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r w:rsidR="009F2680">
        <w:fldChar w:fldCharType="begin"/>
      </w:r>
      <w:r w:rsidR="009F2680">
        <w:instrText xml:space="preserve"> HYPERLINK "http://www.opengis.net/doc/geosciml/" </w:instrText>
      </w:r>
      <w:ins w:id="7" w:author="Eric Boisvert" w:date="2016-03-06T13:27:00Z"/>
      <w:r w:rsidR="009F2680">
        <w:fldChar w:fldCharType="separate"/>
      </w:r>
      <w:r w:rsidR="001133B5" w:rsidRPr="00D12552">
        <w:rPr>
          <w:rStyle w:val="Hyperlink"/>
          <w:sz w:val="20"/>
          <w:szCs w:val="20"/>
          <w:lang w:val="en-CA"/>
        </w:rPr>
        <w:t>http://www.opengis.net/doc/geosciml/</w:t>
      </w:r>
      <w:r w:rsidR="009F2680">
        <w:rPr>
          <w:rStyle w:val="Hyperlink"/>
          <w:sz w:val="20"/>
          <w:szCs w:val="20"/>
          <w:lang w:val="en-CA"/>
        </w:rPr>
        <w:fldChar w:fldCharType="end"/>
      </w:r>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8" w:author="Ollie Raymond" w:date="2016-02-09T13:33:00Z"/>
          <w:b/>
          <w:color w:val="FF0000"/>
          <w:sz w:val="28"/>
          <w:szCs w:val="28"/>
          <w:lang w:val="en-CA"/>
        </w:rPr>
      </w:pPr>
    </w:p>
    <w:p w14:paraId="53222106" w14:textId="5D0498FC" w:rsidR="00AC2E40" w:rsidRPr="00D12552" w:rsidDel="00D63684" w:rsidRDefault="00AC2E40" w:rsidP="00AC2E40">
      <w:pPr>
        <w:jc w:val="right"/>
        <w:rPr>
          <w:del w:id="9"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10"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1" w:author="Ollie Raymond" w:date="2016-02-03T09:28:00Z">
        <w:r w:rsidR="001133B5" w:rsidRPr="00D12552" w:rsidDel="000F075C">
          <w:rPr>
            <w:lang w:val="en-CA"/>
          </w:rPr>
          <w:delText>5</w:delText>
        </w:r>
      </w:del>
      <w:ins w:id="12" w:author="Ollie Raymond" w:date="2016-02-03T09:28:00Z">
        <w:r w:rsidR="000F075C">
          <w:rPr>
            <w:lang w:val="en-CA"/>
          </w:rPr>
          <w:t>6</w:t>
        </w:r>
      </w:ins>
      <w:r w:rsidR="00E50724" w:rsidRPr="00D12552">
        <w:rPr>
          <w:lang w:val="en-CA"/>
        </w:rPr>
        <w:t xml:space="preserve"> Open Geospatial Consortium</w:t>
      </w:r>
      <w:r w:rsidR="009A7B37" w:rsidRPr="00D12552">
        <w:rPr>
          <w:lang w:val="en-CA"/>
        </w:rPr>
        <w:br/>
        <w:t xml:space="preserve">To obtain additional rights of use, visit </w:t>
      </w:r>
      <w:r w:rsidR="009F2680">
        <w:fldChar w:fldCharType="begin"/>
      </w:r>
      <w:r w:rsidR="009F2680">
        <w:instrText xml:space="preserve"> HYPERLINK "http://www.opengeospatial.org/legal/" </w:instrText>
      </w:r>
      <w:ins w:id="13" w:author="Eric Boisvert" w:date="2016-03-06T13:27:00Z"/>
      <w:r w:rsidR="009F2680">
        <w:fldChar w:fldCharType="separate"/>
      </w:r>
      <w:r w:rsidR="009A7B37" w:rsidRPr="00D12552">
        <w:rPr>
          <w:rStyle w:val="Hyperlink"/>
          <w:color w:val="auto"/>
          <w:lang w:val="en-CA"/>
        </w:rPr>
        <w:t>http://www.opengeospatial.org/legal/</w:t>
      </w:r>
      <w:r w:rsidR="009F2680">
        <w:rPr>
          <w:rStyle w:val="Hyperlink"/>
          <w:color w:val="auto"/>
          <w:lang w:val="en-CA"/>
        </w:rPr>
        <w:fldChar w:fldCharType="end"/>
      </w:r>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6"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7"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8" w:author="Ollie Raymond" w:date="2016-02-09T13:35:00Z"/>
          <w:lang w:val="en-CA"/>
        </w:rPr>
      </w:pPr>
      <w:r w:rsidRPr="00D12552">
        <w:rPr>
          <w:lang w:val="en-CA"/>
        </w:rPr>
        <w:t xml:space="preserve">Recipients of this document are invited to submit, with their comments, notification of </w:t>
      </w:r>
      <w:r w:rsidRPr="00D12552">
        <w:rPr>
          <w:lang w:val="en-CA"/>
        </w:rPr>
        <w:lastRenderedPageBreak/>
        <w:t>any relevant patent rights of which they are aware and to provide supporting documentation.</w:t>
      </w:r>
      <w:bookmarkStart w:id="19" w:name="_Toc165888228"/>
    </w:p>
    <w:p w14:paraId="04A82434" w14:textId="77777777" w:rsidR="007F6680" w:rsidRPr="00D12552" w:rsidRDefault="00D63684" w:rsidP="00F60CB2">
      <w:pPr>
        <w:rPr>
          <w:lang w:val="en-CA"/>
        </w:rPr>
      </w:pPr>
      <w:ins w:id="20"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21" w:author="Eric Boisvert" w:date="2016-01-04T09:22:00Z"/>
          <w:b/>
          <w:color w:val="FF0000"/>
          <w:sz w:val="40"/>
          <w:szCs w:val="40"/>
          <w:lang w:val="en-CA"/>
          <w:rPrChange w:id="22" w:author="Eric Boisvert" w:date="2016-01-04T09:43:00Z">
            <w:rPr>
              <w:ins w:id="23" w:author="Eric Boisvert" w:date="2016-01-04T09:22:00Z"/>
              <w:lang w:val="en-CA"/>
            </w:rPr>
          </w:rPrChange>
        </w:rPr>
        <w:pPrChange w:id="24" w:author="Eric Boisvert" w:date="2016-01-04T09:43:00Z">
          <w:pPr>
            <w:spacing w:after="0"/>
          </w:pPr>
        </w:pPrChange>
      </w:pPr>
      <w:del w:id="25" w:author="Ollie Raymond" w:date="2016-02-09T13:33:00Z">
        <w:r w:rsidRPr="00D12552" w:rsidDel="00D63684">
          <w:rPr>
            <w:lang w:val="en-CA"/>
          </w:rPr>
          <w:br w:type="page"/>
        </w:r>
      </w:del>
      <w:ins w:id="26" w:author="Eric Boisvert" w:date="2016-01-04T09:22:00Z">
        <w:del w:id="27" w:author="Ollie Raymond" w:date="2016-02-09T13:34:00Z">
          <w:r w:rsidR="0064023A" w:rsidDel="00D63684">
            <w:rPr>
              <w:lang w:val="en-CA"/>
            </w:rPr>
            <w:lastRenderedPageBreak/>
            <w:br w:type="page"/>
          </w:r>
        </w:del>
        <w:r w:rsidR="0064023A" w:rsidRPr="007502C8">
          <w:rPr>
            <w:b/>
            <w:color w:val="FF0000"/>
            <w:sz w:val="40"/>
            <w:szCs w:val="40"/>
            <w:lang w:val="en-CA"/>
            <w:rPrChange w:id="28" w:author="Eric Boisvert" w:date="2016-01-04T09:43:00Z">
              <w:rPr>
                <w:lang w:val="en-CA"/>
              </w:rPr>
            </w:rPrChange>
          </w:rPr>
          <w:lastRenderedPageBreak/>
          <w:t>Notes about this draft</w:t>
        </w:r>
      </w:ins>
      <w:ins w:id="29" w:author="Eric Boisvert" w:date="2016-01-04T09:29:00Z">
        <w:r w:rsidR="0064023A" w:rsidRPr="007502C8">
          <w:rPr>
            <w:b/>
            <w:color w:val="FF0000"/>
            <w:sz w:val="40"/>
            <w:szCs w:val="40"/>
            <w:lang w:val="en-CA"/>
            <w:rPrChange w:id="30" w:author="Eric Boisvert" w:date="2016-01-04T09:43:00Z">
              <w:rPr>
                <w:lang w:val="en-CA"/>
              </w:rPr>
            </w:rPrChange>
          </w:rPr>
          <w:t xml:space="preserve"> (this section is for GeoSciML </w:t>
        </w:r>
      </w:ins>
      <w:ins w:id="31" w:author="Eric Boisvert" w:date="2016-01-04T09:30:00Z">
        <w:r w:rsidR="005A53D9" w:rsidRPr="007502C8">
          <w:rPr>
            <w:b/>
            <w:color w:val="FF0000"/>
            <w:sz w:val="40"/>
            <w:szCs w:val="40"/>
            <w:lang w:val="en-CA"/>
            <w:rPrChange w:id="32" w:author="Eric Boisvert" w:date="2016-01-04T09:43:00Z">
              <w:rPr>
                <w:lang w:val="en-CA"/>
              </w:rPr>
            </w:rPrChange>
          </w:rPr>
          <w:t>SWG commenting this document and</w:t>
        </w:r>
      </w:ins>
      <w:ins w:id="33" w:author="Eric Boisvert" w:date="2016-01-04T09:29:00Z">
        <w:r w:rsidR="0064023A" w:rsidRPr="007502C8">
          <w:rPr>
            <w:b/>
            <w:color w:val="FF0000"/>
            <w:sz w:val="40"/>
            <w:szCs w:val="40"/>
            <w:lang w:val="en-CA"/>
            <w:rPrChange w:id="34"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5" w:author="Eric Boisvert" w:date="2016-01-04T09:22:00Z"/>
          <w:color w:val="FF0000"/>
          <w:lang w:val="en-CA"/>
          <w:rPrChange w:id="36" w:author="Eric Boisvert" w:date="2016-01-04T09:43:00Z">
            <w:rPr>
              <w:ins w:id="37" w:author="Eric Boisvert" w:date="2016-01-04T09:22:00Z"/>
              <w:lang w:val="en-CA"/>
            </w:rPr>
          </w:rPrChange>
        </w:rPr>
        <w:pPrChange w:id="38"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9" w:author="Eric Boisvert" w:date="2016-01-04T09:28:00Z"/>
          <w:color w:val="FF0000"/>
          <w:lang w:val="en-CA"/>
          <w:rPrChange w:id="40" w:author="Eric Boisvert" w:date="2016-01-04T09:43:00Z">
            <w:rPr>
              <w:ins w:id="41" w:author="Eric Boisvert" w:date="2016-01-04T09:28:00Z"/>
              <w:lang w:val="en-CA"/>
            </w:rPr>
          </w:rPrChange>
        </w:rPr>
        <w:pPrChange w:id="42" w:author="Eric Boisvert" w:date="2016-01-04T09:43:00Z">
          <w:pPr>
            <w:spacing w:after="0"/>
          </w:pPr>
        </w:pPrChange>
      </w:pPr>
      <w:ins w:id="43" w:author="Eric Boisvert" w:date="2016-01-04T09:22:00Z">
        <w:r w:rsidRPr="007502C8">
          <w:rPr>
            <w:color w:val="FF0000"/>
            <w:lang w:val="en-CA"/>
            <w:rPrChange w:id="44" w:author="Eric Boisvert" w:date="2016-01-04T09:43:00Z">
              <w:rPr>
                <w:lang w:val="en-CA"/>
              </w:rPr>
            </w:rPrChange>
          </w:rPr>
          <w:t>Modular specification requires the document to be formatted in a specific wa</w:t>
        </w:r>
      </w:ins>
      <w:ins w:id="45" w:author="Eric Boisvert" w:date="2016-01-04T09:23:00Z">
        <w:r w:rsidRPr="007502C8">
          <w:rPr>
            <w:color w:val="FF0000"/>
            <w:lang w:val="en-CA"/>
            <w:rPrChange w:id="46" w:author="Eric Boisvert" w:date="2016-01-04T09:43:00Z">
              <w:rPr>
                <w:lang w:val="en-CA"/>
              </w:rPr>
            </w:rPrChange>
          </w:rPr>
          <w:t xml:space="preserve">y where a lot of </w:t>
        </w:r>
      </w:ins>
      <w:ins w:id="47" w:author="Eric Boisvert" w:date="2016-01-04T09:26:00Z">
        <w:r w:rsidRPr="007502C8">
          <w:rPr>
            <w:color w:val="FF0000"/>
            <w:lang w:val="en-CA"/>
            <w:rPrChange w:id="48" w:author="Eric Boisvert" w:date="2016-01-04T09:43:00Z">
              <w:rPr>
                <w:lang w:val="en-CA"/>
              </w:rPr>
            </w:rPrChange>
          </w:rPr>
          <w:t>sections</w:t>
        </w:r>
      </w:ins>
      <w:ins w:id="49" w:author="Eric Boisvert" w:date="2016-01-04T09:23:00Z">
        <w:r w:rsidRPr="007502C8">
          <w:rPr>
            <w:color w:val="FF0000"/>
            <w:lang w:val="en-CA"/>
            <w:rPrChange w:id="50" w:author="Eric Boisvert" w:date="2016-01-04T09:43:00Z">
              <w:rPr>
                <w:lang w:val="en-CA"/>
              </w:rPr>
            </w:rPrChange>
          </w:rPr>
          <w:t xml:space="preserve"> </w:t>
        </w:r>
      </w:ins>
      <w:ins w:id="51" w:author="Eric Boisvert" w:date="2016-01-04T09:25:00Z">
        <w:r w:rsidRPr="007502C8">
          <w:rPr>
            <w:color w:val="FF0000"/>
            <w:lang w:val="en-CA"/>
            <w:rPrChange w:id="52" w:author="Eric Boisvert" w:date="2016-01-04T09:43:00Z">
              <w:rPr>
                <w:lang w:val="en-CA"/>
              </w:rPr>
            </w:rPrChange>
          </w:rPr>
          <w:t>are</w:t>
        </w:r>
      </w:ins>
      <w:ins w:id="53" w:author="Eric Boisvert" w:date="2016-01-04T09:23:00Z">
        <w:r w:rsidRPr="007502C8">
          <w:rPr>
            <w:color w:val="FF0000"/>
            <w:lang w:val="en-CA"/>
            <w:rPrChange w:id="54" w:author="Eric Boisvert" w:date="2016-01-04T09:43:00Z">
              <w:rPr>
                <w:lang w:val="en-CA"/>
              </w:rPr>
            </w:rPrChange>
          </w:rPr>
          <w:t xml:space="preserve"> crossed reference</w:t>
        </w:r>
      </w:ins>
      <w:ins w:id="55" w:author="Eric Boisvert" w:date="2016-01-04T09:24:00Z">
        <w:r w:rsidRPr="007502C8">
          <w:rPr>
            <w:color w:val="FF0000"/>
            <w:lang w:val="en-CA"/>
            <w:rPrChange w:id="56" w:author="Eric Boisvert" w:date="2016-01-04T09:43:00Z">
              <w:rPr>
                <w:lang w:val="en-CA"/>
              </w:rPr>
            </w:rPrChange>
          </w:rPr>
          <w:t xml:space="preserve">d.  Each requirement classes must have a table </w:t>
        </w:r>
      </w:ins>
      <w:ins w:id="57" w:author="Eric Boisvert" w:date="2016-01-04T09:39:00Z">
        <w:r w:rsidR="005A53D9" w:rsidRPr="007502C8">
          <w:rPr>
            <w:color w:val="FF0000"/>
            <w:lang w:val="en-CA"/>
            <w:rPrChange w:id="58" w:author="Eric Boisvert" w:date="2016-01-04T09:43:00Z">
              <w:rPr>
                <w:lang w:val="en-CA"/>
              </w:rPr>
            </w:rPrChange>
          </w:rPr>
          <w:t xml:space="preserve">(see  </w:t>
        </w:r>
        <w:r w:rsidR="005A53D9" w:rsidRPr="007502C8">
          <w:rPr>
            <w:color w:val="FF0000"/>
            <w:lang w:val="en-CA"/>
            <w:rPrChange w:id="59" w:author="Eric Boisvert" w:date="2016-01-04T09:43:00Z">
              <w:rPr>
                <w:lang w:val="en-CA"/>
              </w:rPr>
            </w:rPrChange>
          </w:rPr>
          <w:fldChar w:fldCharType="begin"/>
        </w:r>
        <w:r w:rsidR="005A53D9" w:rsidRPr="007502C8">
          <w:rPr>
            <w:color w:val="FF0000"/>
            <w:lang w:val="en-CA"/>
            <w:rPrChange w:id="60"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61" w:author="Eric Boisvert" w:date="2016-01-04T09:43:00Z">
            <w:rPr>
              <w:color w:val="FF0000"/>
              <w:lang w:val="en-CA"/>
            </w:rPr>
          </w:rPrChange>
        </w:rPr>
      </w:r>
      <w:r w:rsidR="005A53D9" w:rsidRPr="007502C8">
        <w:rPr>
          <w:color w:val="FF0000"/>
          <w:lang w:val="en-CA"/>
          <w:rPrChange w:id="62" w:author="Eric Boisvert" w:date="2016-01-04T09:43:00Z">
            <w:rPr>
              <w:lang w:val="en-CA"/>
            </w:rPr>
          </w:rPrChange>
        </w:rPr>
        <w:fldChar w:fldCharType="separate"/>
      </w:r>
      <w:ins w:id="63" w:author="Eric Boisvert" w:date="2016-03-06T13:27:00Z">
        <w:r w:rsidR="004D34D6">
          <w:rPr>
            <w:color w:val="FF0000"/>
            <w:lang w:val="en-CA"/>
          </w:rPr>
          <w:t>6.1</w:t>
        </w:r>
      </w:ins>
      <w:ins w:id="64" w:author="Eric Boisvert" w:date="2016-01-04T09:39:00Z">
        <w:r w:rsidR="005A53D9" w:rsidRPr="007502C8">
          <w:rPr>
            <w:color w:val="FF0000"/>
            <w:lang w:val="en-CA"/>
            <w:rPrChange w:id="65" w:author="Eric Boisvert" w:date="2016-01-04T09:43:00Z">
              <w:rPr>
                <w:lang w:val="en-CA"/>
              </w:rPr>
            </w:rPrChange>
          </w:rPr>
          <w:fldChar w:fldCharType="end"/>
        </w:r>
        <w:r w:rsidR="005A53D9" w:rsidRPr="007502C8">
          <w:rPr>
            <w:color w:val="FF0000"/>
            <w:lang w:val="en-CA"/>
            <w:rPrChange w:id="66" w:author="Eric Boisvert" w:date="2016-01-04T09:43:00Z">
              <w:rPr>
                <w:lang w:val="en-CA"/>
              </w:rPr>
            </w:rPrChange>
          </w:rPr>
          <w:t xml:space="preserve">) </w:t>
        </w:r>
      </w:ins>
      <w:ins w:id="67" w:author="Eric Boisvert" w:date="2016-01-04T09:24:00Z">
        <w:r w:rsidRPr="007502C8">
          <w:rPr>
            <w:color w:val="FF0000"/>
            <w:lang w:val="en-CA"/>
            <w:rPrChange w:id="68" w:author="Eric Boisvert" w:date="2016-01-04T09:43:00Z">
              <w:rPr>
                <w:lang w:val="en-CA"/>
              </w:rPr>
            </w:rPrChange>
          </w:rPr>
          <w:t>of all the requirements, and all requirements must be tested</w:t>
        </w:r>
      </w:ins>
      <w:ins w:id="69" w:author="Eric Boisvert" w:date="2016-01-04T09:26:00Z">
        <w:r w:rsidRPr="007502C8">
          <w:rPr>
            <w:color w:val="FF0000"/>
            <w:lang w:val="en-CA"/>
            <w:rPrChange w:id="70" w:author="Eric Boisvert" w:date="2016-01-04T09:43:00Z">
              <w:rPr>
                <w:lang w:val="en-CA"/>
              </w:rPr>
            </w:rPrChange>
          </w:rPr>
          <w:t xml:space="preserve"> in the conformance section, which refers to requirement using their unique URI.  Keeping all those artefacts in synch w</w:t>
        </w:r>
      </w:ins>
      <w:ins w:id="71" w:author="Eric Boisvert" w:date="2016-01-04T09:27:00Z">
        <w:r w:rsidRPr="007502C8">
          <w:rPr>
            <w:color w:val="FF0000"/>
            <w:lang w:val="en-CA"/>
            <w:rPrChange w:id="72" w:author="Eric Boisvert" w:date="2016-01-04T09:43:00Z">
              <w:rPr>
                <w:lang w:val="en-CA"/>
              </w:rPr>
            </w:rPrChange>
          </w:rPr>
          <w:t xml:space="preserve">hile the document is being edited is tedious </w:t>
        </w:r>
      </w:ins>
      <w:ins w:id="73" w:author="Eric Boisvert" w:date="2016-01-04T09:28:00Z">
        <w:r w:rsidRPr="007502C8">
          <w:rPr>
            <w:color w:val="FF0000"/>
            <w:lang w:val="en-CA"/>
            <w:rPrChange w:id="74"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5" w:author="Eric Boisvert" w:date="2016-01-04T09:29:00Z"/>
          <w:color w:val="FF0000"/>
          <w:lang w:val="en-CA"/>
          <w:rPrChange w:id="76" w:author="Eric Boisvert" w:date="2016-01-04T09:43:00Z">
            <w:rPr>
              <w:ins w:id="77" w:author="Eric Boisvert" w:date="2016-01-04T09:29:00Z"/>
              <w:lang w:val="en-CA"/>
            </w:rPr>
          </w:rPrChange>
        </w:rPr>
        <w:pPrChange w:id="78"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9" w:author="Eric Boisvert" w:date="2016-01-04T09:31:00Z"/>
          <w:color w:val="FF0000"/>
          <w:lang w:val="en-CA"/>
          <w:rPrChange w:id="80" w:author="Eric Boisvert" w:date="2016-01-04T09:43:00Z">
            <w:rPr>
              <w:ins w:id="81" w:author="Eric Boisvert" w:date="2016-01-04T09:31:00Z"/>
              <w:lang w:val="en-CA"/>
            </w:rPr>
          </w:rPrChange>
        </w:rPr>
        <w:pPrChange w:id="82" w:author="Eric Boisvert" w:date="2016-01-04T09:43:00Z">
          <w:pPr>
            <w:spacing w:after="0"/>
          </w:pPr>
        </w:pPrChange>
      </w:pPr>
      <w:ins w:id="83" w:author="Eric Boisvert" w:date="2016-01-04T09:29:00Z">
        <w:r w:rsidRPr="007502C8">
          <w:rPr>
            <w:color w:val="FF0000"/>
            <w:lang w:val="en-CA"/>
            <w:rPrChange w:id="84" w:author="Eric Boisvert" w:date="2016-01-04T09:43:00Z">
              <w:rPr>
                <w:lang w:val="en-CA"/>
              </w:rPr>
            </w:rPrChange>
          </w:rPr>
          <w:t xml:space="preserve">In order to </w:t>
        </w:r>
      </w:ins>
      <w:ins w:id="85" w:author="Eric Boisvert" w:date="2016-01-04T09:30:00Z">
        <w:r w:rsidR="005A53D9" w:rsidRPr="007502C8">
          <w:rPr>
            <w:color w:val="FF0000"/>
            <w:lang w:val="en-CA"/>
            <w:rPrChange w:id="86"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7" w:author="Eric Boisvert" w:date="2016-01-04T09:31:00Z"/>
          <w:color w:val="FF0000"/>
          <w:lang w:val="en-CA"/>
          <w:rPrChange w:id="88" w:author="Eric Boisvert" w:date="2016-01-04T09:43:00Z">
            <w:rPr>
              <w:ins w:id="89" w:author="Eric Boisvert" w:date="2016-01-04T09:31:00Z"/>
              <w:lang w:val="en-CA"/>
            </w:rPr>
          </w:rPrChange>
        </w:rPr>
        <w:pPrChange w:id="90"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1" w:author="Eric Boisvert" w:date="2016-01-04T09:32:00Z"/>
          <w:color w:val="FF0000"/>
          <w:lang w:val="en-CA"/>
          <w:rPrChange w:id="92" w:author="Eric Boisvert" w:date="2016-01-04T09:43:00Z">
            <w:rPr>
              <w:ins w:id="93" w:author="Eric Boisvert" w:date="2016-01-04T09:32:00Z"/>
              <w:lang w:val="en-CA"/>
            </w:rPr>
          </w:rPrChange>
        </w:rPr>
        <w:pPrChange w:id="94" w:author="Eric Boisvert" w:date="2016-01-04T09:43:00Z">
          <w:pPr>
            <w:spacing w:after="0"/>
          </w:pPr>
        </w:pPrChange>
      </w:pPr>
      <w:ins w:id="95" w:author="Eric Boisvert" w:date="2016-01-04T09:31:00Z">
        <w:r w:rsidRPr="007502C8">
          <w:rPr>
            <w:color w:val="FF0000"/>
            <w:lang w:val="en-CA"/>
            <w:rPrChange w:id="96" w:author="Eric Boisvert" w:date="2016-01-04T09:43:00Z">
              <w:rPr>
                <w:lang w:val="en-CA"/>
              </w:rPr>
            </w:rPrChange>
          </w:rPr>
          <w:t xml:space="preserve">Build the documentation and identify requirements and recommendations in the text </w:t>
        </w:r>
      </w:ins>
      <w:ins w:id="97" w:author="Eric Boisvert" w:date="2016-01-04T09:32:00Z">
        <w:r w:rsidRPr="007502C8">
          <w:rPr>
            <w:color w:val="FF0000"/>
            <w:lang w:val="en-CA"/>
            <w:rPrChange w:id="98" w:author="Eric Boisvert" w:date="2016-01-04T09:43:00Z">
              <w:rPr>
                <w:lang w:val="en-CA"/>
              </w:rPr>
            </w:rPrChange>
          </w:rPr>
          <w:t>(requirement URI and descriptive text in a box within the text</w:t>
        </w:r>
      </w:ins>
      <w:ins w:id="99" w:author="Eric Boisvert" w:date="2016-01-04T09:40:00Z">
        <w:r w:rsidR="007502C8" w:rsidRPr="007502C8">
          <w:rPr>
            <w:color w:val="FF0000"/>
            <w:lang w:val="en-CA"/>
            <w:rPrChange w:id="100" w:author="Eric Boisvert" w:date="2016-01-04T09:43:00Z">
              <w:rPr>
                <w:lang w:val="en-CA"/>
              </w:rPr>
            </w:rPrChange>
          </w:rPr>
          <w:t xml:space="preserve"> as described in </w:t>
        </w:r>
        <w:r w:rsidR="007502C8" w:rsidRPr="007502C8">
          <w:rPr>
            <w:color w:val="FF0000"/>
            <w:lang w:val="en-CA"/>
            <w:rPrChange w:id="101" w:author="Eric Boisvert" w:date="2016-01-04T09:43:00Z">
              <w:rPr>
                <w:lang w:val="en-CA"/>
              </w:rPr>
            </w:rPrChange>
          </w:rPr>
          <w:fldChar w:fldCharType="begin"/>
        </w:r>
        <w:r w:rsidR="007502C8" w:rsidRPr="007502C8">
          <w:rPr>
            <w:color w:val="FF0000"/>
            <w:lang w:val="en-CA"/>
            <w:rPrChange w:id="102"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3" w:author="Eric Boisvert" w:date="2016-01-04T09:43:00Z">
            <w:rPr>
              <w:color w:val="FF0000"/>
              <w:lang w:val="en-CA"/>
            </w:rPr>
          </w:rPrChange>
        </w:rPr>
      </w:r>
      <w:r w:rsidR="007502C8" w:rsidRPr="007502C8">
        <w:rPr>
          <w:color w:val="FF0000"/>
          <w:lang w:val="en-CA"/>
          <w:rPrChange w:id="104" w:author="Eric Boisvert" w:date="2016-01-04T09:43:00Z">
            <w:rPr>
              <w:lang w:val="en-CA"/>
            </w:rPr>
          </w:rPrChange>
        </w:rPr>
        <w:fldChar w:fldCharType="separate"/>
      </w:r>
      <w:ins w:id="105" w:author="Eric Boisvert" w:date="2016-03-06T13:27:00Z">
        <w:r w:rsidR="004D34D6">
          <w:rPr>
            <w:color w:val="FF0000"/>
            <w:lang w:val="en-CA"/>
          </w:rPr>
          <w:t>6.2</w:t>
        </w:r>
      </w:ins>
      <w:ins w:id="106" w:author="Eric Boisvert" w:date="2016-01-04T09:40:00Z">
        <w:r w:rsidR="007502C8" w:rsidRPr="007502C8">
          <w:rPr>
            <w:color w:val="FF0000"/>
            <w:lang w:val="en-CA"/>
            <w:rPrChange w:id="107" w:author="Eric Boisvert" w:date="2016-01-04T09:43:00Z">
              <w:rPr>
                <w:lang w:val="en-CA"/>
              </w:rPr>
            </w:rPrChange>
          </w:rPr>
          <w:fldChar w:fldCharType="end"/>
        </w:r>
      </w:ins>
      <w:ins w:id="108" w:author="Eric Boisvert" w:date="2016-01-04T09:32:00Z">
        <w:r w:rsidRPr="007502C8">
          <w:rPr>
            <w:color w:val="FF0000"/>
            <w:lang w:val="en-CA"/>
            <w:rPrChange w:id="109" w:author="Eric Boisvert" w:date="2016-01-04T09:43:00Z">
              <w:rPr>
                <w:lang w:val="en-CA"/>
              </w:rPr>
            </w:rPrChange>
          </w:rPr>
          <w:t>)</w:t>
        </w:r>
      </w:ins>
      <w:ins w:id="110"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11" w:author="Eric Boisvert" w:date="2016-01-04T09:33:00Z"/>
          <w:color w:val="FF0000"/>
          <w:lang w:val="en-CA"/>
          <w:rPrChange w:id="112" w:author="Eric Boisvert" w:date="2016-01-04T09:43:00Z">
            <w:rPr>
              <w:ins w:id="113" w:author="Eric Boisvert" w:date="2016-01-04T09:33:00Z"/>
              <w:lang w:val="en-CA"/>
            </w:rPr>
          </w:rPrChange>
        </w:rPr>
        <w:pPrChange w:id="114" w:author="Eric Boisvert" w:date="2016-01-04T09:43:00Z">
          <w:pPr>
            <w:spacing w:after="0"/>
          </w:pPr>
        </w:pPrChange>
      </w:pPr>
      <w:ins w:id="115" w:author="Eric Boisvert" w:date="2016-01-04T09:32:00Z">
        <w:r w:rsidRPr="007502C8">
          <w:rPr>
            <w:color w:val="FF0000"/>
            <w:lang w:val="en-CA"/>
            <w:rPrChange w:id="116" w:author="Eric Boisvert" w:date="2016-01-04T09:43:00Z">
              <w:rPr>
                <w:lang w:val="en-CA"/>
              </w:rPr>
            </w:rPrChange>
          </w:rPr>
          <w:t xml:space="preserve">Once the requirements are agreed </w:t>
        </w:r>
      </w:ins>
      <w:ins w:id="117" w:author="Eric Boisvert" w:date="2016-01-04T09:33:00Z">
        <w:r w:rsidRPr="007502C8">
          <w:rPr>
            <w:color w:val="FF0000"/>
            <w:lang w:val="en-CA"/>
            <w:rPrChange w:id="118" w:author="Eric Boisvert" w:date="2016-01-04T09:43:00Z">
              <w:rPr>
                <w:lang w:val="en-CA"/>
              </w:rPr>
            </w:rPrChange>
          </w:rPr>
          <w:t xml:space="preserve">on </w:t>
        </w:r>
      </w:ins>
      <w:ins w:id="119" w:author="Eric Boisvert" w:date="2016-01-04T09:32:00Z">
        <w:r w:rsidRPr="007502C8">
          <w:rPr>
            <w:color w:val="FF0000"/>
            <w:lang w:val="en-CA"/>
            <w:rPrChange w:id="120" w:author="Eric Boisvert" w:date="2016-01-04T09:43:00Z">
              <w:rPr>
                <w:lang w:val="en-CA"/>
              </w:rPr>
            </w:rPrChange>
          </w:rPr>
          <w:t>and accepted, build the conformance classes</w:t>
        </w:r>
      </w:ins>
      <w:ins w:id="121" w:author="Eric Boisvert" w:date="2016-01-04T09:33:00Z">
        <w:r w:rsidRPr="007502C8">
          <w:rPr>
            <w:color w:val="FF0000"/>
            <w:lang w:val="en-CA"/>
            <w:rPrChange w:id="122" w:author="Eric Boisvert" w:date="2016-01-04T09:43:00Z">
              <w:rPr>
                <w:lang w:val="en-CA"/>
              </w:rPr>
            </w:rPrChange>
          </w:rPr>
          <w:t>, hopefully without having to revisit requirement</w:t>
        </w:r>
      </w:ins>
      <w:ins w:id="123" w:author="Eric Boisvert" w:date="2016-01-04T09:40:00Z">
        <w:r w:rsidR="007502C8" w:rsidRPr="007502C8">
          <w:rPr>
            <w:color w:val="FF0000"/>
            <w:lang w:val="en-CA"/>
            <w:rPrChange w:id="124" w:author="Eric Boisvert" w:date="2016-01-04T09:43:00Z">
              <w:rPr>
                <w:lang w:val="en-CA"/>
              </w:rPr>
            </w:rPrChange>
          </w:rPr>
          <w:t>s</w:t>
        </w:r>
      </w:ins>
      <w:ins w:id="125" w:author="Eric Boisvert" w:date="2016-01-04T09:33:00Z">
        <w:r w:rsidRPr="007502C8">
          <w:rPr>
            <w:color w:val="FF0000"/>
            <w:lang w:val="en-CA"/>
            <w:rPrChange w:id="126"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7" w:author="Eric Boisvert" w:date="2016-01-04T09:34:00Z"/>
          <w:color w:val="FF0000"/>
          <w:lang w:val="en-CA"/>
          <w:rPrChange w:id="128" w:author="Eric Boisvert" w:date="2016-01-04T09:43:00Z">
            <w:rPr>
              <w:ins w:id="129" w:author="Eric Boisvert" w:date="2016-01-04T09:34:00Z"/>
              <w:lang w:val="en-CA"/>
            </w:rPr>
          </w:rPrChange>
        </w:rPr>
        <w:pPrChange w:id="130" w:author="Eric Boisvert" w:date="2016-01-04T09:43:00Z">
          <w:pPr>
            <w:spacing w:after="0"/>
          </w:pPr>
        </w:pPrChange>
      </w:pPr>
      <w:ins w:id="131" w:author="Eric Boisvert" w:date="2016-01-04T09:33:00Z">
        <w:r w:rsidRPr="007502C8">
          <w:rPr>
            <w:color w:val="FF0000"/>
            <w:lang w:val="en-CA"/>
            <w:rPrChange w:id="132" w:author="Eric Boisvert" w:date="2016-01-04T09:43:00Z">
              <w:rPr>
                <w:lang w:val="en-CA"/>
              </w:rPr>
            </w:rPrChange>
          </w:rPr>
          <w:t>Once requirements and conformance</w:t>
        </w:r>
      </w:ins>
      <w:ins w:id="133" w:author="Eric Boisvert" w:date="2016-01-04T09:34:00Z">
        <w:r w:rsidR="007502C8" w:rsidRPr="007502C8">
          <w:rPr>
            <w:color w:val="FF0000"/>
            <w:lang w:val="en-CA"/>
            <w:rPrChange w:id="134" w:author="Eric Boisvert" w:date="2016-01-04T09:43:00Z">
              <w:rPr>
                <w:lang w:val="en-CA"/>
              </w:rPr>
            </w:rPrChange>
          </w:rPr>
          <w:t>s are final, build the tables</w:t>
        </w:r>
      </w:ins>
      <w:ins w:id="135" w:author="Eric Boisvert" w:date="2016-01-04T09:41:00Z">
        <w:r w:rsidR="007502C8" w:rsidRPr="007502C8">
          <w:rPr>
            <w:color w:val="FF0000"/>
            <w:lang w:val="en-CA"/>
            <w:rPrChange w:id="136"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7" w:author="Eric Boisvert" w:date="2016-01-04T09:34:00Z"/>
          <w:color w:val="FF0000"/>
          <w:lang w:val="en-CA"/>
          <w:rPrChange w:id="138" w:author="Eric Boisvert" w:date="2016-01-04T09:43:00Z">
            <w:rPr>
              <w:ins w:id="139" w:author="Eric Boisvert" w:date="2016-01-04T09:34:00Z"/>
              <w:lang w:val="en-CA"/>
            </w:rPr>
          </w:rPrChange>
        </w:rPr>
        <w:pPrChange w:id="140"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1" w:author="Eric Boisvert" w:date="2016-01-04T09:34:00Z"/>
          <w:color w:val="FF0000"/>
          <w:lang w:val="en-CA"/>
          <w:rPrChange w:id="142" w:author="Eric Boisvert" w:date="2016-01-04T09:43:00Z">
            <w:rPr>
              <w:ins w:id="143" w:author="Eric Boisvert" w:date="2016-01-04T09:34:00Z"/>
              <w:lang w:val="en-CA"/>
            </w:rPr>
          </w:rPrChange>
        </w:rPr>
        <w:pPrChange w:id="144" w:author="Eric Boisvert" w:date="2016-01-04T09:43:00Z">
          <w:pPr>
            <w:spacing w:after="0"/>
          </w:pPr>
        </w:pPrChange>
      </w:pPr>
      <w:ins w:id="145" w:author="Eric Boisvert" w:date="2016-01-04T09:34:00Z">
        <w:r w:rsidRPr="007502C8">
          <w:rPr>
            <w:color w:val="FF0000"/>
            <w:lang w:val="en-CA"/>
            <w:rPrChange w:id="146" w:author="Eric Boisvert" w:date="2016-01-04T09:43:00Z">
              <w:rPr>
                <w:lang w:val="en-CA"/>
              </w:rPr>
            </w:rPrChange>
          </w:rPr>
          <w:t xml:space="preserve">Step 3 </w:t>
        </w:r>
      </w:ins>
      <w:ins w:id="147" w:author="Eric Boisvert" w:date="2016-01-04T09:41:00Z">
        <w:r w:rsidR="007502C8" w:rsidRPr="007502C8">
          <w:rPr>
            <w:color w:val="FF0000"/>
            <w:lang w:val="en-CA"/>
            <w:rPrChange w:id="148" w:author="Eric Boisvert" w:date="2016-01-04T09:43:00Z">
              <w:rPr>
                <w:lang w:val="en-CA"/>
              </w:rPr>
            </w:rPrChange>
          </w:rPr>
          <w:t>will</w:t>
        </w:r>
      </w:ins>
      <w:ins w:id="149" w:author="Eric Boisvert" w:date="2016-01-04T09:34:00Z">
        <w:r w:rsidRPr="007502C8">
          <w:rPr>
            <w:color w:val="FF0000"/>
            <w:lang w:val="en-CA"/>
            <w:rPrChange w:id="150"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1" w:author="Eric Boisvert" w:date="2016-01-04T09:35:00Z"/>
          <w:color w:val="FF0000"/>
          <w:lang w:val="en-CA"/>
          <w:rPrChange w:id="152" w:author="Eric Boisvert" w:date="2016-01-04T09:43:00Z">
            <w:rPr>
              <w:ins w:id="153" w:author="Eric Boisvert" w:date="2016-01-04T09:35:00Z"/>
              <w:lang w:val="en-CA"/>
            </w:rPr>
          </w:rPrChange>
        </w:rPr>
        <w:pPrChange w:id="154"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5" w:author="Eric Boisvert" w:date="2016-01-04T09:32:00Z"/>
          <w:color w:val="FF0000"/>
          <w:lang w:val="en-CA"/>
          <w:rPrChange w:id="156" w:author="Eric Boisvert" w:date="2016-01-04T09:43:00Z">
            <w:rPr>
              <w:ins w:id="157" w:author="Eric Boisvert" w:date="2016-01-04T09:32:00Z"/>
              <w:lang w:val="en-CA"/>
            </w:rPr>
          </w:rPrChange>
        </w:rPr>
        <w:pPrChange w:id="158" w:author="Eric Boisvert" w:date="2016-01-04T09:43:00Z">
          <w:pPr>
            <w:spacing w:after="0"/>
          </w:pPr>
        </w:pPrChange>
      </w:pPr>
      <w:ins w:id="159" w:author="Eric Boisvert" w:date="2016-01-04T09:35:00Z">
        <w:r w:rsidRPr="007502C8">
          <w:rPr>
            <w:color w:val="FF0000"/>
            <w:lang w:val="en-CA"/>
            <w:rPrChange w:id="160"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61" w:author="Eric Boisvert" w:date="2016-01-04T09:22:00Z"/>
          <w:del w:id="162" w:author="Ollie Raymond" w:date="2016-02-09T13:35:00Z"/>
          <w:color w:val="FF0000"/>
          <w:lang w:val="en-CA"/>
          <w:rPrChange w:id="163" w:author="Eric Boisvert" w:date="2016-01-04T09:43:00Z">
            <w:rPr>
              <w:ins w:id="164" w:author="Eric Boisvert" w:date="2016-01-04T09:22:00Z"/>
              <w:del w:id="165" w:author="Ollie Raymond" w:date="2016-02-09T13:35:00Z"/>
              <w:lang w:val="en-CA"/>
            </w:rPr>
          </w:rPrChange>
        </w:rPr>
        <w:pPrChange w:id="166" w:author="Ollie Raymond" w:date="2016-02-09T13:35:00Z">
          <w:pPr>
            <w:spacing w:after="0"/>
          </w:pPr>
        </w:pPrChange>
      </w:pPr>
    </w:p>
    <w:p w14:paraId="2A6A9EE7" w14:textId="77777777" w:rsidR="0064023A" w:rsidRDefault="0064023A">
      <w:pPr>
        <w:spacing w:after="0"/>
        <w:rPr>
          <w:ins w:id="167" w:author="Eric Boisvert" w:date="2016-01-04T09:22:00Z"/>
          <w:lang w:val="en-CA"/>
        </w:rPr>
      </w:pPr>
    </w:p>
    <w:p w14:paraId="6D7995B6" w14:textId="77777777" w:rsidR="007502C8" w:rsidRDefault="007502C8">
      <w:pPr>
        <w:spacing w:after="0"/>
        <w:rPr>
          <w:ins w:id="168" w:author="Eric Boisvert" w:date="2016-01-04T09:41:00Z"/>
          <w:sz w:val="16"/>
          <w:szCs w:val="16"/>
          <w:lang w:val="en-CA"/>
        </w:rPr>
      </w:pPr>
      <w:ins w:id="169"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70" w:author="Ollie Raymond" w:date="2016-02-03T09:44:00Z"/>
          <w:lang w:val="en-CA"/>
        </w:rPr>
      </w:pPr>
      <w:r w:rsidRPr="00D12552">
        <w:rPr>
          <w:lang w:val="en-CA"/>
        </w:rPr>
        <w:t>Contents</w:t>
      </w:r>
    </w:p>
    <w:p w14:paraId="5E8037A3" w14:textId="77777777" w:rsidR="008765D9" w:rsidRPr="008765D9" w:rsidRDefault="008765D9">
      <w:pPr>
        <w:rPr>
          <w:lang w:val="en-CA"/>
        </w:rPr>
        <w:pPrChange w:id="171" w:author="Ollie Raymond" w:date="2016-02-03T09:44:00Z">
          <w:pPr>
            <w:pStyle w:val="TOCHeading"/>
          </w:pPr>
        </w:pPrChange>
      </w:pPr>
    </w:p>
    <w:p w14:paraId="75F86834" w14:textId="77777777" w:rsidR="004D34D6" w:rsidRPr="009734BE" w:rsidRDefault="00F27D5A">
      <w:pPr>
        <w:pStyle w:val="TOC1"/>
        <w:tabs>
          <w:tab w:val="left" w:pos="480"/>
          <w:tab w:val="right" w:leader="dot" w:pos="8630"/>
        </w:tabs>
        <w:rPr>
          <w:ins w:id="172" w:author="Eric Boisvert" w:date="2016-03-06T13:27: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3" w:author="Eric Boisvert" w:date="2016-03-06T13:27:00Z">
        <w:r w:rsidR="004D34D6" w:rsidRPr="00C11CDB">
          <w:rPr>
            <w:rStyle w:val="Hyperlink"/>
            <w:noProof/>
          </w:rPr>
          <w:fldChar w:fldCharType="begin"/>
        </w:r>
        <w:r w:rsidR="004D34D6" w:rsidRPr="00C11CDB">
          <w:rPr>
            <w:rStyle w:val="Hyperlink"/>
            <w:noProof/>
          </w:rPr>
          <w:instrText xml:space="preserve"> </w:instrText>
        </w:r>
        <w:r w:rsidR="004D34D6">
          <w:rPr>
            <w:noProof/>
          </w:rPr>
          <w:instrText>HYPERLINK \l "_Toc445034151"</w:instrText>
        </w:r>
        <w:r w:rsidR="004D34D6" w:rsidRPr="00C11CDB">
          <w:rPr>
            <w:rStyle w:val="Hyperlink"/>
            <w:noProof/>
          </w:rPr>
          <w:instrText xml:space="preserve"> </w:instrText>
        </w:r>
        <w:r w:rsidR="004D34D6" w:rsidRPr="00C11CDB">
          <w:rPr>
            <w:rStyle w:val="Hyperlink"/>
            <w:noProof/>
          </w:rPr>
        </w:r>
        <w:r w:rsidR="004D34D6" w:rsidRPr="00C11CDB">
          <w:rPr>
            <w:rStyle w:val="Hyperlink"/>
            <w:noProof/>
          </w:rPr>
          <w:fldChar w:fldCharType="separate"/>
        </w:r>
        <w:r w:rsidR="004D34D6" w:rsidRPr="00C11CDB">
          <w:rPr>
            <w:rStyle w:val="Hyperlink"/>
            <w:noProof/>
            <w:lang w:val="en-CA"/>
          </w:rPr>
          <w:t>1.</w:t>
        </w:r>
        <w:r w:rsidR="004D34D6" w:rsidRPr="009734BE">
          <w:rPr>
            <w:rFonts w:ascii="Calibri" w:eastAsia="MS Mincho" w:hAnsi="Calibri"/>
            <w:noProof/>
            <w:sz w:val="22"/>
            <w:szCs w:val="22"/>
            <w:lang w:val="en-CA" w:eastAsia="en-CA"/>
          </w:rPr>
          <w:tab/>
        </w:r>
        <w:r w:rsidR="004D34D6" w:rsidRPr="00C11CDB">
          <w:rPr>
            <w:rStyle w:val="Hyperlink"/>
            <w:noProof/>
            <w:lang w:val="en-CA"/>
          </w:rPr>
          <w:t>Scope</w:t>
        </w:r>
        <w:r w:rsidR="004D34D6">
          <w:rPr>
            <w:noProof/>
            <w:webHidden/>
          </w:rPr>
          <w:tab/>
        </w:r>
        <w:r w:rsidR="004D34D6">
          <w:rPr>
            <w:noProof/>
            <w:webHidden/>
          </w:rPr>
          <w:fldChar w:fldCharType="begin"/>
        </w:r>
        <w:r w:rsidR="004D34D6">
          <w:rPr>
            <w:noProof/>
            <w:webHidden/>
          </w:rPr>
          <w:instrText xml:space="preserve"> PAGEREF _Toc445034151 \h </w:instrText>
        </w:r>
        <w:r w:rsidR="004D34D6">
          <w:rPr>
            <w:noProof/>
            <w:webHidden/>
          </w:rPr>
        </w:r>
      </w:ins>
      <w:r w:rsidR="004D34D6">
        <w:rPr>
          <w:noProof/>
          <w:webHidden/>
        </w:rPr>
        <w:fldChar w:fldCharType="separate"/>
      </w:r>
      <w:ins w:id="174" w:author="Eric Boisvert" w:date="2016-03-06T13:27:00Z">
        <w:r w:rsidR="004D34D6">
          <w:rPr>
            <w:noProof/>
            <w:webHidden/>
          </w:rPr>
          <w:t>10</w:t>
        </w:r>
        <w:r w:rsidR="004D34D6">
          <w:rPr>
            <w:noProof/>
            <w:webHidden/>
          </w:rPr>
          <w:fldChar w:fldCharType="end"/>
        </w:r>
        <w:r w:rsidR="004D34D6" w:rsidRPr="00C11CDB">
          <w:rPr>
            <w:rStyle w:val="Hyperlink"/>
            <w:noProof/>
          </w:rPr>
          <w:fldChar w:fldCharType="end"/>
        </w:r>
      </w:ins>
    </w:p>
    <w:p w14:paraId="55C296FD" w14:textId="77777777" w:rsidR="004D34D6" w:rsidRPr="009734BE" w:rsidRDefault="004D34D6">
      <w:pPr>
        <w:pStyle w:val="TOC1"/>
        <w:tabs>
          <w:tab w:val="left" w:pos="480"/>
          <w:tab w:val="right" w:leader="dot" w:pos="8630"/>
        </w:tabs>
        <w:rPr>
          <w:ins w:id="175" w:author="Eric Boisvert" w:date="2016-03-06T13:27:00Z"/>
          <w:rFonts w:ascii="Calibri" w:eastAsia="MS Mincho" w:hAnsi="Calibri"/>
          <w:noProof/>
          <w:sz w:val="22"/>
          <w:szCs w:val="22"/>
          <w:lang w:val="en-CA" w:eastAsia="en-CA"/>
        </w:rPr>
      </w:pPr>
      <w:ins w:id="17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"_Toc445034152"</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2.</w:t>
        </w:r>
        <w:r w:rsidRPr="009734BE">
          <w:rPr>
            <w:rFonts w:ascii="Calibri" w:eastAsia="MS Mincho" w:hAnsi="Calibri"/>
            <w:noProof/>
            <w:sz w:val="22"/>
            <w:szCs w:val="22"/>
            <w:lang w:val="en-CA" w:eastAsia="en-CA"/>
          </w:rPr>
          <w:tab/>
        </w:r>
        <w:r w:rsidRPr="00C11CDB">
          <w:rPr>
            <w:rStyle w:val="Hyperlink"/>
            <w:noProof/>
            <w:lang w:val="en-CA"/>
          </w:rPr>
          <w:t>Conformance</w:t>
        </w:r>
        <w:r>
          <w:rPr>
            <w:noProof/>
            <w:webHidden/>
          </w:rPr>
          <w:tab/>
        </w:r>
        <w:r>
          <w:rPr>
            <w:noProof/>
            <w:webHidden/>
          </w:rPr>
          <w:fldChar w:fldCharType="begin"/>
        </w:r>
        <w:r>
          <w:rPr>
            <w:noProof/>
            <w:webHidden/>
          </w:rPr>
          <w:instrText xml:space="preserve"> PAGEREF _Toc445034152 \h </w:instrText>
        </w:r>
        <w:r>
          <w:rPr>
            <w:noProof/>
            <w:webHidden/>
          </w:rPr>
        </w:r>
      </w:ins>
      <w:r>
        <w:rPr>
          <w:noProof/>
          <w:webHidden/>
        </w:rPr>
        <w:fldChar w:fldCharType="separate"/>
      </w:r>
      <w:ins w:id="177" w:author="Eric Boisvert" w:date="2016-03-06T13:27:00Z">
        <w:r>
          <w:rPr>
            <w:noProof/>
            <w:webHidden/>
          </w:rPr>
          <w:t>10</w:t>
        </w:r>
        <w:r>
          <w:rPr>
            <w:noProof/>
            <w:webHidden/>
          </w:rPr>
          <w:fldChar w:fldCharType="end"/>
        </w:r>
        <w:r w:rsidRPr="00C11CDB">
          <w:rPr>
            <w:rStyle w:val="Hyperlink"/>
            <w:noProof/>
          </w:rPr>
          <w:fldChar w:fldCharType="end"/>
        </w:r>
      </w:ins>
    </w:p>
    <w:p w14:paraId="25274ABE" w14:textId="77777777" w:rsidR="004D34D6" w:rsidRPr="009734BE" w:rsidRDefault="004D34D6">
      <w:pPr>
        <w:pStyle w:val="TOC1"/>
        <w:tabs>
          <w:tab w:val="left" w:pos="480"/>
          <w:tab w:val="right" w:leader="dot" w:pos="8630"/>
        </w:tabs>
        <w:rPr>
          <w:ins w:id="178" w:author="Eric Boisvert" w:date="2016-03-06T13:27:00Z"/>
          <w:rFonts w:ascii="Calibri" w:eastAsia="MS Mincho" w:hAnsi="Calibri"/>
          <w:noProof/>
          <w:sz w:val="22"/>
          <w:szCs w:val="22"/>
          <w:lang w:val="en-CA" w:eastAsia="en-CA"/>
        </w:rPr>
      </w:pPr>
      <w:ins w:id="17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"_Toc445034153"</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3.</w:t>
        </w:r>
        <w:r w:rsidRPr="009734BE">
          <w:rPr>
            <w:rFonts w:ascii="Calibri" w:eastAsia="MS Mincho" w:hAnsi="Calibri"/>
            <w:noProof/>
            <w:sz w:val="22"/>
            <w:szCs w:val="22"/>
            <w:lang w:val="en-CA" w:eastAsia="en-CA"/>
          </w:rPr>
          <w:tab/>
        </w:r>
        <w:r w:rsidRPr="00C11CDB">
          <w:rPr>
            <w:rStyle w:val="Hyperlink"/>
            <w:noProof/>
            <w:lang w:val="en-CA"/>
          </w:rPr>
          <w:t>References</w:t>
        </w:r>
        <w:r>
          <w:rPr>
            <w:noProof/>
            <w:webHidden/>
          </w:rPr>
          <w:tab/>
        </w:r>
        <w:r>
          <w:rPr>
            <w:noProof/>
            <w:webHidden/>
          </w:rPr>
          <w:fldChar w:fldCharType="begin"/>
        </w:r>
        <w:r>
          <w:rPr>
            <w:noProof/>
            <w:webHidden/>
          </w:rPr>
          <w:instrText xml:space="preserve"> PAGEREF _Toc445034153 \h </w:instrText>
        </w:r>
        <w:r>
          <w:rPr>
            <w:noProof/>
            <w:webHidden/>
          </w:rPr>
        </w:r>
      </w:ins>
      <w:r>
        <w:rPr>
          <w:noProof/>
          <w:webHidden/>
        </w:rPr>
        <w:fldChar w:fldCharType="separate"/>
      </w:r>
      <w:ins w:id="180" w:author="Eric Boisvert" w:date="2016-03-06T13:27:00Z">
        <w:r>
          <w:rPr>
            <w:noProof/>
            <w:webHidden/>
          </w:rPr>
          <w:t>11</w:t>
        </w:r>
        <w:r>
          <w:rPr>
            <w:noProof/>
            <w:webHidden/>
          </w:rPr>
          <w:fldChar w:fldCharType="end"/>
        </w:r>
        <w:r w:rsidRPr="00C11CDB">
          <w:rPr>
            <w:rStyle w:val="Hyperlink"/>
            <w:noProof/>
          </w:rPr>
          <w:fldChar w:fldCharType="end"/>
        </w:r>
      </w:ins>
    </w:p>
    <w:p w14:paraId="6F6B24E6" w14:textId="77777777" w:rsidR="004D34D6" w:rsidRPr="009734BE" w:rsidRDefault="004D34D6">
      <w:pPr>
        <w:pStyle w:val="TOC1"/>
        <w:tabs>
          <w:tab w:val="left" w:pos="480"/>
          <w:tab w:val="right" w:leader="dot" w:pos="8630"/>
        </w:tabs>
        <w:rPr>
          <w:ins w:id="181" w:author="Eric Boisvert" w:date="2016-03-06T13:27:00Z"/>
          <w:rFonts w:ascii="Calibri" w:eastAsia="MS Mincho" w:hAnsi="Calibri"/>
          <w:noProof/>
          <w:sz w:val="22"/>
          <w:szCs w:val="22"/>
          <w:lang w:val="en-CA" w:eastAsia="en-CA"/>
        </w:rPr>
      </w:pPr>
      <w:ins w:id="18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"_Toc445034154"</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4.</w:t>
        </w:r>
        <w:r w:rsidRPr="009734BE">
          <w:rPr>
            <w:rFonts w:ascii="Calibri" w:eastAsia="MS Mincho" w:hAnsi="Calibri"/>
            <w:noProof/>
            <w:sz w:val="22"/>
            <w:szCs w:val="22"/>
            <w:lang w:val="en-CA" w:eastAsia="en-CA"/>
          </w:rPr>
          <w:tab/>
        </w:r>
        <w:r w:rsidRPr="00C11CDB">
          <w:rPr>
            <w:rStyle w:val="Hyperlink"/>
            <w:noProof/>
            <w:lang w:val="en-CA"/>
          </w:rPr>
          <w:t>Terms and Definitions</w:t>
        </w:r>
        <w:r>
          <w:rPr>
            <w:noProof/>
            <w:webHidden/>
          </w:rPr>
          <w:tab/>
        </w:r>
        <w:r>
          <w:rPr>
            <w:noProof/>
            <w:webHidden/>
          </w:rPr>
          <w:fldChar w:fldCharType="begin"/>
        </w:r>
        <w:r>
          <w:rPr>
            <w:noProof/>
            <w:webHidden/>
          </w:rPr>
          <w:instrText xml:space="preserve"> PAGEREF _Toc445034154 \h </w:instrText>
        </w:r>
        <w:r>
          <w:rPr>
            <w:noProof/>
            <w:webHidden/>
          </w:rPr>
        </w:r>
      </w:ins>
      <w:r>
        <w:rPr>
          <w:noProof/>
          <w:webHidden/>
        </w:rPr>
        <w:fldChar w:fldCharType="separate"/>
      </w:r>
      <w:ins w:id="183" w:author="Eric Boisvert" w:date="2016-03-06T13:27:00Z">
        <w:r>
          <w:rPr>
            <w:noProof/>
            <w:webHidden/>
          </w:rPr>
          <w:t>12</w:t>
        </w:r>
        <w:r>
          <w:rPr>
            <w:noProof/>
            <w:webHidden/>
          </w:rPr>
          <w:fldChar w:fldCharType="end"/>
        </w:r>
        <w:r w:rsidRPr="00C11CDB">
          <w:rPr>
            <w:rStyle w:val="Hyperlink"/>
            <w:noProof/>
          </w:rPr>
          <w:fldChar w:fldCharType="end"/>
        </w:r>
      </w:ins>
    </w:p>
    <w:p w14:paraId="7C738F80" w14:textId="77777777" w:rsidR="004D34D6" w:rsidRPr="009734BE" w:rsidRDefault="004D34D6">
      <w:pPr>
        <w:pStyle w:val="TOC2"/>
        <w:tabs>
          <w:tab w:val="left" w:pos="880"/>
          <w:tab w:val="right" w:leader="dot" w:pos="8630"/>
        </w:tabs>
        <w:rPr>
          <w:ins w:id="184" w:author="Eric Boisvert" w:date="2016-03-06T13:27:00Z"/>
          <w:rFonts w:ascii="Calibri" w:eastAsia="MS Mincho" w:hAnsi="Calibri"/>
          <w:noProof/>
          <w:sz w:val="22"/>
          <w:szCs w:val="22"/>
          <w:lang w:val="en-CA" w:eastAsia="en-CA"/>
        </w:rPr>
      </w:pPr>
      <w:ins w:id="18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"_Toc445034155"</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rPr>
          <w:t>4.1</w:t>
        </w:r>
        <w:r w:rsidRPr="009734BE">
          <w:rPr>
            <w:rFonts w:ascii="Calibri" w:eastAsia="MS Mincho" w:hAnsi="Calibri"/>
            <w:noProof/>
            <w:sz w:val="22"/>
            <w:szCs w:val="22"/>
            <w:lang w:val="en-CA" w:eastAsia="en-CA"/>
          </w:rPr>
          <w:tab/>
        </w:r>
        <w:r w:rsidRPr="00C11CDB">
          <w:rPr>
            <w:rStyle w:val="Hyperlink"/>
            <w:noProof/>
            <w:lang w:val="en-CA"/>
          </w:rPr>
          <w:t xml:space="preserve">classifier </w:t>
        </w:r>
        <w:r w:rsidRPr="00C11CDB">
          <w:rPr>
            <w:rStyle w:val="Hyperlink"/>
            <w:noProof/>
          </w:rPr>
          <w:t>A classifier is an abstract UML metaclass which describes (classifies) a set of instances having common features (not to be confused with the “Feature” stereotype from the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_Toc445034155 \h </w:instrText>
        </w:r>
        <w:r>
          <w:rPr>
            <w:noProof/>
            <w:webHidden/>
          </w:rPr>
        </w:r>
      </w:ins>
      <w:r>
        <w:rPr>
          <w:noProof/>
          <w:webHidden/>
        </w:rPr>
        <w:fldChar w:fldCharType="separate"/>
      </w:r>
      <w:ins w:id="186" w:author="Eric Boisvert" w:date="2016-03-06T13:27:00Z">
        <w:r>
          <w:rPr>
            <w:noProof/>
            <w:webHidden/>
          </w:rPr>
          <w:t>13</w:t>
        </w:r>
        <w:r>
          <w:rPr>
            <w:noProof/>
            <w:webHidden/>
          </w:rPr>
          <w:fldChar w:fldCharType="end"/>
        </w:r>
        <w:r w:rsidRPr="00C11CDB">
          <w:rPr>
            <w:rStyle w:val="Hyperlink"/>
            <w:noProof/>
          </w:rPr>
          <w:fldChar w:fldCharType="end"/>
        </w:r>
      </w:ins>
    </w:p>
    <w:p w14:paraId="78551CC1" w14:textId="77777777" w:rsidR="004D34D6" w:rsidRPr="009734BE" w:rsidRDefault="004D34D6">
      <w:pPr>
        <w:pStyle w:val="TOC2"/>
        <w:tabs>
          <w:tab w:val="left" w:pos="880"/>
          <w:tab w:val="right" w:leader="dot" w:pos="8630"/>
        </w:tabs>
        <w:rPr>
          <w:ins w:id="187" w:author="Eric Boisvert" w:date="2016-03-06T13:27:00Z"/>
          <w:rFonts w:ascii="Calibri" w:eastAsia="MS Mincho" w:hAnsi="Calibri"/>
          <w:noProof/>
          <w:sz w:val="22"/>
          <w:szCs w:val="22"/>
          <w:lang w:val="en-CA" w:eastAsia="en-CA"/>
        </w:rPr>
      </w:pPr>
      <w:ins w:id="18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"_Toc445034157"</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4.2</w:t>
        </w:r>
        <w:r w:rsidRPr="009734BE">
          <w:rPr>
            <w:rFonts w:ascii="Calibri" w:eastAsia="MS Mincho" w:hAnsi="Calibri"/>
            <w:noProof/>
            <w:sz w:val="22"/>
            <w:szCs w:val="22"/>
            <w:lang w:val="en-CA" w:eastAsia="en-CA"/>
          </w:rPr>
          <w:tab/>
        </w:r>
        <w:r w:rsidRPr="00C11CDB">
          <w:rPr>
            <w:rStyle w:val="Hyperlink"/>
            <w:noProof/>
            <w:lang w:val="en-CA"/>
          </w:rPr>
          <w:t>domain feature</w:t>
        </w:r>
        <w:r>
          <w:rPr>
            <w:noProof/>
            <w:webHidden/>
          </w:rPr>
          <w:tab/>
        </w:r>
        <w:r>
          <w:rPr>
            <w:noProof/>
            <w:webHidden/>
          </w:rPr>
          <w:fldChar w:fldCharType="begin"/>
        </w:r>
        <w:r>
          <w:rPr>
            <w:noProof/>
            <w:webHidden/>
          </w:rPr>
          <w:instrText xml:space="preserve"> PAGEREF _Toc445034157 \h </w:instrText>
        </w:r>
        <w:r>
          <w:rPr>
            <w:noProof/>
            <w:webHidden/>
          </w:rPr>
        </w:r>
      </w:ins>
      <w:r>
        <w:rPr>
          <w:noProof/>
          <w:webHidden/>
        </w:rPr>
        <w:fldChar w:fldCharType="separate"/>
      </w:r>
      <w:ins w:id="189" w:author="Eric Boisvert" w:date="2016-03-06T13:27:00Z">
        <w:r>
          <w:rPr>
            <w:noProof/>
            <w:webHidden/>
          </w:rPr>
          <w:t>13</w:t>
        </w:r>
        <w:r>
          <w:rPr>
            <w:noProof/>
            <w:webHidden/>
          </w:rPr>
          <w:fldChar w:fldCharType="end"/>
        </w:r>
        <w:r w:rsidRPr="00C11CDB">
          <w:rPr>
            <w:rStyle w:val="Hyperlink"/>
            <w:noProof/>
          </w:rPr>
          <w:fldChar w:fldCharType="end"/>
        </w:r>
      </w:ins>
    </w:p>
    <w:p w14:paraId="743D10AC" w14:textId="77777777" w:rsidR="004D34D6" w:rsidRPr="009734BE" w:rsidRDefault="004D34D6">
      <w:pPr>
        <w:pStyle w:val="TOC2"/>
        <w:tabs>
          <w:tab w:val="left" w:pos="880"/>
          <w:tab w:val="right" w:leader="dot" w:pos="8630"/>
        </w:tabs>
        <w:rPr>
          <w:ins w:id="190" w:author="Eric Boisvert" w:date="2016-03-06T13:27:00Z"/>
          <w:rFonts w:ascii="Calibri" w:eastAsia="MS Mincho" w:hAnsi="Calibri"/>
          <w:noProof/>
          <w:sz w:val="22"/>
          <w:szCs w:val="22"/>
          <w:lang w:val="en-CA" w:eastAsia="en-CA"/>
        </w:rPr>
      </w:pPr>
      <w:ins w:id="19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"_Toc445034158"</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4.3</w:t>
        </w:r>
        <w:r w:rsidRPr="009734BE">
          <w:rPr>
            <w:rFonts w:ascii="Calibri" w:eastAsia="MS Mincho" w:hAnsi="Calibri"/>
            <w:noProof/>
            <w:sz w:val="22"/>
            <w:szCs w:val="22"/>
            <w:lang w:val="en-CA" w:eastAsia="en-CA"/>
          </w:rPr>
          <w:tab/>
        </w:r>
        <w:r w:rsidRPr="00C11CDB">
          <w:rPr>
            <w:rStyle w:val="Hyperlink"/>
            <w:noProof/>
            <w:lang w:val="en-CA"/>
          </w:rPr>
          <w:t>element &lt;XML&gt;</w:t>
        </w:r>
        <w:r>
          <w:rPr>
            <w:noProof/>
            <w:webHidden/>
          </w:rPr>
          <w:tab/>
        </w:r>
        <w:r>
          <w:rPr>
            <w:noProof/>
            <w:webHidden/>
          </w:rPr>
          <w:fldChar w:fldCharType="begin"/>
        </w:r>
        <w:r>
          <w:rPr>
            <w:noProof/>
            <w:webHidden/>
          </w:rPr>
          <w:instrText xml:space="preserve"> PAGEREF _Toc445034158 \h </w:instrText>
        </w:r>
        <w:r>
          <w:rPr>
            <w:noProof/>
            <w:webHidden/>
          </w:rPr>
        </w:r>
      </w:ins>
      <w:r>
        <w:rPr>
          <w:noProof/>
          <w:webHidden/>
        </w:rPr>
        <w:fldChar w:fldCharType="separate"/>
      </w:r>
      <w:ins w:id="192" w:author="Eric Boisvert" w:date="2016-03-06T13:27:00Z">
        <w:r>
          <w:rPr>
            <w:noProof/>
            <w:webHidden/>
          </w:rPr>
          <w:t>13</w:t>
        </w:r>
        <w:r>
          <w:rPr>
            <w:noProof/>
            <w:webHidden/>
          </w:rPr>
          <w:fldChar w:fldCharType="end"/>
        </w:r>
        <w:r w:rsidRPr="00C11CDB">
          <w:rPr>
            <w:rStyle w:val="Hyperlink"/>
            <w:noProof/>
          </w:rPr>
          <w:fldChar w:fldCharType="end"/>
        </w:r>
      </w:ins>
    </w:p>
    <w:p w14:paraId="65B57A5D" w14:textId="77777777" w:rsidR="004D34D6" w:rsidRPr="009734BE" w:rsidRDefault="004D34D6">
      <w:pPr>
        <w:pStyle w:val="TOC2"/>
        <w:tabs>
          <w:tab w:val="left" w:pos="880"/>
          <w:tab w:val="right" w:leader="dot" w:pos="8630"/>
        </w:tabs>
        <w:rPr>
          <w:ins w:id="193" w:author="Eric Boisvert" w:date="2016-03-06T13:27:00Z"/>
          <w:rFonts w:ascii="Calibri" w:eastAsia="MS Mincho" w:hAnsi="Calibri"/>
          <w:noProof/>
          <w:sz w:val="22"/>
          <w:szCs w:val="22"/>
          <w:lang w:val="en-CA" w:eastAsia="en-CA"/>
        </w:rPr>
      </w:pPr>
      <w:ins w:id="19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"_Toc445034159"</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4.4</w:t>
        </w:r>
        <w:r w:rsidRPr="009734BE">
          <w:rPr>
            <w:rFonts w:ascii="Calibri" w:eastAsia="MS Mincho" w:hAnsi="Calibri"/>
            <w:noProof/>
            <w:sz w:val="22"/>
            <w:szCs w:val="22"/>
            <w:lang w:val="en-CA" w:eastAsia="en-CA"/>
          </w:rPr>
          <w:tab/>
        </w:r>
        <w:r w:rsidRPr="00C11CDB">
          <w:rPr>
            <w:rStyle w:val="Hyperlink"/>
            <w:noProof/>
            <w:lang w:val="en-CA"/>
          </w:rPr>
          <w:t>feature</w:t>
        </w:r>
        <w:r>
          <w:rPr>
            <w:noProof/>
            <w:webHidden/>
          </w:rPr>
          <w:tab/>
        </w:r>
        <w:r>
          <w:rPr>
            <w:noProof/>
            <w:webHidden/>
          </w:rPr>
          <w:fldChar w:fldCharType="begin"/>
        </w:r>
        <w:r>
          <w:rPr>
            <w:noProof/>
            <w:webHidden/>
          </w:rPr>
          <w:instrText xml:space="preserve"> PAGEREF _Toc445034159 \h </w:instrText>
        </w:r>
        <w:r>
          <w:rPr>
            <w:noProof/>
            <w:webHidden/>
          </w:rPr>
        </w:r>
      </w:ins>
      <w:r>
        <w:rPr>
          <w:noProof/>
          <w:webHidden/>
        </w:rPr>
        <w:fldChar w:fldCharType="separate"/>
      </w:r>
      <w:ins w:id="195" w:author="Eric Boisvert" w:date="2016-03-06T13:27:00Z">
        <w:r>
          <w:rPr>
            <w:noProof/>
            <w:webHidden/>
          </w:rPr>
          <w:t>13</w:t>
        </w:r>
        <w:r>
          <w:rPr>
            <w:noProof/>
            <w:webHidden/>
          </w:rPr>
          <w:fldChar w:fldCharType="end"/>
        </w:r>
        <w:r w:rsidRPr="00C11CDB">
          <w:rPr>
            <w:rStyle w:val="Hyperlink"/>
            <w:noProof/>
          </w:rPr>
          <w:fldChar w:fldCharType="end"/>
        </w:r>
      </w:ins>
    </w:p>
    <w:p w14:paraId="7E242091" w14:textId="77777777" w:rsidR="004D34D6" w:rsidRPr="009734BE" w:rsidRDefault="004D34D6">
      <w:pPr>
        <w:pStyle w:val="TOC2"/>
        <w:tabs>
          <w:tab w:val="left" w:pos="880"/>
          <w:tab w:val="right" w:leader="dot" w:pos="8630"/>
        </w:tabs>
        <w:rPr>
          <w:ins w:id="196" w:author="Eric Boisvert" w:date="2016-03-06T13:27:00Z"/>
          <w:rFonts w:ascii="Calibri" w:eastAsia="MS Mincho" w:hAnsi="Calibri"/>
          <w:noProof/>
          <w:sz w:val="22"/>
          <w:szCs w:val="22"/>
          <w:lang w:val="en-CA" w:eastAsia="en-CA"/>
        </w:rPr>
      </w:pPr>
      <w:ins w:id="19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"_Toc445034160"</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4.5</w:t>
        </w:r>
        <w:r w:rsidRPr="009734BE">
          <w:rPr>
            <w:rFonts w:ascii="Calibri" w:eastAsia="MS Mincho" w:hAnsi="Calibri"/>
            <w:noProof/>
            <w:sz w:val="22"/>
            <w:szCs w:val="22"/>
            <w:lang w:val="en-CA" w:eastAsia="en-CA"/>
          </w:rPr>
          <w:tab/>
        </w:r>
        <w:r w:rsidRPr="00C11CDB">
          <w:rPr>
            <w:rStyle w:val="Hyperlink"/>
            <w:noProof/>
            <w:lang w:val="en-CA"/>
          </w:rPr>
          <w:t>GML application schema</w:t>
        </w:r>
        <w:r>
          <w:rPr>
            <w:noProof/>
            <w:webHidden/>
          </w:rPr>
          <w:tab/>
        </w:r>
        <w:r>
          <w:rPr>
            <w:noProof/>
            <w:webHidden/>
          </w:rPr>
          <w:fldChar w:fldCharType="begin"/>
        </w:r>
        <w:r>
          <w:rPr>
            <w:noProof/>
            <w:webHidden/>
          </w:rPr>
          <w:instrText xml:space="preserve"> PAGEREF _Toc445034160 \h </w:instrText>
        </w:r>
        <w:r>
          <w:rPr>
            <w:noProof/>
            <w:webHidden/>
          </w:rPr>
        </w:r>
      </w:ins>
      <w:r>
        <w:rPr>
          <w:noProof/>
          <w:webHidden/>
        </w:rPr>
        <w:fldChar w:fldCharType="separate"/>
      </w:r>
      <w:ins w:id="198" w:author="Eric Boisvert" w:date="2016-03-06T13:27:00Z">
        <w:r>
          <w:rPr>
            <w:noProof/>
            <w:webHidden/>
          </w:rPr>
          <w:t>13</w:t>
        </w:r>
        <w:r>
          <w:rPr>
            <w:noProof/>
            <w:webHidden/>
          </w:rPr>
          <w:fldChar w:fldCharType="end"/>
        </w:r>
        <w:r w:rsidRPr="00C11CDB">
          <w:rPr>
            <w:rStyle w:val="Hyperlink"/>
            <w:noProof/>
          </w:rPr>
          <w:fldChar w:fldCharType="end"/>
        </w:r>
      </w:ins>
    </w:p>
    <w:p w14:paraId="4B025243" w14:textId="77777777" w:rsidR="004D34D6" w:rsidRPr="009734BE" w:rsidRDefault="004D34D6">
      <w:pPr>
        <w:pStyle w:val="TOC2"/>
        <w:tabs>
          <w:tab w:val="left" w:pos="880"/>
          <w:tab w:val="right" w:leader="dot" w:pos="8630"/>
        </w:tabs>
        <w:rPr>
          <w:ins w:id="199" w:author="Eric Boisvert" w:date="2016-03-06T13:27:00Z"/>
          <w:rFonts w:ascii="Calibri" w:eastAsia="MS Mincho" w:hAnsi="Calibri"/>
          <w:noProof/>
          <w:sz w:val="22"/>
          <w:szCs w:val="22"/>
          <w:lang w:val="en-CA" w:eastAsia="en-CA"/>
        </w:rPr>
      </w:pPr>
      <w:ins w:id="20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"_Toc445034161"</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4.6</w:t>
        </w:r>
        <w:r w:rsidRPr="009734BE">
          <w:rPr>
            <w:rFonts w:ascii="Calibri" w:eastAsia="MS Mincho" w:hAnsi="Calibri"/>
            <w:noProof/>
            <w:sz w:val="22"/>
            <w:szCs w:val="22"/>
            <w:lang w:val="en-CA" w:eastAsia="en-CA"/>
          </w:rPr>
          <w:tab/>
        </w:r>
        <w:r w:rsidRPr="00C11CDB">
          <w:rPr>
            <w:rStyle w:val="Hyperlink"/>
            <w:noProof/>
            <w:lang w:val="en-CA"/>
          </w:rPr>
          <w:t>GML document</w:t>
        </w:r>
        <w:r>
          <w:rPr>
            <w:noProof/>
            <w:webHidden/>
          </w:rPr>
          <w:tab/>
        </w:r>
        <w:r>
          <w:rPr>
            <w:noProof/>
            <w:webHidden/>
          </w:rPr>
          <w:fldChar w:fldCharType="begin"/>
        </w:r>
        <w:r>
          <w:rPr>
            <w:noProof/>
            <w:webHidden/>
          </w:rPr>
          <w:instrText xml:space="preserve"> PAGEREF _Toc445034161 \h </w:instrText>
        </w:r>
        <w:r>
          <w:rPr>
            <w:noProof/>
            <w:webHidden/>
          </w:rPr>
        </w:r>
      </w:ins>
      <w:r>
        <w:rPr>
          <w:noProof/>
          <w:webHidden/>
        </w:rPr>
        <w:fldChar w:fldCharType="separate"/>
      </w:r>
      <w:ins w:id="201" w:author="Eric Boisvert" w:date="2016-03-06T13:27:00Z">
        <w:r>
          <w:rPr>
            <w:noProof/>
            <w:webHidden/>
          </w:rPr>
          <w:t>13</w:t>
        </w:r>
        <w:r>
          <w:rPr>
            <w:noProof/>
            <w:webHidden/>
          </w:rPr>
          <w:fldChar w:fldCharType="end"/>
        </w:r>
        <w:r w:rsidRPr="00C11CDB">
          <w:rPr>
            <w:rStyle w:val="Hyperlink"/>
            <w:noProof/>
          </w:rPr>
          <w:fldChar w:fldCharType="end"/>
        </w:r>
      </w:ins>
    </w:p>
    <w:p w14:paraId="331AAA49" w14:textId="77777777" w:rsidR="004D34D6" w:rsidRPr="009734BE" w:rsidRDefault="004D34D6">
      <w:pPr>
        <w:pStyle w:val="TOC2"/>
        <w:tabs>
          <w:tab w:val="left" w:pos="880"/>
          <w:tab w:val="right" w:leader="dot" w:pos="8630"/>
        </w:tabs>
        <w:rPr>
          <w:ins w:id="202" w:author="Eric Boisvert" w:date="2016-03-06T13:27:00Z"/>
          <w:rFonts w:ascii="Calibri" w:eastAsia="MS Mincho" w:hAnsi="Calibri"/>
          <w:noProof/>
          <w:sz w:val="22"/>
          <w:szCs w:val="22"/>
          <w:lang w:val="en-CA" w:eastAsia="en-CA"/>
        </w:rPr>
      </w:pPr>
      <w:ins w:id="20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"_Toc445034162"</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4.7</w:t>
        </w:r>
        <w:r w:rsidRPr="009734BE">
          <w:rPr>
            <w:rFonts w:ascii="Calibri" w:eastAsia="MS Mincho" w:hAnsi="Calibri"/>
            <w:noProof/>
            <w:sz w:val="22"/>
            <w:szCs w:val="22"/>
            <w:lang w:val="en-CA" w:eastAsia="en-CA"/>
          </w:rPr>
          <w:tab/>
        </w:r>
        <w:r w:rsidRPr="00C11CDB">
          <w:rPr>
            <w:rStyle w:val="Hyperlink"/>
            <w:noProof/>
            <w:lang w:val="en-CA"/>
          </w:rPr>
          <w:t>GML schema</w:t>
        </w:r>
        <w:r>
          <w:rPr>
            <w:noProof/>
            <w:webHidden/>
          </w:rPr>
          <w:tab/>
        </w:r>
        <w:r>
          <w:rPr>
            <w:noProof/>
            <w:webHidden/>
          </w:rPr>
          <w:fldChar w:fldCharType="begin"/>
        </w:r>
        <w:r>
          <w:rPr>
            <w:noProof/>
            <w:webHidden/>
          </w:rPr>
          <w:instrText xml:space="preserve"> PAGEREF _Toc445034162 \h </w:instrText>
        </w:r>
        <w:r>
          <w:rPr>
            <w:noProof/>
            <w:webHidden/>
          </w:rPr>
        </w:r>
      </w:ins>
      <w:r>
        <w:rPr>
          <w:noProof/>
          <w:webHidden/>
        </w:rPr>
        <w:fldChar w:fldCharType="separate"/>
      </w:r>
      <w:ins w:id="204" w:author="Eric Boisvert" w:date="2016-03-06T13:27:00Z">
        <w:r>
          <w:rPr>
            <w:noProof/>
            <w:webHidden/>
          </w:rPr>
          <w:t>13</w:t>
        </w:r>
        <w:r>
          <w:rPr>
            <w:noProof/>
            <w:webHidden/>
          </w:rPr>
          <w:fldChar w:fldCharType="end"/>
        </w:r>
        <w:r w:rsidRPr="00C11CDB">
          <w:rPr>
            <w:rStyle w:val="Hyperlink"/>
            <w:noProof/>
          </w:rPr>
          <w:fldChar w:fldCharType="end"/>
        </w:r>
      </w:ins>
    </w:p>
    <w:p w14:paraId="2103731C" w14:textId="77777777" w:rsidR="004D34D6" w:rsidRPr="009734BE" w:rsidRDefault="004D34D6">
      <w:pPr>
        <w:pStyle w:val="TOC2"/>
        <w:tabs>
          <w:tab w:val="left" w:pos="880"/>
          <w:tab w:val="right" w:leader="dot" w:pos="8630"/>
        </w:tabs>
        <w:rPr>
          <w:ins w:id="205" w:author="Eric Boisvert" w:date="2016-03-06T13:27:00Z"/>
          <w:rFonts w:ascii="Calibri" w:eastAsia="MS Mincho" w:hAnsi="Calibri"/>
          <w:noProof/>
          <w:sz w:val="22"/>
          <w:szCs w:val="22"/>
          <w:lang w:val="en-CA" w:eastAsia="en-CA"/>
        </w:rPr>
      </w:pPr>
      <w:ins w:id="20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"_Toc445034163"</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4.8</w:t>
        </w:r>
        <w:r w:rsidRPr="009734BE">
          <w:rPr>
            <w:rFonts w:ascii="Calibri" w:eastAsia="MS Mincho" w:hAnsi="Calibri"/>
            <w:noProof/>
            <w:sz w:val="22"/>
            <w:szCs w:val="22"/>
            <w:lang w:val="en-CA" w:eastAsia="en-CA"/>
          </w:rPr>
          <w:tab/>
        </w:r>
        <w:r w:rsidRPr="00C11CDB">
          <w:rPr>
            <w:rStyle w:val="Hyperlink"/>
            <w:noProof/>
            <w:lang w:val="en-CA"/>
          </w:rPr>
          <w:t>measurement</w:t>
        </w:r>
        <w:r>
          <w:rPr>
            <w:noProof/>
            <w:webHidden/>
          </w:rPr>
          <w:tab/>
        </w:r>
        <w:r>
          <w:rPr>
            <w:noProof/>
            <w:webHidden/>
          </w:rPr>
          <w:fldChar w:fldCharType="begin"/>
        </w:r>
        <w:r>
          <w:rPr>
            <w:noProof/>
            <w:webHidden/>
          </w:rPr>
          <w:instrText xml:space="preserve"> PAGEREF _Toc445034163 \h </w:instrText>
        </w:r>
        <w:r>
          <w:rPr>
            <w:noProof/>
            <w:webHidden/>
          </w:rPr>
        </w:r>
      </w:ins>
      <w:r>
        <w:rPr>
          <w:noProof/>
          <w:webHidden/>
        </w:rPr>
        <w:fldChar w:fldCharType="separate"/>
      </w:r>
      <w:ins w:id="207" w:author="Eric Boisvert" w:date="2016-03-06T13:27:00Z">
        <w:r>
          <w:rPr>
            <w:noProof/>
            <w:webHidden/>
          </w:rPr>
          <w:t>14</w:t>
        </w:r>
        <w:r>
          <w:rPr>
            <w:noProof/>
            <w:webHidden/>
          </w:rPr>
          <w:fldChar w:fldCharType="end"/>
        </w:r>
        <w:r w:rsidRPr="00C11CDB">
          <w:rPr>
            <w:rStyle w:val="Hyperlink"/>
            <w:noProof/>
          </w:rPr>
          <w:fldChar w:fldCharType="end"/>
        </w:r>
      </w:ins>
    </w:p>
    <w:p w14:paraId="1C63C2AE" w14:textId="77777777" w:rsidR="004D34D6" w:rsidRPr="009734BE" w:rsidRDefault="004D34D6">
      <w:pPr>
        <w:pStyle w:val="TOC2"/>
        <w:tabs>
          <w:tab w:val="left" w:pos="880"/>
          <w:tab w:val="right" w:leader="dot" w:pos="8630"/>
        </w:tabs>
        <w:rPr>
          <w:ins w:id="208" w:author="Eric Boisvert" w:date="2016-03-06T13:27:00Z"/>
          <w:rFonts w:ascii="Calibri" w:eastAsia="MS Mincho" w:hAnsi="Calibri"/>
          <w:noProof/>
          <w:sz w:val="22"/>
          <w:szCs w:val="22"/>
          <w:lang w:val="en-CA" w:eastAsia="en-CA"/>
        </w:rPr>
      </w:pPr>
      <w:ins w:id="20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"_Toc445034164"</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4.9</w:t>
        </w:r>
        <w:r w:rsidRPr="009734BE">
          <w:rPr>
            <w:rFonts w:ascii="Calibri" w:eastAsia="MS Mincho" w:hAnsi="Calibri"/>
            <w:noProof/>
            <w:sz w:val="22"/>
            <w:szCs w:val="22"/>
            <w:lang w:val="en-CA" w:eastAsia="en-CA"/>
          </w:rPr>
          <w:tab/>
        </w:r>
        <w:r w:rsidRPr="00C11CDB">
          <w:rPr>
            <w:rStyle w:val="Hyperlink"/>
            <w:noProof/>
            <w:lang w:val="en-CA"/>
          </w:rPr>
          <w:t>observation</w:t>
        </w:r>
        <w:r>
          <w:rPr>
            <w:noProof/>
            <w:webHidden/>
          </w:rPr>
          <w:tab/>
        </w:r>
        <w:r>
          <w:rPr>
            <w:noProof/>
            <w:webHidden/>
          </w:rPr>
          <w:fldChar w:fldCharType="begin"/>
        </w:r>
        <w:r>
          <w:rPr>
            <w:noProof/>
            <w:webHidden/>
          </w:rPr>
          <w:instrText xml:space="preserve"> PAGEREF _Toc445034164 \h </w:instrText>
        </w:r>
        <w:r>
          <w:rPr>
            <w:noProof/>
            <w:webHidden/>
          </w:rPr>
        </w:r>
      </w:ins>
      <w:r>
        <w:rPr>
          <w:noProof/>
          <w:webHidden/>
        </w:rPr>
        <w:fldChar w:fldCharType="separate"/>
      </w:r>
      <w:ins w:id="210" w:author="Eric Boisvert" w:date="2016-03-06T13:27:00Z">
        <w:r>
          <w:rPr>
            <w:noProof/>
            <w:webHidden/>
          </w:rPr>
          <w:t>14</w:t>
        </w:r>
        <w:r>
          <w:rPr>
            <w:noProof/>
            <w:webHidden/>
          </w:rPr>
          <w:fldChar w:fldCharType="end"/>
        </w:r>
        <w:r w:rsidRPr="00C11CDB">
          <w:rPr>
            <w:rStyle w:val="Hyperlink"/>
            <w:noProof/>
          </w:rPr>
          <w:fldChar w:fldCharType="end"/>
        </w:r>
      </w:ins>
    </w:p>
    <w:p w14:paraId="3A3047F5" w14:textId="77777777" w:rsidR="004D34D6" w:rsidRPr="009734BE" w:rsidRDefault="004D34D6">
      <w:pPr>
        <w:pStyle w:val="TOC2"/>
        <w:tabs>
          <w:tab w:val="left" w:pos="1100"/>
          <w:tab w:val="right" w:leader="dot" w:pos="8630"/>
        </w:tabs>
        <w:rPr>
          <w:ins w:id="211" w:author="Eric Boisvert" w:date="2016-03-06T13:27:00Z"/>
          <w:rFonts w:ascii="Calibri" w:eastAsia="MS Mincho" w:hAnsi="Calibri"/>
          <w:noProof/>
          <w:sz w:val="22"/>
          <w:szCs w:val="22"/>
          <w:lang w:val="en-CA" w:eastAsia="en-CA"/>
        </w:rPr>
      </w:pPr>
      <w:ins w:id="21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"_Toc445034165"</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4.10</w:t>
        </w:r>
        <w:r w:rsidRPr="009734BE">
          <w:rPr>
            <w:rFonts w:ascii="Calibri" w:eastAsia="MS Mincho" w:hAnsi="Calibri"/>
            <w:noProof/>
            <w:sz w:val="22"/>
            <w:szCs w:val="22"/>
            <w:lang w:val="en-CA" w:eastAsia="en-CA"/>
          </w:rPr>
          <w:tab/>
        </w:r>
        <w:r w:rsidRPr="00C11CDB">
          <w:rPr>
            <w:rStyle w:val="Hyperlink"/>
            <w:noProof/>
            <w:lang w:val="en-CA"/>
          </w:rPr>
          <w:t>observation procedure</w:t>
        </w:r>
        <w:r>
          <w:rPr>
            <w:noProof/>
            <w:webHidden/>
          </w:rPr>
          <w:tab/>
        </w:r>
        <w:r>
          <w:rPr>
            <w:noProof/>
            <w:webHidden/>
          </w:rPr>
          <w:fldChar w:fldCharType="begin"/>
        </w:r>
        <w:r>
          <w:rPr>
            <w:noProof/>
            <w:webHidden/>
          </w:rPr>
          <w:instrText xml:space="preserve"> PAGEREF _Toc445034165 \h </w:instrText>
        </w:r>
        <w:r>
          <w:rPr>
            <w:noProof/>
            <w:webHidden/>
          </w:rPr>
        </w:r>
      </w:ins>
      <w:r>
        <w:rPr>
          <w:noProof/>
          <w:webHidden/>
        </w:rPr>
        <w:fldChar w:fldCharType="separate"/>
      </w:r>
      <w:ins w:id="213" w:author="Eric Boisvert" w:date="2016-03-06T13:27:00Z">
        <w:r>
          <w:rPr>
            <w:noProof/>
            <w:webHidden/>
          </w:rPr>
          <w:t>14</w:t>
        </w:r>
        <w:r>
          <w:rPr>
            <w:noProof/>
            <w:webHidden/>
          </w:rPr>
          <w:fldChar w:fldCharType="end"/>
        </w:r>
        <w:r w:rsidRPr="00C11CDB">
          <w:rPr>
            <w:rStyle w:val="Hyperlink"/>
            <w:noProof/>
          </w:rPr>
          <w:fldChar w:fldCharType="end"/>
        </w:r>
      </w:ins>
    </w:p>
    <w:p w14:paraId="69454510" w14:textId="77777777" w:rsidR="004D34D6" w:rsidRPr="009734BE" w:rsidRDefault="004D34D6">
      <w:pPr>
        <w:pStyle w:val="TOC2"/>
        <w:tabs>
          <w:tab w:val="left" w:pos="1100"/>
          <w:tab w:val="right" w:leader="dot" w:pos="8630"/>
        </w:tabs>
        <w:rPr>
          <w:ins w:id="214" w:author="Eric Boisvert" w:date="2016-03-06T13:27:00Z"/>
          <w:rFonts w:ascii="Calibri" w:eastAsia="MS Mincho" w:hAnsi="Calibri"/>
          <w:noProof/>
          <w:sz w:val="22"/>
          <w:szCs w:val="22"/>
          <w:lang w:val="en-CA" w:eastAsia="en-CA"/>
        </w:rPr>
      </w:pPr>
      <w:ins w:id="21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"_Toc445034166"</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4.11</w:t>
        </w:r>
        <w:r w:rsidRPr="009734BE">
          <w:rPr>
            <w:rFonts w:ascii="Calibri" w:eastAsia="MS Mincho" w:hAnsi="Calibri"/>
            <w:noProof/>
            <w:sz w:val="22"/>
            <w:szCs w:val="22"/>
            <w:lang w:val="en-CA" w:eastAsia="en-CA"/>
          </w:rPr>
          <w:tab/>
        </w:r>
        <w:r w:rsidRPr="00C11CDB">
          <w:rPr>
            <w:rStyle w:val="Hyperlink"/>
            <w:noProof/>
            <w:lang w:val="en-CA"/>
          </w:rPr>
          <w:t>observation result</w:t>
        </w:r>
        <w:r>
          <w:rPr>
            <w:noProof/>
            <w:webHidden/>
          </w:rPr>
          <w:tab/>
        </w:r>
        <w:r>
          <w:rPr>
            <w:noProof/>
            <w:webHidden/>
          </w:rPr>
          <w:fldChar w:fldCharType="begin"/>
        </w:r>
        <w:r>
          <w:rPr>
            <w:noProof/>
            <w:webHidden/>
          </w:rPr>
          <w:instrText xml:space="preserve"> PAGEREF _Toc445034166 \h </w:instrText>
        </w:r>
        <w:r>
          <w:rPr>
            <w:noProof/>
            <w:webHidden/>
          </w:rPr>
        </w:r>
      </w:ins>
      <w:r>
        <w:rPr>
          <w:noProof/>
          <w:webHidden/>
        </w:rPr>
        <w:fldChar w:fldCharType="separate"/>
      </w:r>
      <w:ins w:id="216" w:author="Eric Boisvert" w:date="2016-03-06T13:27:00Z">
        <w:r>
          <w:rPr>
            <w:noProof/>
            <w:webHidden/>
          </w:rPr>
          <w:t>14</w:t>
        </w:r>
        <w:r>
          <w:rPr>
            <w:noProof/>
            <w:webHidden/>
          </w:rPr>
          <w:fldChar w:fldCharType="end"/>
        </w:r>
        <w:r w:rsidRPr="00C11CDB">
          <w:rPr>
            <w:rStyle w:val="Hyperlink"/>
            <w:noProof/>
          </w:rPr>
          <w:fldChar w:fldCharType="end"/>
        </w:r>
      </w:ins>
    </w:p>
    <w:p w14:paraId="21776675" w14:textId="77777777" w:rsidR="004D34D6" w:rsidRPr="009734BE" w:rsidRDefault="004D34D6">
      <w:pPr>
        <w:pStyle w:val="TOC2"/>
        <w:tabs>
          <w:tab w:val="left" w:pos="1100"/>
          <w:tab w:val="right" w:leader="dot" w:pos="8630"/>
        </w:tabs>
        <w:rPr>
          <w:ins w:id="217" w:author="Eric Boisvert" w:date="2016-03-06T13:27:00Z"/>
          <w:rFonts w:ascii="Calibri" w:eastAsia="MS Mincho" w:hAnsi="Calibri"/>
          <w:noProof/>
          <w:sz w:val="22"/>
          <w:szCs w:val="22"/>
          <w:lang w:val="en-CA" w:eastAsia="en-CA"/>
        </w:rPr>
      </w:pPr>
      <w:ins w:id="21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"_Toc445034167"</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4.12</w:t>
        </w:r>
        <w:r w:rsidRPr="009734BE">
          <w:rPr>
            <w:rFonts w:ascii="Calibri" w:eastAsia="MS Mincho" w:hAnsi="Calibri"/>
            <w:noProof/>
            <w:sz w:val="22"/>
            <w:szCs w:val="22"/>
            <w:lang w:val="en-CA" w:eastAsia="en-CA"/>
          </w:rPr>
          <w:tab/>
        </w:r>
        <w:r w:rsidRPr="00C11CDB">
          <w:rPr>
            <w:rStyle w:val="Hyperlink"/>
            <w:noProof/>
            <w:lang w:val="en-CA"/>
          </w:rPr>
          <w:t>property &lt;General Feature Model&gt;</w:t>
        </w:r>
        <w:r>
          <w:rPr>
            <w:noProof/>
            <w:webHidden/>
          </w:rPr>
          <w:tab/>
        </w:r>
        <w:r>
          <w:rPr>
            <w:noProof/>
            <w:webHidden/>
          </w:rPr>
          <w:fldChar w:fldCharType="begin"/>
        </w:r>
        <w:r>
          <w:rPr>
            <w:noProof/>
            <w:webHidden/>
          </w:rPr>
          <w:instrText xml:space="preserve"> PAGEREF _Toc445034167 \h </w:instrText>
        </w:r>
        <w:r>
          <w:rPr>
            <w:noProof/>
            <w:webHidden/>
          </w:rPr>
        </w:r>
      </w:ins>
      <w:r>
        <w:rPr>
          <w:noProof/>
          <w:webHidden/>
        </w:rPr>
        <w:fldChar w:fldCharType="separate"/>
      </w:r>
      <w:ins w:id="219" w:author="Eric Boisvert" w:date="2016-03-06T13:27:00Z">
        <w:r>
          <w:rPr>
            <w:noProof/>
            <w:webHidden/>
          </w:rPr>
          <w:t>14</w:t>
        </w:r>
        <w:r>
          <w:rPr>
            <w:noProof/>
            <w:webHidden/>
          </w:rPr>
          <w:fldChar w:fldCharType="end"/>
        </w:r>
        <w:r w:rsidRPr="00C11CDB">
          <w:rPr>
            <w:rStyle w:val="Hyperlink"/>
            <w:noProof/>
          </w:rPr>
          <w:fldChar w:fldCharType="end"/>
        </w:r>
      </w:ins>
    </w:p>
    <w:p w14:paraId="7CA262B4" w14:textId="77777777" w:rsidR="004D34D6" w:rsidRPr="009734BE" w:rsidRDefault="004D34D6">
      <w:pPr>
        <w:pStyle w:val="TOC2"/>
        <w:tabs>
          <w:tab w:val="left" w:pos="1100"/>
          <w:tab w:val="right" w:leader="dot" w:pos="8630"/>
        </w:tabs>
        <w:rPr>
          <w:ins w:id="220" w:author="Eric Boisvert" w:date="2016-03-06T13:27:00Z"/>
          <w:rFonts w:ascii="Calibri" w:eastAsia="MS Mincho" w:hAnsi="Calibri"/>
          <w:noProof/>
          <w:sz w:val="22"/>
          <w:szCs w:val="22"/>
          <w:lang w:val="en-CA" w:eastAsia="en-CA"/>
        </w:rPr>
      </w:pPr>
      <w:ins w:id="22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"_Toc445034168"</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4.13</w:t>
        </w:r>
        <w:r w:rsidRPr="009734BE">
          <w:rPr>
            <w:rFonts w:ascii="Calibri" w:eastAsia="MS Mincho" w:hAnsi="Calibri"/>
            <w:noProof/>
            <w:sz w:val="22"/>
            <w:szCs w:val="22"/>
            <w:lang w:val="en-CA" w:eastAsia="en-CA"/>
          </w:rPr>
          <w:tab/>
        </w:r>
        <w:r w:rsidRPr="00C11CDB">
          <w:rPr>
            <w:rStyle w:val="Hyperlink"/>
            <w:noProof/>
            <w:lang w:val="en-CA"/>
          </w:rPr>
          <w:t>sampled feature</w:t>
        </w:r>
        <w:r>
          <w:rPr>
            <w:noProof/>
            <w:webHidden/>
          </w:rPr>
          <w:tab/>
        </w:r>
        <w:r>
          <w:rPr>
            <w:noProof/>
            <w:webHidden/>
          </w:rPr>
          <w:fldChar w:fldCharType="begin"/>
        </w:r>
        <w:r>
          <w:rPr>
            <w:noProof/>
            <w:webHidden/>
          </w:rPr>
          <w:instrText xml:space="preserve"> PAGEREF _Toc445034168 \h </w:instrText>
        </w:r>
        <w:r>
          <w:rPr>
            <w:noProof/>
            <w:webHidden/>
          </w:rPr>
        </w:r>
      </w:ins>
      <w:r>
        <w:rPr>
          <w:noProof/>
          <w:webHidden/>
        </w:rPr>
        <w:fldChar w:fldCharType="separate"/>
      </w:r>
      <w:ins w:id="222" w:author="Eric Boisvert" w:date="2016-03-06T13:27:00Z">
        <w:r>
          <w:rPr>
            <w:noProof/>
            <w:webHidden/>
          </w:rPr>
          <w:t>14</w:t>
        </w:r>
        <w:r>
          <w:rPr>
            <w:noProof/>
            <w:webHidden/>
          </w:rPr>
          <w:fldChar w:fldCharType="end"/>
        </w:r>
        <w:r w:rsidRPr="00C11CDB">
          <w:rPr>
            <w:rStyle w:val="Hyperlink"/>
            <w:noProof/>
          </w:rPr>
          <w:fldChar w:fldCharType="end"/>
        </w:r>
      </w:ins>
    </w:p>
    <w:p w14:paraId="7CB1892D" w14:textId="77777777" w:rsidR="004D34D6" w:rsidRPr="009734BE" w:rsidRDefault="004D34D6">
      <w:pPr>
        <w:pStyle w:val="TOC2"/>
        <w:tabs>
          <w:tab w:val="left" w:pos="1100"/>
          <w:tab w:val="right" w:leader="dot" w:pos="8630"/>
        </w:tabs>
        <w:rPr>
          <w:ins w:id="223" w:author="Eric Boisvert" w:date="2016-03-06T13:27:00Z"/>
          <w:rFonts w:ascii="Calibri" w:eastAsia="MS Mincho" w:hAnsi="Calibri"/>
          <w:noProof/>
          <w:sz w:val="22"/>
          <w:szCs w:val="22"/>
          <w:lang w:val="en-CA" w:eastAsia="en-CA"/>
        </w:rPr>
      </w:pPr>
      <w:ins w:id="22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"_Toc445034169"</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4.14</w:t>
        </w:r>
        <w:r w:rsidRPr="009734BE">
          <w:rPr>
            <w:rFonts w:ascii="Calibri" w:eastAsia="MS Mincho" w:hAnsi="Calibri"/>
            <w:noProof/>
            <w:sz w:val="22"/>
            <w:szCs w:val="22"/>
            <w:lang w:val="en-CA" w:eastAsia="en-CA"/>
          </w:rPr>
          <w:tab/>
        </w:r>
        <w:r w:rsidRPr="00C11CDB">
          <w:rPr>
            <w:rStyle w:val="Hyperlink"/>
            <w:noProof/>
            <w:lang w:val="en-CA"/>
          </w:rPr>
          <w:t>sampling feature</w:t>
        </w:r>
        <w:r>
          <w:rPr>
            <w:noProof/>
            <w:webHidden/>
          </w:rPr>
          <w:tab/>
        </w:r>
        <w:r>
          <w:rPr>
            <w:noProof/>
            <w:webHidden/>
          </w:rPr>
          <w:fldChar w:fldCharType="begin"/>
        </w:r>
        <w:r>
          <w:rPr>
            <w:noProof/>
            <w:webHidden/>
          </w:rPr>
          <w:instrText xml:space="preserve"> PAGEREF _Toc445034169 \h </w:instrText>
        </w:r>
        <w:r>
          <w:rPr>
            <w:noProof/>
            <w:webHidden/>
          </w:rPr>
        </w:r>
      </w:ins>
      <w:r>
        <w:rPr>
          <w:noProof/>
          <w:webHidden/>
        </w:rPr>
        <w:fldChar w:fldCharType="separate"/>
      </w:r>
      <w:ins w:id="225" w:author="Eric Boisvert" w:date="2016-03-06T13:27:00Z">
        <w:r>
          <w:rPr>
            <w:noProof/>
            <w:webHidden/>
          </w:rPr>
          <w:t>14</w:t>
        </w:r>
        <w:r>
          <w:rPr>
            <w:noProof/>
            <w:webHidden/>
          </w:rPr>
          <w:fldChar w:fldCharType="end"/>
        </w:r>
        <w:r w:rsidRPr="00C11CDB">
          <w:rPr>
            <w:rStyle w:val="Hyperlink"/>
            <w:noProof/>
          </w:rPr>
          <w:fldChar w:fldCharType="end"/>
        </w:r>
      </w:ins>
    </w:p>
    <w:p w14:paraId="41E871DE" w14:textId="77777777" w:rsidR="004D34D6" w:rsidRPr="009734BE" w:rsidRDefault="004D34D6">
      <w:pPr>
        <w:pStyle w:val="TOC2"/>
        <w:tabs>
          <w:tab w:val="left" w:pos="1100"/>
          <w:tab w:val="right" w:leader="dot" w:pos="8630"/>
        </w:tabs>
        <w:rPr>
          <w:ins w:id="226" w:author="Eric Boisvert" w:date="2016-03-06T13:27:00Z"/>
          <w:rFonts w:ascii="Calibri" w:eastAsia="MS Mincho" w:hAnsi="Calibri"/>
          <w:noProof/>
          <w:sz w:val="22"/>
          <w:szCs w:val="22"/>
          <w:lang w:val="en-CA" w:eastAsia="en-CA"/>
        </w:rPr>
      </w:pPr>
      <w:ins w:id="22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"_Toc445034170"</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4.15</w:t>
        </w:r>
        <w:r w:rsidRPr="009734BE">
          <w:rPr>
            <w:rFonts w:ascii="Calibri" w:eastAsia="MS Mincho" w:hAnsi="Calibri"/>
            <w:noProof/>
            <w:sz w:val="22"/>
            <w:szCs w:val="22"/>
            <w:lang w:val="en-CA" w:eastAsia="en-CA"/>
          </w:rPr>
          <w:tab/>
        </w:r>
        <w:r w:rsidRPr="00C11CDB">
          <w:rPr>
            <w:rStyle w:val="Hyperlink"/>
            <w:noProof/>
            <w:lang w:val="en-CA"/>
          </w:rPr>
          <w:t>schema &lt;XML Schema&gt;</w:t>
        </w:r>
        <w:r>
          <w:rPr>
            <w:noProof/>
            <w:webHidden/>
          </w:rPr>
          <w:tab/>
        </w:r>
        <w:r>
          <w:rPr>
            <w:noProof/>
            <w:webHidden/>
          </w:rPr>
          <w:fldChar w:fldCharType="begin"/>
        </w:r>
        <w:r>
          <w:rPr>
            <w:noProof/>
            <w:webHidden/>
          </w:rPr>
          <w:instrText xml:space="preserve"> PAGEREF _Toc445034170 \h </w:instrText>
        </w:r>
        <w:r>
          <w:rPr>
            <w:noProof/>
            <w:webHidden/>
          </w:rPr>
        </w:r>
      </w:ins>
      <w:r>
        <w:rPr>
          <w:noProof/>
          <w:webHidden/>
        </w:rPr>
        <w:fldChar w:fldCharType="separate"/>
      </w:r>
      <w:ins w:id="228" w:author="Eric Boisvert" w:date="2016-03-06T13:27:00Z">
        <w:r>
          <w:rPr>
            <w:noProof/>
            <w:webHidden/>
          </w:rPr>
          <w:t>15</w:t>
        </w:r>
        <w:r>
          <w:rPr>
            <w:noProof/>
            <w:webHidden/>
          </w:rPr>
          <w:fldChar w:fldCharType="end"/>
        </w:r>
        <w:r w:rsidRPr="00C11CDB">
          <w:rPr>
            <w:rStyle w:val="Hyperlink"/>
            <w:noProof/>
          </w:rPr>
          <w:fldChar w:fldCharType="end"/>
        </w:r>
      </w:ins>
    </w:p>
    <w:p w14:paraId="0D65287E" w14:textId="77777777" w:rsidR="004D34D6" w:rsidRPr="009734BE" w:rsidRDefault="004D34D6">
      <w:pPr>
        <w:pStyle w:val="TOC1"/>
        <w:tabs>
          <w:tab w:val="left" w:pos="480"/>
          <w:tab w:val="right" w:leader="dot" w:pos="8630"/>
        </w:tabs>
        <w:rPr>
          <w:ins w:id="229" w:author="Eric Boisvert" w:date="2016-03-06T13:27:00Z"/>
          <w:rFonts w:ascii="Calibri" w:eastAsia="MS Mincho" w:hAnsi="Calibri"/>
          <w:noProof/>
          <w:sz w:val="22"/>
          <w:szCs w:val="22"/>
          <w:lang w:val="en-CA" w:eastAsia="en-CA"/>
        </w:rPr>
      </w:pPr>
      <w:ins w:id="23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"_Toc445034171"</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5.</w:t>
        </w:r>
        <w:r w:rsidRPr="009734BE">
          <w:rPr>
            <w:rFonts w:ascii="Calibri" w:eastAsia="MS Mincho" w:hAnsi="Calibri"/>
            <w:noProof/>
            <w:sz w:val="22"/>
            <w:szCs w:val="22"/>
            <w:lang w:val="en-CA" w:eastAsia="en-CA"/>
          </w:rPr>
          <w:tab/>
        </w:r>
        <w:r w:rsidRPr="00C11CDB">
          <w:rPr>
            <w:rStyle w:val="Hyperlink"/>
            <w:noProof/>
            <w:lang w:val="en-CA"/>
          </w:rPr>
          <w:t>Logical Model</w:t>
        </w:r>
        <w:r>
          <w:rPr>
            <w:noProof/>
            <w:webHidden/>
          </w:rPr>
          <w:tab/>
        </w:r>
        <w:r>
          <w:rPr>
            <w:noProof/>
            <w:webHidden/>
          </w:rPr>
          <w:fldChar w:fldCharType="begin"/>
        </w:r>
        <w:r>
          <w:rPr>
            <w:noProof/>
            <w:webHidden/>
          </w:rPr>
          <w:instrText xml:space="preserve"> PAGEREF _Toc445034171 \h </w:instrText>
        </w:r>
        <w:r>
          <w:rPr>
            <w:noProof/>
            <w:webHidden/>
          </w:rPr>
        </w:r>
      </w:ins>
      <w:r>
        <w:rPr>
          <w:noProof/>
          <w:webHidden/>
        </w:rPr>
        <w:fldChar w:fldCharType="separate"/>
      </w:r>
      <w:ins w:id="231" w:author="Eric Boisvert" w:date="2016-03-06T13:27:00Z">
        <w:r>
          <w:rPr>
            <w:noProof/>
            <w:webHidden/>
          </w:rPr>
          <w:t>15</w:t>
        </w:r>
        <w:r>
          <w:rPr>
            <w:noProof/>
            <w:webHidden/>
          </w:rPr>
          <w:fldChar w:fldCharType="end"/>
        </w:r>
        <w:r w:rsidRPr="00C11CDB">
          <w:rPr>
            <w:rStyle w:val="Hyperlink"/>
            <w:noProof/>
          </w:rPr>
          <w:fldChar w:fldCharType="end"/>
        </w:r>
      </w:ins>
    </w:p>
    <w:p w14:paraId="7CCF3140" w14:textId="77777777" w:rsidR="004D34D6" w:rsidRPr="009734BE" w:rsidRDefault="004D34D6">
      <w:pPr>
        <w:pStyle w:val="TOC2"/>
        <w:tabs>
          <w:tab w:val="left" w:pos="880"/>
          <w:tab w:val="right" w:leader="dot" w:pos="8630"/>
        </w:tabs>
        <w:rPr>
          <w:ins w:id="232" w:author="Eric Boisvert" w:date="2016-03-06T13:27:00Z"/>
          <w:rFonts w:ascii="Calibri" w:eastAsia="MS Mincho" w:hAnsi="Calibri"/>
          <w:noProof/>
          <w:sz w:val="22"/>
          <w:szCs w:val="22"/>
          <w:lang w:val="en-CA" w:eastAsia="en-CA"/>
        </w:rPr>
      </w:pPr>
      <w:ins w:id="233"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"_Toc445034172"</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5.1</w:t>
        </w:r>
        <w:r w:rsidRPr="009734BE">
          <w:rPr>
            <w:rFonts w:ascii="Calibri" w:eastAsia="MS Mincho" w:hAnsi="Calibri"/>
            <w:noProof/>
            <w:sz w:val="22"/>
            <w:szCs w:val="22"/>
            <w:lang w:val="en-CA" w:eastAsia="en-CA"/>
          </w:rPr>
          <w:tab/>
        </w:r>
        <w:r w:rsidRPr="00C11CDB">
          <w:rPr>
            <w:rStyle w:val="Hyperlink"/>
            <w:noProof/>
            <w:lang w:val="en-CA"/>
          </w:rPr>
          <w:t>GeoSciML Portrayal</w:t>
        </w:r>
        <w:r>
          <w:rPr>
            <w:noProof/>
            <w:webHidden/>
          </w:rPr>
          <w:tab/>
        </w:r>
        <w:r>
          <w:rPr>
            <w:noProof/>
            <w:webHidden/>
          </w:rPr>
          <w:fldChar w:fldCharType="begin"/>
        </w:r>
        <w:r>
          <w:rPr>
            <w:noProof/>
            <w:webHidden/>
          </w:rPr>
          <w:instrText xml:space="preserve"> PAGEREF _Toc445034172 \h </w:instrText>
        </w:r>
        <w:r>
          <w:rPr>
            <w:noProof/>
            <w:webHidden/>
          </w:rPr>
        </w:r>
      </w:ins>
      <w:r>
        <w:rPr>
          <w:noProof/>
          <w:webHidden/>
        </w:rPr>
        <w:fldChar w:fldCharType="separate"/>
      </w:r>
      <w:ins w:id="234" w:author="Eric Boisvert" w:date="2016-03-06T13:27:00Z">
        <w:r>
          <w:rPr>
            <w:noProof/>
            <w:webHidden/>
          </w:rPr>
          <w:t>16</w:t>
        </w:r>
        <w:r>
          <w:rPr>
            <w:noProof/>
            <w:webHidden/>
          </w:rPr>
          <w:fldChar w:fldCharType="end"/>
        </w:r>
        <w:r w:rsidRPr="00C11CDB">
          <w:rPr>
            <w:rStyle w:val="Hyperlink"/>
            <w:noProof/>
          </w:rPr>
          <w:fldChar w:fldCharType="end"/>
        </w:r>
      </w:ins>
    </w:p>
    <w:p w14:paraId="33A16F65" w14:textId="77777777" w:rsidR="004D34D6" w:rsidRPr="009734BE" w:rsidRDefault="004D34D6">
      <w:pPr>
        <w:pStyle w:val="TOC2"/>
        <w:tabs>
          <w:tab w:val="left" w:pos="880"/>
          <w:tab w:val="right" w:leader="dot" w:pos="8630"/>
        </w:tabs>
        <w:rPr>
          <w:ins w:id="235" w:author="Eric Boisvert" w:date="2016-03-06T13:27:00Z"/>
          <w:rFonts w:ascii="Calibri" w:eastAsia="MS Mincho" w:hAnsi="Calibri"/>
          <w:noProof/>
          <w:sz w:val="22"/>
          <w:szCs w:val="22"/>
          <w:lang w:val="en-CA" w:eastAsia="en-CA"/>
        </w:rPr>
      </w:pPr>
      <w:ins w:id="23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"_Toc445034173"</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5.2</w:t>
        </w:r>
        <w:r w:rsidRPr="009734BE">
          <w:rPr>
            <w:rFonts w:ascii="Calibri" w:eastAsia="MS Mincho" w:hAnsi="Calibri"/>
            <w:noProof/>
            <w:sz w:val="22"/>
            <w:szCs w:val="22"/>
            <w:lang w:val="en-CA" w:eastAsia="en-CA"/>
          </w:rPr>
          <w:tab/>
        </w:r>
        <w:r w:rsidRPr="00C11CDB">
          <w:rPr>
            <w:rStyle w:val="Hyperlink"/>
            <w:noProof/>
            <w:lang w:val="en-CA"/>
          </w:rPr>
          <w:t>GeoSciML Basic and Extension</w:t>
        </w:r>
        <w:r>
          <w:rPr>
            <w:noProof/>
            <w:webHidden/>
          </w:rPr>
          <w:tab/>
        </w:r>
        <w:r>
          <w:rPr>
            <w:noProof/>
            <w:webHidden/>
          </w:rPr>
          <w:fldChar w:fldCharType="begin"/>
        </w:r>
        <w:r>
          <w:rPr>
            <w:noProof/>
            <w:webHidden/>
          </w:rPr>
          <w:instrText xml:space="preserve"> PAGEREF _Toc445034173 \h </w:instrText>
        </w:r>
        <w:r>
          <w:rPr>
            <w:noProof/>
            <w:webHidden/>
          </w:rPr>
        </w:r>
      </w:ins>
      <w:r>
        <w:rPr>
          <w:noProof/>
          <w:webHidden/>
        </w:rPr>
        <w:fldChar w:fldCharType="separate"/>
      </w:r>
      <w:ins w:id="237" w:author="Eric Boisvert" w:date="2016-03-06T13:27:00Z">
        <w:r>
          <w:rPr>
            <w:noProof/>
            <w:webHidden/>
          </w:rPr>
          <w:t>17</w:t>
        </w:r>
        <w:r>
          <w:rPr>
            <w:noProof/>
            <w:webHidden/>
          </w:rPr>
          <w:fldChar w:fldCharType="end"/>
        </w:r>
        <w:r w:rsidRPr="00C11CDB">
          <w:rPr>
            <w:rStyle w:val="Hyperlink"/>
            <w:noProof/>
          </w:rPr>
          <w:fldChar w:fldCharType="end"/>
        </w:r>
      </w:ins>
    </w:p>
    <w:p w14:paraId="533B3501" w14:textId="77777777" w:rsidR="004D34D6" w:rsidRPr="009734BE" w:rsidRDefault="004D34D6">
      <w:pPr>
        <w:pStyle w:val="TOC3"/>
        <w:tabs>
          <w:tab w:val="left" w:pos="1320"/>
          <w:tab w:val="right" w:leader="dot" w:pos="8630"/>
        </w:tabs>
        <w:rPr>
          <w:ins w:id="238" w:author="Eric Boisvert" w:date="2016-03-06T13:27:00Z"/>
          <w:rFonts w:ascii="Calibri" w:eastAsia="MS Mincho" w:hAnsi="Calibri"/>
          <w:noProof/>
          <w:sz w:val="22"/>
          <w:szCs w:val="22"/>
          <w:lang w:val="en-CA" w:eastAsia="en-CA"/>
        </w:rPr>
      </w:pPr>
      <w:ins w:id="23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"_Toc445034174"</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5.2.1</w:t>
        </w:r>
        <w:r w:rsidRPr="009734BE">
          <w:rPr>
            <w:rFonts w:ascii="Calibri" w:eastAsia="MS Mincho" w:hAnsi="Calibri"/>
            <w:noProof/>
            <w:sz w:val="22"/>
            <w:szCs w:val="22"/>
            <w:lang w:val="en-CA" w:eastAsia="en-CA"/>
          </w:rPr>
          <w:tab/>
        </w:r>
        <w:r w:rsidRPr="00C11CDB">
          <w:rPr>
            <w:rStyle w:val="Hyperlink"/>
            <w:noProof/>
            <w:lang w:val="en-CA"/>
          </w:rPr>
          <w:t>AbstractDescription classes</w:t>
        </w:r>
        <w:r>
          <w:rPr>
            <w:noProof/>
            <w:webHidden/>
          </w:rPr>
          <w:tab/>
        </w:r>
        <w:r>
          <w:rPr>
            <w:noProof/>
            <w:webHidden/>
          </w:rPr>
          <w:fldChar w:fldCharType="begin"/>
        </w:r>
        <w:r>
          <w:rPr>
            <w:noProof/>
            <w:webHidden/>
          </w:rPr>
          <w:instrText xml:space="preserve"> PAGEREF _Toc445034174 \h </w:instrText>
        </w:r>
        <w:r>
          <w:rPr>
            <w:noProof/>
            <w:webHidden/>
          </w:rPr>
        </w:r>
      </w:ins>
      <w:r>
        <w:rPr>
          <w:noProof/>
          <w:webHidden/>
        </w:rPr>
        <w:fldChar w:fldCharType="separate"/>
      </w:r>
      <w:ins w:id="240" w:author="Eric Boisvert" w:date="2016-03-06T13:27:00Z">
        <w:r>
          <w:rPr>
            <w:noProof/>
            <w:webHidden/>
          </w:rPr>
          <w:t>19</w:t>
        </w:r>
        <w:r>
          <w:rPr>
            <w:noProof/>
            <w:webHidden/>
          </w:rPr>
          <w:fldChar w:fldCharType="end"/>
        </w:r>
        <w:r w:rsidRPr="00C11CDB">
          <w:rPr>
            <w:rStyle w:val="Hyperlink"/>
            <w:noProof/>
          </w:rPr>
          <w:fldChar w:fldCharType="end"/>
        </w:r>
      </w:ins>
    </w:p>
    <w:p w14:paraId="216D53DD" w14:textId="77777777" w:rsidR="004D34D6" w:rsidRPr="009734BE" w:rsidRDefault="004D34D6">
      <w:pPr>
        <w:pStyle w:val="TOC1"/>
        <w:tabs>
          <w:tab w:val="left" w:pos="480"/>
          <w:tab w:val="right" w:leader="dot" w:pos="8630"/>
        </w:tabs>
        <w:rPr>
          <w:ins w:id="241" w:author="Eric Boisvert" w:date="2016-03-06T13:27:00Z"/>
          <w:rFonts w:ascii="Calibri" w:eastAsia="MS Mincho" w:hAnsi="Calibri"/>
          <w:noProof/>
          <w:sz w:val="22"/>
          <w:szCs w:val="22"/>
          <w:lang w:val="en-CA" w:eastAsia="en-CA"/>
        </w:rPr>
      </w:pPr>
      <w:ins w:id="24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"_Toc445034175"</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6.</w:t>
        </w:r>
        <w:r w:rsidRPr="009734BE">
          <w:rPr>
            <w:rFonts w:ascii="Calibri" w:eastAsia="MS Mincho" w:hAnsi="Calibri"/>
            <w:noProof/>
            <w:sz w:val="22"/>
            <w:szCs w:val="22"/>
            <w:lang w:val="en-CA" w:eastAsia="en-CA"/>
          </w:rPr>
          <w:tab/>
        </w:r>
        <w:r w:rsidRPr="00C11CDB">
          <w:rPr>
            <w:rStyle w:val="Hyperlink"/>
            <w:noProof/>
            <w:lang w:val="en-CA"/>
          </w:rPr>
          <w:t>Conventions</w:t>
        </w:r>
        <w:r>
          <w:rPr>
            <w:noProof/>
            <w:webHidden/>
          </w:rPr>
          <w:tab/>
        </w:r>
        <w:r>
          <w:rPr>
            <w:noProof/>
            <w:webHidden/>
          </w:rPr>
          <w:fldChar w:fldCharType="begin"/>
        </w:r>
        <w:r>
          <w:rPr>
            <w:noProof/>
            <w:webHidden/>
          </w:rPr>
          <w:instrText xml:space="preserve"> PAGEREF _Toc445034175 \h </w:instrText>
        </w:r>
        <w:r>
          <w:rPr>
            <w:noProof/>
            <w:webHidden/>
          </w:rPr>
        </w:r>
      </w:ins>
      <w:r>
        <w:rPr>
          <w:noProof/>
          <w:webHidden/>
        </w:rPr>
        <w:fldChar w:fldCharType="separate"/>
      </w:r>
      <w:ins w:id="243" w:author="Eric Boisvert" w:date="2016-03-06T13:27:00Z">
        <w:r>
          <w:rPr>
            <w:noProof/>
            <w:webHidden/>
          </w:rPr>
          <w:t>22</w:t>
        </w:r>
        <w:r>
          <w:rPr>
            <w:noProof/>
            <w:webHidden/>
          </w:rPr>
          <w:fldChar w:fldCharType="end"/>
        </w:r>
        <w:r w:rsidRPr="00C11CDB">
          <w:rPr>
            <w:rStyle w:val="Hyperlink"/>
            <w:noProof/>
          </w:rPr>
          <w:fldChar w:fldCharType="end"/>
        </w:r>
      </w:ins>
    </w:p>
    <w:p w14:paraId="7A36F95B" w14:textId="77777777" w:rsidR="004D34D6" w:rsidRPr="009734BE" w:rsidRDefault="004D34D6">
      <w:pPr>
        <w:pStyle w:val="TOC2"/>
        <w:tabs>
          <w:tab w:val="left" w:pos="880"/>
          <w:tab w:val="right" w:leader="dot" w:pos="8630"/>
        </w:tabs>
        <w:rPr>
          <w:ins w:id="244" w:author="Eric Boisvert" w:date="2016-03-06T13:27:00Z"/>
          <w:rFonts w:ascii="Calibri" w:eastAsia="MS Mincho" w:hAnsi="Calibri"/>
          <w:noProof/>
          <w:sz w:val="22"/>
          <w:szCs w:val="22"/>
          <w:lang w:val="en-CA" w:eastAsia="en-CA"/>
        </w:rPr>
      </w:pPr>
      <w:ins w:id="24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"_Toc445034176"</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6.1</w:t>
        </w:r>
        <w:r w:rsidRPr="009734BE">
          <w:rPr>
            <w:rFonts w:ascii="Calibri" w:eastAsia="MS Mincho" w:hAnsi="Calibri"/>
            <w:noProof/>
            <w:sz w:val="22"/>
            <w:szCs w:val="22"/>
            <w:lang w:val="en-CA" w:eastAsia="en-CA"/>
          </w:rPr>
          <w:tab/>
        </w:r>
        <w:r w:rsidRPr="00C11CDB">
          <w:rPr>
            <w:rStyle w:val="Hyperlink"/>
            <w:noProof/>
            <w:lang w:val="en-CA"/>
          </w:rPr>
          <w:t>Requirement class</w:t>
        </w:r>
        <w:r>
          <w:rPr>
            <w:noProof/>
            <w:webHidden/>
          </w:rPr>
          <w:tab/>
        </w:r>
        <w:r>
          <w:rPr>
            <w:noProof/>
            <w:webHidden/>
          </w:rPr>
          <w:fldChar w:fldCharType="begin"/>
        </w:r>
        <w:r>
          <w:rPr>
            <w:noProof/>
            <w:webHidden/>
          </w:rPr>
          <w:instrText xml:space="preserve"> PAGEREF _Toc445034176 \h </w:instrText>
        </w:r>
        <w:r>
          <w:rPr>
            <w:noProof/>
            <w:webHidden/>
          </w:rPr>
        </w:r>
      </w:ins>
      <w:r>
        <w:rPr>
          <w:noProof/>
          <w:webHidden/>
        </w:rPr>
        <w:fldChar w:fldCharType="separate"/>
      </w:r>
      <w:ins w:id="246" w:author="Eric Boisvert" w:date="2016-03-06T13:27:00Z">
        <w:r>
          <w:rPr>
            <w:noProof/>
            <w:webHidden/>
          </w:rPr>
          <w:t>22</w:t>
        </w:r>
        <w:r>
          <w:rPr>
            <w:noProof/>
            <w:webHidden/>
          </w:rPr>
          <w:fldChar w:fldCharType="end"/>
        </w:r>
        <w:r w:rsidRPr="00C11CDB">
          <w:rPr>
            <w:rStyle w:val="Hyperlink"/>
            <w:noProof/>
          </w:rPr>
          <w:fldChar w:fldCharType="end"/>
        </w:r>
      </w:ins>
    </w:p>
    <w:p w14:paraId="2A09217B" w14:textId="77777777" w:rsidR="004D34D6" w:rsidRPr="009734BE" w:rsidRDefault="004D34D6">
      <w:pPr>
        <w:pStyle w:val="TOC2"/>
        <w:tabs>
          <w:tab w:val="left" w:pos="880"/>
          <w:tab w:val="right" w:leader="dot" w:pos="8630"/>
        </w:tabs>
        <w:rPr>
          <w:ins w:id="247" w:author="Eric Boisvert" w:date="2016-03-06T13:27:00Z"/>
          <w:rFonts w:ascii="Calibri" w:eastAsia="MS Mincho" w:hAnsi="Calibri"/>
          <w:noProof/>
          <w:sz w:val="22"/>
          <w:szCs w:val="22"/>
          <w:lang w:val="en-CA" w:eastAsia="en-CA"/>
        </w:rPr>
      </w:pPr>
      <w:ins w:id="24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"_Toc445034177"</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6.2</w:t>
        </w:r>
        <w:r w:rsidRPr="009734BE">
          <w:rPr>
            <w:rFonts w:ascii="Calibri" w:eastAsia="MS Mincho" w:hAnsi="Calibri"/>
            <w:noProof/>
            <w:sz w:val="22"/>
            <w:szCs w:val="22"/>
            <w:lang w:val="en-CA" w:eastAsia="en-CA"/>
          </w:rPr>
          <w:tab/>
        </w:r>
        <w:r w:rsidRPr="00C11CDB">
          <w:rPr>
            <w:rStyle w:val="Hyperlink"/>
            <w:noProof/>
            <w:lang w:val="en-CA"/>
          </w:rPr>
          <w:t>Requirement</w:t>
        </w:r>
        <w:r>
          <w:rPr>
            <w:noProof/>
            <w:webHidden/>
          </w:rPr>
          <w:tab/>
        </w:r>
        <w:r>
          <w:rPr>
            <w:noProof/>
            <w:webHidden/>
          </w:rPr>
          <w:fldChar w:fldCharType="begin"/>
        </w:r>
        <w:r>
          <w:rPr>
            <w:noProof/>
            <w:webHidden/>
          </w:rPr>
          <w:instrText xml:space="preserve"> PAGEREF _Toc445034177 \h </w:instrText>
        </w:r>
        <w:r>
          <w:rPr>
            <w:noProof/>
            <w:webHidden/>
          </w:rPr>
        </w:r>
      </w:ins>
      <w:r>
        <w:rPr>
          <w:noProof/>
          <w:webHidden/>
        </w:rPr>
        <w:fldChar w:fldCharType="separate"/>
      </w:r>
      <w:ins w:id="249" w:author="Eric Boisvert" w:date="2016-03-06T13:27:00Z">
        <w:r>
          <w:rPr>
            <w:noProof/>
            <w:webHidden/>
          </w:rPr>
          <w:t>23</w:t>
        </w:r>
        <w:r>
          <w:rPr>
            <w:noProof/>
            <w:webHidden/>
          </w:rPr>
          <w:fldChar w:fldCharType="end"/>
        </w:r>
        <w:r w:rsidRPr="00C11CDB">
          <w:rPr>
            <w:rStyle w:val="Hyperlink"/>
            <w:noProof/>
          </w:rPr>
          <w:fldChar w:fldCharType="end"/>
        </w:r>
      </w:ins>
    </w:p>
    <w:p w14:paraId="3B562441" w14:textId="77777777" w:rsidR="004D34D6" w:rsidRPr="009734BE" w:rsidRDefault="004D34D6">
      <w:pPr>
        <w:pStyle w:val="TOC2"/>
        <w:tabs>
          <w:tab w:val="left" w:pos="880"/>
          <w:tab w:val="right" w:leader="dot" w:pos="8630"/>
        </w:tabs>
        <w:rPr>
          <w:ins w:id="250" w:author="Eric Boisvert" w:date="2016-03-06T13:27:00Z"/>
          <w:rFonts w:ascii="Calibri" w:eastAsia="MS Mincho" w:hAnsi="Calibri"/>
          <w:noProof/>
          <w:sz w:val="22"/>
          <w:szCs w:val="22"/>
          <w:lang w:val="en-CA" w:eastAsia="en-CA"/>
        </w:rPr>
      </w:pPr>
      <w:ins w:id="25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"_Toc445034178"</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6.3</w:t>
        </w:r>
        <w:r w:rsidRPr="009734BE">
          <w:rPr>
            <w:rFonts w:ascii="Calibri" w:eastAsia="MS Mincho" w:hAnsi="Calibri"/>
            <w:noProof/>
            <w:sz w:val="22"/>
            <w:szCs w:val="22"/>
            <w:lang w:val="en-CA" w:eastAsia="en-CA"/>
          </w:rPr>
          <w:tab/>
        </w:r>
        <w:r w:rsidRPr="00C11CDB">
          <w:rPr>
            <w:rStyle w:val="Hyperlink"/>
            <w:noProof/>
            <w:lang w:val="en-CA"/>
          </w:rPr>
          <w:t>Conformance class</w:t>
        </w:r>
        <w:r>
          <w:rPr>
            <w:noProof/>
            <w:webHidden/>
          </w:rPr>
          <w:tab/>
        </w:r>
        <w:r>
          <w:rPr>
            <w:noProof/>
            <w:webHidden/>
          </w:rPr>
          <w:fldChar w:fldCharType="begin"/>
        </w:r>
        <w:r>
          <w:rPr>
            <w:noProof/>
            <w:webHidden/>
          </w:rPr>
          <w:instrText xml:space="preserve"> PAGEREF _Toc445034178 \h </w:instrText>
        </w:r>
        <w:r>
          <w:rPr>
            <w:noProof/>
            <w:webHidden/>
          </w:rPr>
        </w:r>
      </w:ins>
      <w:r>
        <w:rPr>
          <w:noProof/>
          <w:webHidden/>
        </w:rPr>
        <w:fldChar w:fldCharType="separate"/>
      </w:r>
      <w:ins w:id="252" w:author="Eric Boisvert" w:date="2016-03-06T13:27:00Z">
        <w:r>
          <w:rPr>
            <w:noProof/>
            <w:webHidden/>
          </w:rPr>
          <w:t>23</w:t>
        </w:r>
        <w:r>
          <w:rPr>
            <w:noProof/>
            <w:webHidden/>
          </w:rPr>
          <w:fldChar w:fldCharType="end"/>
        </w:r>
        <w:r w:rsidRPr="00C11CDB">
          <w:rPr>
            <w:rStyle w:val="Hyperlink"/>
            <w:noProof/>
          </w:rPr>
          <w:fldChar w:fldCharType="end"/>
        </w:r>
      </w:ins>
    </w:p>
    <w:p w14:paraId="72B9B0C5" w14:textId="77777777" w:rsidR="004D34D6" w:rsidRPr="009734BE" w:rsidRDefault="004D34D6">
      <w:pPr>
        <w:pStyle w:val="TOC2"/>
        <w:tabs>
          <w:tab w:val="left" w:pos="880"/>
          <w:tab w:val="right" w:leader="dot" w:pos="8630"/>
        </w:tabs>
        <w:rPr>
          <w:ins w:id="253" w:author="Eric Boisvert" w:date="2016-03-06T13:27:00Z"/>
          <w:rFonts w:ascii="Calibri" w:eastAsia="MS Mincho" w:hAnsi="Calibri"/>
          <w:noProof/>
          <w:sz w:val="22"/>
          <w:szCs w:val="22"/>
          <w:lang w:val="en-CA" w:eastAsia="en-CA"/>
        </w:rPr>
      </w:pPr>
      <w:ins w:id="25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"_Toc445034179"</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6.4</w:t>
        </w:r>
        <w:r w:rsidRPr="009734BE">
          <w:rPr>
            <w:rFonts w:ascii="Calibri" w:eastAsia="MS Mincho" w:hAnsi="Calibri"/>
            <w:noProof/>
            <w:sz w:val="22"/>
            <w:szCs w:val="22"/>
            <w:lang w:val="en-CA" w:eastAsia="en-CA"/>
          </w:rPr>
          <w:tab/>
        </w:r>
        <w:r w:rsidRPr="00C11CDB">
          <w:rPr>
            <w:rStyle w:val="Hyperlink"/>
            <w:noProof/>
            <w:lang w:val="en-CA"/>
          </w:rPr>
          <w:t>Identifiers</w:t>
        </w:r>
        <w:r>
          <w:rPr>
            <w:noProof/>
            <w:webHidden/>
          </w:rPr>
          <w:tab/>
        </w:r>
        <w:r>
          <w:rPr>
            <w:noProof/>
            <w:webHidden/>
          </w:rPr>
          <w:fldChar w:fldCharType="begin"/>
        </w:r>
        <w:r>
          <w:rPr>
            <w:noProof/>
            <w:webHidden/>
          </w:rPr>
          <w:instrText xml:space="preserve"> PAGEREF _Toc445034179 \h </w:instrText>
        </w:r>
        <w:r>
          <w:rPr>
            <w:noProof/>
            <w:webHidden/>
          </w:rPr>
        </w:r>
      </w:ins>
      <w:r>
        <w:rPr>
          <w:noProof/>
          <w:webHidden/>
        </w:rPr>
        <w:fldChar w:fldCharType="separate"/>
      </w:r>
      <w:ins w:id="255" w:author="Eric Boisvert" w:date="2016-03-06T13:27:00Z">
        <w:r>
          <w:rPr>
            <w:noProof/>
            <w:webHidden/>
          </w:rPr>
          <w:t>24</w:t>
        </w:r>
        <w:r>
          <w:rPr>
            <w:noProof/>
            <w:webHidden/>
          </w:rPr>
          <w:fldChar w:fldCharType="end"/>
        </w:r>
        <w:r w:rsidRPr="00C11CDB">
          <w:rPr>
            <w:rStyle w:val="Hyperlink"/>
            <w:noProof/>
          </w:rPr>
          <w:fldChar w:fldCharType="end"/>
        </w:r>
      </w:ins>
    </w:p>
    <w:p w14:paraId="58BF69A1" w14:textId="77777777" w:rsidR="004D34D6" w:rsidRPr="009734BE" w:rsidRDefault="004D34D6">
      <w:pPr>
        <w:pStyle w:val="TOC2"/>
        <w:tabs>
          <w:tab w:val="left" w:pos="880"/>
          <w:tab w:val="right" w:leader="dot" w:pos="8630"/>
        </w:tabs>
        <w:rPr>
          <w:ins w:id="256" w:author="Eric Boisvert" w:date="2016-03-06T13:27:00Z"/>
          <w:rFonts w:ascii="Calibri" w:eastAsia="MS Mincho" w:hAnsi="Calibri"/>
          <w:noProof/>
          <w:sz w:val="22"/>
          <w:szCs w:val="22"/>
          <w:lang w:val="en-CA" w:eastAsia="en-CA"/>
        </w:rPr>
      </w:pPr>
      <w:ins w:id="25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"_Toc445034180"</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6.5</w:t>
        </w:r>
        <w:r w:rsidRPr="009734BE">
          <w:rPr>
            <w:rFonts w:ascii="Calibri" w:eastAsia="MS Mincho" w:hAnsi="Calibri"/>
            <w:noProof/>
            <w:sz w:val="22"/>
            <w:szCs w:val="22"/>
            <w:lang w:val="en-CA" w:eastAsia="en-CA"/>
          </w:rPr>
          <w:tab/>
        </w:r>
        <w:r w:rsidRPr="00C11CDB">
          <w:rPr>
            <w:rStyle w:val="Hyperlink"/>
            <w:noProof/>
            <w:lang w:val="en-CA"/>
          </w:rPr>
          <w:t>Classifiers</w:t>
        </w:r>
        <w:r>
          <w:rPr>
            <w:noProof/>
            <w:webHidden/>
          </w:rPr>
          <w:tab/>
        </w:r>
        <w:r>
          <w:rPr>
            <w:noProof/>
            <w:webHidden/>
          </w:rPr>
          <w:fldChar w:fldCharType="begin"/>
        </w:r>
        <w:r>
          <w:rPr>
            <w:noProof/>
            <w:webHidden/>
          </w:rPr>
          <w:instrText xml:space="preserve"> PAGEREF _Toc445034180 \h </w:instrText>
        </w:r>
        <w:r>
          <w:rPr>
            <w:noProof/>
            <w:webHidden/>
          </w:rPr>
        </w:r>
      </w:ins>
      <w:r>
        <w:rPr>
          <w:noProof/>
          <w:webHidden/>
        </w:rPr>
        <w:fldChar w:fldCharType="separate"/>
      </w:r>
      <w:ins w:id="258" w:author="Eric Boisvert" w:date="2016-03-06T13:27:00Z">
        <w:r>
          <w:rPr>
            <w:noProof/>
            <w:webHidden/>
          </w:rPr>
          <w:t>24</w:t>
        </w:r>
        <w:r>
          <w:rPr>
            <w:noProof/>
            <w:webHidden/>
          </w:rPr>
          <w:fldChar w:fldCharType="end"/>
        </w:r>
        <w:r w:rsidRPr="00C11CDB">
          <w:rPr>
            <w:rStyle w:val="Hyperlink"/>
            <w:noProof/>
          </w:rPr>
          <w:fldChar w:fldCharType="end"/>
        </w:r>
      </w:ins>
    </w:p>
    <w:p w14:paraId="42442D44" w14:textId="77777777" w:rsidR="004D34D6" w:rsidRPr="009734BE" w:rsidRDefault="004D34D6">
      <w:pPr>
        <w:pStyle w:val="TOC1"/>
        <w:tabs>
          <w:tab w:val="left" w:pos="480"/>
          <w:tab w:val="right" w:leader="dot" w:pos="8630"/>
        </w:tabs>
        <w:rPr>
          <w:ins w:id="259" w:author="Eric Boisvert" w:date="2016-03-06T13:27:00Z"/>
          <w:rFonts w:ascii="Calibri" w:eastAsia="MS Mincho" w:hAnsi="Calibri"/>
          <w:noProof/>
          <w:sz w:val="22"/>
          <w:szCs w:val="22"/>
          <w:lang w:val="en-CA" w:eastAsia="en-CA"/>
        </w:rPr>
      </w:pPr>
      <w:ins w:id="26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"_Toc445034181"</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7.</w:t>
        </w:r>
        <w:r w:rsidRPr="009734BE">
          <w:rPr>
            <w:rFonts w:ascii="Calibri" w:eastAsia="MS Mincho" w:hAnsi="Calibri"/>
            <w:noProof/>
            <w:sz w:val="22"/>
            <w:szCs w:val="22"/>
            <w:lang w:val="en-CA" w:eastAsia="en-CA"/>
          </w:rPr>
          <w:tab/>
        </w:r>
        <w:r w:rsidRPr="00C11CDB">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_Toc445034181 \h </w:instrText>
        </w:r>
        <w:r>
          <w:rPr>
            <w:noProof/>
            <w:webHidden/>
          </w:rPr>
        </w:r>
      </w:ins>
      <w:r>
        <w:rPr>
          <w:noProof/>
          <w:webHidden/>
        </w:rPr>
        <w:fldChar w:fldCharType="separate"/>
      </w:r>
      <w:ins w:id="261" w:author="Eric Boisvert" w:date="2016-03-06T13:27:00Z">
        <w:r>
          <w:rPr>
            <w:noProof/>
            <w:webHidden/>
          </w:rPr>
          <w:t>25</w:t>
        </w:r>
        <w:r>
          <w:rPr>
            <w:noProof/>
            <w:webHidden/>
          </w:rPr>
          <w:fldChar w:fldCharType="end"/>
        </w:r>
        <w:r w:rsidRPr="00C11CDB">
          <w:rPr>
            <w:rStyle w:val="Hyperlink"/>
            <w:noProof/>
          </w:rPr>
          <w:fldChar w:fldCharType="end"/>
        </w:r>
      </w:ins>
    </w:p>
    <w:p w14:paraId="4C895322" w14:textId="77777777" w:rsidR="004D34D6" w:rsidRPr="009734BE" w:rsidRDefault="004D34D6">
      <w:pPr>
        <w:pStyle w:val="TOC2"/>
        <w:tabs>
          <w:tab w:val="left" w:pos="880"/>
          <w:tab w:val="right" w:leader="dot" w:pos="8630"/>
        </w:tabs>
        <w:rPr>
          <w:ins w:id="262" w:author="Eric Boisvert" w:date="2016-03-06T13:27:00Z"/>
          <w:rFonts w:ascii="Calibri" w:eastAsia="MS Mincho" w:hAnsi="Calibri"/>
          <w:noProof/>
          <w:sz w:val="22"/>
          <w:szCs w:val="22"/>
          <w:lang w:val="en-CA" w:eastAsia="en-CA"/>
        </w:rPr>
      </w:pPr>
      <w:ins w:id="26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"_Toc445034182"</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7.1</w:t>
        </w:r>
        <w:r w:rsidRPr="009734BE">
          <w:rPr>
            <w:rFonts w:ascii="Calibri" w:eastAsia="MS Mincho" w:hAnsi="Calibri"/>
            <w:noProof/>
            <w:sz w:val="22"/>
            <w:szCs w:val="22"/>
            <w:lang w:val="en-CA" w:eastAsia="en-CA"/>
          </w:rPr>
          <w:tab/>
        </w:r>
        <w:r w:rsidRPr="00C11CDB">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_Toc445034182 \h </w:instrText>
        </w:r>
        <w:r>
          <w:rPr>
            <w:noProof/>
            <w:webHidden/>
          </w:rPr>
        </w:r>
      </w:ins>
      <w:r>
        <w:rPr>
          <w:noProof/>
          <w:webHidden/>
        </w:rPr>
        <w:fldChar w:fldCharType="separate"/>
      </w:r>
      <w:ins w:id="264" w:author="Eric Boisvert" w:date="2016-03-06T13:27:00Z">
        <w:r>
          <w:rPr>
            <w:noProof/>
            <w:webHidden/>
          </w:rPr>
          <w:t>25</w:t>
        </w:r>
        <w:r>
          <w:rPr>
            <w:noProof/>
            <w:webHidden/>
          </w:rPr>
          <w:fldChar w:fldCharType="end"/>
        </w:r>
        <w:r w:rsidRPr="00C11CDB">
          <w:rPr>
            <w:rStyle w:val="Hyperlink"/>
            <w:noProof/>
          </w:rPr>
          <w:fldChar w:fldCharType="end"/>
        </w:r>
      </w:ins>
    </w:p>
    <w:p w14:paraId="4B47197D" w14:textId="77777777" w:rsidR="004D34D6" w:rsidRPr="009734BE" w:rsidRDefault="004D34D6">
      <w:pPr>
        <w:pStyle w:val="TOC3"/>
        <w:tabs>
          <w:tab w:val="left" w:pos="1320"/>
          <w:tab w:val="right" w:leader="dot" w:pos="8630"/>
        </w:tabs>
        <w:rPr>
          <w:ins w:id="265" w:author="Eric Boisvert" w:date="2016-03-06T13:27:00Z"/>
          <w:rFonts w:ascii="Calibri" w:eastAsia="MS Mincho" w:hAnsi="Calibri"/>
          <w:noProof/>
          <w:sz w:val="22"/>
          <w:szCs w:val="22"/>
          <w:lang w:val="en-CA" w:eastAsia="en-CA"/>
        </w:rPr>
      </w:pPr>
      <w:ins w:id="26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"_Toc445034183"</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bidi="x-none"/>
          </w:rPr>
          <w:t>7.1.1</w:t>
        </w:r>
        <w:r w:rsidRPr="009734BE">
          <w:rPr>
            <w:rFonts w:ascii="Calibri" w:eastAsia="MS Mincho" w:hAnsi="Calibri"/>
            <w:noProof/>
            <w:sz w:val="22"/>
            <w:szCs w:val="22"/>
            <w:lang w:val="en-CA" w:eastAsia="en-CA"/>
          </w:rPr>
          <w:tab/>
        </w:r>
        <w:r w:rsidRPr="00C11CDB">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_Toc445034183 \h </w:instrText>
        </w:r>
        <w:r>
          <w:rPr>
            <w:noProof/>
            <w:webHidden/>
          </w:rPr>
        </w:r>
      </w:ins>
      <w:r>
        <w:rPr>
          <w:noProof/>
          <w:webHidden/>
        </w:rPr>
        <w:fldChar w:fldCharType="separate"/>
      </w:r>
      <w:ins w:id="267" w:author="Eric Boisvert" w:date="2016-03-06T13:27:00Z">
        <w:r>
          <w:rPr>
            <w:noProof/>
            <w:webHidden/>
          </w:rPr>
          <w:t>25</w:t>
        </w:r>
        <w:r>
          <w:rPr>
            <w:noProof/>
            <w:webHidden/>
          </w:rPr>
          <w:fldChar w:fldCharType="end"/>
        </w:r>
        <w:r w:rsidRPr="00C11CDB">
          <w:rPr>
            <w:rStyle w:val="Hyperlink"/>
            <w:noProof/>
          </w:rPr>
          <w:fldChar w:fldCharType="end"/>
        </w:r>
      </w:ins>
    </w:p>
    <w:p w14:paraId="01A9BDF6" w14:textId="77777777" w:rsidR="004D34D6" w:rsidRPr="009734BE" w:rsidRDefault="004D34D6">
      <w:pPr>
        <w:pStyle w:val="TOC1"/>
        <w:tabs>
          <w:tab w:val="left" w:pos="480"/>
          <w:tab w:val="right" w:leader="dot" w:pos="8630"/>
        </w:tabs>
        <w:rPr>
          <w:ins w:id="268" w:author="Eric Boisvert" w:date="2016-03-06T13:27:00Z"/>
          <w:rFonts w:ascii="Calibri" w:eastAsia="MS Mincho" w:hAnsi="Calibri"/>
          <w:noProof/>
          <w:sz w:val="22"/>
          <w:szCs w:val="22"/>
          <w:lang w:val="en-CA" w:eastAsia="en-CA"/>
        </w:rPr>
      </w:pPr>
      <w:ins w:id="26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"_Toc445034184"</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8.</w:t>
        </w:r>
        <w:r w:rsidRPr="009734BE">
          <w:rPr>
            <w:rFonts w:ascii="Calibri" w:eastAsia="MS Mincho" w:hAnsi="Calibri"/>
            <w:noProof/>
            <w:sz w:val="22"/>
            <w:szCs w:val="22"/>
            <w:lang w:val="en-CA" w:eastAsia="en-CA"/>
          </w:rPr>
          <w:tab/>
        </w:r>
        <w:r w:rsidRPr="00C11CDB">
          <w:rPr>
            <w:rStyle w:val="Hyperlink"/>
            <w:noProof/>
            <w:lang w:val="en-CA"/>
          </w:rPr>
          <w:t>Logical Model</w:t>
        </w:r>
        <w:r>
          <w:rPr>
            <w:noProof/>
            <w:webHidden/>
          </w:rPr>
          <w:tab/>
        </w:r>
        <w:r>
          <w:rPr>
            <w:noProof/>
            <w:webHidden/>
          </w:rPr>
          <w:fldChar w:fldCharType="begin"/>
        </w:r>
        <w:r>
          <w:rPr>
            <w:noProof/>
            <w:webHidden/>
          </w:rPr>
          <w:instrText xml:space="preserve"> PAGEREF _Toc445034184 \h </w:instrText>
        </w:r>
        <w:r>
          <w:rPr>
            <w:noProof/>
            <w:webHidden/>
          </w:rPr>
        </w:r>
      </w:ins>
      <w:r>
        <w:rPr>
          <w:noProof/>
          <w:webHidden/>
        </w:rPr>
        <w:fldChar w:fldCharType="separate"/>
      </w:r>
      <w:ins w:id="270" w:author="Eric Boisvert" w:date="2016-03-06T13:27:00Z">
        <w:r>
          <w:rPr>
            <w:noProof/>
            <w:webHidden/>
          </w:rPr>
          <w:t>25</w:t>
        </w:r>
        <w:r>
          <w:rPr>
            <w:noProof/>
            <w:webHidden/>
          </w:rPr>
          <w:fldChar w:fldCharType="end"/>
        </w:r>
        <w:r w:rsidRPr="00C11CDB">
          <w:rPr>
            <w:rStyle w:val="Hyperlink"/>
            <w:noProof/>
          </w:rPr>
          <w:fldChar w:fldCharType="end"/>
        </w:r>
      </w:ins>
    </w:p>
    <w:p w14:paraId="67E928E8" w14:textId="77777777" w:rsidR="004D34D6" w:rsidRPr="009734BE" w:rsidRDefault="004D34D6">
      <w:pPr>
        <w:pStyle w:val="TOC3"/>
        <w:tabs>
          <w:tab w:val="left" w:pos="1320"/>
          <w:tab w:val="right" w:leader="dot" w:pos="8630"/>
        </w:tabs>
        <w:rPr>
          <w:ins w:id="271" w:author="Eric Boisvert" w:date="2016-03-06T13:27:00Z"/>
          <w:rFonts w:ascii="Calibri" w:eastAsia="MS Mincho" w:hAnsi="Calibri"/>
          <w:noProof/>
          <w:sz w:val="22"/>
          <w:szCs w:val="22"/>
          <w:lang w:val="en-CA" w:eastAsia="en-CA"/>
        </w:rPr>
      </w:pPr>
      <w:ins w:id="27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"_Toc445034185"</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8.1.1</w:t>
        </w:r>
        <w:r w:rsidRPr="009734BE">
          <w:rPr>
            <w:rFonts w:ascii="Calibri" w:eastAsia="MS Mincho" w:hAnsi="Calibri"/>
            <w:noProof/>
            <w:sz w:val="22"/>
            <w:szCs w:val="22"/>
            <w:lang w:val="en-CA" w:eastAsia="en-CA"/>
          </w:rPr>
          <w:tab/>
        </w:r>
        <w:r w:rsidRPr="00C11CDB">
          <w:rPr>
            <w:rStyle w:val="Hyperlink"/>
            <w:noProof/>
            <w:lang w:val="en-CA"/>
          </w:rPr>
          <w:t>Property cardinality</w:t>
        </w:r>
        <w:r>
          <w:rPr>
            <w:noProof/>
            <w:webHidden/>
          </w:rPr>
          <w:tab/>
        </w:r>
        <w:r>
          <w:rPr>
            <w:noProof/>
            <w:webHidden/>
          </w:rPr>
          <w:fldChar w:fldCharType="begin"/>
        </w:r>
        <w:r>
          <w:rPr>
            <w:noProof/>
            <w:webHidden/>
          </w:rPr>
          <w:instrText xml:space="preserve"> PAGEREF _Toc445034185 \h </w:instrText>
        </w:r>
        <w:r>
          <w:rPr>
            <w:noProof/>
            <w:webHidden/>
          </w:rPr>
        </w:r>
      </w:ins>
      <w:r>
        <w:rPr>
          <w:noProof/>
          <w:webHidden/>
        </w:rPr>
        <w:fldChar w:fldCharType="separate"/>
      </w:r>
      <w:ins w:id="273" w:author="Eric Boisvert" w:date="2016-03-06T13:27:00Z">
        <w:r>
          <w:rPr>
            <w:noProof/>
            <w:webHidden/>
          </w:rPr>
          <w:t>26</w:t>
        </w:r>
        <w:r>
          <w:rPr>
            <w:noProof/>
            <w:webHidden/>
          </w:rPr>
          <w:fldChar w:fldCharType="end"/>
        </w:r>
        <w:r w:rsidRPr="00C11CDB">
          <w:rPr>
            <w:rStyle w:val="Hyperlink"/>
            <w:noProof/>
          </w:rPr>
          <w:fldChar w:fldCharType="end"/>
        </w:r>
      </w:ins>
    </w:p>
    <w:p w14:paraId="76D3425E" w14:textId="77777777" w:rsidR="004D34D6" w:rsidRPr="009734BE" w:rsidRDefault="004D34D6">
      <w:pPr>
        <w:pStyle w:val="TOC3"/>
        <w:tabs>
          <w:tab w:val="left" w:pos="1320"/>
          <w:tab w:val="right" w:leader="dot" w:pos="8630"/>
        </w:tabs>
        <w:rPr>
          <w:ins w:id="274" w:author="Eric Boisvert" w:date="2016-03-06T13:27:00Z"/>
          <w:rFonts w:ascii="Calibri" w:eastAsia="MS Mincho" w:hAnsi="Calibri"/>
          <w:noProof/>
          <w:sz w:val="22"/>
          <w:szCs w:val="22"/>
          <w:lang w:val="en-CA" w:eastAsia="en-CA"/>
        </w:rPr>
      </w:pPr>
      <w:ins w:id="27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"_Toc445034187"</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8.1.2</w:t>
        </w:r>
        <w:r w:rsidRPr="009734BE">
          <w:rPr>
            <w:rFonts w:ascii="Calibri" w:eastAsia="MS Mincho" w:hAnsi="Calibri"/>
            <w:noProof/>
            <w:sz w:val="22"/>
            <w:szCs w:val="22"/>
            <w:lang w:val="en-CA" w:eastAsia="en-CA"/>
          </w:rPr>
          <w:tab/>
        </w:r>
        <w:r w:rsidRPr="00C11CDB">
          <w:rPr>
            <w:rStyle w:val="Hyperlink"/>
            <w:noProof/>
            <w:lang w:val="en-CA"/>
          </w:rPr>
          <w:t>Package shortcuts</w:t>
        </w:r>
        <w:r>
          <w:rPr>
            <w:noProof/>
            <w:webHidden/>
          </w:rPr>
          <w:tab/>
        </w:r>
        <w:r>
          <w:rPr>
            <w:noProof/>
            <w:webHidden/>
          </w:rPr>
          <w:fldChar w:fldCharType="begin"/>
        </w:r>
        <w:r>
          <w:rPr>
            <w:noProof/>
            <w:webHidden/>
          </w:rPr>
          <w:instrText xml:space="preserve"> PAGEREF _Toc445034187 \h </w:instrText>
        </w:r>
        <w:r>
          <w:rPr>
            <w:noProof/>
            <w:webHidden/>
          </w:rPr>
        </w:r>
      </w:ins>
      <w:r>
        <w:rPr>
          <w:noProof/>
          <w:webHidden/>
        </w:rPr>
        <w:fldChar w:fldCharType="separate"/>
      </w:r>
      <w:ins w:id="276" w:author="Eric Boisvert" w:date="2016-03-06T13:27:00Z">
        <w:r>
          <w:rPr>
            <w:noProof/>
            <w:webHidden/>
          </w:rPr>
          <w:t>27</w:t>
        </w:r>
        <w:r>
          <w:rPr>
            <w:noProof/>
            <w:webHidden/>
          </w:rPr>
          <w:fldChar w:fldCharType="end"/>
        </w:r>
        <w:r w:rsidRPr="00C11CDB">
          <w:rPr>
            <w:rStyle w:val="Hyperlink"/>
            <w:noProof/>
          </w:rPr>
          <w:fldChar w:fldCharType="end"/>
        </w:r>
      </w:ins>
    </w:p>
    <w:p w14:paraId="21A5FFA5" w14:textId="77777777" w:rsidR="004D34D6" w:rsidRPr="009734BE" w:rsidRDefault="004D34D6">
      <w:pPr>
        <w:pStyle w:val="TOC2"/>
        <w:tabs>
          <w:tab w:val="left" w:pos="880"/>
          <w:tab w:val="right" w:leader="dot" w:pos="8630"/>
        </w:tabs>
        <w:rPr>
          <w:ins w:id="277" w:author="Eric Boisvert" w:date="2016-03-06T13:27:00Z"/>
          <w:rFonts w:ascii="Calibri" w:eastAsia="MS Mincho" w:hAnsi="Calibri"/>
          <w:noProof/>
          <w:sz w:val="22"/>
          <w:szCs w:val="22"/>
          <w:lang w:val="en-CA" w:eastAsia="en-CA"/>
        </w:rPr>
      </w:pPr>
      <w:ins w:id="27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"_Toc445034188"</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8.2</w:t>
        </w:r>
        <w:r w:rsidRPr="009734BE">
          <w:rPr>
            <w:rFonts w:ascii="Calibri" w:eastAsia="MS Mincho" w:hAnsi="Calibri"/>
            <w:noProof/>
            <w:sz w:val="22"/>
            <w:szCs w:val="22"/>
            <w:lang w:val="en-CA" w:eastAsia="en-CA"/>
          </w:rPr>
          <w:tab/>
        </w:r>
        <w:r w:rsidRPr="00C11CDB">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_Toc445034188 \h </w:instrText>
        </w:r>
        <w:r>
          <w:rPr>
            <w:noProof/>
            <w:webHidden/>
          </w:rPr>
        </w:r>
      </w:ins>
      <w:r>
        <w:rPr>
          <w:noProof/>
          <w:webHidden/>
        </w:rPr>
        <w:fldChar w:fldCharType="separate"/>
      </w:r>
      <w:ins w:id="279" w:author="Eric Boisvert" w:date="2016-03-06T13:27:00Z">
        <w:r>
          <w:rPr>
            <w:noProof/>
            <w:webHidden/>
          </w:rPr>
          <w:t>27</w:t>
        </w:r>
        <w:r>
          <w:rPr>
            <w:noProof/>
            <w:webHidden/>
          </w:rPr>
          <w:fldChar w:fldCharType="end"/>
        </w:r>
        <w:r w:rsidRPr="00C11CDB">
          <w:rPr>
            <w:rStyle w:val="Hyperlink"/>
            <w:noProof/>
          </w:rPr>
          <w:fldChar w:fldCharType="end"/>
        </w:r>
      </w:ins>
    </w:p>
    <w:p w14:paraId="784D1B34" w14:textId="77777777" w:rsidR="004D34D6" w:rsidRPr="009734BE" w:rsidRDefault="004D34D6">
      <w:pPr>
        <w:pStyle w:val="TOC3"/>
        <w:tabs>
          <w:tab w:val="left" w:pos="1320"/>
          <w:tab w:val="right" w:leader="dot" w:pos="8630"/>
        </w:tabs>
        <w:rPr>
          <w:ins w:id="280" w:author="Eric Boisvert" w:date="2016-03-06T13:27:00Z"/>
          <w:rFonts w:ascii="Calibri" w:eastAsia="MS Mincho" w:hAnsi="Calibri"/>
          <w:noProof/>
          <w:sz w:val="22"/>
          <w:szCs w:val="22"/>
          <w:lang w:val="en-CA" w:eastAsia="en-CA"/>
        </w:rPr>
      </w:pPr>
      <w:ins w:id="28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"_Toc445034189"</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8.2.1</w:t>
        </w:r>
        <w:r w:rsidRPr="009734BE">
          <w:rPr>
            <w:rFonts w:ascii="Calibri" w:eastAsia="MS Mincho" w:hAnsi="Calibri"/>
            <w:noProof/>
            <w:sz w:val="22"/>
            <w:szCs w:val="22"/>
            <w:lang w:val="en-CA" w:eastAsia="en-CA"/>
          </w:rPr>
          <w:tab/>
        </w:r>
        <w:r w:rsidRPr="00C11CDB">
          <w:rPr>
            <w:rStyle w:val="Hyperlink"/>
            <w:noProof/>
            <w:lang w:val="en-CA"/>
          </w:rPr>
          <w:t>Naming of entities</w:t>
        </w:r>
        <w:r>
          <w:rPr>
            <w:noProof/>
            <w:webHidden/>
          </w:rPr>
          <w:tab/>
        </w:r>
        <w:r>
          <w:rPr>
            <w:noProof/>
            <w:webHidden/>
          </w:rPr>
          <w:fldChar w:fldCharType="begin"/>
        </w:r>
        <w:r>
          <w:rPr>
            <w:noProof/>
            <w:webHidden/>
          </w:rPr>
          <w:instrText xml:space="preserve"> PAGEREF _Toc445034189 \h </w:instrText>
        </w:r>
        <w:r>
          <w:rPr>
            <w:noProof/>
            <w:webHidden/>
          </w:rPr>
        </w:r>
      </w:ins>
      <w:r>
        <w:rPr>
          <w:noProof/>
          <w:webHidden/>
        </w:rPr>
        <w:fldChar w:fldCharType="separate"/>
      </w:r>
      <w:ins w:id="282" w:author="Eric Boisvert" w:date="2016-03-06T13:27:00Z">
        <w:r>
          <w:rPr>
            <w:noProof/>
            <w:webHidden/>
          </w:rPr>
          <w:t>27</w:t>
        </w:r>
        <w:r>
          <w:rPr>
            <w:noProof/>
            <w:webHidden/>
          </w:rPr>
          <w:fldChar w:fldCharType="end"/>
        </w:r>
        <w:r w:rsidRPr="00C11CDB">
          <w:rPr>
            <w:rStyle w:val="Hyperlink"/>
            <w:noProof/>
          </w:rPr>
          <w:fldChar w:fldCharType="end"/>
        </w:r>
      </w:ins>
    </w:p>
    <w:p w14:paraId="411997EC" w14:textId="77777777" w:rsidR="004D34D6" w:rsidRPr="009734BE" w:rsidRDefault="004D34D6">
      <w:pPr>
        <w:pStyle w:val="TOC3"/>
        <w:tabs>
          <w:tab w:val="left" w:pos="1320"/>
          <w:tab w:val="right" w:leader="dot" w:pos="8630"/>
        </w:tabs>
        <w:rPr>
          <w:ins w:id="283" w:author="Eric Boisvert" w:date="2016-03-06T13:27:00Z"/>
          <w:rFonts w:ascii="Calibri" w:eastAsia="MS Mincho" w:hAnsi="Calibri"/>
          <w:noProof/>
          <w:sz w:val="22"/>
          <w:szCs w:val="22"/>
          <w:lang w:val="en-CA" w:eastAsia="en-CA"/>
        </w:rPr>
      </w:pPr>
      <w:ins w:id="28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"_Toc445034190"</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8.2.2</w:t>
        </w:r>
        <w:r w:rsidRPr="009734BE">
          <w:rPr>
            <w:rFonts w:ascii="Calibri" w:eastAsia="MS Mincho" w:hAnsi="Calibri"/>
            <w:noProof/>
            <w:sz w:val="22"/>
            <w:szCs w:val="22"/>
            <w:lang w:val="en-CA" w:eastAsia="en-CA"/>
          </w:rPr>
          <w:tab/>
        </w:r>
        <w:r w:rsidRPr="00C11CDB">
          <w:rPr>
            <w:rStyle w:val="Hyperlink"/>
            <w:noProof/>
            <w:lang w:val="en-CA"/>
          </w:rPr>
          <w:t>Cardinality</w:t>
        </w:r>
        <w:r>
          <w:rPr>
            <w:noProof/>
            <w:webHidden/>
          </w:rPr>
          <w:tab/>
        </w:r>
        <w:r>
          <w:rPr>
            <w:noProof/>
            <w:webHidden/>
          </w:rPr>
          <w:fldChar w:fldCharType="begin"/>
        </w:r>
        <w:r>
          <w:rPr>
            <w:noProof/>
            <w:webHidden/>
          </w:rPr>
          <w:instrText xml:space="preserve"> PAGEREF _Toc445034190 \h </w:instrText>
        </w:r>
        <w:r>
          <w:rPr>
            <w:noProof/>
            <w:webHidden/>
          </w:rPr>
        </w:r>
      </w:ins>
      <w:r>
        <w:rPr>
          <w:noProof/>
          <w:webHidden/>
        </w:rPr>
        <w:fldChar w:fldCharType="separate"/>
      </w:r>
      <w:ins w:id="285" w:author="Eric Boisvert" w:date="2016-03-06T13:27:00Z">
        <w:r>
          <w:rPr>
            <w:noProof/>
            <w:webHidden/>
          </w:rPr>
          <w:t>27</w:t>
        </w:r>
        <w:r>
          <w:rPr>
            <w:noProof/>
            <w:webHidden/>
          </w:rPr>
          <w:fldChar w:fldCharType="end"/>
        </w:r>
        <w:r w:rsidRPr="00C11CDB">
          <w:rPr>
            <w:rStyle w:val="Hyperlink"/>
            <w:noProof/>
          </w:rPr>
          <w:fldChar w:fldCharType="end"/>
        </w:r>
      </w:ins>
    </w:p>
    <w:p w14:paraId="0DE6004B" w14:textId="77777777" w:rsidR="004D34D6" w:rsidRPr="009734BE" w:rsidRDefault="004D34D6">
      <w:pPr>
        <w:pStyle w:val="TOC3"/>
        <w:tabs>
          <w:tab w:val="left" w:pos="1320"/>
          <w:tab w:val="right" w:leader="dot" w:pos="8630"/>
        </w:tabs>
        <w:rPr>
          <w:ins w:id="286" w:author="Eric Boisvert" w:date="2016-03-06T13:27:00Z"/>
          <w:rFonts w:ascii="Calibri" w:eastAsia="MS Mincho" w:hAnsi="Calibri"/>
          <w:noProof/>
          <w:sz w:val="22"/>
          <w:szCs w:val="22"/>
          <w:lang w:val="en-CA" w:eastAsia="en-CA"/>
        </w:rPr>
      </w:pPr>
      <w:ins w:id="28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"_Toc445034191"</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8.2.3</w:t>
        </w:r>
        <w:r w:rsidRPr="009734BE">
          <w:rPr>
            <w:rFonts w:ascii="Calibri" w:eastAsia="MS Mincho" w:hAnsi="Calibri"/>
            <w:noProof/>
            <w:sz w:val="22"/>
            <w:szCs w:val="22"/>
            <w:lang w:val="en-CA" w:eastAsia="en-CA"/>
          </w:rPr>
          <w:tab/>
        </w:r>
        <w:r w:rsidRPr="00C11CDB">
          <w:rPr>
            <w:rStyle w:val="Hyperlink"/>
            <w:noProof/>
            <w:lang w:val="en-CA"/>
          </w:rPr>
          <w:t>Abstract classes</w:t>
        </w:r>
        <w:r>
          <w:rPr>
            <w:noProof/>
            <w:webHidden/>
          </w:rPr>
          <w:tab/>
        </w:r>
        <w:r>
          <w:rPr>
            <w:noProof/>
            <w:webHidden/>
          </w:rPr>
          <w:fldChar w:fldCharType="begin"/>
        </w:r>
        <w:r>
          <w:rPr>
            <w:noProof/>
            <w:webHidden/>
          </w:rPr>
          <w:instrText xml:space="preserve"> PAGEREF _Toc445034191 \h </w:instrText>
        </w:r>
        <w:r>
          <w:rPr>
            <w:noProof/>
            <w:webHidden/>
          </w:rPr>
        </w:r>
      </w:ins>
      <w:r>
        <w:rPr>
          <w:noProof/>
          <w:webHidden/>
        </w:rPr>
        <w:fldChar w:fldCharType="separate"/>
      </w:r>
      <w:ins w:id="288" w:author="Eric Boisvert" w:date="2016-03-06T13:27:00Z">
        <w:r>
          <w:rPr>
            <w:noProof/>
            <w:webHidden/>
          </w:rPr>
          <w:t>28</w:t>
        </w:r>
        <w:r>
          <w:rPr>
            <w:noProof/>
            <w:webHidden/>
          </w:rPr>
          <w:fldChar w:fldCharType="end"/>
        </w:r>
        <w:r w:rsidRPr="00C11CDB">
          <w:rPr>
            <w:rStyle w:val="Hyperlink"/>
            <w:noProof/>
          </w:rPr>
          <w:fldChar w:fldCharType="end"/>
        </w:r>
      </w:ins>
    </w:p>
    <w:p w14:paraId="4BA602A1" w14:textId="77777777" w:rsidR="004D34D6" w:rsidRPr="009734BE" w:rsidRDefault="004D34D6">
      <w:pPr>
        <w:pStyle w:val="TOC3"/>
        <w:tabs>
          <w:tab w:val="left" w:pos="1320"/>
          <w:tab w:val="right" w:leader="dot" w:pos="8630"/>
        </w:tabs>
        <w:rPr>
          <w:ins w:id="289" w:author="Eric Boisvert" w:date="2016-03-06T13:27:00Z"/>
          <w:rFonts w:ascii="Calibri" w:eastAsia="MS Mincho" w:hAnsi="Calibri"/>
          <w:noProof/>
          <w:sz w:val="22"/>
          <w:szCs w:val="22"/>
          <w:lang w:val="en-CA" w:eastAsia="en-CA"/>
        </w:rPr>
      </w:pPr>
      <w:ins w:id="29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"_Toc445034192"</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8.2.4</w:t>
        </w:r>
        <w:r w:rsidRPr="009734BE">
          <w:rPr>
            <w:rFonts w:ascii="Calibri" w:eastAsia="MS Mincho" w:hAnsi="Calibri"/>
            <w:noProof/>
            <w:sz w:val="22"/>
            <w:szCs w:val="22"/>
            <w:lang w:val="en-CA" w:eastAsia="en-CA"/>
          </w:rPr>
          <w:tab/>
        </w:r>
        <w:r w:rsidRPr="00C11CDB">
          <w:rPr>
            <w:rStyle w:val="Hyperlink"/>
            <w:noProof/>
            <w:lang w:val="en-CA"/>
          </w:rPr>
          <w:t>Polymorphism</w:t>
        </w:r>
        <w:r>
          <w:rPr>
            <w:noProof/>
            <w:webHidden/>
          </w:rPr>
          <w:tab/>
        </w:r>
        <w:r>
          <w:rPr>
            <w:noProof/>
            <w:webHidden/>
          </w:rPr>
          <w:fldChar w:fldCharType="begin"/>
        </w:r>
        <w:r>
          <w:rPr>
            <w:noProof/>
            <w:webHidden/>
          </w:rPr>
          <w:instrText xml:space="preserve"> PAGEREF _Toc445034192 \h </w:instrText>
        </w:r>
        <w:r>
          <w:rPr>
            <w:noProof/>
            <w:webHidden/>
          </w:rPr>
        </w:r>
      </w:ins>
      <w:r>
        <w:rPr>
          <w:noProof/>
          <w:webHidden/>
        </w:rPr>
        <w:fldChar w:fldCharType="separate"/>
      </w:r>
      <w:ins w:id="291" w:author="Eric Boisvert" w:date="2016-03-06T13:27:00Z">
        <w:r>
          <w:rPr>
            <w:noProof/>
            <w:webHidden/>
          </w:rPr>
          <w:t>28</w:t>
        </w:r>
        <w:r>
          <w:rPr>
            <w:noProof/>
            <w:webHidden/>
          </w:rPr>
          <w:fldChar w:fldCharType="end"/>
        </w:r>
        <w:r w:rsidRPr="00C11CDB">
          <w:rPr>
            <w:rStyle w:val="Hyperlink"/>
            <w:noProof/>
          </w:rPr>
          <w:fldChar w:fldCharType="end"/>
        </w:r>
      </w:ins>
    </w:p>
    <w:p w14:paraId="3ABFBBF8" w14:textId="77777777" w:rsidR="004D34D6" w:rsidRPr="009734BE" w:rsidRDefault="004D34D6">
      <w:pPr>
        <w:pStyle w:val="TOC3"/>
        <w:tabs>
          <w:tab w:val="left" w:pos="1320"/>
          <w:tab w:val="right" w:leader="dot" w:pos="8630"/>
        </w:tabs>
        <w:rPr>
          <w:ins w:id="292" w:author="Eric Boisvert" w:date="2016-03-06T13:27:00Z"/>
          <w:rFonts w:ascii="Calibri" w:eastAsia="MS Mincho" w:hAnsi="Calibri"/>
          <w:noProof/>
          <w:sz w:val="22"/>
          <w:szCs w:val="22"/>
          <w:lang w:val="en-CA" w:eastAsia="en-CA"/>
        </w:rPr>
      </w:pPr>
      <w:ins w:id="29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"_Toc445034193"</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8.2.5</w:t>
        </w:r>
        <w:r w:rsidRPr="009734BE">
          <w:rPr>
            <w:rFonts w:ascii="Calibri" w:eastAsia="MS Mincho" w:hAnsi="Calibri"/>
            <w:noProof/>
            <w:sz w:val="22"/>
            <w:szCs w:val="22"/>
            <w:lang w:val="en-CA" w:eastAsia="en-CA"/>
          </w:rPr>
          <w:tab/>
        </w:r>
        <w:r w:rsidRPr="00C11CDB">
          <w:rPr>
            <w:rStyle w:val="Hyperlink"/>
            <w:noProof/>
            <w:lang w:val="en-CA"/>
          </w:rPr>
          <w:t>Quantities</w:t>
        </w:r>
        <w:r>
          <w:rPr>
            <w:noProof/>
            <w:webHidden/>
          </w:rPr>
          <w:tab/>
        </w:r>
        <w:r>
          <w:rPr>
            <w:noProof/>
            <w:webHidden/>
          </w:rPr>
          <w:fldChar w:fldCharType="begin"/>
        </w:r>
        <w:r>
          <w:rPr>
            <w:noProof/>
            <w:webHidden/>
          </w:rPr>
          <w:instrText xml:space="preserve"> PAGEREF _Toc445034193 \h </w:instrText>
        </w:r>
        <w:r>
          <w:rPr>
            <w:noProof/>
            <w:webHidden/>
          </w:rPr>
        </w:r>
      </w:ins>
      <w:r>
        <w:rPr>
          <w:noProof/>
          <w:webHidden/>
        </w:rPr>
        <w:fldChar w:fldCharType="separate"/>
      </w:r>
      <w:ins w:id="294" w:author="Eric Boisvert" w:date="2016-03-06T13:27:00Z">
        <w:r>
          <w:rPr>
            <w:noProof/>
            <w:webHidden/>
          </w:rPr>
          <w:t>28</w:t>
        </w:r>
        <w:r>
          <w:rPr>
            <w:noProof/>
            <w:webHidden/>
          </w:rPr>
          <w:fldChar w:fldCharType="end"/>
        </w:r>
        <w:r w:rsidRPr="00C11CDB">
          <w:rPr>
            <w:rStyle w:val="Hyperlink"/>
            <w:noProof/>
          </w:rPr>
          <w:fldChar w:fldCharType="end"/>
        </w:r>
      </w:ins>
    </w:p>
    <w:p w14:paraId="689AFEFE" w14:textId="77777777" w:rsidR="004D34D6" w:rsidRPr="009734BE" w:rsidRDefault="004D34D6">
      <w:pPr>
        <w:pStyle w:val="TOC3"/>
        <w:tabs>
          <w:tab w:val="left" w:pos="1320"/>
          <w:tab w:val="right" w:leader="dot" w:pos="8630"/>
        </w:tabs>
        <w:rPr>
          <w:ins w:id="295" w:author="Eric Boisvert" w:date="2016-03-06T13:27:00Z"/>
          <w:rFonts w:ascii="Calibri" w:eastAsia="MS Mincho" w:hAnsi="Calibri"/>
          <w:noProof/>
          <w:sz w:val="22"/>
          <w:szCs w:val="22"/>
          <w:lang w:val="en-CA" w:eastAsia="en-CA"/>
        </w:rPr>
      </w:pPr>
      <w:ins w:id="29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"_Toc445034194"</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8.2.6</w:t>
        </w:r>
        <w:r w:rsidRPr="009734BE">
          <w:rPr>
            <w:rFonts w:ascii="Calibri" w:eastAsia="MS Mincho" w:hAnsi="Calibri"/>
            <w:noProof/>
            <w:sz w:val="22"/>
            <w:szCs w:val="22"/>
            <w:lang w:val="en-CA" w:eastAsia="en-CA"/>
          </w:rPr>
          <w:tab/>
        </w:r>
        <w:r w:rsidRPr="00C11CDB">
          <w:rPr>
            <w:rStyle w:val="Hyperlink"/>
            <w:noProof/>
            <w:lang w:val="en-CA"/>
          </w:rPr>
          <w:t>Code lists</w:t>
        </w:r>
        <w:r>
          <w:rPr>
            <w:noProof/>
            <w:webHidden/>
          </w:rPr>
          <w:tab/>
        </w:r>
        <w:r>
          <w:rPr>
            <w:noProof/>
            <w:webHidden/>
          </w:rPr>
          <w:fldChar w:fldCharType="begin"/>
        </w:r>
        <w:r>
          <w:rPr>
            <w:noProof/>
            <w:webHidden/>
          </w:rPr>
          <w:instrText xml:space="preserve"> PAGEREF _Toc445034194 \h </w:instrText>
        </w:r>
        <w:r>
          <w:rPr>
            <w:noProof/>
            <w:webHidden/>
          </w:rPr>
        </w:r>
      </w:ins>
      <w:r>
        <w:rPr>
          <w:noProof/>
          <w:webHidden/>
        </w:rPr>
        <w:fldChar w:fldCharType="separate"/>
      </w:r>
      <w:ins w:id="297" w:author="Eric Boisvert" w:date="2016-03-06T13:27:00Z">
        <w:r>
          <w:rPr>
            <w:noProof/>
            <w:webHidden/>
          </w:rPr>
          <w:t>28</w:t>
        </w:r>
        <w:r>
          <w:rPr>
            <w:noProof/>
            <w:webHidden/>
          </w:rPr>
          <w:fldChar w:fldCharType="end"/>
        </w:r>
        <w:r w:rsidRPr="00C11CDB">
          <w:rPr>
            <w:rStyle w:val="Hyperlink"/>
            <w:noProof/>
          </w:rPr>
          <w:fldChar w:fldCharType="end"/>
        </w:r>
      </w:ins>
    </w:p>
    <w:p w14:paraId="1D3557AD" w14:textId="77777777" w:rsidR="004D34D6" w:rsidRPr="009734BE" w:rsidRDefault="004D34D6">
      <w:pPr>
        <w:pStyle w:val="TOC3"/>
        <w:tabs>
          <w:tab w:val="left" w:pos="1320"/>
          <w:tab w:val="right" w:leader="dot" w:pos="8630"/>
        </w:tabs>
        <w:rPr>
          <w:ins w:id="298" w:author="Eric Boisvert" w:date="2016-03-06T13:27:00Z"/>
          <w:rFonts w:ascii="Calibri" w:eastAsia="MS Mincho" w:hAnsi="Calibri"/>
          <w:noProof/>
          <w:sz w:val="22"/>
          <w:szCs w:val="22"/>
          <w:lang w:val="en-CA" w:eastAsia="en-CA"/>
        </w:rPr>
      </w:pPr>
      <w:ins w:id="29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"_Toc445034195"</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8.2.7</w:t>
        </w:r>
        <w:r w:rsidRPr="009734BE">
          <w:rPr>
            <w:rFonts w:ascii="Calibri" w:eastAsia="MS Mincho" w:hAnsi="Calibri"/>
            <w:noProof/>
            <w:sz w:val="22"/>
            <w:szCs w:val="22"/>
            <w:lang w:val="en-CA" w:eastAsia="en-CA"/>
          </w:rPr>
          <w:tab/>
        </w:r>
        <w:r w:rsidRPr="00C11CDB">
          <w:rPr>
            <w:rStyle w:val="Hyperlink"/>
            <w:noProof/>
            <w:lang w:val="en-CA"/>
          </w:rPr>
          <w:t>Code lists URI</w:t>
        </w:r>
        <w:r>
          <w:rPr>
            <w:noProof/>
            <w:webHidden/>
          </w:rPr>
          <w:tab/>
        </w:r>
        <w:r>
          <w:rPr>
            <w:noProof/>
            <w:webHidden/>
          </w:rPr>
          <w:fldChar w:fldCharType="begin"/>
        </w:r>
        <w:r>
          <w:rPr>
            <w:noProof/>
            <w:webHidden/>
          </w:rPr>
          <w:instrText xml:space="preserve"> PAGEREF _Toc445034195 \h </w:instrText>
        </w:r>
        <w:r>
          <w:rPr>
            <w:noProof/>
            <w:webHidden/>
          </w:rPr>
        </w:r>
      </w:ins>
      <w:r>
        <w:rPr>
          <w:noProof/>
          <w:webHidden/>
        </w:rPr>
        <w:fldChar w:fldCharType="separate"/>
      </w:r>
      <w:ins w:id="300" w:author="Eric Boisvert" w:date="2016-03-06T13:27:00Z">
        <w:r>
          <w:rPr>
            <w:noProof/>
            <w:webHidden/>
          </w:rPr>
          <w:t>29</w:t>
        </w:r>
        <w:r>
          <w:rPr>
            <w:noProof/>
            <w:webHidden/>
          </w:rPr>
          <w:fldChar w:fldCharType="end"/>
        </w:r>
        <w:r w:rsidRPr="00C11CDB">
          <w:rPr>
            <w:rStyle w:val="Hyperlink"/>
            <w:noProof/>
          </w:rPr>
          <w:fldChar w:fldCharType="end"/>
        </w:r>
      </w:ins>
    </w:p>
    <w:p w14:paraId="227155ED" w14:textId="77777777" w:rsidR="004D34D6" w:rsidRPr="009734BE" w:rsidRDefault="004D34D6">
      <w:pPr>
        <w:pStyle w:val="TOC3"/>
        <w:tabs>
          <w:tab w:val="left" w:pos="1320"/>
          <w:tab w:val="right" w:leader="dot" w:pos="8630"/>
        </w:tabs>
        <w:rPr>
          <w:ins w:id="301" w:author="Eric Boisvert" w:date="2016-03-06T13:27:00Z"/>
          <w:rFonts w:ascii="Calibri" w:eastAsia="MS Mincho" w:hAnsi="Calibri"/>
          <w:noProof/>
          <w:sz w:val="22"/>
          <w:szCs w:val="22"/>
          <w:lang w:val="en-CA" w:eastAsia="en-CA"/>
        </w:rPr>
      </w:pPr>
      <w:ins w:id="30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"_Toc445034196"</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8.2.8</w:t>
        </w:r>
        <w:r w:rsidRPr="009734BE">
          <w:rPr>
            <w:rFonts w:ascii="Calibri" w:eastAsia="MS Mincho" w:hAnsi="Calibri"/>
            <w:noProof/>
            <w:sz w:val="22"/>
            <w:szCs w:val="22"/>
            <w:lang w:val="en-CA" w:eastAsia="en-CA"/>
          </w:rPr>
          <w:tab/>
        </w:r>
        <w:r w:rsidRPr="00C11CDB">
          <w:rPr>
            <w:rStyle w:val="Hyperlink"/>
            <w:noProof/>
            <w:lang w:val="en-CA"/>
          </w:rPr>
          <w:t>Identifier</w:t>
        </w:r>
        <w:r>
          <w:rPr>
            <w:noProof/>
            <w:webHidden/>
          </w:rPr>
          <w:tab/>
        </w:r>
        <w:r>
          <w:rPr>
            <w:noProof/>
            <w:webHidden/>
          </w:rPr>
          <w:fldChar w:fldCharType="begin"/>
        </w:r>
        <w:r>
          <w:rPr>
            <w:noProof/>
            <w:webHidden/>
          </w:rPr>
          <w:instrText xml:space="preserve"> PAGEREF _Toc445034196 \h </w:instrText>
        </w:r>
        <w:r>
          <w:rPr>
            <w:noProof/>
            <w:webHidden/>
          </w:rPr>
        </w:r>
      </w:ins>
      <w:r>
        <w:rPr>
          <w:noProof/>
          <w:webHidden/>
        </w:rPr>
        <w:fldChar w:fldCharType="separate"/>
      </w:r>
      <w:ins w:id="303" w:author="Eric Boisvert" w:date="2016-03-06T13:27:00Z">
        <w:r>
          <w:rPr>
            <w:noProof/>
            <w:webHidden/>
          </w:rPr>
          <w:t>29</w:t>
        </w:r>
        <w:r>
          <w:rPr>
            <w:noProof/>
            <w:webHidden/>
          </w:rPr>
          <w:fldChar w:fldCharType="end"/>
        </w:r>
        <w:r w:rsidRPr="00C11CDB">
          <w:rPr>
            <w:rStyle w:val="Hyperlink"/>
            <w:noProof/>
          </w:rPr>
          <w:fldChar w:fldCharType="end"/>
        </w:r>
      </w:ins>
    </w:p>
    <w:p w14:paraId="70FA22E9" w14:textId="77777777" w:rsidR="004D34D6" w:rsidRPr="009734BE" w:rsidRDefault="004D34D6">
      <w:pPr>
        <w:pStyle w:val="TOC2"/>
        <w:tabs>
          <w:tab w:val="left" w:pos="880"/>
          <w:tab w:val="right" w:leader="dot" w:pos="8630"/>
        </w:tabs>
        <w:rPr>
          <w:ins w:id="304" w:author="Eric Boisvert" w:date="2016-03-06T13:27:00Z"/>
          <w:rFonts w:ascii="Calibri" w:eastAsia="MS Mincho" w:hAnsi="Calibri"/>
          <w:noProof/>
          <w:sz w:val="22"/>
          <w:szCs w:val="22"/>
          <w:lang w:val="en-CA" w:eastAsia="en-CA"/>
        </w:rPr>
      </w:pPr>
      <w:ins w:id="30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"_Toc445034197"</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8.3</w:t>
        </w:r>
        <w:r w:rsidRPr="009734BE">
          <w:rPr>
            <w:rFonts w:ascii="Calibri" w:eastAsia="MS Mincho" w:hAnsi="Calibri"/>
            <w:noProof/>
            <w:sz w:val="22"/>
            <w:szCs w:val="22"/>
            <w:lang w:val="en-CA" w:eastAsia="en-CA"/>
          </w:rPr>
          <w:tab/>
        </w:r>
        <w:r w:rsidRPr="00C11CDB">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_Toc445034197 \h </w:instrText>
        </w:r>
        <w:r>
          <w:rPr>
            <w:noProof/>
            <w:webHidden/>
          </w:rPr>
        </w:r>
      </w:ins>
      <w:r>
        <w:rPr>
          <w:noProof/>
          <w:webHidden/>
        </w:rPr>
        <w:fldChar w:fldCharType="separate"/>
      </w:r>
      <w:ins w:id="306" w:author="Eric Boisvert" w:date="2016-03-06T13:27:00Z">
        <w:r>
          <w:rPr>
            <w:noProof/>
            <w:webHidden/>
          </w:rPr>
          <w:t>29</w:t>
        </w:r>
        <w:r>
          <w:rPr>
            <w:noProof/>
            <w:webHidden/>
          </w:rPr>
          <w:fldChar w:fldCharType="end"/>
        </w:r>
        <w:r w:rsidRPr="00C11CDB">
          <w:rPr>
            <w:rStyle w:val="Hyperlink"/>
            <w:noProof/>
          </w:rPr>
          <w:fldChar w:fldCharType="end"/>
        </w:r>
      </w:ins>
    </w:p>
    <w:p w14:paraId="471A3F3A" w14:textId="77777777" w:rsidR="004D34D6" w:rsidRPr="009734BE" w:rsidRDefault="004D34D6">
      <w:pPr>
        <w:pStyle w:val="TOC3"/>
        <w:tabs>
          <w:tab w:val="left" w:pos="1320"/>
          <w:tab w:val="right" w:leader="dot" w:pos="8630"/>
        </w:tabs>
        <w:rPr>
          <w:ins w:id="307" w:author="Eric Boisvert" w:date="2016-03-06T13:27:00Z"/>
          <w:rFonts w:ascii="Calibri" w:eastAsia="MS Mincho" w:hAnsi="Calibri"/>
          <w:noProof/>
          <w:sz w:val="22"/>
          <w:szCs w:val="22"/>
          <w:lang w:val="en-CA" w:eastAsia="en-CA"/>
        </w:rPr>
      </w:pPr>
      <w:ins w:id="308"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"_Toc445034198"</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8.3.1</w:t>
        </w:r>
        <w:r w:rsidRPr="009734BE">
          <w:rPr>
            <w:rFonts w:ascii="Calibri" w:eastAsia="MS Mincho" w:hAnsi="Calibri"/>
            <w:noProof/>
            <w:sz w:val="22"/>
            <w:szCs w:val="22"/>
            <w:lang w:val="en-CA" w:eastAsia="en-CA"/>
          </w:rPr>
          <w:tab/>
        </w:r>
        <w:r w:rsidRPr="00C11CDB">
          <w:rPr>
            <w:rStyle w:val="Hyperlink"/>
            <w:noProof/>
            <w:lang w:val="en-CA"/>
          </w:rPr>
          <w:t>Portrayal views</w:t>
        </w:r>
        <w:r>
          <w:rPr>
            <w:noProof/>
            <w:webHidden/>
          </w:rPr>
          <w:tab/>
        </w:r>
        <w:r>
          <w:rPr>
            <w:noProof/>
            <w:webHidden/>
          </w:rPr>
          <w:fldChar w:fldCharType="begin"/>
        </w:r>
        <w:r>
          <w:rPr>
            <w:noProof/>
            <w:webHidden/>
          </w:rPr>
          <w:instrText xml:space="preserve"> PAGEREF _Toc445034198 \h </w:instrText>
        </w:r>
        <w:r>
          <w:rPr>
            <w:noProof/>
            <w:webHidden/>
          </w:rPr>
        </w:r>
      </w:ins>
      <w:r>
        <w:rPr>
          <w:noProof/>
          <w:webHidden/>
        </w:rPr>
        <w:fldChar w:fldCharType="separate"/>
      </w:r>
      <w:ins w:id="309" w:author="Eric Boisvert" w:date="2016-03-06T13:27:00Z">
        <w:r>
          <w:rPr>
            <w:noProof/>
            <w:webHidden/>
          </w:rPr>
          <w:t>31</w:t>
        </w:r>
        <w:r>
          <w:rPr>
            <w:noProof/>
            <w:webHidden/>
          </w:rPr>
          <w:fldChar w:fldCharType="end"/>
        </w:r>
        <w:r w:rsidRPr="00C11CDB">
          <w:rPr>
            <w:rStyle w:val="Hyperlink"/>
            <w:noProof/>
          </w:rPr>
          <w:fldChar w:fldCharType="end"/>
        </w:r>
      </w:ins>
    </w:p>
    <w:p w14:paraId="54F87434" w14:textId="77777777" w:rsidR="004D34D6" w:rsidRPr="009734BE" w:rsidRDefault="004D34D6">
      <w:pPr>
        <w:pStyle w:val="TOC3"/>
        <w:tabs>
          <w:tab w:val="left" w:pos="1320"/>
          <w:tab w:val="right" w:leader="dot" w:pos="8630"/>
        </w:tabs>
        <w:rPr>
          <w:ins w:id="310" w:author="Eric Boisvert" w:date="2016-03-06T13:27:00Z"/>
          <w:rFonts w:ascii="Calibri" w:eastAsia="MS Mincho" w:hAnsi="Calibri"/>
          <w:noProof/>
          <w:sz w:val="22"/>
          <w:szCs w:val="22"/>
          <w:lang w:val="en-CA" w:eastAsia="en-CA"/>
        </w:rPr>
      </w:pPr>
      <w:ins w:id="31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"_Toc445034199"</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bidi="x-none"/>
          </w:rPr>
          <w:t>8.3.2</w:t>
        </w:r>
        <w:r w:rsidRPr="009734BE">
          <w:rPr>
            <w:rFonts w:ascii="Calibri" w:eastAsia="MS Mincho" w:hAnsi="Calibri"/>
            <w:noProof/>
            <w:sz w:val="22"/>
            <w:szCs w:val="22"/>
            <w:lang w:val="en-CA" w:eastAsia="en-CA"/>
          </w:rPr>
          <w:tab/>
        </w:r>
        <w:r w:rsidRPr="00C11CDB">
          <w:rPr>
            <w:rStyle w:val="Hyperlink"/>
            <w:noProof/>
          </w:rPr>
          <w:t>GeologicUnitView</w:t>
        </w:r>
        <w:r>
          <w:rPr>
            <w:noProof/>
            <w:webHidden/>
          </w:rPr>
          <w:tab/>
        </w:r>
        <w:r>
          <w:rPr>
            <w:noProof/>
            <w:webHidden/>
          </w:rPr>
          <w:fldChar w:fldCharType="begin"/>
        </w:r>
        <w:r>
          <w:rPr>
            <w:noProof/>
            <w:webHidden/>
          </w:rPr>
          <w:instrText xml:space="preserve"> PAGEREF _Toc445034199 \h </w:instrText>
        </w:r>
        <w:r>
          <w:rPr>
            <w:noProof/>
            <w:webHidden/>
          </w:rPr>
        </w:r>
      </w:ins>
      <w:r>
        <w:rPr>
          <w:noProof/>
          <w:webHidden/>
        </w:rPr>
        <w:fldChar w:fldCharType="separate"/>
      </w:r>
      <w:ins w:id="312" w:author="Eric Boisvert" w:date="2016-03-06T13:27:00Z">
        <w:r>
          <w:rPr>
            <w:noProof/>
            <w:webHidden/>
          </w:rPr>
          <w:t>34</w:t>
        </w:r>
        <w:r>
          <w:rPr>
            <w:noProof/>
            <w:webHidden/>
          </w:rPr>
          <w:fldChar w:fldCharType="end"/>
        </w:r>
        <w:r w:rsidRPr="00C11CDB">
          <w:rPr>
            <w:rStyle w:val="Hyperlink"/>
            <w:noProof/>
          </w:rPr>
          <w:fldChar w:fldCharType="end"/>
        </w:r>
      </w:ins>
    </w:p>
    <w:p w14:paraId="5A8ECA74" w14:textId="77777777" w:rsidR="004D34D6" w:rsidRPr="009734BE" w:rsidRDefault="004D34D6">
      <w:pPr>
        <w:pStyle w:val="TOC3"/>
        <w:tabs>
          <w:tab w:val="left" w:pos="1320"/>
          <w:tab w:val="right" w:leader="dot" w:pos="8630"/>
        </w:tabs>
        <w:rPr>
          <w:ins w:id="313" w:author="Eric Boisvert" w:date="2016-03-06T13:27:00Z"/>
          <w:rFonts w:ascii="Calibri" w:eastAsia="MS Mincho" w:hAnsi="Calibri"/>
          <w:noProof/>
          <w:sz w:val="22"/>
          <w:szCs w:val="22"/>
          <w:lang w:val="en-CA" w:eastAsia="en-CA"/>
        </w:rPr>
      </w:pPr>
      <w:ins w:id="31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"_Toc445034200"</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8.3.3</w:t>
        </w:r>
        <w:r w:rsidRPr="009734BE">
          <w:rPr>
            <w:rFonts w:ascii="Calibri" w:eastAsia="MS Mincho" w:hAnsi="Calibri"/>
            <w:noProof/>
            <w:sz w:val="22"/>
            <w:szCs w:val="22"/>
            <w:lang w:val="en-CA" w:eastAsia="en-CA"/>
          </w:rPr>
          <w:tab/>
        </w:r>
        <w:r w:rsidRPr="00C11CDB">
          <w:rPr>
            <w:rStyle w:val="Hyperlink"/>
            <w:noProof/>
            <w:lang w:val="en-CA"/>
          </w:rPr>
          <w:t>BoreholeView</w:t>
        </w:r>
        <w:r>
          <w:rPr>
            <w:noProof/>
            <w:webHidden/>
          </w:rPr>
          <w:tab/>
        </w:r>
        <w:r>
          <w:rPr>
            <w:noProof/>
            <w:webHidden/>
          </w:rPr>
          <w:fldChar w:fldCharType="begin"/>
        </w:r>
        <w:r>
          <w:rPr>
            <w:noProof/>
            <w:webHidden/>
          </w:rPr>
          <w:instrText xml:space="preserve"> PAGEREF _Toc445034200 \h </w:instrText>
        </w:r>
        <w:r>
          <w:rPr>
            <w:noProof/>
            <w:webHidden/>
          </w:rPr>
        </w:r>
      </w:ins>
      <w:r>
        <w:rPr>
          <w:noProof/>
          <w:webHidden/>
        </w:rPr>
        <w:fldChar w:fldCharType="separate"/>
      </w:r>
      <w:ins w:id="315" w:author="Eric Boisvert" w:date="2016-03-06T13:27:00Z">
        <w:r>
          <w:rPr>
            <w:noProof/>
            <w:webHidden/>
          </w:rPr>
          <w:t>39</w:t>
        </w:r>
        <w:r>
          <w:rPr>
            <w:noProof/>
            <w:webHidden/>
          </w:rPr>
          <w:fldChar w:fldCharType="end"/>
        </w:r>
        <w:r w:rsidRPr="00C11CDB">
          <w:rPr>
            <w:rStyle w:val="Hyperlink"/>
            <w:noProof/>
          </w:rPr>
          <w:fldChar w:fldCharType="end"/>
        </w:r>
      </w:ins>
    </w:p>
    <w:p w14:paraId="32F99CA2" w14:textId="77777777" w:rsidR="004D34D6" w:rsidRPr="009734BE" w:rsidRDefault="004D34D6">
      <w:pPr>
        <w:pStyle w:val="TOC3"/>
        <w:tabs>
          <w:tab w:val="left" w:pos="1320"/>
          <w:tab w:val="right" w:leader="dot" w:pos="8630"/>
        </w:tabs>
        <w:rPr>
          <w:ins w:id="316" w:author="Eric Boisvert" w:date="2016-03-06T13:27:00Z"/>
          <w:rFonts w:ascii="Calibri" w:eastAsia="MS Mincho" w:hAnsi="Calibri"/>
          <w:noProof/>
          <w:sz w:val="22"/>
          <w:szCs w:val="22"/>
          <w:lang w:val="en-CA" w:eastAsia="en-CA"/>
        </w:rPr>
      </w:pPr>
      <w:ins w:id="31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"_Toc445034201"</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8.3.4</w:t>
        </w:r>
        <w:r w:rsidRPr="009734BE">
          <w:rPr>
            <w:rFonts w:ascii="Calibri" w:eastAsia="MS Mincho" w:hAnsi="Calibri"/>
            <w:noProof/>
            <w:sz w:val="22"/>
            <w:szCs w:val="22"/>
            <w:lang w:val="en-CA" w:eastAsia="en-CA"/>
          </w:rPr>
          <w:tab/>
        </w:r>
        <w:r w:rsidRPr="00C11CDB">
          <w:rPr>
            <w:rStyle w:val="Hyperlink"/>
            <w:noProof/>
            <w:lang w:val="en-CA"/>
          </w:rPr>
          <w:t>ContactView</w:t>
        </w:r>
        <w:r>
          <w:rPr>
            <w:noProof/>
            <w:webHidden/>
          </w:rPr>
          <w:tab/>
        </w:r>
        <w:r>
          <w:rPr>
            <w:noProof/>
            <w:webHidden/>
          </w:rPr>
          <w:fldChar w:fldCharType="begin"/>
        </w:r>
        <w:r>
          <w:rPr>
            <w:noProof/>
            <w:webHidden/>
          </w:rPr>
          <w:instrText xml:space="preserve"> PAGEREF _Toc445034201 \h </w:instrText>
        </w:r>
        <w:r>
          <w:rPr>
            <w:noProof/>
            <w:webHidden/>
          </w:rPr>
        </w:r>
      </w:ins>
      <w:r>
        <w:rPr>
          <w:noProof/>
          <w:webHidden/>
        </w:rPr>
        <w:fldChar w:fldCharType="separate"/>
      </w:r>
      <w:ins w:id="318" w:author="Eric Boisvert" w:date="2016-03-06T13:27:00Z">
        <w:r>
          <w:rPr>
            <w:noProof/>
            <w:webHidden/>
          </w:rPr>
          <w:t>44</w:t>
        </w:r>
        <w:r>
          <w:rPr>
            <w:noProof/>
            <w:webHidden/>
          </w:rPr>
          <w:fldChar w:fldCharType="end"/>
        </w:r>
        <w:r w:rsidRPr="00C11CDB">
          <w:rPr>
            <w:rStyle w:val="Hyperlink"/>
            <w:noProof/>
          </w:rPr>
          <w:fldChar w:fldCharType="end"/>
        </w:r>
      </w:ins>
    </w:p>
    <w:p w14:paraId="2CFABA2F" w14:textId="77777777" w:rsidR="004D34D6" w:rsidRPr="009734BE" w:rsidRDefault="004D34D6">
      <w:pPr>
        <w:pStyle w:val="TOC3"/>
        <w:tabs>
          <w:tab w:val="left" w:pos="1320"/>
          <w:tab w:val="right" w:leader="dot" w:pos="8630"/>
        </w:tabs>
        <w:rPr>
          <w:ins w:id="319" w:author="Eric Boisvert" w:date="2016-03-06T13:27:00Z"/>
          <w:rFonts w:ascii="Calibri" w:eastAsia="MS Mincho" w:hAnsi="Calibri"/>
          <w:noProof/>
          <w:sz w:val="22"/>
          <w:szCs w:val="22"/>
          <w:lang w:val="en-CA" w:eastAsia="en-CA"/>
        </w:rPr>
      </w:pPr>
      <w:ins w:id="32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"_Toc445034202"</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8.3.5</w:t>
        </w:r>
        <w:r w:rsidRPr="009734BE">
          <w:rPr>
            <w:rFonts w:ascii="Calibri" w:eastAsia="MS Mincho" w:hAnsi="Calibri"/>
            <w:noProof/>
            <w:sz w:val="22"/>
            <w:szCs w:val="22"/>
            <w:lang w:val="en-CA" w:eastAsia="en-CA"/>
          </w:rPr>
          <w:tab/>
        </w:r>
        <w:r w:rsidRPr="00C11CDB">
          <w:rPr>
            <w:rStyle w:val="Hyperlink"/>
            <w:noProof/>
            <w:lang w:val="en-CA"/>
          </w:rPr>
          <w:t>GeologicSpecimenView</w:t>
        </w:r>
        <w:r>
          <w:rPr>
            <w:noProof/>
            <w:webHidden/>
          </w:rPr>
          <w:tab/>
        </w:r>
        <w:r>
          <w:rPr>
            <w:noProof/>
            <w:webHidden/>
          </w:rPr>
          <w:fldChar w:fldCharType="begin"/>
        </w:r>
        <w:r>
          <w:rPr>
            <w:noProof/>
            <w:webHidden/>
          </w:rPr>
          <w:instrText xml:space="preserve"> PAGEREF _Toc445034202 \h </w:instrText>
        </w:r>
        <w:r>
          <w:rPr>
            <w:noProof/>
            <w:webHidden/>
          </w:rPr>
        </w:r>
      </w:ins>
      <w:r>
        <w:rPr>
          <w:noProof/>
          <w:webHidden/>
        </w:rPr>
        <w:fldChar w:fldCharType="separate"/>
      </w:r>
      <w:ins w:id="321" w:author="Eric Boisvert" w:date="2016-03-06T13:27:00Z">
        <w:r>
          <w:rPr>
            <w:noProof/>
            <w:webHidden/>
          </w:rPr>
          <w:t>47</w:t>
        </w:r>
        <w:r>
          <w:rPr>
            <w:noProof/>
            <w:webHidden/>
          </w:rPr>
          <w:fldChar w:fldCharType="end"/>
        </w:r>
        <w:r w:rsidRPr="00C11CDB">
          <w:rPr>
            <w:rStyle w:val="Hyperlink"/>
            <w:noProof/>
          </w:rPr>
          <w:fldChar w:fldCharType="end"/>
        </w:r>
      </w:ins>
    </w:p>
    <w:p w14:paraId="29C573EB" w14:textId="77777777" w:rsidR="004D34D6" w:rsidRPr="009734BE" w:rsidRDefault="004D34D6">
      <w:pPr>
        <w:pStyle w:val="TOC3"/>
        <w:tabs>
          <w:tab w:val="left" w:pos="1320"/>
          <w:tab w:val="right" w:leader="dot" w:pos="8630"/>
        </w:tabs>
        <w:rPr>
          <w:ins w:id="322" w:author="Eric Boisvert" w:date="2016-03-06T13:27:00Z"/>
          <w:rFonts w:ascii="Calibri" w:eastAsia="MS Mincho" w:hAnsi="Calibri"/>
          <w:noProof/>
          <w:sz w:val="22"/>
          <w:szCs w:val="22"/>
          <w:lang w:val="en-CA" w:eastAsia="en-CA"/>
        </w:rPr>
      </w:pPr>
      <w:ins w:id="32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"_Toc445034203"</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8.3.6</w:t>
        </w:r>
        <w:r w:rsidRPr="009734BE">
          <w:rPr>
            <w:rFonts w:ascii="Calibri" w:eastAsia="MS Mincho" w:hAnsi="Calibri"/>
            <w:noProof/>
            <w:sz w:val="22"/>
            <w:szCs w:val="22"/>
            <w:lang w:val="en-CA" w:eastAsia="en-CA"/>
          </w:rPr>
          <w:tab/>
        </w:r>
        <w:r w:rsidRPr="00C11CDB">
          <w:rPr>
            <w:rStyle w:val="Hyperlink"/>
            <w:noProof/>
            <w:lang w:val="en-CA"/>
          </w:rPr>
          <w:t>GeomorphologicUnitView</w:t>
        </w:r>
        <w:r>
          <w:rPr>
            <w:noProof/>
            <w:webHidden/>
          </w:rPr>
          <w:tab/>
        </w:r>
        <w:r>
          <w:rPr>
            <w:noProof/>
            <w:webHidden/>
          </w:rPr>
          <w:fldChar w:fldCharType="begin"/>
        </w:r>
        <w:r>
          <w:rPr>
            <w:noProof/>
            <w:webHidden/>
          </w:rPr>
          <w:instrText xml:space="preserve"> PAGEREF _Toc445034203 \h </w:instrText>
        </w:r>
        <w:r>
          <w:rPr>
            <w:noProof/>
            <w:webHidden/>
          </w:rPr>
        </w:r>
      </w:ins>
      <w:r>
        <w:rPr>
          <w:noProof/>
          <w:webHidden/>
        </w:rPr>
        <w:fldChar w:fldCharType="separate"/>
      </w:r>
      <w:ins w:id="324" w:author="Eric Boisvert" w:date="2016-03-06T13:27:00Z">
        <w:r>
          <w:rPr>
            <w:noProof/>
            <w:webHidden/>
          </w:rPr>
          <w:t>50</w:t>
        </w:r>
        <w:r>
          <w:rPr>
            <w:noProof/>
            <w:webHidden/>
          </w:rPr>
          <w:fldChar w:fldCharType="end"/>
        </w:r>
        <w:r w:rsidRPr="00C11CDB">
          <w:rPr>
            <w:rStyle w:val="Hyperlink"/>
            <w:noProof/>
          </w:rPr>
          <w:fldChar w:fldCharType="end"/>
        </w:r>
      </w:ins>
    </w:p>
    <w:p w14:paraId="16FCC5DB" w14:textId="77777777" w:rsidR="004D34D6" w:rsidRPr="009734BE" w:rsidRDefault="004D34D6">
      <w:pPr>
        <w:pStyle w:val="TOC3"/>
        <w:tabs>
          <w:tab w:val="left" w:pos="1320"/>
          <w:tab w:val="right" w:leader="dot" w:pos="8630"/>
        </w:tabs>
        <w:rPr>
          <w:ins w:id="325" w:author="Eric Boisvert" w:date="2016-03-06T13:27:00Z"/>
          <w:rFonts w:ascii="Calibri" w:eastAsia="MS Mincho" w:hAnsi="Calibri"/>
          <w:noProof/>
          <w:sz w:val="22"/>
          <w:szCs w:val="22"/>
          <w:lang w:val="en-CA" w:eastAsia="en-CA"/>
        </w:rPr>
      </w:pPr>
      <w:ins w:id="32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"_Toc445034204"</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8.3.7</w:t>
        </w:r>
        <w:r w:rsidRPr="009734BE">
          <w:rPr>
            <w:rFonts w:ascii="Calibri" w:eastAsia="MS Mincho" w:hAnsi="Calibri"/>
            <w:noProof/>
            <w:sz w:val="22"/>
            <w:szCs w:val="22"/>
            <w:lang w:val="en-CA" w:eastAsia="en-CA"/>
          </w:rPr>
          <w:tab/>
        </w:r>
        <w:r w:rsidRPr="00C11CDB">
          <w:rPr>
            <w:rStyle w:val="Hyperlink"/>
            <w:noProof/>
            <w:lang w:val="en-CA"/>
          </w:rPr>
          <w:t>ShearDisplacementStructureView</w:t>
        </w:r>
        <w:r>
          <w:rPr>
            <w:noProof/>
            <w:webHidden/>
          </w:rPr>
          <w:tab/>
        </w:r>
        <w:r>
          <w:rPr>
            <w:noProof/>
            <w:webHidden/>
          </w:rPr>
          <w:fldChar w:fldCharType="begin"/>
        </w:r>
        <w:r>
          <w:rPr>
            <w:noProof/>
            <w:webHidden/>
          </w:rPr>
          <w:instrText xml:space="preserve"> PAGEREF _Toc445034204 \h </w:instrText>
        </w:r>
        <w:r>
          <w:rPr>
            <w:noProof/>
            <w:webHidden/>
          </w:rPr>
        </w:r>
      </w:ins>
      <w:r>
        <w:rPr>
          <w:noProof/>
          <w:webHidden/>
        </w:rPr>
        <w:fldChar w:fldCharType="separate"/>
      </w:r>
      <w:ins w:id="327" w:author="Eric Boisvert" w:date="2016-03-06T13:27:00Z">
        <w:r>
          <w:rPr>
            <w:noProof/>
            <w:webHidden/>
          </w:rPr>
          <w:t>55</w:t>
        </w:r>
        <w:r>
          <w:rPr>
            <w:noProof/>
            <w:webHidden/>
          </w:rPr>
          <w:fldChar w:fldCharType="end"/>
        </w:r>
        <w:r w:rsidRPr="00C11CDB">
          <w:rPr>
            <w:rStyle w:val="Hyperlink"/>
            <w:noProof/>
          </w:rPr>
          <w:fldChar w:fldCharType="end"/>
        </w:r>
      </w:ins>
    </w:p>
    <w:p w14:paraId="7A3F20F8" w14:textId="77777777" w:rsidR="004D34D6" w:rsidRPr="009734BE" w:rsidRDefault="004D34D6">
      <w:pPr>
        <w:pStyle w:val="TOC3"/>
        <w:tabs>
          <w:tab w:val="left" w:pos="1320"/>
          <w:tab w:val="right" w:leader="dot" w:pos="8630"/>
        </w:tabs>
        <w:rPr>
          <w:ins w:id="328" w:author="Eric Boisvert" w:date="2016-03-06T13:27:00Z"/>
          <w:rFonts w:ascii="Calibri" w:eastAsia="MS Mincho" w:hAnsi="Calibri"/>
          <w:noProof/>
          <w:sz w:val="22"/>
          <w:szCs w:val="22"/>
          <w:lang w:val="en-CA" w:eastAsia="en-CA"/>
        </w:rPr>
      </w:pPr>
      <w:ins w:id="32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"_Toc445034205"</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8.3.8</w:t>
        </w:r>
        <w:r w:rsidRPr="009734BE">
          <w:rPr>
            <w:rFonts w:ascii="Calibri" w:eastAsia="MS Mincho" w:hAnsi="Calibri"/>
            <w:noProof/>
            <w:sz w:val="22"/>
            <w:szCs w:val="22"/>
            <w:lang w:val="en-CA" w:eastAsia="en-CA"/>
          </w:rPr>
          <w:tab/>
        </w:r>
        <w:r w:rsidRPr="00C11CDB">
          <w:rPr>
            <w:rStyle w:val="Hyperlink"/>
            <w:noProof/>
            <w:lang w:val="en-CA"/>
          </w:rPr>
          <w:t>SiteObservationView</w:t>
        </w:r>
        <w:r>
          <w:rPr>
            <w:noProof/>
            <w:webHidden/>
          </w:rPr>
          <w:tab/>
        </w:r>
        <w:r>
          <w:rPr>
            <w:noProof/>
            <w:webHidden/>
          </w:rPr>
          <w:fldChar w:fldCharType="begin"/>
        </w:r>
        <w:r>
          <w:rPr>
            <w:noProof/>
            <w:webHidden/>
          </w:rPr>
          <w:instrText xml:space="preserve"> PAGEREF _Toc445034205 \h </w:instrText>
        </w:r>
        <w:r>
          <w:rPr>
            <w:noProof/>
            <w:webHidden/>
          </w:rPr>
        </w:r>
      </w:ins>
      <w:r>
        <w:rPr>
          <w:noProof/>
          <w:webHidden/>
        </w:rPr>
        <w:fldChar w:fldCharType="separate"/>
      </w:r>
      <w:ins w:id="330" w:author="Eric Boisvert" w:date="2016-03-06T13:27:00Z">
        <w:r>
          <w:rPr>
            <w:noProof/>
            <w:webHidden/>
          </w:rPr>
          <w:t>61</w:t>
        </w:r>
        <w:r>
          <w:rPr>
            <w:noProof/>
            <w:webHidden/>
          </w:rPr>
          <w:fldChar w:fldCharType="end"/>
        </w:r>
        <w:r w:rsidRPr="00C11CDB">
          <w:rPr>
            <w:rStyle w:val="Hyperlink"/>
            <w:noProof/>
          </w:rPr>
          <w:fldChar w:fldCharType="end"/>
        </w:r>
      </w:ins>
    </w:p>
    <w:p w14:paraId="62E0D60F" w14:textId="77777777" w:rsidR="004D34D6" w:rsidRPr="009734BE" w:rsidRDefault="004D34D6">
      <w:pPr>
        <w:pStyle w:val="TOC2"/>
        <w:tabs>
          <w:tab w:val="left" w:pos="880"/>
          <w:tab w:val="right" w:leader="dot" w:pos="8630"/>
        </w:tabs>
        <w:rPr>
          <w:ins w:id="331" w:author="Eric Boisvert" w:date="2016-03-06T13:27:00Z"/>
          <w:rFonts w:ascii="Calibri" w:eastAsia="MS Mincho" w:hAnsi="Calibri"/>
          <w:noProof/>
          <w:sz w:val="22"/>
          <w:szCs w:val="22"/>
          <w:lang w:val="en-CA" w:eastAsia="en-CA"/>
        </w:rPr>
      </w:pPr>
      <w:ins w:id="33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"_Toc445034206"</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8.4</w:t>
        </w:r>
        <w:r w:rsidRPr="009734BE">
          <w:rPr>
            <w:rFonts w:ascii="Calibri" w:eastAsia="MS Mincho" w:hAnsi="Calibri"/>
            <w:noProof/>
            <w:sz w:val="22"/>
            <w:szCs w:val="22"/>
            <w:lang w:val="en-CA" w:eastAsia="en-CA"/>
          </w:rPr>
          <w:tab/>
        </w:r>
        <w:r w:rsidRPr="00C11CDB">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_Toc445034206 \h </w:instrText>
        </w:r>
        <w:r>
          <w:rPr>
            <w:noProof/>
            <w:webHidden/>
          </w:rPr>
        </w:r>
      </w:ins>
      <w:r>
        <w:rPr>
          <w:noProof/>
          <w:webHidden/>
        </w:rPr>
        <w:fldChar w:fldCharType="separate"/>
      </w:r>
      <w:ins w:id="333" w:author="Eric Boisvert" w:date="2016-03-06T13:27:00Z">
        <w:r>
          <w:rPr>
            <w:noProof/>
            <w:webHidden/>
          </w:rPr>
          <w:t>66</w:t>
        </w:r>
        <w:r>
          <w:rPr>
            <w:noProof/>
            <w:webHidden/>
          </w:rPr>
          <w:fldChar w:fldCharType="end"/>
        </w:r>
        <w:r w:rsidRPr="00C11CDB">
          <w:rPr>
            <w:rStyle w:val="Hyperlink"/>
            <w:noProof/>
          </w:rPr>
          <w:fldChar w:fldCharType="end"/>
        </w:r>
      </w:ins>
    </w:p>
    <w:p w14:paraId="6680E2FA" w14:textId="77777777" w:rsidR="004D34D6" w:rsidRPr="009734BE" w:rsidRDefault="004D34D6">
      <w:pPr>
        <w:pStyle w:val="TOC3"/>
        <w:tabs>
          <w:tab w:val="left" w:pos="1320"/>
          <w:tab w:val="right" w:leader="dot" w:pos="8630"/>
        </w:tabs>
        <w:rPr>
          <w:ins w:id="334" w:author="Eric Boisvert" w:date="2016-03-06T13:27:00Z"/>
          <w:rFonts w:ascii="Calibri" w:eastAsia="MS Mincho" w:hAnsi="Calibri"/>
          <w:noProof/>
          <w:sz w:val="22"/>
          <w:szCs w:val="22"/>
          <w:lang w:val="en-CA" w:eastAsia="en-CA"/>
        </w:rPr>
      </w:pPr>
      <w:ins w:id="33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"_Toc445034207"</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8.4.1</w:t>
        </w:r>
        <w:r w:rsidRPr="009734BE">
          <w:rPr>
            <w:rFonts w:ascii="Calibri" w:eastAsia="MS Mincho" w:hAnsi="Calibri"/>
            <w:noProof/>
            <w:sz w:val="22"/>
            <w:szCs w:val="22"/>
            <w:lang w:val="en-CA" w:eastAsia="en-CA"/>
          </w:rPr>
          <w:tab/>
        </w:r>
        <w:r w:rsidRPr="00C11CDB">
          <w:rPr>
            <w:rStyle w:val="Hyperlink"/>
            <w:noProof/>
            <w:lang w:val="en-CA"/>
          </w:rPr>
          <w:t>Geology Basic</w:t>
        </w:r>
        <w:r>
          <w:rPr>
            <w:noProof/>
            <w:webHidden/>
          </w:rPr>
          <w:tab/>
        </w:r>
        <w:r>
          <w:rPr>
            <w:noProof/>
            <w:webHidden/>
          </w:rPr>
          <w:fldChar w:fldCharType="begin"/>
        </w:r>
        <w:r>
          <w:rPr>
            <w:noProof/>
            <w:webHidden/>
          </w:rPr>
          <w:instrText xml:space="preserve"> PAGEREF _Toc445034207 \h </w:instrText>
        </w:r>
        <w:r>
          <w:rPr>
            <w:noProof/>
            <w:webHidden/>
          </w:rPr>
        </w:r>
      </w:ins>
      <w:r>
        <w:rPr>
          <w:noProof/>
          <w:webHidden/>
        </w:rPr>
        <w:fldChar w:fldCharType="separate"/>
      </w:r>
      <w:ins w:id="336" w:author="Eric Boisvert" w:date="2016-03-06T13:27:00Z">
        <w:r>
          <w:rPr>
            <w:noProof/>
            <w:webHidden/>
          </w:rPr>
          <w:t>67</w:t>
        </w:r>
        <w:r>
          <w:rPr>
            <w:noProof/>
            <w:webHidden/>
          </w:rPr>
          <w:fldChar w:fldCharType="end"/>
        </w:r>
        <w:r w:rsidRPr="00C11CDB">
          <w:rPr>
            <w:rStyle w:val="Hyperlink"/>
            <w:noProof/>
          </w:rPr>
          <w:fldChar w:fldCharType="end"/>
        </w:r>
      </w:ins>
    </w:p>
    <w:p w14:paraId="79906F60" w14:textId="77777777" w:rsidR="004D34D6" w:rsidRPr="009734BE" w:rsidRDefault="004D34D6">
      <w:pPr>
        <w:pStyle w:val="TOC3"/>
        <w:tabs>
          <w:tab w:val="left" w:pos="1320"/>
          <w:tab w:val="right" w:leader="dot" w:pos="8630"/>
        </w:tabs>
        <w:rPr>
          <w:ins w:id="337" w:author="Eric Boisvert" w:date="2016-03-06T13:27:00Z"/>
          <w:rFonts w:ascii="Calibri" w:eastAsia="MS Mincho" w:hAnsi="Calibri"/>
          <w:noProof/>
          <w:sz w:val="22"/>
          <w:szCs w:val="22"/>
          <w:lang w:val="en-CA" w:eastAsia="en-CA"/>
        </w:rPr>
      </w:pPr>
      <w:ins w:id="33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"_Toc445034208"</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bidi="x-none"/>
          </w:rPr>
          <w:t>8.4.2</w:t>
        </w:r>
        <w:r w:rsidRPr="009734BE">
          <w:rPr>
            <w:rFonts w:ascii="Calibri" w:eastAsia="MS Mincho" w:hAnsi="Calibri"/>
            <w:noProof/>
            <w:sz w:val="22"/>
            <w:szCs w:val="22"/>
            <w:lang w:val="en-CA" w:eastAsia="en-CA"/>
          </w:rPr>
          <w:tab/>
        </w:r>
        <w:r w:rsidRPr="00C11CDB">
          <w:rPr>
            <w:rStyle w:val="Hyperlink"/>
            <w:noProof/>
          </w:rPr>
          <w:t>Geologic Event</w:t>
        </w:r>
        <w:r>
          <w:rPr>
            <w:noProof/>
            <w:webHidden/>
          </w:rPr>
          <w:tab/>
        </w:r>
        <w:r>
          <w:rPr>
            <w:noProof/>
            <w:webHidden/>
          </w:rPr>
          <w:fldChar w:fldCharType="begin"/>
        </w:r>
        <w:r>
          <w:rPr>
            <w:noProof/>
            <w:webHidden/>
          </w:rPr>
          <w:instrText xml:space="preserve"> PAGEREF _Toc445034208 \h </w:instrText>
        </w:r>
        <w:r>
          <w:rPr>
            <w:noProof/>
            <w:webHidden/>
          </w:rPr>
        </w:r>
      </w:ins>
      <w:r>
        <w:rPr>
          <w:noProof/>
          <w:webHidden/>
        </w:rPr>
        <w:fldChar w:fldCharType="separate"/>
      </w:r>
      <w:ins w:id="339" w:author="Eric Boisvert" w:date="2016-03-06T13:27:00Z">
        <w:r>
          <w:rPr>
            <w:noProof/>
            <w:webHidden/>
          </w:rPr>
          <w:t>77</w:t>
        </w:r>
        <w:r>
          <w:rPr>
            <w:noProof/>
            <w:webHidden/>
          </w:rPr>
          <w:fldChar w:fldCharType="end"/>
        </w:r>
        <w:r w:rsidRPr="00C11CDB">
          <w:rPr>
            <w:rStyle w:val="Hyperlink"/>
            <w:noProof/>
          </w:rPr>
          <w:fldChar w:fldCharType="end"/>
        </w:r>
      </w:ins>
    </w:p>
    <w:p w14:paraId="350DBEEB" w14:textId="77777777" w:rsidR="004D34D6" w:rsidRPr="009734BE" w:rsidRDefault="004D34D6">
      <w:pPr>
        <w:pStyle w:val="TOC3"/>
        <w:tabs>
          <w:tab w:val="left" w:pos="1320"/>
          <w:tab w:val="right" w:leader="dot" w:pos="8630"/>
        </w:tabs>
        <w:rPr>
          <w:ins w:id="340" w:author="Eric Boisvert" w:date="2016-03-06T13:27:00Z"/>
          <w:rFonts w:ascii="Calibri" w:eastAsia="MS Mincho" w:hAnsi="Calibri"/>
          <w:noProof/>
          <w:sz w:val="22"/>
          <w:szCs w:val="22"/>
          <w:lang w:val="en-CA" w:eastAsia="en-CA"/>
        </w:rPr>
      </w:pPr>
      <w:ins w:id="34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"_Toc445034209"</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bidi="x-none"/>
          </w:rPr>
          <w:t>8.4.3</w:t>
        </w:r>
        <w:r w:rsidRPr="009734BE">
          <w:rPr>
            <w:rFonts w:ascii="Calibri" w:eastAsia="MS Mincho" w:hAnsi="Calibri"/>
            <w:noProof/>
            <w:sz w:val="22"/>
            <w:szCs w:val="22"/>
            <w:lang w:val="en-CA" w:eastAsia="en-CA"/>
          </w:rPr>
          <w:tab/>
        </w:r>
        <w:r w:rsidRPr="00C11CDB">
          <w:rPr>
            <w:rStyle w:val="Hyperlink"/>
            <w:noProof/>
          </w:rPr>
          <w:t>Geologic Structure</w:t>
        </w:r>
        <w:r>
          <w:rPr>
            <w:noProof/>
            <w:webHidden/>
          </w:rPr>
          <w:tab/>
        </w:r>
        <w:r>
          <w:rPr>
            <w:noProof/>
            <w:webHidden/>
          </w:rPr>
          <w:fldChar w:fldCharType="begin"/>
        </w:r>
        <w:r>
          <w:rPr>
            <w:noProof/>
            <w:webHidden/>
          </w:rPr>
          <w:instrText xml:space="preserve"> PAGEREF _Toc445034209 \h </w:instrText>
        </w:r>
        <w:r>
          <w:rPr>
            <w:noProof/>
            <w:webHidden/>
          </w:rPr>
        </w:r>
      </w:ins>
      <w:r>
        <w:rPr>
          <w:noProof/>
          <w:webHidden/>
        </w:rPr>
        <w:fldChar w:fldCharType="separate"/>
      </w:r>
      <w:ins w:id="342" w:author="Eric Boisvert" w:date="2016-03-06T13:27:00Z">
        <w:r>
          <w:rPr>
            <w:noProof/>
            <w:webHidden/>
          </w:rPr>
          <w:t>81</w:t>
        </w:r>
        <w:r>
          <w:rPr>
            <w:noProof/>
            <w:webHidden/>
          </w:rPr>
          <w:fldChar w:fldCharType="end"/>
        </w:r>
        <w:r w:rsidRPr="00C11CDB">
          <w:rPr>
            <w:rStyle w:val="Hyperlink"/>
            <w:noProof/>
          </w:rPr>
          <w:fldChar w:fldCharType="end"/>
        </w:r>
      </w:ins>
    </w:p>
    <w:p w14:paraId="6B621FC0" w14:textId="77777777" w:rsidR="004D34D6" w:rsidRPr="009734BE" w:rsidRDefault="004D34D6">
      <w:pPr>
        <w:pStyle w:val="TOC3"/>
        <w:tabs>
          <w:tab w:val="left" w:pos="1320"/>
          <w:tab w:val="right" w:leader="dot" w:pos="8630"/>
        </w:tabs>
        <w:rPr>
          <w:ins w:id="343" w:author="Eric Boisvert" w:date="2016-03-06T13:27:00Z"/>
          <w:rFonts w:ascii="Calibri" w:eastAsia="MS Mincho" w:hAnsi="Calibri"/>
          <w:noProof/>
          <w:sz w:val="22"/>
          <w:szCs w:val="22"/>
          <w:lang w:val="en-CA" w:eastAsia="en-CA"/>
        </w:rPr>
      </w:pPr>
      <w:ins w:id="34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"_Toc445034210"</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bidi="x-none"/>
          </w:rPr>
          <w:t>8.4.4</w:t>
        </w:r>
        <w:r w:rsidRPr="009734BE">
          <w:rPr>
            <w:rFonts w:ascii="Calibri" w:eastAsia="MS Mincho" w:hAnsi="Calibri"/>
            <w:noProof/>
            <w:sz w:val="22"/>
            <w:szCs w:val="22"/>
            <w:lang w:val="en-CA" w:eastAsia="en-CA"/>
          </w:rPr>
          <w:tab/>
        </w:r>
        <w:r w:rsidRPr="00C11CDB">
          <w:rPr>
            <w:rStyle w:val="Hyperlink"/>
            <w:noProof/>
          </w:rPr>
          <w:t>Geomorphology</w:t>
        </w:r>
        <w:r>
          <w:rPr>
            <w:noProof/>
            <w:webHidden/>
          </w:rPr>
          <w:tab/>
        </w:r>
        <w:r>
          <w:rPr>
            <w:noProof/>
            <w:webHidden/>
          </w:rPr>
          <w:fldChar w:fldCharType="begin"/>
        </w:r>
        <w:r>
          <w:rPr>
            <w:noProof/>
            <w:webHidden/>
          </w:rPr>
          <w:instrText xml:space="preserve"> PAGEREF _Toc445034210 \h </w:instrText>
        </w:r>
        <w:r>
          <w:rPr>
            <w:noProof/>
            <w:webHidden/>
          </w:rPr>
        </w:r>
      </w:ins>
      <w:r>
        <w:rPr>
          <w:noProof/>
          <w:webHidden/>
        </w:rPr>
        <w:fldChar w:fldCharType="separate"/>
      </w:r>
      <w:ins w:id="345" w:author="Eric Boisvert" w:date="2016-03-06T13:27:00Z">
        <w:r>
          <w:rPr>
            <w:noProof/>
            <w:webHidden/>
          </w:rPr>
          <w:t>87</w:t>
        </w:r>
        <w:r>
          <w:rPr>
            <w:noProof/>
            <w:webHidden/>
          </w:rPr>
          <w:fldChar w:fldCharType="end"/>
        </w:r>
        <w:r w:rsidRPr="00C11CDB">
          <w:rPr>
            <w:rStyle w:val="Hyperlink"/>
            <w:noProof/>
          </w:rPr>
          <w:fldChar w:fldCharType="end"/>
        </w:r>
      </w:ins>
    </w:p>
    <w:p w14:paraId="2E68F58C" w14:textId="77777777" w:rsidR="004D34D6" w:rsidRPr="009734BE" w:rsidRDefault="004D34D6">
      <w:pPr>
        <w:pStyle w:val="TOC3"/>
        <w:tabs>
          <w:tab w:val="left" w:pos="1320"/>
          <w:tab w:val="right" w:leader="dot" w:pos="8630"/>
        </w:tabs>
        <w:rPr>
          <w:ins w:id="346" w:author="Eric Boisvert" w:date="2016-03-06T13:27:00Z"/>
          <w:rFonts w:ascii="Calibri" w:eastAsia="MS Mincho" w:hAnsi="Calibri"/>
          <w:noProof/>
          <w:sz w:val="22"/>
          <w:szCs w:val="22"/>
          <w:lang w:val="en-CA" w:eastAsia="en-CA"/>
        </w:rPr>
      </w:pPr>
      <w:ins w:id="34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"_Toc445034211"</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8.4.5</w:t>
        </w:r>
        <w:r w:rsidRPr="009734BE">
          <w:rPr>
            <w:rFonts w:ascii="Calibri" w:eastAsia="MS Mincho" w:hAnsi="Calibri"/>
            <w:noProof/>
            <w:sz w:val="22"/>
            <w:szCs w:val="22"/>
            <w:lang w:val="en-CA" w:eastAsia="en-CA"/>
          </w:rPr>
          <w:tab/>
        </w:r>
        <w:r w:rsidRPr="00C11CDB">
          <w:rPr>
            <w:rStyle w:val="Hyperlink"/>
            <w:noProof/>
            <w:lang w:val="en-CA"/>
          </w:rPr>
          <w:t>Collection</w:t>
        </w:r>
        <w:r>
          <w:rPr>
            <w:noProof/>
            <w:webHidden/>
          </w:rPr>
          <w:tab/>
        </w:r>
        <w:r>
          <w:rPr>
            <w:noProof/>
            <w:webHidden/>
          </w:rPr>
          <w:fldChar w:fldCharType="begin"/>
        </w:r>
        <w:r>
          <w:rPr>
            <w:noProof/>
            <w:webHidden/>
          </w:rPr>
          <w:instrText xml:space="preserve"> PAGEREF _Toc445034211 \h </w:instrText>
        </w:r>
        <w:r>
          <w:rPr>
            <w:noProof/>
            <w:webHidden/>
          </w:rPr>
        </w:r>
      </w:ins>
      <w:r>
        <w:rPr>
          <w:noProof/>
          <w:webHidden/>
        </w:rPr>
        <w:fldChar w:fldCharType="separate"/>
      </w:r>
      <w:ins w:id="348" w:author="Eric Boisvert" w:date="2016-03-06T13:27:00Z">
        <w:r>
          <w:rPr>
            <w:noProof/>
            <w:webHidden/>
          </w:rPr>
          <w:t>90</w:t>
        </w:r>
        <w:r>
          <w:rPr>
            <w:noProof/>
            <w:webHidden/>
          </w:rPr>
          <w:fldChar w:fldCharType="end"/>
        </w:r>
        <w:r w:rsidRPr="00C11CDB">
          <w:rPr>
            <w:rStyle w:val="Hyperlink"/>
            <w:noProof/>
          </w:rPr>
          <w:fldChar w:fldCharType="end"/>
        </w:r>
      </w:ins>
    </w:p>
    <w:p w14:paraId="0BA0CBD0" w14:textId="77777777" w:rsidR="004D34D6" w:rsidRPr="009734BE" w:rsidRDefault="004D34D6">
      <w:pPr>
        <w:pStyle w:val="TOC3"/>
        <w:tabs>
          <w:tab w:val="left" w:pos="1320"/>
          <w:tab w:val="right" w:leader="dot" w:pos="8630"/>
        </w:tabs>
        <w:rPr>
          <w:ins w:id="349" w:author="Eric Boisvert" w:date="2016-03-06T13:27:00Z"/>
          <w:rFonts w:ascii="Calibri" w:eastAsia="MS Mincho" w:hAnsi="Calibri"/>
          <w:noProof/>
          <w:sz w:val="22"/>
          <w:szCs w:val="22"/>
          <w:lang w:val="en-CA" w:eastAsia="en-CA"/>
        </w:rPr>
      </w:pPr>
      <w:ins w:id="35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"_Toc445034212"</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8.4.6</w:t>
        </w:r>
        <w:r w:rsidRPr="009734BE">
          <w:rPr>
            <w:rFonts w:ascii="Calibri" w:eastAsia="MS Mincho" w:hAnsi="Calibri"/>
            <w:noProof/>
            <w:sz w:val="22"/>
            <w:szCs w:val="22"/>
            <w:lang w:val="en-CA" w:eastAsia="en-CA"/>
          </w:rPr>
          <w:tab/>
        </w:r>
        <w:r w:rsidRPr="00C11CDB">
          <w:rPr>
            <w:rStyle w:val="Hyperlink"/>
            <w:noProof/>
            <w:lang w:val="en-CA"/>
          </w:rPr>
          <w:t>GeoSciML Data Types</w:t>
        </w:r>
        <w:r>
          <w:rPr>
            <w:noProof/>
            <w:webHidden/>
          </w:rPr>
          <w:tab/>
        </w:r>
        <w:r>
          <w:rPr>
            <w:noProof/>
            <w:webHidden/>
          </w:rPr>
          <w:fldChar w:fldCharType="begin"/>
        </w:r>
        <w:r>
          <w:rPr>
            <w:noProof/>
            <w:webHidden/>
          </w:rPr>
          <w:instrText xml:space="preserve"> PAGEREF _Toc445034212 \h </w:instrText>
        </w:r>
        <w:r>
          <w:rPr>
            <w:noProof/>
            <w:webHidden/>
          </w:rPr>
        </w:r>
      </w:ins>
      <w:r>
        <w:rPr>
          <w:noProof/>
          <w:webHidden/>
        </w:rPr>
        <w:fldChar w:fldCharType="separate"/>
      </w:r>
      <w:ins w:id="351" w:author="Eric Boisvert" w:date="2016-03-06T13:27:00Z">
        <w:r>
          <w:rPr>
            <w:noProof/>
            <w:webHidden/>
          </w:rPr>
          <w:t>93</w:t>
        </w:r>
        <w:r>
          <w:rPr>
            <w:noProof/>
            <w:webHidden/>
          </w:rPr>
          <w:fldChar w:fldCharType="end"/>
        </w:r>
        <w:r w:rsidRPr="00C11CDB">
          <w:rPr>
            <w:rStyle w:val="Hyperlink"/>
            <w:noProof/>
          </w:rPr>
          <w:fldChar w:fldCharType="end"/>
        </w:r>
      </w:ins>
    </w:p>
    <w:p w14:paraId="32B796C5" w14:textId="77777777" w:rsidR="004D34D6" w:rsidRPr="009734BE" w:rsidRDefault="004D34D6">
      <w:pPr>
        <w:pStyle w:val="TOC3"/>
        <w:tabs>
          <w:tab w:val="left" w:pos="1320"/>
          <w:tab w:val="right" w:leader="dot" w:pos="8630"/>
        </w:tabs>
        <w:rPr>
          <w:ins w:id="352" w:author="Eric Boisvert" w:date="2016-03-06T13:27:00Z"/>
          <w:rFonts w:ascii="Calibri" w:eastAsia="MS Mincho" w:hAnsi="Calibri"/>
          <w:noProof/>
          <w:sz w:val="22"/>
          <w:szCs w:val="22"/>
          <w:lang w:val="en-CA" w:eastAsia="en-CA"/>
        </w:rPr>
      </w:pPr>
      <w:ins w:id="35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"_Toc445034213"</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8.4.7</w:t>
        </w:r>
        <w:r w:rsidRPr="009734BE">
          <w:rPr>
            <w:rFonts w:ascii="Calibri" w:eastAsia="MS Mincho" w:hAnsi="Calibri"/>
            <w:noProof/>
            <w:sz w:val="22"/>
            <w:szCs w:val="22"/>
            <w:lang w:val="en-CA" w:eastAsia="en-CA"/>
          </w:rPr>
          <w:tab/>
        </w:r>
        <w:r w:rsidRPr="00C11CDB">
          <w:rPr>
            <w:rStyle w:val="Hyperlink"/>
            <w:noProof/>
            <w:lang w:val="en-CA"/>
          </w:rPr>
          <w:t>GeoSciML basic vocabularies</w:t>
        </w:r>
        <w:r>
          <w:rPr>
            <w:noProof/>
            <w:webHidden/>
          </w:rPr>
          <w:tab/>
        </w:r>
        <w:r>
          <w:rPr>
            <w:noProof/>
            <w:webHidden/>
          </w:rPr>
          <w:fldChar w:fldCharType="begin"/>
        </w:r>
        <w:r>
          <w:rPr>
            <w:noProof/>
            <w:webHidden/>
          </w:rPr>
          <w:instrText xml:space="preserve"> PAGEREF _Toc445034213 \h </w:instrText>
        </w:r>
        <w:r>
          <w:rPr>
            <w:noProof/>
            <w:webHidden/>
          </w:rPr>
        </w:r>
      </w:ins>
      <w:r>
        <w:rPr>
          <w:noProof/>
          <w:webHidden/>
        </w:rPr>
        <w:fldChar w:fldCharType="separate"/>
      </w:r>
      <w:ins w:id="354" w:author="Eric Boisvert" w:date="2016-03-06T13:27:00Z">
        <w:r>
          <w:rPr>
            <w:noProof/>
            <w:webHidden/>
          </w:rPr>
          <w:t>100</w:t>
        </w:r>
        <w:r>
          <w:rPr>
            <w:noProof/>
            <w:webHidden/>
          </w:rPr>
          <w:fldChar w:fldCharType="end"/>
        </w:r>
        <w:r w:rsidRPr="00C11CDB">
          <w:rPr>
            <w:rStyle w:val="Hyperlink"/>
            <w:noProof/>
          </w:rPr>
          <w:fldChar w:fldCharType="end"/>
        </w:r>
      </w:ins>
    </w:p>
    <w:p w14:paraId="481FE3D9" w14:textId="77777777" w:rsidR="004D34D6" w:rsidRPr="009734BE" w:rsidRDefault="004D34D6">
      <w:pPr>
        <w:pStyle w:val="TOC3"/>
        <w:tabs>
          <w:tab w:val="left" w:pos="1320"/>
          <w:tab w:val="right" w:leader="dot" w:pos="8630"/>
        </w:tabs>
        <w:rPr>
          <w:ins w:id="355" w:author="Eric Boisvert" w:date="2016-03-06T13:27:00Z"/>
          <w:rFonts w:ascii="Calibri" w:eastAsia="MS Mincho" w:hAnsi="Calibri"/>
          <w:noProof/>
          <w:sz w:val="22"/>
          <w:szCs w:val="22"/>
          <w:lang w:val="en-CA" w:eastAsia="en-CA"/>
        </w:rPr>
      </w:pPr>
      <w:ins w:id="35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"_Toc445034214"</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8.4.8</w:t>
        </w:r>
        <w:r w:rsidRPr="009734BE">
          <w:rPr>
            <w:rFonts w:ascii="Calibri" w:eastAsia="MS Mincho" w:hAnsi="Calibri"/>
            <w:noProof/>
            <w:sz w:val="22"/>
            <w:szCs w:val="22"/>
            <w:lang w:val="en-CA" w:eastAsia="en-CA"/>
          </w:rPr>
          <w:tab/>
        </w:r>
        <w:r w:rsidRPr="00C11CDB">
          <w:rPr>
            <w:rStyle w:val="Hyperlink"/>
            <w:noProof/>
            <w:lang w:val="en-CA"/>
          </w:rPr>
          <w:t>Instance example</w:t>
        </w:r>
        <w:r>
          <w:rPr>
            <w:noProof/>
            <w:webHidden/>
          </w:rPr>
          <w:tab/>
        </w:r>
        <w:r>
          <w:rPr>
            <w:noProof/>
            <w:webHidden/>
          </w:rPr>
          <w:fldChar w:fldCharType="begin"/>
        </w:r>
        <w:r>
          <w:rPr>
            <w:noProof/>
            <w:webHidden/>
          </w:rPr>
          <w:instrText xml:space="preserve"> PAGEREF _Toc445034214 \h </w:instrText>
        </w:r>
        <w:r>
          <w:rPr>
            <w:noProof/>
            <w:webHidden/>
          </w:rPr>
        </w:r>
      </w:ins>
      <w:r>
        <w:rPr>
          <w:noProof/>
          <w:webHidden/>
        </w:rPr>
        <w:fldChar w:fldCharType="separate"/>
      </w:r>
      <w:ins w:id="357" w:author="Eric Boisvert" w:date="2016-03-06T13:27:00Z">
        <w:r>
          <w:rPr>
            <w:noProof/>
            <w:webHidden/>
          </w:rPr>
          <w:t>102</w:t>
        </w:r>
        <w:r>
          <w:rPr>
            <w:noProof/>
            <w:webHidden/>
          </w:rPr>
          <w:fldChar w:fldCharType="end"/>
        </w:r>
        <w:r w:rsidRPr="00C11CDB">
          <w:rPr>
            <w:rStyle w:val="Hyperlink"/>
            <w:noProof/>
          </w:rPr>
          <w:fldChar w:fldCharType="end"/>
        </w:r>
      </w:ins>
    </w:p>
    <w:p w14:paraId="0A74E556" w14:textId="77777777" w:rsidR="004D34D6" w:rsidRPr="009734BE" w:rsidRDefault="004D34D6">
      <w:pPr>
        <w:pStyle w:val="TOC2"/>
        <w:tabs>
          <w:tab w:val="left" w:pos="880"/>
          <w:tab w:val="right" w:leader="dot" w:pos="8630"/>
        </w:tabs>
        <w:rPr>
          <w:ins w:id="358" w:author="Eric Boisvert" w:date="2016-03-06T13:27:00Z"/>
          <w:rFonts w:ascii="Calibri" w:eastAsia="MS Mincho" w:hAnsi="Calibri"/>
          <w:noProof/>
          <w:sz w:val="22"/>
          <w:szCs w:val="22"/>
          <w:lang w:val="en-CA" w:eastAsia="en-CA"/>
        </w:rPr>
      </w:pPr>
      <w:ins w:id="35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"_Toc445034215"</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8.5</w:t>
        </w:r>
        <w:r w:rsidRPr="009734BE">
          <w:rPr>
            <w:rFonts w:ascii="Calibri" w:eastAsia="MS Mincho" w:hAnsi="Calibri"/>
            <w:noProof/>
            <w:sz w:val="22"/>
            <w:szCs w:val="22"/>
            <w:lang w:val="en-CA" w:eastAsia="en-CA"/>
          </w:rPr>
          <w:tab/>
        </w:r>
        <w:r w:rsidRPr="00C11CDB">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_Toc445034215 \h </w:instrText>
        </w:r>
        <w:r>
          <w:rPr>
            <w:noProof/>
            <w:webHidden/>
          </w:rPr>
        </w:r>
      </w:ins>
      <w:r>
        <w:rPr>
          <w:noProof/>
          <w:webHidden/>
        </w:rPr>
        <w:fldChar w:fldCharType="separate"/>
      </w:r>
      <w:ins w:id="360" w:author="Eric Boisvert" w:date="2016-03-06T13:27:00Z">
        <w:r>
          <w:rPr>
            <w:noProof/>
            <w:webHidden/>
          </w:rPr>
          <w:t>105</w:t>
        </w:r>
        <w:r>
          <w:rPr>
            <w:noProof/>
            <w:webHidden/>
          </w:rPr>
          <w:fldChar w:fldCharType="end"/>
        </w:r>
        <w:r w:rsidRPr="00C11CDB">
          <w:rPr>
            <w:rStyle w:val="Hyperlink"/>
            <w:noProof/>
          </w:rPr>
          <w:fldChar w:fldCharType="end"/>
        </w:r>
      </w:ins>
    </w:p>
    <w:p w14:paraId="418EBE21" w14:textId="77777777" w:rsidR="004D34D6" w:rsidRPr="009734BE" w:rsidRDefault="004D34D6">
      <w:pPr>
        <w:pStyle w:val="TOC3"/>
        <w:tabs>
          <w:tab w:val="left" w:pos="1320"/>
          <w:tab w:val="right" w:leader="dot" w:pos="8630"/>
        </w:tabs>
        <w:rPr>
          <w:ins w:id="361" w:author="Eric Boisvert" w:date="2016-03-06T13:27:00Z"/>
          <w:rFonts w:ascii="Calibri" w:eastAsia="MS Mincho" w:hAnsi="Calibri"/>
          <w:noProof/>
          <w:sz w:val="22"/>
          <w:szCs w:val="22"/>
          <w:lang w:val="en-CA" w:eastAsia="en-CA"/>
        </w:rPr>
      </w:pPr>
      <w:ins w:id="36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"_Toc445034216"</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8.5.1</w:t>
        </w:r>
        <w:r w:rsidRPr="009734BE">
          <w:rPr>
            <w:rFonts w:ascii="Calibri" w:eastAsia="MS Mincho" w:hAnsi="Calibri"/>
            <w:noProof/>
            <w:sz w:val="22"/>
            <w:szCs w:val="22"/>
            <w:lang w:val="en-CA" w:eastAsia="en-CA"/>
          </w:rPr>
          <w:tab/>
        </w:r>
        <w:r w:rsidRPr="00C11CDB">
          <w:rPr>
            <w:rStyle w:val="Hyperlink"/>
            <w:noProof/>
            <w:lang w:val="en-CA"/>
          </w:rPr>
          <w:t>Geologic Relations</w:t>
        </w:r>
        <w:r>
          <w:rPr>
            <w:noProof/>
            <w:webHidden/>
          </w:rPr>
          <w:tab/>
        </w:r>
        <w:r>
          <w:rPr>
            <w:noProof/>
            <w:webHidden/>
          </w:rPr>
          <w:fldChar w:fldCharType="begin"/>
        </w:r>
        <w:r>
          <w:rPr>
            <w:noProof/>
            <w:webHidden/>
          </w:rPr>
          <w:instrText xml:space="preserve"> PAGEREF _Toc445034216 \h </w:instrText>
        </w:r>
        <w:r>
          <w:rPr>
            <w:noProof/>
            <w:webHidden/>
          </w:rPr>
        </w:r>
      </w:ins>
      <w:r>
        <w:rPr>
          <w:noProof/>
          <w:webHidden/>
        </w:rPr>
        <w:fldChar w:fldCharType="separate"/>
      </w:r>
      <w:ins w:id="363" w:author="Eric Boisvert" w:date="2016-03-06T13:27:00Z">
        <w:r>
          <w:rPr>
            <w:noProof/>
            <w:webHidden/>
          </w:rPr>
          <w:t>106</w:t>
        </w:r>
        <w:r>
          <w:rPr>
            <w:noProof/>
            <w:webHidden/>
          </w:rPr>
          <w:fldChar w:fldCharType="end"/>
        </w:r>
        <w:r w:rsidRPr="00C11CDB">
          <w:rPr>
            <w:rStyle w:val="Hyperlink"/>
            <w:noProof/>
          </w:rPr>
          <w:fldChar w:fldCharType="end"/>
        </w:r>
      </w:ins>
    </w:p>
    <w:p w14:paraId="1C20C012" w14:textId="77777777" w:rsidR="004D34D6" w:rsidRPr="009734BE" w:rsidRDefault="004D34D6">
      <w:pPr>
        <w:pStyle w:val="TOC3"/>
        <w:tabs>
          <w:tab w:val="left" w:pos="1320"/>
          <w:tab w:val="right" w:leader="dot" w:pos="8630"/>
        </w:tabs>
        <w:rPr>
          <w:ins w:id="364" w:author="Eric Boisvert" w:date="2016-03-06T13:27:00Z"/>
          <w:rFonts w:ascii="Calibri" w:eastAsia="MS Mincho" w:hAnsi="Calibri"/>
          <w:noProof/>
          <w:sz w:val="22"/>
          <w:szCs w:val="22"/>
          <w:lang w:val="en-CA" w:eastAsia="en-CA"/>
        </w:rPr>
      </w:pPr>
      <w:ins w:id="36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"_Toc445034217"</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8.5.2</w:t>
        </w:r>
        <w:r w:rsidRPr="009734BE">
          <w:rPr>
            <w:rFonts w:ascii="Calibri" w:eastAsia="MS Mincho" w:hAnsi="Calibri"/>
            <w:noProof/>
            <w:sz w:val="22"/>
            <w:szCs w:val="22"/>
            <w:lang w:val="en-CA" w:eastAsia="en-CA"/>
          </w:rPr>
          <w:tab/>
        </w:r>
        <w:r w:rsidRPr="00C11CDB">
          <w:rPr>
            <w:rStyle w:val="Hyperlink"/>
            <w:noProof/>
            <w:lang w:val="en-CA"/>
          </w:rPr>
          <w:t>Earth material details</w:t>
        </w:r>
        <w:r>
          <w:rPr>
            <w:noProof/>
            <w:webHidden/>
          </w:rPr>
          <w:tab/>
        </w:r>
        <w:r>
          <w:rPr>
            <w:noProof/>
            <w:webHidden/>
          </w:rPr>
          <w:fldChar w:fldCharType="begin"/>
        </w:r>
        <w:r>
          <w:rPr>
            <w:noProof/>
            <w:webHidden/>
          </w:rPr>
          <w:instrText xml:space="preserve"> PAGEREF _Toc445034217 \h </w:instrText>
        </w:r>
        <w:r>
          <w:rPr>
            <w:noProof/>
            <w:webHidden/>
          </w:rPr>
        </w:r>
      </w:ins>
      <w:r>
        <w:rPr>
          <w:noProof/>
          <w:webHidden/>
        </w:rPr>
        <w:fldChar w:fldCharType="separate"/>
      </w:r>
      <w:ins w:id="366" w:author="Eric Boisvert" w:date="2016-03-06T13:27:00Z">
        <w:r>
          <w:rPr>
            <w:noProof/>
            <w:webHidden/>
          </w:rPr>
          <w:t>110</w:t>
        </w:r>
        <w:r>
          <w:rPr>
            <w:noProof/>
            <w:webHidden/>
          </w:rPr>
          <w:fldChar w:fldCharType="end"/>
        </w:r>
        <w:r w:rsidRPr="00C11CDB">
          <w:rPr>
            <w:rStyle w:val="Hyperlink"/>
            <w:noProof/>
          </w:rPr>
          <w:fldChar w:fldCharType="end"/>
        </w:r>
      </w:ins>
    </w:p>
    <w:p w14:paraId="2F754257" w14:textId="77777777" w:rsidR="004D34D6" w:rsidRPr="009734BE" w:rsidRDefault="004D34D6">
      <w:pPr>
        <w:pStyle w:val="TOC3"/>
        <w:tabs>
          <w:tab w:val="left" w:pos="1320"/>
          <w:tab w:val="right" w:leader="dot" w:pos="8630"/>
        </w:tabs>
        <w:rPr>
          <w:ins w:id="367" w:author="Eric Boisvert" w:date="2016-03-06T13:27:00Z"/>
          <w:rFonts w:ascii="Calibri" w:eastAsia="MS Mincho" w:hAnsi="Calibri"/>
          <w:noProof/>
          <w:sz w:val="22"/>
          <w:szCs w:val="22"/>
          <w:lang w:val="en-CA" w:eastAsia="en-CA"/>
        </w:rPr>
      </w:pPr>
      <w:ins w:id="36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"_Toc445034218"</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bidi="x-none"/>
          </w:rPr>
          <w:t>8.5.3</w:t>
        </w:r>
        <w:r w:rsidRPr="009734BE">
          <w:rPr>
            <w:rFonts w:ascii="Calibri" w:eastAsia="MS Mincho" w:hAnsi="Calibri"/>
            <w:noProof/>
            <w:sz w:val="22"/>
            <w:szCs w:val="22"/>
            <w:lang w:val="en-CA" w:eastAsia="en-CA"/>
          </w:rPr>
          <w:tab/>
        </w:r>
        <w:r w:rsidRPr="00C11CDB">
          <w:rPr>
            <w:rStyle w:val="Hyperlink"/>
            <w:noProof/>
          </w:rPr>
          <w:t>GeologicAgeDetails</w:t>
        </w:r>
        <w:r>
          <w:rPr>
            <w:noProof/>
            <w:webHidden/>
          </w:rPr>
          <w:tab/>
        </w:r>
        <w:r>
          <w:rPr>
            <w:noProof/>
            <w:webHidden/>
          </w:rPr>
          <w:fldChar w:fldCharType="begin"/>
        </w:r>
        <w:r>
          <w:rPr>
            <w:noProof/>
            <w:webHidden/>
          </w:rPr>
          <w:instrText xml:space="preserve"> PAGEREF _Toc445034218 \h </w:instrText>
        </w:r>
        <w:r>
          <w:rPr>
            <w:noProof/>
            <w:webHidden/>
          </w:rPr>
        </w:r>
      </w:ins>
      <w:r>
        <w:rPr>
          <w:noProof/>
          <w:webHidden/>
        </w:rPr>
        <w:fldChar w:fldCharType="separate"/>
      </w:r>
      <w:ins w:id="369" w:author="Eric Boisvert" w:date="2016-03-06T13:27:00Z">
        <w:r>
          <w:rPr>
            <w:noProof/>
            <w:webHidden/>
          </w:rPr>
          <w:t>128</w:t>
        </w:r>
        <w:r>
          <w:rPr>
            <w:noProof/>
            <w:webHidden/>
          </w:rPr>
          <w:fldChar w:fldCharType="end"/>
        </w:r>
        <w:r w:rsidRPr="00C11CDB">
          <w:rPr>
            <w:rStyle w:val="Hyperlink"/>
            <w:noProof/>
          </w:rPr>
          <w:fldChar w:fldCharType="end"/>
        </w:r>
      </w:ins>
    </w:p>
    <w:p w14:paraId="407EC83D" w14:textId="77777777" w:rsidR="004D34D6" w:rsidRPr="009734BE" w:rsidRDefault="004D34D6">
      <w:pPr>
        <w:pStyle w:val="TOC3"/>
        <w:tabs>
          <w:tab w:val="left" w:pos="1320"/>
          <w:tab w:val="right" w:leader="dot" w:pos="8630"/>
        </w:tabs>
        <w:rPr>
          <w:ins w:id="370" w:author="Eric Boisvert" w:date="2016-03-06T13:27:00Z"/>
          <w:rFonts w:ascii="Calibri" w:eastAsia="MS Mincho" w:hAnsi="Calibri"/>
          <w:noProof/>
          <w:sz w:val="22"/>
          <w:szCs w:val="22"/>
          <w:lang w:val="en-CA" w:eastAsia="en-CA"/>
        </w:rPr>
      </w:pPr>
      <w:ins w:id="37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"_Toc445034219"</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bidi="x-none"/>
          </w:rPr>
          <w:t>8.5.4</w:t>
        </w:r>
        <w:r w:rsidRPr="009734BE">
          <w:rPr>
            <w:rFonts w:ascii="Calibri" w:eastAsia="MS Mincho" w:hAnsi="Calibri"/>
            <w:noProof/>
            <w:sz w:val="22"/>
            <w:szCs w:val="22"/>
            <w:lang w:val="en-CA" w:eastAsia="en-CA"/>
          </w:rPr>
          <w:tab/>
        </w:r>
        <w:r w:rsidRPr="00C11CDB">
          <w:rPr>
            <w:rStyle w:val="Hyperlink"/>
            <w:noProof/>
          </w:rPr>
          <w:t>Geologic Structure Details</w:t>
        </w:r>
        <w:r>
          <w:rPr>
            <w:noProof/>
            <w:webHidden/>
          </w:rPr>
          <w:tab/>
        </w:r>
        <w:r>
          <w:rPr>
            <w:noProof/>
            <w:webHidden/>
          </w:rPr>
          <w:fldChar w:fldCharType="begin"/>
        </w:r>
        <w:r>
          <w:rPr>
            <w:noProof/>
            <w:webHidden/>
          </w:rPr>
          <w:instrText xml:space="preserve"> PAGEREF _Toc445034219 \h </w:instrText>
        </w:r>
        <w:r>
          <w:rPr>
            <w:noProof/>
            <w:webHidden/>
          </w:rPr>
        </w:r>
      </w:ins>
      <w:r>
        <w:rPr>
          <w:noProof/>
          <w:webHidden/>
        </w:rPr>
        <w:fldChar w:fldCharType="separate"/>
      </w:r>
      <w:ins w:id="372" w:author="Eric Boisvert" w:date="2016-03-06T13:27:00Z">
        <w:r>
          <w:rPr>
            <w:noProof/>
            <w:webHidden/>
          </w:rPr>
          <w:t>130</w:t>
        </w:r>
        <w:r>
          <w:rPr>
            <w:noProof/>
            <w:webHidden/>
          </w:rPr>
          <w:fldChar w:fldCharType="end"/>
        </w:r>
        <w:r w:rsidRPr="00C11CDB">
          <w:rPr>
            <w:rStyle w:val="Hyperlink"/>
            <w:noProof/>
          </w:rPr>
          <w:fldChar w:fldCharType="end"/>
        </w:r>
      </w:ins>
    </w:p>
    <w:p w14:paraId="5AD4B4AF" w14:textId="77777777" w:rsidR="004D34D6" w:rsidRPr="009734BE" w:rsidRDefault="004D34D6">
      <w:pPr>
        <w:pStyle w:val="TOC3"/>
        <w:tabs>
          <w:tab w:val="left" w:pos="1320"/>
          <w:tab w:val="right" w:leader="dot" w:pos="8630"/>
        </w:tabs>
        <w:rPr>
          <w:ins w:id="373" w:author="Eric Boisvert" w:date="2016-03-06T13:27:00Z"/>
          <w:rFonts w:ascii="Calibri" w:eastAsia="MS Mincho" w:hAnsi="Calibri"/>
          <w:noProof/>
          <w:sz w:val="22"/>
          <w:szCs w:val="22"/>
          <w:lang w:val="en-CA" w:eastAsia="en-CA"/>
        </w:rPr>
      </w:pPr>
      <w:ins w:id="37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"_Toc445034220"</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bidi="x-none"/>
          </w:rPr>
          <w:t>8.5.5</w:t>
        </w:r>
        <w:r w:rsidRPr="009734BE">
          <w:rPr>
            <w:rFonts w:ascii="Calibri" w:eastAsia="MS Mincho" w:hAnsi="Calibri"/>
            <w:noProof/>
            <w:sz w:val="22"/>
            <w:szCs w:val="22"/>
            <w:lang w:val="en-CA" w:eastAsia="en-CA"/>
          </w:rPr>
          <w:tab/>
        </w:r>
        <w:r w:rsidRPr="00C11CDB">
          <w:rPr>
            <w:rStyle w:val="Hyperlink"/>
            <w:noProof/>
          </w:rPr>
          <w:t>Geologic Unit Details</w:t>
        </w:r>
        <w:r>
          <w:rPr>
            <w:noProof/>
            <w:webHidden/>
          </w:rPr>
          <w:tab/>
        </w:r>
        <w:r>
          <w:rPr>
            <w:noProof/>
            <w:webHidden/>
          </w:rPr>
          <w:fldChar w:fldCharType="begin"/>
        </w:r>
        <w:r>
          <w:rPr>
            <w:noProof/>
            <w:webHidden/>
          </w:rPr>
          <w:instrText xml:space="preserve"> PAGEREF _Toc445034220 \h </w:instrText>
        </w:r>
        <w:r>
          <w:rPr>
            <w:noProof/>
            <w:webHidden/>
          </w:rPr>
        </w:r>
      </w:ins>
      <w:r>
        <w:rPr>
          <w:noProof/>
          <w:webHidden/>
        </w:rPr>
        <w:fldChar w:fldCharType="separate"/>
      </w:r>
      <w:ins w:id="375" w:author="Eric Boisvert" w:date="2016-03-06T13:27:00Z">
        <w:r>
          <w:rPr>
            <w:noProof/>
            <w:webHidden/>
          </w:rPr>
          <w:t>145</w:t>
        </w:r>
        <w:r>
          <w:rPr>
            <w:noProof/>
            <w:webHidden/>
          </w:rPr>
          <w:fldChar w:fldCharType="end"/>
        </w:r>
        <w:r w:rsidRPr="00C11CDB">
          <w:rPr>
            <w:rStyle w:val="Hyperlink"/>
            <w:noProof/>
          </w:rPr>
          <w:fldChar w:fldCharType="end"/>
        </w:r>
      </w:ins>
    </w:p>
    <w:p w14:paraId="2D248653" w14:textId="77777777" w:rsidR="004D34D6" w:rsidRPr="009734BE" w:rsidRDefault="004D34D6">
      <w:pPr>
        <w:pStyle w:val="TOC3"/>
        <w:tabs>
          <w:tab w:val="left" w:pos="1320"/>
          <w:tab w:val="right" w:leader="dot" w:pos="8630"/>
        </w:tabs>
        <w:rPr>
          <w:ins w:id="376" w:author="Eric Boisvert" w:date="2016-03-06T13:27:00Z"/>
          <w:rFonts w:ascii="Calibri" w:eastAsia="MS Mincho" w:hAnsi="Calibri"/>
          <w:noProof/>
          <w:sz w:val="22"/>
          <w:szCs w:val="22"/>
          <w:lang w:val="en-CA" w:eastAsia="en-CA"/>
        </w:rPr>
      </w:pPr>
      <w:ins w:id="37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"_Toc445034221"</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bidi="x-none"/>
          </w:rPr>
          <w:t>8.5.6</w:t>
        </w:r>
        <w:r w:rsidRPr="009734BE">
          <w:rPr>
            <w:rFonts w:ascii="Calibri" w:eastAsia="MS Mincho" w:hAnsi="Calibri"/>
            <w:noProof/>
            <w:sz w:val="22"/>
            <w:szCs w:val="22"/>
            <w:lang w:val="en-CA" w:eastAsia="en-CA"/>
          </w:rPr>
          <w:tab/>
        </w:r>
        <w:r w:rsidRPr="00C11CDB">
          <w:rPr>
            <w:rStyle w:val="Hyperlink"/>
            <w:noProof/>
          </w:rPr>
          <w:t>GeoSciML extension vocabularies</w:t>
        </w:r>
        <w:r>
          <w:rPr>
            <w:noProof/>
            <w:webHidden/>
          </w:rPr>
          <w:tab/>
        </w:r>
        <w:r>
          <w:rPr>
            <w:noProof/>
            <w:webHidden/>
          </w:rPr>
          <w:fldChar w:fldCharType="begin"/>
        </w:r>
        <w:r>
          <w:rPr>
            <w:noProof/>
            <w:webHidden/>
          </w:rPr>
          <w:instrText xml:space="preserve"> PAGEREF _Toc445034221 \h </w:instrText>
        </w:r>
        <w:r>
          <w:rPr>
            <w:noProof/>
            <w:webHidden/>
          </w:rPr>
        </w:r>
      </w:ins>
      <w:r>
        <w:rPr>
          <w:noProof/>
          <w:webHidden/>
        </w:rPr>
        <w:fldChar w:fldCharType="separate"/>
      </w:r>
      <w:ins w:id="378" w:author="Eric Boisvert" w:date="2016-03-06T13:27:00Z">
        <w:r>
          <w:rPr>
            <w:noProof/>
            <w:webHidden/>
          </w:rPr>
          <w:t>148</w:t>
        </w:r>
        <w:r>
          <w:rPr>
            <w:noProof/>
            <w:webHidden/>
          </w:rPr>
          <w:fldChar w:fldCharType="end"/>
        </w:r>
        <w:r w:rsidRPr="00C11CDB">
          <w:rPr>
            <w:rStyle w:val="Hyperlink"/>
            <w:noProof/>
          </w:rPr>
          <w:fldChar w:fldCharType="end"/>
        </w:r>
      </w:ins>
    </w:p>
    <w:p w14:paraId="6D41F571" w14:textId="77777777" w:rsidR="004D34D6" w:rsidRPr="009734BE" w:rsidRDefault="004D34D6">
      <w:pPr>
        <w:pStyle w:val="TOC2"/>
        <w:tabs>
          <w:tab w:val="left" w:pos="880"/>
          <w:tab w:val="right" w:leader="dot" w:pos="8630"/>
        </w:tabs>
        <w:rPr>
          <w:ins w:id="379" w:author="Eric Boisvert" w:date="2016-03-06T13:27:00Z"/>
          <w:rFonts w:ascii="Calibri" w:eastAsia="MS Mincho" w:hAnsi="Calibri"/>
          <w:noProof/>
          <w:sz w:val="22"/>
          <w:szCs w:val="22"/>
          <w:lang w:val="en-CA" w:eastAsia="en-CA"/>
        </w:rPr>
      </w:pPr>
      <w:ins w:id="38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"_Toc445034222"</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8.6</w:t>
        </w:r>
        <w:r w:rsidRPr="009734BE">
          <w:rPr>
            <w:rFonts w:ascii="Calibri" w:eastAsia="MS Mincho" w:hAnsi="Calibri"/>
            <w:noProof/>
            <w:sz w:val="22"/>
            <w:szCs w:val="22"/>
            <w:lang w:val="en-CA" w:eastAsia="en-CA"/>
          </w:rPr>
          <w:tab/>
        </w:r>
        <w:r w:rsidRPr="00C11CDB">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_Toc445034222 \h </w:instrText>
        </w:r>
        <w:r>
          <w:rPr>
            <w:noProof/>
            <w:webHidden/>
          </w:rPr>
        </w:r>
      </w:ins>
      <w:r>
        <w:rPr>
          <w:noProof/>
          <w:webHidden/>
        </w:rPr>
        <w:fldChar w:fldCharType="separate"/>
      </w:r>
      <w:ins w:id="381" w:author="Eric Boisvert" w:date="2016-03-06T13:27:00Z">
        <w:r>
          <w:rPr>
            <w:noProof/>
            <w:webHidden/>
          </w:rPr>
          <w:t>149</w:t>
        </w:r>
        <w:r>
          <w:rPr>
            <w:noProof/>
            <w:webHidden/>
          </w:rPr>
          <w:fldChar w:fldCharType="end"/>
        </w:r>
        <w:r w:rsidRPr="00C11CDB">
          <w:rPr>
            <w:rStyle w:val="Hyperlink"/>
            <w:noProof/>
          </w:rPr>
          <w:fldChar w:fldCharType="end"/>
        </w:r>
      </w:ins>
    </w:p>
    <w:p w14:paraId="1671E158" w14:textId="77777777" w:rsidR="004D34D6" w:rsidRPr="009734BE" w:rsidRDefault="004D34D6">
      <w:pPr>
        <w:pStyle w:val="TOC3"/>
        <w:tabs>
          <w:tab w:val="left" w:pos="1320"/>
          <w:tab w:val="right" w:leader="dot" w:pos="8630"/>
        </w:tabs>
        <w:rPr>
          <w:ins w:id="382" w:author="Eric Boisvert" w:date="2016-03-06T13:27:00Z"/>
          <w:rFonts w:ascii="Calibri" w:eastAsia="MS Mincho" w:hAnsi="Calibri"/>
          <w:noProof/>
          <w:sz w:val="22"/>
          <w:szCs w:val="22"/>
          <w:lang w:val="en-CA" w:eastAsia="en-CA"/>
        </w:rPr>
      </w:pPr>
      <w:ins w:id="383"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"_Toc445034223"</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bidi="x-none"/>
          </w:rPr>
          <w:t>8.6.1</w:t>
        </w:r>
        <w:r w:rsidRPr="009734BE">
          <w:rPr>
            <w:rFonts w:ascii="Calibri" w:eastAsia="MS Mincho" w:hAnsi="Calibri"/>
            <w:noProof/>
            <w:sz w:val="22"/>
            <w:szCs w:val="22"/>
            <w:lang w:val="en-CA" w:eastAsia="en-CA"/>
          </w:rPr>
          <w:tab/>
        </w:r>
        <w:r w:rsidRPr="00C11CDB">
          <w:rPr>
            <w:rStyle w:val="Hyperlink"/>
            <w:noProof/>
          </w:rPr>
          <w:t>Global Boundary Stratotype Sections and Points</w:t>
        </w:r>
        <w:r>
          <w:rPr>
            <w:noProof/>
            <w:webHidden/>
          </w:rPr>
          <w:tab/>
        </w:r>
        <w:r>
          <w:rPr>
            <w:noProof/>
            <w:webHidden/>
          </w:rPr>
          <w:fldChar w:fldCharType="begin"/>
        </w:r>
        <w:r>
          <w:rPr>
            <w:noProof/>
            <w:webHidden/>
          </w:rPr>
          <w:instrText xml:space="preserve"> PAGEREF _Toc445034223 \h </w:instrText>
        </w:r>
        <w:r>
          <w:rPr>
            <w:noProof/>
            <w:webHidden/>
          </w:rPr>
        </w:r>
      </w:ins>
      <w:r>
        <w:rPr>
          <w:noProof/>
          <w:webHidden/>
        </w:rPr>
        <w:fldChar w:fldCharType="separate"/>
      </w:r>
      <w:ins w:id="384" w:author="Eric Boisvert" w:date="2016-03-06T13:27:00Z">
        <w:r>
          <w:rPr>
            <w:noProof/>
            <w:webHidden/>
          </w:rPr>
          <w:t>151</w:t>
        </w:r>
        <w:r>
          <w:rPr>
            <w:noProof/>
            <w:webHidden/>
          </w:rPr>
          <w:fldChar w:fldCharType="end"/>
        </w:r>
        <w:r w:rsidRPr="00C11CDB">
          <w:rPr>
            <w:rStyle w:val="Hyperlink"/>
            <w:noProof/>
          </w:rPr>
          <w:fldChar w:fldCharType="end"/>
        </w:r>
      </w:ins>
    </w:p>
    <w:p w14:paraId="29DEB906" w14:textId="77777777" w:rsidR="004D34D6" w:rsidRPr="009734BE" w:rsidRDefault="004D34D6">
      <w:pPr>
        <w:pStyle w:val="TOC3"/>
        <w:tabs>
          <w:tab w:val="left" w:pos="1320"/>
          <w:tab w:val="right" w:leader="dot" w:pos="8630"/>
        </w:tabs>
        <w:rPr>
          <w:ins w:id="385" w:author="Eric Boisvert" w:date="2016-03-06T13:27:00Z"/>
          <w:rFonts w:ascii="Calibri" w:eastAsia="MS Mincho" w:hAnsi="Calibri"/>
          <w:noProof/>
          <w:sz w:val="22"/>
          <w:szCs w:val="22"/>
          <w:lang w:val="en-CA" w:eastAsia="en-CA"/>
        </w:rPr>
      </w:pPr>
      <w:ins w:id="38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"_Toc445034224"</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bidi="x-none"/>
          </w:rPr>
          <w:t>8.6.2</w:t>
        </w:r>
        <w:r w:rsidRPr="009734BE">
          <w:rPr>
            <w:rFonts w:ascii="Calibri" w:eastAsia="MS Mincho" w:hAnsi="Calibri"/>
            <w:noProof/>
            <w:sz w:val="22"/>
            <w:szCs w:val="22"/>
            <w:lang w:val="en-CA" w:eastAsia="en-CA"/>
          </w:rPr>
          <w:tab/>
        </w:r>
        <w:r w:rsidRPr="00C11CDB">
          <w:rPr>
            <w:rStyle w:val="Hyperlink"/>
            <w:noProof/>
          </w:rPr>
          <w:t>Temporal Reference System</w:t>
        </w:r>
        <w:r>
          <w:rPr>
            <w:noProof/>
            <w:webHidden/>
          </w:rPr>
          <w:tab/>
        </w:r>
        <w:r>
          <w:rPr>
            <w:noProof/>
            <w:webHidden/>
          </w:rPr>
          <w:fldChar w:fldCharType="begin"/>
        </w:r>
        <w:r>
          <w:rPr>
            <w:noProof/>
            <w:webHidden/>
          </w:rPr>
          <w:instrText xml:space="preserve"> PAGEREF _Toc445034224 \h </w:instrText>
        </w:r>
        <w:r>
          <w:rPr>
            <w:noProof/>
            <w:webHidden/>
          </w:rPr>
        </w:r>
      </w:ins>
      <w:r>
        <w:rPr>
          <w:noProof/>
          <w:webHidden/>
        </w:rPr>
        <w:fldChar w:fldCharType="separate"/>
      </w:r>
      <w:ins w:id="387" w:author="Eric Boisvert" w:date="2016-03-06T13:27:00Z">
        <w:r>
          <w:rPr>
            <w:noProof/>
            <w:webHidden/>
          </w:rPr>
          <w:t>155</w:t>
        </w:r>
        <w:r>
          <w:rPr>
            <w:noProof/>
            <w:webHidden/>
          </w:rPr>
          <w:fldChar w:fldCharType="end"/>
        </w:r>
        <w:r w:rsidRPr="00C11CDB">
          <w:rPr>
            <w:rStyle w:val="Hyperlink"/>
            <w:noProof/>
          </w:rPr>
          <w:fldChar w:fldCharType="end"/>
        </w:r>
      </w:ins>
    </w:p>
    <w:p w14:paraId="606CDCAA" w14:textId="77777777" w:rsidR="004D34D6" w:rsidRPr="009734BE" w:rsidRDefault="004D34D6">
      <w:pPr>
        <w:pStyle w:val="TOC3"/>
        <w:tabs>
          <w:tab w:val="left" w:pos="1320"/>
          <w:tab w:val="right" w:leader="dot" w:pos="8630"/>
        </w:tabs>
        <w:rPr>
          <w:ins w:id="388" w:author="Eric Boisvert" w:date="2016-03-06T13:27:00Z"/>
          <w:rFonts w:ascii="Calibri" w:eastAsia="MS Mincho" w:hAnsi="Calibri"/>
          <w:noProof/>
          <w:sz w:val="22"/>
          <w:szCs w:val="22"/>
          <w:lang w:val="en-CA" w:eastAsia="en-CA"/>
        </w:rPr>
      </w:pPr>
      <w:ins w:id="38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"_Toc445034225"</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bidi="x-none"/>
          </w:rPr>
          <w:t>8.6.3</w:t>
        </w:r>
        <w:r w:rsidRPr="009734BE">
          <w:rPr>
            <w:rFonts w:ascii="Calibri" w:eastAsia="MS Mincho" w:hAnsi="Calibri"/>
            <w:noProof/>
            <w:sz w:val="22"/>
            <w:szCs w:val="22"/>
            <w:lang w:val="en-CA" w:eastAsia="en-CA"/>
          </w:rPr>
          <w:tab/>
        </w:r>
        <w:r w:rsidRPr="00C11CDB">
          <w:rPr>
            <w:rStyle w:val="Hyperlink"/>
            <w:noProof/>
          </w:rPr>
          <w:t>Time scale</w:t>
        </w:r>
        <w:r>
          <w:rPr>
            <w:noProof/>
            <w:webHidden/>
          </w:rPr>
          <w:tab/>
        </w:r>
        <w:r>
          <w:rPr>
            <w:noProof/>
            <w:webHidden/>
          </w:rPr>
          <w:fldChar w:fldCharType="begin"/>
        </w:r>
        <w:r>
          <w:rPr>
            <w:noProof/>
            <w:webHidden/>
          </w:rPr>
          <w:instrText xml:space="preserve"> PAGEREF _Toc445034225 \h </w:instrText>
        </w:r>
        <w:r>
          <w:rPr>
            <w:noProof/>
            <w:webHidden/>
          </w:rPr>
        </w:r>
      </w:ins>
      <w:r>
        <w:rPr>
          <w:noProof/>
          <w:webHidden/>
        </w:rPr>
        <w:fldChar w:fldCharType="separate"/>
      </w:r>
      <w:ins w:id="390" w:author="Eric Boisvert" w:date="2016-03-06T13:27:00Z">
        <w:r>
          <w:rPr>
            <w:noProof/>
            <w:webHidden/>
          </w:rPr>
          <w:t>159</w:t>
        </w:r>
        <w:r>
          <w:rPr>
            <w:noProof/>
            <w:webHidden/>
          </w:rPr>
          <w:fldChar w:fldCharType="end"/>
        </w:r>
        <w:r w:rsidRPr="00C11CDB">
          <w:rPr>
            <w:rStyle w:val="Hyperlink"/>
            <w:noProof/>
          </w:rPr>
          <w:fldChar w:fldCharType="end"/>
        </w:r>
      </w:ins>
    </w:p>
    <w:p w14:paraId="4B5A5C85" w14:textId="77777777" w:rsidR="004D34D6" w:rsidRPr="009734BE" w:rsidRDefault="004D34D6">
      <w:pPr>
        <w:pStyle w:val="TOC3"/>
        <w:tabs>
          <w:tab w:val="left" w:pos="1320"/>
          <w:tab w:val="right" w:leader="dot" w:pos="8630"/>
        </w:tabs>
        <w:rPr>
          <w:ins w:id="391" w:author="Eric Boisvert" w:date="2016-03-06T13:27:00Z"/>
          <w:rFonts w:ascii="Calibri" w:eastAsia="MS Mincho" w:hAnsi="Calibri"/>
          <w:noProof/>
          <w:sz w:val="22"/>
          <w:szCs w:val="22"/>
          <w:lang w:val="en-CA" w:eastAsia="en-CA"/>
        </w:rPr>
      </w:pPr>
      <w:ins w:id="39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"_Toc445034226"</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bidi="x-none"/>
          </w:rPr>
          <w:t>8.6.4</w:t>
        </w:r>
        <w:r w:rsidRPr="009734BE">
          <w:rPr>
            <w:rFonts w:ascii="Calibri" w:eastAsia="MS Mincho" w:hAnsi="Calibri"/>
            <w:noProof/>
            <w:sz w:val="22"/>
            <w:szCs w:val="22"/>
            <w:lang w:val="en-CA" w:eastAsia="en-CA"/>
          </w:rPr>
          <w:tab/>
        </w:r>
        <w:r w:rsidRPr="00C11CDB">
          <w:rPr>
            <w:rStyle w:val="Hyperlink"/>
            <w:noProof/>
          </w:rPr>
          <w:t>Geologic time vocabularies</w:t>
        </w:r>
        <w:r>
          <w:rPr>
            <w:noProof/>
            <w:webHidden/>
          </w:rPr>
          <w:tab/>
        </w:r>
        <w:r>
          <w:rPr>
            <w:noProof/>
            <w:webHidden/>
          </w:rPr>
          <w:fldChar w:fldCharType="begin"/>
        </w:r>
        <w:r>
          <w:rPr>
            <w:noProof/>
            <w:webHidden/>
          </w:rPr>
          <w:instrText xml:space="preserve"> PAGEREF _Toc445034226 \h </w:instrText>
        </w:r>
        <w:r>
          <w:rPr>
            <w:noProof/>
            <w:webHidden/>
          </w:rPr>
        </w:r>
      </w:ins>
      <w:r>
        <w:rPr>
          <w:noProof/>
          <w:webHidden/>
        </w:rPr>
        <w:fldChar w:fldCharType="separate"/>
      </w:r>
      <w:ins w:id="393" w:author="Eric Boisvert" w:date="2016-03-06T13:27:00Z">
        <w:r>
          <w:rPr>
            <w:noProof/>
            <w:webHidden/>
          </w:rPr>
          <w:t>165</w:t>
        </w:r>
        <w:r>
          <w:rPr>
            <w:noProof/>
            <w:webHidden/>
          </w:rPr>
          <w:fldChar w:fldCharType="end"/>
        </w:r>
        <w:r w:rsidRPr="00C11CDB">
          <w:rPr>
            <w:rStyle w:val="Hyperlink"/>
            <w:noProof/>
          </w:rPr>
          <w:fldChar w:fldCharType="end"/>
        </w:r>
      </w:ins>
    </w:p>
    <w:p w14:paraId="649C3055" w14:textId="77777777" w:rsidR="004D34D6" w:rsidRPr="009734BE" w:rsidRDefault="004D34D6">
      <w:pPr>
        <w:pStyle w:val="TOC2"/>
        <w:tabs>
          <w:tab w:val="left" w:pos="880"/>
          <w:tab w:val="right" w:leader="dot" w:pos="8630"/>
        </w:tabs>
        <w:rPr>
          <w:ins w:id="394" w:author="Eric Boisvert" w:date="2016-03-06T13:27:00Z"/>
          <w:rFonts w:ascii="Calibri" w:eastAsia="MS Mincho" w:hAnsi="Calibri"/>
          <w:noProof/>
          <w:sz w:val="22"/>
          <w:szCs w:val="22"/>
          <w:lang w:val="en-CA" w:eastAsia="en-CA"/>
        </w:rPr>
      </w:pPr>
      <w:ins w:id="39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"_Toc445034227"</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8.7</w:t>
        </w:r>
        <w:r w:rsidRPr="009734BE">
          <w:rPr>
            <w:rFonts w:ascii="Calibri" w:eastAsia="MS Mincho" w:hAnsi="Calibri"/>
            <w:noProof/>
            <w:sz w:val="22"/>
            <w:szCs w:val="22"/>
            <w:lang w:val="en-CA" w:eastAsia="en-CA"/>
          </w:rPr>
          <w:tab/>
        </w:r>
        <w:r w:rsidRPr="00C11CDB">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_Toc445034227 \h </w:instrText>
        </w:r>
        <w:r>
          <w:rPr>
            <w:noProof/>
            <w:webHidden/>
          </w:rPr>
        </w:r>
      </w:ins>
      <w:r>
        <w:rPr>
          <w:noProof/>
          <w:webHidden/>
        </w:rPr>
        <w:fldChar w:fldCharType="separate"/>
      </w:r>
      <w:ins w:id="396" w:author="Eric Boisvert" w:date="2016-03-06T13:27:00Z">
        <w:r>
          <w:rPr>
            <w:noProof/>
            <w:webHidden/>
          </w:rPr>
          <w:t>167</w:t>
        </w:r>
        <w:r>
          <w:rPr>
            <w:noProof/>
            <w:webHidden/>
          </w:rPr>
          <w:fldChar w:fldCharType="end"/>
        </w:r>
        <w:r w:rsidRPr="00C11CDB">
          <w:rPr>
            <w:rStyle w:val="Hyperlink"/>
            <w:noProof/>
          </w:rPr>
          <w:fldChar w:fldCharType="end"/>
        </w:r>
      </w:ins>
    </w:p>
    <w:p w14:paraId="56F71ACC" w14:textId="77777777" w:rsidR="004D34D6" w:rsidRPr="009734BE" w:rsidRDefault="004D34D6">
      <w:pPr>
        <w:pStyle w:val="TOC3"/>
        <w:tabs>
          <w:tab w:val="left" w:pos="1320"/>
          <w:tab w:val="right" w:leader="dot" w:pos="8630"/>
        </w:tabs>
        <w:rPr>
          <w:ins w:id="397" w:author="Eric Boisvert" w:date="2016-03-06T13:27:00Z"/>
          <w:rFonts w:ascii="Calibri" w:eastAsia="MS Mincho" w:hAnsi="Calibri"/>
          <w:noProof/>
          <w:sz w:val="22"/>
          <w:szCs w:val="22"/>
          <w:lang w:val="en-CA" w:eastAsia="en-CA"/>
        </w:rPr>
      </w:pPr>
      <w:ins w:id="39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"_Toc445034228"</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8.7.1</w:t>
        </w:r>
        <w:r w:rsidRPr="009734BE">
          <w:rPr>
            <w:rFonts w:ascii="Calibri" w:eastAsia="MS Mincho" w:hAnsi="Calibri"/>
            <w:noProof/>
            <w:sz w:val="22"/>
            <w:szCs w:val="22"/>
            <w:lang w:val="en-CA" w:eastAsia="en-CA"/>
          </w:rPr>
          <w:tab/>
        </w:r>
        <w:r w:rsidRPr="00C11CDB">
          <w:rPr>
            <w:rStyle w:val="Hyperlink"/>
            <w:noProof/>
            <w:lang w:val="en-CA"/>
          </w:rPr>
          <w:t>Borehole</w:t>
        </w:r>
        <w:r>
          <w:rPr>
            <w:noProof/>
            <w:webHidden/>
          </w:rPr>
          <w:tab/>
        </w:r>
        <w:r>
          <w:rPr>
            <w:noProof/>
            <w:webHidden/>
          </w:rPr>
          <w:fldChar w:fldCharType="begin"/>
        </w:r>
        <w:r>
          <w:rPr>
            <w:noProof/>
            <w:webHidden/>
          </w:rPr>
          <w:instrText xml:space="preserve"> PAGEREF _Toc445034228 \h </w:instrText>
        </w:r>
        <w:r>
          <w:rPr>
            <w:noProof/>
            <w:webHidden/>
          </w:rPr>
        </w:r>
      </w:ins>
      <w:r>
        <w:rPr>
          <w:noProof/>
          <w:webHidden/>
        </w:rPr>
        <w:fldChar w:fldCharType="separate"/>
      </w:r>
      <w:ins w:id="399" w:author="Eric Boisvert" w:date="2016-03-06T13:27:00Z">
        <w:r>
          <w:rPr>
            <w:noProof/>
            <w:webHidden/>
          </w:rPr>
          <w:t>168</w:t>
        </w:r>
        <w:r>
          <w:rPr>
            <w:noProof/>
            <w:webHidden/>
          </w:rPr>
          <w:fldChar w:fldCharType="end"/>
        </w:r>
        <w:r w:rsidRPr="00C11CDB">
          <w:rPr>
            <w:rStyle w:val="Hyperlink"/>
            <w:noProof/>
          </w:rPr>
          <w:fldChar w:fldCharType="end"/>
        </w:r>
      </w:ins>
    </w:p>
    <w:p w14:paraId="60CBEFDB" w14:textId="77777777" w:rsidR="004D34D6" w:rsidRPr="009734BE" w:rsidRDefault="004D34D6">
      <w:pPr>
        <w:pStyle w:val="TOC3"/>
        <w:tabs>
          <w:tab w:val="left" w:pos="1320"/>
          <w:tab w:val="right" w:leader="dot" w:pos="8630"/>
        </w:tabs>
        <w:rPr>
          <w:ins w:id="400" w:author="Eric Boisvert" w:date="2016-03-06T13:27:00Z"/>
          <w:rFonts w:ascii="Calibri" w:eastAsia="MS Mincho" w:hAnsi="Calibri"/>
          <w:noProof/>
          <w:sz w:val="22"/>
          <w:szCs w:val="22"/>
          <w:lang w:val="en-CA" w:eastAsia="en-CA"/>
        </w:rPr>
      </w:pPr>
      <w:ins w:id="40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"_Toc445034229"</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bidi="x-none"/>
          </w:rPr>
          <w:t>8.7.2</w:t>
        </w:r>
        <w:r w:rsidRPr="009734BE">
          <w:rPr>
            <w:rFonts w:ascii="Calibri" w:eastAsia="MS Mincho" w:hAnsi="Calibri"/>
            <w:noProof/>
            <w:sz w:val="22"/>
            <w:szCs w:val="22"/>
            <w:lang w:val="en-CA" w:eastAsia="en-CA"/>
          </w:rPr>
          <w:tab/>
        </w:r>
        <w:r w:rsidRPr="00C11CDB">
          <w:rPr>
            <w:rStyle w:val="Hyperlink"/>
            <w:noProof/>
          </w:rPr>
          <w:t>Positioning features and observations in context of boreholes.</w:t>
        </w:r>
        <w:r>
          <w:rPr>
            <w:noProof/>
            <w:webHidden/>
          </w:rPr>
          <w:tab/>
        </w:r>
        <w:r>
          <w:rPr>
            <w:noProof/>
            <w:webHidden/>
          </w:rPr>
          <w:fldChar w:fldCharType="begin"/>
        </w:r>
        <w:r>
          <w:rPr>
            <w:noProof/>
            <w:webHidden/>
          </w:rPr>
          <w:instrText xml:space="preserve"> PAGEREF _Toc445034229 \h </w:instrText>
        </w:r>
        <w:r>
          <w:rPr>
            <w:noProof/>
            <w:webHidden/>
          </w:rPr>
        </w:r>
      </w:ins>
      <w:r>
        <w:rPr>
          <w:noProof/>
          <w:webHidden/>
        </w:rPr>
        <w:fldChar w:fldCharType="separate"/>
      </w:r>
      <w:ins w:id="402" w:author="Eric Boisvert" w:date="2016-03-06T13:27:00Z">
        <w:r>
          <w:rPr>
            <w:noProof/>
            <w:webHidden/>
          </w:rPr>
          <w:t>183</w:t>
        </w:r>
        <w:r>
          <w:rPr>
            <w:noProof/>
            <w:webHidden/>
          </w:rPr>
          <w:fldChar w:fldCharType="end"/>
        </w:r>
        <w:r w:rsidRPr="00C11CDB">
          <w:rPr>
            <w:rStyle w:val="Hyperlink"/>
            <w:noProof/>
          </w:rPr>
          <w:fldChar w:fldCharType="end"/>
        </w:r>
      </w:ins>
    </w:p>
    <w:p w14:paraId="0ABD860B" w14:textId="77777777" w:rsidR="004D34D6" w:rsidRPr="009734BE" w:rsidRDefault="004D34D6">
      <w:pPr>
        <w:pStyle w:val="TOC2"/>
        <w:tabs>
          <w:tab w:val="left" w:pos="880"/>
          <w:tab w:val="right" w:leader="dot" w:pos="8630"/>
        </w:tabs>
        <w:rPr>
          <w:ins w:id="403" w:author="Eric Boisvert" w:date="2016-03-06T13:27:00Z"/>
          <w:rFonts w:ascii="Calibri" w:eastAsia="MS Mincho" w:hAnsi="Calibri"/>
          <w:noProof/>
          <w:sz w:val="22"/>
          <w:szCs w:val="22"/>
          <w:lang w:val="en-CA" w:eastAsia="en-CA"/>
        </w:rPr>
      </w:pPr>
      <w:ins w:id="40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"_Toc445034230"</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8.8</w:t>
        </w:r>
        <w:r w:rsidRPr="009734BE">
          <w:rPr>
            <w:rFonts w:ascii="Calibri" w:eastAsia="MS Mincho" w:hAnsi="Calibri"/>
            <w:noProof/>
            <w:sz w:val="22"/>
            <w:szCs w:val="22"/>
            <w:lang w:val="en-CA" w:eastAsia="en-CA"/>
          </w:rPr>
          <w:tab/>
        </w:r>
        <w:r w:rsidRPr="00C11CDB">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_Toc445034230 \h </w:instrText>
        </w:r>
        <w:r>
          <w:rPr>
            <w:noProof/>
            <w:webHidden/>
          </w:rPr>
        </w:r>
      </w:ins>
      <w:r>
        <w:rPr>
          <w:noProof/>
          <w:webHidden/>
        </w:rPr>
        <w:fldChar w:fldCharType="separate"/>
      </w:r>
      <w:ins w:id="405" w:author="Eric Boisvert" w:date="2016-03-06T13:27:00Z">
        <w:r>
          <w:rPr>
            <w:noProof/>
            <w:webHidden/>
          </w:rPr>
          <w:t>184</w:t>
        </w:r>
        <w:r>
          <w:rPr>
            <w:noProof/>
            <w:webHidden/>
          </w:rPr>
          <w:fldChar w:fldCharType="end"/>
        </w:r>
        <w:r w:rsidRPr="00C11CDB">
          <w:rPr>
            <w:rStyle w:val="Hyperlink"/>
            <w:noProof/>
          </w:rPr>
          <w:fldChar w:fldCharType="end"/>
        </w:r>
      </w:ins>
    </w:p>
    <w:p w14:paraId="23CC138A" w14:textId="77777777" w:rsidR="004D34D6" w:rsidRPr="009734BE" w:rsidRDefault="004D34D6">
      <w:pPr>
        <w:pStyle w:val="TOC3"/>
        <w:tabs>
          <w:tab w:val="left" w:pos="1320"/>
          <w:tab w:val="right" w:leader="dot" w:pos="8630"/>
        </w:tabs>
        <w:rPr>
          <w:ins w:id="406" w:author="Eric Boisvert" w:date="2016-03-06T13:27:00Z"/>
          <w:rFonts w:ascii="Calibri" w:eastAsia="MS Mincho" w:hAnsi="Calibri"/>
          <w:noProof/>
          <w:sz w:val="22"/>
          <w:szCs w:val="22"/>
          <w:lang w:val="en-CA" w:eastAsia="en-CA"/>
        </w:rPr>
      </w:pPr>
      <w:ins w:id="40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"_Toc445034231"</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8.8.1</w:t>
        </w:r>
        <w:r w:rsidRPr="009734BE">
          <w:rPr>
            <w:rFonts w:ascii="Calibri" w:eastAsia="MS Mincho" w:hAnsi="Calibri"/>
            <w:noProof/>
            <w:sz w:val="22"/>
            <w:szCs w:val="22"/>
            <w:lang w:val="en-CA" w:eastAsia="en-CA"/>
          </w:rPr>
          <w:tab/>
        </w:r>
        <w:r w:rsidRPr="00C11CDB">
          <w:rPr>
            <w:rStyle w:val="Hyperlink"/>
            <w:noProof/>
            <w:lang w:val="en-CA"/>
          </w:rPr>
          <w:t>Laboratory Analysis</w:t>
        </w:r>
        <w:r>
          <w:rPr>
            <w:noProof/>
            <w:webHidden/>
          </w:rPr>
          <w:tab/>
        </w:r>
        <w:r>
          <w:rPr>
            <w:noProof/>
            <w:webHidden/>
          </w:rPr>
          <w:fldChar w:fldCharType="begin"/>
        </w:r>
        <w:r>
          <w:rPr>
            <w:noProof/>
            <w:webHidden/>
          </w:rPr>
          <w:instrText xml:space="preserve"> PAGEREF _Toc445034231 \h </w:instrText>
        </w:r>
        <w:r>
          <w:rPr>
            <w:noProof/>
            <w:webHidden/>
          </w:rPr>
        </w:r>
      </w:ins>
      <w:r>
        <w:rPr>
          <w:noProof/>
          <w:webHidden/>
        </w:rPr>
        <w:fldChar w:fldCharType="separate"/>
      </w:r>
      <w:ins w:id="408" w:author="Eric Boisvert" w:date="2016-03-06T13:27:00Z">
        <w:r>
          <w:rPr>
            <w:noProof/>
            <w:webHidden/>
          </w:rPr>
          <w:t>185</w:t>
        </w:r>
        <w:r>
          <w:rPr>
            <w:noProof/>
            <w:webHidden/>
          </w:rPr>
          <w:fldChar w:fldCharType="end"/>
        </w:r>
        <w:r w:rsidRPr="00C11CDB">
          <w:rPr>
            <w:rStyle w:val="Hyperlink"/>
            <w:noProof/>
          </w:rPr>
          <w:fldChar w:fldCharType="end"/>
        </w:r>
      </w:ins>
    </w:p>
    <w:p w14:paraId="671649CE" w14:textId="77777777" w:rsidR="004D34D6" w:rsidRPr="009734BE" w:rsidRDefault="004D34D6">
      <w:pPr>
        <w:pStyle w:val="TOC3"/>
        <w:tabs>
          <w:tab w:val="left" w:pos="1320"/>
          <w:tab w:val="right" w:leader="dot" w:pos="8630"/>
        </w:tabs>
        <w:rPr>
          <w:ins w:id="409" w:author="Eric Boisvert" w:date="2016-03-06T13:27:00Z"/>
          <w:rFonts w:ascii="Calibri" w:eastAsia="MS Mincho" w:hAnsi="Calibri"/>
          <w:noProof/>
          <w:sz w:val="22"/>
          <w:szCs w:val="22"/>
          <w:lang w:val="en-CA" w:eastAsia="en-CA"/>
        </w:rPr>
      </w:pPr>
      <w:ins w:id="41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"_Toc445034232"</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bidi="x-none"/>
          </w:rPr>
          <w:t>8.8.2</w:t>
        </w:r>
        <w:r w:rsidRPr="009734BE">
          <w:rPr>
            <w:rFonts w:ascii="Calibri" w:eastAsia="MS Mincho" w:hAnsi="Calibri"/>
            <w:noProof/>
            <w:sz w:val="22"/>
            <w:szCs w:val="22"/>
            <w:lang w:val="en-CA" w:eastAsia="en-CA"/>
          </w:rPr>
          <w:tab/>
        </w:r>
        <w:r w:rsidRPr="00C11CDB">
          <w:rPr>
            <w:rStyle w:val="Hyperlink"/>
            <w:noProof/>
          </w:rPr>
          <w:t>Geochronology</w:t>
        </w:r>
        <w:r>
          <w:rPr>
            <w:noProof/>
            <w:webHidden/>
          </w:rPr>
          <w:tab/>
        </w:r>
        <w:r>
          <w:rPr>
            <w:noProof/>
            <w:webHidden/>
          </w:rPr>
          <w:fldChar w:fldCharType="begin"/>
        </w:r>
        <w:r>
          <w:rPr>
            <w:noProof/>
            <w:webHidden/>
          </w:rPr>
          <w:instrText xml:space="preserve"> PAGEREF _Toc445034232 \h </w:instrText>
        </w:r>
        <w:r>
          <w:rPr>
            <w:noProof/>
            <w:webHidden/>
          </w:rPr>
        </w:r>
      </w:ins>
      <w:r>
        <w:rPr>
          <w:noProof/>
          <w:webHidden/>
        </w:rPr>
        <w:fldChar w:fldCharType="separate"/>
      </w:r>
      <w:ins w:id="411" w:author="Eric Boisvert" w:date="2016-03-06T13:27:00Z">
        <w:r>
          <w:rPr>
            <w:noProof/>
            <w:webHidden/>
          </w:rPr>
          <w:t>194</w:t>
        </w:r>
        <w:r>
          <w:rPr>
            <w:noProof/>
            <w:webHidden/>
          </w:rPr>
          <w:fldChar w:fldCharType="end"/>
        </w:r>
        <w:r w:rsidRPr="00C11CDB">
          <w:rPr>
            <w:rStyle w:val="Hyperlink"/>
            <w:noProof/>
          </w:rPr>
          <w:fldChar w:fldCharType="end"/>
        </w:r>
      </w:ins>
    </w:p>
    <w:p w14:paraId="5D1A5846" w14:textId="77777777" w:rsidR="004D34D6" w:rsidRPr="009734BE" w:rsidRDefault="004D34D6">
      <w:pPr>
        <w:pStyle w:val="TOC3"/>
        <w:tabs>
          <w:tab w:val="left" w:pos="1320"/>
          <w:tab w:val="right" w:leader="dot" w:pos="8630"/>
        </w:tabs>
        <w:rPr>
          <w:ins w:id="412" w:author="Eric Boisvert" w:date="2016-03-06T13:27:00Z"/>
          <w:rFonts w:ascii="Calibri" w:eastAsia="MS Mincho" w:hAnsi="Calibri"/>
          <w:noProof/>
          <w:sz w:val="22"/>
          <w:szCs w:val="22"/>
          <w:lang w:val="en-CA" w:eastAsia="en-CA"/>
        </w:rPr>
      </w:pPr>
      <w:ins w:id="41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"_Toc445034233"</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8.8.3</w:t>
        </w:r>
        <w:r w:rsidRPr="009734BE">
          <w:rPr>
            <w:rFonts w:ascii="Calibri" w:eastAsia="MS Mincho" w:hAnsi="Calibri"/>
            <w:noProof/>
            <w:sz w:val="22"/>
            <w:szCs w:val="22"/>
            <w:lang w:val="en-CA" w:eastAsia="en-CA"/>
          </w:rPr>
          <w:tab/>
        </w:r>
        <w:r w:rsidRPr="00C11CDB">
          <w:rPr>
            <w:rStyle w:val="Hyperlink"/>
            <w:noProof/>
            <w:lang w:val="en-CA"/>
          </w:rPr>
          <w:t>Geologic Specimen</w:t>
        </w:r>
        <w:r>
          <w:rPr>
            <w:noProof/>
            <w:webHidden/>
          </w:rPr>
          <w:tab/>
        </w:r>
        <w:r>
          <w:rPr>
            <w:noProof/>
            <w:webHidden/>
          </w:rPr>
          <w:fldChar w:fldCharType="begin"/>
        </w:r>
        <w:r>
          <w:rPr>
            <w:noProof/>
            <w:webHidden/>
          </w:rPr>
          <w:instrText xml:space="preserve"> PAGEREF _Toc445034233 \h </w:instrText>
        </w:r>
        <w:r>
          <w:rPr>
            <w:noProof/>
            <w:webHidden/>
          </w:rPr>
        </w:r>
      </w:ins>
      <w:r>
        <w:rPr>
          <w:noProof/>
          <w:webHidden/>
        </w:rPr>
        <w:fldChar w:fldCharType="separate"/>
      </w:r>
      <w:ins w:id="414" w:author="Eric Boisvert" w:date="2016-03-06T13:27:00Z">
        <w:r>
          <w:rPr>
            <w:noProof/>
            <w:webHidden/>
          </w:rPr>
          <w:t>196</w:t>
        </w:r>
        <w:r>
          <w:rPr>
            <w:noProof/>
            <w:webHidden/>
          </w:rPr>
          <w:fldChar w:fldCharType="end"/>
        </w:r>
        <w:r w:rsidRPr="00C11CDB">
          <w:rPr>
            <w:rStyle w:val="Hyperlink"/>
            <w:noProof/>
          </w:rPr>
          <w:fldChar w:fldCharType="end"/>
        </w:r>
      </w:ins>
    </w:p>
    <w:p w14:paraId="56B9599C" w14:textId="77777777" w:rsidR="004D34D6" w:rsidRPr="009734BE" w:rsidRDefault="004D34D6">
      <w:pPr>
        <w:pStyle w:val="TOC3"/>
        <w:tabs>
          <w:tab w:val="left" w:pos="1320"/>
          <w:tab w:val="right" w:leader="dot" w:pos="8630"/>
        </w:tabs>
        <w:rPr>
          <w:ins w:id="415" w:author="Eric Boisvert" w:date="2016-03-06T13:27:00Z"/>
          <w:rFonts w:ascii="Calibri" w:eastAsia="MS Mincho" w:hAnsi="Calibri"/>
          <w:noProof/>
          <w:sz w:val="22"/>
          <w:szCs w:val="22"/>
          <w:lang w:val="en-CA" w:eastAsia="en-CA"/>
        </w:rPr>
      </w:pPr>
      <w:ins w:id="41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"_Toc445034234"</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8.8.4</w:t>
        </w:r>
        <w:r w:rsidRPr="009734BE">
          <w:rPr>
            <w:rFonts w:ascii="Calibri" w:eastAsia="MS Mincho" w:hAnsi="Calibri"/>
            <w:noProof/>
            <w:sz w:val="22"/>
            <w:szCs w:val="22"/>
            <w:lang w:val="en-CA" w:eastAsia="en-CA"/>
          </w:rPr>
          <w:tab/>
        </w:r>
        <w:r w:rsidRPr="00C11CDB">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_Toc445034234 \h </w:instrText>
        </w:r>
        <w:r>
          <w:rPr>
            <w:noProof/>
            <w:webHidden/>
          </w:rPr>
        </w:r>
      </w:ins>
      <w:r>
        <w:rPr>
          <w:noProof/>
          <w:webHidden/>
        </w:rPr>
        <w:fldChar w:fldCharType="separate"/>
      </w:r>
      <w:ins w:id="417" w:author="Eric Boisvert" w:date="2016-03-06T13:27:00Z">
        <w:r>
          <w:rPr>
            <w:noProof/>
            <w:webHidden/>
          </w:rPr>
          <w:t>201</w:t>
        </w:r>
        <w:r>
          <w:rPr>
            <w:noProof/>
            <w:webHidden/>
          </w:rPr>
          <w:fldChar w:fldCharType="end"/>
        </w:r>
        <w:r w:rsidRPr="00C11CDB">
          <w:rPr>
            <w:rStyle w:val="Hyperlink"/>
            <w:noProof/>
          </w:rPr>
          <w:fldChar w:fldCharType="end"/>
        </w:r>
      </w:ins>
    </w:p>
    <w:p w14:paraId="1FAF89E5" w14:textId="77777777" w:rsidR="004D34D6" w:rsidRPr="009734BE" w:rsidRDefault="004D34D6">
      <w:pPr>
        <w:pStyle w:val="TOC3"/>
        <w:tabs>
          <w:tab w:val="left" w:pos="1320"/>
          <w:tab w:val="right" w:leader="dot" w:pos="8630"/>
        </w:tabs>
        <w:rPr>
          <w:ins w:id="418" w:author="Eric Boisvert" w:date="2016-03-06T13:27:00Z"/>
          <w:rFonts w:ascii="Calibri" w:eastAsia="MS Mincho" w:hAnsi="Calibri"/>
          <w:noProof/>
          <w:sz w:val="22"/>
          <w:szCs w:val="22"/>
          <w:lang w:val="en-CA" w:eastAsia="en-CA"/>
        </w:rPr>
      </w:pPr>
      <w:ins w:id="41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"_Toc445034235"</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8.8.5</w:t>
        </w:r>
        <w:r w:rsidRPr="009734BE">
          <w:rPr>
            <w:rFonts w:ascii="Calibri" w:eastAsia="MS Mincho" w:hAnsi="Calibri"/>
            <w:noProof/>
            <w:sz w:val="22"/>
            <w:szCs w:val="22"/>
            <w:lang w:val="en-CA" w:eastAsia="en-CA"/>
          </w:rPr>
          <w:tab/>
        </w:r>
        <w:r w:rsidRPr="00C11CDB">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_Toc445034235 \h </w:instrText>
        </w:r>
        <w:r>
          <w:rPr>
            <w:noProof/>
            <w:webHidden/>
          </w:rPr>
        </w:r>
      </w:ins>
      <w:r>
        <w:rPr>
          <w:noProof/>
          <w:webHidden/>
        </w:rPr>
        <w:fldChar w:fldCharType="separate"/>
      </w:r>
      <w:ins w:id="420" w:author="Eric Boisvert" w:date="2016-03-06T13:27:00Z">
        <w:r>
          <w:rPr>
            <w:noProof/>
            <w:webHidden/>
          </w:rPr>
          <w:t>202</w:t>
        </w:r>
        <w:r>
          <w:rPr>
            <w:noProof/>
            <w:webHidden/>
          </w:rPr>
          <w:fldChar w:fldCharType="end"/>
        </w:r>
        <w:r w:rsidRPr="00C11CDB">
          <w:rPr>
            <w:rStyle w:val="Hyperlink"/>
            <w:noProof/>
          </w:rPr>
          <w:fldChar w:fldCharType="end"/>
        </w:r>
      </w:ins>
    </w:p>
    <w:p w14:paraId="2C49CFF6" w14:textId="77777777" w:rsidR="004D34D6" w:rsidRPr="009734BE" w:rsidRDefault="004D34D6">
      <w:pPr>
        <w:pStyle w:val="TOC1"/>
        <w:tabs>
          <w:tab w:val="left" w:pos="480"/>
          <w:tab w:val="right" w:leader="dot" w:pos="8630"/>
        </w:tabs>
        <w:rPr>
          <w:ins w:id="421" w:author="Eric Boisvert" w:date="2016-03-06T13:27:00Z"/>
          <w:rFonts w:ascii="Calibri" w:eastAsia="MS Mincho" w:hAnsi="Calibri"/>
          <w:noProof/>
          <w:sz w:val="22"/>
          <w:szCs w:val="22"/>
          <w:lang w:val="en-CA" w:eastAsia="en-CA"/>
        </w:rPr>
      </w:pPr>
      <w:ins w:id="42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"_Toc445034236"</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9.</w:t>
        </w:r>
        <w:r w:rsidRPr="009734BE">
          <w:rPr>
            <w:rFonts w:ascii="Calibri" w:eastAsia="MS Mincho" w:hAnsi="Calibri"/>
            <w:noProof/>
            <w:sz w:val="22"/>
            <w:szCs w:val="22"/>
            <w:lang w:val="en-CA" w:eastAsia="en-CA"/>
          </w:rPr>
          <w:tab/>
        </w:r>
        <w:r w:rsidRPr="00C11CDB">
          <w:rPr>
            <w:rStyle w:val="Hyperlink"/>
            <w:noProof/>
            <w:lang w:val="en-CA"/>
          </w:rPr>
          <w:t>GML Encoding Requirements classes</w:t>
        </w:r>
        <w:r>
          <w:rPr>
            <w:noProof/>
            <w:webHidden/>
          </w:rPr>
          <w:tab/>
        </w:r>
        <w:r>
          <w:rPr>
            <w:noProof/>
            <w:webHidden/>
          </w:rPr>
          <w:fldChar w:fldCharType="begin"/>
        </w:r>
        <w:r>
          <w:rPr>
            <w:noProof/>
            <w:webHidden/>
          </w:rPr>
          <w:instrText xml:space="preserve"> PAGEREF _Toc445034236 \h </w:instrText>
        </w:r>
        <w:r>
          <w:rPr>
            <w:noProof/>
            <w:webHidden/>
          </w:rPr>
        </w:r>
      </w:ins>
      <w:r>
        <w:rPr>
          <w:noProof/>
          <w:webHidden/>
        </w:rPr>
        <w:fldChar w:fldCharType="separate"/>
      </w:r>
      <w:ins w:id="423" w:author="Eric Boisvert" w:date="2016-03-06T13:27:00Z">
        <w:r>
          <w:rPr>
            <w:noProof/>
            <w:webHidden/>
          </w:rPr>
          <w:t>204</w:t>
        </w:r>
        <w:r>
          <w:rPr>
            <w:noProof/>
            <w:webHidden/>
          </w:rPr>
          <w:fldChar w:fldCharType="end"/>
        </w:r>
        <w:r w:rsidRPr="00C11CDB">
          <w:rPr>
            <w:rStyle w:val="Hyperlink"/>
            <w:noProof/>
          </w:rPr>
          <w:fldChar w:fldCharType="end"/>
        </w:r>
      </w:ins>
    </w:p>
    <w:p w14:paraId="26BBEBEE" w14:textId="77777777" w:rsidR="004D34D6" w:rsidRPr="009734BE" w:rsidRDefault="004D34D6">
      <w:pPr>
        <w:pStyle w:val="TOC2"/>
        <w:tabs>
          <w:tab w:val="left" w:pos="880"/>
          <w:tab w:val="right" w:leader="dot" w:pos="8630"/>
        </w:tabs>
        <w:rPr>
          <w:ins w:id="424" w:author="Eric Boisvert" w:date="2016-03-06T13:27:00Z"/>
          <w:rFonts w:ascii="Calibri" w:eastAsia="MS Mincho" w:hAnsi="Calibri"/>
          <w:noProof/>
          <w:sz w:val="22"/>
          <w:szCs w:val="22"/>
          <w:lang w:val="en-CA" w:eastAsia="en-CA"/>
        </w:rPr>
      </w:pPr>
      <w:ins w:id="42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"_Toc445034237"</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9.1</w:t>
        </w:r>
        <w:r w:rsidRPr="009734BE">
          <w:rPr>
            <w:rFonts w:ascii="Calibri" w:eastAsia="MS Mincho" w:hAnsi="Calibri"/>
            <w:noProof/>
            <w:sz w:val="22"/>
            <w:szCs w:val="22"/>
            <w:lang w:val="en-CA" w:eastAsia="en-CA"/>
          </w:rPr>
          <w:tab/>
        </w:r>
        <w:r w:rsidRPr="00C11CDB">
          <w:rPr>
            <w:rStyle w:val="Hyperlink"/>
            <w:noProof/>
            <w:lang w:val="en-CA"/>
          </w:rPr>
          <w:t>Prefixes used in examples</w:t>
        </w:r>
        <w:r>
          <w:rPr>
            <w:noProof/>
            <w:webHidden/>
          </w:rPr>
          <w:tab/>
        </w:r>
        <w:r>
          <w:rPr>
            <w:noProof/>
            <w:webHidden/>
          </w:rPr>
          <w:fldChar w:fldCharType="begin"/>
        </w:r>
        <w:r>
          <w:rPr>
            <w:noProof/>
            <w:webHidden/>
          </w:rPr>
          <w:instrText xml:space="preserve"> PAGEREF _Toc445034237 \h </w:instrText>
        </w:r>
        <w:r>
          <w:rPr>
            <w:noProof/>
            <w:webHidden/>
          </w:rPr>
        </w:r>
      </w:ins>
      <w:r>
        <w:rPr>
          <w:noProof/>
          <w:webHidden/>
        </w:rPr>
        <w:fldChar w:fldCharType="separate"/>
      </w:r>
      <w:ins w:id="426" w:author="Eric Boisvert" w:date="2016-03-06T13:27:00Z">
        <w:r>
          <w:rPr>
            <w:noProof/>
            <w:webHidden/>
          </w:rPr>
          <w:t>204</w:t>
        </w:r>
        <w:r>
          <w:rPr>
            <w:noProof/>
            <w:webHidden/>
          </w:rPr>
          <w:fldChar w:fldCharType="end"/>
        </w:r>
        <w:r w:rsidRPr="00C11CDB">
          <w:rPr>
            <w:rStyle w:val="Hyperlink"/>
            <w:noProof/>
          </w:rPr>
          <w:fldChar w:fldCharType="end"/>
        </w:r>
      </w:ins>
    </w:p>
    <w:p w14:paraId="1256E1F4" w14:textId="77777777" w:rsidR="004D34D6" w:rsidRPr="009734BE" w:rsidRDefault="004D34D6">
      <w:pPr>
        <w:pStyle w:val="TOC2"/>
        <w:tabs>
          <w:tab w:val="left" w:pos="880"/>
          <w:tab w:val="right" w:leader="dot" w:pos="8630"/>
        </w:tabs>
        <w:rPr>
          <w:ins w:id="427" w:author="Eric Boisvert" w:date="2016-03-06T13:27:00Z"/>
          <w:rFonts w:ascii="Calibri" w:eastAsia="MS Mincho" w:hAnsi="Calibri"/>
          <w:noProof/>
          <w:sz w:val="22"/>
          <w:szCs w:val="22"/>
          <w:lang w:val="en-CA" w:eastAsia="en-CA"/>
        </w:rPr>
      </w:pPr>
      <w:ins w:id="42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"_Toc445034238"</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9.2</w:t>
        </w:r>
        <w:r w:rsidRPr="009734BE">
          <w:rPr>
            <w:rFonts w:ascii="Calibri" w:eastAsia="MS Mincho" w:hAnsi="Calibri"/>
            <w:noProof/>
            <w:sz w:val="22"/>
            <w:szCs w:val="22"/>
            <w:lang w:val="en-CA" w:eastAsia="en-CA"/>
          </w:rPr>
          <w:tab/>
        </w:r>
        <w:r w:rsidRPr="00C11CDB">
          <w:rPr>
            <w:rStyle w:val="Hyperlink"/>
            <w:noProof/>
            <w:lang w:val="en-CA"/>
          </w:rPr>
          <w:t>GeoSciML Core XML Abstract Requirements Class</w:t>
        </w:r>
        <w:r>
          <w:rPr>
            <w:noProof/>
            <w:webHidden/>
          </w:rPr>
          <w:tab/>
        </w:r>
        <w:r>
          <w:rPr>
            <w:noProof/>
            <w:webHidden/>
          </w:rPr>
          <w:fldChar w:fldCharType="begin"/>
        </w:r>
        <w:r>
          <w:rPr>
            <w:noProof/>
            <w:webHidden/>
          </w:rPr>
          <w:instrText xml:space="preserve"> PAGEREF _Toc445034238 \h </w:instrText>
        </w:r>
        <w:r>
          <w:rPr>
            <w:noProof/>
            <w:webHidden/>
          </w:rPr>
        </w:r>
      </w:ins>
      <w:r>
        <w:rPr>
          <w:noProof/>
          <w:webHidden/>
        </w:rPr>
        <w:fldChar w:fldCharType="separate"/>
      </w:r>
      <w:ins w:id="429" w:author="Eric Boisvert" w:date="2016-03-06T13:27:00Z">
        <w:r>
          <w:rPr>
            <w:noProof/>
            <w:webHidden/>
          </w:rPr>
          <w:t>205</w:t>
        </w:r>
        <w:r>
          <w:rPr>
            <w:noProof/>
            <w:webHidden/>
          </w:rPr>
          <w:fldChar w:fldCharType="end"/>
        </w:r>
        <w:r w:rsidRPr="00C11CDB">
          <w:rPr>
            <w:rStyle w:val="Hyperlink"/>
            <w:noProof/>
          </w:rPr>
          <w:fldChar w:fldCharType="end"/>
        </w:r>
      </w:ins>
    </w:p>
    <w:p w14:paraId="2A2714F9" w14:textId="77777777" w:rsidR="004D34D6" w:rsidRPr="009734BE" w:rsidRDefault="004D34D6">
      <w:pPr>
        <w:pStyle w:val="TOC3"/>
        <w:tabs>
          <w:tab w:val="left" w:pos="1320"/>
          <w:tab w:val="right" w:leader="dot" w:pos="8630"/>
        </w:tabs>
        <w:rPr>
          <w:ins w:id="430" w:author="Eric Boisvert" w:date="2016-03-06T13:27:00Z"/>
          <w:rFonts w:ascii="Calibri" w:eastAsia="MS Mincho" w:hAnsi="Calibri"/>
          <w:noProof/>
          <w:sz w:val="22"/>
          <w:szCs w:val="22"/>
          <w:lang w:val="en-CA" w:eastAsia="en-CA"/>
        </w:rPr>
      </w:pPr>
      <w:ins w:id="43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"_Toc445034239"</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9.2.1</w:t>
        </w:r>
        <w:r w:rsidRPr="009734BE">
          <w:rPr>
            <w:rFonts w:ascii="Calibri" w:eastAsia="MS Mincho" w:hAnsi="Calibri"/>
            <w:noProof/>
            <w:sz w:val="22"/>
            <w:szCs w:val="22"/>
            <w:lang w:val="en-CA" w:eastAsia="en-CA"/>
          </w:rPr>
          <w:tab/>
        </w:r>
        <w:r w:rsidRPr="00C11CDB">
          <w:rPr>
            <w:rStyle w:val="Hyperlink"/>
            <w:noProof/>
            <w:lang w:val="en-CA"/>
          </w:rPr>
          <w:t>XML document validation</w:t>
        </w:r>
        <w:r>
          <w:rPr>
            <w:noProof/>
            <w:webHidden/>
          </w:rPr>
          <w:tab/>
        </w:r>
        <w:r>
          <w:rPr>
            <w:noProof/>
            <w:webHidden/>
          </w:rPr>
          <w:fldChar w:fldCharType="begin"/>
        </w:r>
        <w:r>
          <w:rPr>
            <w:noProof/>
            <w:webHidden/>
          </w:rPr>
          <w:instrText xml:space="preserve"> PAGEREF _Toc445034239 \h </w:instrText>
        </w:r>
        <w:r>
          <w:rPr>
            <w:noProof/>
            <w:webHidden/>
          </w:rPr>
        </w:r>
      </w:ins>
      <w:r>
        <w:rPr>
          <w:noProof/>
          <w:webHidden/>
        </w:rPr>
        <w:fldChar w:fldCharType="separate"/>
      </w:r>
      <w:ins w:id="432" w:author="Eric Boisvert" w:date="2016-03-06T13:27:00Z">
        <w:r>
          <w:rPr>
            <w:noProof/>
            <w:webHidden/>
          </w:rPr>
          <w:t>206</w:t>
        </w:r>
        <w:r>
          <w:rPr>
            <w:noProof/>
            <w:webHidden/>
          </w:rPr>
          <w:fldChar w:fldCharType="end"/>
        </w:r>
        <w:r w:rsidRPr="00C11CDB">
          <w:rPr>
            <w:rStyle w:val="Hyperlink"/>
            <w:noProof/>
          </w:rPr>
          <w:fldChar w:fldCharType="end"/>
        </w:r>
      </w:ins>
    </w:p>
    <w:p w14:paraId="385C6B4D" w14:textId="77777777" w:rsidR="004D34D6" w:rsidRPr="009734BE" w:rsidRDefault="004D34D6">
      <w:pPr>
        <w:pStyle w:val="TOC3"/>
        <w:tabs>
          <w:tab w:val="left" w:pos="1320"/>
          <w:tab w:val="right" w:leader="dot" w:pos="8630"/>
        </w:tabs>
        <w:rPr>
          <w:ins w:id="433" w:author="Eric Boisvert" w:date="2016-03-06T13:27:00Z"/>
          <w:rFonts w:ascii="Calibri" w:eastAsia="MS Mincho" w:hAnsi="Calibri"/>
          <w:noProof/>
          <w:sz w:val="22"/>
          <w:szCs w:val="22"/>
          <w:lang w:val="en-CA" w:eastAsia="en-CA"/>
        </w:rPr>
      </w:pPr>
      <w:ins w:id="43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"_Toc445034240"</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9.2.2</w:t>
        </w:r>
        <w:r w:rsidRPr="009734BE">
          <w:rPr>
            <w:rFonts w:ascii="Calibri" w:eastAsia="MS Mincho" w:hAnsi="Calibri"/>
            <w:noProof/>
            <w:sz w:val="22"/>
            <w:szCs w:val="22"/>
            <w:lang w:val="en-CA" w:eastAsia="en-CA"/>
          </w:rPr>
          <w:tab/>
        </w:r>
        <w:r w:rsidRPr="00C11CDB">
          <w:rPr>
            <w:rStyle w:val="Hyperlink"/>
            <w:noProof/>
            <w:lang w:val="en-CA"/>
          </w:rPr>
          <w:t>Reference</w:t>
        </w:r>
        <w:r>
          <w:rPr>
            <w:noProof/>
            <w:webHidden/>
          </w:rPr>
          <w:tab/>
        </w:r>
        <w:r>
          <w:rPr>
            <w:noProof/>
            <w:webHidden/>
          </w:rPr>
          <w:fldChar w:fldCharType="begin"/>
        </w:r>
        <w:r>
          <w:rPr>
            <w:noProof/>
            <w:webHidden/>
          </w:rPr>
          <w:instrText xml:space="preserve"> PAGEREF _Toc445034240 \h </w:instrText>
        </w:r>
        <w:r>
          <w:rPr>
            <w:noProof/>
            <w:webHidden/>
          </w:rPr>
        </w:r>
      </w:ins>
      <w:r>
        <w:rPr>
          <w:noProof/>
          <w:webHidden/>
        </w:rPr>
        <w:fldChar w:fldCharType="separate"/>
      </w:r>
      <w:ins w:id="435" w:author="Eric Boisvert" w:date="2016-03-06T13:27:00Z">
        <w:r>
          <w:rPr>
            <w:noProof/>
            <w:webHidden/>
          </w:rPr>
          <w:t>206</w:t>
        </w:r>
        <w:r>
          <w:rPr>
            <w:noProof/>
            <w:webHidden/>
          </w:rPr>
          <w:fldChar w:fldCharType="end"/>
        </w:r>
        <w:r w:rsidRPr="00C11CDB">
          <w:rPr>
            <w:rStyle w:val="Hyperlink"/>
            <w:noProof/>
          </w:rPr>
          <w:fldChar w:fldCharType="end"/>
        </w:r>
      </w:ins>
    </w:p>
    <w:p w14:paraId="4C8D3074" w14:textId="77777777" w:rsidR="004D34D6" w:rsidRPr="009734BE" w:rsidRDefault="004D34D6">
      <w:pPr>
        <w:pStyle w:val="TOC3"/>
        <w:tabs>
          <w:tab w:val="left" w:pos="1320"/>
          <w:tab w:val="right" w:leader="dot" w:pos="8630"/>
        </w:tabs>
        <w:rPr>
          <w:ins w:id="436" w:author="Eric Boisvert" w:date="2016-03-06T13:27:00Z"/>
          <w:rFonts w:ascii="Calibri" w:eastAsia="MS Mincho" w:hAnsi="Calibri"/>
          <w:noProof/>
          <w:sz w:val="22"/>
          <w:szCs w:val="22"/>
          <w:lang w:val="en-CA" w:eastAsia="en-CA"/>
        </w:rPr>
      </w:pPr>
      <w:ins w:id="43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"_Toc445034241"</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9.2.3</w:t>
        </w:r>
        <w:r w:rsidRPr="009734BE">
          <w:rPr>
            <w:rFonts w:ascii="Calibri" w:eastAsia="MS Mincho" w:hAnsi="Calibri"/>
            <w:noProof/>
            <w:sz w:val="22"/>
            <w:szCs w:val="22"/>
            <w:lang w:val="en-CA" w:eastAsia="en-CA"/>
          </w:rPr>
          <w:tab/>
        </w:r>
        <w:r w:rsidRPr="00C11CDB">
          <w:rPr>
            <w:rStyle w:val="Hyperlink"/>
            <w:noProof/>
            <w:lang w:val="en-CA"/>
          </w:rPr>
          <w:t>CodeList</w:t>
        </w:r>
        <w:r>
          <w:rPr>
            <w:noProof/>
            <w:webHidden/>
          </w:rPr>
          <w:tab/>
        </w:r>
        <w:r>
          <w:rPr>
            <w:noProof/>
            <w:webHidden/>
          </w:rPr>
          <w:fldChar w:fldCharType="begin"/>
        </w:r>
        <w:r>
          <w:rPr>
            <w:noProof/>
            <w:webHidden/>
          </w:rPr>
          <w:instrText xml:space="preserve"> PAGEREF _Toc445034241 \h </w:instrText>
        </w:r>
        <w:r>
          <w:rPr>
            <w:noProof/>
            <w:webHidden/>
          </w:rPr>
        </w:r>
      </w:ins>
      <w:r>
        <w:rPr>
          <w:noProof/>
          <w:webHidden/>
        </w:rPr>
        <w:fldChar w:fldCharType="separate"/>
      </w:r>
      <w:ins w:id="438" w:author="Eric Boisvert" w:date="2016-03-06T13:27:00Z">
        <w:r>
          <w:rPr>
            <w:noProof/>
            <w:webHidden/>
          </w:rPr>
          <w:t>207</w:t>
        </w:r>
        <w:r>
          <w:rPr>
            <w:noProof/>
            <w:webHidden/>
          </w:rPr>
          <w:fldChar w:fldCharType="end"/>
        </w:r>
        <w:r w:rsidRPr="00C11CDB">
          <w:rPr>
            <w:rStyle w:val="Hyperlink"/>
            <w:noProof/>
          </w:rPr>
          <w:fldChar w:fldCharType="end"/>
        </w:r>
      </w:ins>
    </w:p>
    <w:p w14:paraId="5F88B6EB" w14:textId="77777777" w:rsidR="004D34D6" w:rsidRPr="009734BE" w:rsidRDefault="004D34D6">
      <w:pPr>
        <w:pStyle w:val="TOC3"/>
        <w:tabs>
          <w:tab w:val="left" w:pos="1320"/>
          <w:tab w:val="right" w:leader="dot" w:pos="8630"/>
        </w:tabs>
        <w:rPr>
          <w:ins w:id="439" w:author="Eric Boisvert" w:date="2016-03-06T13:27:00Z"/>
          <w:rFonts w:ascii="Calibri" w:eastAsia="MS Mincho" w:hAnsi="Calibri"/>
          <w:noProof/>
          <w:sz w:val="22"/>
          <w:szCs w:val="22"/>
          <w:lang w:val="en-CA" w:eastAsia="en-CA"/>
        </w:rPr>
      </w:pPr>
      <w:ins w:id="44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"_Toc445034242"</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9.2.4</w:t>
        </w:r>
        <w:r w:rsidRPr="009734BE">
          <w:rPr>
            <w:rFonts w:ascii="Calibri" w:eastAsia="MS Mincho" w:hAnsi="Calibri"/>
            <w:noProof/>
            <w:sz w:val="22"/>
            <w:szCs w:val="22"/>
            <w:lang w:val="en-CA" w:eastAsia="en-CA"/>
          </w:rPr>
          <w:tab/>
        </w:r>
        <w:r w:rsidRPr="00C11CDB">
          <w:rPr>
            <w:rStyle w:val="Hyperlink"/>
            <w:noProof/>
            <w:lang w:val="en-CA"/>
          </w:rPr>
          <w:t>Identifiers</w:t>
        </w:r>
        <w:r>
          <w:rPr>
            <w:noProof/>
            <w:webHidden/>
          </w:rPr>
          <w:tab/>
        </w:r>
        <w:r>
          <w:rPr>
            <w:noProof/>
            <w:webHidden/>
          </w:rPr>
          <w:fldChar w:fldCharType="begin"/>
        </w:r>
        <w:r>
          <w:rPr>
            <w:noProof/>
            <w:webHidden/>
          </w:rPr>
          <w:instrText xml:space="preserve"> PAGEREF _Toc445034242 \h </w:instrText>
        </w:r>
        <w:r>
          <w:rPr>
            <w:noProof/>
            <w:webHidden/>
          </w:rPr>
        </w:r>
      </w:ins>
      <w:r>
        <w:rPr>
          <w:noProof/>
          <w:webHidden/>
        </w:rPr>
        <w:fldChar w:fldCharType="separate"/>
      </w:r>
      <w:ins w:id="441" w:author="Eric Boisvert" w:date="2016-03-06T13:27:00Z">
        <w:r>
          <w:rPr>
            <w:noProof/>
            <w:webHidden/>
          </w:rPr>
          <w:t>208</w:t>
        </w:r>
        <w:r>
          <w:rPr>
            <w:noProof/>
            <w:webHidden/>
          </w:rPr>
          <w:fldChar w:fldCharType="end"/>
        </w:r>
        <w:r w:rsidRPr="00C11CDB">
          <w:rPr>
            <w:rStyle w:val="Hyperlink"/>
            <w:noProof/>
          </w:rPr>
          <w:fldChar w:fldCharType="end"/>
        </w:r>
      </w:ins>
    </w:p>
    <w:p w14:paraId="1ADE3AFA" w14:textId="77777777" w:rsidR="004D34D6" w:rsidRPr="009734BE" w:rsidRDefault="004D34D6">
      <w:pPr>
        <w:pStyle w:val="TOC3"/>
        <w:tabs>
          <w:tab w:val="left" w:pos="1320"/>
          <w:tab w:val="right" w:leader="dot" w:pos="8630"/>
        </w:tabs>
        <w:rPr>
          <w:ins w:id="442" w:author="Eric Boisvert" w:date="2016-03-06T13:27:00Z"/>
          <w:rFonts w:ascii="Calibri" w:eastAsia="MS Mincho" w:hAnsi="Calibri"/>
          <w:noProof/>
          <w:sz w:val="22"/>
          <w:szCs w:val="22"/>
          <w:lang w:val="en-CA" w:eastAsia="en-CA"/>
        </w:rPr>
      </w:pPr>
      <w:ins w:id="44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"_Toc445034243"</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9.2.5</w:t>
        </w:r>
        <w:r w:rsidRPr="009734BE">
          <w:rPr>
            <w:rFonts w:ascii="Calibri" w:eastAsia="MS Mincho" w:hAnsi="Calibri"/>
            <w:noProof/>
            <w:sz w:val="22"/>
            <w:szCs w:val="22"/>
            <w:lang w:val="en-CA" w:eastAsia="en-CA"/>
          </w:rPr>
          <w:tab/>
        </w:r>
        <w:r w:rsidRPr="00C11CDB">
          <w:rPr>
            <w:rStyle w:val="Hyperlink"/>
            <w:noProof/>
            <w:lang w:val="en-CA"/>
          </w:rPr>
          <w:t>Nillables or Voidables</w:t>
        </w:r>
        <w:r>
          <w:rPr>
            <w:noProof/>
            <w:webHidden/>
          </w:rPr>
          <w:tab/>
        </w:r>
        <w:r>
          <w:rPr>
            <w:noProof/>
            <w:webHidden/>
          </w:rPr>
          <w:fldChar w:fldCharType="begin"/>
        </w:r>
        <w:r>
          <w:rPr>
            <w:noProof/>
            <w:webHidden/>
          </w:rPr>
          <w:instrText xml:space="preserve"> PAGEREF _Toc445034243 \h </w:instrText>
        </w:r>
        <w:r>
          <w:rPr>
            <w:noProof/>
            <w:webHidden/>
          </w:rPr>
        </w:r>
      </w:ins>
      <w:r>
        <w:rPr>
          <w:noProof/>
          <w:webHidden/>
        </w:rPr>
        <w:fldChar w:fldCharType="separate"/>
      </w:r>
      <w:ins w:id="444" w:author="Eric Boisvert" w:date="2016-03-06T13:27:00Z">
        <w:r>
          <w:rPr>
            <w:noProof/>
            <w:webHidden/>
          </w:rPr>
          <w:t>208</w:t>
        </w:r>
        <w:r>
          <w:rPr>
            <w:noProof/>
            <w:webHidden/>
          </w:rPr>
          <w:fldChar w:fldCharType="end"/>
        </w:r>
        <w:r w:rsidRPr="00C11CDB">
          <w:rPr>
            <w:rStyle w:val="Hyperlink"/>
            <w:noProof/>
          </w:rPr>
          <w:fldChar w:fldCharType="end"/>
        </w:r>
      </w:ins>
    </w:p>
    <w:p w14:paraId="5A8947FC" w14:textId="77777777" w:rsidR="004D34D6" w:rsidRPr="009734BE" w:rsidRDefault="004D34D6">
      <w:pPr>
        <w:pStyle w:val="TOC3"/>
        <w:tabs>
          <w:tab w:val="left" w:pos="1320"/>
          <w:tab w:val="right" w:leader="dot" w:pos="8630"/>
        </w:tabs>
        <w:rPr>
          <w:ins w:id="445" w:author="Eric Boisvert" w:date="2016-03-06T13:27:00Z"/>
          <w:rFonts w:ascii="Calibri" w:eastAsia="MS Mincho" w:hAnsi="Calibri"/>
          <w:noProof/>
          <w:sz w:val="22"/>
          <w:szCs w:val="22"/>
          <w:lang w:val="en-CA" w:eastAsia="en-CA"/>
        </w:rPr>
      </w:pPr>
      <w:ins w:id="44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"_Toc445034244"</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9.2.6</w:t>
        </w:r>
        <w:r w:rsidRPr="009734BE">
          <w:rPr>
            <w:rFonts w:ascii="Calibri" w:eastAsia="MS Mincho" w:hAnsi="Calibri"/>
            <w:noProof/>
            <w:sz w:val="22"/>
            <w:szCs w:val="22"/>
            <w:lang w:val="en-CA" w:eastAsia="en-CA"/>
          </w:rPr>
          <w:tab/>
        </w:r>
        <w:r w:rsidRPr="00C11CDB">
          <w:rPr>
            <w:rStyle w:val="Hyperlink"/>
            <w:noProof/>
            <w:lang w:val="en-CA"/>
          </w:rPr>
          <w:t>Date encoding</w:t>
        </w:r>
        <w:r>
          <w:rPr>
            <w:noProof/>
            <w:webHidden/>
          </w:rPr>
          <w:tab/>
        </w:r>
        <w:r>
          <w:rPr>
            <w:noProof/>
            <w:webHidden/>
          </w:rPr>
          <w:fldChar w:fldCharType="begin"/>
        </w:r>
        <w:r>
          <w:rPr>
            <w:noProof/>
            <w:webHidden/>
          </w:rPr>
          <w:instrText xml:space="preserve"> PAGEREF _Toc445034244 \h </w:instrText>
        </w:r>
        <w:r>
          <w:rPr>
            <w:noProof/>
            <w:webHidden/>
          </w:rPr>
        </w:r>
      </w:ins>
      <w:r>
        <w:rPr>
          <w:noProof/>
          <w:webHidden/>
        </w:rPr>
        <w:fldChar w:fldCharType="separate"/>
      </w:r>
      <w:ins w:id="447" w:author="Eric Boisvert" w:date="2016-03-06T13:27:00Z">
        <w:r>
          <w:rPr>
            <w:noProof/>
            <w:webHidden/>
          </w:rPr>
          <w:t>209</w:t>
        </w:r>
        <w:r>
          <w:rPr>
            <w:noProof/>
            <w:webHidden/>
          </w:rPr>
          <w:fldChar w:fldCharType="end"/>
        </w:r>
        <w:r w:rsidRPr="00C11CDB">
          <w:rPr>
            <w:rStyle w:val="Hyperlink"/>
            <w:noProof/>
          </w:rPr>
          <w:fldChar w:fldCharType="end"/>
        </w:r>
      </w:ins>
    </w:p>
    <w:p w14:paraId="5F9B6D1B" w14:textId="77777777" w:rsidR="004D34D6" w:rsidRPr="009734BE" w:rsidRDefault="004D34D6">
      <w:pPr>
        <w:pStyle w:val="TOC3"/>
        <w:tabs>
          <w:tab w:val="left" w:pos="1320"/>
          <w:tab w:val="right" w:leader="dot" w:pos="8630"/>
        </w:tabs>
        <w:rPr>
          <w:ins w:id="448" w:author="Eric Boisvert" w:date="2016-03-06T13:27:00Z"/>
          <w:rFonts w:ascii="Calibri" w:eastAsia="MS Mincho" w:hAnsi="Calibri"/>
          <w:noProof/>
          <w:sz w:val="22"/>
          <w:szCs w:val="22"/>
          <w:lang w:val="en-CA" w:eastAsia="en-CA"/>
        </w:rPr>
      </w:pPr>
      <w:ins w:id="44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"_Toc445034245"</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bidi="x-none"/>
          </w:rPr>
          <w:t>9.2.7</w:t>
        </w:r>
        <w:r w:rsidRPr="009734BE">
          <w:rPr>
            <w:rFonts w:ascii="Calibri" w:eastAsia="MS Mincho" w:hAnsi="Calibri"/>
            <w:noProof/>
            <w:sz w:val="22"/>
            <w:szCs w:val="22"/>
            <w:lang w:val="en-CA" w:eastAsia="en-CA"/>
          </w:rPr>
          <w:tab/>
        </w:r>
        <w:r w:rsidRPr="00C11CDB">
          <w:rPr>
            <w:rStyle w:val="Hyperlink"/>
            <w:noProof/>
          </w:rPr>
          <w:t>Units of Measure</w:t>
        </w:r>
        <w:r>
          <w:rPr>
            <w:noProof/>
            <w:webHidden/>
          </w:rPr>
          <w:tab/>
        </w:r>
        <w:r>
          <w:rPr>
            <w:noProof/>
            <w:webHidden/>
          </w:rPr>
          <w:fldChar w:fldCharType="begin"/>
        </w:r>
        <w:r>
          <w:rPr>
            <w:noProof/>
            <w:webHidden/>
          </w:rPr>
          <w:instrText xml:space="preserve"> PAGEREF _Toc445034245 \h </w:instrText>
        </w:r>
        <w:r>
          <w:rPr>
            <w:noProof/>
            <w:webHidden/>
          </w:rPr>
        </w:r>
      </w:ins>
      <w:r>
        <w:rPr>
          <w:noProof/>
          <w:webHidden/>
        </w:rPr>
        <w:fldChar w:fldCharType="separate"/>
      </w:r>
      <w:ins w:id="450" w:author="Eric Boisvert" w:date="2016-03-06T13:27:00Z">
        <w:r>
          <w:rPr>
            <w:noProof/>
            <w:webHidden/>
          </w:rPr>
          <w:t>209</w:t>
        </w:r>
        <w:r>
          <w:rPr>
            <w:noProof/>
            <w:webHidden/>
          </w:rPr>
          <w:fldChar w:fldCharType="end"/>
        </w:r>
        <w:r w:rsidRPr="00C11CDB">
          <w:rPr>
            <w:rStyle w:val="Hyperlink"/>
            <w:noProof/>
          </w:rPr>
          <w:fldChar w:fldCharType="end"/>
        </w:r>
      </w:ins>
    </w:p>
    <w:p w14:paraId="68B5877D" w14:textId="77777777" w:rsidR="004D34D6" w:rsidRPr="009734BE" w:rsidRDefault="004D34D6">
      <w:pPr>
        <w:pStyle w:val="TOC2"/>
        <w:tabs>
          <w:tab w:val="left" w:pos="880"/>
          <w:tab w:val="right" w:leader="dot" w:pos="8630"/>
        </w:tabs>
        <w:rPr>
          <w:ins w:id="451" w:author="Eric Boisvert" w:date="2016-03-06T13:27:00Z"/>
          <w:rFonts w:ascii="Calibri" w:eastAsia="MS Mincho" w:hAnsi="Calibri"/>
          <w:noProof/>
          <w:sz w:val="22"/>
          <w:szCs w:val="22"/>
          <w:lang w:val="en-CA" w:eastAsia="en-CA"/>
        </w:rPr>
      </w:pPr>
      <w:ins w:id="45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"_Toc445034246"</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9.3</w:t>
        </w:r>
        <w:r w:rsidRPr="009734BE">
          <w:rPr>
            <w:rFonts w:ascii="Calibri" w:eastAsia="MS Mincho" w:hAnsi="Calibri"/>
            <w:noProof/>
            <w:sz w:val="22"/>
            <w:szCs w:val="22"/>
            <w:lang w:val="en-CA" w:eastAsia="en-CA"/>
          </w:rPr>
          <w:tab/>
        </w:r>
        <w:r w:rsidRPr="00C11CDB">
          <w:rPr>
            <w:rStyle w:val="Hyperlink"/>
            <w:noProof/>
            <w:lang w:val="en-CA"/>
          </w:rPr>
          <w:t>Abstract GeoSciML Portrayal XML Requirements Class</w:t>
        </w:r>
        <w:r>
          <w:rPr>
            <w:noProof/>
            <w:webHidden/>
          </w:rPr>
          <w:tab/>
        </w:r>
        <w:r>
          <w:rPr>
            <w:noProof/>
            <w:webHidden/>
          </w:rPr>
          <w:fldChar w:fldCharType="begin"/>
        </w:r>
        <w:r>
          <w:rPr>
            <w:noProof/>
            <w:webHidden/>
          </w:rPr>
          <w:instrText xml:space="preserve"> PAGEREF _Toc445034246 \h </w:instrText>
        </w:r>
        <w:r>
          <w:rPr>
            <w:noProof/>
            <w:webHidden/>
          </w:rPr>
        </w:r>
      </w:ins>
      <w:r>
        <w:rPr>
          <w:noProof/>
          <w:webHidden/>
        </w:rPr>
        <w:fldChar w:fldCharType="separate"/>
      </w:r>
      <w:ins w:id="453" w:author="Eric Boisvert" w:date="2016-03-06T13:27:00Z">
        <w:r>
          <w:rPr>
            <w:noProof/>
            <w:webHidden/>
          </w:rPr>
          <w:t>210</w:t>
        </w:r>
        <w:r>
          <w:rPr>
            <w:noProof/>
            <w:webHidden/>
          </w:rPr>
          <w:fldChar w:fldCharType="end"/>
        </w:r>
        <w:r w:rsidRPr="00C11CDB">
          <w:rPr>
            <w:rStyle w:val="Hyperlink"/>
            <w:noProof/>
          </w:rPr>
          <w:fldChar w:fldCharType="end"/>
        </w:r>
      </w:ins>
    </w:p>
    <w:p w14:paraId="171BA8B8" w14:textId="77777777" w:rsidR="004D34D6" w:rsidRPr="009734BE" w:rsidRDefault="004D34D6">
      <w:pPr>
        <w:pStyle w:val="TOC2"/>
        <w:tabs>
          <w:tab w:val="left" w:pos="880"/>
          <w:tab w:val="right" w:leader="dot" w:pos="8630"/>
        </w:tabs>
        <w:rPr>
          <w:ins w:id="454" w:author="Eric Boisvert" w:date="2016-03-06T13:27:00Z"/>
          <w:rFonts w:ascii="Calibri" w:eastAsia="MS Mincho" w:hAnsi="Calibri"/>
          <w:noProof/>
          <w:sz w:val="22"/>
          <w:szCs w:val="22"/>
          <w:lang w:val="en-CA" w:eastAsia="en-CA"/>
        </w:rPr>
      </w:pPr>
      <w:ins w:id="45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"_Toc445034247"</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rPr>
          <w:t>9.4</w:t>
        </w:r>
        <w:r w:rsidRPr="009734BE">
          <w:rPr>
            <w:rFonts w:ascii="Calibri" w:eastAsia="MS Mincho" w:hAnsi="Calibri"/>
            <w:noProof/>
            <w:sz w:val="22"/>
            <w:szCs w:val="22"/>
            <w:lang w:val="en-CA" w:eastAsia="en-CA"/>
          </w:rPr>
          <w:tab/>
        </w:r>
        <w:r w:rsidRPr="00C11CDB">
          <w:rPr>
            <w:rStyle w:val="Hyperlink"/>
            <w:noProof/>
          </w:rPr>
          <w:t>GeoSciML Portrayal GML 3.1 profile</w:t>
        </w:r>
        <w:r>
          <w:rPr>
            <w:noProof/>
            <w:webHidden/>
          </w:rPr>
          <w:tab/>
        </w:r>
        <w:r>
          <w:rPr>
            <w:noProof/>
            <w:webHidden/>
          </w:rPr>
          <w:fldChar w:fldCharType="begin"/>
        </w:r>
        <w:r>
          <w:rPr>
            <w:noProof/>
            <w:webHidden/>
          </w:rPr>
          <w:instrText xml:space="preserve"> PAGEREF _Toc445034247 \h </w:instrText>
        </w:r>
        <w:r>
          <w:rPr>
            <w:noProof/>
            <w:webHidden/>
          </w:rPr>
        </w:r>
      </w:ins>
      <w:r>
        <w:rPr>
          <w:noProof/>
          <w:webHidden/>
        </w:rPr>
        <w:fldChar w:fldCharType="separate"/>
      </w:r>
      <w:ins w:id="456" w:author="Eric Boisvert" w:date="2016-03-06T13:27:00Z">
        <w:r>
          <w:rPr>
            <w:noProof/>
            <w:webHidden/>
          </w:rPr>
          <w:t>211</w:t>
        </w:r>
        <w:r>
          <w:rPr>
            <w:noProof/>
            <w:webHidden/>
          </w:rPr>
          <w:fldChar w:fldCharType="end"/>
        </w:r>
        <w:r w:rsidRPr="00C11CDB">
          <w:rPr>
            <w:rStyle w:val="Hyperlink"/>
            <w:noProof/>
          </w:rPr>
          <w:fldChar w:fldCharType="end"/>
        </w:r>
      </w:ins>
    </w:p>
    <w:p w14:paraId="1B245A50" w14:textId="77777777" w:rsidR="004D34D6" w:rsidRPr="009734BE" w:rsidRDefault="004D34D6">
      <w:pPr>
        <w:pStyle w:val="TOC2"/>
        <w:tabs>
          <w:tab w:val="left" w:pos="880"/>
          <w:tab w:val="right" w:leader="dot" w:pos="8630"/>
        </w:tabs>
        <w:rPr>
          <w:ins w:id="457" w:author="Eric Boisvert" w:date="2016-03-06T13:27:00Z"/>
          <w:rFonts w:ascii="Calibri" w:eastAsia="MS Mincho" w:hAnsi="Calibri"/>
          <w:noProof/>
          <w:sz w:val="22"/>
          <w:szCs w:val="22"/>
          <w:lang w:val="en-CA" w:eastAsia="en-CA"/>
        </w:rPr>
      </w:pPr>
      <w:ins w:id="458"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"_Toc445034248"</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9.5</w:t>
        </w:r>
        <w:r w:rsidRPr="009734BE">
          <w:rPr>
            <w:rFonts w:ascii="Calibri" w:eastAsia="MS Mincho" w:hAnsi="Calibri"/>
            <w:noProof/>
            <w:sz w:val="22"/>
            <w:szCs w:val="22"/>
            <w:lang w:val="en-CA" w:eastAsia="en-CA"/>
          </w:rPr>
          <w:tab/>
        </w:r>
        <w:r w:rsidRPr="00C11CDB">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_Toc445034248 \h </w:instrText>
        </w:r>
        <w:r>
          <w:rPr>
            <w:noProof/>
            <w:webHidden/>
          </w:rPr>
        </w:r>
      </w:ins>
      <w:r>
        <w:rPr>
          <w:noProof/>
          <w:webHidden/>
        </w:rPr>
        <w:fldChar w:fldCharType="separate"/>
      </w:r>
      <w:ins w:id="459" w:author="Eric Boisvert" w:date="2016-03-06T13:27:00Z">
        <w:r>
          <w:rPr>
            <w:noProof/>
            <w:webHidden/>
          </w:rPr>
          <w:t>212</w:t>
        </w:r>
        <w:r>
          <w:rPr>
            <w:noProof/>
            <w:webHidden/>
          </w:rPr>
          <w:fldChar w:fldCharType="end"/>
        </w:r>
        <w:r w:rsidRPr="00C11CDB">
          <w:rPr>
            <w:rStyle w:val="Hyperlink"/>
            <w:noProof/>
          </w:rPr>
          <w:fldChar w:fldCharType="end"/>
        </w:r>
      </w:ins>
    </w:p>
    <w:p w14:paraId="5CA95CC4" w14:textId="77777777" w:rsidR="004D34D6" w:rsidRPr="009734BE" w:rsidRDefault="004D34D6">
      <w:pPr>
        <w:pStyle w:val="TOC2"/>
        <w:tabs>
          <w:tab w:val="left" w:pos="880"/>
          <w:tab w:val="right" w:leader="dot" w:pos="8630"/>
        </w:tabs>
        <w:rPr>
          <w:ins w:id="460" w:author="Eric Boisvert" w:date="2016-03-06T13:27:00Z"/>
          <w:rFonts w:ascii="Calibri" w:eastAsia="MS Mincho" w:hAnsi="Calibri"/>
          <w:noProof/>
          <w:sz w:val="22"/>
          <w:szCs w:val="22"/>
          <w:lang w:val="en-CA" w:eastAsia="en-CA"/>
        </w:rPr>
      </w:pPr>
      <w:ins w:id="46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"_Toc445034249"</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9.6</w:t>
        </w:r>
        <w:r w:rsidRPr="009734BE">
          <w:rPr>
            <w:rFonts w:ascii="Calibri" w:eastAsia="MS Mincho" w:hAnsi="Calibri"/>
            <w:noProof/>
            <w:sz w:val="22"/>
            <w:szCs w:val="22"/>
            <w:lang w:val="en-CA" w:eastAsia="en-CA"/>
          </w:rPr>
          <w:tab/>
        </w:r>
        <w:r w:rsidRPr="00C11CDB">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_Toc445034249 \h </w:instrText>
        </w:r>
        <w:r>
          <w:rPr>
            <w:noProof/>
            <w:webHidden/>
          </w:rPr>
        </w:r>
      </w:ins>
      <w:r>
        <w:rPr>
          <w:noProof/>
          <w:webHidden/>
        </w:rPr>
        <w:fldChar w:fldCharType="separate"/>
      </w:r>
      <w:ins w:id="462" w:author="Eric Boisvert" w:date="2016-03-06T13:27:00Z">
        <w:r>
          <w:rPr>
            <w:noProof/>
            <w:webHidden/>
          </w:rPr>
          <w:t>213</w:t>
        </w:r>
        <w:r>
          <w:rPr>
            <w:noProof/>
            <w:webHidden/>
          </w:rPr>
          <w:fldChar w:fldCharType="end"/>
        </w:r>
        <w:r w:rsidRPr="00C11CDB">
          <w:rPr>
            <w:rStyle w:val="Hyperlink"/>
            <w:noProof/>
          </w:rPr>
          <w:fldChar w:fldCharType="end"/>
        </w:r>
      </w:ins>
    </w:p>
    <w:p w14:paraId="6858C3C3" w14:textId="77777777" w:rsidR="004D34D6" w:rsidRPr="009734BE" w:rsidRDefault="004D34D6">
      <w:pPr>
        <w:pStyle w:val="TOC2"/>
        <w:tabs>
          <w:tab w:val="left" w:pos="880"/>
          <w:tab w:val="right" w:leader="dot" w:pos="8630"/>
        </w:tabs>
        <w:rPr>
          <w:ins w:id="463" w:author="Eric Boisvert" w:date="2016-03-06T13:27:00Z"/>
          <w:rFonts w:ascii="Calibri" w:eastAsia="MS Mincho" w:hAnsi="Calibri"/>
          <w:noProof/>
          <w:sz w:val="22"/>
          <w:szCs w:val="22"/>
          <w:lang w:val="en-CA" w:eastAsia="en-CA"/>
        </w:rPr>
      </w:pPr>
      <w:ins w:id="46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"_Toc445034250"</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9.7</w:t>
        </w:r>
        <w:r w:rsidRPr="009734BE">
          <w:rPr>
            <w:rFonts w:ascii="Calibri" w:eastAsia="MS Mincho" w:hAnsi="Calibri"/>
            <w:noProof/>
            <w:sz w:val="22"/>
            <w:szCs w:val="22"/>
            <w:lang w:val="en-CA" w:eastAsia="en-CA"/>
          </w:rPr>
          <w:tab/>
        </w:r>
        <w:r w:rsidRPr="00C11CDB">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_Toc445034250 \h </w:instrText>
        </w:r>
        <w:r>
          <w:rPr>
            <w:noProof/>
            <w:webHidden/>
          </w:rPr>
        </w:r>
      </w:ins>
      <w:r>
        <w:rPr>
          <w:noProof/>
          <w:webHidden/>
        </w:rPr>
        <w:fldChar w:fldCharType="separate"/>
      </w:r>
      <w:ins w:id="465" w:author="Eric Boisvert" w:date="2016-03-06T13:27:00Z">
        <w:r>
          <w:rPr>
            <w:noProof/>
            <w:webHidden/>
          </w:rPr>
          <w:t>214</w:t>
        </w:r>
        <w:r>
          <w:rPr>
            <w:noProof/>
            <w:webHidden/>
          </w:rPr>
          <w:fldChar w:fldCharType="end"/>
        </w:r>
        <w:r w:rsidRPr="00C11CDB">
          <w:rPr>
            <w:rStyle w:val="Hyperlink"/>
            <w:noProof/>
          </w:rPr>
          <w:fldChar w:fldCharType="end"/>
        </w:r>
      </w:ins>
    </w:p>
    <w:p w14:paraId="305AF3A5" w14:textId="77777777" w:rsidR="004D34D6" w:rsidRPr="009734BE" w:rsidRDefault="004D34D6">
      <w:pPr>
        <w:pStyle w:val="TOC2"/>
        <w:tabs>
          <w:tab w:val="left" w:pos="880"/>
          <w:tab w:val="right" w:leader="dot" w:pos="8630"/>
        </w:tabs>
        <w:rPr>
          <w:ins w:id="466" w:author="Eric Boisvert" w:date="2016-03-06T13:27:00Z"/>
          <w:rFonts w:ascii="Calibri" w:eastAsia="MS Mincho" w:hAnsi="Calibri"/>
          <w:noProof/>
          <w:sz w:val="22"/>
          <w:szCs w:val="22"/>
          <w:lang w:val="en-CA" w:eastAsia="en-CA"/>
        </w:rPr>
      </w:pPr>
      <w:ins w:id="46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"_Toc445034251"</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9.8</w:t>
        </w:r>
        <w:r w:rsidRPr="009734BE">
          <w:rPr>
            <w:rFonts w:ascii="Calibri" w:eastAsia="MS Mincho" w:hAnsi="Calibri"/>
            <w:noProof/>
            <w:sz w:val="22"/>
            <w:szCs w:val="22"/>
            <w:lang w:val="en-CA" w:eastAsia="en-CA"/>
          </w:rPr>
          <w:tab/>
        </w:r>
        <w:r w:rsidRPr="00C11CDB">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_Toc445034251 \h </w:instrText>
        </w:r>
        <w:r>
          <w:rPr>
            <w:noProof/>
            <w:webHidden/>
          </w:rPr>
        </w:r>
      </w:ins>
      <w:r>
        <w:rPr>
          <w:noProof/>
          <w:webHidden/>
        </w:rPr>
        <w:fldChar w:fldCharType="separate"/>
      </w:r>
      <w:ins w:id="468" w:author="Eric Boisvert" w:date="2016-03-06T13:27:00Z">
        <w:r>
          <w:rPr>
            <w:noProof/>
            <w:webHidden/>
          </w:rPr>
          <w:t>215</w:t>
        </w:r>
        <w:r>
          <w:rPr>
            <w:noProof/>
            <w:webHidden/>
          </w:rPr>
          <w:fldChar w:fldCharType="end"/>
        </w:r>
        <w:r w:rsidRPr="00C11CDB">
          <w:rPr>
            <w:rStyle w:val="Hyperlink"/>
            <w:noProof/>
          </w:rPr>
          <w:fldChar w:fldCharType="end"/>
        </w:r>
      </w:ins>
    </w:p>
    <w:p w14:paraId="2C41D8AF" w14:textId="77777777" w:rsidR="004D34D6" w:rsidRPr="009734BE" w:rsidRDefault="004D34D6">
      <w:pPr>
        <w:pStyle w:val="TOC2"/>
        <w:tabs>
          <w:tab w:val="left" w:pos="880"/>
          <w:tab w:val="right" w:leader="dot" w:pos="8630"/>
        </w:tabs>
        <w:rPr>
          <w:ins w:id="469" w:author="Eric Boisvert" w:date="2016-03-06T13:27:00Z"/>
          <w:rFonts w:ascii="Calibri" w:eastAsia="MS Mincho" w:hAnsi="Calibri"/>
          <w:noProof/>
          <w:sz w:val="22"/>
          <w:szCs w:val="22"/>
          <w:lang w:val="en-CA" w:eastAsia="en-CA"/>
        </w:rPr>
      </w:pPr>
      <w:ins w:id="47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"_Toc445034252"</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9.9</w:t>
        </w:r>
        <w:r w:rsidRPr="009734BE">
          <w:rPr>
            <w:rFonts w:ascii="Calibri" w:eastAsia="MS Mincho" w:hAnsi="Calibri"/>
            <w:noProof/>
            <w:sz w:val="22"/>
            <w:szCs w:val="22"/>
            <w:lang w:val="en-CA" w:eastAsia="en-CA"/>
          </w:rPr>
          <w:tab/>
        </w:r>
        <w:r w:rsidRPr="00C11CDB">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_Toc445034252 \h </w:instrText>
        </w:r>
        <w:r>
          <w:rPr>
            <w:noProof/>
            <w:webHidden/>
          </w:rPr>
        </w:r>
      </w:ins>
      <w:r>
        <w:rPr>
          <w:noProof/>
          <w:webHidden/>
        </w:rPr>
        <w:fldChar w:fldCharType="separate"/>
      </w:r>
      <w:ins w:id="471" w:author="Eric Boisvert" w:date="2016-03-06T13:27:00Z">
        <w:r>
          <w:rPr>
            <w:noProof/>
            <w:webHidden/>
          </w:rPr>
          <w:t>215</w:t>
        </w:r>
        <w:r>
          <w:rPr>
            <w:noProof/>
            <w:webHidden/>
          </w:rPr>
          <w:fldChar w:fldCharType="end"/>
        </w:r>
        <w:r w:rsidRPr="00C11CDB">
          <w:rPr>
            <w:rStyle w:val="Hyperlink"/>
            <w:noProof/>
          </w:rPr>
          <w:fldChar w:fldCharType="end"/>
        </w:r>
      </w:ins>
    </w:p>
    <w:p w14:paraId="75227FF2" w14:textId="77777777" w:rsidR="004D34D6" w:rsidRPr="009734BE" w:rsidRDefault="004D34D6">
      <w:pPr>
        <w:pStyle w:val="TOC3"/>
        <w:tabs>
          <w:tab w:val="left" w:pos="1320"/>
          <w:tab w:val="right" w:leader="dot" w:pos="8630"/>
        </w:tabs>
        <w:rPr>
          <w:ins w:id="472" w:author="Eric Boisvert" w:date="2016-03-06T13:27:00Z"/>
          <w:rFonts w:ascii="Calibri" w:eastAsia="MS Mincho" w:hAnsi="Calibri"/>
          <w:noProof/>
          <w:sz w:val="22"/>
          <w:szCs w:val="22"/>
          <w:lang w:val="en-CA" w:eastAsia="en-CA"/>
        </w:rPr>
      </w:pPr>
      <w:ins w:id="47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"_Toc445034253"</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bidi="x-none"/>
          </w:rPr>
          <w:t>9.9.1</w:t>
        </w:r>
        <w:r w:rsidRPr="009734BE">
          <w:rPr>
            <w:rFonts w:ascii="Calibri" w:eastAsia="MS Mincho" w:hAnsi="Calibri"/>
            <w:noProof/>
            <w:sz w:val="22"/>
            <w:szCs w:val="22"/>
            <w:lang w:val="en-CA" w:eastAsia="en-CA"/>
          </w:rPr>
          <w:tab/>
        </w:r>
        <w:r w:rsidRPr="00C11CDB">
          <w:rPr>
            <w:rStyle w:val="Hyperlink"/>
            <w:noProof/>
          </w:rPr>
          <w:t>GeologicSpecimen located along a borehole</w:t>
        </w:r>
        <w:r>
          <w:rPr>
            <w:noProof/>
            <w:webHidden/>
          </w:rPr>
          <w:tab/>
        </w:r>
        <w:r>
          <w:rPr>
            <w:noProof/>
            <w:webHidden/>
          </w:rPr>
          <w:fldChar w:fldCharType="begin"/>
        </w:r>
        <w:r>
          <w:rPr>
            <w:noProof/>
            <w:webHidden/>
          </w:rPr>
          <w:instrText xml:space="preserve"> PAGEREF _Toc445034253 \h </w:instrText>
        </w:r>
        <w:r>
          <w:rPr>
            <w:noProof/>
            <w:webHidden/>
          </w:rPr>
        </w:r>
      </w:ins>
      <w:r>
        <w:rPr>
          <w:noProof/>
          <w:webHidden/>
        </w:rPr>
        <w:fldChar w:fldCharType="separate"/>
      </w:r>
      <w:ins w:id="474" w:author="Eric Boisvert" w:date="2016-03-06T13:27:00Z">
        <w:r>
          <w:rPr>
            <w:noProof/>
            <w:webHidden/>
          </w:rPr>
          <w:t>216</w:t>
        </w:r>
        <w:r>
          <w:rPr>
            <w:noProof/>
            <w:webHidden/>
          </w:rPr>
          <w:fldChar w:fldCharType="end"/>
        </w:r>
        <w:r w:rsidRPr="00C11CDB">
          <w:rPr>
            <w:rStyle w:val="Hyperlink"/>
            <w:noProof/>
          </w:rPr>
          <w:fldChar w:fldCharType="end"/>
        </w:r>
      </w:ins>
    </w:p>
    <w:p w14:paraId="479366F7" w14:textId="77777777" w:rsidR="004D34D6" w:rsidRPr="009734BE" w:rsidRDefault="004D34D6">
      <w:pPr>
        <w:pStyle w:val="TOC3"/>
        <w:tabs>
          <w:tab w:val="left" w:pos="1320"/>
          <w:tab w:val="right" w:leader="dot" w:pos="8630"/>
        </w:tabs>
        <w:rPr>
          <w:ins w:id="475" w:author="Eric Boisvert" w:date="2016-03-06T13:27:00Z"/>
          <w:rFonts w:ascii="Calibri" w:eastAsia="MS Mincho" w:hAnsi="Calibri"/>
          <w:noProof/>
          <w:sz w:val="22"/>
          <w:szCs w:val="22"/>
          <w:lang w:val="en-CA" w:eastAsia="en-CA"/>
        </w:rPr>
      </w:pPr>
      <w:ins w:id="47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"_Toc445034254"</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bidi="x-none"/>
          </w:rPr>
          <w:t>9.9.2</w:t>
        </w:r>
        <w:r w:rsidRPr="009734BE">
          <w:rPr>
            <w:rFonts w:ascii="Calibri" w:eastAsia="MS Mincho" w:hAnsi="Calibri"/>
            <w:noProof/>
            <w:sz w:val="22"/>
            <w:szCs w:val="22"/>
            <w:lang w:val="en-CA" w:eastAsia="en-CA"/>
          </w:rPr>
          <w:tab/>
        </w:r>
        <w:r w:rsidRPr="00C11CDB">
          <w:rPr>
            <w:rStyle w:val="Hyperlink"/>
            <w:noProof/>
            <w:lang w:val="en-CA"/>
          </w:rPr>
          <w:t>GeoSciML relative position profile</w:t>
        </w:r>
        <w:r>
          <w:rPr>
            <w:noProof/>
            <w:webHidden/>
          </w:rPr>
          <w:tab/>
        </w:r>
        <w:r>
          <w:rPr>
            <w:noProof/>
            <w:webHidden/>
          </w:rPr>
          <w:fldChar w:fldCharType="begin"/>
        </w:r>
        <w:r>
          <w:rPr>
            <w:noProof/>
            <w:webHidden/>
          </w:rPr>
          <w:instrText xml:space="preserve"> PAGEREF _Toc445034254 \h </w:instrText>
        </w:r>
        <w:r>
          <w:rPr>
            <w:noProof/>
            <w:webHidden/>
          </w:rPr>
        </w:r>
      </w:ins>
      <w:r>
        <w:rPr>
          <w:noProof/>
          <w:webHidden/>
        </w:rPr>
        <w:fldChar w:fldCharType="separate"/>
      </w:r>
      <w:ins w:id="477" w:author="Eric Boisvert" w:date="2016-03-06T13:27:00Z">
        <w:r>
          <w:rPr>
            <w:noProof/>
            <w:webHidden/>
          </w:rPr>
          <w:t>218</w:t>
        </w:r>
        <w:r>
          <w:rPr>
            <w:noProof/>
            <w:webHidden/>
          </w:rPr>
          <w:fldChar w:fldCharType="end"/>
        </w:r>
        <w:r w:rsidRPr="00C11CDB">
          <w:rPr>
            <w:rStyle w:val="Hyperlink"/>
            <w:noProof/>
          </w:rPr>
          <w:fldChar w:fldCharType="end"/>
        </w:r>
      </w:ins>
    </w:p>
    <w:p w14:paraId="7CE1FBE7" w14:textId="77777777" w:rsidR="004D34D6" w:rsidRPr="009734BE" w:rsidRDefault="004D34D6">
      <w:pPr>
        <w:pStyle w:val="TOC1"/>
        <w:tabs>
          <w:tab w:val="left" w:pos="660"/>
          <w:tab w:val="right" w:leader="dot" w:pos="8630"/>
        </w:tabs>
        <w:rPr>
          <w:ins w:id="478" w:author="Eric Boisvert" w:date="2016-03-06T13:27:00Z"/>
          <w:rFonts w:ascii="Calibri" w:eastAsia="MS Mincho" w:hAnsi="Calibri"/>
          <w:noProof/>
          <w:sz w:val="22"/>
          <w:szCs w:val="22"/>
          <w:lang w:val="en-CA" w:eastAsia="en-CA"/>
        </w:rPr>
      </w:pPr>
      <w:ins w:id="47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"_Toc445034255"</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10.</w:t>
        </w:r>
        <w:r w:rsidRPr="009734BE">
          <w:rPr>
            <w:rFonts w:ascii="Calibri" w:eastAsia="MS Mincho" w:hAnsi="Calibri"/>
            <w:noProof/>
            <w:sz w:val="22"/>
            <w:szCs w:val="22"/>
            <w:lang w:val="en-CA" w:eastAsia="en-CA"/>
          </w:rPr>
          <w:tab/>
        </w:r>
        <w:r w:rsidRPr="00C11CDB">
          <w:rPr>
            <w:rStyle w:val="Hyperlink"/>
            <w:noProof/>
            <w:lang w:val="en-CA"/>
          </w:rPr>
          <w:t>GeoSciML CGI-IUGS Profile</w:t>
        </w:r>
        <w:r>
          <w:rPr>
            <w:noProof/>
            <w:webHidden/>
          </w:rPr>
          <w:tab/>
        </w:r>
        <w:r>
          <w:rPr>
            <w:noProof/>
            <w:webHidden/>
          </w:rPr>
          <w:fldChar w:fldCharType="begin"/>
        </w:r>
        <w:r>
          <w:rPr>
            <w:noProof/>
            <w:webHidden/>
          </w:rPr>
          <w:instrText xml:space="preserve"> PAGEREF _Toc445034255 \h </w:instrText>
        </w:r>
        <w:r>
          <w:rPr>
            <w:noProof/>
            <w:webHidden/>
          </w:rPr>
        </w:r>
      </w:ins>
      <w:r>
        <w:rPr>
          <w:noProof/>
          <w:webHidden/>
        </w:rPr>
        <w:fldChar w:fldCharType="separate"/>
      </w:r>
      <w:ins w:id="480" w:author="Eric Boisvert" w:date="2016-03-06T13:27:00Z">
        <w:r>
          <w:rPr>
            <w:noProof/>
            <w:webHidden/>
          </w:rPr>
          <w:t>218</w:t>
        </w:r>
        <w:r>
          <w:rPr>
            <w:noProof/>
            <w:webHidden/>
          </w:rPr>
          <w:fldChar w:fldCharType="end"/>
        </w:r>
        <w:r w:rsidRPr="00C11CDB">
          <w:rPr>
            <w:rStyle w:val="Hyperlink"/>
            <w:noProof/>
          </w:rPr>
          <w:fldChar w:fldCharType="end"/>
        </w:r>
      </w:ins>
    </w:p>
    <w:p w14:paraId="0489B586" w14:textId="77777777" w:rsidR="004D34D6" w:rsidRPr="009734BE" w:rsidRDefault="004D34D6">
      <w:pPr>
        <w:pStyle w:val="TOC1"/>
        <w:tabs>
          <w:tab w:val="left" w:pos="660"/>
          <w:tab w:val="right" w:leader="dot" w:pos="8630"/>
        </w:tabs>
        <w:rPr>
          <w:ins w:id="481" w:author="Eric Boisvert" w:date="2016-03-06T13:27:00Z"/>
          <w:rFonts w:ascii="Calibri" w:eastAsia="MS Mincho" w:hAnsi="Calibri"/>
          <w:noProof/>
          <w:sz w:val="22"/>
          <w:szCs w:val="22"/>
          <w:lang w:val="en-CA" w:eastAsia="en-CA"/>
        </w:rPr>
      </w:pPr>
      <w:ins w:id="48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"_Toc445034256"</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11.</w:t>
        </w:r>
        <w:r w:rsidRPr="009734BE">
          <w:rPr>
            <w:rFonts w:ascii="Calibri" w:eastAsia="MS Mincho" w:hAnsi="Calibri"/>
            <w:noProof/>
            <w:sz w:val="22"/>
            <w:szCs w:val="22"/>
            <w:lang w:val="en-CA" w:eastAsia="en-CA"/>
          </w:rPr>
          <w:tab/>
        </w:r>
        <w:r w:rsidRPr="00C11CDB">
          <w:rPr>
            <w:rStyle w:val="Hyperlink"/>
            <w:noProof/>
            <w:lang w:val="en-CA"/>
          </w:rPr>
          <w:t>Media Types for any data encoding(s)</w:t>
        </w:r>
        <w:r>
          <w:rPr>
            <w:noProof/>
            <w:webHidden/>
          </w:rPr>
          <w:tab/>
        </w:r>
        <w:r>
          <w:rPr>
            <w:noProof/>
            <w:webHidden/>
          </w:rPr>
          <w:fldChar w:fldCharType="begin"/>
        </w:r>
        <w:r>
          <w:rPr>
            <w:noProof/>
            <w:webHidden/>
          </w:rPr>
          <w:instrText xml:space="preserve"> PAGEREF _Toc445034256 \h </w:instrText>
        </w:r>
        <w:r>
          <w:rPr>
            <w:noProof/>
            <w:webHidden/>
          </w:rPr>
        </w:r>
      </w:ins>
      <w:r>
        <w:rPr>
          <w:noProof/>
          <w:webHidden/>
        </w:rPr>
        <w:fldChar w:fldCharType="separate"/>
      </w:r>
      <w:ins w:id="483" w:author="Eric Boisvert" w:date="2016-03-06T13:27:00Z">
        <w:r>
          <w:rPr>
            <w:noProof/>
            <w:webHidden/>
          </w:rPr>
          <w:t>218</w:t>
        </w:r>
        <w:r>
          <w:rPr>
            <w:noProof/>
            <w:webHidden/>
          </w:rPr>
          <w:fldChar w:fldCharType="end"/>
        </w:r>
        <w:r w:rsidRPr="00C11CDB">
          <w:rPr>
            <w:rStyle w:val="Hyperlink"/>
            <w:noProof/>
          </w:rPr>
          <w:fldChar w:fldCharType="end"/>
        </w:r>
      </w:ins>
    </w:p>
    <w:p w14:paraId="320578AC" w14:textId="77777777" w:rsidR="004D34D6" w:rsidRPr="009734BE" w:rsidRDefault="004D34D6">
      <w:pPr>
        <w:pStyle w:val="TOC1"/>
        <w:tabs>
          <w:tab w:val="left" w:pos="660"/>
          <w:tab w:val="right" w:leader="dot" w:pos="8630"/>
        </w:tabs>
        <w:rPr>
          <w:ins w:id="484" w:author="Eric Boisvert" w:date="2016-03-06T13:27:00Z"/>
          <w:rFonts w:ascii="Calibri" w:eastAsia="MS Mincho" w:hAnsi="Calibri"/>
          <w:noProof/>
          <w:sz w:val="22"/>
          <w:szCs w:val="22"/>
          <w:lang w:val="en-CA" w:eastAsia="en-CA"/>
        </w:rPr>
      </w:pPr>
      <w:ins w:id="48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"_Toc445034257"</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12.</w:t>
        </w:r>
        <w:r w:rsidRPr="009734BE">
          <w:rPr>
            <w:rFonts w:ascii="Calibri" w:eastAsia="MS Mincho" w:hAnsi="Calibri"/>
            <w:noProof/>
            <w:sz w:val="22"/>
            <w:szCs w:val="22"/>
            <w:lang w:val="en-CA" w:eastAsia="en-CA"/>
          </w:rPr>
          <w:tab/>
        </w:r>
        <w:r w:rsidRPr="00C11CDB">
          <w:rPr>
            <w:rStyle w:val="Hyperlink"/>
            <w:noProof/>
            <w:lang w:val="en-CA"/>
          </w:rPr>
          <w:t>Abbreviations and Acronyms</w:t>
        </w:r>
        <w:r>
          <w:rPr>
            <w:noProof/>
            <w:webHidden/>
          </w:rPr>
          <w:tab/>
        </w:r>
        <w:r>
          <w:rPr>
            <w:noProof/>
            <w:webHidden/>
          </w:rPr>
          <w:fldChar w:fldCharType="begin"/>
        </w:r>
        <w:r>
          <w:rPr>
            <w:noProof/>
            <w:webHidden/>
          </w:rPr>
          <w:instrText xml:space="preserve"> PAGEREF _Toc445034257 \h </w:instrText>
        </w:r>
        <w:r>
          <w:rPr>
            <w:noProof/>
            <w:webHidden/>
          </w:rPr>
        </w:r>
      </w:ins>
      <w:r>
        <w:rPr>
          <w:noProof/>
          <w:webHidden/>
        </w:rPr>
        <w:fldChar w:fldCharType="separate"/>
      </w:r>
      <w:ins w:id="486" w:author="Eric Boisvert" w:date="2016-03-06T13:27:00Z">
        <w:r>
          <w:rPr>
            <w:noProof/>
            <w:webHidden/>
          </w:rPr>
          <w:t>218</w:t>
        </w:r>
        <w:r>
          <w:rPr>
            <w:noProof/>
            <w:webHidden/>
          </w:rPr>
          <w:fldChar w:fldCharType="end"/>
        </w:r>
        <w:r w:rsidRPr="00C11CDB">
          <w:rPr>
            <w:rStyle w:val="Hyperlink"/>
            <w:noProof/>
          </w:rPr>
          <w:fldChar w:fldCharType="end"/>
        </w:r>
      </w:ins>
    </w:p>
    <w:p w14:paraId="16F331A8" w14:textId="77777777" w:rsidR="004D34D6" w:rsidRPr="009734BE" w:rsidRDefault="004D34D6">
      <w:pPr>
        <w:pStyle w:val="TOC2"/>
        <w:tabs>
          <w:tab w:val="left" w:pos="880"/>
          <w:tab w:val="right" w:leader="dot" w:pos="8630"/>
        </w:tabs>
        <w:rPr>
          <w:ins w:id="487" w:author="Eric Boisvert" w:date="2016-03-06T13:27:00Z"/>
          <w:rFonts w:ascii="Calibri" w:eastAsia="MS Mincho" w:hAnsi="Calibri"/>
          <w:noProof/>
          <w:sz w:val="22"/>
          <w:szCs w:val="22"/>
          <w:lang w:val="en-CA" w:eastAsia="en-CA"/>
        </w:rPr>
      </w:pPr>
      <w:ins w:id="48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"_Toc445034258"</w:instrText>
        </w:r>
        <w:r w:rsidRPr="00C11CDB">
          <w:rPr>
            <w:rStyle w:val="Hyperlink"/>
            <w:noProof/>
          </w:rPr>
          <w:instrText xml:space="preserve"> </w:instrText>
        </w:r>
        <w:r w:rsidRPr="00C11CDB">
          <w:rPr>
            <w:rStyle w:val="Hyperlink"/>
            <w:noProof/>
          </w:rPr>
        </w:r>
        <w:r w:rsidRPr="00C11CDB">
          <w:rPr>
            <w:rStyle w:val="Hyperlink"/>
            <w:noProof/>
          </w:rPr>
          <w:fldChar w:fldCharType="separate"/>
        </w:r>
        <w:r w:rsidRPr="00C11CDB">
          <w:rPr>
            <w:rStyle w:val="Hyperlink"/>
            <w:noProof/>
            <w:lang w:val="en-CA"/>
          </w:rPr>
          <w:t>A.1</w:t>
        </w:r>
        <w:r w:rsidRPr="009734BE">
          <w:rPr>
            <w:rFonts w:ascii="Calibri" w:eastAsia="MS Mincho" w:hAnsi="Calibri"/>
            <w:noProof/>
            <w:sz w:val="22"/>
            <w:szCs w:val="22"/>
            <w:lang w:val="en-CA" w:eastAsia="en-CA"/>
          </w:rPr>
          <w:tab/>
        </w:r>
        <w:r w:rsidRPr="00C11CDB">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_Toc445034258 \h </w:instrText>
        </w:r>
        <w:r>
          <w:rPr>
            <w:noProof/>
            <w:webHidden/>
          </w:rPr>
        </w:r>
      </w:ins>
      <w:r>
        <w:rPr>
          <w:noProof/>
          <w:webHidden/>
        </w:rPr>
        <w:fldChar w:fldCharType="separate"/>
      </w:r>
      <w:ins w:id="489" w:author="Eric Boisvert" w:date="2016-03-06T13:27:00Z">
        <w:r>
          <w:rPr>
            <w:noProof/>
            <w:webHidden/>
          </w:rPr>
          <w:t>220</w:t>
        </w:r>
        <w:r>
          <w:rPr>
            <w:noProof/>
            <w:webHidden/>
          </w:rPr>
          <w:fldChar w:fldCharType="end"/>
        </w:r>
        <w:r w:rsidRPr="00C11CDB">
          <w:rPr>
            <w:rStyle w:val="Hyperlink"/>
            <w:noProof/>
          </w:rPr>
          <w:fldChar w:fldCharType="end"/>
        </w:r>
      </w:ins>
    </w:p>
    <w:p w14:paraId="782381AB" w14:textId="77777777" w:rsidR="008765D9" w:rsidRPr="008765D9" w:rsidDel="004D34D6" w:rsidRDefault="008765D9">
      <w:pPr>
        <w:pStyle w:val="TOC1"/>
        <w:tabs>
          <w:tab w:val="left" w:pos="480"/>
          <w:tab w:val="right" w:leader="dot" w:pos="8630"/>
        </w:tabs>
        <w:rPr>
          <w:ins w:id="490" w:author="Ollie Raymond" w:date="2016-02-03T09:46:00Z"/>
          <w:del w:id="491" w:author="Eric Boisvert" w:date="2016-03-06T13:27:00Z"/>
          <w:rFonts w:ascii="Calibri" w:eastAsia="MS Mincho" w:hAnsi="Calibri"/>
          <w:noProof/>
          <w:sz w:val="22"/>
          <w:szCs w:val="22"/>
          <w:lang w:val="en-AU" w:eastAsia="en-AU"/>
        </w:rPr>
      </w:pPr>
      <w:ins w:id="492" w:author="Ollie Raymond" w:date="2016-02-03T09:46:00Z">
        <w:del w:id="493" w:author="Eric Boisvert" w:date="2016-03-06T13:27:00Z">
          <w:r w:rsidRPr="004D34D6" w:rsidDel="004D34D6">
            <w:rPr>
              <w:rStyle w:val="Hyperlink"/>
              <w:noProof/>
              <w:lang w:val="en-CA"/>
            </w:rPr>
            <w:delText>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Scope</w:delText>
          </w:r>
          <w:r w:rsidDel="004D34D6">
            <w:rPr>
              <w:noProof/>
              <w:webHidden/>
            </w:rPr>
            <w:tab/>
            <w:delText>11</w:delText>
          </w:r>
        </w:del>
      </w:ins>
    </w:p>
    <w:p w14:paraId="05327755" w14:textId="77777777" w:rsidR="008765D9" w:rsidRPr="008765D9" w:rsidDel="004D34D6" w:rsidRDefault="008765D9">
      <w:pPr>
        <w:pStyle w:val="TOC1"/>
        <w:tabs>
          <w:tab w:val="left" w:pos="480"/>
          <w:tab w:val="right" w:leader="dot" w:pos="8630"/>
        </w:tabs>
        <w:rPr>
          <w:ins w:id="494" w:author="Ollie Raymond" w:date="2016-02-03T09:46:00Z"/>
          <w:del w:id="495" w:author="Eric Boisvert" w:date="2016-03-06T13:27:00Z"/>
          <w:rFonts w:ascii="Calibri" w:eastAsia="MS Mincho" w:hAnsi="Calibri"/>
          <w:noProof/>
          <w:sz w:val="22"/>
          <w:szCs w:val="22"/>
          <w:lang w:val="en-AU" w:eastAsia="en-AU"/>
        </w:rPr>
      </w:pPr>
      <w:ins w:id="496" w:author="Ollie Raymond" w:date="2016-02-03T09:46:00Z">
        <w:del w:id="497" w:author="Eric Boisvert" w:date="2016-03-06T13:27:00Z">
          <w:r w:rsidRPr="004D34D6" w:rsidDel="004D34D6">
            <w:rPr>
              <w:rStyle w:val="Hyperlink"/>
              <w:noProof/>
              <w:lang w:val="en-CA"/>
            </w:rPr>
            <w:delText>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w:delText>
          </w:r>
          <w:r w:rsidDel="004D34D6">
            <w:rPr>
              <w:noProof/>
              <w:webHidden/>
            </w:rPr>
            <w:tab/>
            <w:delText>11</w:delText>
          </w:r>
        </w:del>
      </w:ins>
    </w:p>
    <w:p w14:paraId="7C18B53E" w14:textId="77777777" w:rsidR="008765D9" w:rsidRPr="008765D9" w:rsidDel="004D34D6" w:rsidRDefault="008765D9">
      <w:pPr>
        <w:pStyle w:val="TOC1"/>
        <w:tabs>
          <w:tab w:val="left" w:pos="480"/>
          <w:tab w:val="right" w:leader="dot" w:pos="8630"/>
        </w:tabs>
        <w:rPr>
          <w:ins w:id="498" w:author="Ollie Raymond" w:date="2016-02-03T09:46:00Z"/>
          <w:del w:id="499" w:author="Eric Boisvert" w:date="2016-03-06T13:27:00Z"/>
          <w:rFonts w:ascii="Calibri" w:eastAsia="MS Mincho" w:hAnsi="Calibri"/>
          <w:noProof/>
          <w:sz w:val="22"/>
          <w:szCs w:val="22"/>
          <w:lang w:val="en-AU" w:eastAsia="en-AU"/>
        </w:rPr>
      </w:pPr>
      <w:ins w:id="500" w:author="Ollie Raymond" w:date="2016-02-03T09:46:00Z">
        <w:del w:id="501" w:author="Eric Boisvert" w:date="2016-03-06T13:27:00Z">
          <w:r w:rsidRPr="004D34D6" w:rsidDel="004D34D6">
            <w:rPr>
              <w:rStyle w:val="Hyperlink"/>
              <w:noProof/>
              <w:lang w:val="en-CA"/>
            </w:rPr>
            <w:delText>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References</w:delText>
          </w:r>
          <w:r w:rsidDel="004D34D6">
            <w:rPr>
              <w:noProof/>
              <w:webHidden/>
            </w:rPr>
            <w:tab/>
            <w:delText>12</w:delText>
          </w:r>
        </w:del>
      </w:ins>
    </w:p>
    <w:p w14:paraId="5AEE02A8" w14:textId="77777777" w:rsidR="008765D9" w:rsidRPr="008765D9" w:rsidDel="004D34D6" w:rsidRDefault="008765D9">
      <w:pPr>
        <w:pStyle w:val="TOC1"/>
        <w:tabs>
          <w:tab w:val="left" w:pos="480"/>
          <w:tab w:val="right" w:leader="dot" w:pos="8630"/>
        </w:tabs>
        <w:rPr>
          <w:ins w:id="502" w:author="Ollie Raymond" w:date="2016-02-03T09:46:00Z"/>
          <w:del w:id="503" w:author="Eric Boisvert" w:date="2016-03-06T13:27:00Z"/>
          <w:rFonts w:ascii="Calibri" w:eastAsia="MS Mincho" w:hAnsi="Calibri"/>
          <w:noProof/>
          <w:sz w:val="22"/>
          <w:szCs w:val="22"/>
          <w:lang w:val="en-AU" w:eastAsia="en-AU"/>
        </w:rPr>
      </w:pPr>
      <w:ins w:id="504" w:author="Ollie Raymond" w:date="2016-02-03T09:46:00Z">
        <w:del w:id="505" w:author="Eric Boisvert" w:date="2016-03-06T13:27:00Z">
          <w:r w:rsidRPr="004D34D6" w:rsidDel="004D34D6">
            <w:rPr>
              <w:rStyle w:val="Hyperlink"/>
              <w:noProof/>
              <w:lang w:val="en-CA"/>
            </w:rPr>
            <w:delText>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Terms and Definitions</w:delText>
          </w:r>
          <w:r w:rsidDel="004D34D6">
            <w:rPr>
              <w:noProof/>
              <w:webHidden/>
            </w:rPr>
            <w:tab/>
            <w:delText>13</w:delText>
          </w:r>
        </w:del>
      </w:ins>
    </w:p>
    <w:p w14:paraId="77E8DFE3" w14:textId="77777777" w:rsidR="008765D9" w:rsidRPr="008765D9" w:rsidDel="004D34D6" w:rsidRDefault="008765D9">
      <w:pPr>
        <w:pStyle w:val="TOC2"/>
        <w:tabs>
          <w:tab w:val="left" w:pos="880"/>
          <w:tab w:val="right" w:leader="dot" w:pos="8630"/>
        </w:tabs>
        <w:rPr>
          <w:ins w:id="506" w:author="Ollie Raymond" w:date="2016-02-03T09:46:00Z"/>
          <w:del w:id="507" w:author="Eric Boisvert" w:date="2016-03-06T13:27:00Z"/>
          <w:rFonts w:ascii="Calibri" w:eastAsia="MS Mincho" w:hAnsi="Calibri"/>
          <w:noProof/>
          <w:sz w:val="22"/>
          <w:szCs w:val="22"/>
          <w:lang w:val="en-AU" w:eastAsia="en-AU"/>
        </w:rPr>
      </w:pPr>
      <w:ins w:id="508" w:author="Ollie Raymond" w:date="2016-02-03T09:46:00Z">
        <w:del w:id="509" w:author="Eric Boisvert" w:date="2016-03-06T13:27:00Z">
          <w:r w:rsidRPr="004D34D6" w:rsidDel="004D34D6">
            <w:rPr>
              <w:rStyle w:val="Hyperlink"/>
              <w:noProof/>
            </w:rPr>
            <w:delText>4.1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 xml:space="preserve">classifier </w:delText>
          </w:r>
          <w:r w:rsidRPr="00483791" w:rsidDel="004D34D6">
            <w:rPr>
              <w:rStyle w:val="Hyperlink"/>
              <w:noProof/>
            </w:rPr>
            <w:delText>A classifier is an abstract UML metaclass which describes (classifies) set of instances having common features (not to confuse</w:delText>
          </w:r>
          <w:r w:rsidRPr="00B123AA" w:rsidDel="004D34D6">
            <w:rPr>
              <w:rStyle w:val="Hyperlink"/>
              <w:noProof/>
            </w:rPr>
            <w:delText xml:space="preserve"> with Feature stereotype from OGC Feature Model). A feature declares a structural or behavioral characteristic of instances of classifiers. (http://www.uml-diagrams.org/classifier.html).  Classes, Interfaces, Association, Types are kinds of classifiers.</w:delText>
          </w:r>
          <w:r w:rsidDel="004D34D6">
            <w:rPr>
              <w:noProof/>
              <w:webHidden/>
            </w:rPr>
            <w:tab/>
            <w:delText>13</w:delText>
          </w:r>
        </w:del>
      </w:ins>
    </w:p>
    <w:p w14:paraId="3BE20725" w14:textId="77777777" w:rsidR="008765D9" w:rsidRPr="008765D9" w:rsidDel="004D34D6" w:rsidRDefault="008765D9">
      <w:pPr>
        <w:pStyle w:val="TOC2"/>
        <w:tabs>
          <w:tab w:val="left" w:pos="880"/>
          <w:tab w:val="right" w:leader="dot" w:pos="8630"/>
        </w:tabs>
        <w:rPr>
          <w:ins w:id="510" w:author="Ollie Raymond" w:date="2016-02-03T09:46:00Z"/>
          <w:del w:id="511" w:author="Eric Boisvert" w:date="2016-03-06T13:27:00Z"/>
          <w:rFonts w:ascii="Calibri" w:eastAsia="MS Mincho" w:hAnsi="Calibri"/>
          <w:noProof/>
          <w:sz w:val="22"/>
          <w:szCs w:val="22"/>
          <w:lang w:val="en-AU" w:eastAsia="en-AU"/>
        </w:rPr>
      </w:pPr>
      <w:ins w:id="512" w:author="Ollie Raymond" w:date="2016-02-03T09:46:00Z">
        <w:del w:id="513" w:author="Eric Boisvert" w:date="2016-03-06T13:27:00Z">
          <w:r w:rsidRPr="004D34D6" w:rsidDel="004D34D6">
            <w:rPr>
              <w:rStyle w:val="Hyperlink"/>
              <w:noProof/>
              <w:lang w:val="en-CA"/>
            </w:rPr>
            <w:delText>4.2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coverage</w:delText>
          </w:r>
          <w:r w:rsidDel="004D34D6">
            <w:rPr>
              <w:noProof/>
              <w:webHidden/>
            </w:rPr>
            <w:tab/>
            <w:delText>13</w:delText>
          </w:r>
        </w:del>
      </w:ins>
    </w:p>
    <w:p w14:paraId="6938DDB2" w14:textId="77777777" w:rsidR="008765D9" w:rsidRPr="008765D9" w:rsidDel="004D34D6" w:rsidRDefault="008765D9">
      <w:pPr>
        <w:pStyle w:val="TOC2"/>
        <w:tabs>
          <w:tab w:val="left" w:pos="880"/>
          <w:tab w:val="right" w:leader="dot" w:pos="8630"/>
        </w:tabs>
        <w:rPr>
          <w:ins w:id="514" w:author="Ollie Raymond" w:date="2016-02-03T09:46:00Z"/>
          <w:del w:id="515" w:author="Eric Boisvert" w:date="2016-03-06T13:27:00Z"/>
          <w:rFonts w:ascii="Calibri" w:eastAsia="MS Mincho" w:hAnsi="Calibri"/>
          <w:noProof/>
          <w:sz w:val="22"/>
          <w:szCs w:val="22"/>
          <w:lang w:val="en-AU" w:eastAsia="en-AU"/>
        </w:rPr>
      </w:pPr>
      <w:ins w:id="516" w:author="Ollie Raymond" w:date="2016-02-03T09:46:00Z">
        <w:del w:id="517" w:author="Eric Boisvert" w:date="2016-03-06T13:27:00Z">
          <w:r w:rsidRPr="004D34D6" w:rsidDel="004D34D6">
            <w:rPr>
              <w:rStyle w:val="Hyperlink"/>
              <w:noProof/>
              <w:lang w:val="en-CA"/>
            </w:rPr>
            <w:delText>4.3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domain feature</w:delText>
          </w:r>
          <w:r w:rsidDel="004D34D6">
            <w:rPr>
              <w:noProof/>
              <w:webHidden/>
            </w:rPr>
            <w:tab/>
            <w:delText>14</w:delText>
          </w:r>
        </w:del>
      </w:ins>
    </w:p>
    <w:p w14:paraId="459DEBE7" w14:textId="77777777" w:rsidR="008765D9" w:rsidRPr="008765D9" w:rsidDel="004D34D6" w:rsidRDefault="008765D9">
      <w:pPr>
        <w:pStyle w:val="TOC2"/>
        <w:tabs>
          <w:tab w:val="left" w:pos="880"/>
          <w:tab w:val="right" w:leader="dot" w:pos="8630"/>
        </w:tabs>
        <w:rPr>
          <w:ins w:id="518" w:author="Ollie Raymond" w:date="2016-02-03T09:46:00Z"/>
          <w:del w:id="519" w:author="Eric Boisvert" w:date="2016-03-06T13:27:00Z"/>
          <w:rFonts w:ascii="Calibri" w:eastAsia="MS Mincho" w:hAnsi="Calibri"/>
          <w:noProof/>
          <w:sz w:val="22"/>
          <w:szCs w:val="22"/>
          <w:lang w:val="en-AU" w:eastAsia="en-AU"/>
        </w:rPr>
      </w:pPr>
      <w:ins w:id="520" w:author="Ollie Raymond" w:date="2016-02-03T09:46:00Z">
        <w:del w:id="521" w:author="Eric Boisvert" w:date="2016-03-06T13:27:00Z">
          <w:r w:rsidRPr="004D34D6" w:rsidDel="004D34D6">
            <w:rPr>
              <w:rStyle w:val="Hyperlink"/>
              <w:noProof/>
              <w:lang w:val="en-CA"/>
            </w:rPr>
            <w:delText>4.4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element &lt;XML&gt;</w:delText>
          </w:r>
          <w:r w:rsidDel="004D34D6">
            <w:rPr>
              <w:noProof/>
              <w:webHidden/>
            </w:rPr>
            <w:tab/>
            <w:delText>14</w:delText>
          </w:r>
        </w:del>
      </w:ins>
    </w:p>
    <w:p w14:paraId="566FC885" w14:textId="77777777" w:rsidR="008765D9" w:rsidRPr="008765D9" w:rsidDel="004D34D6" w:rsidRDefault="008765D9">
      <w:pPr>
        <w:pStyle w:val="TOC2"/>
        <w:tabs>
          <w:tab w:val="left" w:pos="880"/>
          <w:tab w:val="right" w:leader="dot" w:pos="8630"/>
        </w:tabs>
        <w:rPr>
          <w:ins w:id="522" w:author="Ollie Raymond" w:date="2016-02-03T09:46:00Z"/>
          <w:del w:id="523" w:author="Eric Boisvert" w:date="2016-03-06T13:27:00Z"/>
          <w:rFonts w:ascii="Calibri" w:eastAsia="MS Mincho" w:hAnsi="Calibri"/>
          <w:noProof/>
          <w:sz w:val="22"/>
          <w:szCs w:val="22"/>
          <w:lang w:val="en-AU" w:eastAsia="en-AU"/>
        </w:rPr>
      </w:pPr>
      <w:ins w:id="524" w:author="Ollie Raymond" w:date="2016-02-03T09:46:00Z">
        <w:del w:id="525" w:author="Eric Boisvert" w:date="2016-03-06T13:27:00Z">
          <w:r w:rsidRPr="004D34D6" w:rsidDel="004D34D6">
            <w:rPr>
              <w:rStyle w:val="Hyperlink"/>
              <w:noProof/>
              <w:lang w:val="en-CA"/>
            </w:rPr>
            <w:delText>4.5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feature</w:delText>
          </w:r>
          <w:r w:rsidDel="004D34D6">
            <w:rPr>
              <w:noProof/>
              <w:webHidden/>
            </w:rPr>
            <w:tab/>
            <w:delText>14</w:delText>
          </w:r>
        </w:del>
      </w:ins>
    </w:p>
    <w:p w14:paraId="196C7AB9" w14:textId="77777777" w:rsidR="008765D9" w:rsidRPr="008765D9" w:rsidDel="004D34D6" w:rsidRDefault="008765D9">
      <w:pPr>
        <w:pStyle w:val="TOC2"/>
        <w:tabs>
          <w:tab w:val="left" w:pos="880"/>
          <w:tab w:val="right" w:leader="dot" w:pos="8630"/>
        </w:tabs>
        <w:rPr>
          <w:ins w:id="526" w:author="Ollie Raymond" w:date="2016-02-03T09:46:00Z"/>
          <w:del w:id="527" w:author="Eric Boisvert" w:date="2016-03-06T13:27:00Z"/>
          <w:rFonts w:ascii="Calibri" w:eastAsia="MS Mincho" w:hAnsi="Calibri"/>
          <w:noProof/>
          <w:sz w:val="22"/>
          <w:szCs w:val="22"/>
          <w:lang w:val="en-AU" w:eastAsia="en-AU"/>
        </w:rPr>
      </w:pPr>
      <w:ins w:id="528" w:author="Ollie Raymond" w:date="2016-02-03T09:46:00Z">
        <w:del w:id="529" w:author="Eric Boisvert" w:date="2016-03-06T13:27:00Z">
          <w:r w:rsidRPr="004D34D6" w:rsidDel="004D34D6">
            <w:rPr>
              <w:rStyle w:val="Hyperlink"/>
              <w:noProof/>
              <w:lang w:val="en-CA"/>
            </w:rPr>
            <w:delText>4.6</w:delText>
          </w:r>
          <w:r w:rsidRPr="008765D9" w:rsidDel="004D34D6">
            <w:rPr>
              <w:rFonts w:ascii="Calibri" w:eastAsia="MS Mincho" w:hAnsi="Calibri"/>
              <w:noProof/>
              <w:sz w:val="22"/>
              <w:szCs w:val="22"/>
              <w:lang w:val="en-AU" w:eastAsia="en-AU"/>
            </w:rPr>
            <w:tab/>
          </w:r>
          <w:r w:rsidRPr="004D34D6" w:rsidDel="004D34D6">
            <w:rPr>
              <w:rStyle w:val="Hyperlink"/>
              <w:noProof/>
              <w:highlight w:val="yellow"/>
              <w:lang w:val="en-CA"/>
            </w:rPr>
            <w:delText>GML application schema</w:delText>
          </w:r>
          <w:r w:rsidDel="004D34D6">
            <w:rPr>
              <w:noProof/>
              <w:webHidden/>
            </w:rPr>
            <w:tab/>
            <w:delText>14</w:delText>
          </w:r>
        </w:del>
      </w:ins>
    </w:p>
    <w:p w14:paraId="71ACCDF7" w14:textId="77777777" w:rsidR="008765D9" w:rsidRPr="008765D9" w:rsidDel="004D34D6" w:rsidRDefault="008765D9">
      <w:pPr>
        <w:pStyle w:val="TOC2"/>
        <w:tabs>
          <w:tab w:val="left" w:pos="880"/>
          <w:tab w:val="right" w:leader="dot" w:pos="8630"/>
        </w:tabs>
        <w:rPr>
          <w:ins w:id="530" w:author="Ollie Raymond" w:date="2016-02-03T09:46:00Z"/>
          <w:del w:id="531" w:author="Eric Boisvert" w:date="2016-03-06T13:27:00Z"/>
          <w:rFonts w:ascii="Calibri" w:eastAsia="MS Mincho" w:hAnsi="Calibri"/>
          <w:noProof/>
          <w:sz w:val="22"/>
          <w:szCs w:val="22"/>
          <w:lang w:val="en-AU" w:eastAsia="en-AU"/>
        </w:rPr>
      </w:pPr>
      <w:ins w:id="532" w:author="Ollie Raymond" w:date="2016-02-03T09:46:00Z">
        <w:del w:id="533" w:author="Eric Boisvert" w:date="2016-03-06T13:27:00Z">
          <w:r w:rsidRPr="004D34D6" w:rsidDel="004D34D6">
            <w:rPr>
              <w:rStyle w:val="Hyperlink"/>
              <w:noProof/>
              <w:lang w:val="en-CA"/>
            </w:rPr>
            <w:delText>4.7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document</w:delText>
          </w:r>
          <w:r w:rsidDel="004D34D6">
            <w:rPr>
              <w:noProof/>
              <w:webHidden/>
            </w:rPr>
            <w:tab/>
            <w:delText>14</w:delText>
          </w:r>
        </w:del>
      </w:ins>
    </w:p>
    <w:p w14:paraId="0D6676DE" w14:textId="77777777" w:rsidR="008765D9" w:rsidRPr="008765D9" w:rsidDel="004D34D6" w:rsidRDefault="008765D9">
      <w:pPr>
        <w:pStyle w:val="TOC2"/>
        <w:tabs>
          <w:tab w:val="left" w:pos="880"/>
          <w:tab w:val="right" w:leader="dot" w:pos="8630"/>
        </w:tabs>
        <w:rPr>
          <w:ins w:id="534" w:author="Ollie Raymond" w:date="2016-02-03T09:46:00Z"/>
          <w:del w:id="535" w:author="Eric Boisvert" w:date="2016-03-06T13:27:00Z"/>
          <w:rFonts w:ascii="Calibri" w:eastAsia="MS Mincho" w:hAnsi="Calibri"/>
          <w:noProof/>
          <w:sz w:val="22"/>
          <w:szCs w:val="22"/>
          <w:lang w:val="en-AU" w:eastAsia="en-AU"/>
        </w:rPr>
      </w:pPr>
      <w:ins w:id="536" w:author="Ollie Raymond" w:date="2016-02-03T09:46:00Z">
        <w:del w:id="537" w:author="Eric Boisvert" w:date="2016-03-06T13:27:00Z">
          <w:r w:rsidRPr="004D34D6" w:rsidDel="004D34D6">
            <w:rPr>
              <w:rStyle w:val="Hyperlink"/>
              <w:noProof/>
              <w:lang w:val="en-CA"/>
            </w:rPr>
            <w:delText>4.8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schema</w:delText>
          </w:r>
          <w:r w:rsidDel="004D34D6">
            <w:rPr>
              <w:noProof/>
              <w:webHidden/>
            </w:rPr>
            <w:tab/>
            <w:delText>14</w:delText>
          </w:r>
        </w:del>
      </w:ins>
    </w:p>
    <w:p w14:paraId="2EEAD8F9" w14:textId="77777777" w:rsidR="008765D9" w:rsidRPr="008765D9" w:rsidDel="004D34D6" w:rsidRDefault="008765D9">
      <w:pPr>
        <w:pStyle w:val="TOC2"/>
        <w:tabs>
          <w:tab w:val="left" w:pos="880"/>
          <w:tab w:val="right" w:leader="dot" w:pos="8630"/>
        </w:tabs>
        <w:rPr>
          <w:ins w:id="538" w:author="Ollie Raymond" w:date="2016-02-03T09:46:00Z"/>
          <w:del w:id="539" w:author="Eric Boisvert" w:date="2016-03-06T13:27:00Z"/>
          <w:rFonts w:ascii="Calibri" w:eastAsia="MS Mincho" w:hAnsi="Calibri"/>
          <w:noProof/>
          <w:sz w:val="22"/>
          <w:szCs w:val="22"/>
          <w:lang w:val="en-AU" w:eastAsia="en-AU"/>
        </w:rPr>
      </w:pPr>
      <w:ins w:id="540" w:author="Ollie Raymond" w:date="2016-02-03T09:46:00Z">
        <w:del w:id="541" w:author="Eric Boisvert" w:date="2016-03-06T13:27:00Z">
          <w:r w:rsidRPr="004D34D6" w:rsidDel="004D34D6">
            <w:rPr>
              <w:rStyle w:val="Hyperlink"/>
              <w:noProof/>
              <w:lang w:val="en-CA"/>
            </w:rPr>
            <w:lastRenderedPageBreak/>
            <w:delText>4.9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measurement</w:delText>
          </w:r>
          <w:r w:rsidDel="004D34D6">
            <w:rPr>
              <w:noProof/>
              <w:webHidden/>
            </w:rPr>
            <w:tab/>
            <w:delText>14</w:delText>
          </w:r>
        </w:del>
      </w:ins>
    </w:p>
    <w:p w14:paraId="02929663" w14:textId="77777777" w:rsidR="008765D9" w:rsidRPr="008765D9" w:rsidDel="004D34D6" w:rsidRDefault="008765D9">
      <w:pPr>
        <w:pStyle w:val="TOC2"/>
        <w:tabs>
          <w:tab w:val="left" w:pos="1100"/>
          <w:tab w:val="right" w:leader="dot" w:pos="8630"/>
        </w:tabs>
        <w:rPr>
          <w:ins w:id="542" w:author="Ollie Raymond" w:date="2016-02-03T09:46:00Z"/>
          <w:del w:id="543" w:author="Eric Boisvert" w:date="2016-03-06T13:27:00Z"/>
          <w:rFonts w:ascii="Calibri" w:eastAsia="MS Mincho" w:hAnsi="Calibri"/>
          <w:noProof/>
          <w:sz w:val="22"/>
          <w:szCs w:val="22"/>
          <w:lang w:val="en-AU" w:eastAsia="en-AU"/>
        </w:rPr>
      </w:pPr>
      <w:ins w:id="544" w:author="Ollie Raymond" w:date="2016-02-03T09:46:00Z">
        <w:del w:id="545" w:author="Eric Boisvert" w:date="2016-03-06T13:27:00Z">
          <w:r w:rsidRPr="004D34D6" w:rsidDel="004D34D6">
            <w:rPr>
              <w:rStyle w:val="Hyperlink"/>
              <w:noProof/>
              <w:lang w:val="en-CA"/>
            </w:rPr>
            <w:delText>4.10</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w:delText>
          </w:r>
          <w:r w:rsidDel="004D34D6">
            <w:rPr>
              <w:noProof/>
              <w:webHidden/>
            </w:rPr>
            <w:tab/>
            <w:delText>15</w:delText>
          </w:r>
        </w:del>
      </w:ins>
    </w:p>
    <w:p w14:paraId="4CA003D8" w14:textId="77777777" w:rsidR="008765D9" w:rsidRPr="008765D9" w:rsidDel="004D34D6" w:rsidRDefault="008765D9">
      <w:pPr>
        <w:pStyle w:val="TOC2"/>
        <w:tabs>
          <w:tab w:val="left" w:pos="1100"/>
          <w:tab w:val="right" w:leader="dot" w:pos="8630"/>
        </w:tabs>
        <w:rPr>
          <w:ins w:id="546" w:author="Ollie Raymond" w:date="2016-02-03T09:46:00Z"/>
          <w:del w:id="547" w:author="Eric Boisvert" w:date="2016-03-06T13:27:00Z"/>
          <w:rFonts w:ascii="Calibri" w:eastAsia="MS Mincho" w:hAnsi="Calibri"/>
          <w:noProof/>
          <w:sz w:val="22"/>
          <w:szCs w:val="22"/>
          <w:lang w:val="en-AU" w:eastAsia="en-AU"/>
        </w:rPr>
      </w:pPr>
      <w:ins w:id="548" w:author="Ollie Raymond" w:date="2016-02-03T09:46:00Z">
        <w:del w:id="549" w:author="Eric Boisvert" w:date="2016-03-06T13:27:00Z">
          <w:r w:rsidRPr="004D34D6" w:rsidDel="004D34D6">
            <w:rPr>
              <w:rStyle w:val="Hyperlink"/>
              <w:noProof/>
              <w:lang w:val="en-CA"/>
            </w:rPr>
            <w:delText>4.11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 procedure</w:delText>
          </w:r>
          <w:r w:rsidDel="004D34D6">
            <w:rPr>
              <w:noProof/>
              <w:webHidden/>
            </w:rPr>
            <w:tab/>
            <w:delText>15</w:delText>
          </w:r>
        </w:del>
      </w:ins>
    </w:p>
    <w:p w14:paraId="31C051EF" w14:textId="77777777" w:rsidR="008765D9" w:rsidRPr="008765D9" w:rsidDel="004D34D6" w:rsidRDefault="008765D9">
      <w:pPr>
        <w:pStyle w:val="TOC2"/>
        <w:tabs>
          <w:tab w:val="left" w:pos="1100"/>
          <w:tab w:val="right" w:leader="dot" w:pos="8630"/>
        </w:tabs>
        <w:rPr>
          <w:ins w:id="550" w:author="Ollie Raymond" w:date="2016-02-03T09:46:00Z"/>
          <w:del w:id="551" w:author="Eric Boisvert" w:date="2016-03-06T13:27:00Z"/>
          <w:rFonts w:ascii="Calibri" w:eastAsia="MS Mincho" w:hAnsi="Calibri"/>
          <w:noProof/>
          <w:sz w:val="22"/>
          <w:szCs w:val="22"/>
          <w:lang w:val="en-AU" w:eastAsia="en-AU"/>
        </w:rPr>
      </w:pPr>
      <w:ins w:id="552" w:author="Ollie Raymond" w:date="2016-02-03T09:46:00Z">
        <w:del w:id="553" w:author="Eric Boisvert" w:date="2016-03-06T13:27:00Z">
          <w:r w:rsidRPr="004D34D6" w:rsidDel="004D34D6">
            <w:rPr>
              <w:rStyle w:val="Hyperlink"/>
              <w:noProof/>
              <w:lang w:val="en-CA"/>
            </w:rPr>
            <w:delText>4.12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 result</w:delText>
          </w:r>
          <w:r w:rsidDel="004D34D6">
            <w:rPr>
              <w:noProof/>
              <w:webHidden/>
            </w:rPr>
            <w:tab/>
            <w:delText>15</w:delText>
          </w:r>
        </w:del>
      </w:ins>
    </w:p>
    <w:p w14:paraId="3A140DD9" w14:textId="77777777" w:rsidR="008765D9" w:rsidRPr="008765D9" w:rsidDel="004D34D6" w:rsidRDefault="008765D9">
      <w:pPr>
        <w:pStyle w:val="TOC2"/>
        <w:tabs>
          <w:tab w:val="left" w:pos="1100"/>
          <w:tab w:val="right" w:leader="dot" w:pos="8630"/>
        </w:tabs>
        <w:rPr>
          <w:ins w:id="554" w:author="Ollie Raymond" w:date="2016-02-03T09:46:00Z"/>
          <w:del w:id="555" w:author="Eric Boisvert" w:date="2016-03-06T13:27:00Z"/>
          <w:rFonts w:ascii="Calibri" w:eastAsia="MS Mincho" w:hAnsi="Calibri"/>
          <w:noProof/>
          <w:sz w:val="22"/>
          <w:szCs w:val="22"/>
          <w:lang w:val="en-AU" w:eastAsia="en-AU"/>
        </w:rPr>
      </w:pPr>
      <w:ins w:id="556" w:author="Ollie Raymond" w:date="2016-02-03T09:46:00Z">
        <w:del w:id="557" w:author="Eric Boisvert" w:date="2016-03-06T13:27:00Z">
          <w:r w:rsidRPr="004D34D6" w:rsidDel="004D34D6">
            <w:rPr>
              <w:rStyle w:val="Hyperlink"/>
              <w:noProof/>
              <w:lang w:val="en-CA"/>
            </w:rPr>
            <w:delText>4.13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property &lt;General Featur</w:delText>
          </w:r>
          <w:r w:rsidRPr="00483791" w:rsidDel="004D34D6">
            <w:rPr>
              <w:rStyle w:val="Hyperlink"/>
              <w:noProof/>
              <w:lang w:val="en-CA"/>
            </w:rPr>
            <w:delText>e Model&gt;</w:delText>
          </w:r>
          <w:r w:rsidDel="004D34D6">
            <w:rPr>
              <w:noProof/>
              <w:webHidden/>
            </w:rPr>
            <w:tab/>
            <w:delText>15</w:delText>
          </w:r>
        </w:del>
      </w:ins>
    </w:p>
    <w:p w14:paraId="2E64175F" w14:textId="77777777" w:rsidR="008765D9" w:rsidRPr="008765D9" w:rsidDel="004D34D6" w:rsidRDefault="008765D9">
      <w:pPr>
        <w:pStyle w:val="TOC2"/>
        <w:tabs>
          <w:tab w:val="left" w:pos="1100"/>
          <w:tab w:val="right" w:leader="dot" w:pos="8630"/>
        </w:tabs>
        <w:rPr>
          <w:ins w:id="558" w:author="Ollie Raymond" w:date="2016-02-03T09:46:00Z"/>
          <w:del w:id="559" w:author="Eric Boisvert" w:date="2016-03-06T13:27:00Z"/>
          <w:rFonts w:ascii="Calibri" w:eastAsia="MS Mincho" w:hAnsi="Calibri"/>
          <w:noProof/>
          <w:sz w:val="22"/>
          <w:szCs w:val="22"/>
          <w:lang w:val="en-AU" w:eastAsia="en-AU"/>
        </w:rPr>
      </w:pPr>
      <w:ins w:id="560" w:author="Ollie Raymond" w:date="2016-02-03T09:46:00Z">
        <w:del w:id="561" w:author="Eric Boisvert" w:date="2016-03-06T13:27:00Z">
          <w:r w:rsidRPr="004D34D6" w:rsidDel="004D34D6">
            <w:rPr>
              <w:rStyle w:val="Hyperlink"/>
              <w:noProof/>
              <w:lang w:val="en-CA"/>
            </w:rPr>
            <w:delText>4.14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sampled feature</w:delText>
          </w:r>
          <w:r w:rsidDel="004D34D6">
            <w:rPr>
              <w:noProof/>
              <w:webHidden/>
            </w:rPr>
            <w:tab/>
            <w:delText>15</w:delText>
          </w:r>
        </w:del>
      </w:ins>
    </w:p>
    <w:p w14:paraId="50E173AC" w14:textId="77777777" w:rsidR="008765D9" w:rsidRPr="008765D9" w:rsidDel="004D34D6" w:rsidRDefault="008765D9">
      <w:pPr>
        <w:pStyle w:val="TOC2"/>
        <w:tabs>
          <w:tab w:val="left" w:pos="1100"/>
          <w:tab w:val="right" w:leader="dot" w:pos="8630"/>
        </w:tabs>
        <w:rPr>
          <w:ins w:id="562" w:author="Ollie Raymond" w:date="2016-02-03T09:46:00Z"/>
          <w:del w:id="563" w:author="Eric Boisvert" w:date="2016-03-06T13:27:00Z"/>
          <w:rFonts w:ascii="Calibri" w:eastAsia="MS Mincho" w:hAnsi="Calibri"/>
          <w:noProof/>
          <w:sz w:val="22"/>
          <w:szCs w:val="22"/>
          <w:lang w:val="en-AU" w:eastAsia="en-AU"/>
        </w:rPr>
      </w:pPr>
      <w:ins w:id="564" w:author="Ollie Raymond" w:date="2016-02-03T09:46:00Z">
        <w:del w:id="565" w:author="Eric Boisvert" w:date="2016-03-06T13:27:00Z">
          <w:r w:rsidRPr="004D34D6" w:rsidDel="004D34D6">
            <w:rPr>
              <w:rStyle w:val="Hyperlink"/>
              <w:noProof/>
              <w:lang w:val="en-CA"/>
            </w:rPr>
            <w:delText>4.15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sampling feature</w:delText>
          </w:r>
          <w:r w:rsidDel="004D34D6">
            <w:rPr>
              <w:noProof/>
              <w:webHidden/>
            </w:rPr>
            <w:tab/>
            <w:delText>15</w:delText>
          </w:r>
        </w:del>
      </w:ins>
    </w:p>
    <w:p w14:paraId="741F775B" w14:textId="77777777" w:rsidR="008765D9" w:rsidRPr="008765D9" w:rsidDel="004D34D6" w:rsidRDefault="008765D9">
      <w:pPr>
        <w:pStyle w:val="TOC2"/>
        <w:tabs>
          <w:tab w:val="left" w:pos="1100"/>
          <w:tab w:val="right" w:leader="dot" w:pos="8630"/>
        </w:tabs>
        <w:rPr>
          <w:ins w:id="566" w:author="Ollie Raymond" w:date="2016-02-03T09:46:00Z"/>
          <w:del w:id="567" w:author="Eric Boisvert" w:date="2016-03-06T13:27:00Z"/>
          <w:rFonts w:ascii="Calibri" w:eastAsia="MS Mincho" w:hAnsi="Calibri"/>
          <w:noProof/>
          <w:sz w:val="22"/>
          <w:szCs w:val="22"/>
          <w:lang w:val="en-AU" w:eastAsia="en-AU"/>
        </w:rPr>
      </w:pPr>
      <w:ins w:id="568" w:author="Ollie Raymond" w:date="2016-02-03T09:46:00Z">
        <w:del w:id="569" w:author="Eric Boisvert" w:date="2016-03-06T13:27:00Z">
          <w:r w:rsidRPr="004D34D6" w:rsidDel="004D34D6">
            <w:rPr>
              <w:rStyle w:val="Hyperlink"/>
              <w:noProof/>
              <w:lang w:val="en-CA"/>
            </w:rPr>
            <w:delText>4.16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w:delText>
          </w:r>
          <w:r w:rsidRPr="00483791" w:rsidDel="004D34D6">
            <w:rPr>
              <w:rStyle w:val="Hyperlink"/>
              <w:noProof/>
              <w:lang w:val="en-CA"/>
            </w:rPr>
            <w:delText>chema &lt;XML Schema&gt;</w:delText>
          </w:r>
          <w:r w:rsidDel="004D34D6">
            <w:rPr>
              <w:noProof/>
              <w:webHidden/>
            </w:rPr>
            <w:tab/>
            <w:delText>15</w:delText>
          </w:r>
        </w:del>
      </w:ins>
    </w:p>
    <w:p w14:paraId="7632D125" w14:textId="77777777" w:rsidR="008765D9" w:rsidRPr="008765D9" w:rsidDel="004D34D6" w:rsidRDefault="008765D9">
      <w:pPr>
        <w:pStyle w:val="TOC1"/>
        <w:tabs>
          <w:tab w:val="left" w:pos="480"/>
          <w:tab w:val="right" w:leader="dot" w:pos="8630"/>
        </w:tabs>
        <w:rPr>
          <w:ins w:id="570" w:author="Ollie Raymond" w:date="2016-02-03T09:46:00Z"/>
          <w:del w:id="571" w:author="Eric Boisvert" w:date="2016-03-06T13:27:00Z"/>
          <w:rFonts w:ascii="Calibri" w:eastAsia="MS Mincho" w:hAnsi="Calibri"/>
          <w:noProof/>
          <w:sz w:val="22"/>
          <w:szCs w:val="22"/>
          <w:lang w:val="en-AU" w:eastAsia="en-AU"/>
        </w:rPr>
      </w:pPr>
      <w:ins w:id="572" w:author="Ollie Raymond" w:date="2016-02-03T09:46:00Z">
        <w:del w:id="573" w:author="Eric Boisvert" w:date="2016-03-06T13:27:00Z">
          <w:r w:rsidRPr="004D34D6" w:rsidDel="004D34D6">
            <w:rPr>
              <w:rStyle w:val="Hyperlink"/>
              <w:noProof/>
              <w:lang w:val="en-CA"/>
            </w:rPr>
            <w:delText>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Logical Model</w:delText>
          </w:r>
          <w:r w:rsidDel="004D34D6">
            <w:rPr>
              <w:noProof/>
              <w:webHidden/>
            </w:rPr>
            <w:tab/>
            <w:delText>16</w:delText>
          </w:r>
        </w:del>
      </w:ins>
    </w:p>
    <w:p w14:paraId="168E78A6" w14:textId="77777777" w:rsidR="008765D9" w:rsidRPr="008765D9" w:rsidDel="004D34D6" w:rsidRDefault="008765D9">
      <w:pPr>
        <w:pStyle w:val="TOC2"/>
        <w:tabs>
          <w:tab w:val="left" w:pos="880"/>
          <w:tab w:val="right" w:leader="dot" w:pos="8630"/>
        </w:tabs>
        <w:rPr>
          <w:ins w:id="574" w:author="Ollie Raymond" w:date="2016-02-03T09:46:00Z"/>
          <w:del w:id="575" w:author="Eric Boisvert" w:date="2016-03-06T13:27:00Z"/>
          <w:rFonts w:ascii="Calibri" w:eastAsia="MS Mincho" w:hAnsi="Calibri"/>
          <w:noProof/>
          <w:sz w:val="22"/>
          <w:szCs w:val="22"/>
          <w:lang w:val="en-AU" w:eastAsia="en-AU"/>
        </w:rPr>
      </w:pPr>
      <w:ins w:id="576" w:author="Ollie Raymond" w:date="2016-02-03T09:46:00Z">
        <w:del w:id="577" w:author="Eric Boisvert" w:date="2016-03-06T13:27:00Z">
          <w:r w:rsidRPr="004D34D6" w:rsidDel="004D34D6">
            <w:rPr>
              <w:rStyle w:val="Hyperlink"/>
              <w:noProof/>
              <w:lang w:val="en-CA"/>
            </w:rPr>
            <w:delText>5.1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Portrayal</w:delText>
          </w:r>
          <w:r w:rsidDel="004D34D6">
            <w:rPr>
              <w:noProof/>
              <w:webHidden/>
            </w:rPr>
            <w:tab/>
            <w:delText>17</w:delText>
          </w:r>
        </w:del>
      </w:ins>
    </w:p>
    <w:p w14:paraId="72B723AF" w14:textId="77777777" w:rsidR="008765D9" w:rsidRPr="008765D9" w:rsidDel="004D34D6" w:rsidRDefault="008765D9">
      <w:pPr>
        <w:pStyle w:val="TOC2"/>
        <w:tabs>
          <w:tab w:val="left" w:pos="880"/>
          <w:tab w:val="right" w:leader="dot" w:pos="8630"/>
        </w:tabs>
        <w:rPr>
          <w:ins w:id="578" w:author="Ollie Raymond" w:date="2016-02-03T09:46:00Z"/>
          <w:del w:id="579" w:author="Eric Boisvert" w:date="2016-03-06T13:27:00Z"/>
          <w:rFonts w:ascii="Calibri" w:eastAsia="MS Mincho" w:hAnsi="Calibri"/>
          <w:noProof/>
          <w:sz w:val="22"/>
          <w:szCs w:val="22"/>
          <w:lang w:val="en-AU" w:eastAsia="en-AU"/>
        </w:rPr>
      </w:pPr>
      <w:ins w:id="580" w:author="Ollie Raymond" w:date="2016-02-03T09:46:00Z">
        <w:del w:id="581" w:author="Eric Boisvert" w:date="2016-03-06T13:27:00Z">
          <w:r w:rsidRPr="004D34D6" w:rsidDel="004D34D6">
            <w:rPr>
              <w:rStyle w:val="Hyperlink"/>
              <w:noProof/>
              <w:lang w:val="en-CA"/>
            </w:rPr>
            <w:delText>5.2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w:delText>
          </w:r>
          <w:r w:rsidRPr="00483791" w:rsidDel="004D34D6">
            <w:rPr>
              <w:rStyle w:val="Hyperlink"/>
              <w:noProof/>
              <w:lang w:val="en-CA"/>
            </w:rPr>
            <w:delText>ciML Basic and Extension</w:delText>
          </w:r>
          <w:r w:rsidDel="004D34D6">
            <w:rPr>
              <w:noProof/>
              <w:webHidden/>
            </w:rPr>
            <w:tab/>
            <w:delText>18</w:delText>
          </w:r>
        </w:del>
      </w:ins>
    </w:p>
    <w:p w14:paraId="76E0F74B" w14:textId="77777777" w:rsidR="008765D9" w:rsidRPr="008765D9" w:rsidDel="004D34D6" w:rsidRDefault="008765D9">
      <w:pPr>
        <w:pStyle w:val="TOC3"/>
        <w:tabs>
          <w:tab w:val="left" w:pos="1320"/>
          <w:tab w:val="right" w:leader="dot" w:pos="8630"/>
        </w:tabs>
        <w:rPr>
          <w:ins w:id="582" w:author="Ollie Raymond" w:date="2016-02-03T09:46:00Z"/>
          <w:del w:id="583" w:author="Eric Boisvert" w:date="2016-03-06T13:27:00Z"/>
          <w:rFonts w:ascii="Calibri" w:eastAsia="MS Mincho" w:hAnsi="Calibri"/>
          <w:noProof/>
          <w:sz w:val="22"/>
          <w:szCs w:val="22"/>
          <w:lang w:val="en-AU" w:eastAsia="en-AU"/>
        </w:rPr>
      </w:pPr>
      <w:ins w:id="584" w:author="Ollie Raymond" w:date="2016-02-03T09:46:00Z">
        <w:del w:id="585" w:author="Eric Boisvert" w:date="2016-03-06T13:27:00Z">
          <w:r w:rsidRPr="004D34D6" w:rsidDel="004D34D6">
            <w:rPr>
              <w:rStyle w:val="Hyperlink"/>
              <w:noProof/>
              <w:lang w:val="en-CA" w:bidi="x-none"/>
            </w:rPr>
            <w:delText>5.2.1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AbstractDescription classes</w:delText>
          </w:r>
          <w:r w:rsidDel="004D34D6">
            <w:rPr>
              <w:noProof/>
              <w:webHidden/>
            </w:rPr>
            <w:tab/>
            <w:delText>20</w:delText>
          </w:r>
        </w:del>
      </w:ins>
    </w:p>
    <w:p w14:paraId="2F7BE8B7" w14:textId="77777777" w:rsidR="008765D9" w:rsidRPr="008765D9" w:rsidDel="004D34D6" w:rsidRDefault="008765D9">
      <w:pPr>
        <w:pStyle w:val="TOC1"/>
        <w:tabs>
          <w:tab w:val="left" w:pos="480"/>
          <w:tab w:val="right" w:leader="dot" w:pos="8630"/>
        </w:tabs>
        <w:rPr>
          <w:ins w:id="586" w:author="Ollie Raymond" w:date="2016-02-03T09:46:00Z"/>
          <w:del w:id="587" w:author="Eric Boisvert" w:date="2016-03-06T13:27:00Z"/>
          <w:rFonts w:ascii="Calibri" w:eastAsia="MS Mincho" w:hAnsi="Calibri"/>
          <w:noProof/>
          <w:sz w:val="22"/>
          <w:szCs w:val="22"/>
          <w:lang w:val="en-AU" w:eastAsia="en-AU"/>
        </w:rPr>
      </w:pPr>
      <w:ins w:id="588" w:author="Ollie Raymond" w:date="2016-02-03T09:46:00Z">
        <w:del w:id="589" w:author="Eric Boisvert" w:date="2016-03-06T13:27:00Z">
          <w:r w:rsidRPr="004D34D6" w:rsidDel="004D34D6">
            <w:rPr>
              <w:rStyle w:val="Hyperlink"/>
              <w:noProof/>
              <w:lang w:val="en-CA"/>
            </w:rPr>
            <w:delText>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Conventions</w:delText>
          </w:r>
          <w:r w:rsidDel="004D34D6">
            <w:rPr>
              <w:noProof/>
              <w:webHidden/>
            </w:rPr>
            <w:tab/>
            <w:delText>23</w:delText>
          </w:r>
        </w:del>
      </w:ins>
    </w:p>
    <w:p w14:paraId="3F9B80AF" w14:textId="77777777" w:rsidR="008765D9" w:rsidRPr="008765D9" w:rsidDel="004D34D6" w:rsidRDefault="008765D9">
      <w:pPr>
        <w:pStyle w:val="TOC2"/>
        <w:tabs>
          <w:tab w:val="left" w:pos="880"/>
          <w:tab w:val="right" w:leader="dot" w:pos="8630"/>
        </w:tabs>
        <w:rPr>
          <w:ins w:id="590" w:author="Ollie Raymond" w:date="2016-02-03T09:46:00Z"/>
          <w:del w:id="591" w:author="Eric Boisvert" w:date="2016-03-06T13:27:00Z"/>
          <w:rFonts w:ascii="Calibri" w:eastAsia="MS Mincho" w:hAnsi="Calibri"/>
          <w:noProof/>
          <w:sz w:val="22"/>
          <w:szCs w:val="22"/>
          <w:lang w:val="en-AU" w:eastAsia="en-AU"/>
        </w:rPr>
      </w:pPr>
      <w:ins w:id="592" w:author="Ollie Raymond" w:date="2016-02-03T09:46:00Z">
        <w:del w:id="593" w:author="Eric Boisvert" w:date="2016-03-06T13:27:00Z">
          <w:r w:rsidRPr="004D34D6" w:rsidDel="004D34D6">
            <w:rPr>
              <w:rStyle w:val="Hyperlink"/>
              <w:noProof/>
              <w:lang w:val="en-CA"/>
            </w:rPr>
            <w:delText>6.1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Requirement class</w:delText>
          </w:r>
          <w:r w:rsidDel="004D34D6">
            <w:rPr>
              <w:noProof/>
              <w:webHidden/>
            </w:rPr>
            <w:tab/>
            <w:delText>23</w:delText>
          </w:r>
        </w:del>
      </w:ins>
    </w:p>
    <w:p w14:paraId="4BA488FF" w14:textId="77777777" w:rsidR="008765D9" w:rsidRPr="008765D9" w:rsidDel="004D34D6" w:rsidRDefault="008765D9">
      <w:pPr>
        <w:pStyle w:val="TOC2"/>
        <w:tabs>
          <w:tab w:val="left" w:pos="880"/>
          <w:tab w:val="right" w:leader="dot" w:pos="8630"/>
        </w:tabs>
        <w:rPr>
          <w:ins w:id="594" w:author="Ollie Raymond" w:date="2016-02-03T09:46:00Z"/>
          <w:del w:id="595" w:author="Eric Boisvert" w:date="2016-03-06T13:27:00Z"/>
          <w:rFonts w:ascii="Calibri" w:eastAsia="MS Mincho" w:hAnsi="Calibri"/>
          <w:noProof/>
          <w:sz w:val="22"/>
          <w:szCs w:val="22"/>
          <w:lang w:val="en-AU" w:eastAsia="en-AU"/>
        </w:rPr>
      </w:pPr>
      <w:ins w:id="596" w:author="Ollie Raymond" w:date="2016-02-03T09:46:00Z">
        <w:del w:id="597" w:author="Eric Boisvert" w:date="2016-03-06T13:27:00Z">
          <w:r w:rsidRPr="004D34D6" w:rsidDel="004D34D6">
            <w:rPr>
              <w:rStyle w:val="Hyperlink"/>
              <w:noProof/>
              <w:lang w:val="en-CA"/>
            </w:rPr>
            <w:delText>6.2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Requirement</w:delText>
          </w:r>
          <w:r w:rsidDel="004D34D6">
            <w:rPr>
              <w:noProof/>
              <w:webHidden/>
            </w:rPr>
            <w:tab/>
            <w:delText>24</w:delText>
          </w:r>
        </w:del>
      </w:ins>
    </w:p>
    <w:p w14:paraId="02288D29" w14:textId="77777777" w:rsidR="008765D9" w:rsidRPr="008765D9" w:rsidDel="004D34D6" w:rsidRDefault="008765D9">
      <w:pPr>
        <w:pStyle w:val="TOC2"/>
        <w:tabs>
          <w:tab w:val="left" w:pos="880"/>
          <w:tab w:val="right" w:leader="dot" w:pos="8630"/>
        </w:tabs>
        <w:rPr>
          <w:ins w:id="598" w:author="Ollie Raymond" w:date="2016-02-03T09:46:00Z"/>
          <w:del w:id="599" w:author="Eric Boisvert" w:date="2016-03-06T13:27:00Z"/>
          <w:rFonts w:ascii="Calibri" w:eastAsia="MS Mincho" w:hAnsi="Calibri"/>
          <w:noProof/>
          <w:sz w:val="22"/>
          <w:szCs w:val="22"/>
          <w:lang w:val="en-AU" w:eastAsia="en-AU"/>
        </w:rPr>
      </w:pPr>
      <w:ins w:id="600" w:author="Ollie Raymond" w:date="2016-02-03T09:46:00Z">
        <w:del w:id="601" w:author="Eric Boisvert" w:date="2016-03-06T13:27:00Z">
          <w:r w:rsidRPr="004D34D6" w:rsidDel="004D34D6">
            <w:rPr>
              <w:rStyle w:val="Hyperlink"/>
              <w:noProof/>
              <w:lang w:val="en-CA"/>
            </w:rPr>
            <w:delText>6.3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 class</w:delText>
          </w:r>
          <w:r w:rsidDel="004D34D6">
            <w:rPr>
              <w:noProof/>
              <w:webHidden/>
            </w:rPr>
            <w:tab/>
            <w:delText>24</w:delText>
          </w:r>
        </w:del>
      </w:ins>
    </w:p>
    <w:p w14:paraId="68BC0E4C" w14:textId="77777777" w:rsidR="008765D9" w:rsidRPr="008765D9" w:rsidDel="004D34D6" w:rsidRDefault="008765D9">
      <w:pPr>
        <w:pStyle w:val="TOC2"/>
        <w:tabs>
          <w:tab w:val="left" w:pos="880"/>
          <w:tab w:val="right" w:leader="dot" w:pos="8630"/>
        </w:tabs>
        <w:rPr>
          <w:ins w:id="602" w:author="Ollie Raymond" w:date="2016-02-03T09:46:00Z"/>
          <w:del w:id="603" w:author="Eric Boisvert" w:date="2016-03-06T13:27:00Z"/>
          <w:rFonts w:ascii="Calibri" w:eastAsia="MS Mincho" w:hAnsi="Calibri"/>
          <w:noProof/>
          <w:sz w:val="22"/>
          <w:szCs w:val="22"/>
          <w:lang w:val="en-AU" w:eastAsia="en-AU"/>
        </w:rPr>
      </w:pPr>
      <w:ins w:id="604" w:author="Ollie Raymond" w:date="2016-02-03T09:46:00Z">
        <w:del w:id="605" w:author="Eric Boisvert" w:date="2016-03-06T13:27:00Z">
          <w:r w:rsidRPr="004D34D6" w:rsidDel="004D34D6">
            <w:rPr>
              <w:rStyle w:val="Hyperlink"/>
              <w:noProof/>
              <w:lang w:val="en-CA"/>
            </w:rPr>
            <w:delText>6.4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Identifiers</w:delText>
          </w:r>
          <w:r w:rsidDel="004D34D6">
            <w:rPr>
              <w:noProof/>
              <w:webHidden/>
            </w:rPr>
            <w:tab/>
            <w:delText>25</w:delText>
          </w:r>
        </w:del>
      </w:ins>
    </w:p>
    <w:p w14:paraId="117D607E" w14:textId="77777777" w:rsidR="008765D9" w:rsidRPr="008765D9" w:rsidDel="004D34D6" w:rsidRDefault="008765D9">
      <w:pPr>
        <w:pStyle w:val="TOC2"/>
        <w:tabs>
          <w:tab w:val="left" w:pos="880"/>
          <w:tab w:val="right" w:leader="dot" w:pos="8630"/>
        </w:tabs>
        <w:rPr>
          <w:ins w:id="606" w:author="Ollie Raymond" w:date="2016-02-03T09:46:00Z"/>
          <w:del w:id="607" w:author="Eric Boisvert" w:date="2016-03-06T13:27:00Z"/>
          <w:rFonts w:ascii="Calibri" w:eastAsia="MS Mincho" w:hAnsi="Calibri"/>
          <w:noProof/>
          <w:sz w:val="22"/>
          <w:szCs w:val="22"/>
          <w:lang w:val="en-AU" w:eastAsia="en-AU"/>
        </w:rPr>
      </w:pPr>
      <w:ins w:id="608" w:author="Ollie Raymond" w:date="2016-02-03T09:46:00Z">
        <w:del w:id="609" w:author="Eric Boisvert" w:date="2016-03-06T13:27:00Z">
          <w:r w:rsidRPr="004D34D6" w:rsidDel="004D34D6">
            <w:rPr>
              <w:rStyle w:val="Hyperlink"/>
              <w:noProof/>
              <w:lang w:val="en-CA"/>
            </w:rPr>
            <w:delText>6.5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Classifiers</w:delText>
          </w:r>
          <w:r w:rsidDel="004D34D6">
            <w:rPr>
              <w:noProof/>
              <w:webHidden/>
            </w:rPr>
            <w:tab/>
            <w:delText>25</w:delText>
          </w:r>
        </w:del>
      </w:ins>
    </w:p>
    <w:p w14:paraId="11EB74F4" w14:textId="77777777" w:rsidR="008765D9" w:rsidRPr="008765D9" w:rsidDel="004D34D6" w:rsidRDefault="008765D9">
      <w:pPr>
        <w:pStyle w:val="TOC1"/>
        <w:tabs>
          <w:tab w:val="left" w:pos="480"/>
          <w:tab w:val="right" w:leader="dot" w:pos="8630"/>
        </w:tabs>
        <w:rPr>
          <w:ins w:id="610" w:author="Ollie Raymond" w:date="2016-02-03T09:46:00Z"/>
          <w:del w:id="611" w:author="Eric Boisvert" w:date="2016-03-06T13:27:00Z"/>
          <w:rFonts w:ascii="Calibri" w:eastAsia="MS Mincho" w:hAnsi="Calibri"/>
          <w:noProof/>
          <w:sz w:val="22"/>
          <w:szCs w:val="22"/>
          <w:lang w:val="en-AU" w:eastAsia="en-AU"/>
        </w:rPr>
      </w:pPr>
      <w:ins w:id="612" w:author="Ollie Raymond" w:date="2016-02-03T09:46:00Z">
        <w:del w:id="613" w:author="Eric Boisvert" w:date="2016-03-06T13:27:00Z">
          <w:r w:rsidRPr="004D34D6" w:rsidDel="004D34D6">
            <w:rPr>
              <w:rStyle w:val="Hyperlink"/>
              <w:noProof/>
              <w:lang w:val="en-CA"/>
            </w:rPr>
            <w:delText>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Clauses not Containing Normative Material</w:delText>
          </w:r>
          <w:r w:rsidDel="004D34D6">
            <w:rPr>
              <w:noProof/>
              <w:webHidden/>
            </w:rPr>
            <w:tab/>
            <w:delText>26</w:delText>
          </w:r>
        </w:del>
      </w:ins>
    </w:p>
    <w:p w14:paraId="10F26A71" w14:textId="77777777" w:rsidR="008765D9" w:rsidRPr="008765D9" w:rsidDel="004D34D6" w:rsidRDefault="008765D9">
      <w:pPr>
        <w:pStyle w:val="TOC2"/>
        <w:tabs>
          <w:tab w:val="left" w:pos="880"/>
          <w:tab w:val="right" w:leader="dot" w:pos="8630"/>
        </w:tabs>
        <w:rPr>
          <w:ins w:id="614" w:author="Ollie Raymond" w:date="2016-02-03T09:46:00Z"/>
          <w:del w:id="615" w:author="Eric Boisvert" w:date="2016-03-06T13:27:00Z"/>
          <w:rFonts w:ascii="Calibri" w:eastAsia="MS Mincho" w:hAnsi="Calibri"/>
          <w:noProof/>
          <w:sz w:val="22"/>
          <w:szCs w:val="22"/>
          <w:lang w:val="en-AU" w:eastAsia="en-AU"/>
        </w:rPr>
      </w:pPr>
      <w:ins w:id="616" w:author="Ollie Raymond" w:date="2016-02-03T09:46:00Z">
        <w:del w:id="617" w:author="Eric Boisvert" w:date="2016-03-06T13:27:00Z">
          <w:r w:rsidRPr="004D34D6" w:rsidDel="004D34D6">
            <w:rPr>
              <w:rStyle w:val="Hyperlink"/>
              <w:noProof/>
              <w:lang w:val="en-CA"/>
            </w:rPr>
            <w:delText>7.1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Clauses not containing normative material sub-clause 1</w:delText>
          </w:r>
          <w:r w:rsidDel="004D34D6">
            <w:rPr>
              <w:noProof/>
              <w:webHidden/>
            </w:rPr>
            <w:tab/>
            <w:delText>26</w:delText>
          </w:r>
        </w:del>
      </w:ins>
    </w:p>
    <w:p w14:paraId="3EEA3490" w14:textId="77777777" w:rsidR="008765D9" w:rsidRPr="008765D9" w:rsidDel="004D34D6" w:rsidRDefault="008765D9">
      <w:pPr>
        <w:pStyle w:val="TOC3"/>
        <w:tabs>
          <w:tab w:val="left" w:pos="1320"/>
          <w:tab w:val="right" w:leader="dot" w:pos="8630"/>
        </w:tabs>
        <w:rPr>
          <w:ins w:id="618" w:author="Ollie Raymond" w:date="2016-02-03T09:46:00Z"/>
          <w:del w:id="619" w:author="Eric Boisvert" w:date="2016-03-06T13:27:00Z"/>
          <w:rFonts w:ascii="Calibri" w:eastAsia="MS Mincho" w:hAnsi="Calibri"/>
          <w:noProof/>
          <w:sz w:val="22"/>
          <w:szCs w:val="22"/>
          <w:lang w:val="en-AU" w:eastAsia="en-AU"/>
        </w:rPr>
      </w:pPr>
      <w:ins w:id="620" w:author="Ollie Raymond" w:date="2016-02-03T09:46:00Z">
        <w:del w:id="621" w:author="Eric Boisvert" w:date="2016-03-06T13:27:00Z">
          <w:r w:rsidRPr="004D34D6" w:rsidDel="004D34D6">
            <w:rPr>
              <w:rStyle w:val="Hyperlink"/>
              <w:noProof/>
              <w:lang w:bidi="x-none"/>
            </w:rPr>
            <w:delText>7.1.1</w:delText>
          </w:r>
          <w:r w:rsidRPr="008765D9" w:rsidDel="004D34D6">
            <w:rPr>
              <w:rFonts w:ascii="Calibri" w:eastAsia="MS Mincho" w:hAnsi="Calibri"/>
              <w:noProof/>
              <w:sz w:val="22"/>
              <w:szCs w:val="22"/>
              <w:lang w:val="en-AU" w:eastAsia="en-AU"/>
            </w:rPr>
            <w:tab/>
          </w:r>
          <w:r w:rsidRPr="004D34D6" w:rsidDel="004D34D6">
            <w:rPr>
              <w:rStyle w:val="Hyperlink"/>
              <w:noProof/>
            </w:rPr>
            <w:delText>Clauses not containing normative material sub-clause 2</w:delText>
          </w:r>
          <w:r w:rsidDel="004D34D6">
            <w:rPr>
              <w:noProof/>
              <w:webHidden/>
            </w:rPr>
            <w:tab/>
            <w:delText>26</w:delText>
          </w:r>
        </w:del>
      </w:ins>
    </w:p>
    <w:p w14:paraId="39EF450A" w14:textId="77777777" w:rsidR="008765D9" w:rsidRPr="008765D9" w:rsidDel="004D34D6" w:rsidRDefault="008765D9">
      <w:pPr>
        <w:pStyle w:val="TOC1"/>
        <w:tabs>
          <w:tab w:val="left" w:pos="480"/>
          <w:tab w:val="right" w:leader="dot" w:pos="8630"/>
        </w:tabs>
        <w:rPr>
          <w:ins w:id="622" w:author="Ollie Raymond" w:date="2016-02-03T09:46:00Z"/>
          <w:del w:id="623" w:author="Eric Boisvert" w:date="2016-03-06T13:27:00Z"/>
          <w:rFonts w:ascii="Calibri" w:eastAsia="MS Mincho" w:hAnsi="Calibri"/>
          <w:noProof/>
          <w:sz w:val="22"/>
          <w:szCs w:val="22"/>
          <w:lang w:val="en-AU" w:eastAsia="en-AU"/>
        </w:rPr>
      </w:pPr>
      <w:ins w:id="624" w:author="Ollie Raymond" w:date="2016-02-03T09:46:00Z">
        <w:del w:id="625" w:author="Eric Boisvert" w:date="2016-03-06T13:27:00Z">
          <w:r w:rsidRPr="004D34D6" w:rsidDel="004D34D6">
            <w:rPr>
              <w:rStyle w:val="Hyperlink"/>
              <w:noProof/>
              <w:lang w:val="en-CA"/>
            </w:rPr>
            <w:delText>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Logical Model</w:delText>
          </w:r>
          <w:r w:rsidDel="004D34D6">
            <w:rPr>
              <w:noProof/>
              <w:webHidden/>
            </w:rPr>
            <w:tab/>
            <w:delText>26</w:delText>
          </w:r>
        </w:del>
      </w:ins>
    </w:p>
    <w:p w14:paraId="2B386A79" w14:textId="77777777" w:rsidR="008765D9" w:rsidRPr="008765D9" w:rsidDel="004D34D6" w:rsidRDefault="008765D9">
      <w:pPr>
        <w:pStyle w:val="TOC3"/>
        <w:tabs>
          <w:tab w:val="left" w:pos="1320"/>
          <w:tab w:val="right" w:leader="dot" w:pos="8630"/>
        </w:tabs>
        <w:rPr>
          <w:ins w:id="626" w:author="Ollie Raymond" w:date="2016-02-03T09:46:00Z"/>
          <w:del w:id="627" w:author="Eric Boisvert" w:date="2016-03-06T13:27:00Z"/>
          <w:rFonts w:ascii="Calibri" w:eastAsia="MS Mincho" w:hAnsi="Calibri"/>
          <w:noProof/>
          <w:sz w:val="22"/>
          <w:szCs w:val="22"/>
          <w:lang w:val="en-AU" w:eastAsia="en-AU"/>
        </w:rPr>
      </w:pPr>
      <w:ins w:id="628" w:author="Ollie Raymond" w:date="2016-02-03T09:46:00Z">
        <w:del w:id="629" w:author="Eric Boisvert" w:date="2016-03-06T13:27:00Z">
          <w:r w:rsidRPr="004D34D6" w:rsidDel="004D34D6">
            <w:rPr>
              <w:rStyle w:val="Hyperlink"/>
              <w:noProof/>
              <w:lang w:val="en-CA" w:bidi="x-none"/>
            </w:rPr>
            <w:delText>8.1.1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Property cardinality</w:delText>
          </w:r>
          <w:r w:rsidDel="004D34D6">
            <w:rPr>
              <w:noProof/>
              <w:webHidden/>
            </w:rPr>
            <w:tab/>
            <w:delText>27</w:delText>
          </w:r>
        </w:del>
      </w:ins>
    </w:p>
    <w:p w14:paraId="2E5975A1" w14:textId="77777777" w:rsidR="008765D9" w:rsidRPr="008765D9" w:rsidDel="004D34D6" w:rsidRDefault="008765D9">
      <w:pPr>
        <w:pStyle w:val="TOC3"/>
        <w:tabs>
          <w:tab w:val="left" w:pos="1320"/>
          <w:tab w:val="right" w:leader="dot" w:pos="8630"/>
        </w:tabs>
        <w:rPr>
          <w:ins w:id="630" w:author="Ollie Raymond" w:date="2016-02-03T09:46:00Z"/>
          <w:del w:id="631" w:author="Eric Boisvert" w:date="2016-03-06T13:27:00Z"/>
          <w:rFonts w:ascii="Calibri" w:eastAsia="MS Mincho" w:hAnsi="Calibri"/>
          <w:noProof/>
          <w:sz w:val="22"/>
          <w:szCs w:val="22"/>
          <w:lang w:val="en-AU" w:eastAsia="en-AU"/>
        </w:rPr>
      </w:pPr>
      <w:ins w:id="632" w:author="Ollie Raymond" w:date="2016-02-03T09:46:00Z">
        <w:del w:id="633" w:author="Eric Boisvert" w:date="2016-03-06T13:27:00Z">
          <w:r w:rsidRPr="004D34D6" w:rsidDel="004D34D6">
            <w:rPr>
              <w:rStyle w:val="Hyperlink"/>
              <w:noProof/>
              <w:lang w:val="en-CA" w:bidi="x-none"/>
            </w:rPr>
            <w:delText>8.1.2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Observed absence</w:delText>
          </w:r>
          <w:r w:rsidDel="004D34D6">
            <w:rPr>
              <w:noProof/>
              <w:webHidden/>
            </w:rPr>
            <w:tab/>
            <w:delText>28</w:delText>
          </w:r>
        </w:del>
      </w:ins>
    </w:p>
    <w:p w14:paraId="39027AE1" w14:textId="77777777" w:rsidR="008765D9" w:rsidRPr="008765D9" w:rsidDel="004D34D6" w:rsidRDefault="008765D9">
      <w:pPr>
        <w:pStyle w:val="TOC3"/>
        <w:tabs>
          <w:tab w:val="left" w:pos="1320"/>
          <w:tab w:val="right" w:leader="dot" w:pos="8630"/>
        </w:tabs>
        <w:rPr>
          <w:ins w:id="634" w:author="Ollie Raymond" w:date="2016-02-03T09:46:00Z"/>
          <w:del w:id="635" w:author="Eric Boisvert" w:date="2016-03-06T13:27:00Z"/>
          <w:rFonts w:ascii="Calibri" w:eastAsia="MS Mincho" w:hAnsi="Calibri"/>
          <w:noProof/>
          <w:sz w:val="22"/>
          <w:szCs w:val="22"/>
          <w:lang w:val="en-AU" w:eastAsia="en-AU"/>
        </w:rPr>
      </w:pPr>
      <w:ins w:id="636" w:author="Ollie Raymond" w:date="2016-02-03T09:46:00Z">
        <w:del w:id="637" w:author="Eric Boisvert" w:date="2016-03-06T13:27:00Z">
          <w:r w:rsidRPr="004D34D6" w:rsidDel="004D34D6">
            <w:rPr>
              <w:rStyle w:val="Hyperlink"/>
              <w:noProof/>
              <w:lang w:val="en-CA" w:bidi="x-none"/>
            </w:rPr>
            <w:delText>8.1.3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Package shortcut</w:delText>
          </w:r>
          <w:r w:rsidDel="004D34D6">
            <w:rPr>
              <w:noProof/>
              <w:webHidden/>
            </w:rPr>
            <w:tab/>
            <w:delText>28</w:delText>
          </w:r>
        </w:del>
      </w:ins>
    </w:p>
    <w:p w14:paraId="2F30D7F7" w14:textId="77777777" w:rsidR="008765D9" w:rsidRPr="008765D9" w:rsidDel="004D34D6" w:rsidRDefault="008765D9">
      <w:pPr>
        <w:pStyle w:val="TOC2"/>
        <w:tabs>
          <w:tab w:val="left" w:pos="880"/>
          <w:tab w:val="right" w:leader="dot" w:pos="8630"/>
        </w:tabs>
        <w:rPr>
          <w:ins w:id="638" w:author="Ollie Raymond" w:date="2016-02-03T09:46:00Z"/>
          <w:del w:id="639" w:author="Eric Boisvert" w:date="2016-03-06T13:27:00Z"/>
          <w:rFonts w:ascii="Calibri" w:eastAsia="MS Mincho" w:hAnsi="Calibri"/>
          <w:noProof/>
          <w:sz w:val="22"/>
          <w:szCs w:val="22"/>
          <w:lang w:val="en-AU" w:eastAsia="en-AU"/>
        </w:rPr>
      </w:pPr>
      <w:ins w:id="640" w:author="Ollie Raymond" w:date="2016-02-03T09:46:00Z">
        <w:del w:id="641" w:author="Eric Boisvert" w:date="2016-03-06T13:27:00Z">
          <w:r w:rsidRPr="004D34D6" w:rsidDel="004D34D6">
            <w:rPr>
              <w:rStyle w:val="Hyperlink"/>
              <w:noProof/>
              <w:lang w:val="en-CA"/>
            </w:rPr>
            <w:lastRenderedPageBreak/>
            <w:delText>8.2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Core Abstract Requirements Class</w:delText>
          </w:r>
          <w:r w:rsidDel="004D34D6">
            <w:rPr>
              <w:noProof/>
              <w:webHidden/>
            </w:rPr>
            <w:tab/>
            <w:delText>29</w:delText>
          </w:r>
        </w:del>
      </w:ins>
    </w:p>
    <w:p w14:paraId="7FD9EA7B" w14:textId="77777777" w:rsidR="008765D9" w:rsidRPr="008765D9" w:rsidDel="004D34D6" w:rsidRDefault="008765D9">
      <w:pPr>
        <w:pStyle w:val="TOC3"/>
        <w:tabs>
          <w:tab w:val="left" w:pos="1320"/>
          <w:tab w:val="right" w:leader="dot" w:pos="8630"/>
        </w:tabs>
        <w:rPr>
          <w:ins w:id="642" w:author="Ollie Raymond" w:date="2016-02-03T09:46:00Z"/>
          <w:del w:id="643" w:author="Eric Boisvert" w:date="2016-03-06T13:27:00Z"/>
          <w:rFonts w:ascii="Calibri" w:eastAsia="MS Mincho" w:hAnsi="Calibri"/>
          <w:noProof/>
          <w:sz w:val="22"/>
          <w:szCs w:val="22"/>
          <w:lang w:val="en-AU" w:eastAsia="en-AU"/>
        </w:rPr>
      </w:pPr>
      <w:ins w:id="644" w:author="Ollie Raymond" w:date="2016-02-03T09:46:00Z">
        <w:del w:id="645" w:author="Eric Boisvert" w:date="2016-03-06T13:27:00Z">
          <w:r w:rsidRPr="004D34D6" w:rsidDel="004D34D6">
            <w:rPr>
              <w:rStyle w:val="Hyperlink"/>
              <w:noProof/>
              <w:lang w:val="en-CA" w:bidi="x-none"/>
            </w:rPr>
            <w:delText>8.2.1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 xml:space="preserve">Naming </w:delText>
          </w:r>
          <w:r w:rsidRPr="00483791" w:rsidDel="004D34D6">
            <w:rPr>
              <w:rStyle w:val="Hyperlink"/>
              <w:noProof/>
              <w:lang w:val="en-CA"/>
            </w:rPr>
            <w:delText>of entities</w:delText>
          </w:r>
          <w:r w:rsidDel="004D34D6">
            <w:rPr>
              <w:noProof/>
              <w:webHidden/>
            </w:rPr>
            <w:tab/>
            <w:delText>29</w:delText>
          </w:r>
        </w:del>
      </w:ins>
    </w:p>
    <w:p w14:paraId="66056306" w14:textId="77777777" w:rsidR="008765D9" w:rsidRPr="008765D9" w:rsidDel="004D34D6" w:rsidRDefault="008765D9">
      <w:pPr>
        <w:pStyle w:val="TOC3"/>
        <w:tabs>
          <w:tab w:val="left" w:pos="1320"/>
          <w:tab w:val="right" w:leader="dot" w:pos="8630"/>
        </w:tabs>
        <w:rPr>
          <w:ins w:id="646" w:author="Ollie Raymond" w:date="2016-02-03T09:46:00Z"/>
          <w:del w:id="647" w:author="Eric Boisvert" w:date="2016-03-06T13:27:00Z"/>
          <w:rFonts w:ascii="Calibri" w:eastAsia="MS Mincho" w:hAnsi="Calibri"/>
          <w:noProof/>
          <w:sz w:val="22"/>
          <w:szCs w:val="22"/>
          <w:lang w:val="en-AU" w:eastAsia="en-AU"/>
        </w:rPr>
      </w:pPr>
      <w:ins w:id="648" w:author="Ollie Raymond" w:date="2016-02-03T09:46:00Z">
        <w:del w:id="649" w:author="Eric Boisvert" w:date="2016-03-06T13:27:00Z">
          <w:r w:rsidRPr="004D34D6" w:rsidDel="004D34D6">
            <w:rPr>
              <w:rStyle w:val="Hyperlink"/>
              <w:noProof/>
              <w:lang w:val="en-CA" w:bidi="x-none"/>
            </w:rPr>
            <w:delText>8.2.2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Cardinality</w:delText>
          </w:r>
          <w:r w:rsidDel="004D34D6">
            <w:rPr>
              <w:noProof/>
              <w:webHidden/>
            </w:rPr>
            <w:tab/>
            <w:delText>29</w:delText>
          </w:r>
        </w:del>
      </w:ins>
    </w:p>
    <w:p w14:paraId="77B4BE0F" w14:textId="77777777" w:rsidR="008765D9" w:rsidRPr="008765D9" w:rsidDel="004D34D6" w:rsidRDefault="008765D9">
      <w:pPr>
        <w:pStyle w:val="TOC3"/>
        <w:tabs>
          <w:tab w:val="left" w:pos="1320"/>
          <w:tab w:val="right" w:leader="dot" w:pos="8630"/>
        </w:tabs>
        <w:rPr>
          <w:ins w:id="650" w:author="Ollie Raymond" w:date="2016-02-03T09:46:00Z"/>
          <w:del w:id="651" w:author="Eric Boisvert" w:date="2016-03-06T13:27:00Z"/>
          <w:rFonts w:ascii="Calibri" w:eastAsia="MS Mincho" w:hAnsi="Calibri"/>
          <w:noProof/>
          <w:sz w:val="22"/>
          <w:szCs w:val="22"/>
          <w:lang w:val="en-AU" w:eastAsia="en-AU"/>
        </w:rPr>
      </w:pPr>
      <w:ins w:id="652" w:author="Ollie Raymond" w:date="2016-02-03T09:46:00Z">
        <w:del w:id="653" w:author="Eric Boisvert" w:date="2016-03-06T13:27:00Z">
          <w:r w:rsidRPr="004D34D6" w:rsidDel="004D34D6">
            <w:rPr>
              <w:rStyle w:val="Hyperlink"/>
              <w:noProof/>
              <w:lang w:val="en-CA" w:bidi="x-none"/>
            </w:rPr>
            <w:delText>8.2.3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Abstract classes</w:delText>
          </w:r>
          <w:r w:rsidDel="004D34D6">
            <w:rPr>
              <w:noProof/>
              <w:webHidden/>
            </w:rPr>
            <w:tab/>
            <w:delText>29</w:delText>
          </w:r>
        </w:del>
      </w:ins>
    </w:p>
    <w:p w14:paraId="6BEC4054" w14:textId="77777777" w:rsidR="008765D9" w:rsidRPr="008765D9" w:rsidDel="004D34D6" w:rsidRDefault="008765D9">
      <w:pPr>
        <w:pStyle w:val="TOC3"/>
        <w:tabs>
          <w:tab w:val="left" w:pos="1320"/>
          <w:tab w:val="right" w:leader="dot" w:pos="8630"/>
        </w:tabs>
        <w:rPr>
          <w:ins w:id="654" w:author="Ollie Raymond" w:date="2016-02-03T09:46:00Z"/>
          <w:del w:id="655" w:author="Eric Boisvert" w:date="2016-03-06T13:27:00Z"/>
          <w:rFonts w:ascii="Calibri" w:eastAsia="MS Mincho" w:hAnsi="Calibri"/>
          <w:noProof/>
          <w:sz w:val="22"/>
          <w:szCs w:val="22"/>
          <w:lang w:val="en-AU" w:eastAsia="en-AU"/>
        </w:rPr>
      </w:pPr>
      <w:ins w:id="656" w:author="Ollie Raymond" w:date="2016-02-03T09:46:00Z">
        <w:del w:id="657" w:author="Eric Boisvert" w:date="2016-03-06T13:27:00Z">
          <w:r w:rsidRPr="004D34D6" w:rsidDel="004D34D6">
            <w:rPr>
              <w:rStyle w:val="Hyperlink"/>
              <w:noProof/>
              <w:lang w:val="en-CA" w:bidi="x-none"/>
            </w:rPr>
            <w:delText>8.2.4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Quantities</w:delText>
          </w:r>
          <w:r w:rsidDel="004D34D6">
            <w:rPr>
              <w:noProof/>
              <w:webHidden/>
            </w:rPr>
            <w:tab/>
            <w:delText>30</w:delText>
          </w:r>
        </w:del>
      </w:ins>
    </w:p>
    <w:p w14:paraId="616CD285" w14:textId="77777777" w:rsidR="008765D9" w:rsidRPr="008765D9" w:rsidDel="004D34D6" w:rsidRDefault="008765D9">
      <w:pPr>
        <w:pStyle w:val="TOC3"/>
        <w:tabs>
          <w:tab w:val="left" w:pos="1320"/>
          <w:tab w:val="right" w:leader="dot" w:pos="8630"/>
        </w:tabs>
        <w:rPr>
          <w:ins w:id="658" w:author="Ollie Raymond" w:date="2016-02-03T09:46:00Z"/>
          <w:del w:id="659" w:author="Eric Boisvert" w:date="2016-03-06T13:27:00Z"/>
          <w:rFonts w:ascii="Calibri" w:eastAsia="MS Mincho" w:hAnsi="Calibri"/>
          <w:noProof/>
          <w:sz w:val="22"/>
          <w:szCs w:val="22"/>
          <w:lang w:val="en-AU" w:eastAsia="en-AU"/>
        </w:rPr>
      </w:pPr>
      <w:ins w:id="660" w:author="Ollie Raymond" w:date="2016-02-03T09:46:00Z">
        <w:del w:id="661" w:author="Eric Boisvert" w:date="2016-03-06T13:27:00Z">
          <w:r w:rsidRPr="004D34D6" w:rsidDel="004D34D6">
            <w:rPr>
              <w:rStyle w:val="Hyperlink"/>
              <w:noProof/>
              <w:lang w:val="en-CA" w:bidi="x-none"/>
            </w:rPr>
            <w:delText>8.2.5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 lists</w:delText>
          </w:r>
          <w:r w:rsidDel="004D34D6">
            <w:rPr>
              <w:noProof/>
              <w:webHidden/>
            </w:rPr>
            <w:tab/>
            <w:delText>30</w:delText>
          </w:r>
        </w:del>
      </w:ins>
    </w:p>
    <w:p w14:paraId="26D529D6" w14:textId="77777777" w:rsidR="008765D9" w:rsidRPr="008765D9" w:rsidDel="004D34D6" w:rsidRDefault="008765D9">
      <w:pPr>
        <w:pStyle w:val="TOC3"/>
        <w:tabs>
          <w:tab w:val="left" w:pos="1320"/>
          <w:tab w:val="right" w:leader="dot" w:pos="8630"/>
        </w:tabs>
        <w:rPr>
          <w:ins w:id="662" w:author="Ollie Raymond" w:date="2016-02-03T09:46:00Z"/>
          <w:del w:id="663" w:author="Eric Boisvert" w:date="2016-03-06T13:27:00Z"/>
          <w:rFonts w:ascii="Calibri" w:eastAsia="MS Mincho" w:hAnsi="Calibri"/>
          <w:noProof/>
          <w:sz w:val="22"/>
          <w:szCs w:val="22"/>
          <w:lang w:val="en-AU" w:eastAsia="en-AU"/>
        </w:rPr>
      </w:pPr>
      <w:ins w:id="664" w:author="Ollie Raymond" w:date="2016-02-03T09:46:00Z">
        <w:del w:id="665" w:author="Eric Boisvert" w:date="2016-03-06T13:27:00Z">
          <w:r w:rsidRPr="004D34D6" w:rsidDel="004D34D6">
            <w:rPr>
              <w:rStyle w:val="Hyperlink"/>
              <w:noProof/>
              <w:lang w:val="en-CA" w:bidi="x-none"/>
            </w:rPr>
            <w:delText>8.2.6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 lists URI</w:delText>
          </w:r>
          <w:r w:rsidDel="004D34D6">
            <w:rPr>
              <w:noProof/>
              <w:webHidden/>
            </w:rPr>
            <w:tab/>
            <w:delText>30</w:delText>
          </w:r>
        </w:del>
      </w:ins>
    </w:p>
    <w:p w14:paraId="5AB2B156" w14:textId="77777777" w:rsidR="008765D9" w:rsidRPr="008765D9" w:rsidDel="004D34D6" w:rsidRDefault="008765D9">
      <w:pPr>
        <w:pStyle w:val="TOC3"/>
        <w:tabs>
          <w:tab w:val="left" w:pos="1320"/>
          <w:tab w:val="right" w:leader="dot" w:pos="8630"/>
        </w:tabs>
        <w:rPr>
          <w:ins w:id="666" w:author="Ollie Raymond" w:date="2016-02-03T09:46:00Z"/>
          <w:del w:id="667" w:author="Eric Boisvert" w:date="2016-03-06T13:27:00Z"/>
          <w:rFonts w:ascii="Calibri" w:eastAsia="MS Mincho" w:hAnsi="Calibri"/>
          <w:noProof/>
          <w:sz w:val="22"/>
          <w:szCs w:val="22"/>
          <w:lang w:val="en-AU" w:eastAsia="en-AU"/>
        </w:rPr>
      </w:pPr>
      <w:ins w:id="668" w:author="Ollie Raymond" w:date="2016-02-03T09:46:00Z">
        <w:del w:id="669" w:author="Eric Boisvert" w:date="2016-03-06T13:27:00Z">
          <w:r w:rsidRPr="004D34D6" w:rsidDel="004D34D6">
            <w:rPr>
              <w:rStyle w:val="Hyperlink"/>
              <w:noProof/>
              <w:lang w:val="en-CA" w:bidi="x-none"/>
            </w:rPr>
            <w:delText>8.2.7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w:delText>
          </w:r>
          <w:r w:rsidRPr="00483791" w:rsidDel="004D34D6">
            <w:rPr>
              <w:rStyle w:val="Hyperlink"/>
              <w:noProof/>
              <w:lang w:val="en-CA"/>
            </w:rPr>
            <w:delText>entifier</w:delText>
          </w:r>
          <w:r w:rsidDel="004D34D6">
            <w:rPr>
              <w:noProof/>
              <w:webHidden/>
            </w:rPr>
            <w:tab/>
            <w:delText>30</w:delText>
          </w:r>
        </w:del>
      </w:ins>
    </w:p>
    <w:p w14:paraId="144A0BBC" w14:textId="77777777" w:rsidR="008765D9" w:rsidRPr="008765D9" w:rsidDel="004D34D6" w:rsidRDefault="008765D9">
      <w:pPr>
        <w:pStyle w:val="TOC2"/>
        <w:tabs>
          <w:tab w:val="left" w:pos="880"/>
          <w:tab w:val="right" w:leader="dot" w:pos="8630"/>
        </w:tabs>
        <w:rPr>
          <w:ins w:id="670" w:author="Ollie Raymond" w:date="2016-02-03T09:46:00Z"/>
          <w:del w:id="671" w:author="Eric Boisvert" w:date="2016-03-06T13:27:00Z"/>
          <w:rFonts w:ascii="Calibri" w:eastAsia="MS Mincho" w:hAnsi="Calibri"/>
          <w:noProof/>
          <w:sz w:val="22"/>
          <w:szCs w:val="22"/>
          <w:lang w:val="en-AU" w:eastAsia="en-AU"/>
        </w:rPr>
      </w:pPr>
      <w:ins w:id="672" w:author="Ollie Raymond" w:date="2016-02-03T09:46:00Z">
        <w:del w:id="673" w:author="Eric Boisvert" w:date="2016-03-06T13:27:00Z">
          <w:r w:rsidRPr="004D34D6" w:rsidDel="004D34D6">
            <w:rPr>
              <w:rStyle w:val="Hyperlink"/>
              <w:noProof/>
              <w:lang w:val="en-CA"/>
            </w:rPr>
            <w:delText>8.3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Portrayal Abstract Requirements Class</w:delText>
          </w:r>
          <w:r w:rsidDel="004D34D6">
            <w:rPr>
              <w:noProof/>
              <w:webHidden/>
            </w:rPr>
            <w:tab/>
            <w:delText>31</w:delText>
          </w:r>
        </w:del>
      </w:ins>
    </w:p>
    <w:p w14:paraId="77B0D674" w14:textId="77777777" w:rsidR="008765D9" w:rsidRPr="008765D9" w:rsidDel="004D34D6" w:rsidRDefault="008765D9">
      <w:pPr>
        <w:pStyle w:val="TOC3"/>
        <w:tabs>
          <w:tab w:val="left" w:pos="1320"/>
          <w:tab w:val="right" w:leader="dot" w:pos="8630"/>
        </w:tabs>
        <w:rPr>
          <w:ins w:id="674" w:author="Ollie Raymond" w:date="2016-02-03T09:46:00Z"/>
          <w:del w:id="675" w:author="Eric Boisvert" w:date="2016-03-06T13:27:00Z"/>
          <w:rFonts w:ascii="Calibri" w:eastAsia="MS Mincho" w:hAnsi="Calibri"/>
          <w:noProof/>
          <w:sz w:val="22"/>
          <w:szCs w:val="22"/>
          <w:lang w:val="en-AU" w:eastAsia="en-AU"/>
        </w:rPr>
      </w:pPr>
      <w:ins w:id="676" w:author="Ollie Raymond" w:date="2016-02-03T09:46:00Z">
        <w:del w:id="677" w:author="Eric Boisvert" w:date="2016-03-06T13:27:00Z">
          <w:r w:rsidRPr="004D34D6" w:rsidDel="004D34D6">
            <w:rPr>
              <w:rStyle w:val="Hyperlink"/>
              <w:noProof/>
              <w:lang w:val="en-CA" w:bidi="x-none"/>
            </w:rPr>
            <w:delText>8.3.1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Portrayal views</w:delText>
          </w:r>
          <w:r w:rsidDel="004D34D6">
            <w:rPr>
              <w:noProof/>
              <w:webHidden/>
            </w:rPr>
            <w:tab/>
            <w:delText>32</w:delText>
          </w:r>
        </w:del>
      </w:ins>
    </w:p>
    <w:p w14:paraId="562011F5" w14:textId="77777777" w:rsidR="008765D9" w:rsidRPr="008765D9" w:rsidDel="004D34D6" w:rsidRDefault="008765D9">
      <w:pPr>
        <w:pStyle w:val="TOC3"/>
        <w:tabs>
          <w:tab w:val="left" w:pos="1320"/>
          <w:tab w:val="right" w:leader="dot" w:pos="8630"/>
        </w:tabs>
        <w:rPr>
          <w:ins w:id="678" w:author="Ollie Raymond" w:date="2016-02-03T09:46:00Z"/>
          <w:del w:id="679" w:author="Eric Boisvert" w:date="2016-03-06T13:27:00Z"/>
          <w:rFonts w:ascii="Calibri" w:eastAsia="MS Mincho" w:hAnsi="Calibri"/>
          <w:noProof/>
          <w:sz w:val="22"/>
          <w:szCs w:val="22"/>
          <w:lang w:val="en-AU" w:eastAsia="en-AU"/>
        </w:rPr>
      </w:pPr>
      <w:ins w:id="680" w:author="Ollie Raymond" w:date="2016-02-03T09:46:00Z">
        <w:del w:id="681" w:author="Eric Boisvert" w:date="2016-03-06T13:27:00Z">
          <w:r w:rsidRPr="004D34D6" w:rsidDel="004D34D6">
            <w:rPr>
              <w:rStyle w:val="Hyperlink"/>
              <w:noProof/>
              <w:lang w:bidi="x-none"/>
            </w:rPr>
            <w:delText>8.3.2</w:delText>
          </w:r>
          <w:r w:rsidRPr="008765D9" w:rsidDel="004D34D6">
            <w:rPr>
              <w:rFonts w:ascii="Calibri" w:eastAsia="MS Mincho" w:hAnsi="Calibri"/>
              <w:noProof/>
              <w:sz w:val="22"/>
              <w:szCs w:val="22"/>
              <w:lang w:val="en-AU" w:eastAsia="en-AU"/>
            </w:rPr>
            <w:tab/>
          </w:r>
          <w:r w:rsidRPr="004D34D6" w:rsidDel="004D34D6">
            <w:rPr>
              <w:rStyle w:val="Hyperlink"/>
              <w:noProof/>
            </w:rPr>
            <w:delText>GeologicUnitView</w:delText>
          </w:r>
          <w:r w:rsidDel="004D34D6">
            <w:rPr>
              <w:noProof/>
              <w:webHidden/>
            </w:rPr>
            <w:tab/>
            <w:delText>35</w:delText>
          </w:r>
        </w:del>
      </w:ins>
    </w:p>
    <w:p w14:paraId="275DBA8C" w14:textId="77777777" w:rsidR="008765D9" w:rsidRPr="008765D9" w:rsidDel="004D34D6" w:rsidRDefault="008765D9">
      <w:pPr>
        <w:pStyle w:val="TOC3"/>
        <w:tabs>
          <w:tab w:val="left" w:pos="1320"/>
          <w:tab w:val="right" w:leader="dot" w:pos="8630"/>
        </w:tabs>
        <w:rPr>
          <w:ins w:id="682" w:author="Ollie Raymond" w:date="2016-02-03T09:46:00Z"/>
          <w:del w:id="683" w:author="Eric Boisvert" w:date="2016-03-06T13:27:00Z"/>
          <w:rFonts w:ascii="Calibri" w:eastAsia="MS Mincho" w:hAnsi="Calibri"/>
          <w:noProof/>
          <w:sz w:val="22"/>
          <w:szCs w:val="22"/>
          <w:lang w:val="en-AU" w:eastAsia="en-AU"/>
        </w:rPr>
      </w:pPr>
      <w:ins w:id="684" w:author="Ollie Raymond" w:date="2016-02-03T09:46:00Z">
        <w:del w:id="685" w:author="Eric Boisvert" w:date="2016-03-06T13:27:00Z">
          <w:r w:rsidRPr="004D34D6" w:rsidDel="004D34D6">
            <w:rPr>
              <w:rStyle w:val="Hyperlink"/>
              <w:noProof/>
              <w:lang w:val="en-CA" w:bidi="x-none"/>
            </w:rPr>
            <w:delText>8.3.3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BoreholeView</w:delText>
          </w:r>
          <w:r w:rsidDel="004D34D6">
            <w:rPr>
              <w:noProof/>
              <w:webHidden/>
            </w:rPr>
            <w:tab/>
            <w:delText>40</w:delText>
          </w:r>
        </w:del>
      </w:ins>
    </w:p>
    <w:p w14:paraId="51CA5ED5" w14:textId="77777777" w:rsidR="008765D9" w:rsidRPr="008765D9" w:rsidDel="004D34D6" w:rsidRDefault="008765D9">
      <w:pPr>
        <w:pStyle w:val="TOC3"/>
        <w:tabs>
          <w:tab w:val="left" w:pos="1320"/>
          <w:tab w:val="right" w:leader="dot" w:pos="8630"/>
        </w:tabs>
        <w:rPr>
          <w:ins w:id="686" w:author="Ollie Raymond" w:date="2016-02-03T09:46:00Z"/>
          <w:del w:id="687" w:author="Eric Boisvert" w:date="2016-03-06T13:27:00Z"/>
          <w:rFonts w:ascii="Calibri" w:eastAsia="MS Mincho" w:hAnsi="Calibri"/>
          <w:noProof/>
          <w:sz w:val="22"/>
          <w:szCs w:val="22"/>
          <w:lang w:val="en-AU" w:eastAsia="en-AU"/>
        </w:rPr>
      </w:pPr>
      <w:ins w:id="688" w:author="Ollie Raymond" w:date="2016-02-03T09:46:00Z">
        <w:del w:id="689" w:author="Eric Boisvert" w:date="2016-03-06T13:27:00Z">
          <w:r w:rsidRPr="004D34D6" w:rsidDel="004D34D6">
            <w:rPr>
              <w:rStyle w:val="Hyperlink"/>
              <w:noProof/>
              <w:lang w:val="en-CA" w:bidi="x-none"/>
            </w:rPr>
            <w:delText>8.3.4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ContactView</w:delText>
          </w:r>
          <w:r w:rsidDel="004D34D6">
            <w:rPr>
              <w:noProof/>
              <w:webHidden/>
            </w:rPr>
            <w:tab/>
            <w:delText>45</w:delText>
          </w:r>
        </w:del>
      </w:ins>
    </w:p>
    <w:p w14:paraId="5BA4E047" w14:textId="77777777" w:rsidR="008765D9" w:rsidRPr="008765D9" w:rsidDel="004D34D6" w:rsidRDefault="008765D9">
      <w:pPr>
        <w:pStyle w:val="TOC3"/>
        <w:tabs>
          <w:tab w:val="left" w:pos="1320"/>
          <w:tab w:val="right" w:leader="dot" w:pos="8630"/>
        </w:tabs>
        <w:rPr>
          <w:ins w:id="690" w:author="Ollie Raymond" w:date="2016-02-03T09:46:00Z"/>
          <w:del w:id="691" w:author="Eric Boisvert" w:date="2016-03-06T13:27:00Z"/>
          <w:rFonts w:ascii="Calibri" w:eastAsia="MS Mincho" w:hAnsi="Calibri"/>
          <w:noProof/>
          <w:sz w:val="22"/>
          <w:szCs w:val="22"/>
          <w:lang w:val="en-AU" w:eastAsia="en-AU"/>
        </w:rPr>
      </w:pPr>
      <w:ins w:id="692" w:author="Ollie Raymond" w:date="2016-02-03T09:46:00Z">
        <w:del w:id="693" w:author="Eric Boisvert" w:date="2016-03-06T13:27:00Z">
          <w:r w:rsidRPr="004D34D6" w:rsidDel="004D34D6">
            <w:rPr>
              <w:rStyle w:val="Hyperlink"/>
              <w:noProof/>
              <w:lang w:val="en-CA" w:bidi="x-none"/>
            </w:rPr>
            <w:delText>8.3.5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GeologicSpecimenView</w:delText>
          </w:r>
          <w:r w:rsidDel="004D34D6">
            <w:rPr>
              <w:noProof/>
              <w:webHidden/>
            </w:rPr>
            <w:tab/>
            <w:delText>48</w:delText>
          </w:r>
        </w:del>
      </w:ins>
    </w:p>
    <w:p w14:paraId="5F3CE7E5" w14:textId="77777777" w:rsidR="008765D9" w:rsidRPr="008765D9" w:rsidDel="004D34D6" w:rsidRDefault="008765D9">
      <w:pPr>
        <w:pStyle w:val="TOC3"/>
        <w:tabs>
          <w:tab w:val="left" w:pos="1320"/>
          <w:tab w:val="right" w:leader="dot" w:pos="8630"/>
        </w:tabs>
        <w:rPr>
          <w:ins w:id="694" w:author="Ollie Raymond" w:date="2016-02-03T09:46:00Z"/>
          <w:del w:id="695" w:author="Eric Boisvert" w:date="2016-03-06T13:27:00Z"/>
          <w:rFonts w:ascii="Calibri" w:eastAsia="MS Mincho" w:hAnsi="Calibri"/>
          <w:noProof/>
          <w:sz w:val="22"/>
          <w:szCs w:val="22"/>
          <w:lang w:val="en-AU" w:eastAsia="en-AU"/>
        </w:rPr>
      </w:pPr>
      <w:ins w:id="696" w:author="Ollie Raymond" w:date="2016-02-03T09:46:00Z">
        <w:del w:id="697" w:author="Eric Boisvert" w:date="2016-03-06T13:27:00Z">
          <w:r w:rsidRPr="004D34D6" w:rsidDel="004D34D6">
            <w:rPr>
              <w:rStyle w:val="Hyperlink"/>
              <w:noProof/>
              <w:lang w:val="en-CA" w:bidi="x-none"/>
            </w:rPr>
            <w:delText>8.3.6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GeomorphologicUnitView</w:delText>
          </w:r>
          <w:r w:rsidDel="004D34D6">
            <w:rPr>
              <w:noProof/>
              <w:webHidden/>
            </w:rPr>
            <w:tab/>
            <w:delText>51</w:delText>
          </w:r>
        </w:del>
      </w:ins>
    </w:p>
    <w:p w14:paraId="3E992FCE" w14:textId="77777777" w:rsidR="008765D9" w:rsidRPr="008765D9" w:rsidDel="004D34D6" w:rsidRDefault="008765D9">
      <w:pPr>
        <w:pStyle w:val="TOC3"/>
        <w:tabs>
          <w:tab w:val="left" w:pos="1320"/>
          <w:tab w:val="right" w:leader="dot" w:pos="8630"/>
        </w:tabs>
        <w:rPr>
          <w:ins w:id="698" w:author="Ollie Raymond" w:date="2016-02-03T09:46:00Z"/>
          <w:del w:id="699" w:author="Eric Boisvert" w:date="2016-03-06T13:27:00Z"/>
          <w:rFonts w:ascii="Calibri" w:eastAsia="MS Mincho" w:hAnsi="Calibri"/>
          <w:noProof/>
          <w:sz w:val="22"/>
          <w:szCs w:val="22"/>
          <w:lang w:val="en-AU" w:eastAsia="en-AU"/>
        </w:rPr>
      </w:pPr>
      <w:ins w:id="700" w:author="Ollie Raymond" w:date="2016-02-03T09:46:00Z">
        <w:del w:id="701" w:author="Eric Boisvert" w:date="2016-03-06T13:27:00Z">
          <w:r w:rsidRPr="004D34D6" w:rsidDel="004D34D6">
            <w:rPr>
              <w:rStyle w:val="Hyperlink"/>
              <w:noProof/>
              <w:lang w:val="en-CA" w:bidi="x-none"/>
            </w:rPr>
            <w:delText>8.3.7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ShearDisplacementStructureView</w:delText>
          </w:r>
          <w:r w:rsidDel="004D34D6">
            <w:rPr>
              <w:noProof/>
              <w:webHidden/>
            </w:rPr>
            <w:tab/>
            <w:delText>57</w:delText>
          </w:r>
        </w:del>
      </w:ins>
    </w:p>
    <w:p w14:paraId="15CBD618" w14:textId="77777777" w:rsidR="008765D9" w:rsidRPr="008765D9" w:rsidDel="004D34D6" w:rsidRDefault="008765D9">
      <w:pPr>
        <w:pStyle w:val="TOC3"/>
        <w:tabs>
          <w:tab w:val="left" w:pos="1320"/>
          <w:tab w:val="right" w:leader="dot" w:pos="8630"/>
        </w:tabs>
        <w:rPr>
          <w:ins w:id="702" w:author="Ollie Raymond" w:date="2016-02-03T09:46:00Z"/>
          <w:del w:id="703" w:author="Eric Boisvert" w:date="2016-03-06T13:27:00Z"/>
          <w:rFonts w:ascii="Calibri" w:eastAsia="MS Mincho" w:hAnsi="Calibri"/>
          <w:noProof/>
          <w:sz w:val="22"/>
          <w:szCs w:val="22"/>
          <w:lang w:val="en-AU" w:eastAsia="en-AU"/>
        </w:rPr>
      </w:pPr>
      <w:ins w:id="704" w:author="Ollie Raymond" w:date="2016-02-03T09:46:00Z">
        <w:del w:id="705" w:author="Eric Boisvert" w:date="2016-03-06T13:27:00Z">
          <w:r w:rsidRPr="004D34D6" w:rsidDel="004D34D6">
            <w:rPr>
              <w:rStyle w:val="Hyperlink"/>
              <w:noProof/>
              <w:lang w:val="en-CA" w:bidi="x-none"/>
            </w:rPr>
            <w:delText>8.3.8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SiteObservationView</w:delText>
          </w:r>
          <w:r w:rsidDel="004D34D6">
            <w:rPr>
              <w:noProof/>
              <w:webHidden/>
            </w:rPr>
            <w:tab/>
            <w:delText>62</w:delText>
          </w:r>
        </w:del>
      </w:ins>
    </w:p>
    <w:p w14:paraId="47E10B8B" w14:textId="77777777" w:rsidR="008765D9" w:rsidRPr="008765D9" w:rsidDel="004D34D6" w:rsidRDefault="008765D9">
      <w:pPr>
        <w:pStyle w:val="TOC2"/>
        <w:tabs>
          <w:tab w:val="left" w:pos="880"/>
          <w:tab w:val="right" w:leader="dot" w:pos="8630"/>
        </w:tabs>
        <w:rPr>
          <w:ins w:id="706" w:author="Ollie Raymond" w:date="2016-02-03T09:46:00Z"/>
          <w:del w:id="707" w:author="Eric Boisvert" w:date="2016-03-06T13:27:00Z"/>
          <w:rFonts w:ascii="Calibri" w:eastAsia="MS Mincho" w:hAnsi="Calibri"/>
          <w:noProof/>
          <w:sz w:val="22"/>
          <w:szCs w:val="22"/>
          <w:lang w:val="en-AU" w:eastAsia="en-AU"/>
        </w:rPr>
      </w:pPr>
      <w:ins w:id="708" w:author="Ollie Raymond" w:date="2016-02-03T09:46:00Z">
        <w:del w:id="709" w:author="Eric Boisvert" w:date="2016-03-06T13:27:00Z">
          <w:r w:rsidRPr="004D34D6" w:rsidDel="004D34D6">
            <w:rPr>
              <w:rStyle w:val="Hyperlink"/>
              <w:noProof/>
              <w:lang w:val="en-CA"/>
            </w:rPr>
            <w:delText>8.4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Abstract Requirements Class</w:delText>
          </w:r>
          <w:r w:rsidDel="004D34D6">
            <w:rPr>
              <w:noProof/>
              <w:webHidden/>
            </w:rPr>
            <w:tab/>
            <w:delText>67</w:delText>
          </w:r>
        </w:del>
      </w:ins>
    </w:p>
    <w:p w14:paraId="1F84AF83" w14:textId="77777777" w:rsidR="008765D9" w:rsidRPr="008765D9" w:rsidDel="004D34D6" w:rsidRDefault="008765D9">
      <w:pPr>
        <w:pStyle w:val="TOC3"/>
        <w:tabs>
          <w:tab w:val="left" w:pos="1320"/>
          <w:tab w:val="right" w:leader="dot" w:pos="8630"/>
        </w:tabs>
        <w:rPr>
          <w:ins w:id="710" w:author="Ollie Raymond" w:date="2016-02-03T09:46:00Z"/>
          <w:del w:id="711" w:author="Eric Boisvert" w:date="2016-03-06T13:27:00Z"/>
          <w:rFonts w:ascii="Calibri" w:eastAsia="MS Mincho" w:hAnsi="Calibri"/>
          <w:noProof/>
          <w:sz w:val="22"/>
          <w:szCs w:val="22"/>
          <w:lang w:val="en-AU" w:eastAsia="en-AU"/>
        </w:rPr>
      </w:pPr>
      <w:ins w:id="712" w:author="Ollie Raymond" w:date="2016-02-03T09:46:00Z">
        <w:del w:id="713" w:author="Eric Boisvert" w:date="2016-03-06T13:27:00Z">
          <w:r w:rsidRPr="004D34D6" w:rsidDel="004D34D6">
            <w:rPr>
              <w:rStyle w:val="Hyperlink"/>
              <w:noProof/>
              <w:lang w:val="en-CA" w:bidi="x-none"/>
            </w:rPr>
            <w:delText>8.4.1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Geology Basic</w:delText>
          </w:r>
          <w:r w:rsidDel="004D34D6">
            <w:rPr>
              <w:noProof/>
              <w:webHidden/>
            </w:rPr>
            <w:tab/>
            <w:delText>68</w:delText>
          </w:r>
        </w:del>
      </w:ins>
    </w:p>
    <w:p w14:paraId="404DEA2A" w14:textId="77777777" w:rsidR="008765D9" w:rsidRPr="008765D9" w:rsidDel="004D34D6" w:rsidRDefault="008765D9">
      <w:pPr>
        <w:pStyle w:val="TOC3"/>
        <w:tabs>
          <w:tab w:val="left" w:pos="1320"/>
          <w:tab w:val="right" w:leader="dot" w:pos="8630"/>
        </w:tabs>
        <w:rPr>
          <w:ins w:id="714" w:author="Ollie Raymond" w:date="2016-02-03T09:46:00Z"/>
          <w:del w:id="715" w:author="Eric Boisvert" w:date="2016-03-06T13:27:00Z"/>
          <w:rFonts w:ascii="Calibri" w:eastAsia="MS Mincho" w:hAnsi="Calibri"/>
          <w:noProof/>
          <w:sz w:val="22"/>
          <w:szCs w:val="22"/>
          <w:lang w:val="en-AU" w:eastAsia="en-AU"/>
        </w:rPr>
      </w:pPr>
      <w:ins w:id="716" w:author="Ollie Raymond" w:date="2016-02-03T09:46:00Z">
        <w:del w:id="717" w:author="Eric Boisvert" w:date="2016-03-06T13:27:00Z">
          <w:r w:rsidRPr="004D34D6" w:rsidDel="004D34D6">
            <w:rPr>
              <w:rStyle w:val="Hyperlink"/>
              <w:noProof/>
              <w:lang w:bidi="x-none"/>
            </w:rPr>
            <w:delText>8.4.2</w:delText>
          </w:r>
          <w:r w:rsidRPr="008765D9" w:rsidDel="004D34D6">
            <w:rPr>
              <w:rFonts w:ascii="Calibri" w:eastAsia="MS Mincho" w:hAnsi="Calibri"/>
              <w:noProof/>
              <w:sz w:val="22"/>
              <w:szCs w:val="22"/>
              <w:lang w:val="en-AU" w:eastAsia="en-AU"/>
            </w:rPr>
            <w:tab/>
          </w:r>
          <w:r w:rsidRPr="004D34D6" w:rsidDel="004D34D6">
            <w:rPr>
              <w:rStyle w:val="Hyperlink"/>
              <w:noProof/>
            </w:rPr>
            <w:delText>Geologic Event</w:delText>
          </w:r>
          <w:r w:rsidDel="004D34D6">
            <w:rPr>
              <w:noProof/>
              <w:webHidden/>
            </w:rPr>
            <w:tab/>
            <w:delText>78</w:delText>
          </w:r>
        </w:del>
      </w:ins>
    </w:p>
    <w:p w14:paraId="081D223B" w14:textId="77777777" w:rsidR="008765D9" w:rsidRPr="008765D9" w:rsidDel="004D34D6" w:rsidRDefault="008765D9">
      <w:pPr>
        <w:pStyle w:val="TOC3"/>
        <w:tabs>
          <w:tab w:val="left" w:pos="1320"/>
          <w:tab w:val="right" w:leader="dot" w:pos="8630"/>
        </w:tabs>
        <w:rPr>
          <w:ins w:id="718" w:author="Ollie Raymond" w:date="2016-02-03T09:46:00Z"/>
          <w:del w:id="719" w:author="Eric Boisvert" w:date="2016-03-06T13:27:00Z"/>
          <w:rFonts w:ascii="Calibri" w:eastAsia="MS Mincho" w:hAnsi="Calibri"/>
          <w:noProof/>
          <w:sz w:val="22"/>
          <w:szCs w:val="22"/>
          <w:lang w:val="en-AU" w:eastAsia="en-AU"/>
        </w:rPr>
      </w:pPr>
      <w:ins w:id="720" w:author="Ollie Raymond" w:date="2016-02-03T09:46:00Z">
        <w:del w:id="721" w:author="Eric Boisvert" w:date="2016-03-06T13:27:00Z">
          <w:r w:rsidRPr="004D34D6" w:rsidDel="004D34D6">
            <w:rPr>
              <w:rStyle w:val="Hyperlink"/>
              <w:noProof/>
              <w:lang w:bidi="x-none"/>
            </w:rPr>
            <w:delText>8.4.3</w:delText>
          </w:r>
          <w:r w:rsidRPr="008765D9" w:rsidDel="004D34D6">
            <w:rPr>
              <w:rFonts w:ascii="Calibri" w:eastAsia="MS Mincho" w:hAnsi="Calibri"/>
              <w:noProof/>
              <w:sz w:val="22"/>
              <w:szCs w:val="22"/>
              <w:lang w:val="en-AU" w:eastAsia="en-AU"/>
            </w:rPr>
            <w:tab/>
          </w:r>
          <w:r w:rsidRPr="004D34D6" w:rsidDel="004D34D6">
            <w:rPr>
              <w:rStyle w:val="Hyperlink"/>
              <w:noProof/>
            </w:rPr>
            <w:delText>Geologic Structure</w:delText>
          </w:r>
          <w:r w:rsidDel="004D34D6">
            <w:rPr>
              <w:noProof/>
              <w:webHidden/>
            </w:rPr>
            <w:tab/>
            <w:delText>82</w:delText>
          </w:r>
        </w:del>
      </w:ins>
    </w:p>
    <w:p w14:paraId="60B6E429" w14:textId="77777777" w:rsidR="008765D9" w:rsidRPr="008765D9" w:rsidDel="004D34D6" w:rsidRDefault="008765D9">
      <w:pPr>
        <w:pStyle w:val="TOC3"/>
        <w:tabs>
          <w:tab w:val="left" w:pos="1320"/>
          <w:tab w:val="right" w:leader="dot" w:pos="8630"/>
        </w:tabs>
        <w:rPr>
          <w:ins w:id="722" w:author="Ollie Raymond" w:date="2016-02-03T09:46:00Z"/>
          <w:del w:id="723" w:author="Eric Boisvert" w:date="2016-03-06T13:27:00Z"/>
          <w:rFonts w:ascii="Calibri" w:eastAsia="MS Mincho" w:hAnsi="Calibri"/>
          <w:noProof/>
          <w:sz w:val="22"/>
          <w:szCs w:val="22"/>
          <w:lang w:val="en-AU" w:eastAsia="en-AU"/>
        </w:rPr>
      </w:pPr>
      <w:ins w:id="724" w:author="Ollie Raymond" w:date="2016-02-03T09:46:00Z">
        <w:del w:id="725" w:author="Eric Boisvert" w:date="2016-03-06T13:27:00Z">
          <w:r w:rsidRPr="004D34D6" w:rsidDel="004D34D6">
            <w:rPr>
              <w:rStyle w:val="Hyperlink"/>
              <w:noProof/>
              <w:lang w:bidi="x-none"/>
            </w:rPr>
            <w:delText>8.4.4</w:delText>
          </w:r>
          <w:r w:rsidRPr="008765D9" w:rsidDel="004D34D6">
            <w:rPr>
              <w:rFonts w:ascii="Calibri" w:eastAsia="MS Mincho" w:hAnsi="Calibri"/>
              <w:noProof/>
              <w:sz w:val="22"/>
              <w:szCs w:val="22"/>
              <w:lang w:val="en-AU" w:eastAsia="en-AU"/>
            </w:rPr>
            <w:tab/>
          </w:r>
          <w:r w:rsidRPr="004D34D6" w:rsidDel="004D34D6">
            <w:rPr>
              <w:rStyle w:val="Hyperlink"/>
              <w:noProof/>
            </w:rPr>
            <w:delText>Geomorphology</w:delText>
          </w:r>
          <w:r w:rsidDel="004D34D6">
            <w:rPr>
              <w:noProof/>
              <w:webHidden/>
            </w:rPr>
            <w:tab/>
            <w:delText>88</w:delText>
          </w:r>
        </w:del>
      </w:ins>
    </w:p>
    <w:p w14:paraId="635BD19C" w14:textId="77777777" w:rsidR="008765D9" w:rsidRPr="008765D9" w:rsidDel="004D34D6" w:rsidRDefault="008765D9">
      <w:pPr>
        <w:pStyle w:val="TOC3"/>
        <w:tabs>
          <w:tab w:val="left" w:pos="1320"/>
          <w:tab w:val="right" w:leader="dot" w:pos="8630"/>
        </w:tabs>
        <w:rPr>
          <w:ins w:id="726" w:author="Ollie Raymond" w:date="2016-02-03T09:46:00Z"/>
          <w:del w:id="727" w:author="Eric Boisvert" w:date="2016-03-06T13:27:00Z"/>
          <w:rFonts w:ascii="Calibri" w:eastAsia="MS Mincho" w:hAnsi="Calibri"/>
          <w:noProof/>
          <w:sz w:val="22"/>
          <w:szCs w:val="22"/>
          <w:lang w:val="en-AU" w:eastAsia="en-AU"/>
        </w:rPr>
      </w:pPr>
      <w:ins w:id="728" w:author="Ollie Raymond" w:date="2016-02-03T09:46:00Z">
        <w:del w:id="729" w:author="Eric Boisvert" w:date="2016-03-06T13:27:00Z">
          <w:r w:rsidRPr="004D34D6" w:rsidDel="004D34D6">
            <w:rPr>
              <w:rStyle w:val="Hyperlink"/>
              <w:noProof/>
              <w:lang w:val="en-CA" w:bidi="x-none"/>
            </w:rPr>
            <w:delText>8.4.5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Collection</w:delText>
          </w:r>
          <w:r w:rsidDel="004D34D6">
            <w:rPr>
              <w:noProof/>
              <w:webHidden/>
            </w:rPr>
            <w:tab/>
            <w:delText>91</w:delText>
          </w:r>
        </w:del>
      </w:ins>
    </w:p>
    <w:p w14:paraId="548529E8" w14:textId="77777777" w:rsidR="008765D9" w:rsidRPr="008765D9" w:rsidDel="004D34D6" w:rsidRDefault="008765D9">
      <w:pPr>
        <w:pStyle w:val="TOC3"/>
        <w:tabs>
          <w:tab w:val="left" w:pos="1320"/>
          <w:tab w:val="right" w:leader="dot" w:pos="8630"/>
        </w:tabs>
        <w:rPr>
          <w:ins w:id="730" w:author="Ollie Raymond" w:date="2016-02-03T09:46:00Z"/>
          <w:del w:id="731" w:author="Eric Boisvert" w:date="2016-03-06T13:27:00Z"/>
          <w:rFonts w:ascii="Calibri" w:eastAsia="MS Mincho" w:hAnsi="Calibri"/>
          <w:noProof/>
          <w:sz w:val="22"/>
          <w:szCs w:val="22"/>
          <w:lang w:val="en-AU" w:eastAsia="en-AU"/>
        </w:rPr>
      </w:pPr>
      <w:ins w:id="732" w:author="Ollie Raymond" w:date="2016-02-03T09:46:00Z">
        <w:del w:id="733" w:author="Eric Boisvert" w:date="2016-03-06T13:27:00Z">
          <w:r w:rsidRPr="004D34D6" w:rsidDel="004D34D6">
            <w:rPr>
              <w:rStyle w:val="Hyperlink"/>
              <w:noProof/>
              <w:lang w:val="en-CA" w:bidi="x-none"/>
            </w:rPr>
            <w:delText>8.4.6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Data Types</w:delText>
          </w:r>
          <w:r w:rsidDel="004D34D6">
            <w:rPr>
              <w:noProof/>
              <w:webHidden/>
            </w:rPr>
            <w:tab/>
            <w:delText>94</w:delText>
          </w:r>
        </w:del>
      </w:ins>
    </w:p>
    <w:p w14:paraId="13A59A20" w14:textId="77777777" w:rsidR="008765D9" w:rsidRPr="008765D9" w:rsidDel="004D34D6" w:rsidRDefault="008765D9">
      <w:pPr>
        <w:pStyle w:val="TOC3"/>
        <w:tabs>
          <w:tab w:val="left" w:pos="1320"/>
          <w:tab w:val="right" w:leader="dot" w:pos="8630"/>
        </w:tabs>
        <w:rPr>
          <w:ins w:id="734" w:author="Ollie Raymond" w:date="2016-02-03T09:46:00Z"/>
          <w:del w:id="735" w:author="Eric Boisvert" w:date="2016-03-06T13:27:00Z"/>
          <w:rFonts w:ascii="Calibri" w:eastAsia="MS Mincho" w:hAnsi="Calibri"/>
          <w:noProof/>
          <w:sz w:val="22"/>
          <w:szCs w:val="22"/>
          <w:lang w:val="en-AU" w:eastAsia="en-AU"/>
        </w:rPr>
      </w:pPr>
      <w:ins w:id="736" w:author="Ollie Raymond" w:date="2016-02-03T09:46:00Z">
        <w:del w:id="737" w:author="Eric Boisvert" w:date="2016-03-06T13:27:00Z">
          <w:r w:rsidRPr="004D34D6" w:rsidDel="004D34D6">
            <w:rPr>
              <w:rStyle w:val="Hyperlink"/>
              <w:noProof/>
              <w:lang w:val="en-CA" w:bidi="x-none"/>
            </w:rPr>
            <w:delText>8.4.7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vocabularies</w:delText>
          </w:r>
          <w:r w:rsidDel="004D34D6">
            <w:rPr>
              <w:noProof/>
              <w:webHidden/>
            </w:rPr>
            <w:tab/>
            <w:delText>101</w:delText>
          </w:r>
        </w:del>
      </w:ins>
    </w:p>
    <w:p w14:paraId="5316863B" w14:textId="77777777" w:rsidR="008765D9" w:rsidRPr="008765D9" w:rsidDel="004D34D6" w:rsidRDefault="008765D9">
      <w:pPr>
        <w:pStyle w:val="TOC3"/>
        <w:tabs>
          <w:tab w:val="left" w:pos="1320"/>
          <w:tab w:val="right" w:leader="dot" w:pos="8630"/>
        </w:tabs>
        <w:rPr>
          <w:ins w:id="738" w:author="Ollie Raymond" w:date="2016-02-03T09:46:00Z"/>
          <w:del w:id="739" w:author="Eric Boisvert" w:date="2016-03-06T13:27:00Z"/>
          <w:rFonts w:ascii="Calibri" w:eastAsia="MS Mincho" w:hAnsi="Calibri"/>
          <w:noProof/>
          <w:sz w:val="22"/>
          <w:szCs w:val="22"/>
          <w:lang w:val="en-AU" w:eastAsia="en-AU"/>
        </w:rPr>
      </w:pPr>
      <w:ins w:id="740" w:author="Ollie Raymond" w:date="2016-02-03T09:46:00Z">
        <w:del w:id="741" w:author="Eric Boisvert" w:date="2016-03-06T13:27:00Z">
          <w:r w:rsidRPr="004D34D6" w:rsidDel="004D34D6">
            <w:rPr>
              <w:rStyle w:val="Hyperlink"/>
              <w:noProof/>
              <w:lang w:val="en-CA" w:bidi="x-none"/>
            </w:rPr>
            <w:lastRenderedPageBreak/>
            <w:delText>8.4.8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Instance example</w:delText>
          </w:r>
          <w:r w:rsidDel="004D34D6">
            <w:rPr>
              <w:noProof/>
              <w:webHidden/>
            </w:rPr>
            <w:tab/>
            <w:delText>103</w:delText>
          </w:r>
        </w:del>
      </w:ins>
    </w:p>
    <w:p w14:paraId="22285FA6" w14:textId="77777777" w:rsidR="008765D9" w:rsidRPr="008765D9" w:rsidDel="004D34D6" w:rsidRDefault="008765D9">
      <w:pPr>
        <w:pStyle w:val="TOC2"/>
        <w:tabs>
          <w:tab w:val="left" w:pos="880"/>
          <w:tab w:val="right" w:leader="dot" w:pos="8630"/>
        </w:tabs>
        <w:rPr>
          <w:ins w:id="742" w:author="Ollie Raymond" w:date="2016-02-03T09:46:00Z"/>
          <w:del w:id="743" w:author="Eric Boisvert" w:date="2016-03-06T13:27:00Z"/>
          <w:rFonts w:ascii="Calibri" w:eastAsia="MS Mincho" w:hAnsi="Calibri"/>
          <w:noProof/>
          <w:sz w:val="22"/>
          <w:szCs w:val="22"/>
          <w:lang w:val="en-AU" w:eastAsia="en-AU"/>
        </w:rPr>
      </w:pPr>
      <w:ins w:id="744" w:author="Ollie Raymond" w:date="2016-02-03T09:46:00Z">
        <w:del w:id="745" w:author="Eric Boisvert" w:date="2016-03-06T13:27:00Z">
          <w:r w:rsidRPr="004D34D6" w:rsidDel="004D34D6">
            <w:rPr>
              <w:rStyle w:val="Hyperlink"/>
              <w:noProof/>
              <w:lang w:val="en-CA"/>
            </w:rPr>
            <w:delText>8.5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Extension Abstract Requiremen</w:delText>
          </w:r>
          <w:r w:rsidRPr="00483791" w:rsidDel="004D34D6">
            <w:rPr>
              <w:rStyle w:val="Hyperlink"/>
              <w:noProof/>
              <w:lang w:val="en-CA"/>
            </w:rPr>
            <w:delText>ts Class</w:delText>
          </w:r>
          <w:r w:rsidDel="004D34D6">
            <w:rPr>
              <w:noProof/>
              <w:webHidden/>
            </w:rPr>
            <w:tab/>
            <w:delText>106</w:delText>
          </w:r>
        </w:del>
      </w:ins>
    </w:p>
    <w:p w14:paraId="01EA3176" w14:textId="77777777" w:rsidR="008765D9" w:rsidRPr="008765D9" w:rsidDel="004D34D6" w:rsidRDefault="008765D9">
      <w:pPr>
        <w:pStyle w:val="TOC3"/>
        <w:tabs>
          <w:tab w:val="left" w:pos="1320"/>
          <w:tab w:val="right" w:leader="dot" w:pos="8630"/>
        </w:tabs>
        <w:rPr>
          <w:ins w:id="746" w:author="Ollie Raymond" w:date="2016-02-03T09:46:00Z"/>
          <w:del w:id="747" w:author="Eric Boisvert" w:date="2016-03-06T13:27:00Z"/>
          <w:rFonts w:ascii="Calibri" w:eastAsia="MS Mincho" w:hAnsi="Calibri"/>
          <w:noProof/>
          <w:sz w:val="22"/>
          <w:szCs w:val="22"/>
          <w:lang w:val="en-AU" w:eastAsia="en-AU"/>
        </w:rPr>
      </w:pPr>
      <w:ins w:id="748" w:author="Ollie Raymond" w:date="2016-02-03T09:46:00Z">
        <w:del w:id="749" w:author="Eric Boisvert" w:date="2016-03-06T13:27:00Z">
          <w:r w:rsidRPr="004D34D6" w:rsidDel="004D34D6">
            <w:rPr>
              <w:rStyle w:val="Hyperlink"/>
              <w:noProof/>
              <w:lang w:val="en-CA" w:bidi="x-none"/>
            </w:rPr>
            <w:delText>8.5.1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 Relations</w:delText>
          </w:r>
          <w:r w:rsidDel="004D34D6">
            <w:rPr>
              <w:noProof/>
              <w:webHidden/>
            </w:rPr>
            <w:tab/>
            <w:delText>107</w:delText>
          </w:r>
        </w:del>
      </w:ins>
    </w:p>
    <w:p w14:paraId="10781A4B" w14:textId="77777777" w:rsidR="008765D9" w:rsidRPr="008765D9" w:rsidDel="004D34D6" w:rsidRDefault="008765D9">
      <w:pPr>
        <w:pStyle w:val="TOC3"/>
        <w:tabs>
          <w:tab w:val="left" w:pos="1320"/>
          <w:tab w:val="right" w:leader="dot" w:pos="8630"/>
        </w:tabs>
        <w:rPr>
          <w:ins w:id="750" w:author="Ollie Raymond" w:date="2016-02-03T09:46:00Z"/>
          <w:del w:id="751" w:author="Eric Boisvert" w:date="2016-03-06T13:27:00Z"/>
          <w:rFonts w:ascii="Calibri" w:eastAsia="MS Mincho" w:hAnsi="Calibri"/>
          <w:noProof/>
          <w:sz w:val="22"/>
          <w:szCs w:val="22"/>
          <w:lang w:val="en-AU" w:eastAsia="en-AU"/>
        </w:rPr>
      </w:pPr>
      <w:ins w:id="752" w:author="Ollie Raymond" w:date="2016-02-03T09:46:00Z">
        <w:del w:id="753" w:author="Eric Boisvert" w:date="2016-03-06T13:27:00Z">
          <w:r w:rsidRPr="004D34D6" w:rsidDel="004D34D6">
            <w:rPr>
              <w:rStyle w:val="Hyperlink"/>
              <w:noProof/>
              <w:lang w:val="en-CA" w:bidi="x-none"/>
            </w:rPr>
            <w:delText>8.5.2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Earth material details</w:delText>
          </w:r>
          <w:r w:rsidDel="004D34D6">
            <w:rPr>
              <w:noProof/>
              <w:webHidden/>
            </w:rPr>
            <w:tab/>
            <w:delText>111</w:delText>
          </w:r>
        </w:del>
      </w:ins>
    </w:p>
    <w:p w14:paraId="6A9558FB" w14:textId="77777777" w:rsidR="008765D9" w:rsidRPr="008765D9" w:rsidDel="004D34D6" w:rsidRDefault="008765D9">
      <w:pPr>
        <w:pStyle w:val="TOC3"/>
        <w:tabs>
          <w:tab w:val="left" w:pos="1320"/>
          <w:tab w:val="right" w:leader="dot" w:pos="8630"/>
        </w:tabs>
        <w:rPr>
          <w:ins w:id="754" w:author="Ollie Raymond" w:date="2016-02-03T09:46:00Z"/>
          <w:del w:id="755" w:author="Eric Boisvert" w:date="2016-03-06T13:27:00Z"/>
          <w:rFonts w:ascii="Calibri" w:eastAsia="MS Mincho" w:hAnsi="Calibri"/>
          <w:noProof/>
          <w:sz w:val="22"/>
          <w:szCs w:val="22"/>
          <w:lang w:val="en-AU" w:eastAsia="en-AU"/>
        </w:rPr>
      </w:pPr>
      <w:ins w:id="756" w:author="Ollie Raymond" w:date="2016-02-03T09:46:00Z">
        <w:del w:id="757" w:author="Eric Boisvert" w:date="2016-03-06T13:27:00Z">
          <w:r w:rsidRPr="004D34D6" w:rsidDel="004D34D6">
            <w:rPr>
              <w:rStyle w:val="Hyperlink"/>
              <w:noProof/>
              <w:lang w:bidi="x-none"/>
            </w:rPr>
            <w:delText>8.5.3</w:delText>
          </w:r>
          <w:r w:rsidRPr="008765D9" w:rsidDel="004D34D6">
            <w:rPr>
              <w:rFonts w:ascii="Calibri" w:eastAsia="MS Mincho" w:hAnsi="Calibri"/>
              <w:noProof/>
              <w:sz w:val="22"/>
              <w:szCs w:val="22"/>
              <w:lang w:val="en-AU" w:eastAsia="en-AU"/>
            </w:rPr>
            <w:tab/>
          </w:r>
          <w:r w:rsidRPr="004D34D6" w:rsidDel="004D34D6">
            <w:rPr>
              <w:rStyle w:val="Hyperlink"/>
              <w:noProof/>
            </w:rPr>
            <w:delText>GeologicAgeDetails</w:delText>
          </w:r>
          <w:r w:rsidDel="004D34D6">
            <w:rPr>
              <w:noProof/>
              <w:webHidden/>
            </w:rPr>
            <w:tab/>
            <w:delText>129</w:delText>
          </w:r>
        </w:del>
      </w:ins>
    </w:p>
    <w:p w14:paraId="7E838CB1" w14:textId="77777777" w:rsidR="008765D9" w:rsidRPr="008765D9" w:rsidDel="004D34D6" w:rsidRDefault="008765D9">
      <w:pPr>
        <w:pStyle w:val="TOC3"/>
        <w:tabs>
          <w:tab w:val="left" w:pos="1320"/>
          <w:tab w:val="right" w:leader="dot" w:pos="8630"/>
        </w:tabs>
        <w:rPr>
          <w:ins w:id="758" w:author="Ollie Raymond" w:date="2016-02-03T09:46:00Z"/>
          <w:del w:id="759" w:author="Eric Boisvert" w:date="2016-03-06T13:27:00Z"/>
          <w:rFonts w:ascii="Calibri" w:eastAsia="MS Mincho" w:hAnsi="Calibri"/>
          <w:noProof/>
          <w:sz w:val="22"/>
          <w:szCs w:val="22"/>
          <w:lang w:val="en-AU" w:eastAsia="en-AU"/>
        </w:rPr>
      </w:pPr>
      <w:ins w:id="760" w:author="Ollie Raymond" w:date="2016-02-03T09:46:00Z">
        <w:del w:id="761" w:author="Eric Boisvert" w:date="2016-03-06T13:27:00Z">
          <w:r w:rsidRPr="004D34D6" w:rsidDel="004D34D6">
            <w:rPr>
              <w:rStyle w:val="Hyperlink"/>
              <w:noProof/>
              <w:lang w:bidi="x-none"/>
            </w:rPr>
            <w:delText>8.5.4</w:delText>
          </w:r>
          <w:r w:rsidRPr="008765D9" w:rsidDel="004D34D6">
            <w:rPr>
              <w:rFonts w:ascii="Calibri" w:eastAsia="MS Mincho" w:hAnsi="Calibri"/>
              <w:noProof/>
              <w:sz w:val="22"/>
              <w:szCs w:val="22"/>
              <w:lang w:val="en-AU" w:eastAsia="en-AU"/>
            </w:rPr>
            <w:tab/>
          </w:r>
          <w:r w:rsidRPr="004D34D6" w:rsidDel="004D34D6">
            <w:rPr>
              <w:rStyle w:val="Hyperlink"/>
              <w:noProof/>
            </w:rPr>
            <w:delText>Geologic Structure Details</w:delText>
          </w:r>
          <w:r w:rsidDel="004D34D6">
            <w:rPr>
              <w:noProof/>
              <w:webHidden/>
            </w:rPr>
            <w:tab/>
            <w:delText>131</w:delText>
          </w:r>
        </w:del>
      </w:ins>
    </w:p>
    <w:p w14:paraId="17B957A4" w14:textId="77777777" w:rsidR="008765D9" w:rsidRPr="008765D9" w:rsidDel="004D34D6" w:rsidRDefault="008765D9">
      <w:pPr>
        <w:pStyle w:val="TOC3"/>
        <w:tabs>
          <w:tab w:val="left" w:pos="1320"/>
          <w:tab w:val="right" w:leader="dot" w:pos="8630"/>
        </w:tabs>
        <w:rPr>
          <w:ins w:id="762" w:author="Ollie Raymond" w:date="2016-02-03T09:46:00Z"/>
          <w:del w:id="763" w:author="Eric Boisvert" w:date="2016-03-06T13:27:00Z"/>
          <w:rFonts w:ascii="Calibri" w:eastAsia="MS Mincho" w:hAnsi="Calibri"/>
          <w:noProof/>
          <w:sz w:val="22"/>
          <w:szCs w:val="22"/>
          <w:lang w:val="en-AU" w:eastAsia="en-AU"/>
        </w:rPr>
      </w:pPr>
      <w:ins w:id="764" w:author="Ollie Raymond" w:date="2016-02-03T09:46:00Z">
        <w:del w:id="765" w:author="Eric Boisvert" w:date="2016-03-06T13:27:00Z">
          <w:r w:rsidRPr="004D34D6" w:rsidDel="004D34D6">
            <w:rPr>
              <w:rStyle w:val="Hyperlink"/>
              <w:noProof/>
              <w:lang w:bidi="x-none"/>
            </w:rPr>
            <w:delText>8.5.5</w:delText>
          </w:r>
          <w:r w:rsidRPr="008765D9" w:rsidDel="004D34D6">
            <w:rPr>
              <w:rFonts w:ascii="Calibri" w:eastAsia="MS Mincho" w:hAnsi="Calibri"/>
              <w:noProof/>
              <w:sz w:val="22"/>
              <w:szCs w:val="22"/>
              <w:lang w:val="en-AU" w:eastAsia="en-AU"/>
            </w:rPr>
            <w:tab/>
          </w:r>
          <w:r w:rsidRPr="004D34D6" w:rsidDel="004D34D6">
            <w:rPr>
              <w:rStyle w:val="Hyperlink"/>
              <w:noProof/>
            </w:rPr>
            <w:delText>Geologic Unit Details</w:delText>
          </w:r>
          <w:r w:rsidDel="004D34D6">
            <w:rPr>
              <w:noProof/>
              <w:webHidden/>
            </w:rPr>
            <w:tab/>
            <w:delText>146</w:delText>
          </w:r>
        </w:del>
      </w:ins>
    </w:p>
    <w:p w14:paraId="3C63F34A" w14:textId="77777777" w:rsidR="008765D9" w:rsidRPr="008765D9" w:rsidDel="004D34D6" w:rsidRDefault="008765D9">
      <w:pPr>
        <w:pStyle w:val="TOC3"/>
        <w:tabs>
          <w:tab w:val="left" w:pos="1320"/>
          <w:tab w:val="right" w:leader="dot" w:pos="8630"/>
        </w:tabs>
        <w:rPr>
          <w:ins w:id="766" w:author="Ollie Raymond" w:date="2016-02-03T09:46:00Z"/>
          <w:del w:id="767" w:author="Eric Boisvert" w:date="2016-03-06T13:27:00Z"/>
          <w:rFonts w:ascii="Calibri" w:eastAsia="MS Mincho" w:hAnsi="Calibri"/>
          <w:noProof/>
          <w:sz w:val="22"/>
          <w:szCs w:val="22"/>
          <w:lang w:val="en-AU" w:eastAsia="en-AU"/>
        </w:rPr>
      </w:pPr>
      <w:ins w:id="768" w:author="Ollie Raymond" w:date="2016-02-03T09:46:00Z">
        <w:del w:id="769" w:author="Eric Boisvert" w:date="2016-03-06T13:27:00Z">
          <w:r w:rsidRPr="004D34D6" w:rsidDel="004D34D6">
            <w:rPr>
              <w:rStyle w:val="Hyperlink"/>
              <w:noProof/>
              <w:lang w:bidi="x-none"/>
            </w:rPr>
            <w:delText>8.5.6</w:delText>
          </w:r>
          <w:r w:rsidRPr="008765D9" w:rsidDel="004D34D6">
            <w:rPr>
              <w:rFonts w:ascii="Calibri" w:eastAsia="MS Mincho" w:hAnsi="Calibri"/>
              <w:noProof/>
              <w:sz w:val="22"/>
              <w:szCs w:val="22"/>
              <w:lang w:val="en-AU" w:eastAsia="en-AU"/>
            </w:rPr>
            <w:tab/>
          </w:r>
          <w:r w:rsidRPr="004D34D6" w:rsidDel="004D34D6">
            <w:rPr>
              <w:rStyle w:val="Hyperlink"/>
              <w:noProof/>
            </w:rPr>
            <w:delText>GeoSciML extension vocabularies</w:delText>
          </w:r>
          <w:r w:rsidDel="004D34D6">
            <w:rPr>
              <w:noProof/>
              <w:webHidden/>
            </w:rPr>
            <w:tab/>
            <w:delText>149</w:delText>
          </w:r>
        </w:del>
      </w:ins>
    </w:p>
    <w:p w14:paraId="61792703" w14:textId="77777777" w:rsidR="008765D9" w:rsidRPr="008765D9" w:rsidDel="004D34D6" w:rsidRDefault="008765D9">
      <w:pPr>
        <w:pStyle w:val="TOC2"/>
        <w:tabs>
          <w:tab w:val="left" w:pos="880"/>
          <w:tab w:val="right" w:leader="dot" w:pos="8630"/>
        </w:tabs>
        <w:rPr>
          <w:ins w:id="770" w:author="Ollie Raymond" w:date="2016-02-03T09:46:00Z"/>
          <w:del w:id="771" w:author="Eric Boisvert" w:date="2016-03-06T13:27:00Z"/>
          <w:rFonts w:ascii="Calibri" w:eastAsia="MS Mincho" w:hAnsi="Calibri"/>
          <w:noProof/>
          <w:sz w:val="22"/>
          <w:szCs w:val="22"/>
          <w:lang w:val="en-AU" w:eastAsia="en-AU"/>
        </w:rPr>
      </w:pPr>
      <w:ins w:id="772" w:author="Ollie Raymond" w:date="2016-02-03T09:46:00Z">
        <w:del w:id="773" w:author="Eric Boisvert" w:date="2016-03-06T13:27:00Z">
          <w:r w:rsidRPr="004D34D6" w:rsidDel="004D34D6">
            <w:rPr>
              <w:rStyle w:val="Hyperlink"/>
              <w:noProof/>
              <w:lang w:val="en-CA"/>
            </w:rPr>
            <w:delText>8.6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GeologicTime Abstract Requirements Class</w:delText>
          </w:r>
          <w:r w:rsidDel="004D34D6">
            <w:rPr>
              <w:noProof/>
              <w:webHidden/>
            </w:rPr>
            <w:tab/>
            <w:delText>150</w:delText>
          </w:r>
        </w:del>
      </w:ins>
    </w:p>
    <w:p w14:paraId="7FDA82B7" w14:textId="77777777" w:rsidR="008765D9" w:rsidRPr="008765D9" w:rsidDel="004D34D6" w:rsidRDefault="008765D9">
      <w:pPr>
        <w:pStyle w:val="TOC3"/>
        <w:tabs>
          <w:tab w:val="left" w:pos="1320"/>
          <w:tab w:val="right" w:leader="dot" w:pos="8630"/>
        </w:tabs>
        <w:rPr>
          <w:ins w:id="774" w:author="Ollie Raymond" w:date="2016-02-03T09:46:00Z"/>
          <w:del w:id="775" w:author="Eric Boisvert" w:date="2016-03-06T13:27:00Z"/>
          <w:rFonts w:ascii="Calibri" w:eastAsia="MS Mincho" w:hAnsi="Calibri"/>
          <w:noProof/>
          <w:sz w:val="22"/>
          <w:szCs w:val="22"/>
          <w:lang w:val="en-AU" w:eastAsia="en-AU"/>
        </w:rPr>
      </w:pPr>
      <w:ins w:id="776" w:author="Ollie Raymond" w:date="2016-02-03T09:46:00Z">
        <w:del w:id="777" w:author="Eric Boisvert" w:date="2016-03-06T13:27:00Z">
          <w:r w:rsidRPr="004D34D6" w:rsidDel="004D34D6">
            <w:rPr>
              <w:rStyle w:val="Hyperlink"/>
              <w:noProof/>
              <w:lang w:bidi="x-none"/>
            </w:rPr>
            <w:delText>8.6.1</w:delText>
          </w:r>
          <w:r w:rsidRPr="008765D9" w:rsidDel="004D34D6">
            <w:rPr>
              <w:rFonts w:ascii="Calibri" w:eastAsia="MS Mincho" w:hAnsi="Calibri"/>
              <w:noProof/>
              <w:sz w:val="22"/>
              <w:szCs w:val="22"/>
              <w:lang w:val="en-AU" w:eastAsia="en-AU"/>
            </w:rPr>
            <w:tab/>
          </w:r>
          <w:r w:rsidRPr="004D34D6" w:rsidDel="004D34D6">
            <w:rPr>
              <w:rStyle w:val="Hyperlink"/>
              <w:noProof/>
            </w:rPr>
            <w:delText>Global Boundary Stratotype Sections and Points</w:delText>
          </w:r>
          <w:r w:rsidDel="004D34D6">
            <w:rPr>
              <w:noProof/>
              <w:webHidden/>
            </w:rPr>
            <w:tab/>
            <w:delText>152</w:delText>
          </w:r>
        </w:del>
      </w:ins>
    </w:p>
    <w:p w14:paraId="7CD5A482" w14:textId="77777777" w:rsidR="008765D9" w:rsidRPr="008765D9" w:rsidDel="004D34D6" w:rsidRDefault="008765D9">
      <w:pPr>
        <w:pStyle w:val="TOC3"/>
        <w:tabs>
          <w:tab w:val="left" w:pos="1320"/>
          <w:tab w:val="right" w:leader="dot" w:pos="8630"/>
        </w:tabs>
        <w:rPr>
          <w:ins w:id="778" w:author="Ollie Raymond" w:date="2016-02-03T09:46:00Z"/>
          <w:del w:id="779" w:author="Eric Boisvert" w:date="2016-03-06T13:27:00Z"/>
          <w:rFonts w:ascii="Calibri" w:eastAsia="MS Mincho" w:hAnsi="Calibri"/>
          <w:noProof/>
          <w:sz w:val="22"/>
          <w:szCs w:val="22"/>
          <w:lang w:val="en-AU" w:eastAsia="en-AU"/>
        </w:rPr>
      </w:pPr>
      <w:ins w:id="780" w:author="Ollie Raymond" w:date="2016-02-03T09:46:00Z">
        <w:del w:id="781" w:author="Eric Boisvert" w:date="2016-03-06T13:27:00Z">
          <w:r w:rsidRPr="004D34D6" w:rsidDel="004D34D6">
            <w:rPr>
              <w:rStyle w:val="Hyperlink"/>
              <w:noProof/>
              <w:lang w:bidi="x-none"/>
            </w:rPr>
            <w:delText>8.6.2</w:delText>
          </w:r>
          <w:r w:rsidRPr="008765D9" w:rsidDel="004D34D6">
            <w:rPr>
              <w:rFonts w:ascii="Calibri" w:eastAsia="MS Mincho" w:hAnsi="Calibri"/>
              <w:noProof/>
              <w:sz w:val="22"/>
              <w:szCs w:val="22"/>
              <w:lang w:val="en-AU" w:eastAsia="en-AU"/>
            </w:rPr>
            <w:tab/>
          </w:r>
          <w:r w:rsidRPr="004D34D6" w:rsidDel="004D34D6">
            <w:rPr>
              <w:rStyle w:val="Hyperlink"/>
              <w:noProof/>
            </w:rPr>
            <w:delText>Temporal Reference System</w:delText>
          </w:r>
          <w:r w:rsidDel="004D34D6">
            <w:rPr>
              <w:noProof/>
              <w:webHidden/>
            </w:rPr>
            <w:tab/>
            <w:delText>156</w:delText>
          </w:r>
        </w:del>
      </w:ins>
    </w:p>
    <w:p w14:paraId="2B14FD00" w14:textId="77777777" w:rsidR="008765D9" w:rsidRPr="008765D9" w:rsidDel="004D34D6" w:rsidRDefault="008765D9">
      <w:pPr>
        <w:pStyle w:val="TOC3"/>
        <w:tabs>
          <w:tab w:val="left" w:pos="1320"/>
          <w:tab w:val="right" w:leader="dot" w:pos="8630"/>
        </w:tabs>
        <w:rPr>
          <w:ins w:id="782" w:author="Ollie Raymond" w:date="2016-02-03T09:46:00Z"/>
          <w:del w:id="783" w:author="Eric Boisvert" w:date="2016-03-06T13:27:00Z"/>
          <w:rFonts w:ascii="Calibri" w:eastAsia="MS Mincho" w:hAnsi="Calibri"/>
          <w:noProof/>
          <w:sz w:val="22"/>
          <w:szCs w:val="22"/>
          <w:lang w:val="en-AU" w:eastAsia="en-AU"/>
        </w:rPr>
      </w:pPr>
      <w:ins w:id="784" w:author="Ollie Raymond" w:date="2016-02-03T09:46:00Z">
        <w:del w:id="785" w:author="Eric Boisvert" w:date="2016-03-06T13:27:00Z">
          <w:r w:rsidRPr="004D34D6" w:rsidDel="004D34D6">
            <w:rPr>
              <w:rStyle w:val="Hyperlink"/>
              <w:noProof/>
              <w:lang w:bidi="x-none"/>
            </w:rPr>
            <w:delText>8.6.3</w:delText>
          </w:r>
          <w:r w:rsidRPr="008765D9" w:rsidDel="004D34D6">
            <w:rPr>
              <w:rFonts w:ascii="Calibri" w:eastAsia="MS Mincho" w:hAnsi="Calibri"/>
              <w:noProof/>
              <w:sz w:val="22"/>
              <w:szCs w:val="22"/>
              <w:lang w:val="en-AU" w:eastAsia="en-AU"/>
            </w:rPr>
            <w:tab/>
          </w:r>
          <w:r w:rsidRPr="004D34D6" w:rsidDel="004D34D6">
            <w:rPr>
              <w:rStyle w:val="Hyperlink"/>
              <w:noProof/>
            </w:rPr>
            <w:delText>Time scale</w:delText>
          </w:r>
          <w:r w:rsidDel="004D34D6">
            <w:rPr>
              <w:noProof/>
              <w:webHidden/>
            </w:rPr>
            <w:tab/>
            <w:delText>160</w:delText>
          </w:r>
        </w:del>
      </w:ins>
    </w:p>
    <w:p w14:paraId="5F3AA085" w14:textId="77777777" w:rsidR="008765D9" w:rsidRPr="008765D9" w:rsidDel="004D34D6" w:rsidRDefault="008765D9">
      <w:pPr>
        <w:pStyle w:val="TOC3"/>
        <w:tabs>
          <w:tab w:val="left" w:pos="1320"/>
          <w:tab w:val="right" w:leader="dot" w:pos="8630"/>
        </w:tabs>
        <w:rPr>
          <w:ins w:id="786" w:author="Ollie Raymond" w:date="2016-02-03T09:46:00Z"/>
          <w:del w:id="787" w:author="Eric Boisvert" w:date="2016-03-06T13:27:00Z"/>
          <w:rFonts w:ascii="Calibri" w:eastAsia="MS Mincho" w:hAnsi="Calibri"/>
          <w:noProof/>
          <w:sz w:val="22"/>
          <w:szCs w:val="22"/>
          <w:lang w:val="en-AU" w:eastAsia="en-AU"/>
        </w:rPr>
      </w:pPr>
      <w:ins w:id="788" w:author="Ollie Raymond" w:date="2016-02-03T09:46:00Z">
        <w:del w:id="789" w:author="Eric Boisvert" w:date="2016-03-06T13:27:00Z">
          <w:r w:rsidRPr="004D34D6" w:rsidDel="004D34D6">
            <w:rPr>
              <w:rStyle w:val="Hyperlink"/>
              <w:noProof/>
              <w:lang w:bidi="x-none"/>
            </w:rPr>
            <w:delText>8.6.4</w:delText>
          </w:r>
          <w:r w:rsidRPr="008765D9" w:rsidDel="004D34D6">
            <w:rPr>
              <w:rFonts w:ascii="Calibri" w:eastAsia="MS Mincho" w:hAnsi="Calibri"/>
              <w:noProof/>
              <w:sz w:val="22"/>
              <w:szCs w:val="22"/>
              <w:lang w:val="en-AU" w:eastAsia="en-AU"/>
            </w:rPr>
            <w:tab/>
          </w:r>
          <w:r w:rsidRPr="004D34D6" w:rsidDel="004D34D6">
            <w:rPr>
              <w:rStyle w:val="Hyperlink"/>
              <w:noProof/>
            </w:rPr>
            <w:delText>Geologic time vocabularies</w:delText>
          </w:r>
          <w:r w:rsidDel="004D34D6">
            <w:rPr>
              <w:noProof/>
              <w:webHidden/>
            </w:rPr>
            <w:tab/>
            <w:delText>166</w:delText>
          </w:r>
        </w:del>
      </w:ins>
    </w:p>
    <w:p w14:paraId="672CFF02" w14:textId="77777777" w:rsidR="008765D9" w:rsidRPr="008765D9" w:rsidDel="004D34D6" w:rsidRDefault="008765D9">
      <w:pPr>
        <w:pStyle w:val="TOC2"/>
        <w:tabs>
          <w:tab w:val="left" w:pos="880"/>
          <w:tab w:val="right" w:leader="dot" w:pos="8630"/>
        </w:tabs>
        <w:rPr>
          <w:ins w:id="790" w:author="Ollie Raymond" w:date="2016-02-03T09:46:00Z"/>
          <w:del w:id="791" w:author="Eric Boisvert" w:date="2016-03-06T13:27:00Z"/>
          <w:rFonts w:ascii="Calibri" w:eastAsia="MS Mincho" w:hAnsi="Calibri"/>
          <w:noProof/>
          <w:sz w:val="22"/>
          <w:szCs w:val="22"/>
          <w:lang w:val="en-AU" w:eastAsia="en-AU"/>
        </w:rPr>
      </w:pPr>
      <w:ins w:id="792" w:author="Ollie Raymond" w:date="2016-02-03T09:46:00Z">
        <w:del w:id="793" w:author="Eric Boisvert" w:date="2016-03-06T13:27:00Z">
          <w:r w:rsidRPr="004D34D6" w:rsidDel="004D34D6">
            <w:rPr>
              <w:rStyle w:val="Hyperlink"/>
              <w:noProof/>
              <w:lang w:val="en-CA"/>
            </w:rPr>
            <w:delText>8.7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Borehole Abstract Requirements Class</w:delText>
          </w:r>
          <w:r w:rsidDel="004D34D6">
            <w:rPr>
              <w:noProof/>
              <w:webHidden/>
            </w:rPr>
            <w:tab/>
            <w:delText>168</w:delText>
          </w:r>
        </w:del>
      </w:ins>
    </w:p>
    <w:p w14:paraId="443FD0C2" w14:textId="77777777" w:rsidR="008765D9" w:rsidRPr="008765D9" w:rsidDel="004D34D6" w:rsidRDefault="008765D9">
      <w:pPr>
        <w:pStyle w:val="TOC3"/>
        <w:tabs>
          <w:tab w:val="left" w:pos="1320"/>
          <w:tab w:val="right" w:leader="dot" w:pos="8630"/>
        </w:tabs>
        <w:rPr>
          <w:ins w:id="794" w:author="Ollie Raymond" w:date="2016-02-03T09:46:00Z"/>
          <w:del w:id="795" w:author="Eric Boisvert" w:date="2016-03-06T13:27:00Z"/>
          <w:rFonts w:ascii="Calibri" w:eastAsia="MS Mincho" w:hAnsi="Calibri"/>
          <w:noProof/>
          <w:sz w:val="22"/>
          <w:szCs w:val="22"/>
          <w:lang w:val="en-AU" w:eastAsia="en-AU"/>
        </w:rPr>
      </w:pPr>
      <w:ins w:id="796" w:author="Ollie Raymond" w:date="2016-02-03T09:46:00Z">
        <w:del w:id="797" w:author="Eric Boisvert" w:date="2016-03-06T13:27:00Z">
          <w:r w:rsidRPr="004D34D6" w:rsidDel="004D34D6">
            <w:rPr>
              <w:rStyle w:val="Hyperlink"/>
              <w:noProof/>
              <w:lang w:val="en-CA" w:bidi="x-none"/>
            </w:rPr>
            <w:delText>8.7.1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Borehole</w:delText>
          </w:r>
          <w:r w:rsidDel="004D34D6">
            <w:rPr>
              <w:noProof/>
              <w:webHidden/>
            </w:rPr>
            <w:tab/>
            <w:delText>169</w:delText>
          </w:r>
        </w:del>
      </w:ins>
    </w:p>
    <w:p w14:paraId="5F3884EE" w14:textId="77777777" w:rsidR="008765D9" w:rsidRPr="008765D9" w:rsidDel="004D34D6" w:rsidRDefault="008765D9">
      <w:pPr>
        <w:pStyle w:val="TOC2"/>
        <w:tabs>
          <w:tab w:val="left" w:pos="880"/>
          <w:tab w:val="right" w:leader="dot" w:pos="8630"/>
        </w:tabs>
        <w:rPr>
          <w:ins w:id="798" w:author="Ollie Raymond" w:date="2016-02-03T09:46:00Z"/>
          <w:del w:id="799" w:author="Eric Boisvert" w:date="2016-03-06T13:27:00Z"/>
          <w:rFonts w:ascii="Calibri" w:eastAsia="MS Mincho" w:hAnsi="Calibri"/>
          <w:noProof/>
          <w:sz w:val="22"/>
          <w:szCs w:val="22"/>
          <w:lang w:val="en-AU" w:eastAsia="en-AU"/>
        </w:rPr>
      </w:pPr>
      <w:ins w:id="800" w:author="Ollie Raymond" w:date="2016-02-03T09:46:00Z">
        <w:del w:id="801" w:author="Eric Boisvert" w:date="2016-03-06T13:27:00Z">
          <w:r w:rsidRPr="004D34D6" w:rsidDel="004D34D6">
            <w:rPr>
              <w:rStyle w:val="Hyperlink"/>
              <w:noProof/>
              <w:lang w:val="en-CA"/>
            </w:rPr>
            <w:delText>8.8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Laboratory Abstract Analysis Requirements Class</w:delText>
          </w:r>
          <w:r w:rsidDel="004D34D6">
            <w:rPr>
              <w:noProof/>
              <w:webHidden/>
            </w:rPr>
            <w:tab/>
            <w:delText>184</w:delText>
          </w:r>
        </w:del>
      </w:ins>
    </w:p>
    <w:p w14:paraId="1650923A" w14:textId="77777777" w:rsidR="008765D9" w:rsidRPr="008765D9" w:rsidDel="004D34D6" w:rsidRDefault="008765D9">
      <w:pPr>
        <w:pStyle w:val="TOC3"/>
        <w:tabs>
          <w:tab w:val="left" w:pos="1320"/>
          <w:tab w:val="right" w:leader="dot" w:pos="8630"/>
        </w:tabs>
        <w:rPr>
          <w:ins w:id="802" w:author="Ollie Raymond" w:date="2016-02-03T09:46:00Z"/>
          <w:del w:id="803" w:author="Eric Boisvert" w:date="2016-03-06T13:27:00Z"/>
          <w:rFonts w:ascii="Calibri" w:eastAsia="MS Mincho" w:hAnsi="Calibri"/>
          <w:noProof/>
          <w:sz w:val="22"/>
          <w:szCs w:val="22"/>
          <w:lang w:val="en-AU" w:eastAsia="en-AU"/>
        </w:rPr>
      </w:pPr>
      <w:ins w:id="804" w:author="Ollie Raymond" w:date="2016-02-03T09:46:00Z">
        <w:del w:id="805" w:author="Eric Boisvert" w:date="2016-03-06T13:27:00Z">
          <w:r w:rsidRPr="004D34D6" w:rsidDel="004D34D6">
            <w:rPr>
              <w:rStyle w:val="Hyperlink"/>
              <w:noProof/>
              <w:lang w:val="en-CA" w:bidi="x-none"/>
            </w:rPr>
            <w:delText>8.8.1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Laboratory Analysis</w:delText>
          </w:r>
          <w:r w:rsidDel="004D34D6">
            <w:rPr>
              <w:noProof/>
              <w:webHidden/>
            </w:rPr>
            <w:tab/>
            <w:delText>185</w:delText>
          </w:r>
        </w:del>
      </w:ins>
    </w:p>
    <w:p w14:paraId="2C0686E6" w14:textId="77777777" w:rsidR="008765D9" w:rsidRPr="008765D9" w:rsidDel="004D34D6" w:rsidRDefault="008765D9">
      <w:pPr>
        <w:pStyle w:val="TOC3"/>
        <w:tabs>
          <w:tab w:val="left" w:pos="1320"/>
          <w:tab w:val="right" w:leader="dot" w:pos="8630"/>
        </w:tabs>
        <w:rPr>
          <w:ins w:id="806" w:author="Ollie Raymond" w:date="2016-02-03T09:46:00Z"/>
          <w:del w:id="807" w:author="Eric Boisvert" w:date="2016-03-06T13:27:00Z"/>
          <w:rFonts w:ascii="Calibri" w:eastAsia="MS Mincho" w:hAnsi="Calibri"/>
          <w:noProof/>
          <w:sz w:val="22"/>
          <w:szCs w:val="22"/>
          <w:lang w:val="en-AU" w:eastAsia="en-AU"/>
        </w:rPr>
      </w:pPr>
      <w:ins w:id="808" w:author="Ollie Raymond" w:date="2016-02-03T09:46:00Z">
        <w:del w:id="809" w:author="Eric Boisvert" w:date="2016-03-06T13:27:00Z">
          <w:r w:rsidRPr="004D34D6" w:rsidDel="004D34D6">
            <w:rPr>
              <w:rStyle w:val="Hyperlink"/>
              <w:noProof/>
              <w:lang w:bidi="x-none"/>
            </w:rPr>
            <w:delText>8.8.2</w:delText>
          </w:r>
          <w:r w:rsidRPr="008765D9" w:rsidDel="004D34D6">
            <w:rPr>
              <w:rFonts w:ascii="Calibri" w:eastAsia="MS Mincho" w:hAnsi="Calibri"/>
              <w:noProof/>
              <w:sz w:val="22"/>
              <w:szCs w:val="22"/>
              <w:lang w:val="en-AU" w:eastAsia="en-AU"/>
            </w:rPr>
            <w:tab/>
          </w:r>
          <w:r w:rsidRPr="004D34D6" w:rsidDel="004D34D6">
            <w:rPr>
              <w:rStyle w:val="Hyperlink"/>
              <w:noProof/>
            </w:rPr>
            <w:delText>Geochronology</w:delText>
          </w:r>
          <w:r w:rsidDel="004D34D6">
            <w:rPr>
              <w:noProof/>
              <w:webHidden/>
            </w:rPr>
            <w:tab/>
            <w:delText>194</w:delText>
          </w:r>
        </w:del>
      </w:ins>
    </w:p>
    <w:p w14:paraId="1171F881" w14:textId="77777777" w:rsidR="008765D9" w:rsidRPr="008765D9" w:rsidDel="004D34D6" w:rsidRDefault="008765D9">
      <w:pPr>
        <w:pStyle w:val="TOC3"/>
        <w:tabs>
          <w:tab w:val="left" w:pos="1320"/>
          <w:tab w:val="right" w:leader="dot" w:pos="8630"/>
        </w:tabs>
        <w:rPr>
          <w:ins w:id="810" w:author="Ollie Raymond" w:date="2016-02-03T09:46:00Z"/>
          <w:del w:id="811" w:author="Eric Boisvert" w:date="2016-03-06T13:27:00Z"/>
          <w:rFonts w:ascii="Calibri" w:eastAsia="MS Mincho" w:hAnsi="Calibri"/>
          <w:noProof/>
          <w:sz w:val="22"/>
          <w:szCs w:val="22"/>
          <w:lang w:val="en-AU" w:eastAsia="en-AU"/>
        </w:rPr>
      </w:pPr>
      <w:ins w:id="812" w:author="Ollie Raymond" w:date="2016-02-03T09:46:00Z">
        <w:del w:id="813" w:author="Eric Boisvert" w:date="2016-03-06T13:27:00Z">
          <w:r w:rsidRPr="004D34D6" w:rsidDel="004D34D6">
            <w:rPr>
              <w:rStyle w:val="Hyperlink"/>
              <w:noProof/>
              <w:lang w:val="en-CA" w:bidi="x-none"/>
            </w:rPr>
            <w:delText>8.8.3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 Specimen</w:delText>
          </w:r>
          <w:r w:rsidDel="004D34D6">
            <w:rPr>
              <w:noProof/>
              <w:webHidden/>
            </w:rPr>
            <w:tab/>
            <w:delText>196</w:delText>
          </w:r>
        </w:del>
      </w:ins>
    </w:p>
    <w:p w14:paraId="5C572343" w14:textId="77777777" w:rsidR="008765D9" w:rsidRPr="008765D9" w:rsidDel="004D34D6" w:rsidRDefault="008765D9">
      <w:pPr>
        <w:pStyle w:val="TOC3"/>
        <w:tabs>
          <w:tab w:val="left" w:pos="1320"/>
          <w:tab w:val="right" w:leader="dot" w:pos="8630"/>
        </w:tabs>
        <w:rPr>
          <w:ins w:id="814" w:author="Ollie Raymond" w:date="2016-02-03T09:46:00Z"/>
          <w:del w:id="815" w:author="Eric Boisvert" w:date="2016-03-06T13:27:00Z"/>
          <w:rFonts w:ascii="Calibri" w:eastAsia="MS Mincho" w:hAnsi="Calibri"/>
          <w:noProof/>
          <w:sz w:val="22"/>
          <w:szCs w:val="22"/>
          <w:lang w:val="en-AU" w:eastAsia="en-AU"/>
        </w:rPr>
      </w:pPr>
      <w:ins w:id="816" w:author="Ollie Raymond" w:date="2016-02-03T09:46:00Z">
        <w:del w:id="817" w:author="Eric Boisvert" w:date="2016-03-06T13:27:00Z">
          <w:r w:rsidRPr="004D34D6" w:rsidDel="004D34D6">
            <w:rPr>
              <w:rStyle w:val="Hyperlink"/>
              <w:noProof/>
              <w:lang w:val="en-CA" w:bidi="x-none"/>
            </w:rPr>
            <w:delText>8.8.4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w:delText>
          </w:r>
          <w:r w:rsidRPr="00483791" w:rsidDel="004D34D6">
            <w:rPr>
              <w:rStyle w:val="Hyperlink"/>
              <w:noProof/>
              <w:lang w:val="en-CA"/>
            </w:rPr>
            <w:delText xml:space="preserve"> Laboratory analysis and specimen vocabularies</w:delText>
          </w:r>
          <w:r w:rsidDel="004D34D6">
            <w:rPr>
              <w:noProof/>
              <w:webHidden/>
            </w:rPr>
            <w:tab/>
            <w:delText>201</w:delText>
          </w:r>
        </w:del>
      </w:ins>
    </w:p>
    <w:p w14:paraId="15F0963D" w14:textId="77777777" w:rsidR="008765D9" w:rsidRPr="008765D9" w:rsidDel="004D34D6" w:rsidRDefault="008765D9">
      <w:pPr>
        <w:pStyle w:val="TOC3"/>
        <w:tabs>
          <w:tab w:val="left" w:pos="1320"/>
          <w:tab w:val="right" w:leader="dot" w:pos="8630"/>
        </w:tabs>
        <w:rPr>
          <w:ins w:id="818" w:author="Ollie Raymond" w:date="2016-02-03T09:46:00Z"/>
          <w:del w:id="819" w:author="Eric Boisvert" w:date="2016-03-06T13:27:00Z"/>
          <w:rFonts w:ascii="Calibri" w:eastAsia="MS Mincho" w:hAnsi="Calibri"/>
          <w:noProof/>
          <w:sz w:val="22"/>
          <w:szCs w:val="22"/>
          <w:lang w:val="en-AU" w:eastAsia="en-AU"/>
        </w:rPr>
      </w:pPr>
      <w:ins w:id="820" w:author="Ollie Raymond" w:date="2016-02-03T09:46:00Z">
        <w:del w:id="821" w:author="Eric Boisvert" w:date="2016-03-06T13:27:00Z">
          <w:r w:rsidRPr="004D34D6" w:rsidDel="004D34D6">
            <w:rPr>
              <w:rStyle w:val="Hyperlink"/>
              <w:noProof/>
              <w:lang w:val="en-CA" w:bidi="x-none"/>
            </w:rPr>
            <w:delText>8.8.5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Outcrop encoding pattern (Informative)</w:delText>
          </w:r>
          <w:r w:rsidDel="004D34D6">
            <w:rPr>
              <w:noProof/>
              <w:webHidden/>
            </w:rPr>
            <w:tab/>
            <w:delText>202</w:delText>
          </w:r>
        </w:del>
      </w:ins>
    </w:p>
    <w:p w14:paraId="49C04DEB" w14:textId="77777777" w:rsidR="008765D9" w:rsidRPr="008765D9" w:rsidDel="004D34D6" w:rsidRDefault="008765D9">
      <w:pPr>
        <w:pStyle w:val="TOC1"/>
        <w:tabs>
          <w:tab w:val="left" w:pos="480"/>
          <w:tab w:val="right" w:leader="dot" w:pos="8630"/>
        </w:tabs>
        <w:rPr>
          <w:ins w:id="822" w:author="Ollie Raymond" w:date="2016-02-03T09:46:00Z"/>
          <w:del w:id="823" w:author="Eric Boisvert" w:date="2016-03-06T13:27:00Z"/>
          <w:rFonts w:ascii="Calibri" w:eastAsia="MS Mincho" w:hAnsi="Calibri"/>
          <w:noProof/>
          <w:sz w:val="22"/>
          <w:szCs w:val="22"/>
          <w:lang w:val="en-AU" w:eastAsia="en-AU"/>
        </w:rPr>
      </w:pPr>
      <w:ins w:id="824" w:author="Ollie Raymond" w:date="2016-02-03T09:46:00Z">
        <w:del w:id="825" w:author="Eric Boisvert" w:date="2016-03-06T13:27:00Z">
          <w:r w:rsidRPr="004D34D6" w:rsidDel="004D34D6">
            <w:rPr>
              <w:rStyle w:val="Hyperlink"/>
              <w:noProof/>
              <w:lang w:val="en-CA"/>
            </w:rPr>
            <w:delText>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Encoding Requirements c</w:delText>
          </w:r>
          <w:r w:rsidRPr="00483791" w:rsidDel="004D34D6">
            <w:rPr>
              <w:rStyle w:val="Hyperlink"/>
              <w:noProof/>
              <w:lang w:val="en-CA"/>
            </w:rPr>
            <w:delText>lasses</w:delText>
          </w:r>
          <w:r w:rsidDel="004D34D6">
            <w:rPr>
              <w:noProof/>
              <w:webHidden/>
            </w:rPr>
            <w:tab/>
            <w:delText>204</w:delText>
          </w:r>
        </w:del>
      </w:ins>
    </w:p>
    <w:p w14:paraId="717A0D34" w14:textId="77777777" w:rsidR="008765D9" w:rsidRPr="008765D9" w:rsidDel="004D34D6" w:rsidRDefault="008765D9">
      <w:pPr>
        <w:pStyle w:val="TOC2"/>
        <w:tabs>
          <w:tab w:val="left" w:pos="880"/>
          <w:tab w:val="right" w:leader="dot" w:pos="8630"/>
        </w:tabs>
        <w:rPr>
          <w:ins w:id="826" w:author="Ollie Raymond" w:date="2016-02-03T09:46:00Z"/>
          <w:del w:id="827" w:author="Eric Boisvert" w:date="2016-03-06T13:27:00Z"/>
          <w:rFonts w:ascii="Calibri" w:eastAsia="MS Mincho" w:hAnsi="Calibri"/>
          <w:noProof/>
          <w:sz w:val="22"/>
          <w:szCs w:val="22"/>
          <w:lang w:val="en-AU" w:eastAsia="en-AU"/>
        </w:rPr>
      </w:pPr>
      <w:ins w:id="828" w:author="Ollie Raymond" w:date="2016-02-03T09:46:00Z">
        <w:del w:id="829" w:author="Eric Boisvert" w:date="2016-03-06T13:27:00Z">
          <w:r w:rsidRPr="004D34D6" w:rsidDel="004D34D6">
            <w:rPr>
              <w:rStyle w:val="Hyperlink"/>
              <w:noProof/>
              <w:lang w:val="en-CA"/>
            </w:rPr>
            <w:delText>9.1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Prefixes used in examples</w:delText>
          </w:r>
          <w:r w:rsidDel="004D34D6">
            <w:rPr>
              <w:noProof/>
              <w:webHidden/>
            </w:rPr>
            <w:tab/>
            <w:delText>204</w:delText>
          </w:r>
        </w:del>
      </w:ins>
    </w:p>
    <w:p w14:paraId="7259861D" w14:textId="77777777" w:rsidR="008765D9" w:rsidRPr="008765D9" w:rsidDel="004D34D6" w:rsidRDefault="008765D9">
      <w:pPr>
        <w:pStyle w:val="TOC2"/>
        <w:tabs>
          <w:tab w:val="left" w:pos="880"/>
          <w:tab w:val="right" w:leader="dot" w:pos="8630"/>
        </w:tabs>
        <w:rPr>
          <w:ins w:id="830" w:author="Ollie Raymond" w:date="2016-02-03T09:46:00Z"/>
          <w:del w:id="831" w:author="Eric Boisvert" w:date="2016-03-06T13:27:00Z"/>
          <w:rFonts w:ascii="Calibri" w:eastAsia="MS Mincho" w:hAnsi="Calibri"/>
          <w:noProof/>
          <w:sz w:val="22"/>
          <w:szCs w:val="22"/>
          <w:lang w:val="en-AU" w:eastAsia="en-AU"/>
        </w:rPr>
      </w:pPr>
      <w:ins w:id="832" w:author="Ollie Raymond" w:date="2016-02-03T09:46:00Z">
        <w:del w:id="833" w:author="Eric Boisvert" w:date="2016-03-06T13:27:00Z">
          <w:r w:rsidRPr="004D34D6" w:rsidDel="004D34D6">
            <w:rPr>
              <w:rStyle w:val="Hyperlink"/>
              <w:noProof/>
              <w:lang w:val="en-CA"/>
            </w:rPr>
            <w:delText>9.2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Core XML Requirements Class</w:delText>
          </w:r>
          <w:r w:rsidDel="004D34D6">
            <w:rPr>
              <w:noProof/>
              <w:webHidden/>
            </w:rPr>
            <w:tab/>
            <w:delText>205</w:delText>
          </w:r>
        </w:del>
      </w:ins>
    </w:p>
    <w:p w14:paraId="6F7AFAE5" w14:textId="77777777" w:rsidR="008765D9" w:rsidRPr="008765D9" w:rsidDel="004D34D6" w:rsidRDefault="008765D9">
      <w:pPr>
        <w:pStyle w:val="TOC3"/>
        <w:tabs>
          <w:tab w:val="left" w:pos="1320"/>
          <w:tab w:val="right" w:leader="dot" w:pos="8630"/>
        </w:tabs>
        <w:rPr>
          <w:ins w:id="834" w:author="Ollie Raymond" w:date="2016-02-03T09:46:00Z"/>
          <w:del w:id="835" w:author="Eric Boisvert" w:date="2016-03-06T13:27:00Z"/>
          <w:rFonts w:ascii="Calibri" w:eastAsia="MS Mincho" w:hAnsi="Calibri"/>
          <w:noProof/>
          <w:sz w:val="22"/>
          <w:szCs w:val="22"/>
          <w:lang w:val="en-AU" w:eastAsia="en-AU"/>
        </w:rPr>
      </w:pPr>
      <w:ins w:id="836" w:author="Ollie Raymond" w:date="2016-02-03T09:46:00Z">
        <w:del w:id="837" w:author="Eric Boisvert" w:date="2016-03-06T13:27:00Z">
          <w:r w:rsidRPr="004D34D6" w:rsidDel="004D34D6">
            <w:rPr>
              <w:rStyle w:val="Hyperlink"/>
              <w:noProof/>
              <w:lang w:val="en-CA" w:bidi="x-none"/>
            </w:rPr>
            <w:delText>9.2.1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XML document validation</w:delText>
          </w:r>
          <w:r w:rsidDel="004D34D6">
            <w:rPr>
              <w:noProof/>
              <w:webHidden/>
            </w:rPr>
            <w:tab/>
            <w:delText>205</w:delText>
          </w:r>
        </w:del>
      </w:ins>
    </w:p>
    <w:p w14:paraId="5BF826D7" w14:textId="77777777" w:rsidR="008765D9" w:rsidRPr="008765D9" w:rsidDel="004D34D6" w:rsidRDefault="008765D9">
      <w:pPr>
        <w:pStyle w:val="TOC3"/>
        <w:tabs>
          <w:tab w:val="left" w:pos="880"/>
          <w:tab w:val="right" w:leader="dot" w:pos="8630"/>
        </w:tabs>
        <w:rPr>
          <w:ins w:id="838" w:author="Ollie Raymond" w:date="2016-02-03T09:46:00Z"/>
          <w:del w:id="839" w:author="Eric Boisvert" w:date="2016-03-06T13:27:00Z"/>
          <w:rFonts w:ascii="Calibri" w:eastAsia="MS Mincho" w:hAnsi="Calibri"/>
          <w:noProof/>
          <w:sz w:val="22"/>
          <w:szCs w:val="22"/>
          <w:lang w:val="en-AU" w:eastAsia="en-AU"/>
        </w:rPr>
      </w:pPr>
      <w:ins w:id="840" w:author="Ollie Raymond" w:date="2016-02-03T09:46:00Z">
        <w:del w:id="841" w:author="Eric Boisvert" w:date="2016-03-06T13:27:00Z">
          <w:r w:rsidRPr="008765D9" w:rsidDel="004D34D6">
            <w:rPr>
              <w:rFonts w:ascii="Calibri" w:eastAsia="MS Mincho" w:hAnsi="Calibri"/>
              <w:noProof/>
              <w:sz w:val="22"/>
              <w:szCs w:val="22"/>
              <w:lang w:val="en-AU" w:eastAsia="en-AU"/>
            </w:rPr>
            <w:lastRenderedPageBreak/>
            <w:tab/>
          </w:r>
          <w:r w:rsidRPr="004D34D6" w:rsidDel="004D34D6">
            <w:rPr>
              <w:rStyle w:val="Hyperlink"/>
              <w:noProof/>
              <w:lang w:val="en-CA"/>
            </w:rPr>
            <w:delText xml:space="preserve"> Reference</w:delText>
          </w:r>
          <w:r w:rsidDel="004D34D6">
            <w:rPr>
              <w:noProof/>
              <w:webHidden/>
            </w:rPr>
            <w:tab/>
            <w:delText>206</w:delText>
          </w:r>
        </w:del>
      </w:ins>
    </w:p>
    <w:p w14:paraId="59F6E57D" w14:textId="77777777" w:rsidR="008765D9" w:rsidRPr="008765D9" w:rsidDel="004D34D6" w:rsidRDefault="008765D9">
      <w:pPr>
        <w:pStyle w:val="TOC3"/>
        <w:tabs>
          <w:tab w:val="left" w:pos="1320"/>
          <w:tab w:val="right" w:leader="dot" w:pos="8630"/>
        </w:tabs>
        <w:rPr>
          <w:ins w:id="842" w:author="Ollie Raymond" w:date="2016-02-03T09:46:00Z"/>
          <w:del w:id="843" w:author="Eric Boisvert" w:date="2016-03-06T13:27:00Z"/>
          <w:rFonts w:ascii="Calibri" w:eastAsia="MS Mincho" w:hAnsi="Calibri"/>
          <w:noProof/>
          <w:sz w:val="22"/>
          <w:szCs w:val="22"/>
          <w:lang w:val="en-AU" w:eastAsia="en-AU"/>
        </w:rPr>
      </w:pPr>
      <w:ins w:id="844" w:author="Ollie Raymond" w:date="2016-02-03T09:46:00Z">
        <w:del w:id="845" w:author="Eric Boisvert" w:date="2016-03-06T13:27:00Z">
          <w:r w:rsidRPr="004D34D6" w:rsidDel="004D34D6">
            <w:rPr>
              <w:rStyle w:val="Hyperlink"/>
              <w:noProof/>
              <w:lang w:val="en-CA" w:bidi="x-none"/>
            </w:rPr>
            <w:delText>9.2.2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CodeList</w:delText>
          </w:r>
          <w:r w:rsidDel="004D34D6">
            <w:rPr>
              <w:noProof/>
              <w:webHidden/>
            </w:rPr>
            <w:tab/>
            <w:delText>207</w:delText>
          </w:r>
        </w:del>
      </w:ins>
    </w:p>
    <w:p w14:paraId="6FCECF03" w14:textId="77777777" w:rsidR="008765D9" w:rsidRPr="008765D9" w:rsidDel="004D34D6" w:rsidRDefault="008765D9">
      <w:pPr>
        <w:pStyle w:val="TOC3"/>
        <w:tabs>
          <w:tab w:val="left" w:pos="1320"/>
          <w:tab w:val="right" w:leader="dot" w:pos="8630"/>
        </w:tabs>
        <w:rPr>
          <w:ins w:id="846" w:author="Ollie Raymond" w:date="2016-02-03T09:46:00Z"/>
          <w:del w:id="847" w:author="Eric Boisvert" w:date="2016-03-06T13:27:00Z"/>
          <w:rFonts w:ascii="Calibri" w:eastAsia="MS Mincho" w:hAnsi="Calibri"/>
          <w:noProof/>
          <w:sz w:val="22"/>
          <w:szCs w:val="22"/>
          <w:lang w:val="en-AU" w:eastAsia="en-AU"/>
        </w:rPr>
      </w:pPr>
      <w:ins w:id="848" w:author="Ollie Raymond" w:date="2016-02-03T09:46:00Z">
        <w:del w:id="849" w:author="Eric Boisvert" w:date="2016-03-06T13:27:00Z">
          <w:r w:rsidRPr="004D34D6" w:rsidDel="004D34D6">
            <w:rPr>
              <w:rStyle w:val="Hyperlink"/>
              <w:noProof/>
              <w:lang w:val="en-CA" w:bidi="x-none"/>
            </w:rPr>
            <w:delText>9.2.3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Identifiers</w:delText>
          </w:r>
          <w:r w:rsidDel="004D34D6">
            <w:rPr>
              <w:noProof/>
              <w:webHidden/>
            </w:rPr>
            <w:tab/>
            <w:delText>208</w:delText>
          </w:r>
        </w:del>
      </w:ins>
    </w:p>
    <w:p w14:paraId="6BE8A7CA" w14:textId="77777777" w:rsidR="008765D9" w:rsidRPr="008765D9" w:rsidDel="004D34D6" w:rsidRDefault="008765D9">
      <w:pPr>
        <w:pStyle w:val="TOC3"/>
        <w:tabs>
          <w:tab w:val="left" w:pos="1320"/>
          <w:tab w:val="right" w:leader="dot" w:pos="8630"/>
        </w:tabs>
        <w:rPr>
          <w:ins w:id="850" w:author="Ollie Raymond" w:date="2016-02-03T09:46:00Z"/>
          <w:del w:id="851" w:author="Eric Boisvert" w:date="2016-03-06T13:27:00Z"/>
          <w:rFonts w:ascii="Calibri" w:eastAsia="MS Mincho" w:hAnsi="Calibri"/>
          <w:noProof/>
          <w:sz w:val="22"/>
          <w:szCs w:val="22"/>
          <w:lang w:val="en-AU" w:eastAsia="en-AU"/>
        </w:rPr>
      </w:pPr>
      <w:ins w:id="852" w:author="Ollie Raymond" w:date="2016-02-03T09:46:00Z">
        <w:del w:id="853" w:author="Eric Boisvert" w:date="2016-03-06T13:27:00Z">
          <w:r w:rsidRPr="004D34D6" w:rsidDel="004D34D6">
            <w:rPr>
              <w:rStyle w:val="Hyperlink"/>
              <w:noProof/>
              <w:lang w:val="en-CA" w:bidi="x-none"/>
            </w:rPr>
            <w:delText>9.2.4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Nillables or Voidables</w:delText>
          </w:r>
          <w:r w:rsidDel="004D34D6">
            <w:rPr>
              <w:noProof/>
              <w:webHidden/>
            </w:rPr>
            <w:tab/>
            <w:delText>208</w:delText>
          </w:r>
        </w:del>
      </w:ins>
    </w:p>
    <w:p w14:paraId="5779DA68" w14:textId="77777777" w:rsidR="008765D9" w:rsidRPr="008765D9" w:rsidDel="004D34D6" w:rsidRDefault="008765D9">
      <w:pPr>
        <w:pStyle w:val="TOC3"/>
        <w:tabs>
          <w:tab w:val="left" w:pos="1320"/>
          <w:tab w:val="right" w:leader="dot" w:pos="8630"/>
        </w:tabs>
        <w:rPr>
          <w:ins w:id="854" w:author="Ollie Raymond" w:date="2016-02-03T09:46:00Z"/>
          <w:del w:id="855" w:author="Eric Boisvert" w:date="2016-03-06T13:27:00Z"/>
          <w:rFonts w:ascii="Calibri" w:eastAsia="MS Mincho" w:hAnsi="Calibri"/>
          <w:noProof/>
          <w:sz w:val="22"/>
          <w:szCs w:val="22"/>
          <w:lang w:val="en-AU" w:eastAsia="en-AU"/>
        </w:rPr>
      </w:pPr>
      <w:ins w:id="856" w:author="Ollie Raymond" w:date="2016-02-03T09:46:00Z">
        <w:del w:id="857" w:author="Eric Boisvert" w:date="2016-03-06T13:27:00Z">
          <w:r w:rsidRPr="004D34D6" w:rsidDel="004D34D6">
            <w:rPr>
              <w:rStyle w:val="Hyperlink"/>
              <w:noProof/>
              <w:lang w:val="en-CA" w:bidi="x-none"/>
            </w:rPr>
            <w:delText>9.2.5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Date encoding</w:delText>
          </w:r>
          <w:r w:rsidDel="004D34D6">
            <w:rPr>
              <w:noProof/>
              <w:webHidden/>
            </w:rPr>
            <w:tab/>
            <w:delText>208</w:delText>
          </w:r>
        </w:del>
      </w:ins>
    </w:p>
    <w:p w14:paraId="78BCA284" w14:textId="77777777" w:rsidR="008765D9" w:rsidRPr="008765D9" w:rsidDel="004D34D6" w:rsidRDefault="008765D9">
      <w:pPr>
        <w:pStyle w:val="TOC3"/>
        <w:tabs>
          <w:tab w:val="left" w:pos="1320"/>
          <w:tab w:val="right" w:leader="dot" w:pos="8630"/>
        </w:tabs>
        <w:rPr>
          <w:ins w:id="858" w:author="Ollie Raymond" w:date="2016-02-03T09:46:00Z"/>
          <w:del w:id="859" w:author="Eric Boisvert" w:date="2016-03-06T13:27:00Z"/>
          <w:rFonts w:ascii="Calibri" w:eastAsia="MS Mincho" w:hAnsi="Calibri"/>
          <w:noProof/>
          <w:sz w:val="22"/>
          <w:szCs w:val="22"/>
          <w:lang w:val="en-AU" w:eastAsia="en-AU"/>
        </w:rPr>
      </w:pPr>
      <w:ins w:id="860" w:author="Ollie Raymond" w:date="2016-02-03T09:46:00Z">
        <w:del w:id="861" w:author="Eric Boisvert" w:date="2016-03-06T13:27:00Z">
          <w:r w:rsidRPr="004D34D6" w:rsidDel="004D34D6">
            <w:rPr>
              <w:rStyle w:val="Hyperlink"/>
              <w:noProof/>
              <w:lang w:bidi="x-none"/>
            </w:rPr>
            <w:delText>9.2.6</w:delText>
          </w:r>
          <w:r w:rsidRPr="008765D9" w:rsidDel="004D34D6">
            <w:rPr>
              <w:rFonts w:ascii="Calibri" w:eastAsia="MS Mincho" w:hAnsi="Calibri"/>
              <w:noProof/>
              <w:sz w:val="22"/>
              <w:szCs w:val="22"/>
              <w:lang w:val="en-AU" w:eastAsia="en-AU"/>
            </w:rPr>
            <w:tab/>
          </w:r>
          <w:r w:rsidRPr="004D34D6" w:rsidDel="004D34D6">
            <w:rPr>
              <w:rStyle w:val="Hyperlink"/>
              <w:noProof/>
            </w:rPr>
            <w:delText>Units of Measure</w:delText>
          </w:r>
          <w:r w:rsidDel="004D34D6">
            <w:rPr>
              <w:noProof/>
              <w:webHidden/>
            </w:rPr>
            <w:tab/>
            <w:delText>209</w:delText>
          </w:r>
        </w:del>
      </w:ins>
    </w:p>
    <w:p w14:paraId="77B3A0E1" w14:textId="77777777" w:rsidR="008765D9" w:rsidRPr="008765D9" w:rsidDel="004D34D6" w:rsidRDefault="008765D9">
      <w:pPr>
        <w:pStyle w:val="TOC2"/>
        <w:tabs>
          <w:tab w:val="left" w:pos="880"/>
          <w:tab w:val="right" w:leader="dot" w:pos="8630"/>
        </w:tabs>
        <w:rPr>
          <w:ins w:id="862" w:author="Ollie Raymond" w:date="2016-02-03T09:46:00Z"/>
          <w:del w:id="863" w:author="Eric Boisvert" w:date="2016-03-06T13:27:00Z"/>
          <w:rFonts w:ascii="Calibri" w:eastAsia="MS Mincho" w:hAnsi="Calibri"/>
          <w:noProof/>
          <w:sz w:val="22"/>
          <w:szCs w:val="22"/>
          <w:lang w:val="en-AU" w:eastAsia="en-AU"/>
        </w:rPr>
      </w:pPr>
      <w:ins w:id="864" w:author="Ollie Raymond" w:date="2016-02-03T09:46:00Z">
        <w:del w:id="865" w:author="Eric Boisvert" w:date="2016-03-06T13:27:00Z">
          <w:r w:rsidRPr="004D34D6" w:rsidDel="004D34D6">
            <w:rPr>
              <w:rStyle w:val="Hyperlink"/>
              <w:noProof/>
              <w:lang w:val="en-CA"/>
            </w:rPr>
            <w:delText>9.3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Portrayal XML Requirements Class</w:delText>
          </w:r>
          <w:r w:rsidDel="004D34D6">
            <w:rPr>
              <w:noProof/>
              <w:webHidden/>
            </w:rPr>
            <w:tab/>
            <w:delText>209</w:delText>
          </w:r>
        </w:del>
      </w:ins>
    </w:p>
    <w:p w14:paraId="412FCC67" w14:textId="77777777" w:rsidR="008765D9" w:rsidRPr="008765D9" w:rsidDel="004D34D6" w:rsidRDefault="008765D9">
      <w:pPr>
        <w:pStyle w:val="TOC2"/>
        <w:tabs>
          <w:tab w:val="left" w:pos="880"/>
          <w:tab w:val="right" w:leader="dot" w:pos="8630"/>
        </w:tabs>
        <w:rPr>
          <w:ins w:id="866" w:author="Ollie Raymond" w:date="2016-02-03T09:46:00Z"/>
          <w:del w:id="867" w:author="Eric Boisvert" w:date="2016-03-06T13:27:00Z"/>
          <w:rFonts w:ascii="Calibri" w:eastAsia="MS Mincho" w:hAnsi="Calibri"/>
          <w:noProof/>
          <w:sz w:val="22"/>
          <w:szCs w:val="22"/>
          <w:lang w:val="en-AU" w:eastAsia="en-AU"/>
        </w:rPr>
      </w:pPr>
      <w:ins w:id="868" w:author="Ollie Raymond" w:date="2016-02-03T09:46:00Z">
        <w:del w:id="869" w:author="Eric Boisvert" w:date="2016-03-06T13:27:00Z">
          <w:r w:rsidRPr="004D34D6" w:rsidDel="004D34D6">
            <w:rPr>
              <w:rStyle w:val="Hyperlink"/>
              <w:noProof/>
            </w:rPr>
            <w:delText>9.4</w:delText>
          </w:r>
          <w:r w:rsidRPr="008765D9" w:rsidDel="004D34D6">
            <w:rPr>
              <w:rFonts w:ascii="Calibri" w:eastAsia="MS Mincho" w:hAnsi="Calibri"/>
              <w:noProof/>
              <w:sz w:val="22"/>
              <w:szCs w:val="22"/>
              <w:lang w:val="en-AU" w:eastAsia="en-AU"/>
            </w:rPr>
            <w:tab/>
          </w:r>
          <w:r w:rsidRPr="004D34D6" w:rsidDel="004D34D6">
            <w:rPr>
              <w:rStyle w:val="Hyperlink"/>
              <w:noProof/>
            </w:rPr>
            <w:delText>GeoSciML Por</w:delText>
          </w:r>
          <w:r w:rsidRPr="00483791" w:rsidDel="004D34D6">
            <w:rPr>
              <w:rStyle w:val="Hyperlink"/>
              <w:noProof/>
            </w:rPr>
            <w:delText>trayal GML 3.1 profile</w:delText>
          </w:r>
          <w:r w:rsidDel="004D34D6">
            <w:rPr>
              <w:noProof/>
              <w:webHidden/>
            </w:rPr>
            <w:tab/>
            <w:delText>211</w:delText>
          </w:r>
        </w:del>
      </w:ins>
    </w:p>
    <w:p w14:paraId="61C15E36" w14:textId="77777777" w:rsidR="008765D9" w:rsidRPr="008765D9" w:rsidDel="004D34D6" w:rsidRDefault="008765D9">
      <w:pPr>
        <w:pStyle w:val="TOC2"/>
        <w:tabs>
          <w:tab w:val="left" w:pos="880"/>
          <w:tab w:val="right" w:leader="dot" w:pos="8630"/>
        </w:tabs>
        <w:rPr>
          <w:ins w:id="870" w:author="Ollie Raymond" w:date="2016-02-03T09:46:00Z"/>
          <w:del w:id="871" w:author="Eric Boisvert" w:date="2016-03-06T13:27:00Z"/>
          <w:rFonts w:ascii="Calibri" w:eastAsia="MS Mincho" w:hAnsi="Calibri"/>
          <w:noProof/>
          <w:sz w:val="22"/>
          <w:szCs w:val="22"/>
          <w:lang w:val="en-AU" w:eastAsia="en-AU"/>
        </w:rPr>
      </w:pPr>
      <w:ins w:id="872" w:author="Ollie Raymond" w:date="2016-02-03T09:46:00Z">
        <w:del w:id="873" w:author="Eric Boisvert" w:date="2016-03-06T13:27:00Z">
          <w:r w:rsidRPr="004D34D6" w:rsidDel="004D34D6">
            <w:rPr>
              <w:rStyle w:val="Hyperlink"/>
              <w:noProof/>
              <w:lang w:val="en-CA"/>
            </w:rPr>
            <w:delText>9.5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XML Requirements Class</w:delText>
          </w:r>
          <w:r w:rsidDel="004D34D6">
            <w:rPr>
              <w:noProof/>
              <w:webHidden/>
            </w:rPr>
            <w:tab/>
            <w:delText>212</w:delText>
          </w:r>
        </w:del>
      </w:ins>
    </w:p>
    <w:p w14:paraId="524832CE" w14:textId="77777777" w:rsidR="008765D9" w:rsidRPr="008765D9" w:rsidDel="004D34D6" w:rsidRDefault="008765D9">
      <w:pPr>
        <w:pStyle w:val="TOC2"/>
        <w:tabs>
          <w:tab w:val="left" w:pos="880"/>
          <w:tab w:val="right" w:leader="dot" w:pos="8630"/>
        </w:tabs>
        <w:rPr>
          <w:ins w:id="874" w:author="Ollie Raymond" w:date="2016-02-03T09:46:00Z"/>
          <w:del w:id="875" w:author="Eric Boisvert" w:date="2016-03-06T13:27:00Z"/>
          <w:rFonts w:ascii="Calibri" w:eastAsia="MS Mincho" w:hAnsi="Calibri"/>
          <w:noProof/>
          <w:sz w:val="22"/>
          <w:szCs w:val="22"/>
          <w:lang w:val="en-AU" w:eastAsia="en-AU"/>
        </w:rPr>
      </w:pPr>
      <w:ins w:id="876" w:author="Ollie Raymond" w:date="2016-02-03T09:46:00Z">
        <w:del w:id="877" w:author="Eric Boisvert" w:date="2016-03-06T13:27:00Z">
          <w:r w:rsidRPr="004D34D6" w:rsidDel="004D34D6">
            <w:rPr>
              <w:rStyle w:val="Hyperlink"/>
              <w:noProof/>
              <w:lang w:val="en-CA"/>
            </w:rPr>
            <w:delText>9.6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Extension XML Requirements Class</w:delText>
          </w:r>
          <w:r w:rsidDel="004D34D6">
            <w:rPr>
              <w:noProof/>
              <w:webHidden/>
            </w:rPr>
            <w:tab/>
            <w:delText>213</w:delText>
          </w:r>
        </w:del>
      </w:ins>
    </w:p>
    <w:p w14:paraId="36D1E5F9" w14:textId="77777777" w:rsidR="008765D9" w:rsidRPr="008765D9" w:rsidDel="004D34D6" w:rsidRDefault="008765D9">
      <w:pPr>
        <w:pStyle w:val="TOC2"/>
        <w:tabs>
          <w:tab w:val="left" w:pos="880"/>
          <w:tab w:val="right" w:leader="dot" w:pos="8630"/>
        </w:tabs>
        <w:rPr>
          <w:ins w:id="878" w:author="Ollie Raymond" w:date="2016-02-03T09:46:00Z"/>
          <w:del w:id="879" w:author="Eric Boisvert" w:date="2016-03-06T13:27:00Z"/>
          <w:rFonts w:ascii="Calibri" w:eastAsia="MS Mincho" w:hAnsi="Calibri"/>
          <w:noProof/>
          <w:sz w:val="22"/>
          <w:szCs w:val="22"/>
          <w:lang w:val="en-AU" w:eastAsia="en-AU"/>
        </w:rPr>
      </w:pPr>
      <w:ins w:id="880" w:author="Ollie Raymond" w:date="2016-02-03T09:46:00Z">
        <w:del w:id="881" w:author="Eric Boisvert" w:date="2016-03-06T13:27:00Z">
          <w:r w:rsidRPr="004D34D6" w:rsidDel="004D34D6">
            <w:rPr>
              <w:rStyle w:val="Hyperlink"/>
              <w:noProof/>
              <w:lang w:val="en-CA"/>
            </w:rPr>
            <w:delText>9.7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Geologic Time XML Requirements Class</w:delText>
          </w:r>
          <w:r w:rsidDel="004D34D6">
            <w:rPr>
              <w:noProof/>
              <w:webHidden/>
            </w:rPr>
            <w:tab/>
            <w:delText>214</w:delText>
          </w:r>
        </w:del>
      </w:ins>
    </w:p>
    <w:p w14:paraId="2D7052D5" w14:textId="77777777" w:rsidR="008765D9" w:rsidRPr="008765D9" w:rsidDel="004D34D6" w:rsidRDefault="008765D9">
      <w:pPr>
        <w:pStyle w:val="TOC2"/>
        <w:tabs>
          <w:tab w:val="left" w:pos="880"/>
          <w:tab w:val="right" w:leader="dot" w:pos="8630"/>
        </w:tabs>
        <w:rPr>
          <w:ins w:id="882" w:author="Ollie Raymond" w:date="2016-02-03T09:46:00Z"/>
          <w:del w:id="883" w:author="Eric Boisvert" w:date="2016-03-06T13:27:00Z"/>
          <w:rFonts w:ascii="Calibri" w:eastAsia="MS Mincho" w:hAnsi="Calibri"/>
          <w:noProof/>
          <w:sz w:val="22"/>
          <w:szCs w:val="22"/>
          <w:lang w:val="en-AU" w:eastAsia="en-AU"/>
        </w:rPr>
      </w:pPr>
      <w:ins w:id="884" w:author="Ollie Raymond" w:date="2016-02-03T09:46:00Z">
        <w:del w:id="885" w:author="Eric Boisvert" w:date="2016-03-06T13:27:00Z">
          <w:r w:rsidRPr="004D34D6" w:rsidDel="004D34D6">
            <w:rPr>
              <w:rStyle w:val="Hyperlink"/>
              <w:noProof/>
              <w:lang w:val="en-CA"/>
            </w:rPr>
            <w:delText>9.8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Borehole XML Requirements Class</w:delText>
          </w:r>
          <w:r w:rsidDel="004D34D6">
            <w:rPr>
              <w:noProof/>
              <w:webHidden/>
            </w:rPr>
            <w:tab/>
            <w:delText>214</w:delText>
          </w:r>
        </w:del>
      </w:ins>
    </w:p>
    <w:p w14:paraId="492672E5" w14:textId="77777777" w:rsidR="008765D9" w:rsidRPr="008765D9" w:rsidDel="004D34D6" w:rsidRDefault="008765D9">
      <w:pPr>
        <w:pStyle w:val="TOC2"/>
        <w:tabs>
          <w:tab w:val="left" w:pos="880"/>
          <w:tab w:val="right" w:leader="dot" w:pos="8630"/>
        </w:tabs>
        <w:rPr>
          <w:ins w:id="886" w:author="Ollie Raymond" w:date="2016-02-03T09:46:00Z"/>
          <w:del w:id="887" w:author="Eric Boisvert" w:date="2016-03-06T13:27:00Z"/>
          <w:rFonts w:ascii="Calibri" w:eastAsia="MS Mincho" w:hAnsi="Calibri"/>
          <w:noProof/>
          <w:sz w:val="22"/>
          <w:szCs w:val="22"/>
          <w:lang w:val="en-AU" w:eastAsia="en-AU"/>
        </w:rPr>
      </w:pPr>
      <w:ins w:id="888" w:author="Ollie Raymond" w:date="2016-02-03T09:46:00Z">
        <w:del w:id="889" w:author="Eric Boisvert" w:date="2016-03-06T13:27:00Z">
          <w:r w:rsidRPr="004D34D6" w:rsidDel="004D34D6">
            <w:rPr>
              <w:rStyle w:val="Hyperlink"/>
              <w:noProof/>
              <w:lang w:val="en-CA"/>
            </w:rPr>
            <w:delText>9.9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Laboratory XML Analysis Requirements Class</w:delText>
          </w:r>
          <w:r w:rsidDel="004D34D6">
            <w:rPr>
              <w:noProof/>
              <w:webHidden/>
            </w:rPr>
            <w:tab/>
            <w:delText>215</w:delText>
          </w:r>
        </w:del>
      </w:ins>
    </w:p>
    <w:p w14:paraId="631299E6" w14:textId="77777777" w:rsidR="008765D9" w:rsidRPr="008765D9" w:rsidDel="004D34D6" w:rsidRDefault="008765D9">
      <w:pPr>
        <w:pStyle w:val="TOC3"/>
        <w:tabs>
          <w:tab w:val="left" w:pos="1320"/>
          <w:tab w:val="right" w:leader="dot" w:pos="8630"/>
        </w:tabs>
        <w:rPr>
          <w:ins w:id="890" w:author="Ollie Raymond" w:date="2016-02-03T09:46:00Z"/>
          <w:del w:id="891" w:author="Eric Boisvert" w:date="2016-03-06T13:27:00Z"/>
          <w:rFonts w:ascii="Calibri" w:eastAsia="MS Mincho" w:hAnsi="Calibri"/>
          <w:noProof/>
          <w:sz w:val="22"/>
          <w:szCs w:val="22"/>
          <w:lang w:val="en-AU" w:eastAsia="en-AU"/>
        </w:rPr>
      </w:pPr>
      <w:ins w:id="892" w:author="Ollie Raymond" w:date="2016-02-03T09:46:00Z">
        <w:del w:id="893" w:author="Eric Boisvert" w:date="2016-03-06T13:27:00Z">
          <w:r w:rsidRPr="004D34D6" w:rsidDel="004D34D6">
            <w:rPr>
              <w:rStyle w:val="Hyperlink"/>
              <w:noProof/>
              <w:lang w:bidi="x-none"/>
            </w:rPr>
            <w:delText>9.9.1</w:delText>
          </w:r>
          <w:r w:rsidRPr="008765D9" w:rsidDel="004D34D6">
            <w:rPr>
              <w:rFonts w:ascii="Calibri" w:eastAsia="MS Mincho" w:hAnsi="Calibri"/>
              <w:noProof/>
              <w:sz w:val="22"/>
              <w:szCs w:val="22"/>
              <w:lang w:val="en-AU" w:eastAsia="en-AU"/>
            </w:rPr>
            <w:tab/>
          </w:r>
          <w:r w:rsidRPr="004D34D6" w:rsidDel="004D34D6">
            <w:rPr>
              <w:rStyle w:val="Hyperlink"/>
              <w:noProof/>
            </w:rPr>
            <w:delText>GeologicSpecimen located along a borehole</w:delText>
          </w:r>
          <w:r w:rsidDel="004D34D6">
            <w:rPr>
              <w:noProof/>
              <w:webHidden/>
            </w:rPr>
            <w:tab/>
            <w:delText>216</w:delText>
          </w:r>
        </w:del>
      </w:ins>
    </w:p>
    <w:p w14:paraId="5BA6FD2C" w14:textId="77777777" w:rsidR="008765D9" w:rsidRPr="008765D9" w:rsidDel="004D34D6" w:rsidRDefault="008765D9">
      <w:pPr>
        <w:pStyle w:val="TOC3"/>
        <w:tabs>
          <w:tab w:val="left" w:pos="1320"/>
          <w:tab w:val="right" w:leader="dot" w:pos="8630"/>
        </w:tabs>
        <w:rPr>
          <w:ins w:id="894" w:author="Ollie Raymond" w:date="2016-02-03T09:46:00Z"/>
          <w:del w:id="895" w:author="Eric Boisvert" w:date="2016-03-06T13:27:00Z"/>
          <w:rFonts w:ascii="Calibri" w:eastAsia="MS Mincho" w:hAnsi="Calibri"/>
          <w:noProof/>
          <w:sz w:val="22"/>
          <w:szCs w:val="22"/>
          <w:lang w:val="en-AU" w:eastAsia="en-AU"/>
        </w:rPr>
      </w:pPr>
      <w:ins w:id="896" w:author="Ollie Raymond" w:date="2016-02-03T09:46:00Z">
        <w:del w:id="897" w:author="Eric Boisvert" w:date="2016-03-06T13:27:00Z">
          <w:r w:rsidRPr="004D34D6" w:rsidDel="004D34D6">
            <w:rPr>
              <w:rStyle w:val="Hyperlink"/>
              <w:noProof/>
              <w:lang w:val="en-CA" w:bidi="x-none"/>
            </w:rPr>
            <w:delText>9.9.2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relative position profile</w:delText>
          </w:r>
          <w:r w:rsidDel="004D34D6">
            <w:rPr>
              <w:noProof/>
              <w:webHidden/>
            </w:rPr>
            <w:tab/>
            <w:delText>218</w:delText>
          </w:r>
        </w:del>
      </w:ins>
    </w:p>
    <w:p w14:paraId="304B5B0D" w14:textId="77777777" w:rsidR="008765D9" w:rsidRPr="008765D9" w:rsidDel="004D34D6" w:rsidRDefault="008765D9">
      <w:pPr>
        <w:pStyle w:val="TOC1"/>
        <w:tabs>
          <w:tab w:val="left" w:pos="660"/>
          <w:tab w:val="right" w:leader="dot" w:pos="8630"/>
        </w:tabs>
        <w:rPr>
          <w:ins w:id="898" w:author="Ollie Raymond" w:date="2016-02-03T09:46:00Z"/>
          <w:del w:id="899" w:author="Eric Boisvert" w:date="2016-03-06T13:27:00Z"/>
          <w:rFonts w:ascii="Calibri" w:eastAsia="MS Mincho" w:hAnsi="Calibri"/>
          <w:noProof/>
          <w:sz w:val="22"/>
          <w:szCs w:val="22"/>
          <w:lang w:val="en-AU" w:eastAsia="en-AU"/>
        </w:rPr>
      </w:pPr>
      <w:ins w:id="900" w:author="Ollie Raymond" w:date="2016-02-03T09:46:00Z">
        <w:del w:id="901" w:author="Eric Boisvert" w:date="2016-03-06T13:27:00Z">
          <w:r w:rsidRPr="004D34D6" w:rsidDel="004D34D6">
            <w:rPr>
              <w:rStyle w:val="Hyperlink"/>
              <w:noProof/>
              <w:lang w:val="en-CA"/>
            </w:rPr>
            <w:delText>10.</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CGI-IUGS Profile</w:delText>
          </w:r>
          <w:r w:rsidDel="004D34D6">
            <w:rPr>
              <w:noProof/>
              <w:webHidden/>
            </w:rPr>
            <w:tab/>
            <w:delText>218</w:delText>
          </w:r>
        </w:del>
      </w:ins>
    </w:p>
    <w:p w14:paraId="55F0C1EF" w14:textId="77777777" w:rsidR="008765D9" w:rsidRPr="008765D9" w:rsidDel="004D34D6" w:rsidRDefault="008765D9">
      <w:pPr>
        <w:pStyle w:val="TOC1"/>
        <w:tabs>
          <w:tab w:val="left" w:pos="660"/>
          <w:tab w:val="right" w:leader="dot" w:pos="8630"/>
        </w:tabs>
        <w:rPr>
          <w:ins w:id="902" w:author="Ollie Raymond" w:date="2016-02-03T09:46:00Z"/>
          <w:del w:id="903" w:author="Eric Boisvert" w:date="2016-03-06T13:27:00Z"/>
          <w:rFonts w:ascii="Calibri" w:eastAsia="MS Mincho" w:hAnsi="Calibri"/>
          <w:noProof/>
          <w:sz w:val="22"/>
          <w:szCs w:val="22"/>
          <w:lang w:val="en-AU" w:eastAsia="en-AU"/>
        </w:rPr>
      </w:pPr>
      <w:ins w:id="904" w:author="Ollie Raymond" w:date="2016-02-03T09:46:00Z">
        <w:del w:id="905" w:author="Eric Boisvert" w:date="2016-03-06T13:27:00Z">
          <w:r w:rsidRPr="004D34D6" w:rsidDel="004D34D6">
            <w:rPr>
              <w:rStyle w:val="Hyperlink"/>
              <w:noProof/>
              <w:lang w:val="en-CA"/>
            </w:rPr>
            <w:delText>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Media Types for any data encoding(s)</w:delText>
          </w:r>
          <w:r w:rsidDel="004D34D6">
            <w:rPr>
              <w:noProof/>
              <w:webHidden/>
            </w:rPr>
            <w:tab/>
            <w:delText>218</w:delText>
          </w:r>
        </w:del>
      </w:ins>
    </w:p>
    <w:p w14:paraId="104CE138" w14:textId="77777777" w:rsidR="008765D9" w:rsidRPr="008765D9" w:rsidDel="004D34D6" w:rsidRDefault="008765D9">
      <w:pPr>
        <w:pStyle w:val="TOC1"/>
        <w:tabs>
          <w:tab w:val="left" w:pos="660"/>
          <w:tab w:val="right" w:leader="dot" w:pos="8630"/>
        </w:tabs>
        <w:rPr>
          <w:ins w:id="906" w:author="Ollie Raymond" w:date="2016-02-03T09:46:00Z"/>
          <w:del w:id="907" w:author="Eric Boisvert" w:date="2016-03-06T13:27:00Z"/>
          <w:rFonts w:ascii="Calibri" w:eastAsia="MS Mincho" w:hAnsi="Calibri"/>
          <w:noProof/>
          <w:sz w:val="22"/>
          <w:szCs w:val="22"/>
          <w:lang w:val="en-AU" w:eastAsia="en-AU"/>
        </w:rPr>
      </w:pPr>
      <w:ins w:id="908" w:author="Ollie Raymond" w:date="2016-02-03T09:46:00Z">
        <w:del w:id="909" w:author="Eric Boisvert" w:date="2016-03-06T13:27:00Z">
          <w:r w:rsidRPr="004D34D6" w:rsidDel="004D34D6">
            <w:rPr>
              <w:rStyle w:val="Hyperlink"/>
              <w:noProof/>
              <w:lang w:val="en-CA"/>
            </w:rPr>
            <w:delText>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Abbreviations and Acronyms</w:delText>
          </w:r>
          <w:r w:rsidDel="004D34D6">
            <w:rPr>
              <w:noProof/>
              <w:webHidden/>
            </w:rPr>
            <w:tab/>
            <w:delText>218</w:delText>
          </w:r>
        </w:del>
      </w:ins>
    </w:p>
    <w:p w14:paraId="7068CA54" w14:textId="77777777" w:rsidR="008765D9" w:rsidRPr="008765D9" w:rsidDel="004D34D6" w:rsidRDefault="008765D9">
      <w:pPr>
        <w:pStyle w:val="TOC2"/>
        <w:tabs>
          <w:tab w:val="left" w:pos="880"/>
          <w:tab w:val="right" w:leader="dot" w:pos="8630"/>
        </w:tabs>
        <w:rPr>
          <w:ins w:id="910" w:author="Ollie Raymond" w:date="2016-02-03T09:46:00Z"/>
          <w:del w:id="911" w:author="Eric Boisvert" w:date="2016-03-06T13:27:00Z"/>
          <w:rFonts w:ascii="Calibri" w:eastAsia="MS Mincho" w:hAnsi="Calibri"/>
          <w:noProof/>
          <w:sz w:val="22"/>
          <w:szCs w:val="22"/>
          <w:lang w:val="en-AU" w:eastAsia="en-AU"/>
        </w:rPr>
      </w:pPr>
      <w:ins w:id="912" w:author="Ollie Raymond" w:date="2016-02-03T09:46:00Z">
        <w:del w:id="913" w:author="Eric Boisvert" w:date="2016-03-06T13:27:00Z">
          <w:r w:rsidRPr="004D34D6" w:rsidDel="004D34D6">
            <w:rPr>
              <w:rStyle w:val="Hyperlink"/>
              <w:noProof/>
              <w:lang w:val="en-CA"/>
            </w:rPr>
            <w:delText>A.1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 class: AAAA (repeat as necessary)</w:delText>
          </w:r>
          <w:r w:rsidDel="004D34D6">
            <w:rPr>
              <w:noProof/>
              <w:webHidden/>
            </w:rPr>
            <w:tab/>
            <w:delText>219</w:delText>
          </w:r>
        </w:del>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914" w:author="Eric Boisvert" w:date="2015-12-25T17:41:00Z"/>
          <w:lang w:val="en-CA"/>
        </w:rPr>
      </w:pPr>
      <w:ins w:id="915" w:author="Eric Boisvert" w:date="2015-12-25T17:30:00Z">
        <w:r>
          <w:rPr>
            <w:lang w:val="en-CA"/>
          </w:rPr>
          <w:t xml:space="preserve">GeoSciML (Geoscience Markup Language or Geoscience ModeL) is a model of geological features </w:t>
        </w:r>
      </w:ins>
      <w:ins w:id="916" w:author="Eric Boisvert" w:date="2015-12-25T17:38:00Z">
        <w:r>
          <w:rPr>
            <w:lang w:val="en-CA"/>
          </w:rPr>
          <w:t xml:space="preserve">commonly </w:t>
        </w:r>
      </w:ins>
      <w:ins w:id="917" w:author="Eric Boisvert" w:date="2015-12-25T17:43:00Z">
        <w:del w:id="918" w:author="Ollie Raymond" w:date="2016-02-03T09:47:00Z">
          <w:r w:rsidR="008B4BF7" w:rsidDel="008765D9">
            <w:rPr>
              <w:lang w:val="en-CA"/>
            </w:rPr>
            <w:delText>depicted</w:delText>
          </w:r>
        </w:del>
      </w:ins>
      <w:ins w:id="919" w:author="Eric Boisvert" w:date="2015-12-25T17:38:00Z">
        <w:del w:id="920" w:author="Ollie Raymond" w:date="2016-02-03T09:47:00Z">
          <w:r w:rsidDel="008765D9">
            <w:rPr>
              <w:lang w:val="en-CA"/>
            </w:rPr>
            <w:delText xml:space="preserve"> on</w:delText>
          </w:r>
        </w:del>
      </w:ins>
      <w:ins w:id="921" w:author="Ollie Raymond" w:date="2016-02-03T09:47:00Z">
        <w:r w:rsidR="008765D9">
          <w:rPr>
            <w:lang w:val="en-CA"/>
          </w:rPr>
          <w:t>described and portrayed in</w:t>
        </w:r>
      </w:ins>
      <w:ins w:id="922" w:author="Eric Boisvert" w:date="2015-12-25T17:38:00Z">
        <w:r>
          <w:rPr>
            <w:lang w:val="en-CA"/>
          </w:rPr>
          <w:t xml:space="preserve"> </w:t>
        </w:r>
        <w:r w:rsidR="008B4BF7">
          <w:rPr>
            <w:lang w:val="en-CA"/>
          </w:rPr>
          <w:t>geological maps, cross sections</w:t>
        </w:r>
      </w:ins>
      <w:ins w:id="923" w:author="Eric Boisvert" w:date="2015-12-25T17:44:00Z">
        <w:r w:rsidR="008B4BF7">
          <w:rPr>
            <w:lang w:val="en-CA"/>
          </w:rPr>
          <w:t xml:space="preserve">, </w:t>
        </w:r>
      </w:ins>
      <w:ins w:id="924" w:author="Eric Boisvert" w:date="2015-12-25T17:38:00Z">
        <w:r w:rsidR="008B4BF7">
          <w:rPr>
            <w:lang w:val="en-CA"/>
          </w:rPr>
          <w:t>geological reports</w:t>
        </w:r>
      </w:ins>
      <w:ins w:id="925" w:author="Eric Boisvert" w:date="2015-12-25T17:44:00Z">
        <w:r w:rsidR="008B4BF7">
          <w:rPr>
            <w:lang w:val="en-CA"/>
          </w:rPr>
          <w:t xml:space="preserve"> and databases.</w:t>
        </w:r>
      </w:ins>
      <w:ins w:id="926" w:author="Eric Boisvert" w:date="2015-12-25T17:38:00Z">
        <w:r>
          <w:rPr>
            <w:lang w:val="en-CA"/>
          </w:rPr>
          <w:t xml:space="preserve">  The model </w:t>
        </w:r>
      </w:ins>
      <w:ins w:id="927" w:author="Eric Boisvert" w:date="2015-12-25T17:39:00Z">
        <w:r>
          <w:rPr>
            <w:lang w:val="en-CA"/>
          </w:rPr>
          <w:t xml:space="preserve">was </w:t>
        </w:r>
        <w:r w:rsidRPr="00F25F3B">
          <w:rPr>
            <w:lang w:val="en-CA"/>
          </w:rPr>
          <w:t>developed by the</w:t>
        </w:r>
      </w:ins>
      <w:ins w:id="928" w:author="Ollie Raymond" w:date="2016-02-03T09:47:00Z">
        <w:r w:rsidR="008765D9">
          <w:rPr>
            <w:lang w:val="en-CA"/>
          </w:rPr>
          <w:t xml:space="preserve"> IUGS</w:t>
        </w:r>
      </w:ins>
      <w:ins w:id="929"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930" w:author="Eric Boisvert" w:date="2015-12-25T17:41:00Z">
        <w:r w:rsidR="008B4BF7">
          <w:rPr>
            <w:lang w:val="en-CA"/>
          </w:rPr>
          <w:t>.</w:t>
        </w:r>
      </w:ins>
      <w:ins w:id="931" w:author="Eric Boisvert" w:date="2015-12-25T17:39:00Z">
        <w:r w:rsidRPr="00F25F3B">
          <w:rPr>
            <w:lang w:val="en-CA"/>
          </w:rPr>
          <w:t xml:space="preserve"> </w:t>
        </w:r>
      </w:ins>
      <w:ins w:id="932" w:author="Eric Boisvert" w:date="2015-12-25T17:41:00Z">
        <w:r w:rsidR="008B4BF7">
          <w:rPr>
            <w:lang w:val="en-CA"/>
          </w:rPr>
          <w:t xml:space="preserve"> </w:t>
        </w:r>
      </w:ins>
      <w:r w:rsidR="001133B5" w:rsidRPr="00D12552">
        <w:rPr>
          <w:lang w:val="en-CA"/>
        </w:rPr>
        <w:t xml:space="preserve">This specification describes a </w:t>
      </w:r>
      <w:ins w:id="933" w:author="Eric Boisvert" w:date="2015-10-27T17:08:00Z">
        <w:r w:rsidR="00773E1B">
          <w:rPr>
            <w:lang w:val="en-CA"/>
          </w:rPr>
          <w:t>logical</w:t>
        </w:r>
      </w:ins>
      <w:ins w:id="934" w:author="Eric Boisvert" w:date="2015-12-25T17:26:00Z">
        <w:r w:rsidR="009E76CF">
          <w:rPr>
            <w:lang w:val="en-CA"/>
          </w:rPr>
          <w:t xml:space="preserve"> </w:t>
        </w:r>
      </w:ins>
      <w:r w:rsidR="001133B5" w:rsidRPr="00D12552">
        <w:rPr>
          <w:lang w:val="en-CA"/>
        </w:rPr>
        <w:t>model</w:t>
      </w:r>
      <w:ins w:id="935" w:author="Eric Boisvert" w:date="2015-10-28T08:33:00Z">
        <w:r w:rsidR="000E58BB">
          <w:rPr>
            <w:lang w:val="en-CA"/>
          </w:rPr>
          <w:t xml:space="preserve"> </w:t>
        </w:r>
      </w:ins>
      <w:r w:rsidR="001133B5" w:rsidRPr="00D12552">
        <w:rPr>
          <w:lang w:val="en-CA"/>
        </w:rPr>
        <w:t>and GML/XML encoding rules for the exchange of geological map data</w:t>
      </w:r>
      <w:ins w:id="936" w:author="Eric Boisvert" w:date="2015-12-25T16:36:00Z">
        <w:r w:rsidR="00C822F3">
          <w:rPr>
            <w:lang w:val="en-CA"/>
          </w:rPr>
          <w:t xml:space="preserve">, </w:t>
        </w:r>
      </w:ins>
      <w:ins w:id="937" w:author="Eric Boisvert" w:date="2015-12-25T16:41:00Z">
        <w:r w:rsidR="00C822F3">
          <w:rPr>
            <w:lang w:val="en-CA"/>
          </w:rPr>
          <w:t xml:space="preserve">geological time scales, </w:t>
        </w:r>
      </w:ins>
      <w:ins w:id="938" w:author="Eric Boisvert" w:date="2015-12-25T16:36:00Z">
        <w:r w:rsidR="00C822F3">
          <w:rPr>
            <w:lang w:val="en-CA"/>
          </w:rPr>
          <w:t>borehole</w:t>
        </w:r>
      </w:ins>
      <w:ins w:id="939" w:author="Ollie Raymond" w:date="2016-02-03T09:48:00Z">
        <w:r w:rsidR="00301315">
          <w:rPr>
            <w:lang w:val="en-CA"/>
          </w:rPr>
          <w:t>s,</w:t>
        </w:r>
      </w:ins>
      <w:ins w:id="940" w:author="Eric Boisvert" w:date="2015-12-25T16:41:00Z">
        <w:r w:rsidR="00C822F3">
          <w:rPr>
            <w:lang w:val="en-CA"/>
          </w:rPr>
          <w:t xml:space="preserve"> </w:t>
        </w:r>
        <w:del w:id="941" w:author="Ollie Raymond" w:date="2016-02-03T09:48:00Z">
          <w:r w:rsidR="00C822F3" w:rsidDel="00301315">
            <w:rPr>
              <w:lang w:val="en-CA"/>
            </w:rPr>
            <w:delText xml:space="preserve">data </w:delText>
          </w:r>
        </w:del>
      </w:ins>
      <w:ins w:id="942" w:author="Eric Boisvert" w:date="2015-12-25T16:36:00Z">
        <w:r w:rsidR="00C822F3">
          <w:rPr>
            <w:lang w:val="en-CA"/>
          </w:rPr>
          <w:t xml:space="preserve">and </w:t>
        </w:r>
      </w:ins>
      <w:ins w:id="943" w:author="Ollie Raymond" w:date="2016-02-03T09:49:00Z">
        <w:r w:rsidR="00301315">
          <w:rPr>
            <w:lang w:val="en-CA"/>
          </w:rPr>
          <w:t xml:space="preserve">metadata for </w:t>
        </w:r>
      </w:ins>
      <w:ins w:id="944" w:author="Eric Boisvert" w:date="2015-12-25T16:37:00Z">
        <w:r w:rsidR="00C822F3">
          <w:rPr>
            <w:lang w:val="en-CA"/>
          </w:rPr>
          <w:t>laboratory analys</w:t>
        </w:r>
      </w:ins>
      <w:ins w:id="945" w:author="Ollie Raymond" w:date="2016-02-03T09:49:00Z">
        <w:r w:rsidR="00301315">
          <w:rPr>
            <w:lang w:val="en-CA"/>
          </w:rPr>
          <w:t>e</w:t>
        </w:r>
      </w:ins>
      <w:ins w:id="946" w:author="Eric Boisvert" w:date="2015-12-25T16:37:00Z">
        <w:del w:id="947" w:author="Ollie Raymond" w:date="2016-02-03T09:49:00Z">
          <w:r w:rsidR="00C822F3" w:rsidDel="00301315">
            <w:rPr>
              <w:lang w:val="en-CA"/>
            </w:rPr>
            <w:delText>i</w:delText>
          </w:r>
        </w:del>
        <w:r w:rsidR="00C822F3">
          <w:rPr>
            <w:lang w:val="en-CA"/>
          </w:rPr>
          <w:t>s</w:t>
        </w:r>
      </w:ins>
      <w:r w:rsidR="001133B5" w:rsidRPr="00D12552">
        <w:rPr>
          <w:lang w:val="en-CA"/>
        </w:rPr>
        <w:t>.</w:t>
      </w:r>
      <w:ins w:id="948" w:author="Eric Boisvert" w:date="2015-12-25T16:37:00Z">
        <w:r w:rsidR="00C822F3">
          <w:rPr>
            <w:lang w:val="en-CA"/>
          </w:rPr>
          <w:t xml:space="preserve">  It provides</w:t>
        </w:r>
      </w:ins>
      <w:ins w:id="949" w:author="Eric Boisvert" w:date="2015-12-25T16:39:00Z">
        <w:r w:rsidR="00C822F3">
          <w:rPr>
            <w:lang w:val="en-CA"/>
          </w:rPr>
          <w:t xml:space="preserve"> a portrayal model, used for</w:t>
        </w:r>
        <w:r w:rsidR="009E76CF">
          <w:rPr>
            <w:lang w:val="en-CA"/>
          </w:rPr>
          <w:t xml:space="preserve"> simple map based application</w:t>
        </w:r>
      </w:ins>
      <w:ins w:id="950" w:author="Ollie Raymond" w:date="2016-02-03T09:53:00Z">
        <w:r w:rsidR="00384CB6">
          <w:rPr>
            <w:lang w:val="en-CA"/>
          </w:rPr>
          <w:t>s</w:t>
        </w:r>
      </w:ins>
      <w:ins w:id="951" w:author="Ollie Raymond" w:date="2016-02-03T09:54:00Z">
        <w:r w:rsidR="00384CB6">
          <w:rPr>
            <w:lang w:val="en-CA"/>
          </w:rPr>
          <w:t>;</w:t>
        </w:r>
      </w:ins>
      <w:ins w:id="952" w:author="Eric Boisvert" w:date="2015-12-25T16:39:00Z">
        <w:del w:id="953"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954" w:author="Eric Boisvert" w:date="2015-12-25T16:40:00Z">
        <w:r w:rsidR="00C822F3">
          <w:rPr>
            <w:lang w:val="en-CA"/>
          </w:rPr>
          <w:t>basic</w:t>
        </w:r>
      </w:ins>
      <w:ins w:id="955" w:author="Eric Boisvert" w:date="2015-12-25T16:39:00Z">
        <w:r w:rsidR="00C822F3">
          <w:rPr>
            <w:lang w:val="en-CA"/>
          </w:rPr>
          <w:t xml:space="preserve"> </w:t>
        </w:r>
      </w:ins>
      <w:ins w:id="956" w:author="Eric Boisvert" w:date="2015-12-25T16:40:00Z">
        <w:r w:rsidR="00C822F3">
          <w:rPr>
            <w:lang w:val="en-CA"/>
          </w:rPr>
          <w:t>data exchange</w:t>
        </w:r>
      </w:ins>
      <w:ins w:id="957" w:author="Ollie Raymond" w:date="2016-02-03T09:54:00Z">
        <w:r w:rsidR="00384CB6">
          <w:rPr>
            <w:lang w:val="en-CA"/>
          </w:rPr>
          <w:t>;</w:t>
        </w:r>
      </w:ins>
      <w:ins w:id="958" w:author="Eric Boisvert" w:date="2015-12-25T16:40:00Z">
        <w:r w:rsidR="00C822F3">
          <w:rPr>
            <w:lang w:val="en-CA"/>
          </w:rPr>
          <w:t xml:space="preserve"> and and extended model to address </w:t>
        </w:r>
        <w:del w:id="959" w:author="Ollie Raymond" w:date="2016-02-03T09:54:00Z">
          <w:r w:rsidR="00C822F3" w:rsidDel="00384CB6">
            <w:rPr>
              <w:lang w:val="en-CA"/>
            </w:rPr>
            <w:delText xml:space="preserve">more complex </w:delText>
          </w:r>
        </w:del>
        <w:r w:rsidR="00C822F3">
          <w:rPr>
            <w:lang w:val="en-CA"/>
          </w:rPr>
          <w:t>scenarios</w:t>
        </w:r>
      </w:ins>
      <w:ins w:id="960" w:author="Ollie Raymond" w:date="2016-02-03T09:54:00Z">
        <w:r w:rsidR="00384CB6">
          <w:rPr>
            <w:lang w:val="en-CA"/>
          </w:rPr>
          <w:t xml:space="preserve"> of more complex geological data</w:t>
        </w:r>
      </w:ins>
      <w:ins w:id="961"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962" w:author="Eric Boisvert" w:date="2015-12-25T17:26:00Z"/>
          <w:lang w:val="en-CA"/>
        </w:rPr>
      </w:pPr>
      <w:ins w:id="963" w:author="Eric Boisvert" w:date="2015-12-25T17:26:00Z">
        <w:r>
          <w:rPr>
            <w:lang w:val="en-CA"/>
          </w:rPr>
          <w:t>The speci</w:t>
        </w:r>
        <w:r w:rsidR="008B4BF7">
          <w:rPr>
            <w:lang w:val="en-CA"/>
          </w:rPr>
          <w:t>fication also provides patterns</w:t>
        </w:r>
      </w:ins>
      <w:ins w:id="964" w:author="Eric Boisvert" w:date="2015-12-25T17:43:00Z">
        <w:r w:rsidR="008B4BF7">
          <w:rPr>
            <w:lang w:val="en-CA"/>
          </w:rPr>
          <w:t xml:space="preserve">, </w:t>
        </w:r>
      </w:ins>
      <w:ins w:id="965" w:author="Eric Boisvert" w:date="2015-12-25T17:28:00Z">
        <w:r>
          <w:rPr>
            <w:lang w:val="en-CA"/>
          </w:rPr>
          <w:t>profiles</w:t>
        </w:r>
      </w:ins>
      <w:ins w:id="966" w:author="Ollie Raymond" w:date="2016-02-03T09:55:00Z">
        <w:r w:rsidR="00384CB6">
          <w:rPr>
            <w:lang w:val="en-CA"/>
          </w:rPr>
          <w:t xml:space="preserve"> (</w:t>
        </w:r>
      </w:ins>
      <w:ins w:id="967" w:author="Eric Boisvert" w:date="2015-12-25T17:41:00Z">
        <w:del w:id="968" w:author="Ollie Raymond" w:date="2016-02-03T09:55:00Z">
          <w:r w:rsidR="008B4BF7" w:rsidDel="00384CB6">
            <w:rPr>
              <w:lang w:val="en-CA"/>
            </w:rPr>
            <w:delText xml:space="preserve">, </w:delText>
          </w:r>
        </w:del>
        <w:r w:rsidR="008B4BF7">
          <w:rPr>
            <w:lang w:val="en-CA"/>
          </w:rPr>
          <w:t>most notably of Observations and Measurements</w:t>
        </w:r>
      </w:ins>
      <w:ins w:id="969" w:author="Ollie Raymond" w:date="2016-02-03T09:55:00Z">
        <w:r w:rsidR="00384CB6">
          <w:rPr>
            <w:lang w:val="en-CA"/>
          </w:rPr>
          <w:t xml:space="preserve"> -</w:t>
        </w:r>
      </w:ins>
      <w:ins w:id="970" w:author="Eric Boisvert" w:date="2015-12-25T17:41:00Z">
        <w:r w:rsidR="008B4BF7">
          <w:rPr>
            <w:lang w:val="en-CA"/>
          </w:rPr>
          <w:t xml:space="preserve"> </w:t>
        </w:r>
        <w:del w:id="971" w:author="Ollie Raymond" w:date="2016-02-03T09:55:00Z">
          <w:r w:rsidR="008B4BF7" w:rsidDel="00384CB6">
            <w:rPr>
              <w:lang w:val="en-CA"/>
            </w:rPr>
            <w:delText>(</w:delText>
          </w:r>
        </w:del>
        <w:r w:rsidR="008B4BF7">
          <w:rPr>
            <w:lang w:val="en-CA"/>
          </w:rPr>
          <w:t>ISO19156)</w:t>
        </w:r>
      </w:ins>
      <w:ins w:id="972"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973"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974"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9"/>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975" w:author="Ollie Raymond" w:date="2016-02-03T09:57:00Z">
        <w:r w:rsidRPr="00D12552" w:rsidDel="002A2EF0">
          <w:rPr>
            <w:lang w:val="en-CA"/>
          </w:rPr>
          <w:delText xml:space="preserve">present </w:delText>
        </w:r>
      </w:del>
      <w:ins w:id="976" w:author="Ollie Raymond" w:date="2016-02-03T09:57:00Z">
        <w:r w:rsidR="002A2EF0">
          <w:rPr>
            <w:lang w:val="en-CA"/>
          </w:rPr>
          <w:t>described and portrayed</w:t>
        </w:r>
        <w:r w:rsidR="002A2EF0" w:rsidRPr="00D12552">
          <w:rPr>
            <w:lang w:val="en-CA"/>
          </w:rPr>
          <w:t xml:space="preserve"> </w:t>
        </w:r>
      </w:ins>
      <w:del w:id="977" w:author="Ollie Raymond" w:date="2016-02-03T09:57:00Z">
        <w:r w:rsidRPr="00D12552" w:rsidDel="002A2EF0">
          <w:rPr>
            <w:lang w:val="en-CA"/>
          </w:rPr>
          <w:delText xml:space="preserve">on </w:delText>
        </w:r>
      </w:del>
      <w:ins w:id="978"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979" w:name="_Toc165888229"/>
      <w:commentRangeStart w:id="980"/>
      <w:r w:rsidRPr="00D12552">
        <w:rPr>
          <w:lang w:val="en-CA"/>
        </w:rPr>
        <w:t>Submitting organizations</w:t>
      </w:r>
      <w:bookmarkEnd w:id="979"/>
      <w:commentRangeEnd w:id="980"/>
      <w:r w:rsidR="00AD3B07" w:rsidRPr="00D12552">
        <w:rPr>
          <w:rStyle w:val="CommentReference"/>
          <w:b w:val="0"/>
          <w:lang w:val="en-CA"/>
        </w:rPr>
        <w:commentReference w:id="980"/>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981"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981"/>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982"/>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9F2680" w:rsidP="00CE0562">
            <w:pPr>
              <w:rPr>
                <w:lang w:val="en-CA"/>
              </w:rPr>
            </w:pPr>
            <w:r>
              <w:fldChar w:fldCharType="begin"/>
            </w:r>
            <w:r>
              <w:instrText xml:space="preserve"> HYPERLINK "mailto:oliver.raymond@ga.gov.au" </w:instrText>
            </w:r>
            <w:ins w:id="983" w:author="Eric Boisvert" w:date="2016-03-06T13:27:00Z"/>
            <w:r>
              <w:fldChar w:fldCharType="separate"/>
            </w:r>
            <w:r w:rsidR="00AA18A0" w:rsidRPr="00AA18A0">
              <w:t>oliver.raymond@ga.gov.au</w:t>
            </w:r>
            <w:r>
              <w:fldChar w:fldCharType="end"/>
            </w:r>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9F2680" w:rsidP="00CE0562">
            <w:pPr>
              <w:rPr>
                <w:lang w:val="en-CA"/>
              </w:rPr>
            </w:pPr>
            <w:r>
              <w:fldChar w:fldCharType="begin"/>
            </w:r>
            <w:r>
              <w:instrText xml:space="preserve"> HYPERLINK "mailto:steve.richard@azgs.az.gov" </w:instrText>
            </w:r>
            <w:ins w:id="984" w:author="Eric Boisvert" w:date="2016-03-06T13:27:00Z"/>
            <w:r>
              <w:fldChar w:fldCharType="separate"/>
            </w:r>
            <w:r w:rsidR="00AA18A0" w:rsidRPr="00AA18A0">
              <w:rPr>
                <w:lang w:val="en-CA"/>
              </w:rPr>
              <w:t>steve.richard@azgs.az.gov</w:t>
            </w:r>
            <w:r>
              <w:rPr>
                <w:lang w:val="en-CA"/>
              </w:rPr>
              <w:fldChar w:fldCharType="end"/>
            </w:r>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982"/>
            <w:r>
              <w:rPr>
                <w:rStyle w:val="CommentReference"/>
              </w:rPr>
              <w:commentReference w:id="982"/>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985" w:name="_Toc445034151"/>
      <w:r w:rsidRPr="00D12552">
        <w:rPr>
          <w:lang w:val="en-CA"/>
        </w:rPr>
        <w:t>Scope</w:t>
      </w:r>
      <w:bookmarkEnd w:id="985"/>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986" w:author="Ollie Raymond" w:date="2016-02-03T10:07:00Z">
        <w:r w:rsidR="00227147">
          <w:rPr>
            <w:lang w:val="en-CA"/>
          </w:rPr>
          <w:t>s</w:t>
        </w:r>
      </w:ins>
      <w:r w:rsidRPr="00761F44">
        <w:rPr>
          <w:lang w:val="en-CA"/>
        </w:rPr>
        <w:t>, geological units</w:t>
      </w:r>
      <w:ins w:id="987" w:author="Ollie Raymond" w:date="2016-02-03T10:06:00Z">
        <w:r w:rsidR="00227147">
          <w:rPr>
            <w:lang w:val="en-CA"/>
          </w:rPr>
          <w:t xml:space="preserve"> and stratigraphy</w:t>
        </w:r>
      </w:ins>
      <w:r w:rsidRPr="00761F44">
        <w:rPr>
          <w:lang w:val="en-CA"/>
        </w:rPr>
        <w:t xml:space="preserve">, </w:t>
      </w:r>
      <w:ins w:id="988" w:author="Ollie Raymond" w:date="2016-02-03T10:06:00Z">
        <w:r w:rsidR="00227147">
          <w:rPr>
            <w:lang w:val="en-CA"/>
          </w:rPr>
          <w:t xml:space="preserve">geological time, </w:t>
        </w:r>
      </w:ins>
      <w:del w:id="989" w:author="Ollie Raymond" w:date="2016-02-03T10:06:00Z">
        <w:r w:rsidR="002404CF" w:rsidRPr="00761F44" w:rsidDel="00227147">
          <w:rPr>
            <w:lang w:val="en-CA"/>
          </w:rPr>
          <w:delText>geochronology</w:delText>
        </w:r>
      </w:del>
      <w:r w:rsidR="005424AC">
        <w:rPr>
          <w:lang w:val="en-CA"/>
        </w:rPr>
        <w:t xml:space="preserve">, </w:t>
      </w:r>
      <w:del w:id="990"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991" w:author="Ollie Raymond" w:date="2016-02-03T10:07:00Z">
        <w:r w:rsidR="00227147">
          <w:rPr>
            <w:lang w:val="en-CA"/>
          </w:rPr>
          <w:t>, geochemistry</w:t>
        </w:r>
      </w:ins>
      <w:del w:id="992"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993" w:author="Eric Boisvert" w:date="2015-12-25T17:45:00Z">
        <w:r w:rsidR="003C0FEA">
          <w:rPr>
            <w:lang w:val="en-CA"/>
          </w:rPr>
          <w:t>s</w:t>
        </w:r>
      </w:ins>
      <w:r w:rsidR="002404CF" w:rsidRPr="00761F44">
        <w:rPr>
          <w:lang w:val="en-CA"/>
        </w:rPr>
        <w:t xml:space="preserve"> and geologic</w:t>
      </w:r>
      <w:ins w:id="994" w:author="Ollie Raymond" w:date="2016-02-03T10:08:00Z">
        <w:r w:rsidR="00227147">
          <w:rPr>
            <w:lang w:val="en-CA"/>
          </w:rPr>
          <w:t>al</w:t>
        </w:r>
      </w:ins>
      <w:r w:rsidR="002404CF" w:rsidRPr="00761F44">
        <w:rPr>
          <w:lang w:val="en-CA"/>
        </w:rPr>
        <w:t xml:space="preserve"> specimen</w:t>
      </w:r>
      <w:ins w:id="995" w:author="Eric Boisvert" w:date="2015-12-25T17:45:00Z">
        <w:r w:rsidR="003C0FEA">
          <w:rPr>
            <w:lang w:val="en-CA"/>
          </w:rPr>
          <w:t>s</w:t>
        </w:r>
      </w:ins>
      <w:r w:rsidR="002404CF" w:rsidRPr="00761F44">
        <w:rPr>
          <w:lang w:val="en-CA"/>
        </w:rPr>
        <w:t xml:space="preserve">.  The </w:t>
      </w:r>
      <w:del w:id="996" w:author="Eric Boisvert" w:date="2016-01-04T09:06:00Z">
        <w:r w:rsidR="002404CF" w:rsidRPr="00761F44" w:rsidDel="00122E1A">
          <w:rPr>
            <w:lang w:val="en-CA"/>
          </w:rPr>
          <w:delText>mode</w:delText>
        </w:r>
      </w:del>
      <w:ins w:id="997" w:author="Eric Boisvert" w:date="2016-01-04T09:06:00Z">
        <w:r w:rsidR="00122E1A">
          <w:rPr>
            <w:lang w:val="en-CA"/>
          </w:rPr>
          <w:t>specification</w:t>
        </w:r>
      </w:ins>
      <w:del w:id="998"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999" w:author="Ollie Raymond" w:date="2016-02-03T10:09:00Z">
        <w:r w:rsidR="002404CF" w:rsidRPr="00761F44" w:rsidDel="00047986">
          <w:rPr>
            <w:lang w:val="en-CA"/>
          </w:rPr>
          <w:delText xml:space="preserve">map </w:delText>
        </w:r>
      </w:del>
      <w:r w:rsidR="002404CF" w:rsidRPr="00761F44">
        <w:rPr>
          <w:lang w:val="en-CA"/>
        </w:rPr>
        <w:t>portrayal</w:t>
      </w:r>
      <w:ins w:id="1000"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1001"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1002"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1003" w:name="_Toc445034152"/>
      <w:r w:rsidRPr="00D12552">
        <w:rPr>
          <w:lang w:val="en-CA"/>
        </w:rPr>
        <w:lastRenderedPageBreak/>
        <w:t>Conformance</w:t>
      </w:r>
      <w:bookmarkEnd w:id="1003"/>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1004" w:author="Eric Boisvert" w:date="2015-12-25T17:48:00Z">
        <w:r w:rsidR="00A17543" w:rsidRPr="00D12552" w:rsidDel="003C0FEA">
          <w:rPr>
            <w:color w:val="FF0000"/>
            <w:lang w:val="en-CA"/>
          </w:rPr>
          <w:delText>following ISO 19136 (2007) specification</w:delText>
        </w:r>
      </w:del>
      <w:del w:id="1005" w:author="Eric Boisvert" w:date="2015-10-28T18:27:00Z">
        <w:r w:rsidR="005424AC" w:rsidDel="00AE3B9C">
          <w:rPr>
            <w:color w:val="FF0000"/>
            <w:lang w:val="en-CA"/>
          </w:rPr>
          <w:delText xml:space="preserve">, with some exceptions, </w:delText>
        </w:r>
      </w:del>
      <w:del w:id="1006" w:author="Eric Boisvert" w:date="2015-10-27T17:05:00Z">
        <w:r w:rsidR="00A17543" w:rsidRPr="00D12552" w:rsidDel="00773E1B">
          <w:rPr>
            <w:color w:val="FF0000"/>
            <w:lang w:val="en-CA"/>
          </w:rPr>
          <w:delText xml:space="preserve"> </w:delText>
        </w:r>
      </w:del>
      <w:del w:id="1007" w:author="Eric Boisvert" w:date="2015-12-25T17:48:00Z">
        <w:r w:rsidR="00A17543" w:rsidRPr="00D12552" w:rsidDel="003C0FEA">
          <w:rPr>
            <w:color w:val="FF0000"/>
            <w:lang w:val="en-CA"/>
          </w:rPr>
          <w:delText>for GML applications</w:delText>
        </w:r>
      </w:del>
      <w:ins w:id="1008" w:author="Eric Boisvert" w:date="2015-12-25T17:48:00Z">
        <w:r w:rsidR="003C0FEA">
          <w:rPr>
            <w:color w:val="FF0000"/>
            <w:lang w:val="en-CA"/>
          </w:rPr>
          <w:t xml:space="preserve"> </w:t>
        </w:r>
      </w:ins>
      <w:ins w:id="1009" w:author="Ollie Raymond" w:date="2016-02-03T10:12:00Z">
        <w:r w:rsidR="00C6419D">
          <w:rPr>
            <w:color w:val="FF0000"/>
            <w:lang w:val="en-CA"/>
          </w:rPr>
          <w:t xml:space="preserve">which </w:t>
        </w:r>
      </w:ins>
      <w:ins w:id="1010" w:author="Eric Boisvert" w:date="2015-12-25T17:48:00Z">
        <w:r w:rsidR="003C0FEA">
          <w:rPr>
            <w:color w:val="FF0000"/>
            <w:lang w:val="en-CA"/>
          </w:rPr>
          <w:t>conform to OGC GML 3.3 encoding rules</w:t>
        </w:r>
      </w:ins>
      <w:ins w:id="1011" w:author="Eric Boisvert" w:date="2015-12-25T17:49:00Z">
        <w:r w:rsidR="003C0FEA">
          <w:rPr>
            <w:color w:val="FF0000"/>
            <w:lang w:val="en-CA"/>
          </w:rPr>
          <w:t xml:space="preserve">, </w:t>
        </w:r>
      </w:ins>
      <w:ins w:id="1012" w:author="Eric Boisvert" w:date="2015-12-25T17:48:00Z">
        <w:r w:rsidR="003C0FEA">
          <w:rPr>
            <w:color w:val="FF0000"/>
            <w:lang w:val="en-CA"/>
          </w:rPr>
          <w:t xml:space="preserve">itself, an </w:t>
        </w:r>
      </w:ins>
      <w:ins w:id="1013" w:author="Eric Boisvert" w:date="2015-12-25T17:49:00Z">
        <w:r w:rsidR="00122E1A">
          <w:rPr>
            <w:color w:val="FF0000"/>
            <w:lang w:val="en-CA"/>
          </w:rPr>
          <w:t xml:space="preserve">iteration </w:t>
        </w:r>
      </w:ins>
      <w:ins w:id="1014" w:author="Eric Boisvert" w:date="2016-01-04T09:07:00Z">
        <w:r w:rsidR="00122E1A">
          <w:rPr>
            <w:color w:val="FF0000"/>
            <w:lang w:val="en-CA"/>
          </w:rPr>
          <w:t>over</w:t>
        </w:r>
      </w:ins>
      <w:ins w:id="1015" w:author="Eric Boisvert" w:date="2015-12-25T17:49:00Z">
        <w:r w:rsidR="003C0FEA">
          <w:rPr>
            <w:color w:val="FF0000"/>
            <w:lang w:val="en-CA"/>
          </w:rPr>
          <w:t xml:space="preserve"> ISO 19136 (2007).</w:t>
        </w:r>
      </w:ins>
      <w:del w:id="1016" w:author="Eric Boisvert" w:date="2015-12-25T17:48:00Z">
        <w:r w:rsidR="009A7B37" w:rsidRPr="00D12552" w:rsidDel="003C0FEA">
          <w:rPr>
            <w:lang w:val="en-CA"/>
          </w:rPr>
          <w:delText xml:space="preserve">. </w:delText>
        </w:r>
      </w:del>
      <w:ins w:id="1017"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1018"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1019" w:author="Eric Boisvert" w:date="2015-10-28T18:28:00Z"/>
          <w:color w:val="000000"/>
          <w:lang w:val="en-CA"/>
        </w:rPr>
      </w:pPr>
      <w:del w:id="1020"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1021"/>
        <w:r w:rsidRPr="00D12552" w:rsidDel="00AE3B9C">
          <w:rPr>
            <w:color w:val="000000"/>
            <w:lang w:val="en-CA"/>
          </w:rPr>
          <w:delText>interface standard,</w:delText>
        </w:r>
      </w:del>
      <w:commentRangeEnd w:id="1021"/>
      <w:r w:rsidR="00483791">
        <w:rPr>
          <w:rStyle w:val="CommentReference"/>
        </w:rPr>
        <w:commentReference w:id="1021"/>
      </w:r>
      <w:del w:id="1022"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1023" w:author="Eric Boisvert" w:date="2016-03-06T13:55:00Z"/>
          <w:lang w:val="en-CA"/>
        </w:rPr>
      </w:pPr>
      <w:del w:id="1024" w:author="Eric Boisvert" w:date="2016-03-06T13:55:00Z">
        <w:r w:rsidRPr="00D12552" w:rsidDel="00483791">
          <w:rPr>
            <w:lang w:val="en-CA"/>
          </w:rPr>
          <w:delText xml:space="preserve">Any one of the conformance levels specified in </w:delText>
        </w:r>
        <w:commentRangeStart w:id="1025"/>
        <w:r w:rsidRPr="00D12552" w:rsidDel="00483791">
          <w:rPr>
            <w:lang w:val="en-CA"/>
          </w:rPr>
          <w:delText xml:space="preserve">Annex </w:delText>
        </w:r>
      </w:del>
      <w:del w:id="1026" w:author="Eric Boisvert" w:date="2016-03-06T13:53:00Z">
        <w:r w:rsidRPr="00D12552" w:rsidDel="00483791">
          <w:rPr>
            <w:lang w:val="en-CA"/>
          </w:rPr>
          <w:delText>B</w:delText>
        </w:r>
      </w:del>
      <w:del w:id="1027" w:author="Eric Boisvert" w:date="2016-03-06T13:55:00Z">
        <w:r w:rsidRPr="00D12552" w:rsidDel="00483791">
          <w:rPr>
            <w:lang w:val="en-CA"/>
          </w:rPr>
          <w:delText xml:space="preserve"> </w:delText>
        </w:r>
        <w:commentRangeEnd w:id="1025"/>
        <w:r w:rsidR="0057403B" w:rsidDel="00483791">
          <w:rPr>
            <w:rStyle w:val="CommentReference"/>
            <w:lang w:val="en-US"/>
          </w:rPr>
          <w:commentReference w:id="1025"/>
        </w:r>
        <w:r w:rsidRPr="00D12552" w:rsidDel="00483791">
          <w:rPr>
            <w:lang w:val="en-CA"/>
          </w:rPr>
          <w:delText>(normative).</w:delText>
        </w:r>
      </w:del>
    </w:p>
    <w:p w14:paraId="137C54AC" w14:textId="14AB7ACE" w:rsidR="009A7B37" w:rsidRPr="00D12552" w:rsidDel="00483791" w:rsidRDefault="009A7B37">
      <w:pPr>
        <w:pStyle w:val="List1OGCletters"/>
        <w:rPr>
          <w:del w:id="1028" w:author="Eric Boisvert" w:date="2016-03-06T13:55:00Z"/>
          <w:lang w:val="en-CA"/>
        </w:rPr>
      </w:pPr>
      <w:del w:id="1029" w:author="Eric Boisvert" w:date="2016-03-06T13:55:00Z">
        <w:r w:rsidRPr="00D12552" w:rsidDel="00483791">
          <w:rPr>
            <w:lang w:val="en-CA"/>
          </w:rPr>
          <w:delText xml:space="preserve">Any one of the Distributed Computing Platform profiles specified in </w:delText>
        </w:r>
        <w:commentRangeStart w:id="1030"/>
        <w:r w:rsidRPr="00D12552" w:rsidDel="00483791">
          <w:rPr>
            <w:lang w:val="en-CA"/>
          </w:rPr>
          <w:delText xml:space="preserve">Annexes TBD through TBD </w:delText>
        </w:r>
        <w:commentRangeEnd w:id="1030"/>
        <w:r w:rsidR="0057403B" w:rsidDel="00483791">
          <w:rPr>
            <w:rStyle w:val="CommentReference"/>
            <w:lang w:val="en-US"/>
          </w:rPr>
          <w:commentReference w:id="1030"/>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1031" w:name="_Toc445034153"/>
      <w:r w:rsidRPr="00D12552">
        <w:rPr>
          <w:lang w:val="en-CA"/>
        </w:rPr>
        <w:t>References</w:t>
      </w:r>
      <w:bookmarkEnd w:id="1031"/>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1032"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1033" w:author="Ollie Raymond" w:date="2016-02-08T14:12:00Z"/>
          <w:lang w:val="en-CA"/>
        </w:rPr>
      </w:pPr>
      <w:ins w:id="1034"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1035" w:author="Ollie Raymond" w:date="2016-02-08T14:12:00Z">
        <w:r>
          <w:rPr>
            <w:lang w:val="en-CA"/>
          </w:rPr>
          <w:t xml:space="preserve">ISO 19108:2006 </w:t>
        </w:r>
      </w:ins>
      <w:ins w:id="1036" w:author="Ollie Raymond" w:date="2016-02-08T14:14:00Z">
        <w:r>
          <w:rPr>
            <w:lang w:val="en-CA"/>
          </w:rPr>
          <w:t xml:space="preserve">- </w:t>
        </w:r>
      </w:ins>
      <w:ins w:id="1037"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ListParagraph"/>
        <w:numPr>
          <w:ilvl w:val="0"/>
          <w:numId w:val="13"/>
        </w:numPr>
        <w:spacing w:after="0" w:line="276" w:lineRule="auto"/>
        <w:rPr>
          <w:del w:id="1038" w:author="Eric Boisvert" w:date="2016-02-27T12:01:00Z"/>
          <w:lang w:val="en-CA"/>
        </w:rPr>
      </w:pPr>
      <w:del w:id="1039"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1040"/>
        <w:r w:rsidRPr="00BD7B2A" w:rsidDel="004725FE">
          <w:rPr>
            <w:lang w:val="en-CA"/>
          </w:rPr>
          <w:delText>ISO 19123:2005</w:delText>
        </w:r>
        <w:commentRangeEnd w:id="1040"/>
        <w:r w:rsidR="0057403B" w:rsidDel="004725FE">
          <w:rPr>
            <w:rStyle w:val="CommentReference"/>
          </w:rPr>
          <w:commentReference w:id="1040"/>
        </w:r>
        <w:r w:rsidRPr="00BD7B2A" w:rsidDel="004725FE">
          <w:rPr>
            <w:lang w:val="en-CA"/>
          </w:rPr>
          <w:delText>)</w:delText>
        </w:r>
      </w:del>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r w:rsidR="009F2680">
        <w:fldChar w:fldCharType="begin"/>
      </w:r>
      <w:r w:rsidR="009F2680">
        <w:instrText xml:space="preserve"> HYPERLINK "http://standards.iso.org/ittf/PubliclyAvailableStandards/c040833_ISO_IEC_19757-3_2006(E).zip" </w:instrText>
      </w:r>
      <w:ins w:id="1041" w:author="Eric Boisvert" w:date="2016-03-06T13:27:00Z"/>
      <w:r w:rsidR="009F2680">
        <w:fldChar w:fldCharType="separate"/>
      </w:r>
      <w:r w:rsidR="00BD7B2A" w:rsidRPr="00F347A5">
        <w:rPr>
          <w:rStyle w:val="Hyperlink"/>
          <w:lang w:val="en-CA"/>
        </w:rPr>
        <w:t>http://standards.iso.org/ittf/PubliclyAvailableStandards/c040833_ISO_IEC_19757-3_2006(E).zip</w:t>
      </w:r>
      <w:r w:rsidR="009F2680">
        <w:rPr>
          <w:rStyle w:val="Hyperlink"/>
          <w:lang w:val="en-CA"/>
        </w:rPr>
        <w:fldChar w:fldCharType="end"/>
      </w:r>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1042" w:author="Ollie Raymond" w:date="2016-02-08T14:08:00Z">
        <w:r w:rsidR="007F26AE">
          <w:rPr>
            <w:lang w:val="en-CA"/>
          </w:rPr>
          <w:t>2.0.1</w:t>
        </w:r>
      </w:ins>
      <w:del w:id="1043" w:author="Ollie Raymond" w:date="2016-02-08T14:08:00Z">
        <w:r w:rsidRPr="00BD7B2A" w:rsidDel="007F26AE">
          <w:rPr>
            <w:lang w:val="en-CA"/>
          </w:rPr>
          <w:delText>1.8</w:delText>
        </w:r>
      </w:del>
      <w:r w:rsidRPr="00BD7B2A">
        <w:rPr>
          <w:lang w:val="en-CA"/>
        </w:rPr>
        <w:t xml:space="preserve">, </w:t>
      </w:r>
      <w:del w:id="1044" w:author="Ollie Raymond" w:date="2016-02-08T14:08:00Z">
        <w:r w:rsidRPr="00BD7B2A" w:rsidDel="007F26AE">
          <w:rPr>
            <w:lang w:val="en-CA"/>
          </w:rPr>
          <w:delText>July 2009</w:delText>
        </w:r>
      </w:del>
      <w:ins w:id="1045"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1046" w:name="_Toc445034154"/>
      <w:r w:rsidRPr="00D12552">
        <w:rPr>
          <w:lang w:val="en-CA"/>
        </w:rPr>
        <w:t>Terms and Definitions</w:t>
      </w:r>
      <w:bookmarkEnd w:id="1046"/>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Heading2"/>
        <w:rPr>
          <w:rPrChange w:id="1047" w:author="Eric Boisvert" w:date="2016-01-23T12:53:00Z">
            <w:rPr>
              <w:lang w:val="en-CA"/>
            </w:rPr>
          </w:rPrChange>
        </w:rPr>
      </w:pPr>
      <w:bookmarkStart w:id="1048" w:name="_Toc428885175"/>
      <w:bookmarkStart w:id="1049" w:name="Glossary_Feature"/>
      <w:bookmarkStart w:id="1050" w:name="_Toc445034155"/>
      <w:r>
        <w:rPr>
          <w:lang w:val="en-CA"/>
        </w:rPr>
        <w:lastRenderedPageBreak/>
        <w:t>classifier</w:t>
      </w:r>
      <w:r w:rsidRPr="00D27E3C">
        <w:rPr>
          <w:lang w:val="en-CA"/>
        </w:rPr>
        <w:br/>
      </w:r>
      <w:r w:rsidRPr="00D27E3C">
        <w:rPr>
          <w:b w:val="0"/>
          <w:rPrChange w:id="1051" w:author="Eric Boisvert" w:date="2016-01-23T12:53:00Z">
            <w:rPr/>
          </w:rPrChange>
        </w:rPr>
        <w:t xml:space="preserve">A classifier is an abstract UML metaclass which describes (classifies) </w:t>
      </w:r>
      <w:ins w:id="1052" w:author="Ollie Raymond" w:date="2016-02-08T14:16:00Z">
        <w:r w:rsidR="007F26AE">
          <w:rPr>
            <w:b w:val="0"/>
          </w:rPr>
          <w:t xml:space="preserve">a </w:t>
        </w:r>
      </w:ins>
      <w:r w:rsidRPr="00D27E3C">
        <w:rPr>
          <w:b w:val="0"/>
          <w:rPrChange w:id="1053" w:author="Eric Boisvert" w:date="2016-01-23T12:53:00Z">
            <w:rPr/>
          </w:rPrChange>
        </w:rPr>
        <w:t xml:space="preserve">set of instances having common features (not to </w:t>
      </w:r>
      <w:ins w:id="1054" w:author="Ollie Raymond" w:date="2016-02-08T14:16:00Z">
        <w:r w:rsidR="007F26AE">
          <w:rPr>
            <w:b w:val="0"/>
          </w:rPr>
          <w:t xml:space="preserve">be </w:t>
        </w:r>
      </w:ins>
      <w:r w:rsidRPr="00D27E3C">
        <w:rPr>
          <w:b w:val="0"/>
          <w:rPrChange w:id="1055" w:author="Eric Boisvert" w:date="2016-01-23T12:53:00Z">
            <w:rPr/>
          </w:rPrChange>
        </w:rPr>
        <w:t>confuse</w:t>
      </w:r>
      <w:ins w:id="1056" w:author="Ollie Raymond" w:date="2016-02-08T14:16:00Z">
        <w:r w:rsidR="007F26AE">
          <w:rPr>
            <w:b w:val="0"/>
          </w:rPr>
          <w:t>d</w:t>
        </w:r>
      </w:ins>
      <w:r w:rsidRPr="00D27E3C">
        <w:rPr>
          <w:b w:val="0"/>
          <w:rPrChange w:id="1057" w:author="Eric Boisvert" w:date="2016-01-23T12:53:00Z">
            <w:rPr/>
          </w:rPrChange>
        </w:rPr>
        <w:t xml:space="preserve"> with </w:t>
      </w:r>
      <w:ins w:id="1058" w:author="Ollie Raymond" w:date="2016-02-08T14:16:00Z">
        <w:r w:rsidR="007F26AE">
          <w:rPr>
            <w:b w:val="0"/>
          </w:rPr>
          <w:t>the “</w:t>
        </w:r>
      </w:ins>
      <w:r w:rsidRPr="00D27E3C">
        <w:rPr>
          <w:b w:val="0"/>
          <w:rPrChange w:id="1059" w:author="Eric Boisvert" w:date="2016-01-23T12:53:00Z">
            <w:rPr/>
          </w:rPrChange>
        </w:rPr>
        <w:t>Feature</w:t>
      </w:r>
      <w:ins w:id="1060" w:author="Ollie Raymond" w:date="2016-02-08T14:16:00Z">
        <w:r w:rsidR="007F26AE">
          <w:rPr>
            <w:b w:val="0"/>
          </w:rPr>
          <w:t>”</w:t>
        </w:r>
      </w:ins>
      <w:r w:rsidRPr="00D27E3C">
        <w:rPr>
          <w:b w:val="0"/>
          <w:rPrChange w:id="1061" w:author="Eric Boisvert" w:date="2016-01-23T12:53:00Z">
            <w:rPr/>
          </w:rPrChange>
        </w:rPr>
        <w:t xml:space="preserve"> stereotype from </w:t>
      </w:r>
      <w:ins w:id="1062" w:author="Ollie Raymond" w:date="2016-02-08T14:16:00Z">
        <w:r w:rsidR="007F26AE">
          <w:rPr>
            <w:b w:val="0"/>
          </w:rPr>
          <w:t xml:space="preserve">the </w:t>
        </w:r>
      </w:ins>
      <w:r w:rsidRPr="00D27E3C">
        <w:rPr>
          <w:b w:val="0"/>
          <w:rPrChange w:id="1063"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1050"/>
    </w:p>
    <w:p w14:paraId="22C03DF2" w14:textId="7F807941" w:rsidR="00FA3D28" w:rsidRPr="00D12552" w:rsidDel="004725FE" w:rsidRDefault="00FA3D28" w:rsidP="00FA3D28">
      <w:pPr>
        <w:pStyle w:val="Heading2"/>
        <w:rPr>
          <w:del w:id="1064" w:author="Eric Boisvert" w:date="2016-02-27T12:01:00Z"/>
          <w:lang w:val="en-CA"/>
        </w:rPr>
      </w:pPr>
      <w:bookmarkStart w:id="1065" w:name="_Toc445034156"/>
      <w:commentRangeStart w:id="1066"/>
      <w:del w:id="1067" w:author="Eric Boisvert" w:date="2016-02-27T12:01:00Z">
        <w:r w:rsidRPr="00D12552" w:rsidDel="004725FE">
          <w:rPr>
            <w:lang w:val="en-CA"/>
          </w:rPr>
          <w:delText>coverage</w:delText>
        </w:r>
        <w:bookmarkEnd w:id="1048"/>
        <w:bookmarkEnd w:id="1065"/>
      </w:del>
    </w:p>
    <w:p w14:paraId="44153C30" w14:textId="6EBBB865" w:rsidR="00FA3D28" w:rsidRPr="00D12552" w:rsidDel="004725FE" w:rsidRDefault="00FA3D28" w:rsidP="00FA3D28">
      <w:pPr>
        <w:rPr>
          <w:del w:id="1068" w:author="Eric Boisvert" w:date="2016-02-27T12:01:00Z"/>
          <w:bCs/>
          <w:lang w:val="en-CA"/>
        </w:rPr>
      </w:pPr>
      <w:del w:id="1069"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1070" w:author="Eric Boisvert" w:date="2016-02-27T12:01:00Z"/>
          <w:bCs/>
          <w:lang w:val="en-CA"/>
        </w:rPr>
      </w:pPr>
      <w:del w:id="1071" w:author="Eric Boisvert" w:date="2016-02-27T12:01:00Z">
        <w:r w:rsidRPr="00D12552" w:rsidDel="004725FE">
          <w:rPr>
            <w:bCs/>
            <w:lang w:val="en-CA"/>
          </w:rPr>
          <w:delText>[ISO 19123:2005, definition 4.17]</w:delText>
        </w:r>
        <w:commentRangeEnd w:id="1066"/>
        <w:r w:rsidR="0057403B" w:rsidDel="004725FE">
          <w:rPr>
            <w:rStyle w:val="CommentReference"/>
          </w:rPr>
          <w:commentReference w:id="1066"/>
        </w:r>
      </w:del>
    </w:p>
    <w:p w14:paraId="51FC44D3" w14:textId="77777777" w:rsidR="00FA3D28" w:rsidRPr="00D12552" w:rsidRDefault="00FA3D28" w:rsidP="00FA3D28">
      <w:pPr>
        <w:pStyle w:val="Heading2"/>
        <w:rPr>
          <w:lang w:val="en-CA"/>
        </w:rPr>
      </w:pPr>
      <w:bookmarkStart w:id="1072" w:name="_Toc428885176"/>
      <w:bookmarkStart w:id="1073" w:name="_Toc445034157"/>
      <w:r w:rsidRPr="00D12552">
        <w:rPr>
          <w:lang w:val="en-CA"/>
        </w:rPr>
        <w:t>domain feature</w:t>
      </w:r>
      <w:bookmarkEnd w:id="1072"/>
      <w:bookmarkEnd w:id="1073"/>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1074" w:name="_Toc428885177"/>
      <w:bookmarkStart w:id="1075" w:name="_Toc445034158"/>
      <w:r w:rsidRPr="00D12552">
        <w:rPr>
          <w:lang w:val="en-CA"/>
        </w:rPr>
        <w:t>element &lt;XML&gt;</w:t>
      </w:r>
      <w:bookmarkEnd w:id="1074"/>
      <w:bookmarkEnd w:id="1075"/>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1076" w:name="_Toc428885178"/>
      <w:bookmarkStart w:id="1077" w:name="_Toc445034159"/>
      <w:r w:rsidRPr="00D12552">
        <w:rPr>
          <w:lang w:val="en-CA"/>
        </w:rPr>
        <w:t>feature</w:t>
      </w:r>
      <w:bookmarkEnd w:id="1076"/>
      <w:bookmarkEnd w:id="1077"/>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1078" w:author="Eric Boisvert" w:date="2015-10-28T11:59:00Z">
          <w:pPr/>
        </w:pPrChange>
      </w:pPr>
      <w:bookmarkStart w:id="1079" w:name="_Toc428885179"/>
      <w:bookmarkStart w:id="1080" w:name="_Toc445034160"/>
      <w:r w:rsidRPr="00670D2F">
        <w:rPr>
          <w:lang w:val="en-CA"/>
          <w:rPrChange w:id="1081" w:author="Ollie Raymond" w:date="2016-02-08T14:20:00Z">
            <w:rPr>
              <w:highlight w:val="yellow"/>
              <w:lang w:val="en-CA"/>
            </w:rPr>
          </w:rPrChange>
        </w:rPr>
        <w:t>GML application schema</w:t>
      </w:r>
      <w:bookmarkEnd w:id="1079"/>
      <w:bookmarkEnd w:id="1080"/>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1082" w:author="Eric Boisvert" w:date="2015-12-25T17:50:00Z">
        <w:r w:rsidRPr="00D12552" w:rsidDel="00370D0D">
          <w:rPr>
            <w:lang w:val="en-CA"/>
          </w:rPr>
          <w:delText>ISO 19136:2007.</w:delText>
        </w:r>
      </w:del>
      <w:ins w:id="1083"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1084" w:name="_Toc428885180"/>
      <w:bookmarkStart w:id="1085" w:name="_Toc445034161"/>
      <w:r w:rsidRPr="00D12552">
        <w:rPr>
          <w:lang w:val="en-CA"/>
        </w:rPr>
        <w:lastRenderedPageBreak/>
        <w:t>GML document</w:t>
      </w:r>
      <w:bookmarkEnd w:id="1084"/>
      <w:bookmarkEnd w:id="1085"/>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1086" w:name="_Toc428885181"/>
      <w:bookmarkStart w:id="1087" w:name="_Toc445034162"/>
      <w:r w:rsidRPr="00D12552">
        <w:rPr>
          <w:lang w:val="en-CA"/>
        </w:rPr>
        <w:t>GML schema</w:t>
      </w:r>
      <w:bookmarkEnd w:id="1086"/>
      <w:bookmarkEnd w:id="1087"/>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1088" w:author="Eric Boisvert" w:date="2015-10-28T12:00:00Z">
        <w:r w:rsidRPr="00D12552" w:rsidDel="005A74B6">
          <w:rPr>
            <w:lang w:val="en-CA"/>
          </w:rPr>
          <w:delText>http://www.opengis.net/gml/3.2</w:delText>
        </w:r>
      </w:del>
      <w:del w:id="1089" w:author="Ollie Raymond" w:date="2016-02-08T14:22:00Z">
        <w:r w:rsidRPr="00D12552" w:rsidDel="00670D2F">
          <w:rPr>
            <w:lang w:val="en-CA"/>
          </w:rPr>
          <w:delText>‖</w:delText>
        </w:r>
      </w:del>
      <w:r w:rsidRPr="00D12552">
        <w:rPr>
          <w:lang w:val="en-CA"/>
        </w:rPr>
        <w:t xml:space="preserve"> as specified in </w:t>
      </w:r>
      <w:del w:id="1090" w:author="Eric Boisvert" w:date="2015-12-25T17:50:00Z">
        <w:r w:rsidRPr="00D12552" w:rsidDel="00370D0D">
          <w:rPr>
            <w:lang w:val="en-CA"/>
          </w:rPr>
          <w:delText>ISO 19136:2007.</w:delText>
        </w:r>
      </w:del>
      <w:ins w:id="1091"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1092" w:name="_Toc428885182"/>
      <w:bookmarkStart w:id="1093" w:name="_Toc445034163"/>
      <w:r w:rsidRPr="00D12552">
        <w:rPr>
          <w:lang w:val="en-CA"/>
        </w:rPr>
        <w:t>measurement</w:t>
      </w:r>
      <w:bookmarkEnd w:id="1092"/>
      <w:bookmarkEnd w:id="1093"/>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1094" w:name="_Toc428885183"/>
      <w:bookmarkStart w:id="1095" w:name="_Toc445034164"/>
      <w:r w:rsidRPr="00D12552">
        <w:rPr>
          <w:lang w:val="en-CA"/>
        </w:rPr>
        <w:t>observation</w:t>
      </w:r>
      <w:bookmarkEnd w:id="1094"/>
      <w:bookmarkEnd w:id="1095"/>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1096" w:name="_Toc428885184"/>
      <w:bookmarkStart w:id="1097" w:name="_Toc445034165"/>
      <w:r w:rsidRPr="00D12552">
        <w:rPr>
          <w:lang w:val="en-CA"/>
        </w:rPr>
        <w:t>observation procedure</w:t>
      </w:r>
      <w:bookmarkEnd w:id="1096"/>
      <w:bookmarkEnd w:id="1097"/>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1098" w:name="_Toc428885185"/>
      <w:bookmarkStart w:id="1099" w:name="_Toc445034166"/>
      <w:r w:rsidRPr="00D12552">
        <w:rPr>
          <w:lang w:val="en-CA"/>
        </w:rPr>
        <w:t>observation result</w:t>
      </w:r>
      <w:bookmarkEnd w:id="1098"/>
      <w:bookmarkEnd w:id="1099"/>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1100" w:name="_Toc428885186"/>
      <w:bookmarkStart w:id="1101" w:name="_Toc445034167"/>
      <w:r w:rsidRPr="00D12552">
        <w:rPr>
          <w:lang w:val="en-CA"/>
        </w:rPr>
        <w:t>property &lt;General Feature Model&gt;</w:t>
      </w:r>
      <w:bookmarkEnd w:id="1100"/>
      <w:bookmarkEnd w:id="1101"/>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1102" w:name="_Toc428885187"/>
      <w:bookmarkStart w:id="1103" w:name="_Toc445034168"/>
      <w:r w:rsidRPr="00D12552">
        <w:rPr>
          <w:lang w:val="en-CA"/>
        </w:rPr>
        <w:t>sampled feature</w:t>
      </w:r>
      <w:bookmarkEnd w:id="1102"/>
      <w:bookmarkEnd w:id="1103"/>
    </w:p>
    <w:p w14:paraId="25874CEE" w14:textId="43D26BDA" w:rsidR="00FA3D28" w:rsidRPr="00D12552" w:rsidRDefault="00FA3D28" w:rsidP="00FA3D28">
      <w:pPr>
        <w:rPr>
          <w:lang w:val="en-CA"/>
        </w:rPr>
      </w:pPr>
      <w:r w:rsidRPr="00D12552">
        <w:rPr>
          <w:lang w:val="en-CA"/>
        </w:rPr>
        <w:t xml:space="preserve">The real-world domain feature of interest, such as a </w:t>
      </w:r>
      <w:del w:id="1104" w:author="Ollie Raymond" w:date="2016-02-08T14:23:00Z">
        <w:r w:rsidRPr="00D12552" w:rsidDel="00670D2F">
          <w:rPr>
            <w:lang w:val="en-CA"/>
          </w:rPr>
          <w:delText>groundwater body</w:delText>
        </w:r>
      </w:del>
      <w:ins w:id="1105" w:author="Ollie Raymond" w:date="2016-02-08T14:23:00Z">
        <w:r w:rsidR="00670D2F">
          <w:rPr>
            <w:lang w:val="en-CA"/>
          </w:rPr>
          <w:t>geological unit</w:t>
        </w:r>
      </w:ins>
      <w:ins w:id="1106" w:author="Ollie Raymond" w:date="2016-02-08T14:25:00Z">
        <w:r w:rsidR="00670D2F">
          <w:rPr>
            <w:lang w:val="en-CA"/>
          </w:rPr>
          <w:t xml:space="preserve"> or</w:t>
        </w:r>
      </w:ins>
      <w:del w:id="1107" w:author="Ollie Raymond" w:date="2016-02-08T14:25:00Z">
        <w:r w:rsidRPr="00D12552" w:rsidDel="00670D2F">
          <w:rPr>
            <w:lang w:val="en-CA"/>
          </w:rPr>
          <w:delText>,</w:delText>
        </w:r>
      </w:del>
      <w:ins w:id="1108" w:author="Ollie Raymond" w:date="2016-02-08T14:23:00Z">
        <w:r w:rsidR="00670D2F">
          <w:rPr>
            <w:lang w:val="en-CA"/>
          </w:rPr>
          <w:t xml:space="preserve"> </w:t>
        </w:r>
      </w:ins>
      <w:ins w:id="1109" w:author="Ollie Raymond" w:date="2016-02-08T14:24:00Z">
        <w:r w:rsidR="00670D2F">
          <w:rPr>
            <w:lang w:val="en-CA"/>
          </w:rPr>
          <w:t xml:space="preserve">structure </w:t>
        </w:r>
      </w:ins>
      <w:del w:id="1110" w:author="Ollie Raymond" w:date="2016-02-08T14:24:00Z">
        <w:r w:rsidRPr="00D12552" w:rsidDel="00670D2F">
          <w:rPr>
            <w:lang w:val="en-CA"/>
          </w:rPr>
          <w:delText xml:space="preserve"> aquifer, river, lake, or sea, </w:delText>
        </w:r>
      </w:del>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lastRenderedPageBreak/>
        <w:t>[ISO 19156:2011]</w:t>
      </w:r>
    </w:p>
    <w:p w14:paraId="3B8A93F5" w14:textId="77777777" w:rsidR="00FA3D28" w:rsidRPr="00D12552" w:rsidRDefault="00FA3D28" w:rsidP="00FA3D28">
      <w:pPr>
        <w:pStyle w:val="Heading2"/>
        <w:rPr>
          <w:lang w:val="en-CA"/>
        </w:rPr>
      </w:pPr>
      <w:bookmarkStart w:id="1111" w:name="_Toc428885188"/>
      <w:bookmarkStart w:id="1112" w:name="_Toc445034169"/>
      <w:r w:rsidRPr="00D12552">
        <w:rPr>
          <w:lang w:val="en-CA"/>
        </w:rPr>
        <w:t>sampling feature</w:t>
      </w:r>
      <w:bookmarkEnd w:id="1111"/>
      <w:bookmarkEnd w:id="1112"/>
    </w:p>
    <w:p w14:paraId="4E5AFEE3" w14:textId="2AA73DA6" w:rsidR="00FA3D28" w:rsidRPr="00D12552" w:rsidRDefault="00FA3D28" w:rsidP="00FA3D28">
      <w:pPr>
        <w:rPr>
          <w:lang w:val="en-CA"/>
        </w:rPr>
      </w:pPr>
      <w:r w:rsidRPr="00D12552">
        <w:rPr>
          <w:lang w:val="en-CA"/>
        </w:rPr>
        <w:t>Feature, such as a station,</w:t>
      </w:r>
      <w:ins w:id="1113" w:author="Ollie Raymond" w:date="2016-02-08T14:25:00Z">
        <w:r w:rsidR="00670D2F">
          <w:rPr>
            <w:lang w:val="en-CA"/>
          </w:rPr>
          <w:t xml:space="preserve"> borehole,</w:t>
        </w:r>
      </w:ins>
      <w:r w:rsidRPr="00D12552">
        <w:rPr>
          <w:lang w:val="en-CA"/>
        </w:rPr>
        <w:t xml:space="preserve"> </w:t>
      </w:r>
      <w:del w:id="1114"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1115" w:name="_Toc428885189"/>
      <w:bookmarkStart w:id="1116" w:name="_Toc445034170"/>
      <w:r w:rsidRPr="00D12552">
        <w:rPr>
          <w:lang w:val="en-CA"/>
        </w:rPr>
        <w:t>schema &lt;XML Schema&gt;</w:t>
      </w:r>
      <w:bookmarkEnd w:id="1115"/>
      <w:bookmarkEnd w:id="1116"/>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1117" w:name="_Toc445034171"/>
      <w:bookmarkEnd w:id="1049"/>
      <w:del w:id="1118" w:author="Eric Boisvert" w:date="2015-10-27T17:08:00Z">
        <w:r w:rsidDel="00773E1B">
          <w:rPr>
            <w:lang w:val="en-CA"/>
          </w:rPr>
          <w:delText xml:space="preserve">Conceptual </w:delText>
        </w:r>
      </w:del>
      <w:ins w:id="1119" w:author="Eric Boisvert" w:date="2015-10-27T17:08:00Z">
        <w:r w:rsidR="00773E1B">
          <w:rPr>
            <w:lang w:val="en-CA"/>
          </w:rPr>
          <w:t xml:space="preserve">Logical </w:t>
        </w:r>
      </w:ins>
      <w:r>
        <w:rPr>
          <w:lang w:val="en-CA"/>
        </w:rPr>
        <w:t>Model</w:t>
      </w:r>
      <w:bookmarkEnd w:id="1117"/>
    </w:p>
    <w:p w14:paraId="78DE2759" w14:textId="191569BC" w:rsidR="0068258B" w:rsidRDefault="000F075C" w:rsidP="000D2F14">
      <w:pPr>
        <w:rPr>
          <w:ins w:id="1120" w:author="Eric Boisvert" w:date="2015-10-30T04:04:00Z"/>
          <w:lang w:val="en-CA"/>
        </w:rPr>
      </w:pPr>
      <w:ins w:id="1121" w:author="Ollie Raymond" w:date="2016-02-03T09:32:00Z">
        <w:r>
          <w:rPr>
            <w:lang w:val="en-CA"/>
          </w:rPr>
          <w:t xml:space="preserve">The </w:t>
        </w:r>
      </w:ins>
      <w:ins w:id="1122" w:author="Eric Boisvert" w:date="2015-10-30T04:04:00Z">
        <w:r w:rsidR="0068258B">
          <w:rPr>
            <w:lang w:val="en-CA"/>
          </w:rPr>
          <w:t xml:space="preserve">GeoSciML 4.0 </w:t>
        </w:r>
      </w:ins>
      <w:ins w:id="1123" w:author="Ollie Raymond" w:date="2016-02-03T09:32:00Z">
        <w:r>
          <w:rPr>
            <w:lang w:val="en-CA"/>
          </w:rPr>
          <w:t>l</w:t>
        </w:r>
      </w:ins>
      <w:ins w:id="1124" w:author="Eric Boisvert" w:date="2015-10-30T04:04:00Z">
        <w:del w:id="1125" w:author="Ollie Raymond" w:date="2016-02-03T09:32:00Z">
          <w:r w:rsidR="0068258B" w:rsidDel="000F075C">
            <w:rPr>
              <w:lang w:val="en-CA"/>
            </w:rPr>
            <w:delText>L</w:delText>
          </w:r>
        </w:del>
        <w:r w:rsidR="0068258B">
          <w:rPr>
            <w:lang w:val="en-CA"/>
          </w:rPr>
          <w:t xml:space="preserve">ogical model is an interpretation and repackaging of </w:t>
        </w:r>
      </w:ins>
      <w:ins w:id="1126" w:author="Eric Boisvert" w:date="2015-10-30T04:07:00Z">
        <w:r w:rsidR="0068258B">
          <w:rPr>
            <w:lang w:val="en-CA"/>
          </w:rPr>
          <w:t xml:space="preserve">version 3.2 of </w:t>
        </w:r>
      </w:ins>
      <w:ins w:id="1127" w:author="Eric Boisvert" w:date="2015-10-30T04:04:00Z">
        <w:r w:rsidR="0068258B">
          <w:rPr>
            <w:lang w:val="en-CA"/>
          </w:rPr>
          <w:t xml:space="preserve">the conceptual model published by </w:t>
        </w:r>
        <w:del w:id="1128" w:author="Ollie Raymond" w:date="2016-02-03T09:33:00Z">
          <w:r w:rsidR="0068258B" w:rsidDel="000F075C">
            <w:rPr>
              <w:lang w:val="en-CA"/>
            </w:rPr>
            <w:delText>IUSG</w:delText>
          </w:r>
        </w:del>
      </w:ins>
      <w:ins w:id="1129" w:author="Ollie Raymond" w:date="2016-02-03T09:33:00Z">
        <w:r>
          <w:rPr>
            <w:lang w:val="en-CA"/>
          </w:rPr>
          <w:t>IUGS</w:t>
        </w:r>
      </w:ins>
      <w:ins w:id="1130" w:author="Eric Boisvert" w:date="2015-10-30T04:04:00Z">
        <w:r w:rsidR="0068258B">
          <w:rPr>
            <w:lang w:val="en-CA"/>
          </w:rPr>
          <w:t xml:space="preserve"> (</w:t>
        </w:r>
      </w:ins>
      <w:ins w:id="1131"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ins>
      <w:ins w:id="1132" w:author="Eric Boisvert" w:date="2016-03-06T13:27:00Z">
        <w:r w:rsidR="004D34D6">
          <w:rPr>
            <w:lang w:val="en-CA"/>
          </w:rPr>
        </w:r>
      </w:ins>
      <w:ins w:id="1133" w:author="Eric Boisvert" w:date="2015-10-30T04:08:00Z">
        <w:r w:rsidR="0068258B">
          <w:rPr>
            <w:lang w:val="en-CA"/>
          </w:rPr>
          <w:fldChar w:fldCharType="separate"/>
        </w:r>
        <w:r w:rsidR="0068258B" w:rsidRPr="006716F1">
          <w:rPr>
            <w:rStyle w:val="Hyperlink"/>
            <w:lang w:val="en-CA"/>
          </w:rPr>
          <w:t>http://www.geosciml.org/</w:t>
        </w:r>
        <w:r w:rsidR="0068258B">
          <w:rPr>
            <w:lang w:val="en-CA"/>
          </w:rPr>
          <w:fldChar w:fldCharType="end"/>
        </w:r>
      </w:ins>
      <w:ins w:id="1134" w:author="Ollie Raymond" w:date="2016-02-08T10:41:00Z">
        <w:r w:rsidR="00B14110" w:rsidRPr="00B14110">
          <w:rPr>
            <w:lang w:val="en-CA"/>
          </w:rPr>
          <w:t>geosciml/3.2/documentation/html/</w:t>
        </w:r>
      </w:ins>
      <w:ins w:id="1135" w:author="Eric Boisvert" w:date="2015-10-30T04:08:00Z">
        <w:r w:rsidR="0068258B">
          <w:rPr>
            <w:lang w:val="en-CA"/>
          </w:rPr>
          <w:t>).  The conceptual</w:t>
        </w:r>
        <w:r w:rsidR="007D2867">
          <w:rPr>
            <w:lang w:val="en-CA"/>
          </w:rPr>
          <w:t xml:space="preserve"> model is organised into 13 thematic packages</w:t>
        </w:r>
      </w:ins>
      <w:ins w:id="1136"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fldChar w:fldCharType="separate"/>
      </w:r>
      <w:ins w:id="1137" w:author="Eric Boisvert" w:date="2016-03-06T13:27:00Z">
        <w:r w:rsidR="004D34D6">
          <w:rPr>
            <w:b/>
            <w:bCs/>
          </w:rPr>
          <w:t>Error! Reference source not found.</w:t>
        </w:r>
      </w:ins>
      <w:del w:id="1138" w:author="Eric Boisvert" w:date="2016-03-06T13:27:00Z">
        <w:r w:rsidDel="004D34D6">
          <w:delText xml:space="preserve">Figure </w:delText>
        </w:r>
        <w:r w:rsidDel="004D34D6">
          <w:rPr>
            <w:noProof/>
          </w:rPr>
          <w:delText>1</w:delText>
        </w:r>
      </w:del>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1139"/>
      <w:r>
        <w:rPr>
          <w:lang w:val="en-CA"/>
        </w:rPr>
        <w:t>GeoSciML Portrayal : a simplified version for layer based application</w:t>
      </w:r>
      <w:commentRangeEnd w:id="1139"/>
      <w:r w:rsidR="00A00D3D">
        <w:rPr>
          <w:rStyle w:val="CommentReference"/>
        </w:rPr>
        <w:commentReference w:id="1139"/>
      </w:r>
    </w:p>
    <w:p w14:paraId="4F59F348" w14:textId="2D4182EF" w:rsidR="000D2F14" w:rsidRDefault="000D2F14" w:rsidP="000D2F14">
      <w:pPr>
        <w:pStyle w:val="ListParagraph"/>
        <w:numPr>
          <w:ilvl w:val="0"/>
          <w:numId w:val="14"/>
        </w:numPr>
        <w:rPr>
          <w:lang w:val="en-CA"/>
        </w:rPr>
      </w:pPr>
      <w:r>
        <w:rPr>
          <w:lang w:val="en-CA"/>
        </w:rPr>
        <w:t xml:space="preserve">GeoSciML Basic : a set of core features, aligned to </w:t>
      </w:r>
      <w:ins w:id="1140" w:author="Ollie Raymond" w:date="2016-02-08T10:43:00Z">
        <w:r w:rsidR="00B14110">
          <w:rPr>
            <w:lang w:val="en-CA"/>
          </w:rPr>
          <w:t xml:space="preserve">the </w:t>
        </w:r>
      </w:ins>
      <w:r>
        <w:rPr>
          <w:lang w:val="en-CA"/>
        </w:rPr>
        <w:t xml:space="preserve">INSPIRE </w:t>
      </w:r>
      <w:ins w:id="1141" w:author="Ollie Raymond" w:date="2016-02-08T10:47:00Z">
        <w:r w:rsidR="00B14110">
          <w:rPr>
            <w:lang w:val="en-CA"/>
          </w:rPr>
          <w:t>Data Specification on Geology</w:t>
        </w:r>
      </w:ins>
      <w:del w:id="1142"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Extension : an extension </w:t>
      </w:r>
      <w:del w:id="1143" w:author="Steve Richard" w:date="2015-10-12T18:11:00Z">
        <w:r w:rsidDel="00A00D3D">
          <w:rPr>
            <w:lang w:val="en-CA"/>
          </w:rPr>
          <w:delText xml:space="preserve">provided </w:delText>
        </w:r>
      </w:del>
      <w:ins w:id="1144" w:author="Steve Richard" w:date="2015-10-12T18:11:00Z">
        <w:r w:rsidR="00A00D3D">
          <w:rPr>
            <w:lang w:val="en-CA"/>
          </w:rPr>
          <w:t xml:space="preserve">providing </w:t>
        </w:r>
      </w:ins>
      <w:r>
        <w:rPr>
          <w:lang w:val="en-CA"/>
        </w:rPr>
        <w:t>detailed description of basic features</w:t>
      </w:r>
      <w:ins w:id="1145" w:author="Ollie Raymond" w:date="2016-02-08T10:47:00Z">
        <w:r w:rsidR="00B14110">
          <w:rPr>
            <w:lang w:val="en-CA"/>
          </w:rPr>
          <w:t xml:space="preserve"> which </w:t>
        </w:r>
      </w:ins>
      <w:ins w:id="1146" w:author="Steve Richard" w:date="2015-10-12T18:11:00Z">
        <w:del w:id="1147" w:author="Ollie Raymond" w:date="2016-02-08T10:47:00Z">
          <w:r w:rsidR="00A00D3D" w:rsidDel="00B14110">
            <w:rPr>
              <w:lang w:val="en-CA"/>
            </w:rPr>
            <w:delText>. A</w:delText>
          </w:r>
        </w:del>
      </w:ins>
      <w:ins w:id="1148" w:author="Ollie Raymond" w:date="2016-02-08T10:47:00Z">
        <w:r w:rsidR="00B14110">
          <w:rPr>
            <w:lang w:val="en-CA"/>
          </w:rPr>
          <w:t>a</w:t>
        </w:r>
      </w:ins>
      <w:ins w:id="1149"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Age : a model </w:t>
      </w:r>
      <w:del w:id="1150" w:author="Steve Richard" w:date="2015-10-12T18:11:00Z">
        <w:r w:rsidDel="009367D1">
          <w:rPr>
            <w:lang w:val="en-CA"/>
          </w:rPr>
          <w:delText xml:space="preserve">of </w:delText>
        </w:r>
        <w:r w:rsidDel="00A00D3D">
          <w:rPr>
            <w:lang w:val="en-CA"/>
          </w:rPr>
          <w:delText>geochronoloy</w:delText>
        </w:r>
      </w:del>
      <w:ins w:id="1151" w:author="Steve Richard" w:date="2015-10-12T18:11:00Z">
        <w:r w:rsidR="009367D1">
          <w:rPr>
            <w:lang w:val="en-CA"/>
          </w:rPr>
          <w:t>for the representation of geologic time using procedures adopted by the International Stratigraphic Commis</w:t>
        </w:r>
        <w:del w:id="1152"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GeoSciML Borehole : a model of borehole</w:t>
      </w:r>
      <w:ins w:id="1153" w:author="Steve Richard" w:date="2015-10-12T18:12:00Z">
        <w:r w:rsidR="009367D1">
          <w:rPr>
            <w:lang w:val="en-CA"/>
          </w:rPr>
          <w:t>s</w:t>
        </w:r>
      </w:ins>
      <w:r>
        <w:rPr>
          <w:lang w:val="en-CA"/>
        </w:rPr>
        <w:t xml:space="preserve"> </w:t>
      </w:r>
      <w:ins w:id="1154" w:author="Steve Richard" w:date="2015-10-12T18:14:00Z">
        <w:r w:rsidR="009367D1">
          <w:rPr>
            <w:lang w:val="en-CA"/>
          </w:rPr>
          <w:t>and their properties as sampling features.</w:t>
        </w:r>
      </w:ins>
      <w:del w:id="1155"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lastRenderedPageBreak/>
        <w:t xml:space="preserve">GeoSciML Laboratory analysis: a model of </w:t>
      </w:r>
      <w:del w:id="1156" w:author="Steve Richard" w:date="2015-10-12T18:14:00Z">
        <w:r w:rsidDel="009367D1">
          <w:rPr>
            <w:lang w:val="en-CA"/>
          </w:rPr>
          <w:delText xml:space="preserve">laboratories </w:delText>
        </w:r>
      </w:del>
      <w:ins w:id="1157" w:author="Steve Richard" w:date="2015-10-12T18:14:00Z">
        <w:r w:rsidR="009367D1">
          <w:rPr>
            <w:lang w:val="en-CA"/>
          </w:rPr>
          <w:t xml:space="preserve">laboratory </w:t>
        </w:r>
      </w:ins>
      <w:del w:id="1158" w:author="Steve Richard" w:date="2015-10-12T18:15:00Z">
        <w:r w:rsidDel="009367D1">
          <w:rPr>
            <w:lang w:val="en-CA"/>
          </w:rPr>
          <w:delText>assays</w:delText>
        </w:r>
      </w:del>
      <w:ins w:id="1159" w:author="Steve Richard" w:date="2015-10-12T18:15:00Z">
        <w:r w:rsidR="009367D1">
          <w:rPr>
            <w:lang w:val="en-CA"/>
          </w:rPr>
          <w:t xml:space="preserve">analytical </w:t>
        </w:r>
      </w:ins>
      <w:ins w:id="1160" w:author="Ollie Raymond" w:date="2016-02-08T10:48:00Z">
        <w:r w:rsidR="00B14110">
          <w:rPr>
            <w:lang w:val="en-CA"/>
          </w:rPr>
          <w:t>meta</w:t>
        </w:r>
      </w:ins>
      <w:ins w:id="1161" w:author="Steve Richard" w:date="2015-10-12T18:15:00Z">
        <w:r w:rsidR="009367D1">
          <w:rPr>
            <w:lang w:val="en-CA"/>
          </w:rPr>
          <w:t xml:space="preserve">data, </w:t>
        </w:r>
      </w:ins>
      <w:ins w:id="1162" w:author="Ollie Raymond" w:date="2016-02-08T10:48:00Z">
        <w:r w:rsidR="00B14110">
          <w:rPr>
            <w:lang w:val="en-CA"/>
          </w:rPr>
          <w:t xml:space="preserve">geological </w:t>
        </w:r>
      </w:ins>
      <w:ins w:id="1163" w:author="Ollie Raymond" w:date="2016-02-08T14:27:00Z">
        <w:r w:rsidR="004D2ACB">
          <w:rPr>
            <w:lang w:val="en-CA"/>
          </w:rPr>
          <w:t xml:space="preserve">sampling and </w:t>
        </w:r>
      </w:ins>
      <w:ins w:id="1164" w:author="Steve Richard" w:date="2015-10-12T18:15:00Z">
        <w:r w:rsidR="009367D1">
          <w:rPr>
            <w:lang w:val="en-CA"/>
          </w:rPr>
          <w:t>specimens</w:t>
        </w:r>
      </w:ins>
      <w:ins w:id="1165" w:author="Ollie Raymond" w:date="2016-02-08T10:48:00Z">
        <w:r w:rsidR="00B14110">
          <w:rPr>
            <w:lang w:val="en-CA"/>
          </w:rPr>
          <w:t>,</w:t>
        </w:r>
      </w:ins>
      <w:ins w:id="1166"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9F2680" w:rsidP="007D2867">
      <w:pPr>
        <w:keepNext/>
        <w:rPr>
          <w:ins w:id="1167" w:author="Eric Boisvert" w:date="2015-10-30T04:23:00Z"/>
        </w:rPr>
      </w:pPr>
      <w:ins w:id="1168"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4pt;height:354.9pt;visibility:visible;mso-wrap-style:square">
              <v:imagedata r:id="rId10" o:title=""/>
            </v:shape>
          </w:pict>
        </w:r>
      </w:ins>
    </w:p>
    <w:p w14:paraId="1D4B869E" w14:textId="6C244BBF" w:rsidR="007D2867" w:rsidRPr="00690C3D" w:rsidRDefault="007D2867" w:rsidP="00690C3D">
      <w:pPr>
        <w:pStyle w:val="Caption"/>
        <w:jc w:val="center"/>
        <w:rPr>
          <w:ins w:id="1169" w:author="Eric Boisvert" w:date="2015-10-30T04:23:00Z"/>
          <w:color w:val="auto"/>
        </w:rPr>
      </w:pPr>
      <w:ins w:id="1170"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1171" w:author="Eric Boisvert" w:date="2016-03-06T13:27:00Z">
        <w:r w:rsidR="004D34D6">
          <w:rPr>
            <w:noProof/>
            <w:color w:val="auto"/>
          </w:rPr>
          <w:t>1</w:t>
        </w:r>
      </w:ins>
      <w:ins w:id="1172" w:author="Eric Boisvert" w:date="2015-10-30T04:23:00Z">
        <w:r w:rsidRPr="00690C3D">
          <w:rPr>
            <w:color w:val="auto"/>
          </w:rPr>
          <w:fldChar w:fldCharType="end"/>
        </w:r>
      </w:ins>
      <w:r w:rsidR="00690C3D">
        <w:rPr>
          <w:color w:val="auto"/>
        </w:rPr>
        <w:t xml:space="preserve"> -</w:t>
      </w:r>
      <w:ins w:id="1173" w:author="Eric Boisvert" w:date="2015-10-30T04:23:00Z">
        <w:r w:rsidRPr="00690C3D">
          <w:rPr>
            <w:color w:val="auto"/>
          </w:rPr>
          <w:t xml:space="preserve"> GeoSciML 4.0 </w:t>
        </w:r>
        <w:del w:id="1174" w:author="Ollie Raymond" w:date="2016-02-08T10:49:00Z">
          <w:r w:rsidRPr="00690C3D" w:rsidDel="00A41BE8">
            <w:rPr>
              <w:color w:val="auto"/>
            </w:rPr>
            <w:delText xml:space="preserve"> </w:delText>
          </w:r>
        </w:del>
        <w:r w:rsidRPr="00690C3D">
          <w:rPr>
            <w:color w:val="auto"/>
          </w:rPr>
          <w:t>packages</w:t>
        </w:r>
      </w:ins>
    </w:p>
    <w:p w14:paraId="3D799ABA" w14:textId="177F5C82" w:rsidR="000D2F14" w:rsidRDefault="007D2867" w:rsidP="000D2F14">
      <w:pPr>
        <w:keepNext/>
      </w:pPr>
      <w:ins w:id="1175"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1176" w:author="Eric Boisvert" w:date="2015-10-27T16:54:00Z">
        <w:r w:rsidR="005424AC">
          <w:rPr>
            <w:lang w:val="en-CA"/>
          </w:rPr>
          <w:t>t least one</w:t>
        </w:r>
      </w:ins>
      <w:r>
        <w:rPr>
          <w:lang w:val="en-CA"/>
        </w:rPr>
        <w:t xml:space="preserve"> requirements class (to conform to </w:t>
      </w:r>
      <w:ins w:id="1177"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1178" w:name="_Toc445034172"/>
      <w:r>
        <w:rPr>
          <w:lang w:val="en-CA"/>
        </w:rPr>
        <w:t xml:space="preserve">GeoSciML </w:t>
      </w:r>
      <w:r w:rsidR="000D2F14">
        <w:rPr>
          <w:lang w:val="en-CA"/>
        </w:rPr>
        <w:t>Portrayal</w:t>
      </w:r>
      <w:bookmarkEnd w:id="1178"/>
    </w:p>
    <w:p w14:paraId="56C550D5" w14:textId="77777777" w:rsidR="00865F5F" w:rsidRDefault="00865F5F" w:rsidP="009459BF">
      <w:pPr>
        <w:rPr>
          <w:ins w:id="1179" w:author="Eric Boisvert" w:date="2016-01-06T09:40:00Z"/>
          <w:lang w:val="en-CA"/>
        </w:rPr>
      </w:pPr>
    </w:p>
    <w:p w14:paraId="7BE63CEC" w14:textId="4EADFB57" w:rsidR="00DE0FD0" w:rsidRDefault="00DE0FD0" w:rsidP="009459BF">
      <w:pPr>
        <w:rPr>
          <w:lang w:val="en-CA"/>
        </w:rPr>
      </w:pPr>
      <w:r>
        <w:rPr>
          <w:lang w:val="en-CA"/>
        </w:rPr>
        <w:lastRenderedPageBreak/>
        <w:t>GeoSciML portrayal is a denormalised view of key geological and sampling features, designed as a simple entry level model to publish datasets</w:t>
      </w:r>
      <w:ins w:id="1180" w:author="Steve Richard" w:date="2015-10-12T18:16:00Z">
        <w:r w:rsidR="009367D1">
          <w:rPr>
            <w:lang w:val="en-CA"/>
          </w:rPr>
          <w:t>, particularly ad</w:t>
        </w:r>
      </w:ins>
      <w:ins w:id="1181" w:author="Eric Boisvert" w:date="2015-10-27T16:54:00Z">
        <w:r w:rsidR="005424AC">
          <w:rPr>
            <w:lang w:val="en-CA"/>
          </w:rPr>
          <w:t>a</w:t>
        </w:r>
      </w:ins>
      <w:ins w:id="1182" w:author="Steve Richard" w:date="2015-10-12T18:16:00Z">
        <w:del w:id="1183" w:author="Eric Boisvert" w:date="2015-10-27T16:54:00Z">
          <w:r w:rsidR="009367D1" w:rsidDel="005424AC">
            <w:rPr>
              <w:lang w:val="en-CA"/>
            </w:rPr>
            <w:delText>o</w:delText>
          </w:r>
        </w:del>
        <w:r w:rsidR="009367D1">
          <w:rPr>
            <w:lang w:val="en-CA"/>
          </w:rPr>
          <w:t xml:space="preserve">pted </w:t>
        </w:r>
        <w:del w:id="1184" w:author="Eric Boisvert" w:date="2015-10-27T16:54:00Z">
          <w:r w:rsidR="009367D1" w:rsidDel="005424AC">
            <w:rPr>
              <w:lang w:val="en-CA"/>
            </w:rPr>
            <w:delText>for</w:delText>
          </w:r>
        </w:del>
      </w:ins>
      <w:ins w:id="1185" w:author="Eric Boisvert" w:date="2015-10-27T16:54:00Z">
        <w:r w:rsidR="005424AC">
          <w:rPr>
            <w:lang w:val="en-CA"/>
          </w:rPr>
          <w:t>to</w:t>
        </w:r>
      </w:ins>
      <w:ins w:id="1186" w:author="Steve Richard" w:date="2015-10-12T18:16:00Z">
        <w:r w:rsidR="009367D1">
          <w:rPr>
            <w:lang w:val="en-CA"/>
          </w:rPr>
          <w:t xml:space="preserve"> geographic visualization</w:t>
        </w:r>
      </w:ins>
      <w:ins w:id="1187" w:author="Steve Richard" w:date="2015-10-12T18:17:00Z">
        <w:r w:rsidR="009367D1">
          <w:rPr>
            <w:lang w:val="en-CA"/>
          </w:rPr>
          <w:t xml:space="preserve"> with key reporting properties</w:t>
        </w:r>
      </w:ins>
      <w:r>
        <w:rPr>
          <w:lang w:val="en-CA"/>
        </w:rPr>
        <w:t xml:space="preserve">.  The use case </w:t>
      </w:r>
      <w:del w:id="1188" w:author="Steve Richard" w:date="2015-10-12T18:17:00Z">
        <w:r w:rsidDel="009367D1">
          <w:rPr>
            <w:lang w:val="en-CA"/>
          </w:rPr>
          <w:delText xml:space="preserve">sought </w:delText>
        </w:r>
      </w:del>
      <w:ins w:id="1189" w:author="Steve Richard" w:date="2015-10-12T18:17:00Z">
        <w:r w:rsidR="009367D1">
          <w:rPr>
            <w:lang w:val="en-CA"/>
          </w:rPr>
          <w:t xml:space="preserve">target </w:t>
        </w:r>
      </w:ins>
      <w:r>
        <w:rPr>
          <w:lang w:val="en-CA"/>
        </w:rPr>
        <w:t>for portrayal is</w:t>
      </w:r>
      <w:ins w:id="1190" w:author="Steve Richard" w:date="2015-10-12T18:17:00Z">
        <w:r w:rsidR="009367D1">
          <w:rPr>
            <w:lang w:val="en-CA"/>
          </w:rPr>
          <w:t xml:space="preserve"> a</w:t>
        </w:r>
      </w:ins>
      <w:r>
        <w:rPr>
          <w:lang w:val="en-CA"/>
        </w:rPr>
        <w:t xml:space="preserve"> simple </w:t>
      </w:r>
      <w:del w:id="1191" w:author="Steve Richard" w:date="2015-10-12T18:17:00Z">
        <w:r w:rsidDel="009367D1">
          <w:rPr>
            <w:lang w:val="en-CA"/>
          </w:rPr>
          <w:delText xml:space="preserve">layer </w:delText>
        </w:r>
      </w:del>
      <w:ins w:id="1192" w:author="Steve Richard" w:date="2015-10-12T18:17:00Z">
        <w:r w:rsidR="009367D1">
          <w:rPr>
            <w:lang w:val="en-CA"/>
          </w:rPr>
          <w:t>layer-</w:t>
        </w:r>
      </w:ins>
      <w:r>
        <w:rPr>
          <w:lang w:val="en-CA"/>
        </w:rPr>
        <w:t xml:space="preserve">based application, such as web map application or GIS where the key functionality is </w:t>
      </w:r>
      <w:ins w:id="1193" w:author="Eric Boisvert" w:date="2016-01-06T09:42:00Z">
        <w:r w:rsidR="00865F5F">
          <w:rPr>
            <w:lang w:val="en-CA"/>
          </w:rPr>
          <w:t xml:space="preserve">to </w:t>
        </w:r>
      </w:ins>
      <w:r>
        <w:rPr>
          <w:lang w:val="en-CA"/>
        </w:rPr>
        <w:t xml:space="preserve">display a map layer and perform simple </w:t>
      </w:r>
      <w:ins w:id="1194" w:author="Eric Boisvert" w:date="2015-10-27T16:55:00Z">
        <w:r w:rsidR="005424AC">
          <w:rPr>
            <w:lang w:val="en-CA"/>
          </w:rPr>
          <w:t>identify</w:t>
        </w:r>
      </w:ins>
      <w:del w:id="1195" w:author="Eric Boisvert" w:date="2015-10-27T16:55:00Z">
        <w:r w:rsidDel="005424AC">
          <w:rPr>
            <w:lang w:val="en-CA"/>
          </w:rPr>
          <w:delText>“</w:delText>
        </w:r>
      </w:del>
      <w:del w:id="1196" w:author="Eric Boisvert" w:date="2015-10-27T16:54:00Z">
        <w:r w:rsidDel="005424AC">
          <w:rPr>
            <w:lang w:val="en-CA"/>
          </w:rPr>
          <w:delText>identify”</w:delText>
        </w:r>
      </w:del>
      <w:r>
        <w:rPr>
          <w:lang w:val="en-CA"/>
        </w:rPr>
        <w:t xml:space="preserve"> operations.  The classes are model</w:t>
      </w:r>
      <w:ins w:id="1197" w:author="Eric Boisvert" w:date="2016-01-06T09:42:00Z">
        <w:r w:rsidR="00865F5F">
          <w:rPr>
            <w:lang w:val="en-CA"/>
          </w:rPr>
          <w:t>led</w:t>
        </w:r>
      </w:ins>
      <w:r>
        <w:rPr>
          <w:lang w:val="en-CA"/>
        </w:rPr>
        <w:t xml:space="preserve"> to be easily implementable in any GIS or web mapping application</w:t>
      </w:r>
      <w:del w:id="1198" w:author="Ollie Raymond" w:date="2016-02-08T14:31:00Z">
        <w:r w:rsidDel="00201C6A">
          <w:rPr>
            <w:lang w:val="en-CA"/>
          </w:rPr>
          <w:delText>s</w:delText>
        </w:r>
      </w:del>
      <w:r>
        <w:rPr>
          <w:lang w:val="en-CA"/>
        </w:rPr>
        <w:t>.  One class</w:t>
      </w:r>
      <w:r w:rsidR="00276AD3">
        <w:rPr>
          <w:lang w:val="en-CA"/>
        </w:rPr>
        <w:t xml:space="preserve"> maps to one table </w:t>
      </w:r>
      <w:r>
        <w:rPr>
          <w:lang w:val="en-CA"/>
        </w:rPr>
        <w:t xml:space="preserve">composed of optional, single occurrence, properties – consistent with the structure of </w:t>
      </w:r>
      <w:ins w:id="1199" w:author="Ollie Raymond" w:date="2016-02-08T14:32:00Z">
        <w:r w:rsidR="00201C6A">
          <w:rPr>
            <w:lang w:val="en-CA"/>
          </w:rPr>
          <w:t xml:space="preserve">denormalised </w:t>
        </w:r>
      </w:ins>
      <w:r>
        <w:rPr>
          <w:lang w:val="en-CA"/>
        </w:rPr>
        <w:t>RDBMS tables</w:t>
      </w:r>
      <w:ins w:id="1200" w:author="Ollie Raymond" w:date="2016-02-08T14:32:00Z">
        <w:r w:rsidR="00201C6A">
          <w:rPr>
            <w:lang w:val="en-CA"/>
          </w:rPr>
          <w:t>.</w:t>
        </w:r>
      </w:ins>
      <w:ins w:id="1201" w:author="Eric Boisvert" w:date="2016-01-06T09:43:00Z">
        <w:r w:rsidR="00865F5F">
          <w:rPr>
            <w:lang w:val="en-CA"/>
          </w:rPr>
          <w:t xml:space="preserve"> </w:t>
        </w:r>
      </w:ins>
      <w:ins w:id="1202" w:author="Ollie Raymond" w:date="2016-02-08T14:32:00Z">
        <w:r w:rsidR="00201C6A">
          <w:rPr>
            <w:lang w:val="en-CA"/>
          </w:rPr>
          <w:t xml:space="preserve"> </w:t>
        </w:r>
      </w:ins>
      <w:ins w:id="1203" w:author="Eric Boisvert" w:date="2016-01-06T09:44:00Z">
        <w:r w:rsidR="00865F5F">
          <w:rPr>
            <w:lang w:val="en-CA"/>
          </w:rPr>
          <w:t>The XML implementation (</w:t>
        </w:r>
      </w:ins>
      <w:ins w:id="1204"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1205" w:author="Eric Boisvert" w:date="2016-03-06T13:27:00Z">
        <w:r w:rsidR="004D34D6">
          <w:rPr>
            <w:lang w:val="en-CA"/>
          </w:rPr>
          <w:t>9.4</w:t>
        </w:r>
      </w:ins>
      <w:ins w:id="1206" w:author="Eric Boisvert" w:date="2016-01-06T09:45:00Z">
        <w:r w:rsidR="00865F5F">
          <w:rPr>
            <w:lang w:val="en-CA"/>
          </w:rPr>
          <w:fldChar w:fldCharType="end"/>
        </w:r>
      </w:ins>
      <w:ins w:id="1207" w:author="Eric Boisvert" w:date="2016-01-06T09:44:00Z">
        <w:r w:rsidR="00865F5F">
          <w:rPr>
            <w:lang w:val="en-CA"/>
          </w:rPr>
          <w:t>) is conforma</w:t>
        </w:r>
      </w:ins>
      <w:ins w:id="1208" w:author="Eric Boisvert" w:date="2016-01-06T09:45:00Z">
        <w:r w:rsidR="00926101">
          <w:rPr>
            <w:lang w:val="en-CA"/>
          </w:rPr>
          <w:t>n</w:t>
        </w:r>
      </w:ins>
      <w:ins w:id="1209" w:author="Eric Boisvert" w:date="2016-01-06T09:44:00Z">
        <w:r w:rsidR="00865F5F">
          <w:rPr>
            <w:lang w:val="en-CA"/>
          </w:rPr>
          <w:t>t with</w:t>
        </w:r>
      </w:ins>
      <w:ins w:id="1210" w:author="Eric Boisvert" w:date="2016-01-06T09:43:00Z">
        <w:r w:rsidR="00865F5F">
          <w:rPr>
            <w:lang w:val="en-CA"/>
          </w:rPr>
          <w:t xml:space="preserve"> GML Simple Feature</w:t>
        </w:r>
      </w:ins>
      <w:ins w:id="1211" w:author="Eric Boisvert" w:date="2016-01-06T09:45:00Z">
        <w:r w:rsidR="00926101">
          <w:rPr>
            <w:lang w:val="en-CA"/>
          </w:rPr>
          <w:t xml:space="preserve"> (</w:t>
        </w:r>
      </w:ins>
      <w:ins w:id="1212" w:author="Eric Boisvert" w:date="2016-01-06T09:46:00Z">
        <w:r w:rsidR="00926101">
          <w:rPr>
            <w:lang w:val="en-CA"/>
          </w:rPr>
          <w:t>OGC 10-100r3)</w:t>
        </w:r>
      </w:ins>
      <w:r>
        <w:rPr>
          <w:lang w:val="en-CA"/>
        </w:rPr>
        <w:t xml:space="preserve">. </w:t>
      </w:r>
    </w:p>
    <w:p w14:paraId="4ABC3639" w14:textId="28DB6E1D" w:rsidR="00EB32C6" w:rsidRDefault="009367D1" w:rsidP="009459BF">
      <w:pPr>
        <w:rPr>
          <w:lang w:val="en-CA"/>
        </w:rPr>
      </w:pPr>
      <w:ins w:id="1213" w:author="Steve Richard" w:date="2015-10-12T18:19:00Z">
        <w:del w:id="1214" w:author="Eric Boisvert" w:date="2016-01-06T09:46:00Z">
          <w:r w:rsidDel="00926101">
            <w:rPr>
              <w:lang w:val="en-CA"/>
            </w:rPr>
            <w:delText>The p</w:delText>
          </w:r>
        </w:del>
      </w:ins>
      <w:del w:id="1215" w:author="Eric Boisvert" w:date="2016-01-06T09:46:00Z">
        <w:r w:rsidR="00DE0FD0" w:rsidDel="00926101">
          <w:rPr>
            <w:lang w:val="en-CA"/>
          </w:rPr>
          <w:delText>Portrayal data model provides several “pointers”,</w:delText>
        </w:r>
      </w:del>
      <w:ins w:id="1216" w:author="Eric Boisvert" w:date="2016-01-06T09:46:00Z">
        <w:del w:id="1217" w:author="Ollie Raymond" w:date="2016-02-08T14:34:00Z">
          <w:r w:rsidR="00926101" w:rsidDel="00201C6A">
            <w:rPr>
              <w:lang w:val="en-CA"/>
            </w:rPr>
            <w:delText>Several</w:delText>
          </w:r>
        </w:del>
      </w:ins>
      <w:ins w:id="1218" w:author="Ollie Raymond" w:date="2016-02-08T14:34:00Z">
        <w:r w:rsidR="00201C6A">
          <w:rPr>
            <w:lang w:val="en-CA"/>
          </w:rPr>
          <w:t>Some</w:t>
        </w:r>
      </w:ins>
      <w:ins w:id="1219" w:author="Eric Boisvert" w:date="2016-01-06T09:46:00Z">
        <w:r w:rsidR="00926101">
          <w:rPr>
            <w:lang w:val="en-CA"/>
          </w:rPr>
          <w:t xml:space="preserve"> fields are external references,</w:t>
        </w:r>
      </w:ins>
      <w:r w:rsidR="00DE0FD0">
        <w:rPr>
          <w:lang w:val="en-CA"/>
        </w:rPr>
        <w:t xml:space="preserve"> in the form of HTTP URI, to </w:t>
      </w:r>
      <w:ins w:id="1220" w:author="Ollie Raymond" w:date="2016-02-08T14:35:00Z">
        <w:r w:rsidR="00201C6A">
          <w:rPr>
            <w:lang w:val="en-CA"/>
          </w:rPr>
          <w:t xml:space="preserve">provide </w:t>
        </w:r>
      </w:ins>
      <w:ins w:id="1221" w:author="Ollie Raymond" w:date="2016-02-08T14:36:00Z">
        <w:r w:rsidR="00201C6A">
          <w:rPr>
            <w:lang w:val="en-CA"/>
          </w:rPr>
          <w:t>hyper</w:t>
        </w:r>
      </w:ins>
      <w:ins w:id="1222" w:author="Ollie Raymond" w:date="2016-02-08T14:35:00Z">
        <w:r w:rsidR="00201C6A">
          <w:rPr>
            <w:lang w:val="en-CA"/>
          </w:rPr>
          <w:t xml:space="preserve">links for </w:t>
        </w:r>
      </w:ins>
      <w:del w:id="1223" w:author="Ollie Raymond" w:date="2016-02-08T14:35:00Z">
        <w:r w:rsidR="00DE0FD0" w:rsidDel="00201C6A">
          <w:rPr>
            <w:lang w:val="en-CA"/>
          </w:rPr>
          <w:delText xml:space="preserve">form a sort of “switchboard” where application operating on </w:delText>
        </w:r>
      </w:del>
      <w:ins w:id="1224" w:author="Eric Boisvert" w:date="2015-10-28T18:33:00Z">
        <w:del w:id="1225" w:author="Ollie Raymond" w:date="2016-02-08T14:35:00Z">
          <w:r w:rsidR="00AE3B9C" w:rsidDel="00201C6A">
            <w:rPr>
              <w:lang w:val="en-CA"/>
            </w:rPr>
            <w:delText xml:space="preserve">instances of the </w:delText>
          </w:r>
        </w:del>
      </w:ins>
      <w:del w:id="1226" w:author="Ollie Raymond" w:date="2016-02-08T14:35:00Z">
        <w:r w:rsidR="00DE0FD0" w:rsidDel="00201C6A">
          <w:rPr>
            <w:lang w:val="en-CA"/>
          </w:rPr>
          <w:delText xml:space="preserve">portrayal model can </w:delText>
        </w:r>
      </w:del>
      <w:ins w:id="1227" w:author="Eric Boisvert" w:date="2016-01-06T09:48:00Z">
        <w:del w:id="1228" w:author="Ollie Raymond" w:date="2016-02-08T14:35:00Z">
          <w:r w:rsidR="00926101" w:rsidDel="00201C6A">
            <w:rPr>
              <w:lang w:val="en-CA"/>
            </w:rPr>
            <w:delText>could</w:delText>
          </w:r>
        </w:del>
      </w:ins>
      <w:ins w:id="1229" w:author="Ollie Raymond" w:date="2016-02-08T14:35:00Z">
        <w:r w:rsidR="00201C6A">
          <w:rPr>
            <w:lang w:val="en-CA"/>
          </w:rPr>
          <w:t>applications to</w:t>
        </w:r>
      </w:ins>
      <w:ins w:id="1230" w:author="Eric Boisvert" w:date="2016-01-06T09:48:00Z">
        <w:r w:rsidR="00926101">
          <w:rPr>
            <w:lang w:val="en-CA"/>
          </w:rPr>
          <w:t xml:space="preserve"> </w:t>
        </w:r>
      </w:ins>
      <w:del w:id="1231" w:author="Eric Boisvert" w:date="2015-10-28T18:33:00Z">
        <w:r w:rsidR="00DE0FD0" w:rsidDel="00AE3B9C">
          <w:rPr>
            <w:lang w:val="en-CA"/>
          </w:rPr>
          <w:delText xml:space="preserve">extract </w:delText>
        </w:r>
      </w:del>
      <w:ins w:id="1232" w:author="Eric Boisvert" w:date="2015-10-28T18:33:00Z">
        <w:r w:rsidR="00AE3B9C">
          <w:rPr>
            <w:lang w:val="en-CA"/>
          </w:rPr>
          <w:t xml:space="preserve">access </w:t>
        </w:r>
      </w:ins>
      <w:ins w:id="1233"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fldChar w:fldCharType="separate"/>
      </w:r>
      <w:ins w:id="1234" w:author="Eric Boisvert" w:date="2016-03-06T13:27:00Z">
        <w:r w:rsidR="004D34D6">
          <w:rPr>
            <w:b/>
            <w:bCs/>
          </w:rPr>
          <w:t>Error! Reference source not found.</w:t>
        </w:r>
      </w:ins>
      <w:del w:id="1235" w:author="Eric Boisvert" w:date="2016-03-06T13:27:00Z">
        <w:r w:rsidR="00160C8B" w:rsidDel="004D34D6">
          <w:delText xml:space="preserve">Figure </w:delText>
        </w:r>
        <w:r w:rsidR="00160C8B" w:rsidDel="004D34D6">
          <w:rPr>
            <w:noProof/>
          </w:rPr>
          <w:delText>2</w:delText>
        </w:r>
      </w:del>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1236" w:author="Eric Boisvert" w:date="2016-01-06T09:58:00Z"/>
          <w:noProof/>
          <w:lang w:val="en-CA" w:eastAsia="en-CA"/>
        </w:rPr>
      </w:pPr>
    </w:p>
    <w:p w14:paraId="3B9A29C6" w14:textId="23294079" w:rsidR="00094557" w:rsidRDefault="009F2680" w:rsidP="00094557">
      <w:pPr>
        <w:keepNext/>
        <w:rPr>
          <w:ins w:id="1237" w:author="Eric Boisvert" w:date="2016-01-06T09:59:00Z"/>
        </w:rPr>
      </w:pPr>
      <w:ins w:id="1238" w:author="Ollie Raymond" w:date="2016-02-08T14:56:00Z">
        <w:r>
          <w:rPr>
            <w:noProof/>
            <w:lang w:val="en-AU" w:eastAsia="en-AU"/>
          </w:rPr>
          <w:pict w14:anchorId="655AFA22">
            <v:shape id="_x0000_i1026" type="#_x0000_t75" style="width:437.75pt;height:317.3pt;visibility:visible;mso-wrap-style:square">
              <v:imagedata r:id="rId11" o:title=""/>
            </v:shape>
          </w:pict>
        </w:r>
        <w:r w:rsidR="00C17E97" w:rsidDel="00C17E97">
          <w:rPr>
            <w:noProof/>
            <w:lang w:val="en-CA" w:eastAsia="en-CA"/>
          </w:rPr>
          <w:t xml:space="preserve"> </w:t>
        </w:r>
      </w:ins>
    </w:p>
    <w:p w14:paraId="2FE6EA1A" w14:textId="3C7B6D14" w:rsidR="00926101" w:rsidRPr="009F4AF5" w:rsidRDefault="00094557">
      <w:pPr>
        <w:pStyle w:val="Caption"/>
        <w:jc w:val="center"/>
        <w:rPr>
          <w:color w:val="000000"/>
          <w:rPrChange w:id="1239" w:author="Ollie Raymond" w:date="2016-02-08T15:18:00Z">
            <w:rPr/>
          </w:rPrChange>
        </w:rPr>
        <w:pPrChange w:id="1240" w:author="Eric Boisvert" w:date="2016-01-06T09:59:00Z">
          <w:pPr>
            <w:keepNext/>
          </w:pPr>
        </w:pPrChange>
      </w:pPr>
      <w:ins w:id="1241" w:author="Eric Boisvert" w:date="2016-01-06T09:59:00Z">
        <w:r w:rsidRPr="009F4AF5">
          <w:rPr>
            <w:color w:val="000000"/>
            <w:rPrChange w:id="1242" w:author="Ollie Raymond" w:date="2016-02-08T15:18:00Z">
              <w:rPr/>
            </w:rPrChange>
          </w:rPr>
          <w:t xml:space="preserve">Figure </w:t>
        </w:r>
        <w:r w:rsidRPr="009F4AF5">
          <w:rPr>
            <w:color w:val="000000"/>
            <w:rPrChange w:id="1243" w:author="Ollie Raymond" w:date="2016-02-08T15:18:00Z">
              <w:rPr/>
            </w:rPrChange>
          </w:rPr>
          <w:fldChar w:fldCharType="begin"/>
        </w:r>
        <w:r w:rsidRPr="009F4AF5">
          <w:rPr>
            <w:color w:val="000000"/>
            <w:rPrChange w:id="1244" w:author="Ollie Raymond" w:date="2016-02-08T15:18:00Z">
              <w:rPr/>
            </w:rPrChange>
          </w:rPr>
          <w:instrText xml:space="preserve"> SEQ Figure \* ARABIC </w:instrText>
        </w:r>
      </w:ins>
      <w:r w:rsidRPr="009F4AF5">
        <w:rPr>
          <w:color w:val="000000"/>
          <w:rPrChange w:id="1245" w:author="Ollie Raymond" w:date="2016-02-08T15:18:00Z">
            <w:rPr/>
          </w:rPrChange>
        </w:rPr>
        <w:fldChar w:fldCharType="separate"/>
      </w:r>
      <w:ins w:id="1246" w:author="Eric Boisvert" w:date="2016-03-06T13:27:00Z">
        <w:r w:rsidR="004D34D6">
          <w:rPr>
            <w:noProof/>
            <w:color w:val="000000"/>
          </w:rPr>
          <w:t>2</w:t>
        </w:r>
      </w:ins>
      <w:ins w:id="1247" w:author="Eric Boisvert" w:date="2016-01-06T09:59:00Z">
        <w:r w:rsidRPr="009F4AF5">
          <w:rPr>
            <w:color w:val="000000"/>
            <w:rPrChange w:id="1248" w:author="Ollie Raymond" w:date="2016-02-08T15:18:00Z">
              <w:rPr/>
            </w:rPrChange>
          </w:rPr>
          <w:fldChar w:fldCharType="end"/>
        </w:r>
        <w:r w:rsidRPr="009F4AF5">
          <w:rPr>
            <w:color w:val="000000"/>
            <w:rPrChange w:id="1249" w:author="Ollie Raymond" w:date="2016-02-08T15:18:00Z">
              <w:rPr/>
            </w:rPrChange>
          </w:rPr>
          <w:t xml:space="preserve"> </w:t>
        </w:r>
      </w:ins>
      <w:r w:rsidR="00690C3D" w:rsidRPr="009F4AF5">
        <w:rPr>
          <w:color w:val="000000"/>
        </w:rPr>
        <w:t xml:space="preserve">- </w:t>
      </w:r>
      <w:ins w:id="1250" w:author="Eric Boisvert" w:date="2016-01-06T09:59:00Z">
        <w:del w:id="1251" w:author="Ollie Raymond" w:date="2016-02-08T14:56:00Z">
          <w:r w:rsidRPr="009F4AF5" w:rsidDel="00C17E97">
            <w:rPr>
              <w:color w:val="000000"/>
              <w:rPrChange w:id="1252" w:author="Ollie Raymond" w:date="2016-02-08T15:18:00Z">
                <w:rPr/>
              </w:rPrChange>
            </w:rPr>
            <w:delText>L</w:delText>
          </w:r>
        </w:del>
      </w:ins>
      <w:ins w:id="1253" w:author="Ollie Raymond" w:date="2016-02-08T14:56:00Z">
        <w:r w:rsidR="00C17E97" w:rsidRPr="009F4AF5">
          <w:rPr>
            <w:color w:val="000000"/>
            <w:rPrChange w:id="1254" w:author="Ollie Raymond" w:date="2016-02-08T15:18:00Z">
              <w:rPr/>
            </w:rPrChange>
          </w:rPr>
          <w:t>Example of l</w:t>
        </w:r>
      </w:ins>
      <w:ins w:id="1255" w:author="Eric Boisvert" w:date="2016-01-06T09:59:00Z">
        <w:r w:rsidRPr="009F4AF5">
          <w:rPr>
            <w:color w:val="000000"/>
            <w:rPrChange w:id="1256" w:author="Ollie Raymond" w:date="2016-02-08T15:18:00Z">
              <w:rPr/>
            </w:rPrChange>
          </w:rPr>
          <w:t xml:space="preserve">inkage between </w:t>
        </w:r>
        <w:del w:id="1257" w:author="Ollie Raymond" w:date="2016-02-08T14:56:00Z">
          <w:r w:rsidRPr="009F4AF5" w:rsidDel="00C17E97">
            <w:rPr>
              <w:color w:val="000000"/>
              <w:rPrChange w:id="1258" w:author="Ollie Raymond" w:date="2016-02-08T15:18:00Z">
                <w:rPr/>
              </w:rPrChange>
            </w:rPr>
            <w:delText>p</w:delText>
          </w:r>
        </w:del>
      </w:ins>
      <w:ins w:id="1259" w:author="Ollie Raymond" w:date="2016-02-08T14:56:00Z">
        <w:r w:rsidR="00C17E97" w:rsidRPr="009F4AF5">
          <w:rPr>
            <w:color w:val="000000"/>
            <w:rPrChange w:id="1260" w:author="Ollie Raymond" w:date="2016-02-08T15:18:00Z">
              <w:rPr/>
            </w:rPrChange>
          </w:rPr>
          <w:t>P</w:t>
        </w:r>
      </w:ins>
      <w:ins w:id="1261" w:author="Eric Boisvert" w:date="2016-01-06T09:59:00Z">
        <w:r w:rsidRPr="009F4AF5">
          <w:rPr>
            <w:color w:val="000000"/>
            <w:rPrChange w:id="1262" w:author="Ollie Raymond" w:date="2016-02-08T15:18:00Z">
              <w:rPr/>
            </w:rPrChange>
          </w:rPr>
          <w:t>ortrayal</w:t>
        </w:r>
      </w:ins>
      <w:ins w:id="1263" w:author="Ollie Raymond" w:date="2016-02-08T14:56:00Z">
        <w:r w:rsidR="00C17E97" w:rsidRPr="009F4AF5">
          <w:rPr>
            <w:color w:val="000000"/>
            <w:rPrChange w:id="1264" w:author="Ollie Raymond" w:date="2016-02-08T15:18:00Z">
              <w:rPr/>
            </w:rPrChange>
          </w:rPr>
          <w:t xml:space="preserve"> classes</w:t>
        </w:r>
      </w:ins>
      <w:ins w:id="1265" w:author="Eric Boisvert" w:date="2016-01-06T09:59:00Z">
        <w:r w:rsidRPr="009F4AF5">
          <w:rPr>
            <w:color w:val="000000"/>
            <w:rPrChange w:id="1266" w:author="Ollie Raymond" w:date="2016-02-08T15:18:00Z">
              <w:rPr/>
            </w:rPrChange>
          </w:rPr>
          <w:t xml:space="preserve"> and other GeoSciML packages</w:t>
        </w:r>
      </w:ins>
      <w:ins w:id="1267" w:author="Ollie Raymond" w:date="2016-02-08T14:56:00Z">
        <w:r w:rsidR="00C17E97" w:rsidRPr="009F4AF5">
          <w:rPr>
            <w:color w:val="000000"/>
            <w:rPrChange w:id="1268" w:author="Ollie Raymond" w:date="2016-02-08T15:18:00Z">
              <w:rPr/>
            </w:rPrChange>
          </w:rPr>
          <w:t xml:space="preserve"> and vocabular</w:t>
        </w:r>
      </w:ins>
      <w:ins w:id="1269" w:author="Ollie Raymond" w:date="2016-02-12T09:48:00Z">
        <w:r w:rsidR="00C3605D" w:rsidRPr="009F4AF5">
          <w:rPr>
            <w:color w:val="000000"/>
          </w:rPr>
          <w:t>y term URI’s</w:t>
        </w:r>
      </w:ins>
      <w:ins w:id="1270" w:author="Eric Boisvert" w:date="2016-01-06T09:59:00Z">
        <w:r w:rsidRPr="009F4AF5">
          <w:rPr>
            <w:color w:val="000000"/>
            <w:rPrChange w:id="1271" w:author="Ollie Raymond" w:date="2016-02-08T15:18:00Z">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1272" w:name="_Ref432754283"/>
      <w:bookmarkStart w:id="1273" w:name="_Toc445034173"/>
      <w:r>
        <w:rPr>
          <w:lang w:val="en-CA"/>
        </w:rPr>
        <w:lastRenderedPageBreak/>
        <w:t>GeoSciML Basic and Extension</w:t>
      </w:r>
      <w:bookmarkEnd w:id="1272"/>
      <w:bookmarkEnd w:id="1273"/>
    </w:p>
    <w:p w14:paraId="159EBC38" w14:textId="77777777" w:rsidR="00681747" w:rsidRDefault="00681747" w:rsidP="00681747">
      <w:pPr>
        <w:rPr>
          <w:lang w:val="en-CA"/>
        </w:rPr>
      </w:pPr>
    </w:p>
    <w:p w14:paraId="639F925B" w14:textId="5623F8F5" w:rsidR="00230CDE" w:rsidRDefault="00681747" w:rsidP="00681747">
      <w:pPr>
        <w:rPr>
          <w:ins w:id="1274" w:author="Eric Boisvert" w:date="2016-01-16T17:26:00Z"/>
          <w:lang w:val="en-CA"/>
        </w:rPr>
      </w:pPr>
      <w:r>
        <w:rPr>
          <w:lang w:val="en-CA"/>
        </w:rPr>
        <w:t xml:space="preserve">GeoSciML describes geological features </w:t>
      </w:r>
      <w:del w:id="1275" w:author="Eric Boisvert" w:date="2016-01-06T10:02:00Z">
        <w:r w:rsidDel="00D318C0">
          <w:rPr>
            <w:lang w:val="en-CA"/>
          </w:rPr>
          <w:delText>in a</w:delText>
        </w:r>
      </w:del>
      <w:ins w:id="1276" w:author="Eric Boisvert" w:date="2016-01-06T10:02:00Z">
        <w:r w:rsidR="00D318C0">
          <w:rPr>
            <w:lang w:val="en-CA"/>
          </w:rPr>
          <w:t>from the</w:t>
        </w:r>
      </w:ins>
      <w:r>
        <w:rPr>
          <w:lang w:val="en-CA"/>
        </w:rPr>
        <w:t xml:space="preserve"> mapping perspective, articulated around the concept of a Map</w:t>
      </w:r>
      <w:ins w:id="1277" w:author="Ollie Raymond" w:date="2016-02-08T15:56:00Z">
        <w:r w:rsidR="005F5C63">
          <w:rPr>
            <w:lang w:val="en-CA"/>
          </w:rPr>
          <w:t>ped</w:t>
        </w:r>
      </w:ins>
      <w:r>
        <w:rPr>
          <w:lang w:val="en-CA"/>
        </w:rPr>
        <w:t>Feature – the cartographic element shown on a map, and the Geologic</w:t>
      </w:r>
      <w:del w:id="1278" w:author="Ollie Raymond" w:date="2016-02-08T16:42:00Z">
        <w:r w:rsidDel="00A96A3A">
          <w:rPr>
            <w:lang w:val="en-CA"/>
          </w:rPr>
          <w:delText>al</w:delText>
        </w:r>
      </w:del>
      <w:r>
        <w:rPr>
          <w:lang w:val="en-CA"/>
        </w:rPr>
        <w:t xml:space="preserve">Feature it represents.  All </w:t>
      </w:r>
      <w:ins w:id="1279" w:author="Eric Boisvert" w:date="2016-01-06T10:02:00Z">
        <w:r w:rsidR="00D318C0">
          <w:rPr>
            <w:lang w:val="en-CA"/>
          </w:rPr>
          <w:t xml:space="preserve">geologic </w:t>
        </w:r>
      </w:ins>
      <w:r>
        <w:rPr>
          <w:lang w:val="en-CA"/>
        </w:rPr>
        <w:t>concepts that can be represented on a map are subtypes of Geologic</w:t>
      </w:r>
      <w:del w:id="1280" w:author="Ollie Raymond" w:date="2016-02-08T16:42:00Z">
        <w:r w:rsidDel="00A96A3A">
          <w:rPr>
            <w:lang w:val="en-CA"/>
          </w:rPr>
          <w:delText>al</w:delText>
        </w:r>
      </w:del>
      <w:r>
        <w:rPr>
          <w:lang w:val="en-CA"/>
        </w:rPr>
        <w:t>Feature</w:t>
      </w:r>
      <w:del w:id="1281" w:author="Eric Boisvert" w:date="2016-01-06T10:02:00Z">
        <w:r w:rsidDel="00D318C0">
          <w:rPr>
            <w:lang w:val="en-CA"/>
          </w:rPr>
          <w:delText>s</w:delText>
        </w:r>
      </w:del>
      <w:del w:id="1282" w:author="Eric Boisvert" w:date="2016-01-16T17:26:00Z">
        <w:r w:rsidDel="00230CDE">
          <w:rPr>
            <w:lang w:val="en-CA"/>
          </w:rPr>
          <w:delText xml:space="preserve">.   </w:delText>
        </w:r>
      </w:del>
      <w:ins w:id="1283" w:author="Eric Boisvert" w:date="2016-01-16T17:26:00Z">
        <w:r w:rsidR="00230CDE">
          <w:rPr>
            <w:lang w:val="en-CA"/>
          </w:rPr>
          <w:t xml:space="preserve">.  </w:t>
        </w:r>
      </w:ins>
    </w:p>
    <w:p w14:paraId="56FEBB16" w14:textId="009B2E8A" w:rsidR="00230CDE" w:rsidRDefault="005F5C63">
      <w:pPr>
        <w:keepNext/>
        <w:rPr>
          <w:ins w:id="1284" w:author="Eric Boisvert" w:date="2016-01-16T17:26:00Z"/>
        </w:rPr>
        <w:pPrChange w:id="1285" w:author="Eric Boisvert" w:date="2016-01-16T17:26:00Z">
          <w:pPr/>
        </w:pPrChange>
      </w:pPr>
      <w:ins w:id="1286" w:author="Ollie Raymond" w:date="2016-02-08T15:54:00Z">
        <w:r w:rsidRPr="005F5C63">
          <w:rPr>
            <w:noProof/>
            <w:lang w:val="en-AU" w:eastAsia="en-AU"/>
          </w:rPr>
          <w:t xml:space="preserve"> </w:t>
        </w:r>
        <w:r w:rsidR="009F2680">
          <w:rPr>
            <w:noProof/>
            <w:lang w:val="en-AU" w:eastAsia="en-AU"/>
          </w:rPr>
          <w:pict w14:anchorId="11187061">
            <v:shape id="_x0000_i1027" type="#_x0000_t75" style="width:467.7pt;height:275.25pt;visibility:visible;mso-wrap-style:square">
              <v:imagedata r:id="rId12" o:title=""/>
            </v:shape>
          </w:pict>
        </w:r>
      </w:ins>
    </w:p>
    <w:p w14:paraId="5BB3A466" w14:textId="23491CF5" w:rsidR="00230CDE" w:rsidRPr="009F4AF5" w:rsidRDefault="00230CDE">
      <w:pPr>
        <w:pStyle w:val="Caption"/>
        <w:jc w:val="center"/>
        <w:rPr>
          <w:ins w:id="1287" w:author="Eric Boisvert" w:date="2016-01-16T17:26:00Z"/>
          <w:color w:val="000000"/>
          <w:lang w:val="en-CA"/>
          <w:rPrChange w:id="1288" w:author="Ollie Raymond" w:date="2016-02-08T15:54:00Z">
            <w:rPr>
              <w:ins w:id="1289" w:author="Eric Boisvert" w:date="2016-01-16T17:26:00Z"/>
              <w:lang w:val="en-CA"/>
            </w:rPr>
          </w:rPrChange>
        </w:rPr>
        <w:pPrChange w:id="1290" w:author="Eric Boisvert" w:date="2016-01-16T17:26:00Z">
          <w:pPr/>
        </w:pPrChange>
      </w:pPr>
      <w:ins w:id="1291" w:author="Eric Boisvert" w:date="2016-01-16T17:26:00Z">
        <w:r w:rsidRPr="009F4AF5">
          <w:rPr>
            <w:color w:val="000000"/>
            <w:rPrChange w:id="1292" w:author="Ollie Raymond" w:date="2016-02-08T15:54:00Z">
              <w:rPr/>
            </w:rPrChange>
          </w:rPr>
          <w:t xml:space="preserve">Figure </w:t>
        </w:r>
        <w:r w:rsidRPr="009F4AF5">
          <w:rPr>
            <w:color w:val="000000"/>
            <w:rPrChange w:id="1293" w:author="Ollie Raymond" w:date="2016-02-08T15:54:00Z">
              <w:rPr/>
            </w:rPrChange>
          </w:rPr>
          <w:fldChar w:fldCharType="begin"/>
        </w:r>
        <w:r w:rsidRPr="009F4AF5">
          <w:rPr>
            <w:color w:val="000000"/>
            <w:rPrChange w:id="1294" w:author="Ollie Raymond" w:date="2016-02-08T15:54:00Z">
              <w:rPr/>
            </w:rPrChange>
          </w:rPr>
          <w:instrText xml:space="preserve"> SEQ Figure \* ARABIC </w:instrText>
        </w:r>
      </w:ins>
      <w:r w:rsidRPr="009F4AF5">
        <w:rPr>
          <w:color w:val="000000"/>
          <w:rPrChange w:id="1295" w:author="Ollie Raymond" w:date="2016-02-08T15:54:00Z">
            <w:rPr/>
          </w:rPrChange>
        </w:rPr>
        <w:fldChar w:fldCharType="separate"/>
      </w:r>
      <w:ins w:id="1296" w:author="Eric Boisvert" w:date="2016-03-06T13:27:00Z">
        <w:r w:rsidR="004D34D6">
          <w:rPr>
            <w:noProof/>
            <w:color w:val="000000"/>
          </w:rPr>
          <w:t>3</w:t>
        </w:r>
      </w:ins>
      <w:ins w:id="1297" w:author="Eric Boisvert" w:date="2016-01-16T17:26:00Z">
        <w:r w:rsidRPr="009F4AF5">
          <w:rPr>
            <w:color w:val="000000"/>
            <w:rPrChange w:id="1298" w:author="Ollie Raymond" w:date="2016-02-08T15:54:00Z">
              <w:rPr/>
            </w:rPrChange>
          </w:rPr>
          <w:fldChar w:fldCharType="end"/>
        </w:r>
        <w:r w:rsidRPr="009F4AF5">
          <w:rPr>
            <w:color w:val="000000"/>
            <w:rPrChange w:id="1299" w:author="Ollie Raymond" w:date="2016-02-08T15:54:00Z">
              <w:rPr/>
            </w:rPrChange>
          </w:rPr>
          <w:t xml:space="preserve"> </w:t>
        </w:r>
      </w:ins>
      <w:r w:rsidR="00690C3D" w:rsidRPr="009F4AF5">
        <w:rPr>
          <w:color w:val="000000"/>
        </w:rPr>
        <w:t>-</w:t>
      </w:r>
      <w:ins w:id="1300" w:author="Eric Boisvert" w:date="2016-01-16T17:26:00Z">
        <w:r w:rsidRPr="009F4AF5">
          <w:rPr>
            <w:color w:val="000000"/>
            <w:rPrChange w:id="1301" w:author="Ollie Raymond" w:date="2016-02-08T15:54:00Z">
              <w:rPr/>
            </w:rPrChange>
          </w:rPr>
          <w:t xml:space="preserve"> </w:t>
        </w:r>
      </w:ins>
      <w:ins w:id="1302" w:author="Ollie Raymond" w:date="2016-02-09T10:45:00Z">
        <w:r w:rsidR="00690C3D" w:rsidRPr="009F4AF5">
          <w:rPr>
            <w:color w:val="000000"/>
          </w:rPr>
          <w:t>High-level c</w:t>
        </w:r>
      </w:ins>
      <w:ins w:id="1303" w:author="Eric Boisvert" w:date="2016-01-16T17:26:00Z">
        <w:del w:id="1304" w:author="Ollie Raymond" w:date="2016-02-09T10:45:00Z">
          <w:r w:rsidRPr="009F4AF5" w:rsidDel="00690C3D">
            <w:rPr>
              <w:color w:val="000000"/>
              <w:rPrChange w:id="1305" w:author="Ollie Raymond" w:date="2016-02-08T15:54:00Z">
                <w:rPr/>
              </w:rPrChange>
            </w:rPr>
            <w:delText>C</w:delText>
          </w:r>
        </w:del>
        <w:r w:rsidRPr="009F4AF5">
          <w:rPr>
            <w:color w:val="000000"/>
            <w:rPrChange w:id="1306" w:author="Ollie Raymond" w:date="2016-02-08T15:54:00Z">
              <w:rPr/>
            </w:rPrChange>
          </w:rPr>
          <w:t>onceptual model</w:t>
        </w:r>
      </w:ins>
    </w:p>
    <w:p w14:paraId="15B6D491" w14:textId="77777777" w:rsidR="00230CDE" w:rsidRDefault="00230CDE" w:rsidP="00681747">
      <w:pPr>
        <w:rPr>
          <w:ins w:id="1307"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1308" w:author="Eric Boisvert" w:date="2016-03-06T13:27:00Z">
        <w:r w:rsidR="004D34D6" w:rsidRPr="00690C3D">
          <w:t xml:space="preserve">Figure </w:t>
        </w:r>
        <w:r w:rsidR="004D34D6">
          <w:rPr>
            <w:noProof/>
          </w:rPr>
          <w:t>4</w:t>
        </w:r>
      </w:ins>
      <w:del w:id="1309" w:author="Eric Boisvert" w:date="2016-03-06T13:27:00Z">
        <w:r w:rsidDel="004D34D6">
          <w:delText xml:space="preserve">Figure </w:delText>
        </w:r>
        <w:r w:rsidDel="004D34D6">
          <w:rPr>
            <w:noProof/>
          </w:rPr>
          <w:delText>1</w:delText>
        </w:r>
      </w:del>
      <w:r>
        <w:rPr>
          <w:lang w:val="en-CA"/>
        </w:rPr>
        <w:fldChar w:fldCharType="end"/>
      </w:r>
      <w:ins w:id="1310"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1311" w:author="Eric Boisvert" w:date="2016-01-06T10:03:00Z">
        <w:r w:rsidDel="00D318C0">
          <w:rPr>
            <w:lang w:val="en-CA"/>
          </w:rPr>
          <w:delText>s</w:delText>
        </w:r>
      </w:del>
      <w:r>
        <w:rPr>
          <w:lang w:val="en-CA"/>
        </w:rPr>
        <w:t xml:space="preserve"> (O&amp;M) subtypes.</w:t>
      </w:r>
    </w:p>
    <w:p w14:paraId="057035A4" w14:textId="5137847E" w:rsidR="00681747" w:rsidRDefault="009F2680" w:rsidP="00681747">
      <w:pPr>
        <w:keepNext/>
      </w:pPr>
      <w:r>
        <w:rPr>
          <w:noProof/>
          <w:lang w:val="en-CA" w:eastAsia="en-CA"/>
        </w:rPr>
        <w:lastRenderedPageBreak/>
        <w:pict w14:anchorId="19DD133B">
          <v:shape id="_x0000_i1028" type="#_x0000_t75" style="width:433.9pt;height:235.75pt;visibility:visible;mso-wrap-style:square">
            <v:imagedata r:id="rId13" o:title=""/>
          </v:shape>
        </w:pict>
      </w:r>
    </w:p>
    <w:p w14:paraId="3CC68821" w14:textId="1BF1F2E7" w:rsidR="00681747" w:rsidRPr="00690C3D" w:rsidRDefault="00681747" w:rsidP="00690C3D">
      <w:pPr>
        <w:pStyle w:val="Caption"/>
        <w:jc w:val="center"/>
        <w:rPr>
          <w:color w:val="auto"/>
          <w:lang w:val="en-CA"/>
        </w:rPr>
      </w:pPr>
      <w:bookmarkStart w:id="1312"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313" w:author="Eric Boisvert" w:date="2016-03-06T13:27:00Z">
        <w:r w:rsidR="004D34D6">
          <w:rPr>
            <w:noProof/>
            <w:color w:val="auto"/>
          </w:rPr>
          <w:t>4</w:t>
        </w:r>
      </w:ins>
      <w:del w:id="1314" w:author="Eric Boisvert" w:date="2015-10-30T04:23:00Z">
        <w:r w:rsidR="00090DCF" w:rsidRPr="00690C3D" w:rsidDel="007D2867">
          <w:rPr>
            <w:noProof/>
            <w:color w:val="auto"/>
          </w:rPr>
          <w:delText>3</w:delText>
        </w:r>
      </w:del>
      <w:r w:rsidR="00673E83" w:rsidRPr="00690C3D">
        <w:rPr>
          <w:noProof/>
          <w:color w:val="auto"/>
        </w:rPr>
        <w:fldChar w:fldCharType="end"/>
      </w:r>
      <w:bookmarkEnd w:id="1312"/>
      <w:r w:rsidRPr="00690C3D">
        <w:rPr>
          <w:color w:val="auto"/>
        </w:rPr>
        <w:t xml:space="preserve"> </w:t>
      </w:r>
      <w:r w:rsidR="00690C3D">
        <w:rPr>
          <w:color w:val="auto"/>
        </w:rPr>
        <w:t xml:space="preserve">- </w:t>
      </w:r>
      <w:r w:rsidRPr="00690C3D">
        <w:rPr>
          <w:color w:val="auto"/>
        </w:rPr>
        <w:t>Core feature model for GeoSciML</w:t>
      </w:r>
    </w:p>
    <w:p w14:paraId="276132A1" w14:textId="7D2EDECC" w:rsidR="00681747" w:rsidRDefault="00681747" w:rsidP="00681747">
      <w:pPr>
        <w:rPr>
          <w:lang w:val="en-CA"/>
        </w:rPr>
      </w:pPr>
      <w:r>
        <w:rPr>
          <w:lang w:val="en-CA"/>
        </w:rPr>
        <w:t xml:space="preserve">GeologicFeature can share relationships through </w:t>
      </w:r>
      <w:del w:id="1315" w:author="Eric Boisvert" w:date="2015-10-27T17:03:00Z">
        <w:r w:rsidDel="00B33100">
          <w:rPr>
            <w:lang w:val="en-CA"/>
          </w:rPr>
          <w:delText xml:space="preserve">Relation </w:delText>
        </w:r>
      </w:del>
      <w:ins w:id="1316"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1317"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1318" w:author="Eric Boisvert" w:date="2016-01-09T01:16:00Z"/>
          <w:lang w:val="en-CA"/>
        </w:rPr>
        <w:pPrChange w:id="1319" w:author="Eric Boisvert" w:date="2016-01-09T01:16:00Z">
          <w:pPr/>
        </w:pPrChange>
      </w:pPr>
      <w:bookmarkStart w:id="1320" w:name="_Ref440065627"/>
      <w:bookmarkStart w:id="1321" w:name="_Toc445034174"/>
      <w:ins w:id="1322" w:author="Eric Boisvert" w:date="2016-01-09T01:15:00Z">
        <w:r>
          <w:rPr>
            <w:lang w:val="en-CA"/>
          </w:rPr>
          <w:t>AbstractDescription classes</w:t>
        </w:r>
      </w:ins>
      <w:bookmarkEnd w:id="1320"/>
      <w:bookmarkEnd w:id="1321"/>
    </w:p>
    <w:p w14:paraId="780C7301" w14:textId="77777777" w:rsidR="00895888" w:rsidRPr="00895888" w:rsidRDefault="00895888">
      <w:pPr>
        <w:rPr>
          <w:lang w:val="en-CA"/>
        </w:rPr>
      </w:pPr>
    </w:p>
    <w:p w14:paraId="6F2F2413" w14:textId="3B27336D"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class as a subtype to carry the new properties</w:t>
      </w:r>
      <w:r w:rsidR="00690C3D">
        <w:rPr>
          <w:lang w:val="en-CA"/>
        </w:rPr>
        <w:t xml:space="preserve"> (Fig. 5)</w:t>
      </w:r>
      <w:r>
        <w:rPr>
          <w:lang w:val="en-CA"/>
        </w:rPr>
        <w:t>.</w:t>
      </w:r>
    </w:p>
    <w:p w14:paraId="7E87DB7E" w14:textId="58FEA631" w:rsidR="00EA50E7" w:rsidRDefault="009F2680">
      <w:pPr>
        <w:keepNext/>
        <w:jc w:val="center"/>
        <w:pPrChange w:id="1323" w:author="Ollie Raymond" w:date="2016-02-12T09:54:00Z">
          <w:pPr>
            <w:keepNext/>
          </w:pPr>
        </w:pPrChange>
      </w:pPr>
      <w:r>
        <w:rPr>
          <w:noProof/>
          <w:lang w:val="en-CA" w:eastAsia="en-CA"/>
        </w:rPr>
        <w:lastRenderedPageBreak/>
        <w:pict w14:anchorId="4781C8BC">
          <v:shape id="_x0000_i1029" type="#_x0000_t75" style="width:234.5pt;height:345.35pt;visibility:visible;mso-wrap-style:square">
            <v:imagedata r:id="rId14" o:title=""/>
          </v:shape>
        </w:pict>
      </w:r>
    </w:p>
    <w:p w14:paraId="3CFC74DF" w14:textId="218997F3"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324" w:author="Eric Boisvert" w:date="2016-03-06T13:27:00Z">
        <w:r w:rsidR="004D34D6">
          <w:rPr>
            <w:noProof/>
            <w:color w:val="auto"/>
          </w:rPr>
          <w:t>5</w:t>
        </w:r>
      </w:ins>
      <w:del w:id="1325" w:author="Eric Boisvert" w:date="2015-10-30T04:23:00Z">
        <w:r w:rsidR="00090DCF" w:rsidRPr="00690C3D" w:rsidDel="007D2867">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p>
    <w:p w14:paraId="3C1C71D8" w14:textId="4560E566" w:rsidR="00861954" w:rsidRDefault="00EA50E7" w:rsidP="00861954">
      <w:r>
        <w:rPr>
          <w:lang w:val="en-CA"/>
        </w:rPr>
        <w:t xml:space="preserve">But this only works </w:t>
      </w:r>
      <w:r w:rsidR="00861954">
        <w:rPr>
          <w:lang w:val="en-CA"/>
        </w:rPr>
        <w:t xml:space="preserve">when properties </w:t>
      </w:r>
      <w:commentRangeStart w:id="1326"/>
      <w:r w:rsidR="00861954">
        <w:rPr>
          <w:lang w:val="en-CA"/>
        </w:rPr>
        <w:t xml:space="preserve">need to be added to a leaf class.  Properties added </w:t>
      </w:r>
      <w:del w:id="1327" w:author="Eric Boisvert" w:date="2016-02-27T12:04:00Z">
        <w:r w:rsidR="00861954" w:rsidDel="004725FE">
          <w:rPr>
            <w:lang w:val="en-CA"/>
          </w:rPr>
          <w:delText>to a</w:delText>
        </w:r>
      </w:del>
      <w:ins w:id="1328"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1326"/>
      <w:r w:rsidR="00690C3D">
        <w:rPr>
          <w:rStyle w:val="CommentReference"/>
        </w:rPr>
        <w:commentReference w:id="1326"/>
      </w:r>
      <w:r w:rsidR="00DA2FDF">
        <w:rPr>
          <w:lang w:val="en-CA"/>
        </w:rPr>
        <w:t>G</w:t>
      </w:r>
      <w:r w:rsidR="00861954">
        <w:t>eoSciML uses a</w:t>
      </w:r>
      <w:ins w:id="1329" w:author="Boisvert, Eric" w:date="2015-10-16T08:01:00Z">
        <w:r w:rsidR="000077DC">
          <w:t>n</w:t>
        </w:r>
      </w:ins>
      <w:r w:rsidR="00861954">
        <w:t xml:space="preserve"> </w:t>
      </w:r>
      <w:ins w:id="1330" w:author="Boisvert, Eric" w:date="2015-10-16T08:01:00Z">
        <w:r w:rsidR="000077DC">
          <w:t xml:space="preserve">extension </w:t>
        </w:r>
      </w:ins>
      <w:r w:rsidR="00861954">
        <w:t xml:space="preserve">pattern </w:t>
      </w:r>
      <w:del w:id="1331" w:author="Boisvert, Eric" w:date="2015-10-16T08:01:00Z">
        <w:r w:rsidR="00861954" w:rsidDel="000077DC">
          <w:delText xml:space="preserve">extension </w:delText>
        </w:r>
      </w:del>
      <w:r w:rsidR="00861954">
        <w:t xml:space="preserve">by </w:t>
      </w:r>
      <w:ins w:id="1332" w:author="Eric Boisvert" w:date="2016-01-09T01:16:00Z">
        <w:r w:rsidR="00895888">
          <w:t xml:space="preserve">abstract </w:t>
        </w:r>
      </w:ins>
      <w:r w:rsidR="00861954">
        <w:t>property blocks</w:t>
      </w:r>
      <w:r w:rsidR="00690C3D">
        <w:t xml:space="preserve"> or ‘</w:t>
      </w:r>
      <w:ins w:id="1333" w:author="Eric Boisvert" w:date="2016-01-09T01:16:00Z">
        <w:r w:rsidR="00895888">
          <w:t>AbstractDescription</w:t>
        </w:r>
      </w:ins>
      <w:r w:rsidR="00690C3D">
        <w:t>’</w:t>
      </w:r>
      <w:ins w:id="1334" w:author="Eric Boisvert" w:date="2016-01-09T01:16:00Z">
        <w:r w:rsidR="00895888">
          <w:t xml:space="preserve"> classes</w:t>
        </w:r>
      </w:ins>
      <w:r w:rsidR="00690C3D">
        <w:t xml:space="preserve"> (Fig. 6</w:t>
      </w:r>
      <w:ins w:id="1335" w:author="Eric Boisvert" w:date="2016-01-09T01:16:00Z">
        <w:r w:rsidR="00895888">
          <w:t>)</w:t>
        </w:r>
      </w:ins>
      <w:r w:rsidR="00861954">
        <w:t xml:space="preserve">.  Blocks of properties are organized in their own type </w:t>
      </w:r>
      <w:ins w:id="1336" w:author="Ollie Raymond" w:date="2016-02-09T10:57:00Z">
        <w:r w:rsidR="00A75711">
          <w:t xml:space="preserve">class </w:t>
        </w:r>
      </w:ins>
      <w:r w:rsidR="00861954">
        <w:t xml:space="preserve">and associated to the </w:t>
      </w:r>
      <w:ins w:id="1337" w:author="Ollie Raymond" w:date="2016-02-09T11:06:00Z">
        <w:r w:rsidR="00EF48A6">
          <w:t xml:space="preserve">AbstractDescription </w:t>
        </w:r>
      </w:ins>
      <w:r w:rsidR="00861954">
        <w:t>class</w:t>
      </w:r>
      <w:r w:rsidR="00690C3D">
        <w:t>.</w:t>
      </w:r>
    </w:p>
    <w:p w14:paraId="2A48355A" w14:textId="1A619957" w:rsidR="00DA2FDF" w:rsidRDefault="009F2680" w:rsidP="00DA2FDF">
      <w:pPr>
        <w:keepNext/>
      </w:pPr>
      <w:r>
        <w:rPr>
          <w:noProof/>
          <w:lang w:val="en-CA" w:eastAsia="en-CA"/>
        </w:rPr>
        <w:lastRenderedPageBreak/>
        <w:pict w14:anchorId="6E99B92B">
          <v:shape id="_x0000_i1030" type="#_x0000_t75" style="width:6in;height:216.65pt;visibility:visible;mso-wrap-style:square">
            <v:imagedata r:id="rId15" o:title=""/>
          </v:shape>
        </w:pict>
      </w:r>
    </w:p>
    <w:p w14:paraId="2F3374EB" w14:textId="4EA3762C" w:rsidR="00861954" w:rsidRPr="00EF48A6" w:rsidRDefault="00DA2FDF">
      <w:pPr>
        <w:pStyle w:val="Caption"/>
        <w:jc w:val="center"/>
        <w:rPr>
          <w:color w:val="auto"/>
          <w:rPrChange w:id="1338" w:author="Ollie Raymond" w:date="2016-02-09T11:07:00Z">
            <w:rPr/>
          </w:rPrChange>
        </w:rPr>
        <w:pPrChange w:id="1339" w:author="Ollie Raymond" w:date="2016-02-09T11:07:00Z">
          <w:pPr>
            <w:pStyle w:val="Caption"/>
          </w:pPr>
        </w:pPrChange>
      </w:pPr>
      <w:r w:rsidRPr="00EF48A6">
        <w:rPr>
          <w:color w:val="auto"/>
          <w:rPrChange w:id="1340" w:author="Ollie Raymond" w:date="2016-02-09T11:07:00Z">
            <w:rPr/>
          </w:rPrChange>
        </w:rPr>
        <w:t xml:space="preserve">Figure </w:t>
      </w:r>
      <w:r w:rsidR="00673E83" w:rsidRPr="00EF48A6">
        <w:rPr>
          <w:color w:val="auto"/>
          <w:rPrChange w:id="1341" w:author="Ollie Raymond" w:date="2016-02-09T11:07:00Z">
            <w:rPr/>
          </w:rPrChange>
        </w:rPr>
        <w:fldChar w:fldCharType="begin"/>
      </w:r>
      <w:r w:rsidR="00673E83" w:rsidRPr="00EF48A6">
        <w:rPr>
          <w:color w:val="auto"/>
          <w:rPrChange w:id="1342" w:author="Ollie Raymond" w:date="2016-02-09T11:07:00Z">
            <w:rPr/>
          </w:rPrChange>
        </w:rPr>
        <w:instrText xml:space="preserve"> SEQ Figure \* ARABIC </w:instrText>
      </w:r>
      <w:r w:rsidR="00673E83" w:rsidRPr="00EF48A6">
        <w:rPr>
          <w:color w:val="auto"/>
          <w:rPrChange w:id="1343" w:author="Ollie Raymond" w:date="2016-02-09T11:07:00Z">
            <w:rPr>
              <w:noProof/>
            </w:rPr>
          </w:rPrChange>
        </w:rPr>
        <w:fldChar w:fldCharType="separate"/>
      </w:r>
      <w:ins w:id="1344" w:author="Eric Boisvert" w:date="2016-03-06T13:27:00Z">
        <w:r w:rsidR="004D34D6">
          <w:rPr>
            <w:noProof/>
            <w:color w:val="auto"/>
          </w:rPr>
          <w:t>6</w:t>
        </w:r>
      </w:ins>
      <w:del w:id="1345" w:author="Eric Boisvert" w:date="2015-10-30T04:23:00Z">
        <w:r w:rsidR="00090DCF" w:rsidRPr="00EF48A6" w:rsidDel="007D2867">
          <w:rPr>
            <w:noProof/>
            <w:color w:val="auto"/>
            <w:rPrChange w:id="1346" w:author="Ollie Raymond" w:date="2016-02-09T11:07:00Z">
              <w:rPr>
                <w:noProof/>
              </w:rPr>
            </w:rPrChange>
          </w:rPr>
          <w:delText>5</w:delText>
        </w:r>
      </w:del>
      <w:r w:rsidR="00673E83" w:rsidRPr="00EF48A6">
        <w:rPr>
          <w:noProof/>
          <w:color w:val="auto"/>
          <w:rPrChange w:id="1347" w:author="Ollie Raymond" w:date="2016-02-09T11:07:00Z">
            <w:rPr>
              <w:noProof/>
            </w:rPr>
          </w:rPrChange>
        </w:rPr>
        <w:fldChar w:fldCharType="end"/>
      </w:r>
      <w:r w:rsidRPr="00EF48A6">
        <w:rPr>
          <w:color w:val="auto"/>
          <w:rPrChange w:id="1348" w:author="Ollie Raymond" w:date="2016-02-09T11:07:00Z">
            <w:rPr/>
          </w:rPrChange>
        </w:rPr>
        <w:t xml:space="preserve"> </w:t>
      </w:r>
      <w:ins w:id="1349" w:author="Ollie Raymond" w:date="2016-02-09T11:07:00Z">
        <w:r w:rsidR="00EF48A6">
          <w:rPr>
            <w:color w:val="auto"/>
          </w:rPr>
          <w:t>-</w:t>
        </w:r>
      </w:ins>
      <w:del w:id="1350" w:author="Ollie Raymond" w:date="2016-02-09T11:07:00Z">
        <w:r w:rsidRPr="00EF48A6" w:rsidDel="00EF48A6">
          <w:rPr>
            <w:color w:val="auto"/>
            <w:rPrChange w:id="1351" w:author="Ollie Raymond" w:date="2016-02-09T11:07:00Z">
              <w:rPr/>
            </w:rPrChange>
          </w:rPr>
          <w:delText>:</w:delText>
        </w:r>
      </w:del>
      <w:r w:rsidRPr="00EF48A6">
        <w:rPr>
          <w:color w:val="auto"/>
          <w:rPrChange w:id="1352" w:author="Ollie Raymond" w:date="2016-02-09T11:07:00Z">
            <w:rPr/>
          </w:rPrChange>
        </w:rPr>
        <w:t xml:space="preserve"> Extension pattern using a property block (</w:t>
      </w:r>
      <w:ins w:id="1353" w:author="Eric Boisvert" w:date="2016-01-09T01:17:00Z">
        <w:r w:rsidR="00895888" w:rsidRPr="00EF48A6">
          <w:rPr>
            <w:color w:val="auto"/>
            <w:rPrChange w:id="1354" w:author="Ollie Raymond" w:date="2016-02-09T11:07:00Z">
              <w:rPr/>
            </w:rPrChange>
          </w:rPr>
          <w:t>Abstract</w:t>
        </w:r>
      </w:ins>
      <w:r w:rsidRPr="00EF48A6">
        <w:rPr>
          <w:color w:val="auto"/>
          <w:rPrChange w:id="1355" w:author="Ollie Raymond" w:date="2016-02-09T11:07:00Z">
            <w:rPr/>
          </w:rPrChange>
        </w:rPr>
        <w:t>Description class)</w:t>
      </w:r>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1356" w:author="Ollie Raymond" w:date="2016-02-09T11:07:00Z">
        <w:r>
          <w:t>It d</w:t>
        </w:r>
      </w:ins>
      <w:del w:id="1357"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7F003D52" w:rsidR="00D0034E" w:rsidRDefault="00D0034E" w:rsidP="00D0034E">
      <w:pPr>
        <w:pStyle w:val="ListParagraph"/>
        <w:numPr>
          <w:ilvl w:val="0"/>
          <w:numId w:val="16"/>
        </w:numPr>
      </w:pPr>
      <w:r>
        <w:t xml:space="preserve">Extra properties can be defined </w:t>
      </w:r>
      <w:ins w:id="1358" w:author="Ollie Raymond" w:date="2016-02-09T11:08:00Z">
        <w:r w:rsidR="00EF48A6">
          <w:t xml:space="preserve">and used </w:t>
        </w:r>
      </w:ins>
      <w:r>
        <w:t xml:space="preserve">by a </w:t>
      </w:r>
      <w:ins w:id="1359" w:author="Ollie Raymond" w:date="2016-02-09T11:08:00Z">
        <w:r w:rsidR="00EF48A6">
          <w:t xml:space="preserve">other user </w:t>
        </w:r>
      </w:ins>
      <w:r>
        <w:t>communit</w:t>
      </w:r>
      <w:del w:id="1360" w:author="Ollie Raymond" w:date="2016-02-09T11:08:00Z">
        <w:r w:rsidDel="00EF48A6">
          <w:delText>y</w:delText>
        </w:r>
      </w:del>
      <w:ins w:id="1361" w:author="Ollie Raymond" w:date="2016-02-09T11:08:00Z">
        <w:r w:rsidR="00EF48A6">
          <w:t>ies</w:t>
        </w:r>
      </w:ins>
      <w:r>
        <w:t xml:space="preserve"> </w:t>
      </w:r>
      <w:del w:id="1362" w:author="Ollie Raymond" w:date="2016-02-09T11:08:00Z">
        <w:r w:rsidDel="00EF48A6">
          <w:delText>and use by another one</w:delText>
        </w:r>
        <w:r w:rsidR="00595C96" w:rsidDel="00EF48A6">
          <w:delText xml:space="preserve"> </w:delText>
        </w:r>
      </w:del>
      <w:r w:rsidR="00595C96">
        <w:t>(</w:t>
      </w:r>
      <w:del w:id="1363" w:author="Ollie Raymond" w:date="2016-02-09T11:08:00Z">
        <w:r w:rsidR="00595C96" w:rsidDel="00EF48A6">
          <w:delText>for example</w:delText>
        </w:r>
      </w:del>
      <w:ins w:id="1364" w:author="Ollie Raymond" w:date="2016-02-09T11:08:00Z">
        <w:r w:rsidR="00EF48A6">
          <w:t>e.g.</w:t>
        </w:r>
      </w:ins>
      <w:r w:rsidR="00595C96">
        <w:t xml:space="preserve">, properties added by </w:t>
      </w:r>
      <w:ins w:id="1365" w:author="Ollie Raymond" w:date="2016-02-09T11:08:00Z">
        <w:r w:rsidR="00EF48A6">
          <w:t xml:space="preserve">a </w:t>
        </w:r>
      </w:ins>
      <w:r w:rsidR="00595C96">
        <w:t>geophysic</w:t>
      </w:r>
      <w:ins w:id="1366" w:author="Ollie Raymond" w:date="2016-02-09T11:08:00Z">
        <w:r w:rsidR="00EF48A6">
          <w:t>al</w:t>
        </w:r>
      </w:ins>
      <w:r w:rsidR="00595C96">
        <w:t xml:space="preserve"> application could be reused by groundwater applications)</w:t>
      </w:r>
    </w:p>
    <w:p w14:paraId="12F91C24" w14:textId="39D15120" w:rsidR="00DA2FDF" w:rsidRDefault="000077DC" w:rsidP="00DA2FDF">
      <w:pPr>
        <w:rPr>
          <w:ins w:id="1367" w:author="Boisvert, Eric" w:date="2015-10-16T08:08:00Z"/>
        </w:rPr>
      </w:pPr>
      <w:ins w:id="1368" w:author="Boisvert, Eric" w:date="2015-10-16T08:00:00Z">
        <w:r>
          <w:t xml:space="preserve">GeoSciML Basic contains </w:t>
        </w:r>
      </w:ins>
      <w:ins w:id="1369" w:author="Ollie Raymond" w:date="2016-02-09T11:09:00Z">
        <w:r w:rsidR="00EF48A6">
          <w:t>nine</w:t>
        </w:r>
      </w:ins>
      <w:ins w:id="1370" w:author="Boisvert, Eric" w:date="2015-10-16T08:19:00Z">
        <w:del w:id="1371" w:author="Ollie Raymond" w:date="2016-02-09T11:09:00Z">
          <w:r w:rsidDel="00EF48A6">
            <w:delText>9</w:delText>
          </w:r>
        </w:del>
      </w:ins>
      <w:ins w:id="1372" w:author="Boisvert, Eric" w:date="2015-10-16T08:00:00Z">
        <w:r>
          <w:t xml:space="preserve"> </w:t>
        </w:r>
      </w:ins>
      <w:ins w:id="1373" w:author="Boisvert, Eric" w:date="2015-10-16T08:06:00Z">
        <w:r>
          <w:t>stu</w:t>
        </w:r>
      </w:ins>
      <w:ins w:id="1374" w:author="Boisvert, Eric" w:date="2015-10-16T08:07:00Z">
        <w:r>
          <w:t>b</w:t>
        </w:r>
      </w:ins>
      <w:ins w:id="1375" w:author="Boisvert, Eric" w:date="2015-10-16T08:06:00Z">
        <w:r>
          <w:t xml:space="preserve"> </w:t>
        </w:r>
      </w:ins>
      <w:ins w:id="1376" w:author="Boisvert, Eric" w:date="2015-10-16T08:07:00Z">
        <w:del w:id="1377" w:author="Ollie Raymond" w:date="2016-02-09T11:09:00Z">
          <w:r w:rsidDel="00EF48A6">
            <w:delText>a</w:delText>
          </w:r>
        </w:del>
      </w:ins>
      <w:ins w:id="1378" w:author="Ollie Raymond" w:date="2016-02-09T11:09:00Z">
        <w:r w:rsidR="00EF48A6">
          <w:t>A</w:t>
        </w:r>
      </w:ins>
      <w:ins w:id="1379" w:author="Boisvert, Eric" w:date="2015-10-16T08:07:00Z">
        <w:r>
          <w:t>bstract</w:t>
        </w:r>
      </w:ins>
      <w:ins w:id="1380" w:author="Ollie Raymond" w:date="2016-02-09T11:09:00Z">
        <w:r w:rsidR="00EF48A6">
          <w:t>Description</w:t>
        </w:r>
      </w:ins>
      <w:ins w:id="1381" w:author="Boisvert, Eric" w:date="2015-10-16T08:07:00Z">
        <w:r>
          <w:t xml:space="preserve"> </w:t>
        </w:r>
      </w:ins>
      <w:ins w:id="1382" w:author="Boisvert, Eric" w:date="2015-10-16T08:06:00Z">
        <w:r>
          <w:t>classes</w:t>
        </w:r>
      </w:ins>
      <w:ins w:id="1383" w:author="Boisvert, Eric" w:date="2015-10-16T08:19:00Z">
        <w:r>
          <w:t xml:space="preserve"> </w:t>
        </w:r>
      </w:ins>
      <w:del w:id="1384" w:author="Eric Boisvert" w:date="2016-01-09T01:17:00Z">
        <w:r w:rsidR="00595C96" w:rsidDel="00895888">
          <w:delText>concretised</w:delText>
        </w:r>
      </w:del>
      <w:ins w:id="1385" w:author="Boisvert, Eric" w:date="2015-10-16T08:19:00Z">
        <w:del w:id="1386" w:author="Eric Boisvert" w:date="2016-01-09T01:17:00Z">
          <w:r w:rsidDel="00895888">
            <w:delText xml:space="preserve"> </w:delText>
          </w:r>
        </w:del>
      </w:ins>
      <w:ins w:id="1387" w:author="Eric Boisvert" w:date="2016-01-09T01:17:00Z">
        <w:r w:rsidR="00895888">
          <w:t xml:space="preserve">materialised </w:t>
        </w:r>
      </w:ins>
      <w:ins w:id="1388" w:author="Boisvert, Eric" w:date="2015-10-16T08:19:00Z">
        <w:r>
          <w:t xml:space="preserve">in GeoSciML </w:t>
        </w:r>
      </w:ins>
      <w:ins w:id="1389" w:author="Ollie Raymond" w:date="2016-02-09T11:09:00Z">
        <w:r w:rsidR="00EF48A6">
          <w:t>E</w:t>
        </w:r>
      </w:ins>
      <w:ins w:id="1390" w:author="Boisvert, Eric" w:date="2015-10-16T08:19:00Z">
        <w:del w:id="1391" w:author="Ollie Raymond" w:date="2016-02-09T11:09:00Z">
          <w:r w:rsidDel="00EF48A6">
            <w:delText>e</w:delText>
          </w:r>
        </w:del>
        <w:r>
          <w:t>xtension</w:t>
        </w:r>
      </w:ins>
      <w:ins w:id="1392" w:author="Boisvert, Eric" w:date="2015-10-16T08:20:00Z">
        <w:r>
          <w:t xml:space="preserve"> (</w:t>
        </w:r>
        <w:r>
          <w:fldChar w:fldCharType="begin"/>
        </w:r>
        <w:r>
          <w:instrText xml:space="preserve"> REF _Ref432746974 \h </w:instrText>
        </w:r>
      </w:ins>
      <w:r>
        <w:fldChar w:fldCharType="separate"/>
      </w:r>
      <w:ins w:id="1393" w:author="Eric Boisvert" w:date="2016-03-06T13:27:00Z">
        <w:r w:rsidR="004D34D6" w:rsidRPr="004D34D6">
          <w:t xml:space="preserve">Table </w:t>
        </w:r>
        <w:r w:rsidR="004D34D6">
          <w:rPr>
            <w:noProof/>
          </w:rPr>
          <w:t>1</w:t>
        </w:r>
      </w:ins>
      <w:ins w:id="1394" w:author="Boisvert, Eric" w:date="2015-10-16T08:20:00Z">
        <w:del w:id="1395" w:author="Eric Boisvert" w:date="2016-03-06T13:27:00Z">
          <w:r w:rsidDel="004D34D6">
            <w:delText xml:space="preserve">Table </w:delText>
          </w:r>
          <w:r w:rsidDel="004D34D6">
            <w:rPr>
              <w:noProof/>
            </w:rPr>
            <w:delText>1</w:delText>
          </w:r>
        </w:del>
        <w:r>
          <w:fldChar w:fldCharType="end"/>
        </w:r>
        <w:r>
          <w:t>)</w:t>
        </w:r>
      </w:ins>
      <w:ins w:id="1396" w:author="Boisvert, Eric" w:date="2015-10-16T08:19:00Z">
        <w:r>
          <w:t>.</w:t>
        </w:r>
      </w:ins>
    </w:p>
    <w:p w14:paraId="434C3884" w14:textId="58CD3A07" w:rsidR="000077DC" w:rsidRPr="00EF48A6" w:rsidRDefault="000077DC" w:rsidP="004D3EF3">
      <w:pPr>
        <w:pStyle w:val="Caption"/>
        <w:keepNext/>
        <w:rPr>
          <w:ins w:id="1397" w:author="Boisvert, Eric" w:date="2015-10-16T08:20:00Z"/>
          <w:color w:val="auto"/>
          <w:rPrChange w:id="1398" w:author="Ollie Raymond" w:date="2016-02-09T11:09:00Z">
            <w:rPr>
              <w:ins w:id="1399" w:author="Boisvert, Eric" w:date="2015-10-16T08:20:00Z"/>
            </w:rPr>
          </w:rPrChange>
        </w:rPr>
      </w:pPr>
      <w:bookmarkStart w:id="1400" w:name="_Ref432746974"/>
      <w:ins w:id="1401" w:author="Boisvert, Eric" w:date="2015-10-16T08:20:00Z">
        <w:r w:rsidRPr="00EF48A6">
          <w:rPr>
            <w:color w:val="auto"/>
            <w:rPrChange w:id="1402" w:author="Ollie Raymond" w:date="2016-02-09T11:09:00Z">
              <w:rPr/>
            </w:rPrChange>
          </w:rPr>
          <w:t xml:space="preserve">Table </w:t>
        </w:r>
      </w:ins>
      <w:ins w:id="1403"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1404" w:author="Eric Boisvert" w:date="2016-03-06T13:27:00Z">
        <w:r w:rsidR="004D34D6">
          <w:rPr>
            <w:noProof/>
            <w:color w:val="auto"/>
          </w:rPr>
          <w:t>1</w:t>
        </w:r>
      </w:ins>
      <w:ins w:id="1405" w:author="Eric Boisvert" w:date="2016-02-14T13:33:00Z">
        <w:r w:rsidR="00415E41">
          <w:rPr>
            <w:color w:val="auto"/>
          </w:rPr>
          <w:fldChar w:fldCharType="end"/>
        </w:r>
      </w:ins>
      <w:ins w:id="1406" w:author="Boisvert, Eric" w:date="2015-10-16T08:20:00Z">
        <w:del w:id="1407" w:author="Eric Boisvert" w:date="2016-01-24T14:33:00Z">
          <w:r w:rsidRPr="00EF48A6" w:rsidDel="007F17CE">
            <w:rPr>
              <w:color w:val="auto"/>
              <w:rPrChange w:id="1408" w:author="Ollie Raymond" w:date="2016-02-09T11:09:00Z">
                <w:rPr/>
              </w:rPrChange>
            </w:rPr>
            <w:fldChar w:fldCharType="begin"/>
          </w:r>
          <w:r w:rsidRPr="00EF48A6" w:rsidDel="007F17CE">
            <w:rPr>
              <w:color w:val="auto"/>
              <w:rPrChange w:id="1409" w:author="Ollie Raymond" w:date="2016-02-09T11:09:00Z">
                <w:rPr/>
              </w:rPrChange>
            </w:rPr>
            <w:delInstrText xml:space="preserve"> SEQ Table \* ARABIC </w:delInstrText>
          </w:r>
        </w:del>
      </w:ins>
      <w:del w:id="1410" w:author="Eric Boisvert" w:date="2016-01-24T14:33:00Z">
        <w:r w:rsidRPr="00EF48A6" w:rsidDel="007F17CE">
          <w:rPr>
            <w:color w:val="auto"/>
            <w:rPrChange w:id="1411" w:author="Ollie Raymond" w:date="2016-02-09T11:09:00Z">
              <w:rPr/>
            </w:rPrChange>
          </w:rPr>
          <w:fldChar w:fldCharType="separate"/>
        </w:r>
        <w:r w:rsidR="00292781" w:rsidRPr="00EF48A6" w:rsidDel="007F17CE">
          <w:rPr>
            <w:noProof/>
            <w:color w:val="auto"/>
            <w:rPrChange w:id="1412" w:author="Ollie Raymond" w:date="2016-02-09T11:09:00Z">
              <w:rPr>
                <w:noProof/>
              </w:rPr>
            </w:rPrChange>
          </w:rPr>
          <w:delText>1</w:delText>
        </w:r>
      </w:del>
      <w:ins w:id="1413" w:author="Boisvert, Eric" w:date="2015-10-16T08:20:00Z">
        <w:del w:id="1414" w:author="Eric Boisvert" w:date="2016-01-24T14:33:00Z">
          <w:r w:rsidRPr="00EF48A6" w:rsidDel="007F17CE">
            <w:rPr>
              <w:color w:val="auto"/>
              <w:rPrChange w:id="1415" w:author="Ollie Raymond" w:date="2016-02-09T11:09:00Z">
                <w:rPr/>
              </w:rPrChange>
            </w:rPr>
            <w:fldChar w:fldCharType="end"/>
          </w:r>
        </w:del>
        <w:bookmarkEnd w:id="1400"/>
        <w:r w:rsidRPr="00EF48A6">
          <w:rPr>
            <w:color w:val="auto"/>
            <w:rPrChange w:id="1416" w:author="Ollie Raymond" w:date="2016-02-09T11:09:00Z">
              <w:rPr/>
            </w:rPrChange>
          </w:rPr>
          <w:t xml:space="preserve"> </w:t>
        </w:r>
      </w:ins>
      <w:ins w:id="1417" w:author="Ollie Raymond" w:date="2016-02-09T11:09:00Z">
        <w:r w:rsidR="00EF48A6">
          <w:rPr>
            <w:color w:val="auto"/>
          </w:rPr>
          <w:t xml:space="preserve">- </w:t>
        </w:r>
      </w:ins>
      <w:ins w:id="1418" w:author="Boisvert, Eric" w:date="2015-10-16T08:20:00Z">
        <w:r w:rsidRPr="00EF48A6">
          <w:rPr>
            <w:color w:val="auto"/>
            <w:rPrChange w:id="1419" w:author="Ollie Raymond" w:date="2016-02-09T11:09:00Z">
              <w:rPr/>
            </w:rPrChange>
          </w:rPr>
          <w:t xml:space="preserve">GeoSciML </w:t>
        </w:r>
        <w:del w:id="1420" w:author="Ollie Raymond" w:date="2016-02-09T11:09:00Z">
          <w:r w:rsidRPr="00EF48A6" w:rsidDel="00EF48A6">
            <w:rPr>
              <w:color w:val="auto"/>
              <w:rPrChange w:id="1421" w:author="Ollie Raymond" w:date="2016-02-09T11:09:00Z">
                <w:rPr/>
              </w:rPrChange>
            </w:rPr>
            <w:delText>b</w:delText>
          </w:r>
        </w:del>
      </w:ins>
      <w:ins w:id="1422" w:author="Ollie Raymond" w:date="2016-02-09T11:09:00Z">
        <w:r w:rsidR="00EF48A6">
          <w:rPr>
            <w:color w:val="auto"/>
          </w:rPr>
          <w:t>B</w:t>
        </w:r>
      </w:ins>
      <w:ins w:id="1423" w:author="Boisvert, Eric" w:date="2015-10-16T08:20:00Z">
        <w:r w:rsidRPr="00EF48A6">
          <w:rPr>
            <w:color w:val="auto"/>
            <w:rPrChange w:id="1424" w:author="Ollie Raymond" w:date="2016-02-09T11:09:00Z">
              <w:rPr/>
            </w:rPrChange>
          </w:rPr>
          <w:t xml:space="preserve">asic stub </w:t>
        </w:r>
      </w:ins>
      <w:ins w:id="1425" w:author="Ollie Raymond" w:date="2016-02-09T11:09:00Z">
        <w:r w:rsidR="00EF48A6">
          <w:rPr>
            <w:color w:val="auto"/>
          </w:rPr>
          <w:t xml:space="preserve">AbstractDescription </w:t>
        </w:r>
      </w:ins>
      <w:ins w:id="1426" w:author="Boisvert, Eric" w:date="2015-10-16T08:20:00Z">
        <w:r w:rsidRPr="00EF48A6">
          <w:rPr>
            <w:color w:val="auto"/>
            <w:rPrChange w:id="1427" w:author="Ollie Raymond" w:date="2016-02-09T11:09:00Z">
              <w:rPr/>
            </w:rPrChange>
          </w:rPr>
          <w:t>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1428"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1429" w:author="Boisvert, Eric" w:date="2015-10-16T08:08:00Z"/>
                <w:rFonts w:ascii="Calibri" w:hAnsi="Calibri"/>
                <w:b/>
                <w:bCs/>
                <w:color w:val="000000"/>
                <w:sz w:val="20"/>
                <w:szCs w:val="20"/>
              </w:rPr>
            </w:pPr>
            <w:ins w:id="1430"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1431" w:author="Boisvert, Eric" w:date="2015-10-16T08:08:00Z"/>
                <w:rFonts w:ascii="Calibri" w:hAnsi="Calibri"/>
                <w:b/>
                <w:bCs/>
                <w:color w:val="000000"/>
                <w:sz w:val="20"/>
                <w:szCs w:val="20"/>
              </w:rPr>
            </w:pPr>
            <w:ins w:id="1432"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1433"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1434" w:author="Boisvert, Eric" w:date="2015-10-16T08:08:00Z"/>
                <w:rFonts w:ascii="Calibri" w:hAnsi="Calibri"/>
                <w:b/>
                <w:bCs/>
                <w:color w:val="000000"/>
                <w:sz w:val="20"/>
                <w:szCs w:val="20"/>
              </w:rPr>
            </w:pPr>
            <w:ins w:id="1435"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3907B6A0" w:rsidR="000077DC" w:rsidRPr="00D970E9" w:rsidRDefault="000077DC" w:rsidP="00EF48A6">
            <w:pPr>
              <w:rPr>
                <w:ins w:id="1436" w:author="Boisvert, Eric" w:date="2015-10-16T08:08:00Z"/>
                <w:rFonts w:ascii="Calibri" w:hAnsi="Calibri"/>
                <w:color w:val="000000"/>
                <w:sz w:val="20"/>
                <w:szCs w:val="20"/>
              </w:rPr>
            </w:pPr>
            <w:ins w:id="1437" w:author="Boisvert, Eric" w:date="2015-10-16T08:10:00Z">
              <w:r w:rsidRPr="00D970E9">
                <w:rPr>
                  <w:rFonts w:ascii="Calibri" w:hAnsi="Calibri"/>
                  <w:color w:val="000000"/>
                  <w:sz w:val="20"/>
                  <w:szCs w:val="20"/>
                </w:rPr>
                <w:t>Association class p</w:t>
              </w:r>
            </w:ins>
            <w:ins w:id="1438" w:author="Boisvert, Eric" w:date="2015-10-16T08:09:00Z">
              <w:r w:rsidRPr="000A793F">
                <w:rPr>
                  <w:rFonts w:ascii="Calibri" w:hAnsi="Calibri"/>
                  <w:color w:val="000000"/>
                  <w:sz w:val="20"/>
                  <w:szCs w:val="20"/>
                </w:rPr>
                <w:t xml:space="preserve">laceholder to </w:t>
              </w:r>
              <w:del w:id="1439" w:author="Ollie Raymond" w:date="2016-02-09T11:11:00Z">
                <w:r w:rsidRPr="000A793F" w:rsidDel="00EF48A6">
                  <w:rPr>
                    <w:rFonts w:ascii="Calibri" w:hAnsi="Calibri"/>
                    <w:color w:val="000000"/>
                    <w:sz w:val="20"/>
                    <w:szCs w:val="20"/>
                  </w:rPr>
                  <w:delText>implement</w:delText>
                </w:r>
              </w:del>
            </w:ins>
            <w:ins w:id="1440" w:author="Ollie Raymond" w:date="2016-02-09T11:11:00Z">
              <w:r w:rsidR="00EF48A6">
                <w:rPr>
                  <w:rFonts w:ascii="Calibri" w:hAnsi="Calibri"/>
                  <w:color w:val="000000"/>
                  <w:sz w:val="20"/>
                  <w:szCs w:val="20"/>
                </w:rPr>
                <w:t>describe</w:t>
              </w:r>
            </w:ins>
            <w:ins w:id="1441" w:author="Boisvert, Eric" w:date="2015-10-16T08:09:00Z">
              <w:r w:rsidRPr="000A793F">
                <w:rPr>
                  <w:rFonts w:ascii="Calibri" w:hAnsi="Calibri"/>
                  <w:color w:val="000000"/>
                  <w:sz w:val="20"/>
                  <w:szCs w:val="20"/>
                </w:rPr>
                <w:t xml:space="preserve"> relation</w:t>
              </w:r>
            </w:ins>
            <w:ins w:id="1442" w:author="Ollie Raymond" w:date="2016-02-09T11:11:00Z">
              <w:r w:rsidR="00EF48A6">
                <w:rPr>
                  <w:rFonts w:ascii="Calibri" w:hAnsi="Calibri"/>
                  <w:color w:val="000000"/>
                  <w:sz w:val="20"/>
                  <w:szCs w:val="20"/>
                </w:rPr>
                <w:t>s</w:t>
              </w:r>
            </w:ins>
            <w:ins w:id="1443" w:author="Boisvert, Eric" w:date="2015-10-16T08:09:00Z">
              <w:r w:rsidRPr="000A793F">
                <w:rPr>
                  <w:rFonts w:ascii="Calibri" w:hAnsi="Calibri"/>
                  <w:color w:val="000000"/>
                  <w:sz w:val="20"/>
                  <w:szCs w:val="20"/>
                </w:rPr>
                <w:t xml:space="preserve"> between geologic features</w:t>
              </w:r>
            </w:ins>
          </w:p>
        </w:tc>
      </w:tr>
      <w:tr w:rsidR="000077DC" w:rsidRPr="00761F44" w14:paraId="66F7ECD6" w14:textId="77777777" w:rsidTr="00D970E9">
        <w:trPr>
          <w:ins w:id="1444" w:author="Boisvert, Eric" w:date="2015-10-16T08:08:00Z"/>
        </w:trPr>
        <w:tc>
          <w:tcPr>
            <w:tcW w:w="4361" w:type="dxa"/>
            <w:shd w:val="clear" w:color="auto" w:fill="auto"/>
          </w:tcPr>
          <w:p w14:paraId="58414791" w14:textId="3AD58F04" w:rsidR="000077DC" w:rsidRPr="000A793F" w:rsidRDefault="000077DC" w:rsidP="00DA2FDF">
            <w:pPr>
              <w:rPr>
                <w:ins w:id="1445" w:author="Boisvert, Eric" w:date="2015-10-16T08:08:00Z"/>
                <w:rFonts w:ascii="Calibri" w:hAnsi="Calibri"/>
                <w:b/>
                <w:bCs/>
                <w:color w:val="000000"/>
                <w:sz w:val="20"/>
                <w:szCs w:val="20"/>
              </w:rPr>
            </w:pPr>
            <w:ins w:id="1446"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1447" w:author="Boisvert, Eric" w:date="2015-10-16T08:08:00Z"/>
                <w:rFonts w:ascii="Calibri" w:hAnsi="Calibri"/>
                <w:color w:val="000000"/>
                <w:sz w:val="20"/>
                <w:szCs w:val="20"/>
              </w:rPr>
            </w:pPr>
            <w:ins w:id="1448" w:author="Boisvert, Eric" w:date="2015-10-16T08:14:00Z">
              <w:r w:rsidRPr="00D970E9">
                <w:rPr>
                  <w:rFonts w:ascii="Calibri" w:hAnsi="Calibri"/>
                  <w:color w:val="000000"/>
                  <w:sz w:val="20"/>
                  <w:szCs w:val="20"/>
                </w:rPr>
                <w:t>Detailed</w:t>
              </w:r>
            </w:ins>
            <w:ins w:id="1449" w:author="Boisvert, Eric" w:date="2015-10-16T08:11:00Z">
              <w:r w:rsidRPr="00D970E9">
                <w:rPr>
                  <w:rFonts w:ascii="Calibri" w:hAnsi="Calibri"/>
                  <w:color w:val="000000"/>
                  <w:sz w:val="20"/>
                  <w:szCs w:val="20"/>
                </w:rPr>
                <w:t xml:space="preserve"> earth material description </w:t>
              </w:r>
            </w:ins>
            <w:ins w:id="1450" w:author="Boisvert, Eric" w:date="2015-10-16T08:14:00Z">
              <w:r w:rsidRPr="00D970E9">
                <w:rPr>
                  <w:rFonts w:ascii="Calibri" w:hAnsi="Calibri"/>
                  <w:color w:val="000000"/>
                  <w:sz w:val="20"/>
                  <w:szCs w:val="20"/>
                </w:rPr>
                <w:t xml:space="preserve">placeholder </w:t>
              </w:r>
            </w:ins>
            <w:ins w:id="1451" w:author="Boisvert, Eric" w:date="2015-10-16T08:11:00Z">
              <w:r w:rsidRPr="00D970E9">
                <w:rPr>
                  <w:rFonts w:ascii="Calibri" w:hAnsi="Calibri"/>
                  <w:color w:val="000000"/>
                  <w:sz w:val="20"/>
                  <w:szCs w:val="20"/>
                </w:rPr>
                <w:t>for GeologicUnit and EarthM</w:t>
              </w:r>
            </w:ins>
            <w:ins w:id="1452"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1453"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454" w:author="Boisvert, Eric" w:date="2015-10-16T08:08:00Z"/>
                <w:rFonts w:ascii="Calibri" w:hAnsi="Calibri"/>
                <w:b/>
                <w:bCs/>
                <w:color w:val="000000"/>
                <w:sz w:val="20"/>
                <w:szCs w:val="20"/>
              </w:rPr>
            </w:pPr>
            <w:ins w:id="1455"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2A601C7E" w:rsidR="000077DC" w:rsidRPr="000A793F" w:rsidRDefault="000077DC" w:rsidP="00EF48A6">
            <w:pPr>
              <w:rPr>
                <w:ins w:id="1456" w:author="Boisvert, Eric" w:date="2015-10-16T08:08:00Z"/>
                <w:rFonts w:ascii="Calibri" w:hAnsi="Calibri"/>
                <w:color w:val="000000"/>
                <w:sz w:val="20"/>
                <w:szCs w:val="20"/>
              </w:rPr>
            </w:pPr>
            <w:ins w:id="1457" w:author="Boisvert, Eric" w:date="2015-10-16T08:14:00Z">
              <w:r w:rsidRPr="00D970E9">
                <w:rPr>
                  <w:rFonts w:ascii="Calibri" w:hAnsi="Calibri"/>
                  <w:color w:val="000000"/>
                  <w:sz w:val="20"/>
                  <w:szCs w:val="20"/>
                </w:rPr>
                <w:t>Detailed</w:t>
              </w:r>
            </w:ins>
            <w:ins w:id="1458" w:author="Boisvert, Eric" w:date="2015-10-16T08:12:00Z">
              <w:r w:rsidRPr="00D970E9">
                <w:rPr>
                  <w:rFonts w:ascii="Calibri" w:hAnsi="Calibri"/>
                  <w:color w:val="000000"/>
                  <w:sz w:val="20"/>
                  <w:szCs w:val="20"/>
                </w:rPr>
                <w:t xml:space="preserve"> </w:t>
              </w:r>
              <w:del w:id="1459"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460" w:author="Boisvert, Eric" w:date="2015-10-16T08:14:00Z">
              <w:r w:rsidRPr="00D970E9">
                <w:rPr>
                  <w:rFonts w:ascii="Calibri" w:hAnsi="Calibri"/>
                  <w:color w:val="000000"/>
                  <w:sz w:val="20"/>
                  <w:szCs w:val="20"/>
                </w:rPr>
                <w:t xml:space="preserve"> placeholder</w:t>
              </w:r>
            </w:ins>
            <w:ins w:id="1461"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1462" w:author="Boisvert, Eric" w:date="2015-10-16T08:13:00Z"/>
        </w:trPr>
        <w:tc>
          <w:tcPr>
            <w:tcW w:w="4361" w:type="dxa"/>
            <w:shd w:val="clear" w:color="auto" w:fill="auto"/>
          </w:tcPr>
          <w:p w14:paraId="744760CE" w14:textId="2D65AB9E" w:rsidR="000077DC" w:rsidRPr="00D970E9" w:rsidRDefault="000077DC" w:rsidP="00DA2FDF">
            <w:pPr>
              <w:rPr>
                <w:ins w:id="1463" w:author="Boisvert, Eric" w:date="2015-10-16T08:13:00Z"/>
                <w:rFonts w:ascii="Calibri" w:hAnsi="Calibri"/>
                <w:b/>
                <w:bCs/>
                <w:color w:val="000000"/>
                <w:sz w:val="20"/>
                <w:szCs w:val="20"/>
              </w:rPr>
            </w:pPr>
            <w:ins w:id="1464"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2E666C93" w:rsidR="000077DC" w:rsidRPr="00D970E9" w:rsidRDefault="000077DC" w:rsidP="00EF48A6">
            <w:pPr>
              <w:rPr>
                <w:ins w:id="1465" w:author="Boisvert, Eric" w:date="2015-10-16T08:13:00Z"/>
                <w:rFonts w:ascii="Calibri" w:hAnsi="Calibri"/>
                <w:color w:val="000000"/>
                <w:sz w:val="20"/>
                <w:szCs w:val="20"/>
              </w:rPr>
            </w:pPr>
            <w:ins w:id="1466" w:author="Boisvert, Eric" w:date="2015-10-16T08:14:00Z">
              <w:r w:rsidRPr="00D970E9">
                <w:rPr>
                  <w:rFonts w:ascii="Calibri" w:hAnsi="Calibri"/>
                  <w:color w:val="000000"/>
                  <w:sz w:val="20"/>
                  <w:szCs w:val="20"/>
                </w:rPr>
                <w:t xml:space="preserve">Detailed </w:t>
              </w:r>
              <w:del w:id="1467"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468"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1469"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470" w:author="Boisvert, Eric" w:date="2015-10-16T08:13:00Z"/>
                <w:rFonts w:ascii="Calibri" w:hAnsi="Calibri"/>
                <w:b/>
                <w:bCs/>
                <w:color w:val="000000"/>
                <w:sz w:val="20"/>
                <w:szCs w:val="20"/>
              </w:rPr>
            </w:pPr>
            <w:ins w:id="1471"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04BCDF94" w:rsidR="000077DC" w:rsidRPr="00D970E9" w:rsidRDefault="000077DC" w:rsidP="00EF48A6">
            <w:pPr>
              <w:rPr>
                <w:ins w:id="1472" w:author="Boisvert, Eric" w:date="2015-10-16T08:13:00Z"/>
                <w:rFonts w:ascii="Calibri" w:hAnsi="Calibri"/>
                <w:color w:val="000000"/>
                <w:sz w:val="20"/>
                <w:szCs w:val="20"/>
              </w:rPr>
            </w:pPr>
            <w:ins w:id="1473" w:author="Boisvert, Eric" w:date="2015-10-16T08:16:00Z">
              <w:r w:rsidRPr="00D970E9">
                <w:rPr>
                  <w:rFonts w:ascii="Calibri" w:hAnsi="Calibri"/>
                  <w:color w:val="000000"/>
                  <w:sz w:val="20"/>
                  <w:szCs w:val="20"/>
                </w:rPr>
                <w:t xml:space="preserve">Detailed </w:t>
              </w:r>
              <w:del w:id="1474"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p>
        </w:tc>
      </w:tr>
      <w:tr w:rsidR="000A793F" w:rsidRPr="00761F44" w14:paraId="4F774382" w14:textId="77777777" w:rsidTr="00D970E9">
        <w:trPr>
          <w:ins w:id="1475" w:author="Boisvert, Eric" w:date="2015-10-16T08:13:00Z"/>
        </w:trPr>
        <w:tc>
          <w:tcPr>
            <w:tcW w:w="4361" w:type="dxa"/>
            <w:shd w:val="clear" w:color="auto" w:fill="auto"/>
          </w:tcPr>
          <w:p w14:paraId="2AAB0063" w14:textId="611519DF" w:rsidR="000077DC" w:rsidRPr="00D970E9" w:rsidRDefault="000077DC" w:rsidP="00DA2FDF">
            <w:pPr>
              <w:rPr>
                <w:ins w:id="1476" w:author="Boisvert, Eric" w:date="2015-10-16T08:13:00Z"/>
                <w:rFonts w:ascii="Calibri" w:hAnsi="Calibri"/>
                <w:b/>
                <w:bCs/>
                <w:color w:val="000000"/>
                <w:sz w:val="20"/>
                <w:szCs w:val="20"/>
              </w:rPr>
            </w:pPr>
            <w:ins w:id="1477"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5CD9E657" w:rsidR="000077DC" w:rsidRPr="00D970E9" w:rsidRDefault="000077DC" w:rsidP="00EF48A6">
            <w:pPr>
              <w:rPr>
                <w:ins w:id="1478" w:author="Boisvert, Eric" w:date="2015-10-16T08:13:00Z"/>
                <w:rFonts w:ascii="Calibri" w:hAnsi="Calibri"/>
                <w:color w:val="000000"/>
                <w:sz w:val="20"/>
                <w:szCs w:val="20"/>
              </w:rPr>
            </w:pPr>
            <w:ins w:id="1479" w:author="Boisvert, Eric" w:date="2015-10-16T08:16:00Z">
              <w:r w:rsidRPr="00D970E9">
                <w:rPr>
                  <w:rFonts w:ascii="Calibri" w:hAnsi="Calibri"/>
                  <w:color w:val="000000"/>
                  <w:sz w:val="20"/>
                  <w:szCs w:val="20"/>
                </w:rPr>
                <w:t xml:space="preserve">Detailed </w:t>
              </w:r>
              <w:del w:id="1480"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481"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1482"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483" w:author="Boisvert, Eric" w:date="2015-10-16T08:16:00Z"/>
                <w:rFonts w:ascii="Calibri" w:hAnsi="Calibri"/>
                <w:b/>
                <w:bCs/>
                <w:color w:val="000000"/>
                <w:sz w:val="20"/>
                <w:szCs w:val="20"/>
              </w:rPr>
            </w:pPr>
            <w:ins w:id="1484"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2643A20" w:rsidR="000077DC" w:rsidRPr="00D970E9" w:rsidRDefault="000077DC" w:rsidP="00EF48A6">
            <w:pPr>
              <w:rPr>
                <w:ins w:id="1485" w:author="Boisvert, Eric" w:date="2015-10-16T08:16:00Z"/>
                <w:rFonts w:ascii="Calibri" w:hAnsi="Calibri"/>
                <w:color w:val="000000"/>
                <w:sz w:val="20"/>
                <w:szCs w:val="20"/>
              </w:rPr>
            </w:pPr>
            <w:ins w:id="1486" w:author="Boisvert, Eric" w:date="2015-10-16T08:17:00Z">
              <w:r w:rsidRPr="00D970E9">
                <w:rPr>
                  <w:rFonts w:ascii="Calibri" w:hAnsi="Calibri"/>
                  <w:color w:val="000000"/>
                  <w:sz w:val="20"/>
                  <w:szCs w:val="20"/>
                </w:rPr>
                <w:t xml:space="preserve">Detailed </w:t>
              </w:r>
              <w:del w:id="1487"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p>
        </w:tc>
      </w:tr>
      <w:tr w:rsidR="000A793F" w:rsidRPr="00761F44" w14:paraId="74931749" w14:textId="77777777" w:rsidTr="00D970E9">
        <w:trPr>
          <w:ins w:id="1488" w:author="Boisvert, Eric" w:date="2015-10-16T08:16:00Z"/>
        </w:trPr>
        <w:tc>
          <w:tcPr>
            <w:tcW w:w="4361" w:type="dxa"/>
            <w:shd w:val="clear" w:color="auto" w:fill="auto"/>
          </w:tcPr>
          <w:p w14:paraId="31DE7313" w14:textId="534D15EA" w:rsidR="000077DC" w:rsidRPr="00D970E9" w:rsidRDefault="000077DC" w:rsidP="00DA2FDF">
            <w:pPr>
              <w:rPr>
                <w:ins w:id="1489" w:author="Boisvert, Eric" w:date="2015-10-16T08:16:00Z"/>
                <w:rFonts w:ascii="Calibri" w:hAnsi="Calibri"/>
                <w:b/>
                <w:bCs/>
                <w:color w:val="000000"/>
                <w:sz w:val="20"/>
                <w:szCs w:val="20"/>
              </w:rPr>
            </w:pPr>
            <w:ins w:id="1490"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E8BC07B" w:rsidR="000077DC" w:rsidRPr="00D970E9" w:rsidRDefault="000077DC" w:rsidP="00EF48A6">
            <w:pPr>
              <w:rPr>
                <w:ins w:id="1491" w:author="Boisvert, Eric" w:date="2015-10-16T08:16:00Z"/>
                <w:rFonts w:ascii="Calibri" w:hAnsi="Calibri"/>
                <w:color w:val="000000"/>
                <w:sz w:val="20"/>
                <w:szCs w:val="20"/>
              </w:rPr>
            </w:pPr>
            <w:ins w:id="1492" w:author="Boisvert, Eric" w:date="2015-10-16T08:17:00Z">
              <w:r w:rsidRPr="00D970E9">
                <w:rPr>
                  <w:rFonts w:ascii="Calibri" w:hAnsi="Calibri"/>
                  <w:color w:val="000000"/>
                  <w:sz w:val="20"/>
                  <w:szCs w:val="20"/>
                </w:rPr>
                <w:t xml:space="preserve">Detailed </w:t>
              </w:r>
              <w:del w:id="1493"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p>
        </w:tc>
      </w:tr>
      <w:tr w:rsidR="000A793F" w:rsidRPr="00761F44" w14:paraId="700AD3CC" w14:textId="77777777" w:rsidTr="00D970E9">
        <w:trPr>
          <w:ins w:id="1494"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495" w:author="Boisvert, Eric" w:date="2015-10-16T08:16:00Z"/>
                <w:rFonts w:ascii="Calibri" w:hAnsi="Calibri"/>
                <w:b/>
                <w:bCs/>
                <w:color w:val="000000"/>
                <w:sz w:val="20"/>
                <w:szCs w:val="20"/>
              </w:rPr>
            </w:pPr>
            <w:ins w:id="1496" w:author="Boisvert, Eric" w:date="2015-10-16T08:17:00Z">
              <w:r w:rsidRPr="00D970E9">
                <w:rPr>
                  <w:rFonts w:ascii="Calibri" w:hAnsi="Calibri"/>
                  <w:b/>
                  <w:bCs/>
                  <w:color w:val="000000"/>
                  <w:sz w:val="20"/>
                  <w:szCs w:val="20"/>
                </w:rPr>
                <w:t>Geomorphologic</w:t>
              </w:r>
            </w:ins>
            <w:ins w:id="1497"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6A16B8CF" w:rsidR="000077DC" w:rsidRPr="00D970E9" w:rsidRDefault="000077DC" w:rsidP="00EF48A6">
            <w:pPr>
              <w:rPr>
                <w:ins w:id="1498" w:author="Boisvert, Eric" w:date="2015-10-16T08:16:00Z"/>
                <w:rFonts w:ascii="Calibri" w:hAnsi="Calibri"/>
                <w:color w:val="000000"/>
                <w:sz w:val="20"/>
                <w:szCs w:val="20"/>
              </w:rPr>
            </w:pPr>
            <w:ins w:id="1499" w:author="Boisvert, Eric" w:date="2015-10-16T08:18:00Z">
              <w:r w:rsidRPr="00D970E9">
                <w:rPr>
                  <w:rFonts w:ascii="Calibri" w:hAnsi="Calibri"/>
                  <w:color w:val="000000"/>
                  <w:sz w:val="20"/>
                  <w:szCs w:val="20"/>
                </w:rPr>
                <w:t xml:space="preserve">Detailed </w:t>
              </w:r>
              <w:del w:id="1500"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p>
        </w:tc>
      </w:tr>
    </w:tbl>
    <w:p w14:paraId="5E1BD684" w14:textId="77777777" w:rsidR="000077DC" w:rsidRDefault="000077DC" w:rsidP="00DA2FDF"/>
    <w:p w14:paraId="7634B830" w14:textId="6A048947" w:rsidR="00390DF7" w:rsidRDefault="00390DF7" w:rsidP="00DA2FDF">
      <w:pPr>
        <w:rPr>
          <w:ins w:id="1501"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502"/>
      <w:ins w:id="1503" w:author="Ollie Raymond" w:date="2016-02-09T11:11:00Z">
        <w:del w:id="1504" w:author="Eric Boisvert" w:date="2016-02-27T12:05:00Z">
          <w:r w:rsidRPr="009F4AF5" w:rsidDel="004725FE">
            <w:rPr>
              <w:color w:val="BFBFBF"/>
              <w:rPrChange w:id="1505" w:author="Ollie Raymond" w:date="2016-02-09T11:14:00Z">
                <w:rPr/>
              </w:rPrChange>
            </w:rPr>
            <w:delText>s</w:delText>
          </w:r>
        </w:del>
      </w:ins>
      <w:commentRangeEnd w:id="1502"/>
      <w:del w:id="1506" w:author="Eric Boisvert" w:date="2016-02-27T12:05:00Z">
        <w:r w:rsidRPr="009F4AF5" w:rsidDel="004725FE">
          <w:rPr>
            <w:rStyle w:val="CommentReference"/>
            <w:color w:val="BFBFBF"/>
            <w:rPrChange w:id="1507" w:author="Ollie Raymond" w:date="2016-02-09T11:14:00Z">
              <w:rPr>
                <w:rStyle w:val="CommentReference"/>
              </w:rPr>
            </w:rPrChange>
          </w:rPr>
          <w:commentReference w:id="1502"/>
        </w:r>
      </w:del>
      <w:ins w:id="1508" w:author="Eric Boisvert" w:date="2016-01-09T14:42:00Z">
        <w:del w:id="1509" w:author="Ollie Raymond" w:date="2016-02-09T11:14:00Z">
          <w:r w:rsidR="000466A0" w:rsidDel="00EF48A6">
            <w:delText>Because of the restriction</w:delText>
          </w:r>
        </w:del>
      </w:ins>
      <w:ins w:id="1510" w:author="Eric Boisvert" w:date="2016-01-09T14:43:00Z">
        <w:del w:id="1511" w:author="Ollie Raymond" w:date="2016-02-09T11:14:00Z">
          <w:r w:rsidR="000466A0" w:rsidDel="00EF48A6">
            <w:delText>s</w:delText>
          </w:r>
        </w:del>
      </w:ins>
      <w:ins w:id="1512" w:author="Eric Boisvert" w:date="2016-01-09T14:42:00Z">
        <w:del w:id="1513" w:author="Ollie Raymond" w:date="2016-02-09T11:14:00Z">
          <w:r w:rsidR="000466A0" w:rsidDel="00EF48A6">
            <w:delText xml:space="preserve"> of UML and XSD,</w:delText>
          </w:r>
        </w:del>
      </w:ins>
      <w:ins w:id="1514" w:author="Eric Boisvert" w:date="2016-01-09T14:43:00Z">
        <w:del w:id="1515" w:author="Ollie Raymond" w:date="2016-02-09T11:14:00Z">
          <w:r w:rsidR="000466A0" w:rsidDel="00EF48A6">
            <w:delText xml:space="preserve"> it is felt that this pattern is the only usable extension pattern available.  It should be noted that </w:delText>
          </w:r>
        </w:del>
      </w:ins>
      <w:ins w:id="1516" w:author="Ollie Raymond" w:date="2016-02-09T11:14:00Z">
        <w:r>
          <w:t>T</w:t>
        </w:r>
      </w:ins>
      <w:ins w:id="1517" w:author="Eric Boisvert" w:date="2016-01-09T14:43:00Z">
        <w:del w:id="1518" w:author="Ollie Raymond" w:date="2016-02-09T11:14:00Z">
          <w:r w:rsidR="000466A0" w:rsidDel="00EF48A6">
            <w:delText>t</w:delText>
          </w:r>
        </w:del>
        <w:r w:rsidR="000466A0">
          <w:t xml:space="preserve">his </w:t>
        </w:r>
      </w:ins>
      <w:ins w:id="1519" w:author="Ollie Raymond" w:date="2016-02-09T11:14:00Z">
        <w:r>
          <w:t xml:space="preserve">modelling </w:t>
        </w:r>
      </w:ins>
      <w:ins w:id="1520" w:author="Eric Boisvert" w:date="2016-01-09T14:43:00Z">
        <w:r w:rsidR="000466A0">
          <w:t xml:space="preserve">pattern </w:t>
        </w:r>
        <w:commentRangeStart w:id="1521"/>
        <w:r w:rsidR="000466A0">
          <w:t xml:space="preserve">is </w:t>
        </w:r>
      </w:ins>
      <w:ins w:id="1522" w:author="Ollie Raymond" w:date="2016-02-09T11:15:00Z">
        <w:r w:rsidR="000B617A">
          <w:t>als</w:t>
        </w:r>
      </w:ins>
      <w:ins w:id="1523" w:author="Ollie Raymond" w:date="2016-02-09T11:16:00Z">
        <w:r w:rsidR="00DD3C2B">
          <w:t>o</w:t>
        </w:r>
      </w:ins>
      <w:ins w:id="1524" w:author="Ollie Raymond" w:date="2016-02-09T11:15:00Z">
        <w:r w:rsidR="000B617A">
          <w:t xml:space="preserve"> </w:t>
        </w:r>
      </w:ins>
      <w:ins w:id="1525" w:author="Eric Boisvert" w:date="2016-01-09T14:43:00Z">
        <w:r w:rsidR="000466A0">
          <w:t xml:space="preserve">used by other </w:t>
        </w:r>
      </w:ins>
      <w:ins w:id="1526" w:author="Ollie Raymond" w:date="2016-02-09T11:14:00Z">
        <w:r>
          <w:t>standards</w:t>
        </w:r>
      </w:ins>
      <w:ins w:id="1527" w:author="Ollie Raymond" w:date="2016-02-09T11:13:00Z">
        <w:r>
          <w:t xml:space="preserve"> </w:t>
        </w:r>
      </w:ins>
      <w:ins w:id="1528" w:author="Eric Boisvert" w:date="2016-01-09T14:43:00Z">
        <w:r w:rsidR="000466A0">
          <w:t>communities</w:t>
        </w:r>
      </w:ins>
      <w:ins w:id="1529" w:author="Ollie Raymond" w:date="2016-02-09T11:13:00Z">
        <w:r>
          <w:t xml:space="preserve"> (eg, ISO 19115-3</w:t>
        </w:r>
      </w:ins>
      <w:ins w:id="1530" w:author="Ollie Raymond" w:date="2016-02-09T11:14:00Z">
        <w:r w:rsidR="000B617A">
          <w:t>)</w:t>
        </w:r>
      </w:ins>
      <w:ins w:id="1531" w:author="Eric Boisvert" w:date="2016-01-09T14:43:00Z">
        <w:r w:rsidR="000466A0">
          <w:t>.</w:t>
        </w:r>
      </w:ins>
      <w:ins w:id="1532" w:author="Eric Boisvert" w:date="2016-01-09T14:42:00Z">
        <w:r w:rsidR="000466A0">
          <w:t xml:space="preserve"> </w:t>
        </w:r>
      </w:ins>
      <w:commentRangeEnd w:id="1521"/>
      <w:ins w:id="1533" w:author="Eric Boisvert" w:date="2016-01-09T14:44:00Z">
        <w:r w:rsidR="000466A0">
          <w:rPr>
            <w:rStyle w:val="CommentReference"/>
          </w:rPr>
          <w:commentReference w:id="1521"/>
        </w:r>
      </w:ins>
    </w:p>
    <w:p w14:paraId="79B93D23" w14:textId="77777777" w:rsidR="009459BF" w:rsidRPr="009459BF" w:rsidRDefault="009A7B37" w:rsidP="009459BF">
      <w:pPr>
        <w:pStyle w:val="Heading1"/>
        <w:rPr>
          <w:lang w:val="en-CA"/>
        </w:rPr>
      </w:pPr>
      <w:bookmarkStart w:id="1534" w:name="_Toc445034175"/>
      <w:r w:rsidRPr="00D12552">
        <w:rPr>
          <w:lang w:val="en-CA"/>
        </w:rPr>
        <w:t>Conventions</w:t>
      </w:r>
      <w:bookmarkEnd w:id="1534"/>
    </w:p>
    <w:p w14:paraId="526B5110" w14:textId="63D4D11C" w:rsidR="00695378" w:rsidRPr="00D12552" w:rsidRDefault="00695378" w:rsidP="00695378">
      <w:pPr>
        <w:pStyle w:val="Heading2"/>
        <w:rPr>
          <w:lang w:val="en-CA"/>
        </w:rPr>
      </w:pPr>
      <w:bookmarkStart w:id="1535" w:name="_Ref439663710"/>
      <w:bookmarkStart w:id="1536" w:name="_Toc445034176"/>
      <w:r w:rsidRPr="00D12552">
        <w:rPr>
          <w:lang w:val="en-CA"/>
        </w:rPr>
        <w:t>Requirement class</w:t>
      </w:r>
      <w:del w:id="1537" w:author="Ollie Raymond" w:date="2016-02-03T09:30:00Z">
        <w:r w:rsidRPr="00D12552" w:rsidDel="000F075C">
          <w:rPr>
            <w:lang w:val="en-CA"/>
          </w:rPr>
          <w:delText>e</w:delText>
        </w:r>
      </w:del>
      <w:bookmarkEnd w:id="1535"/>
      <w:bookmarkEnd w:id="1536"/>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538" w:name="_Toc377112004"/>
      <w:bookmarkStart w:id="1539" w:name="_Toc428885193"/>
      <w:bookmarkStart w:id="1540" w:name="_Ref439663763"/>
      <w:bookmarkStart w:id="1541" w:name="_Toc445034177"/>
      <w:r w:rsidRPr="00D12552">
        <w:rPr>
          <w:lang w:val="en-CA"/>
        </w:rPr>
        <w:t>Requirement</w:t>
      </w:r>
      <w:bookmarkEnd w:id="1538"/>
      <w:bookmarkEnd w:id="1539"/>
      <w:bookmarkEnd w:id="1540"/>
      <w:bookmarkEnd w:id="1541"/>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542" w:name="_Toc356480502"/>
      <w:bookmarkStart w:id="1543" w:name="_Toc377112005"/>
      <w:bookmarkStart w:id="1544" w:name="_Toc428885194"/>
      <w:bookmarkStart w:id="1545" w:name="_Toc356480505"/>
      <w:bookmarkStart w:id="1546" w:name="_Toc445034178"/>
      <w:r w:rsidRPr="00D12552">
        <w:rPr>
          <w:lang w:val="en-CA"/>
        </w:rPr>
        <w:t>Conformance class</w:t>
      </w:r>
      <w:bookmarkEnd w:id="1542"/>
      <w:bookmarkEnd w:id="1543"/>
      <w:bookmarkEnd w:id="1544"/>
      <w:bookmarkEnd w:id="1546"/>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547" w:author="Ollie Raymond" w:date="2016-02-09T13:30:00Z"/>
          <w:lang w:val="en-CA"/>
        </w:rPr>
      </w:pPr>
    </w:p>
    <w:p w14:paraId="1442B819" w14:textId="3D9C0E50"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548"/>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549" w:author="Ollie Raymond" w:date="2016-02-09T13:27:00Z">
        <w:r w:rsidR="00DF5C09" w:rsidRPr="00DF5C09">
          <w:t xml:space="preserve"> </w:t>
        </w:r>
        <w:r w:rsidR="00DF5C09" w:rsidRPr="00DF5C09">
          <w:rPr>
            <w:rFonts w:ascii="Courier New" w:hAnsi="Courier New" w:cs="Courier New"/>
            <w:color w:val="000000"/>
            <w:sz w:val="16"/>
            <w:szCs w:val="16"/>
            <w:lang w:val="en-CA"/>
          </w:rPr>
          <w:t>unit-of-measure</w:t>
        </w:r>
        <w:r w:rsidR="00DF5C09" w:rsidRPr="00DF5C09" w:rsidDel="00DF5C09">
          <w:rPr>
            <w:rFonts w:ascii="Courier New" w:hAnsi="Courier New" w:cs="Courier New"/>
            <w:color w:val="000000"/>
            <w:sz w:val="16"/>
            <w:szCs w:val="16"/>
            <w:highlight w:val="white"/>
            <w:lang w:val="en-CA"/>
          </w:rPr>
          <w:t xml:space="preserve"> </w:t>
        </w:r>
      </w:ins>
      <w:del w:id="1550"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ins w:id="1551" w:author="Ollie Raymond" w:date="2016-02-09T13:28:00Z">
        <w:r w:rsidR="00DF5C09" w:rsidRPr="00DF5C09">
          <w:rPr>
            <w:rFonts w:ascii="Courier New" w:hAnsi="Courier New" w:cs="Courier New"/>
            <w:color w:val="000000"/>
            <w:sz w:val="16"/>
            <w:szCs w:val="16"/>
            <w:lang w:val="en-CA"/>
          </w:rPr>
          <w:t>Test requirement: /req/gsml4xsd/unit-of-measure</w:t>
        </w:r>
      </w:ins>
      <w:del w:id="1552"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553" w:author="Ollie Raymond" w:date="2016-02-09T13:28:00Z">
        <w:r w:rsidR="00DF5C09" w:rsidRPr="00DF5C09">
          <w:rPr>
            <w:rFonts w:ascii="Courier New" w:hAnsi="Courier New" w:cs="Courier New"/>
            <w:color w:val="000000"/>
            <w:sz w:val="16"/>
            <w:szCs w:val="16"/>
            <w:lang w:val="en-CA"/>
          </w:rPr>
          <w:t>swe:Quantity</w:t>
        </w:r>
      </w:ins>
      <w:del w:id="1554"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555" w:author="Ollie Raymond" w:date="2016-02-09T13:29:00Z">
        <w:r w:rsidR="00DF5C09" w:rsidRPr="00DF5C09">
          <w:rPr>
            <w:rFonts w:ascii="Courier New" w:hAnsi="Courier New" w:cs="Courier New"/>
            <w:color w:val="0000FF"/>
            <w:sz w:val="16"/>
            <w:szCs w:val="16"/>
            <w:lang w:val="en-CA"/>
          </w:rPr>
          <w:t>swe:Quantity</w:t>
        </w:r>
      </w:ins>
      <w:del w:id="1556"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557" w:author="Ollie Raymond" w:date="2016-02-09T13:29:00Z">
        <w:r w:rsidR="00DF5C09" w:rsidRPr="00DF5C09">
          <w:rPr>
            <w:rFonts w:ascii="Courier New" w:hAnsi="Courier New" w:cs="Courier New"/>
            <w:color w:val="000000"/>
            <w:sz w:val="16"/>
            <w:szCs w:val="16"/>
            <w:lang w:val="en-CA"/>
          </w:rPr>
          <w:t>Quantity must have a UOM</w:t>
        </w:r>
      </w:ins>
      <w:del w:id="1558"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559" w:author="Ollie Raymond" w:date="2016-02-09T13:27:00Z"/>
          <w:rFonts w:ascii="Courier New" w:hAnsi="Courier New" w:cs="Courier New"/>
          <w:color w:val="0000FF"/>
          <w:sz w:val="16"/>
          <w:szCs w:val="16"/>
          <w:lang w:val="en-CA"/>
        </w:rPr>
      </w:pPr>
      <w:del w:id="1560"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548"/>
      <w:r w:rsidR="00A17543" w:rsidRPr="00D12552">
        <w:rPr>
          <w:rStyle w:val="CommentReference"/>
          <w:lang w:val="en-CA"/>
        </w:rPr>
        <w:commentReference w:id="1548"/>
      </w:r>
    </w:p>
    <w:p w14:paraId="535C50C0" w14:textId="63484900" w:rsidR="00DF5C09" w:rsidRPr="00D12552" w:rsidRDefault="00DF5C09" w:rsidP="00695378">
      <w:pPr>
        <w:rPr>
          <w:lang w:val="en-CA"/>
        </w:rPr>
      </w:pPr>
      <w:ins w:id="1561"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562" w:name="_Toc377112006"/>
      <w:bookmarkStart w:id="1563" w:name="_Toc428885195"/>
      <w:bookmarkStart w:id="1564" w:name="_Toc445034179"/>
      <w:r w:rsidRPr="00D12552">
        <w:rPr>
          <w:lang w:val="en-CA"/>
        </w:rPr>
        <w:t>Identifiers</w:t>
      </w:r>
      <w:bookmarkEnd w:id="1545"/>
      <w:bookmarkEnd w:id="1562"/>
      <w:bookmarkEnd w:id="1563"/>
      <w:bookmarkEnd w:id="1564"/>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3A9237B1" w:rsidR="00695378" w:rsidRDefault="009F09E7">
      <w:pPr>
        <w:pStyle w:val="Heading2"/>
        <w:rPr>
          <w:ins w:id="1565" w:author="Eric Boisvert" w:date="2016-01-23T11:38:00Z"/>
          <w:lang w:val="en-CA"/>
        </w:rPr>
        <w:pPrChange w:id="1566" w:author="Eric Boisvert" w:date="2016-01-23T11:38:00Z">
          <w:pPr/>
        </w:pPrChange>
      </w:pPr>
      <w:bookmarkStart w:id="1567" w:name="_Toc445034180"/>
      <w:ins w:id="1568" w:author="Eric Boisvert" w:date="2016-01-24T11:23:00Z">
        <w:r>
          <w:rPr>
            <w:lang w:val="en-CA"/>
          </w:rPr>
          <w:t>Classifiers</w:t>
        </w:r>
      </w:ins>
      <w:bookmarkEnd w:id="1567"/>
    </w:p>
    <w:p w14:paraId="31BFEA3F" w14:textId="334B3770" w:rsidR="005F3FAD" w:rsidDel="00D63684" w:rsidRDefault="005F3FAD" w:rsidP="00695378">
      <w:pPr>
        <w:rPr>
          <w:ins w:id="1569" w:author="Eric Boisvert" w:date="2016-01-23T11:38:00Z"/>
          <w:del w:id="1570" w:author="Ollie Raymond" w:date="2016-02-09T13:32:00Z"/>
          <w:lang w:val="en-CA"/>
        </w:rPr>
      </w:pPr>
    </w:p>
    <w:p w14:paraId="285DCE72" w14:textId="5FBA2932" w:rsidR="00004359" w:rsidRDefault="005F3FAD" w:rsidP="00695378">
      <w:pPr>
        <w:rPr>
          <w:ins w:id="1571" w:author="Eric Boisvert" w:date="2016-01-23T11:47:00Z"/>
          <w:lang w:val="en-CA"/>
        </w:rPr>
      </w:pPr>
      <w:ins w:id="1572" w:author="Eric Boisvert" w:date="2016-01-23T11:38:00Z">
        <w:r>
          <w:rPr>
            <w:lang w:val="en-CA"/>
          </w:rPr>
          <w:t xml:space="preserve">In the text, </w:t>
        </w:r>
      </w:ins>
      <w:ins w:id="1573" w:author="Eric Boisvert" w:date="2016-01-23T11:46:00Z">
        <w:r>
          <w:rPr>
            <w:lang w:val="en-CA"/>
          </w:rPr>
          <w:t>classifiers</w:t>
        </w:r>
      </w:ins>
      <w:ins w:id="1574" w:author="Eric Boisvert" w:date="2016-01-23T11:38:00Z">
        <w:r>
          <w:rPr>
            <w:lang w:val="en-CA"/>
          </w:rPr>
          <w:t xml:space="preserve"> of the logical model or XSD often need to be refe</w:t>
        </w:r>
      </w:ins>
      <w:ins w:id="1575" w:author="Eric Boisvert" w:date="2016-01-23T11:39:00Z">
        <w:r w:rsidR="00004359">
          <w:rPr>
            <w:lang w:val="en-CA"/>
          </w:rPr>
          <w:t>rred</w:t>
        </w:r>
      </w:ins>
      <w:ins w:id="1576" w:author="Ollie Raymond" w:date="2016-02-12T10:05:00Z">
        <w:r w:rsidR="00C5081E">
          <w:rPr>
            <w:lang w:val="en-CA"/>
          </w:rPr>
          <w:t xml:space="preserve"> to</w:t>
        </w:r>
      </w:ins>
      <w:ins w:id="1577" w:author="Eric Boisvert" w:date="2016-01-23T11:39:00Z">
        <w:r>
          <w:rPr>
            <w:lang w:val="en-CA"/>
          </w:rPr>
          <w:t xml:space="preserve">.  Classes and packages are simply referred </w:t>
        </w:r>
        <w:del w:id="1578" w:author="Ollie Raymond" w:date="2016-02-12T10:05:00Z">
          <w:r w:rsidDel="00C5081E">
            <w:rPr>
              <w:lang w:val="en-CA"/>
            </w:rPr>
            <w:delText>using</w:delText>
          </w:r>
        </w:del>
      </w:ins>
      <w:ins w:id="1579" w:author="Ollie Raymond" w:date="2016-02-12T10:05:00Z">
        <w:r w:rsidR="00C5081E">
          <w:rPr>
            <w:lang w:val="en-CA"/>
          </w:rPr>
          <w:t>by</w:t>
        </w:r>
      </w:ins>
      <w:ins w:id="1580" w:author="Eric Boisvert" w:date="2016-01-23T11:39:00Z">
        <w:r>
          <w:rPr>
            <w:lang w:val="en-CA"/>
          </w:rPr>
          <w:t xml:space="preserve"> their name formed </w:t>
        </w:r>
      </w:ins>
      <w:ins w:id="1581" w:author="Eric Boisvert" w:date="2016-01-24T11:25:00Z">
        <w:r w:rsidR="009F09E7">
          <w:rPr>
            <w:lang w:val="en-CA"/>
          </w:rPr>
          <w:t>using</w:t>
        </w:r>
      </w:ins>
      <w:ins w:id="1582" w:author="Eric Boisvert" w:date="2016-01-23T11:39:00Z">
        <w:r>
          <w:rPr>
            <w:lang w:val="en-CA"/>
          </w:rPr>
          <w:t xml:space="preserve"> </w:t>
        </w:r>
      </w:ins>
      <w:ins w:id="1583"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584" w:author="Eric Boisvert" w:date="2016-01-23T11:55:00Z"/>
          <w:lang w:val="en-CA"/>
        </w:rPr>
      </w:pPr>
      <w:ins w:id="1585" w:author="Eric Boisvert" w:date="2016-01-23T11:48:00Z">
        <w:r>
          <w:rPr>
            <w:lang w:val="en-CA"/>
          </w:rPr>
          <w:t>OCL syntax will be used to identify logical model classifier from the UML model ()</w:t>
        </w:r>
      </w:ins>
    </w:p>
    <w:p w14:paraId="61B412C3" w14:textId="59F936CA" w:rsidR="00004359" w:rsidRDefault="00906350" w:rsidP="00695378">
      <w:pPr>
        <w:rPr>
          <w:ins w:id="1586" w:author="Eric Boisvert" w:date="2016-01-23T12:04:00Z"/>
          <w:lang w:val="en-CA"/>
        </w:rPr>
      </w:pPr>
      <w:ins w:id="1587" w:author="Eric Boisvert" w:date="2016-01-23T12:12:00Z">
        <w:r>
          <w:rPr>
            <w:lang w:val="en-CA"/>
          </w:rPr>
          <w:t>Package::{</w:t>
        </w:r>
      </w:ins>
      <w:ins w:id="1588" w:author="Eric Boisvert" w:date="2016-01-23T12:13:00Z">
        <w:r>
          <w:rPr>
            <w:lang w:val="en-CA"/>
          </w:rPr>
          <w:t>…}</w:t>
        </w:r>
      </w:ins>
      <w:ins w:id="1589" w:author="Eric Boisvert" w:date="2016-01-23T11:55:00Z">
        <w:r w:rsidR="00004359">
          <w:rPr>
            <w:lang w:val="en-CA"/>
          </w:rPr>
          <w:t>Package::Classifier</w:t>
        </w:r>
      </w:ins>
      <w:ins w:id="1590" w:author="Eric Boisvert" w:date="2016-01-23T12:12:00Z">
        <w:r>
          <w:rPr>
            <w:lang w:val="en-CA"/>
          </w:rPr>
          <w:t>::Property:Type</w:t>
        </w:r>
      </w:ins>
      <w:ins w:id="1591" w:author="Eric Boisvert" w:date="2016-01-23T11:55:00Z">
        <w:r w:rsidR="00004359">
          <w:rPr>
            <w:lang w:val="en-CA"/>
          </w:rPr>
          <w:t xml:space="preserve"> </w:t>
        </w:r>
      </w:ins>
    </w:p>
    <w:p w14:paraId="5717F95D" w14:textId="2ADE33C6" w:rsidR="00906350" w:rsidRDefault="00906350" w:rsidP="00695378">
      <w:pPr>
        <w:rPr>
          <w:ins w:id="1592" w:author="Eric Boisvert" w:date="2016-01-23T12:23:00Z"/>
          <w:lang w:val="en-CA"/>
        </w:rPr>
      </w:pPr>
      <w:ins w:id="1593" w:author="Eric Boisvert" w:date="2016-01-23T12:16:00Z">
        <w:r>
          <w:rPr>
            <w:lang w:val="en-CA"/>
          </w:rPr>
          <w:lastRenderedPageBreak/>
          <w:t>Package names are not formal</w:t>
        </w:r>
      </w:ins>
      <w:ins w:id="1594" w:author="Eric Boisvert" w:date="2016-01-23T12:23:00Z">
        <w:r w:rsidR="00B40027">
          <w:rPr>
            <w:lang w:val="en-CA"/>
          </w:rPr>
          <w:t xml:space="preserve"> </w:t>
        </w:r>
      </w:ins>
      <w:ins w:id="1595" w:author="Eric Boisvert" w:date="2016-01-24T12:38:00Z">
        <w:r w:rsidR="00D87A01">
          <w:rPr>
            <w:lang w:val="en-CA"/>
          </w:rPr>
          <w:t xml:space="preserve">in UML </w:t>
        </w:r>
      </w:ins>
      <w:ins w:id="1596" w:author="Eric Boisvert" w:date="2016-01-23T12:23:00Z">
        <w:r w:rsidR="00B40027">
          <w:rPr>
            <w:lang w:val="en-CA"/>
          </w:rPr>
          <w:t>and can change from one implementation to another.  The reference model used by GeoSciML, and most OGC SWGs</w:t>
        </w:r>
      </w:ins>
      <w:ins w:id="1597" w:author="Eric Boisvert" w:date="2016-01-23T12:46:00Z">
        <w:r w:rsidR="007D01E7">
          <w:rPr>
            <w:lang w:val="en-CA"/>
          </w:rPr>
          <w:t xml:space="preserve">, </w:t>
        </w:r>
      </w:ins>
      <w:ins w:id="1598" w:author="Eric Boisvert" w:date="2016-01-23T12:23:00Z">
        <w:r w:rsidR="00B40027">
          <w:rPr>
            <w:lang w:val="en-CA"/>
          </w:rPr>
          <w:t xml:space="preserve">is HollowWorld.  </w:t>
        </w:r>
      </w:ins>
      <w:ins w:id="1599" w:author="Ollie Raymond" w:date="2016-02-12T10:06:00Z">
        <w:r w:rsidR="00C5081E">
          <w:rPr>
            <w:lang w:val="en-CA"/>
          </w:rPr>
          <w:t>For example, a</w:t>
        </w:r>
      </w:ins>
      <w:ins w:id="1600" w:author="Eric Boisvert" w:date="2016-01-23T12:23:00Z">
        <w:del w:id="1601" w:author="Ollie Raymond" w:date="2016-02-12T10:06:00Z">
          <w:r w:rsidR="00B40027" w:rsidDel="00C5081E">
            <w:rPr>
              <w:lang w:val="en-CA"/>
            </w:rPr>
            <w:delText>A</w:delText>
          </w:r>
        </w:del>
        <w:r w:rsidR="00B40027">
          <w:rPr>
            <w:lang w:val="en-CA"/>
          </w:rPr>
          <w:t xml:space="preserve"> complete path </w:t>
        </w:r>
      </w:ins>
      <w:ins w:id="1602" w:author="Ollie Raymond" w:date="2016-02-12T10:06:00Z">
        <w:r w:rsidR="00C5081E">
          <w:rPr>
            <w:lang w:val="en-CA"/>
          </w:rPr>
          <w:t xml:space="preserve">for </w:t>
        </w:r>
      </w:ins>
      <w:ins w:id="1603" w:author="Eric Boisvert" w:date="2016-01-23T12:23:00Z">
        <w:r w:rsidR="00B40027">
          <w:rPr>
            <w:lang w:val="en-CA"/>
          </w:rPr>
          <w:t>a SF_Sampling</w:t>
        </w:r>
      </w:ins>
      <w:ins w:id="1604" w:author="Eric Boisvert" w:date="2016-01-23T12:26:00Z">
        <w:r w:rsidR="00B40027">
          <w:rPr>
            <w:lang w:val="en-CA"/>
          </w:rPr>
          <w:t>Point</w:t>
        </w:r>
      </w:ins>
      <w:ins w:id="1605" w:author="Eric Boisvert" w:date="2016-01-23T12:23:00Z">
        <w:r w:rsidR="00D87A01">
          <w:rPr>
            <w:lang w:val="en-CA"/>
          </w:rPr>
          <w:t xml:space="preserve"> in HollowWorld (from</w:t>
        </w:r>
        <w:r w:rsidR="00B40027">
          <w:rPr>
            <w:lang w:val="en-CA"/>
          </w:rPr>
          <w:t xml:space="preserve"> </w:t>
        </w:r>
      </w:ins>
      <w:ins w:id="1606" w:author="Eric Boisvert" w:date="2016-01-24T12:38:00Z">
        <w:r w:rsidR="00D87A01">
          <w:rPr>
            <w:lang w:val="en-CA"/>
          </w:rPr>
          <w:t>HollowWorld root</w:t>
        </w:r>
      </w:ins>
      <w:ins w:id="1607" w:author="Eric Boisvert" w:date="2016-01-23T12:23:00Z">
        <w:r w:rsidR="00B40027">
          <w:rPr>
            <w:lang w:val="en-CA"/>
          </w:rPr>
          <w:t xml:space="preserve">) </w:t>
        </w:r>
      </w:ins>
      <w:ins w:id="1608" w:author="Eric Boisvert" w:date="2016-01-24T12:39:00Z">
        <w:r w:rsidR="00D87A01">
          <w:rPr>
            <w:lang w:val="en-CA"/>
          </w:rPr>
          <w:t>is</w:t>
        </w:r>
      </w:ins>
    </w:p>
    <w:p w14:paraId="6FC32B19" w14:textId="5013EFE1" w:rsidR="00B40027" w:rsidRPr="0058466D" w:rsidRDefault="00B40027" w:rsidP="00695378">
      <w:pPr>
        <w:rPr>
          <w:ins w:id="1609" w:author="Eric Boisvert" w:date="2016-01-23T12:28:00Z"/>
          <w:rFonts w:ascii="Courier New" w:hAnsi="Courier New" w:cs="Courier New"/>
          <w:sz w:val="20"/>
          <w:szCs w:val="20"/>
          <w:lang w:val="en-CA"/>
          <w:rPrChange w:id="1610" w:author="Eric Boisvert" w:date="2016-01-23T12:29:00Z">
            <w:rPr>
              <w:ins w:id="1611" w:author="Eric Boisvert" w:date="2016-01-23T12:28:00Z"/>
              <w:lang w:val="en-CA"/>
            </w:rPr>
          </w:rPrChange>
        </w:rPr>
      </w:pPr>
      <w:ins w:id="1612" w:author="Eric Boisvert" w:date="2016-01-23T12:25:00Z">
        <w:r w:rsidRPr="0058466D">
          <w:rPr>
            <w:rFonts w:ascii="Courier New" w:hAnsi="Courier New" w:cs="Courier New"/>
            <w:sz w:val="20"/>
            <w:szCs w:val="20"/>
            <w:lang w:val="en-CA"/>
            <w:rPrChange w:id="1613" w:author="Eric Boisvert" w:date="2016-01-23T12:29:00Z">
              <w:rPr>
                <w:lang w:val="en-CA"/>
              </w:rPr>
            </w:rPrChange>
          </w:rPr>
          <w:t>ISO TC211</w:t>
        </w:r>
      </w:ins>
      <w:ins w:id="1614" w:author="Eric Boisvert" w:date="2016-01-23T12:26:00Z">
        <w:r w:rsidRPr="0058466D">
          <w:rPr>
            <w:rFonts w:ascii="Courier New" w:hAnsi="Courier New" w:cs="Courier New"/>
            <w:sz w:val="20"/>
            <w:szCs w:val="20"/>
            <w:lang w:val="en-CA"/>
            <w:rPrChange w:id="1615" w:author="Eric Boisvert" w:date="2016-01-23T12:29:00Z">
              <w:rPr>
                <w:lang w:val="en-CA"/>
              </w:rPr>
            </w:rPrChange>
          </w:rPr>
          <w:t>::</w:t>
        </w:r>
      </w:ins>
      <w:ins w:id="1616" w:author="Eric Boisvert" w:date="2016-01-23T12:25:00Z">
        <w:r w:rsidRPr="0058466D">
          <w:rPr>
            <w:rFonts w:ascii="Courier New" w:hAnsi="Courier New" w:cs="Courier New"/>
            <w:sz w:val="20"/>
            <w:szCs w:val="20"/>
            <w:lang w:val="en-CA"/>
            <w:rPrChange w:id="1617" w:author="Eric Boisvert" w:date="2016-01-23T12:29:00Z">
              <w:rPr>
                <w:lang w:val="en-CA"/>
              </w:rPr>
            </w:rPrChange>
          </w:rPr>
          <w:t>ISO 19156 All</w:t>
        </w:r>
      </w:ins>
      <w:ins w:id="1618" w:author="Eric Boisvert" w:date="2016-01-23T12:26:00Z">
        <w:r w:rsidRPr="0058466D">
          <w:rPr>
            <w:rFonts w:ascii="Courier New" w:hAnsi="Courier New" w:cs="Courier New"/>
            <w:sz w:val="20"/>
            <w:szCs w:val="20"/>
            <w:lang w:val="en-CA"/>
            <w:rPrChange w:id="1619" w:author="Eric Boisvert" w:date="2016-01-23T12:29:00Z">
              <w:rPr>
                <w:lang w:val="en-CA"/>
              </w:rPr>
            </w:rPrChange>
          </w:rPr>
          <w:t>::</w:t>
        </w:r>
      </w:ins>
      <w:ins w:id="1620" w:author="Eric Boisvert" w:date="2016-01-23T12:25:00Z">
        <w:r w:rsidRPr="0058466D">
          <w:rPr>
            <w:rFonts w:ascii="Courier New" w:hAnsi="Courier New" w:cs="Courier New"/>
            <w:sz w:val="20"/>
            <w:szCs w:val="20"/>
            <w:lang w:val="en-CA"/>
            <w:rPrChange w:id="1621" w:author="Eric Boisvert" w:date="2016-01-23T12:29:00Z">
              <w:rPr>
                <w:lang w:val="en-CA"/>
              </w:rPr>
            </w:rPrChange>
          </w:rPr>
          <w:t>ISO 19156:2011 Observations and Measurements</w:t>
        </w:r>
      </w:ins>
      <w:ins w:id="1622" w:author="Eric Boisvert" w:date="2016-01-23T12:26:00Z">
        <w:r w:rsidRPr="0058466D">
          <w:rPr>
            <w:rFonts w:ascii="Courier New" w:hAnsi="Courier New" w:cs="Courier New"/>
            <w:sz w:val="20"/>
            <w:szCs w:val="20"/>
            <w:lang w:val="en-CA"/>
            <w:rPrChange w:id="1623" w:author="Eric Boisvert" w:date="2016-01-23T12:29:00Z">
              <w:rPr>
                <w:lang w:val="en-CA"/>
              </w:rPr>
            </w:rPrChange>
          </w:rPr>
          <w:t>::</w:t>
        </w:r>
      </w:ins>
      <w:ins w:id="1624" w:author="Eric Boisvert" w:date="2016-01-23T12:25:00Z">
        <w:r w:rsidRPr="0058466D">
          <w:rPr>
            <w:rFonts w:ascii="Courier New" w:hAnsi="Courier New" w:cs="Courier New"/>
            <w:sz w:val="20"/>
            <w:szCs w:val="20"/>
            <w:lang w:val="en-CA"/>
            <w:rPrChange w:id="1625" w:author="Eric Boisvert" w:date="2016-01-23T12:29:00Z">
              <w:rPr>
                <w:lang w:val="en-CA"/>
              </w:rPr>
            </w:rPrChange>
          </w:rPr>
          <w:t>Sampling Features</w:t>
        </w:r>
      </w:ins>
      <w:ins w:id="1626" w:author="Eric Boisvert" w:date="2016-01-23T12:26:00Z">
        <w:r w:rsidRPr="0058466D">
          <w:rPr>
            <w:rFonts w:ascii="Courier New" w:hAnsi="Courier New" w:cs="Courier New"/>
            <w:sz w:val="20"/>
            <w:szCs w:val="20"/>
            <w:lang w:val="en-CA"/>
            <w:rPrChange w:id="1627" w:author="Eric Boisvert" w:date="2016-01-23T12:29:00Z">
              <w:rPr>
                <w:lang w:val="en-CA"/>
              </w:rPr>
            </w:rPrChange>
          </w:rPr>
          <w:t>::</w:t>
        </w:r>
      </w:ins>
      <w:ins w:id="1628" w:author="Eric Boisvert" w:date="2016-01-23T12:25:00Z">
        <w:r w:rsidRPr="0058466D">
          <w:rPr>
            <w:rFonts w:ascii="Courier New" w:hAnsi="Courier New" w:cs="Courier New"/>
            <w:sz w:val="20"/>
            <w:szCs w:val="20"/>
            <w:lang w:val="en-CA"/>
            <w:rPrChange w:id="1629" w:author="Eric Boisvert" w:date="2016-01-23T12:29:00Z">
              <w:rPr>
                <w:lang w:val="en-CA"/>
              </w:rPr>
            </w:rPrChange>
          </w:rPr>
          <w:t>samplingPoint</w:t>
        </w:r>
      </w:ins>
      <w:ins w:id="1630" w:author="Eric Boisvert" w:date="2016-01-23T12:26:00Z">
        <w:r w:rsidRPr="0058466D">
          <w:rPr>
            <w:rFonts w:ascii="Courier New" w:hAnsi="Courier New" w:cs="Courier New"/>
            <w:sz w:val="20"/>
            <w:szCs w:val="20"/>
            <w:lang w:val="en-CA"/>
            <w:rPrChange w:id="1631" w:author="Eric Boisvert" w:date="2016-01-23T12:29:00Z">
              <w:rPr>
                <w:lang w:val="en-CA"/>
              </w:rPr>
            </w:rPrChange>
          </w:rPr>
          <w:t>::</w:t>
        </w:r>
      </w:ins>
      <w:ins w:id="1632" w:author="Eric Boisvert" w:date="2016-01-23T12:25:00Z">
        <w:r w:rsidRPr="0058466D">
          <w:rPr>
            <w:rFonts w:ascii="Courier New" w:hAnsi="Courier New" w:cs="Courier New"/>
            <w:sz w:val="20"/>
            <w:szCs w:val="20"/>
            <w:lang w:val="en-CA"/>
            <w:rPrChange w:id="1633" w:author="Eric Boisvert" w:date="2016-01-23T12:29:00Z">
              <w:rPr>
                <w:lang w:val="en-CA"/>
              </w:rPr>
            </w:rPrChange>
          </w:rPr>
          <w:t>SF_SamplingPoint</w:t>
        </w:r>
      </w:ins>
    </w:p>
    <w:p w14:paraId="085DB1BD" w14:textId="3530548A" w:rsidR="00D87A01" w:rsidRDefault="0058466D" w:rsidP="00695378">
      <w:pPr>
        <w:rPr>
          <w:ins w:id="1634" w:author="Eric Boisvert" w:date="2016-01-23T11:47:00Z"/>
          <w:lang w:val="en-CA"/>
        </w:rPr>
      </w:pPr>
      <w:ins w:id="1635" w:author="Eric Boisvert" w:date="2016-01-23T12:28:00Z">
        <w:r>
          <w:rPr>
            <w:lang w:val="en-CA"/>
          </w:rPr>
          <w:t xml:space="preserve">For </w:t>
        </w:r>
      </w:ins>
      <w:ins w:id="1636" w:author="Ollie Raymond" w:date="2016-02-12T10:07:00Z">
        <w:r w:rsidR="00C5081E">
          <w:rPr>
            <w:lang w:val="en-CA"/>
          </w:rPr>
          <w:t xml:space="preserve">the </w:t>
        </w:r>
      </w:ins>
      <w:ins w:id="1637" w:author="Eric Boisvert" w:date="2016-01-23T12:28:00Z">
        <w:r>
          <w:rPr>
            <w:lang w:val="en-CA"/>
          </w:rPr>
          <w:t>sake of read</w:t>
        </w:r>
      </w:ins>
      <w:ins w:id="1638" w:author="Eric Boisvert" w:date="2016-01-23T12:29:00Z">
        <w:r>
          <w:rPr>
            <w:lang w:val="en-CA"/>
          </w:rPr>
          <w:t>a</w:t>
        </w:r>
      </w:ins>
      <w:ins w:id="1639" w:author="Eric Boisvert" w:date="2016-01-23T12:42:00Z">
        <w:r w:rsidR="007D01E7">
          <w:rPr>
            <w:lang w:val="en-CA"/>
          </w:rPr>
          <w:t>bi</w:t>
        </w:r>
      </w:ins>
      <w:ins w:id="1640" w:author="Eric Boisvert" w:date="2016-01-23T12:28:00Z">
        <w:r>
          <w:rPr>
            <w:lang w:val="en-CA"/>
          </w:rPr>
          <w:t xml:space="preserve">lity, this </w:t>
        </w:r>
      </w:ins>
      <w:ins w:id="1641" w:author="Eric Boisvert" w:date="2016-01-23T12:30:00Z">
        <w:r>
          <w:rPr>
            <w:lang w:val="en-CA"/>
          </w:rPr>
          <w:t>document</w:t>
        </w:r>
      </w:ins>
      <w:ins w:id="1642" w:author="Eric Boisvert" w:date="2016-01-23T12:28:00Z">
        <w:r>
          <w:rPr>
            <w:lang w:val="en-CA"/>
          </w:rPr>
          <w:t xml:space="preserve"> will use shortcuts</w:t>
        </w:r>
      </w:ins>
      <w:ins w:id="1643" w:author="Eric Boisvert" w:date="2016-01-23T12:29:00Z">
        <w:r>
          <w:rPr>
            <w:lang w:val="en-CA"/>
          </w:rPr>
          <w:t xml:space="preserve"> to identify packages.</w:t>
        </w:r>
      </w:ins>
      <w:ins w:id="1644" w:author="Eric Boisvert" w:date="2016-01-23T12:30:00Z">
        <w:r w:rsidR="007D01E7">
          <w:rPr>
            <w:lang w:val="en-CA"/>
          </w:rPr>
          <w:t xml:space="preserve">  For example </w:t>
        </w:r>
      </w:ins>
      <w:ins w:id="1645" w:author="Eric Boisvert" w:date="2016-01-23T12:42:00Z">
        <w:r w:rsidR="007D01E7">
          <w:rPr>
            <w:lang w:val="en-CA"/>
          </w:rPr>
          <w:t>OM</w:t>
        </w:r>
      </w:ins>
      <w:ins w:id="1646" w:author="Eric Boisvert" w:date="2016-01-23T12:30:00Z">
        <w:r w:rsidR="007D01E7">
          <w:rPr>
            <w:lang w:val="en-CA"/>
          </w:rPr>
          <w:t>::SF_SamplingPoint</w:t>
        </w:r>
      </w:ins>
      <w:ins w:id="1647" w:author="Eric Boisvert" w:date="2016-01-24T12:40:00Z">
        <w:r w:rsidR="00D87A01">
          <w:rPr>
            <w:lang w:val="en-CA"/>
          </w:rPr>
          <w:t xml:space="preserve">, </w:t>
        </w:r>
      </w:ins>
      <w:ins w:id="1648" w:author="Eric Boisvert" w:date="2016-01-23T12:30:00Z">
        <w:r w:rsidR="007D01E7">
          <w:rPr>
            <w:lang w:val="en-CA"/>
          </w:rPr>
          <w:t xml:space="preserve">OM </w:t>
        </w:r>
      </w:ins>
      <w:ins w:id="1649" w:author="Eric Boisvert" w:date="2016-01-24T12:40:00Z">
        <w:r w:rsidR="00D87A01">
          <w:rPr>
            <w:lang w:val="en-CA"/>
          </w:rPr>
          <w:t xml:space="preserve">acts </w:t>
        </w:r>
      </w:ins>
      <w:ins w:id="1650" w:author="Eric Boisvert" w:date="2016-01-23T12:47:00Z">
        <w:r w:rsidR="007D01E7">
          <w:rPr>
            <w:lang w:val="en-CA"/>
          </w:rPr>
          <w:t>a</w:t>
        </w:r>
      </w:ins>
      <w:ins w:id="1651" w:author="Eric Boisvert" w:date="2016-01-23T12:30:00Z">
        <w:r w:rsidR="007D01E7">
          <w:rPr>
            <w:lang w:val="en-CA"/>
          </w:rPr>
          <w:t xml:space="preserve">s a </w:t>
        </w:r>
      </w:ins>
      <w:ins w:id="1652" w:author="Eric Boisvert" w:date="2016-01-23T12:42:00Z">
        <w:r w:rsidR="007D01E7">
          <w:rPr>
            <w:lang w:val="en-CA"/>
          </w:rPr>
          <w:t xml:space="preserve">shortcut for </w:t>
        </w:r>
      </w:ins>
      <w:ins w:id="1653"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654" w:author="Ollie Raymond" w:date="2016-02-12T10:07:00Z">
        <w:r w:rsidR="00C5081E">
          <w:rPr>
            <w:lang w:val="en-CA"/>
          </w:rPr>
          <w:t xml:space="preserve">the need to </w:t>
        </w:r>
      </w:ins>
      <w:ins w:id="1655" w:author="Eric Boisvert" w:date="2016-01-23T12:43:00Z">
        <w:r w:rsidR="007D01E7">
          <w:rPr>
            <w:lang w:val="en-CA"/>
          </w:rPr>
          <w:t>creat</w:t>
        </w:r>
        <w:del w:id="1656" w:author="Ollie Raymond" w:date="2016-02-12T10:07:00Z">
          <w:r w:rsidR="007D01E7" w:rsidDel="00C5081E">
            <w:rPr>
              <w:lang w:val="en-CA"/>
            </w:rPr>
            <w:delText>ion</w:delText>
          </w:r>
        </w:del>
      </w:ins>
      <w:ins w:id="1657" w:author="Ollie Raymond" w:date="2016-02-12T10:07:00Z">
        <w:r w:rsidR="00C5081E">
          <w:rPr>
            <w:lang w:val="en-CA"/>
          </w:rPr>
          <w:t>e</w:t>
        </w:r>
      </w:ins>
      <w:ins w:id="1658" w:author="Eric Boisvert" w:date="2016-01-23T12:43:00Z">
        <w:del w:id="1659" w:author="Ollie Raymond" w:date="2016-02-12T10:07:00Z">
          <w:r w:rsidR="007D01E7" w:rsidDel="00C5081E">
            <w:rPr>
              <w:lang w:val="en-CA"/>
            </w:rPr>
            <w:delText xml:space="preserve"> of</w:delText>
          </w:r>
        </w:del>
        <w:r w:rsidR="007D01E7">
          <w:rPr>
            <w:lang w:val="en-CA"/>
          </w:rPr>
          <w:t xml:space="preserve"> </w:t>
        </w:r>
      </w:ins>
      <w:ins w:id="1660" w:author="Ollie Raymond" w:date="2016-02-12T10:07:00Z">
        <w:r w:rsidR="00C5081E">
          <w:rPr>
            <w:lang w:val="en-CA"/>
          </w:rPr>
          <w:t xml:space="preserve">a </w:t>
        </w:r>
      </w:ins>
      <w:ins w:id="1661" w:author="Eric Boisvert" w:date="2016-01-23T12:43:00Z">
        <w:r w:rsidR="007D01E7">
          <w:rPr>
            <w:lang w:val="en-CA"/>
          </w:rPr>
          <w:t>shortcut for al</w:t>
        </w:r>
        <w:r w:rsidR="00D27E3C">
          <w:rPr>
            <w:lang w:val="en-CA"/>
          </w:rPr>
          <w:t>l those sub packages.</w:t>
        </w:r>
      </w:ins>
      <w:ins w:id="1662" w:author="Eric Boisvert" w:date="2016-01-24T12:40:00Z">
        <w:r w:rsidR="00D87A01">
          <w:rPr>
            <w:lang w:val="en-CA"/>
          </w:rPr>
          <w:t xml:space="preserve">  The list of shortcuts will be provided in the requirements class section.</w:t>
        </w:r>
      </w:ins>
    </w:p>
    <w:p w14:paraId="79D255BA" w14:textId="7A4C2C55" w:rsidR="00C9582A" w:rsidRDefault="00D87A01" w:rsidP="00695378">
      <w:pPr>
        <w:rPr>
          <w:ins w:id="1663" w:author="Eric Boisvert" w:date="2016-01-23T11:49:00Z"/>
          <w:lang w:val="en-CA"/>
        </w:rPr>
      </w:pPr>
      <w:ins w:id="1664" w:author="Eric Boisvert" w:date="2016-01-23T11:48:00Z">
        <w:r>
          <w:rPr>
            <w:lang w:val="en-CA"/>
          </w:rPr>
          <w:t xml:space="preserve">W3C XPath will be </w:t>
        </w:r>
      </w:ins>
      <w:ins w:id="1665" w:author="Eric Boisvert" w:date="2016-01-24T12:41:00Z">
        <w:r>
          <w:rPr>
            <w:lang w:val="en-CA"/>
          </w:rPr>
          <w:t xml:space="preserve">refer to </w:t>
        </w:r>
      </w:ins>
      <w:ins w:id="1666" w:author="Eric Boisvert" w:date="2016-01-23T11:48:00Z">
        <w:r w:rsidR="00C9582A">
          <w:rPr>
            <w:lang w:val="en-CA"/>
          </w:rPr>
          <w:t>XML instances</w:t>
        </w:r>
      </w:ins>
      <w:ins w:id="1667" w:author="Eric Boisvert" w:date="2016-01-24T12:58:00Z">
        <w:r w:rsidR="00C9582A">
          <w:rPr>
            <w:lang w:val="en-CA"/>
          </w:rPr>
          <w:t xml:space="preserve">, since requirement targets are instances (XSD itself is a conformance </w:t>
        </w:r>
      </w:ins>
      <w:ins w:id="1668" w:author="Eric Boisvert" w:date="2016-01-24T12:59:00Z">
        <w:r w:rsidR="00C9582A">
          <w:rPr>
            <w:lang w:val="en-CA"/>
          </w:rPr>
          <w:t>artefact).</w:t>
        </w:r>
      </w:ins>
      <w:ins w:id="1669" w:author="Eric Boisvert" w:date="2016-01-24T13:00:00Z">
        <w:r w:rsidR="00C9582A">
          <w:rPr>
            <w:lang w:val="en-CA"/>
          </w:rPr>
          <w:t xml:space="preserve">  XML entities will be identified using their full qualified name (namespace, </w:t>
        </w:r>
      </w:ins>
      <w:ins w:id="1670"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671" w:author="Eric Boisvert" w:date="2016-01-23T11:53:00Z"/>
        </w:rPr>
        <w:pPrChange w:id="1672" w:author="Eric Boisvert" w:date="2016-01-24T13:08:00Z">
          <w:pPr/>
        </w:pPrChange>
      </w:pPr>
      <w:ins w:id="1673" w:author="Eric Boisvert" w:date="2016-01-23T11:50:00Z">
        <w:r w:rsidRPr="00C9582A">
          <w:rPr>
            <w:rStyle w:val="xmlChar"/>
            <w:rPrChange w:id="1674" w:author="Eric Boisvert" w:date="2016-01-24T13:06:00Z">
              <w:rPr/>
            </w:rPrChange>
          </w:rPr>
          <w:t>gsml</w:t>
        </w:r>
      </w:ins>
      <w:ins w:id="1675" w:author="Eric Boisvert" w:date="2016-01-24T13:01:00Z">
        <w:r w:rsidRPr="00C9582A">
          <w:rPr>
            <w:rStyle w:val="xmlChar"/>
            <w:rPrChange w:id="1676" w:author="Eric Boisvert" w:date="2016-01-24T13:06:00Z">
              <w:rPr/>
            </w:rPrChange>
          </w:rPr>
          <w:t>b</w:t>
        </w:r>
      </w:ins>
      <w:ins w:id="1677" w:author="Eric Boisvert" w:date="2016-01-23T11:50:00Z">
        <w:r w:rsidRPr="00C9582A">
          <w:rPr>
            <w:rStyle w:val="xmlChar"/>
            <w:rPrChange w:id="1678" w:author="Eric Boisvert" w:date="2016-01-24T13:06:00Z">
              <w:rPr/>
            </w:rPrChange>
          </w:rPr>
          <w:t xml:space="preserve">:GeologicUnit </w:t>
        </w:r>
        <w:r w:rsidRPr="00C9582A">
          <w:t>refers to</w:t>
        </w:r>
      </w:ins>
      <w:ins w:id="1679" w:author="Eric Boisvert" w:date="2016-01-24T12:59:00Z">
        <w:r w:rsidRPr="00C9582A">
          <w:t xml:space="preserve"> an instance of Geo</w:t>
        </w:r>
        <w:del w:id="1680" w:author="Ollie Raymond" w:date="2016-02-12T10:08:00Z">
          <w:r w:rsidRPr="00C9582A" w:rsidDel="00C5081E">
            <w:delText>SciML</w:delText>
          </w:r>
        </w:del>
      </w:ins>
      <w:ins w:id="1681" w:author="Ollie Raymond" w:date="2016-02-12T10:08:00Z">
        <w:r w:rsidR="00C5081E">
          <w:t>logic</w:t>
        </w:r>
      </w:ins>
      <w:ins w:id="1682" w:author="Eric Boisvert" w:date="2016-01-24T12:59:00Z">
        <w:r w:rsidRPr="00C9582A">
          <w:t>Unit</w:t>
        </w:r>
      </w:ins>
      <w:ins w:id="1683" w:author="Eric Boisvert" w:date="2016-01-24T13:01:00Z">
        <w:r w:rsidRPr="00C9582A">
          <w:t xml:space="preserve">, from namespace </w:t>
        </w:r>
      </w:ins>
      <w:ins w:id="1684" w:author="Eric Boisvert" w:date="2016-01-24T13:02:00Z">
        <w:r w:rsidRPr="00C9582A">
          <w:rPr>
            <w:rStyle w:val="xmlChar"/>
            <w:rPrChange w:id="1685" w:author="Eric Boisvert" w:date="2016-01-24T13:06:00Z">
              <w:rPr/>
            </w:rPrChange>
          </w:rPr>
          <w:t>xmlns:gsmlb=</w:t>
        </w:r>
      </w:ins>
      <w:ins w:id="1686" w:author="Ollie Raymond" w:date="2016-02-12T10:08:00Z">
        <w:r w:rsidR="00C5081E">
          <w:rPr>
            <w:rStyle w:val="xmlChar"/>
          </w:rPr>
          <w:t>"</w:t>
        </w:r>
      </w:ins>
      <w:ins w:id="1687" w:author="Eric Boisvert" w:date="2016-01-24T13:02:00Z">
        <w:del w:id="1688" w:author="Ollie Raymond" w:date="2016-02-12T10:08:00Z">
          <w:r w:rsidRPr="00C9582A" w:rsidDel="00C5081E">
            <w:rPr>
              <w:rStyle w:val="xmlChar"/>
              <w:rPrChange w:id="1689" w:author="Eric Boisvert" w:date="2016-01-24T13:06:00Z">
                <w:rPr/>
              </w:rPrChange>
            </w:rPr>
            <w:delText>”</w:delText>
          </w:r>
        </w:del>
        <w:r w:rsidRPr="00C9582A">
          <w:rPr>
            <w:rStyle w:val="xmlChar"/>
            <w:rPrChange w:id="1690" w:author="Eric Boisvert" w:date="2016-01-24T13:06:00Z">
              <w:rPr/>
            </w:rPrChange>
          </w:rPr>
          <w:t>http://xmlns.geosciml.org/GeoSciML-Basic/4.0</w:t>
        </w:r>
        <w:del w:id="1691" w:author="Ollie Raymond" w:date="2016-02-12T10:08:00Z">
          <w:r w:rsidRPr="00C9582A" w:rsidDel="00C5081E">
            <w:rPr>
              <w:rStyle w:val="xmlChar"/>
              <w:rPrChange w:id="1692" w:author="Eric Boisvert" w:date="2016-01-24T13:06:00Z">
                <w:rPr/>
              </w:rPrChange>
            </w:rPr>
            <w:delText>”</w:delText>
          </w:r>
        </w:del>
      </w:ins>
      <w:ins w:id="1693" w:author="Ollie Raymond" w:date="2016-02-12T10:08:00Z">
        <w:r w:rsidR="00C5081E">
          <w:rPr>
            <w:rStyle w:val="xmlChar"/>
          </w:rPr>
          <w:t>"</w:t>
        </w:r>
      </w:ins>
    </w:p>
    <w:p w14:paraId="6CE7B955" w14:textId="65106FEF" w:rsidR="00004359" w:rsidRDefault="00C9582A">
      <w:pPr>
        <w:numPr>
          <w:ilvl w:val="0"/>
          <w:numId w:val="38"/>
        </w:numPr>
        <w:rPr>
          <w:ins w:id="1694" w:author="Eric Boisvert" w:date="2016-01-23T11:52:00Z"/>
          <w:lang w:val="en-CA"/>
        </w:rPr>
        <w:pPrChange w:id="1695" w:author="Eric Boisvert" w:date="2016-01-24T13:08:00Z">
          <w:pPr/>
        </w:pPrChange>
      </w:pPr>
      <w:ins w:id="1696" w:author="Eric Boisvert" w:date="2016-01-24T13:07:00Z">
        <w:r w:rsidRPr="00C9582A">
          <w:rPr>
            <w:rStyle w:val="xmlChar"/>
            <w:rPrChange w:id="1697" w:author="Eric Boisvert" w:date="2016-01-24T13:07:00Z">
              <w:rPr>
                <w:lang w:val="en-CA"/>
              </w:rPr>
            </w:rPrChange>
          </w:rPr>
          <w:t>g</w:t>
        </w:r>
      </w:ins>
      <w:ins w:id="1698" w:author="Eric Boisvert" w:date="2016-01-23T11:52:00Z">
        <w:r w:rsidR="00004359" w:rsidRPr="00C9582A">
          <w:rPr>
            <w:rStyle w:val="xmlChar"/>
            <w:rPrChange w:id="1699" w:author="Eric Boisvert" w:date="2016-01-24T13:07:00Z">
              <w:rPr>
                <w:lang w:val="en-CA"/>
              </w:rPr>
            </w:rPrChange>
          </w:rPr>
          <w:t>sml:GeologicUnit/gml:name</w:t>
        </w:r>
        <w:r w:rsidR="00004359">
          <w:rPr>
            <w:lang w:val="en-CA"/>
          </w:rPr>
          <w:t xml:space="preserve"> </w:t>
        </w:r>
      </w:ins>
      <w:ins w:id="1700" w:author="Eric Boisvert" w:date="2016-01-24T13:07:00Z">
        <w:r>
          <w:rPr>
            <w:lang w:val="en-CA"/>
          </w:rPr>
          <w:t>refers to</w:t>
        </w:r>
      </w:ins>
      <w:ins w:id="1701" w:author="Eric Boisvert" w:date="2016-01-23T11:52:00Z">
        <w:r w:rsidR="00004359">
          <w:rPr>
            <w:lang w:val="en-CA"/>
          </w:rPr>
          <w:t xml:space="preserve"> the </w:t>
        </w:r>
      </w:ins>
      <w:ins w:id="1702" w:author="Eric Boisvert" w:date="2016-01-24T13:07:00Z">
        <w:r w:rsidRPr="00C9582A">
          <w:rPr>
            <w:b/>
            <w:lang w:val="en-CA"/>
            <w:rPrChange w:id="1703" w:author="Eric Boisvert" w:date="2016-01-24T13:07:00Z">
              <w:rPr>
                <w:lang w:val="en-CA"/>
              </w:rPr>
            </w:rPrChange>
          </w:rPr>
          <w:t>n</w:t>
        </w:r>
      </w:ins>
      <w:ins w:id="1704" w:author="Eric Boisvert" w:date="2016-01-23T11:52:00Z">
        <w:r w:rsidR="00004359" w:rsidRPr="00C9582A">
          <w:rPr>
            <w:b/>
            <w:lang w:val="en-CA"/>
            <w:rPrChange w:id="1705" w:author="Eric Boisvert" w:date="2016-01-24T13:07:00Z">
              <w:rPr>
                <w:lang w:val="en-CA"/>
              </w:rPr>
            </w:rPrChange>
          </w:rPr>
          <w:t>ame</w:t>
        </w:r>
        <w:r w:rsidR="00004359">
          <w:rPr>
            <w:lang w:val="en-CA"/>
          </w:rPr>
          <w:t xml:space="preserve"> property</w:t>
        </w:r>
      </w:ins>
      <w:ins w:id="1706" w:author="Eric Boisvert" w:date="2016-01-23T11:53:00Z">
        <w:r w:rsidR="00004359">
          <w:rPr>
            <w:lang w:val="en-CA"/>
          </w:rPr>
          <w:t xml:space="preserve"> of GeologicUnit</w:t>
        </w:r>
      </w:ins>
    </w:p>
    <w:p w14:paraId="4BC79CCE" w14:textId="7737BBA9" w:rsidR="00004359" w:rsidRDefault="00C9582A">
      <w:pPr>
        <w:numPr>
          <w:ilvl w:val="0"/>
          <w:numId w:val="38"/>
        </w:numPr>
        <w:rPr>
          <w:ins w:id="1707" w:author="Eric Boisvert" w:date="2016-01-23T11:53:00Z"/>
          <w:lang w:val="en-CA"/>
        </w:rPr>
        <w:pPrChange w:id="1708" w:author="Eric Boisvert" w:date="2016-01-24T13:08:00Z">
          <w:pPr/>
        </w:pPrChange>
      </w:pPr>
      <w:ins w:id="1709" w:author="Eric Boisvert" w:date="2016-01-24T13:07:00Z">
        <w:r w:rsidRPr="00C9582A">
          <w:rPr>
            <w:rStyle w:val="xmlChar"/>
            <w:rPrChange w:id="1710" w:author="Eric Boisvert" w:date="2016-01-24T13:07:00Z">
              <w:rPr>
                <w:lang w:val="en-CA"/>
              </w:rPr>
            </w:rPrChange>
          </w:rPr>
          <w:t>g</w:t>
        </w:r>
      </w:ins>
      <w:ins w:id="1711" w:author="Eric Boisvert" w:date="2016-01-23T11:52:00Z">
        <w:r w:rsidR="00004359" w:rsidRPr="00C9582A">
          <w:rPr>
            <w:rStyle w:val="xmlChar"/>
            <w:rPrChange w:id="1712" w:author="Eric Boisvert" w:date="2016-01-24T13:07:00Z">
              <w:rPr>
                <w:lang w:val="en-CA"/>
              </w:rPr>
            </w:rPrChange>
          </w:rPr>
          <w:t>sml:GeologicUnit/gml:name/@codeName</w:t>
        </w:r>
        <w:r w:rsidR="00004359">
          <w:rPr>
            <w:lang w:val="en-CA"/>
          </w:rPr>
          <w:t xml:space="preserve"> </w:t>
        </w:r>
      </w:ins>
      <w:ins w:id="1713" w:author="Eric Boisvert" w:date="2016-01-24T13:07:00Z">
        <w:r>
          <w:rPr>
            <w:lang w:val="en-CA"/>
          </w:rPr>
          <w:t xml:space="preserve">refers to the </w:t>
        </w:r>
      </w:ins>
      <w:ins w:id="1714"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Heading1"/>
        <w:rPr>
          <w:lang w:val="en-CA"/>
        </w:rPr>
      </w:pPr>
      <w:bookmarkStart w:id="1715" w:name="_Toc445034181"/>
      <w:commentRangeStart w:id="1716"/>
      <w:r w:rsidRPr="00D12552">
        <w:rPr>
          <w:lang w:val="en-CA"/>
        </w:rPr>
        <w:t xml:space="preserve">Clauses not Containing Normative </w:t>
      </w:r>
      <w:commentRangeStart w:id="1717"/>
      <w:r w:rsidRPr="00D12552">
        <w:rPr>
          <w:lang w:val="en-CA"/>
        </w:rPr>
        <w:t>Material</w:t>
      </w:r>
      <w:commentRangeEnd w:id="1716"/>
      <w:r w:rsidR="00F85F80">
        <w:rPr>
          <w:rStyle w:val="CommentReference"/>
          <w:b w:val="0"/>
          <w:bCs w:val="0"/>
        </w:rPr>
        <w:commentReference w:id="1716"/>
      </w:r>
      <w:commentRangeEnd w:id="1717"/>
      <w:r w:rsidR="00B14110">
        <w:rPr>
          <w:rStyle w:val="CommentReference"/>
          <w:b w:val="0"/>
          <w:bCs w:val="0"/>
        </w:rPr>
        <w:commentReference w:id="1717"/>
      </w:r>
      <w:bookmarkEnd w:id="1715"/>
    </w:p>
    <w:p w14:paraId="1279C72D" w14:textId="1E4C75B1" w:rsidR="009A7B37" w:rsidRPr="000B4F44" w:rsidRDefault="009A7B37">
      <w:pPr>
        <w:rPr>
          <w:color w:val="FF0000"/>
          <w:lang w:val="en-CA"/>
        </w:rPr>
      </w:pPr>
      <w:r w:rsidRPr="000B4F44">
        <w:rPr>
          <w:color w:val="FF0000"/>
          <w:lang w:val="en-CA"/>
        </w:rPr>
        <w:t>Paragraph</w:t>
      </w:r>
      <w:ins w:id="1718" w:author="Eric Boisvert" w:date="2016-01-04T09:58:00Z">
        <w:r w:rsidR="00E535AA" w:rsidRPr="000B4F44">
          <w:rPr>
            <w:color w:val="FF0000"/>
            <w:lang w:val="en-CA"/>
          </w:rPr>
          <w:t xml:space="preserve"> </w:t>
        </w:r>
      </w:ins>
    </w:p>
    <w:p w14:paraId="64DACC68" w14:textId="77777777" w:rsidR="009A7B37" w:rsidRPr="000B4F44" w:rsidRDefault="009A7B37">
      <w:pPr>
        <w:pStyle w:val="Heading2"/>
        <w:rPr>
          <w:color w:val="FF0000"/>
          <w:lang w:val="en-CA"/>
        </w:rPr>
      </w:pPr>
      <w:bookmarkStart w:id="1719" w:name="_Toc445034182"/>
      <w:r w:rsidRPr="000B4F44">
        <w:rPr>
          <w:color w:val="FF0000"/>
          <w:lang w:val="en-CA"/>
        </w:rPr>
        <w:t>Clauses not containing normative material sub-clause 1</w:t>
      </w:r>
      <w:bookmarkEnd w:id="1719"/>
    </w:p>
    <w:p w14:paraId="38E0A16D" w14:textId="77777777" w:rsidR="009A7B37" w:rsidRPr="000B4F44" w:rsidRDefault="009A7B37">
      <w:pPr>
        <w:rPr>
          <w:color w:val="FF0000"/>
          <w:lang w:val="en-CA"/>
        </w:rPr>
      </w:pPr>
      <w:r w:rsidRPr="000B4F44">
        <w:rPr>
          <w:color w:val="FF0000"/>
          <w:lang w:val="en-CA"/>
        </w:rPr>
        <w:t>Paragraph</w:t>
      </w:r>
    </w:p>
    <w:p w14:paraId="1C9D9ECD" w14:textId="77777777" w:rsidR="009A7B37" w:rsidRPr="000B4F44" w:rsidRDefault="009A7B37" w:rsidP="00B62A72">
      <w:pPr>
        <w:pStyle w:val="Heading3"/>
        <w:rPr>
          <w:color w:val="FF0000"/>
        </w:rPr>
      </w:pPr>
      <w:bookmarkStart w:id="1720" w:name="_Toc445034183"/>
      <w:r w:rsidRPr="000B4F44">
        <w:rPr>
          <w:color w:val="FF0000"/>
        </w:rPr>
        <w:t>Clauses not containing normative material sub-clause 2</w:t>
      </w:r>
      <w:bookmarkEnd w:id="1720"/>
    </w:p>
    <w:p w14:paraId="65E1EDE5" w14:textId="77777777" w:rsidR="009A7B37" w:rsidRPr="00D12552" w:rsidRDefault="00A6445A">
      <w:pPr>
        <w:pStyle w:val="Heading1"/>
        <w:rPr>
          <w:lang w:val="en-CA"/>
        </w:rPr>
      </w:pPr>
      <w:bookmarkStart w:id="1721" w:name="_Toc445034184"/>
      <w:r>
        <w:rPr>
          <w:lang w:val="en-CA"/>
        </w:rPr>
        <w:t>Logical Model</w:t>
      </w:r>
      <w:bookmarkEnd w:id="1721"/>
    </w:p>
    <w:p w14:paraId="277058B6" w14:textId="43E86812" w:rsidR="009A7B37" w:rsidRDefault="00A17543" w:rsidP="004A5507">
      <w:pPr>
        <w:rPr>
          <w:ins w:id="1722"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t>
      </w:r>
      <w:del w:id="1723" w:author="Ollie Raymond" w:date="2016-02-12T10:10:00Z">
        <w:r w:rsidR="00753A5A" w:rsidRPr="00D12552" w:rsidDel="00C5081E">
          <w:rPr>
            <w:lang w:val="en-CA"/>
          </w:rPr>
          <w:delText xml:space="preserve">won’t </w:delText>
        </w:r>
      </w:del>
      <w:ins w:id="1724" w:author="Ollie Raymond" w:date="2016-02-12T10:10:00Z">
        <w:r w:rsidR="00C5081E">
          <w:rPr>
            <w:lang w:val="en-CA"/>
          </w:rPr>
          <w:t>will not</w:t>
        </w:r>
        <w:r w:rsidR="00C5081E" w:rsidRPr="00D12552">
          <w:rPr>
            <w:lang w:val="en-CA"/>
          </w:rPr>
          <w:t xml:space="preserve"> </w:t>
        </w:r>
      </w:ins>
      <w:r w:rsidR="00753A5A" w:rsidRPr="00D12552">
        <w:rPr>
          <w:lang w:val="en-CA"/>
        </w:rPr>
        <w:lastRenderedPageBreak/>
        <w:t xml:space="preserve">be documented as </w:t>
      </w:r>
      <w:del w:id="1725" w:author="Eric Boisvert" w:date="2016-01-04T11:42:00Z">
        <w:r w:rsidR="00753A5A" w:rsidRPr="00D12552" w:rsidDel="00D404D2">
          <w:rPr>
            <w:lang w:val="en-CA"/>
          </w:rPr>
          <w:delText xml:space="preserve">an </w:delText>
        </w:r>
      </w:del>
      <w:r w:rsidR="00753A5A" w:rsidRPr="00D12552">
        <w:rPr>
          <w:lang w:val="en-CA"/>
        </w:rPr>
        <w:t>explicit requirement</w:t>
      </w:r>
      <w:ins w:id="1726" w:author="Eric Boisvert" w:date="2016-01-04T11:42:00Z">
        <w:r w:rsidR="00D404D2">
          <w:rPr>
            <w:lang w:val="en-CA"/>
          </w:rPr>
          <w:t>s</w:t>
        </w:r>
      </w:ins>
      <w:r w:rsidR="00753A5A" w:rsidRPr="00D12552">
        <w:rPr>
          <w:lang w:val="en-CA"/>
        </w:rPr>
        <w:t xml:space="preserve"> </w:t>
      </w:r>
      <w:del w:id="1727"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1D5F4875" w:rsidR="00C5081E" w:rsidRDefault="00C5081E" w:rsidP="004A5507">
      <w:pPr>
        <w:rPr>
          <w:ins w:id="1728" w:author="Eric Boisvert" w:date="2015-10-29T04:35:00Z"/>
          <w:lang w:val="en-CA"/>
        </w:rPr>
      </w:pPr>
      <w:ins w:id="1729" w:author="Ollie Raymond" w:date="2016-02-12T10:10:00Z">
        <w:r>
          <w:rPr>
            <w:lang w:val="en-CA"/>
          </w:rPr>
          <w:t>The logical model contain</w:t>
        </w:r>
      </w:ins>
      <w:ins w:id="1730" w:author="Ollie Raymond" w:date="2016-02-12T10:11:00Z">
        <w:r>
          <w:rPr>
            <w:lang w:val="en-CA"/>
          </w:rPr>
          <w:t>s almost no</w:t>
        </w:r>
      </w:ins>
      <w:ins w:id="1731" w:author="Ollie Raymond" w:date="2016-02-12T10:10:00Z">
        <w:r>
          <w:rPr>
            <w:lang w:val="en-CA"/>
          </w:rPr>
          <w:t xml:space="preserve"> semantic</w:t>
        </w:r>
      </w:ins>
      <w:ins w:id="1732" w:author="Ollie Raymond" w:date="2016-02-12T10:11:00Z">
        <w:r>
          <w:rPr>
            <w:lang w:val="en-CA"/>
          </w:rPr>
          <w:t xml:space="preserve"> </w:t>
        </w:r>
      </w:ins>
      <w:ins w:id="1733" w:author="Ollie Raymond" w:date="2016-02-12T10:10:00Z">
        <w:r>
          <w:rPr>
            <w:lang w:val="en-CA"/>
          </w:rPr>
          <w:t>requirements</w:t>
        </w:r>
      </w:ins>
      <w:ins w:id="1734" w:author="Ollie Raymond" w:date="2016-02-12T10:11:00Z">
        <w:r>
          <w:rPr>
            <w:lang w:val="en-CA"/>
          </w:rPr>
          <w:t xml:space="preserve"> (ie, vocabularies</w:t>
        </w:r>
      </w:ins>
      <w:ins w:id="1735" w:author="Ollie Raymond" w:date="2016-02-12T11:22:00Z">
        <w:r w:rsidR="003D39A1">
          <w:rPr>
            <w:lang w:val="en-CA"/>
          </w:rPr>
          <w:t>, enumerations</w:t>
        </w:r>
      </w:ins>
      <w:ins w:id="1736" w:author="Ollie Raymond" w:date="2016-02-12T10:11:00Z">
        <w:r>
          <w:rPr>
            <w:lang w:val="en-CA"/>
          </w:rPr>
          <w:t>).</w:t>
        </w:r>
      </w:ins>
      <w:ins w:id="1737" w:author="Ollie Raymond" w:date="2016-02-12T11:22:00Z">
        <w:r w:rsidR="003D39A1">
          <w:rPr>
            <w:lang w:val="en-CA"/>
          </w:rPr>
          <w:t xml:space="preserve">  It is expected that user</w:t>
        </w:r>
      </w:ins>
      <w:ins w:id="1738" w:author="Ollie Raymond" w:date="2016-02-12T11:24:00Z">
        <w:r w:rsidR="003D39A1">
          <w:rPr>
            <w:lang w:val="en-CA"/>
          </w:rPr>
          <w:t xml:space="preserve">s </w:t>
        </w:r>
      </w:ins>
      <w:ins w:id="1739" w:author="Ollie Raymond" w:date="2016-02-12T11:22:00Z">
        <w:r w:rsidR="003D39A1">
          <w:rPr>
            <w:lang w:val="en-CA"/>
          </w:rPr>
          <w:t xml:space="preserve">will </w:t>
        </w:r>
      </w:ins>
      <w:ins w:id="1740" w:author="Ollie Raymond" w:date="2016-02-12T11:24:00Z">
        <w:r w:rsidR="003D39A1">
          <w:rPr>
            <w:lang w:val="en-CA"/>
          </w:rPr>
          <w:t>employ</w:t>
        </w:r>
      </w:ins>
      <w:ins w:id="1741" w:author="Ollie Raymond" w:date="2016-02-12T11:22:00Z">
        <w:r w:rsidR="003D39A1">
          <w:rPr>
            <w:lang w:val="en-CA"/>
          </w:rPr>
          <w:t xml:space="preserve"> controlled vocabularies of terms</w:t>
        </w:r>
      </w:ins>
      <w:ins w:id="1742" w:author="Ollie Raymond" w:date="2016-02-12T11:23:00Z">
        <w:r w:rsidR="003D39A1">
          <w:rPr>
            <w:lang w:val="en-CA"/>
          </w:rPr>
          <w:t xml:space="preserve"> </w:t>
        </w:r>
      </w:ins>
      <w:ins w:id="1743" w:author="Ollie Raymond" w:date="2016-02-12T11:24:00Z">
        <w:r w:rsidR="003D39A1">
          <w:rPr>
            <w:lang w:val="en-CA"/>
          </w:rPr>
          <w:t>which are developed and governed outside of the GeoSciML model</w:t>
        </w:r>
      </w:ins>
      <w:ins w:id="1744" w:author="Ollie Raymond" w:date="2016-02-12T11:23:00Z">
        <w:r w:rsidR="003D39A1">
          <w:rPr>
            <w:lang w:val="en-CA"/>
          </w:rPr>
          <w:t>.</w:t>
        </w:r>
      </w:ins>
      <w:ins w:id="1745" w:author="Ollie Raymond" w:date="2016-02-12T11:34:00Z">
        <w:r w:rsidR="00B2217A">
          <w:rPr>
            <w:lang w:val="en-CA"/>
          </w:rPr>
          <w:t xml:space="preserve">  The model provides mechanisms for delivering </w:t>
        </w:r>
      </w:ins>
      <w:ins w:id="1746" w:author="Ollie Raymond" w:date="2016-02-12T11:35:00Z">
        <w:r w:rsidR="00B2217A">
          <w:rPr>
            <w:lang w:val="en-CA"/>
          </w:rPr>
          <w:t>concepts from c</w:t>
        </w:r>
      </w:ins>
      <w:ins w:id="1747" w:author="Ollie Raymond" w:date="2016-02-12T11:34:00Z">
        <w:r w:rsidR="00B2217A">
          <w:rPr>
            <w:lang w:val="en-CA"/>
          </w:rPr>
          <w:t>ontrolled voca</w:t>
        </w:r>
      </w:ins>
      <w:ins w:id="1748" w:author="Ollie Raymond" w:date="2016-02-12T11:35:00Z">
        <w:r w:rsidR="00B2217A">
          <w:rPr>
            <w:lang w:val="en-CA"/>
          </w:rPr>
          <w:t>bularies via</w:t>
        </w:r>
      </w:ins>
      <w:ins w:id="1749" w:author="Ollie Raymond" w:date="2016-02-12T11:36:00Z">
        <w:r w:rsidR="00B2217A">
          <w:rPr>
            <w:lang w:val="en-CA"/>
          </w:rPr>
          <w:t xml:space="preserve"> URI’s and</w:t>
        </w:r>
      </w:ins>
      <w:ins w:id="1750"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751" w:author="Ollie Raymond" w:date="2016-02-12T11:34:00Z"/>
          <w:color w:val="000000"/>
          <w:lang w:val="en-CA"/>
          <w:rPrChange w:id="1752" w:author="Ollie Raymond" w:date="2016-02-12T12:48:00Z">
            <w:rPr>
              <w:del w:id="1753" w:author="Ollie Raymond" w:date="2016-02-12T11:34:00Z"/>
              <w:lang w:val="en-CA"/>
            </w:rPr>
          </w:rPrChange>
        </w:rPr>
      </w:pPr>
      <w:ins w:id="1754" w:author="Eric Boisvert" w:date="2015-10-29T04:35:00Z">
        <w:del w:id="1755" w:author="Ollie Raymond" w:date="2016-02-12T11:34:00Z">
          <w:r w:rsidRPr="009F4AF5" w:rsidDel="00B2217A">
            <w:rPr>
              <w:color w:val="000000"/>
              <w:highlight w:val="yellow"/>
              <w:lang w:val="en-CA"/>
              <w:rPrChange w:id="1756" w:author="Ollie Raymond" w:date="2016-02-12T12:48:00Z">
                <w:rPr>
                  <w:lang w:val="en-CA"/>
                </w:rPr>
              </w:rPrChange>
            </w:rPr>
            <w:delText>Add explanation on how community must extend this specification (for example, to impose their own vocabularies)</w:delText>
          </w:r>
        </w:del>
      </w:ins>
    </w:p>
    <w:p w14:paraId="1C0814E3" w14:textId="1D6559B7" w:rsidR="00A6445A" w:rsidRPr="009F4AF5" w:rsidRDefault="00A6445A" w:rsidP="00A6445A">
      <w:pPr>
        <w:rPr>
          <w:color w:val="000000"/>
          <w:lang w:val="en-CA"/>
          <w:rPrChange w:id="1757" w:author="Ollie Raymond" w:date="2016-02-12T12:48:00Z">
            <w:rPr>
              <w:color w:val="FF0000"/>
              <w:lang w:val="en-CA"/>
            </w:rPr>
          </w:rPrChange>
        </w:rPr>
      </w:pPr>
      <w:r w:rsidRPr="009F4AF5">
        <w:rPr>
          <w:color w:val="000000"/>
          <w:lang w:val="en-CA"/>
          <w:rPrChange w:id="1758" w:author="Ollie Raymond" w:date="2016-02-12T12:48:00Z">
            <w:rPr>
              <w:color w:val="FF0000"/>
              <w:lang w:val="en-CA"/>
            </w:rPr>
          </w:rPrChange>
        </w:rPr>
        <w:t xml:space="preserve">The UML model provides name, structure and cardinality for </w:t>
      </w:r>
      <w:del w:id="1759" w:author="Ollie Raymond" w:date="2016-02-12T11:37:00Z">
        <w:r w:rsidRPr="009F4AF5" w:rsidDel="00B2217A">
          <w:rPr>
            <w:color w:val="000000"/>
            <w:lang w:val="en-CA"/>
            <w:rPrChange w:id="1760" w:author="Ollie Raymond" w:date="2016-02-12T12:48:00Z">
              <w:rPr>
                <w:color w:val="FF0000"/>
                <w:lang w:val="en-CA"/>
              </w:rPr>
            </w:rPrChange>
          </w:rPr>
          <w:delText xml:space="preserve">the </w:delText>
        </w:r>
      </w:del>
      <w:r w:rsidRPr="009F4AF5">
        <w:rPr>
          <w:color w:val="000000"/>
          <w:lang w:val="en-CA"/>
          <w:rPrChange w:id="1761" w:author="Ollie Raymond" w:date="2016-02-12T12:48:00Z">
            <w:rPr>
              <w:color w:val="FF0000"/>
              <w:lang w:val="en-CA"/>
            </w:rPr>
          </w:rPrChange>
        </w:rPr>
        <w:t>data element</w:t>
      </w:r>
      <w:ins w:id="1762" w:author="Ollie Raymond" w:date="2016-02-12T11:37:00Z">
        <w:r w:rsidR="00B2217A" w:rsidRPr="009F4AF5">
          <w:rPr>
            <w:color w:val="000000"/>
            <w:lang w:val="en-CA"/>
            <w:rPrChange w:id="1763" w:author="Ollie Raymond" w:date="2016-02-12T12:48:00Z">
              <w:rPr>
                <w:color w:val="FF0000"/>
                <w:lang w:val="en-CA"/>
              </w:rPr>
            </w:rPrChange>
          </w:rPr>
          <w:t>s</w:t>
        </w:r>
      </w:ins>
      <w:r w:rsidRPr="009F4AF5">
        <w:rPr>
          <w:color w:val="000000"/>
          <w:lang w:val="en-CA"/>
          <w:rPrChange w:id="1764"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765" w:author="Ollie Raymond" w:date="2016-02-12T11:37:00Z">
        <w:r w:rsidRPr="009F4AF5" w:rsidDel="00B2217A">
          <w:rPr>
            <w:color w:val="000000"/>
            <w:lang w:val="en-CA"/>
            <w:rPrChange w:id="1766" w:author="Ollie Raymond" w:date="2016-02-12T12:48:00Z">
              <w:rPr>
                <w:color w:val="FF0000"/>
                <w:lang w:val="en-CA"/>
              </w:rPr>
            </w:rPrChange>
          </w:rPr>
          <w:delText>s</w:delText>
        </w:r>
      </w:del>
      <w:r w:rsidRPr="009F4AF5">
        <w:rPr>
          <w:color w:val="000000"/>
          <w:lang w:val="en-CA"/>
          <w:rPrChange w:id="1767" w:author="Ollie Raymond" w:date="2016-02-12T12:48:00Z">
            <w:rPr>
              <w:color w:val="FF0000"/>
              <w:lang w:val="en-CA"/>
            </w:rPr>
          </w:rPrChange>
        </w:rPr>
        <w:t xml:space="preserve"> for mapping UML to RDBMS.  Although it is assumed that UML is technologically neutral, in reality</w:t>
      </w:r>
      <w:del w:id="1768" w:author="Ollie Raymond" w:date="2016-02-12T11:37:00Z">
        <w:r w:rsidRPr="009F4AF5" w:rsidDel="00B2217A">
          <w:rPr>
            <w:color w:val="000000"/>
            <w:lang w:val="en-CA"/>
            <w:rPrChange w:id="1769" w:author="Ollie Raymond" w:date="2016-02-12T12:48:00Z">
              <w:rPr>
                <w:color w:val="FF0000"/>
                <w:lang w:val="en-CA"/>
              </w:rPr>
            </w:rPrChange>
          </w:rPr>
          <w:delText>,</w:delText>
        </w:r>
      </w:del>
      <w:r w:rsidRPr="009F4AF5">
        <w:rPr>
          <w:color w:val="000000"/>
          <w:lang w:val="en-CA"/>
          <w:rPrChange w:id="1770" w:author="Ollie Raymond" w:date="2016-02-12T12:48:00Z">
            <w:rPr>
              <w:color w:val="FF0000"/>
              <w:lang w:val="en-CA"/>
            </w:rPr>
          </w:rPrChange>
        </w:rPr>
        <w:t xml:space="preserve"> UML models always end up addressing some of the physical model details.  The current </w:t>
      </w:r>
      <w:ins w:id="1771" w:author="Ollie Raymond" w:date="2016-02-12T11:38:00Z">
        <w:r w:rsidR="00B2217A" w:rsidRPr="009F4AF5">
          <w:rPr>
            <w:color w:val="000000"/>
            <w:lang w:val="en-CA"/>
            <w:rPrChange w:id="1772" w:author="Ollie Raymond" w:date="2016-02-12T12:48:00Z">
              <w:rPr>
                <w:color w:val="FF0000"/>
                <w:lang w:val="en-CA"/>
              </w:rPr>
            </w:rPrChange>
          </w:rPr>
          <w:t xml:space="preserve">GeoSciML </w:t>
        </w:r>
      </w:ins>
      <w:r w:rsidRPr="009F4AF5">
        <w:rPr>
          <w:color w:val="000000"/>
          <w:lang w:val="en-CA"/>
          <w:rPrChange w:id="1773" w:author="Ollie Raymond" w:date="2016-02-12T12:48:00Z">
            <w:rPr>
              <w:color w:val="FF0000"/>
              <w:lang w:val="en-CA"/>
            </w:rPr>
          </w:rPrChange>
        </w:rPr>
        <w:t>UML model has been designed as a GML application</w:t>
      </w:r>
      <w:ins w:id="1774" w:author="Eric Boisvert" w:date="2016-01-04T11:43:00Z">
        <w:r w:rsidR="00D404D2" w:rsidRPr="009F4AF5">
          <w:rPr>
            <w:color w:val="000000"/>
            <w:lang w:val="en-CA"/>
            <w:rPrChange w:id="1775" w:author="Ollie Raymond" w:date="2016-02-12T12:48:00Z">
              <w:rPr>
                <w:color w:val="FF0000"/>
                <w:lang w:val="en-CA"/>
              </w:rPr>
            </w:rPrChange>
          </w:rPr>
          <w:t xml:space="preserve"> according to ISO 19109</w:t>
        </w:r>
      </w:ins>
      <w:r w:rsidRPr="009F4AF5">
        <w:rPr>
          <w:color w:val="000000"/>
          <w:lang w:val="en-CA"/>
          <w:rPrChange w:id="1776" w:author="Ollie Raymond" w:date="2016-02-12T12:48:00Z">
            <w:rPr>
              <w:color w:val="FF0000"/>
              <w:lang w:val="en-CA"/>
            </w:rPr>
          </w:rPrChange>
        </w:rPr>
        <w:t xml:space="preserve"> and borrows some of artefacts of GML</w:t>
      </w:r>
      <w:ins w:id="1777" w:author="Eric Boisvert" w:date="2016-01-04T11:43:00Z">
        <w:r w:rsidR="00D404D2" w:rsidRPr="009F4AF5">
          <w:rPr>
            <w:color w:val="000000"/>
            <w:lang w:val="en-CA"/>
            <w:rPrChange w:id="1778" w:author="Ollie Raymond" w:date="2016-02-12T12:48:00Z">
              <w:rPr>
                <w:color w:val="FF0000"/>
                <w:lang w:val="en-CA"/>
              </w:rPr>
            </w:rPrChange>
          </w:rPr>
          <w:t>.</w:t>
        </w:r>
      </w:ins>
      <w:r w:rsidRPr="009F4AF5">
        <w:rPr>
          <w:color w:val="000000"/>
          <w:lang w:val="en-CA"/>
          <w:rPrChange w:id="1779" w:author="Ollie Raymond" w:date="2016-02-12T12:48:00Z">
            <w:rPr>
              <w:color w:val="FF0000"/>
              <w:lang w:val="en-CA"/>
            </w:rPr>
          </w:rPrChange>
        </w:rPr>
        <w:t xml:space="preserve"> </w:t>
      </w:r>
      <w:del w:id="1780" w:author="Eric Boisvert" w:date="2016-01-04T11:43:00Z">
        <w:r w:rsidRPr="009F4AF5" w:rsidDel="00D404D2">
          <w:rPr>
            <w:color w:val="000000"/>
            <w:lang w:val="en-CA"/>
            <w:rPrChange w:id="1781" w:author="Ollie Raymond" w:date="2016-02-12T12:48:00Z">
              <w:rPr>
                <w:color w:val="FF0000"/>
                <w:lang w:val="en-CA"/>
              </w:rPr>
            </w:rPrChange>
          </w:rPr>
          <w:delText xml:space="preserve">and </w:delText>
        </w:r>
      </w:del>
      <w:ins w:id="1782" w:author="Eric Boisvert" w:date="2016-01-04T11:44:00Z">
        <w:r w:rsidR="00D404D2" w:rsidRPr="009F4AF5">
          <w:rPr>
            <w:color w:val="000000"/>
            <w:lang w:val="en-CA"/>
            <w:rPrChange w:id="1783" w:author="Ollie Raymond" w:date="2016-02-12T12:48:00Z">
              <w:rPr>
                <w:color w:val="FF0000"/>
                <w:lang w:val="en-CA"/>
              </w:rPr>
            </w:rPrChange>
          </w:rPr>
          <w:t>S</w:t>
        </w:r>
      </w:ins>
      <w:del w:id="1784" w:author="Eric Boisvert" w:date="2016-01-04T11:44:00Z">
        <w:r w:rsidRPr="009F4AF5" w:rsidDel="00D404D2">
          <w:rPr>
            <w:color w:val="000000"/>
            <w:lang w:val="en-CA"/>
            <w:rPrChange w:id="1785" w:author="Ollie Raymond" w:date="2016-02-12T12:48:00Z">
              <w:rPr>
                <w:color w:val="FF0000"/>
                <w:lang w:val="en-CA"/>
              </w:rPr>
            </w:rPrChange>
          </w:rPr>
          <w:delText>s</w:delText>
        </w:r>
      </w:del>
      <w:r w:rsidRPr="009F4AF5">
        <w:rPr>
          <w:color w:val="000000"/>
          <w:lang w:val="en-CA"/>
          <w:rPrChange w:id="1786" w:author="Ollie Raymond" w:date="2016-02-12T12:48:00Z">
            <w:rPr>
              <w:color w:val="FF0000"/>
              <w:lang w:val="en-CA"/>
            </w:rPr>
          </w:rPrChange>
        </w:rPr>
        <w:t>everal design decisions were guided by limitations of UML (eg. single inheritance) and XSD (package dependencies artefacts)</w:t>
      </w:r>
      <w:ins w:id="1787" w:author="Eric Boisvert" w:date="2016-01-04T11:44:00Z">
        <w:r w:rsidR="00D404D2" w:rsidRPr="009F4AF5">
          <w:rPr>
            <w:color w:val="000000"/>
            <w:lang w:val="en-CA"/>
            <w:rPrChange w:id="1788" w:author="Ollie Raymond" w:date="2016-02-12T12:48:00Z">
              <w:rPr>
                <w:color w:val="FF0000"/>
                <w:lang w:val="en-CA"/>
              </w:rPr>
            </w:rPrChange>
          </w:rPr>
          <w:t xml:space="preserve"> and some constrain</w:t>
        </w:r>
      </w:ins>
      <w:ins w:id="1789" w:author="Ollie Raymond" w:date="2016-02-12T11:38:00Z">
        <w:r w:rsidR="00B2217A" w:rsidRPr="009F4AF5">
          <w:rPr>
            <w:color w:val="000000"/>
            <w:lang w:val="en-CA"/>
            <w:rPrChange w:id="1790" w:author="Ollie Raymond" w:date="2016-02-12T12:48:00Z">
              <w:rPr>
                <w:color w:val="FF0000"/>
                <w:lang w:val="en-CA"/>
              </w:rPr>
            </w:rPrChange>
          </w:rPr>
          <w:t>t</w:t>
        </w:r>
      </w:ins>
      <w:ins w:id="1791" w:author="Eric Boisvert" w:date="2016-01-04T11:44:00Z">
        <w:r w:rsidR="00D404D2" w:rsidRPr="009F4AF5">
          <w:rPr>
            <w:color w:val="000000"/>
            <w:lang w:val="en-CA"/>
            <w:rPrChange w:id="1792" w:author="Ollie Raymond" w:date="2016-02-12T12:48:00Z">
              <w:rPr>
                <w:color w:val="FF0000"/>
                <w:lang w:val="en-CA"/>
              </w:rPr>
            </w:rPrChange>
          </w:rPr>
          <w:t xml:space="preserve">s of GML delivery </w:t>
        </w:r>
        <w:del w:id="1793" w:author="Ollie Raymond" w:date="2016-02-12T11:38:00Z">
          <w:r w:rsidR="00D404D2" w:rsidRPr="009F4AF5" w:rsidDel="00B2217A">
            <w:rPr>
              <w:color w:val="000000"/>
              <w:lang w:val="en-CA"/>
              <w:rPrChange w:id="1794" w:author="Ollie Raymond" w:date="2016-02-12T12:48:00Z">
                <w:rPr>
                  <w:color w:val="FF0000"/>
                  <w:lang w:val="en-CA"/>
                </w:rPr>
              </w:rPrChange>
            </w:rPr>
            <w:delText>over</w:delText>
          </w:r>
        </w:del>
      </w:ins>
      <w:ins w:id="1795" w:author="Ollie Raymond" w:date="2016-02-12T11:38:00Z">
        <w:r w:rsidR="00B2217A" w:rsidRPr="009F4AF5">
          <w:rPr>
            <w:color w:val="000000"/>
            <w:lang w:val="en-CA"/>
            <w:rPrChange w:id="1796" w:author="Ollie Raymond" w:date="2016-02-12T12:48:00Z">
              <w:rPr>
                <w:color w:val="FF0000"/>
                <w:lang w:val="en-CA"/>
              </w:rPr>
            </w:rPrChange>
          </w:rPr>
          <w:t>using</w:t>
        </w:r>
      </w:ins>
      <w:ins w:id="1797" w:author="Eric Boisvert" w:date="2016-01-04T11:44:00Z">
        <w:r w:rsidR="00D404D2" w:rsidRPr="009F4AF5">
          <w:rPr>
            <w:color w:val="000000"/>
            <w:lang w:val="en-CA"/>
            <w:rPrChange w:id="1798" w:author="Ollie Raymond" w:date="2016-02-12T12:48:00Z">
              <w:rPr>
                <w:color w:val="FF0000"/>
                <w:lang w:val="en-CA"/>
              </w:rPr>
            </w:rPrChange>
          </w:rPr>
          <w:t xml:space="preserve"> WFS (for instance, some XSD encoding</w:t>
        </w:r>
      </w:ins>
      <w:ins w:id="1799" w:author="Ollie Raymond" w:date="2016-02-12T11:38:00Z">
        <w:r w:rsidR="00B2217A" w:rsidRPr="009F4AF5">
          <w:rPr>
            <w:color w:val="000000"/>
            <w:lang w:val="en-CA"/>
            <w:rPrChange w:id="1800" w:author="Ollie Raymond" w:date="2016-02-12T12:48:00Z">
              <w:rPr>
                <w:color w:val="FF0000"/>
                <w:lang w:val="en-CA"/>
              </w:rPr>
            </w:rPrChange>
          </w:rPr>
          <w:t>s</w:t>
        </w:r>
      </w:ins>
      <w:ins w:id="1801" w:author="Eric Boisvert" w:date="2016-01-04T11:44:00Z">
        <w:r w:rsidR="00D404D2" w:rsidRPr="009F4AF5">
          <w:rPr>
            <w:color w:val="000000"/>
            <w:lang w:val="en-CA"/>
            <w:rPrChange w:id="1802" w:author="Ollie Raymond" w:date="2016-02-12T12:48:00Z">
              <w:rPr>
                <w:color w:val="FF0000"/>
                <w:lang w:val="en-CA"/>
              </w:rPr>
            </w:rPrChange>
          </w:rPr>
          <w:t xml:space="preserve"> are not queryable easily with FES)</w:t>
        </w:r>
      </w:ins>
      <w:r w:rsidRPr="009F4AF5">
        <w:rPr>
          <w:color w:val="000000"/>
          <w:lang w:val="en-CA"/>
          <w:rPrChange w:id="1803" w:author="Ollie Raymond" w:date="2016-02-12T12:48:00Z">
            <w:rPr>
              <w:color w:val="FF0000"/>
              <w:lang w:val="en-CA"/>
            </w:rPr>
          </w:rPrChange>
        </w:rPr>
        <w:t>.  But the UML model is detailed enough to constrain the main elements of any encoding; the name</w:t>
      </w:r>
      <w:ins w:id="1804" w:author="Ollie Raymond" w:date="2016-02-12T11:39:00Z">
        <w:r w:rsidR="00B2217A" w:rsidRPr="009F4AF5">
          <w:rPr>
            <w:color w:val="000000"/>
            <w:lang w:val="en-CA"/>
            <w:rPrChange w:id="1805" w:author="Ollie Raymond" w:date="2016-02-12T12:48:00Z">
              <w:rPr>
                <w:color w:val="FF0000"/>
                <w:lang w:val="en-CA"/>
              </w:rPr>
            </w:rPrChange>
          </w:rPr>
          <w:t>s</w:t>
        </w:r>
      </w:ins>
      <w:r w:rsidRPr="009F4AF5">
        <w:rPr>
          <w:color w:val="000000"/>
          <w:lang w:val="en-CA"/>
          <w:rPrChange w:id="1806" w:author="Ollie Raymond" w:date="2016-02-12T12:48:00Z">
            <w:rPr>
              <w:color w:val="FF0000"/>
              <w:lang w:val="en-CA"/>
            </w:rPr>
          </w:rPrChange>
        </w:rPr>
        <w:t xml:space="preserve"> of </w:t>
      </w:r>
      <w:del w:id="1807" w:author="Ollie Raymond" w:date="2016-02-12T11:39:00Z">
        <w:r w:rsidRPr="009F4AF5" w:rsidDel="00B2217A">
          <w:rPr>
            <w:color w:val="000000"/>
            <w:lang w:val="en-CA"/>
            <w:rPrChange w:id="1808" w:author="Ollie Raymond" w:date="2016-02-12T12:48:00Z">
              <w:rPr>
                <w:color w:val="FF0000"/>
                <w:lang w:val="en-CA"/>
              </w:rPr>
            </w:rPrChange>
          </w:rPr>
          <w:delText xml:space="preserve">the </w:delText>
        </w:r>
      </w:del>
      <w:r w:rsidRPr="009F4AF5">
        <w:rPr>
          <w:color w:val="000000"/>
          <w:lang w:val="en-CA"/>
          <w:rPrChange w:id="1809" w:author="Ollie Raymond" w:date="2016-02-12T12:48:00Z">
            <w:rPr>
              <w:color w:val="FF0000"/>
              <w:lang w:val="en-CA"/>
            </w:rPr>
          </w:rPrChange>
        </w:rPr>
        <w:t xml:space="preserve">entities and the cardinality of </w:t>
      </w:r>
      <w:del w:id="1810" w:author="Ollie Raymond" w:date="2016-02-12T11:39:00Z">
        <w:r w:rsidRPr="009F4AF5" w:rsidDel="00B2217A">
          <w:rPr>
            <w:color w:val="000000"/>
            <w:lang w:val="en-CA"/>
            <w:rPrChange w:id="1811" w:author="Ollie Raymond" w:date="2016-02-12T12:48:00Z">
              <w:rPr>
                <w:color w:val="FF0000"/>
                <w:lang w:val="en-CA"/>
              </w:rPr>
            </w:rPrChange>
          </w:rPr>
          <w:delText xml:space="preserve">the </w:delText>
        </w:r>
      </w:del>
      <w:r w:rsidRPr="009F4AF5">
        <w:rPr>
          <w:color w:val="000000"/>
          <w:lang w:val="en-CA"/>
          <w:rPrChange w:id="1812"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813" w:author="Ollie Raymond" w:date="2016-02-12T11:39:00Z">
        <w:r w:rsidR="00B2217A" w:rsidRPr="009F4AF5">
          <w:rPr>
            <w:color w:val="000000"/>
            <w:lang w:val="en-CA"/>
            <w:rPrChange w:id="1814" w:author="Ollie Raymond" w:date="2016-02-12T12:48:00Z">
              <w:rPr>
                <w:color w:val="FF0000"/>
                <w:lang w:val="en-CA"/>
              </w:rPr>
            </w:rPrChange>
          </w:rPr>
          <w:t>,</w:t>
        </w:r>
      </w:ins>
      <w:r w:rsidRPr="009F4AF5">
        <w:rPr>
          <w:color w:val="000000"/>
          <w:lang w:val="en-CA"/>
          <w:rPrChange w:id="1815"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816" w:author="Ollie Raymond" w:date="2016-02-12T12:48:00Z">
            <w:rPr>
              <w:color w:val="FF0000"/>
              <w:lang w:val="en-CA"/>
            </w:rPr>
          </w:rPrChange>
        </w:rPr>
      </w:pPr>
      <w:r w:rsidRPr="009F4AF5">
        <w:rPr>
          <w:color w:val="000000"/>
          <w:lang w:val="en-CA"/>
          <w:rPrChange w:id="1817"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818" w:name="_Toc445034185"/>
      <w:r>
        <w:rPr>
          <w:lang w:val="en-CA"/>
        </w:rPr>
        <w:t>Property cardinality</w:t>
      </w:r>
      <w:bookmarkEnd w:id="1818"/>
    </w:p>
    <w:p w14:paraId="68C34312" w14:textId="32D98CA0" w:rsidR="00A6445A" w:rsidRDefault="009C3567" w:rsidP="004A5507">
      <w:pPr>
        <w:rPr>
          <w:lang w:val="en-CA"/>
        </w:rPr>
      </w:pPr>
      <w:r>
        <w:rPr>
          <w:lang w:val="en-CA"/>
        </w:rPr>
        <w:t xml:space="preserve">All properties that could be made optional are optional in GeoSciML 4.0.  This is a </w:t>
      </w:r>
      <w:del w:id="1819" w:author="Ollie Raymond" w:date="2016-02-12T11:40:00Z">
        <w:r w:rsidDel="00B2217A">
          <w:rPr>
            <w:lang w:val="en-CA"/>
          </w:rPr>
          <w:delText xml:space="preserve">complete </w:delText>
        </w:r>
      </w:del>
      <w:r>
        <w:rPr>
          <w:lang w:val="en-CA"/>
        </w:rPr>
        <w:t xml:space="preserve">reversal of </w:t>
      </w:r>
      <w:ins w:id="1820" w:author="Ollie Raymond" w:date="2016-02-12T11:40:00Z">
        <w:r w:rsidR="00B2217A">
          <w:rPr>
            <w:lang w:val="en-CA"/>
          </w:rPr>
          <w:t xml:space="preserve">the pattern used in GeoSciML </w:t>
        </w:r>
      </w:ins>
      <w:ins w:id="1821"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822" w:author="Eric Boisvert" w:date="2016-01-04T11:47:00Z">
        <w:r w:rsidDel="00D404D2">
          <w:rPr>
            <w:lang w:val="en-CA"/>
          </w:rPr>
          <w:delText>“nillables”</w:delText>
        </w:r>
      </w:del>
      <w:ins w:id="1823" w:author="Eric Boisvert" w:date="2016-01-04T11:49:00Z">
        <w:r w:rsidR="00D404D2">
          <w:rPr>
            <w:lang w:val="en-CA"/>
          </w:rPr>
          <w:t>nillable properties</w:t>
        </w:r>
      </w:ins>
      <w:r>
        <w:rPr>
          <w:lang w:val="en-CA"/>
        </w:rPr>
        <w:t xml:space="preserve">.  This design attracted a lot of criticism (not </w:t>
      </w:r>
      <w:del w:id="1824" w:author="Eric Boisvert" w:date="2016-01-04T11:50:00Z">
        <w:r w:rsidDel="00D404D2">
          <w:rPr>
            <w:lang w:val="en-CA"/>
          </w:rPr>
          <w:delText xml:space="preserve">necessary </w:delText>
        </w:r>
      </w:del>
      <w:ins w:id="1825" w:author="Eric Boisvert" w:date="2016-01-04T11:50:00Z">
        <w:r w:rsidR="00D404D2">
          <w:rPr>
            <w:lang w:val="en-CA"/>
          </w:rPr>
          <w:t xml:space="preserve">only </w:t>
        </w:r>
      </w:ins>
      <w:r>
        <w:rPr>
          <w:lang w:val="en-CA"/>
        </w:rPr>
        <w:t xml:space="preserve">for GeoSciML but </w:t>
      </w:r>
      <w:ins w:id="1826"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827" w:author="Eric Boisvert" w:date="2015-10-27T17:06:00Z">
        <w:r w:rsidDel="00773E1B">
          <w:rPr>
            <w:lang w:val="en-CA"/>
          </w:rPr>
          <w:delText xml:space="preserve">the </w:delText>
        </w:r>
      </w:del>
      <w:ins w:id="1828" w:author="Eric Boisvert" w:date="2015-10-27T17:06:00Z">
        <w:r w:rsidR="00773E1B">
          <w:rPr>
            <w:lang w:val="en-CA"/>
          </w:rPr>
          <w:t xml:space="preserve"> </w:t>
        </w:r>
      </w:ins>
      <w:r>
        <w:rPr>
          <w:lang w:val="en-CA"/>
        </w:rPr>
        <w:t xml:space="preserve">filling the instance with nil properties </w:t>
      </w:r>
      <w:del w:id="1829" w:author="Eric Boisvert" w:date="2015-10-27T17:06:00Z">
        <w:r w:rsidDel="00773E1B">
          <w:rPr>
            <w:lang w:val="en-CA"/>
          </w:rPr>
          <w:delText xml:space="preserve">as </w:delText>
        </w:r>
      </w:del>
      <w:ins w:id="1830" w:author="Eric Boisvert" w:date="2015-10-27T17:06:00Z">
        <w:r w:rsidR="00773E1B">
          <w:rPr>
            <w:lang w:val="en-CA"/>
          </w:rPr>
          <w:t xml:space="preserve">is </w:t>
        </w:r>
      </w:ins>
      <w:r>
        <w:rPr>
          <w:lang w:val="en-CA"/>
        </w:rPr>
        <w:t>“unnecessa</w:t>
      </w:r>
      <w:ins w:id="1831" w:author="Eric Boisvert" w:date="2015-10-27T17:06:00Z">
        <w:r w:rsidR="00773E1B">
          <w:rPr>
            <w:lang w:val="en-CA"/>
          </w:rPr>
          <w:t>re</w:t>
        </w:r>
      </w:ins>
      <w:del w:id="1832" w:author="Eric Boisvert" w:date="2015-10-27T17:06:00Z">
        <w:r w:rsidDel="00773E1B">
          <w:rPr>
            <w:lang w:val="en-CA"/>
          </w:rPr>
          <w:delText>r</w:delText>
        </w:r>
      </w:del>
      <w:ins w:id="1833" w:author="Eric Boisvert" w:date="2015-10-27T17:06:00Z">
        <w:r w:rsidR="00773E1B">
          <w:rPr>
            <w:lang w:val="en-CA"/>
          </w:rPr>
          <w:t>l</w:t>
        </w:r>
      </w:ins>
      <w:r>
        <w:rPr>
          <w:lang w:val="en-CA"/>
        </w:rPr>
        <w:t xml:space="preserve">y verbose” and a waste of bandwidth.  </w:t>
      </w:r>
      <w:ins w:id="1834"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41F0FA4" w:rsidR="00EC644A" w:rsidRDefault="009B64F8" w:rsidP="004A5507">
      <w:pPr>
        <w:rPr>
          <w:ins w:id="1835" w:author="Eric Boisvert" w:date="2016-01-04T12:00:00Z"/>
          <w:lang w:val="en-CA"/>
        </w:rPr>
      </w:pPr>
      <w:del w:id="1836" w:author="Eric Boisvert" w:date="2016-01-04T11:51:00Z">
        <w:r w:rsidDel="00EC644A">
          <w:rPr>
            <w:lang w:val="en-CA"/>
          </w:rPr>
          <w:delText>It has been argued that nillable properties are just a verbose absent value, but</w:delText>
        </w:r>
      </w:del>
      <w:r>
        <w:rPr>
          <w:lang w:val="en-CA"/>
        </w:rPr>
        <w:t xml:space="preserve"> </w:t>
      </w:r>
      <w:ins w:id="1837" w:author="Eric Boisvert" w:date="2016-01-04T11:51:00Z">
        <w:r w:rsidR="00EC644A">
          <w:rPr>
            <w:lang w:val="en-CA"/>
          </w:rPr>
          <w:t>N</w:t>
        </w:r>
      </w:ins>
      <w:del w:id="1838" w:author="Eric Boisvert" w:date="2016-01-04T11:51:00Z">
        <w:r w:rsidDel="00EC644A">
          <w:rPr>
            <w:lang w:val="en-CA"/>
          </w:rPr>
          <w:delText>n</w:delText>
        </w:r>
      </w:del>
      <w:r>
        <w:rPr>
          <w:lang w:val="en-CA"/>
        </w:rPr>
        <w:t xml:space="preserve">illable properties actually carry useful or even required </w:t>
      </w:r>
      <w:del w:id="1839" w:author="Eric Boisvert" w:date="2016-01-04T11:54:00Z">
        <w:r w:rsidDel="00EC644A">
          <w:rPr>
            <w:lang w:val="en-CA"/>
          </w:rPr>
          <w:delText xml:space="preserve">information – through nilReason attribute in XML- </w:delText>
        </w:r>
      </w:del>
      <w:r>
        <w:rPr>
          <w:lang w:val="en-CA"/>
        </w:rPr>
        <w:t>in certain use cases, such a</w:t>
      </w:r>
      <w:ins w:id="1840" w:author="Eric Boisvert" w:date="2016-01-04T11:41:00Z">
        <w:r w:rsidR="00D404D2">
          <w:rPr>
            <w:lang w:val="en-CA"/>
          </w:rPr>
          <w:t>s</w:t>
        </w:r>
      </w:ins>
      <w:r>
        <w:rPr>
          <w:lang w:val="en-CA"/>
        </w:rPr>
        <w:t xml:space="preserve"> legally bounded data exchange scenarios</w:t>
      </w:r>
      <w:del w:id="1841" w:author="Eric Boisvert" w:date="2016-01-04T11:54:00Z">
        <w:r w:rsidDel="00EC644A">
          <w:rPr>
            <w:lang w:val="en-CA"/>
          </w:rPr>
          <w:delText xml:space="preserve">. </w:delText>
        </w:r>
      </w:del>
      <w:ins w:id="1842" w:author="Eric Boisvert" w:date="2016-01-04T11:54:00Z">
        <w:r w:rsidR="00EC644A">
          <w:rPr>
            <w:lang w:val="en-CA"/>
          </w:rPr>
          <w:t xml:space="preserve">.  </w:t>
        </w:r>
      </w:ins>
      <w:ins w:id="1843" w:author="Eric Boisvert" w:date="2016-01-04T11:56:00Z">
        <w:r w:rsidR="00EC644A">
          <w:rPr>
            <w:lang w:val="en-CA"/>
          </w:rPr>
          <w:t>Some</w:t>
        </w:r>
      </w:ins>
      <w:ins w:id="1844" w:author="Eric Boisvert" w:date="2016-01-04T11:54:00Z">
        <w:r w:rsidR="00EC644A">
          <w:rPr>
            <w:lang w:val="en-CA"/>
          </w:rPr>
          <w:t xml:space="preserve"> communities using GeoSciML </w:t>
        </w:r>
        <w:del w:id="1845" w:author="Ollie Raymond" w:date="2016-02-12T11:41:00Z">
          <w:r w:rsidR="00EC644A" w:rsidDel="00B2217A">
            <w:rPr>
              <w:lang w:val="en-CA"/>
            </w:rPr>
            <w:delText>might</w:delText>
          </w:r>
        </w:del>
      </w:ins>
      <w:ins w:id="1846" w:author="Ollie Raymond" w:date="2016-02-12T11:41:00Z">
        <w:r w:rsidR="00B2217A">
          <w:rPr>
            <w:lang w:val="en-CA"/>
          </w:rPr>
          <w:t>may</w:t>
        </w:r>
      </w:ins>
      <w:ins w:id="1847" w:author="Eric Boisvert" w:date="2016-01-04T11:54:00Z">
        <w:r w:rsidR="00EC644A">
          <w:rPr>
            <w:lang w:val="en-CA"/>
          </w:rPr>
          <w:t xml:space="preserve"> still want to force usage of nilled </w:t>
        </w:r>
        <w:r w:rsidR="00EC644A">
          <w:rPr>
            <w:lang w:val="en-CA"/>
          </w:rPr>
          <w:lastRenderedPageBreak/>
          <w:t xml:space="preserve">properties </w:t>
        </w:r>
      </w:ins>
      <w:ins w:id="1848" w:author="Eric Boisvert" w:date="2016-01-04T11:56:00Z">
        <w:r w:rsidR="00EC644A">
          <w:rPr>
            <w:lang w:val="en-CA"/>
          </w:rPr>
          <w:t>and the SWG recognised that different communit</w:t>
        </w:r>
      </w:ins>
      <w:ins w:id="1849" w:author="Eric Boisvert" w:date="2016-01-04T11:57:00Z">
        <w:r w:rsidR="00EC644A">
          <w:rPr>
            <w:lang w:val="en-CA"/>
          </w:rPr>
          <w:t xml:space="preserve">ies might want to enforce different sets of properties.  </w:t>
        </w:r>
      </w:ins>
      <w:ins w:id="1850" w:author="Eric Boisvert" w:date="2016-01-04T11:58:00Z">
        <w:r w:rsidR="00EC644A">
          <w:rPr>
            <w:lang w:val="en-CA"/>
          </w:rPr>
          <w:t>To</w:t>
        </w:r>
      </w:ins>
      <w:ins w:id="1851" w:author="Eric Boisvert" w:date="2016-01-04T11:57:00Z">
        <w:r w:rsidR="00EC644A">
          <w:rPr>
            <w:lang w:val="en-CA"/>
          </w:rPr>
          <w:t xml:space="preserve"> meet this requirements and to offer flexibility to various communities want</w:t>
        </w:r>
      </w:ins>
      <w:ins w:id="1852" w:author="Eric Boisvert" w:date="2016-01-04T11:58:00Z">
        <w:r w:rsidR="00EC644A">
          <w:rPr>
            <w:lang w:val="en-CA"/>
          </w:rPr>
          <w:t>ing</w:t>
        </w:r>
      </w:ins>
      <w:ins w:id="1853" w:author="Eric Boisvert" w:date="2016-01-04T11:57:00Z">
        <w:r w:rsidR="00EC644A">
          <w:rPr>
            <w:lang w:val="en-CA"/>
          </w:rPr>
          <w:t xml:space="preserve"> to use (or extend) GeoSciML, </w:t>
        </w:r>
      </w:ins>
      <w:ins w:id="1854" w:author="Eric Boisvert" w:date="2016-01-04T11:58:00Z">
        <w:r w:rsidR="00EC644A">
          <w:rPr>
            <w:lang w:val="en-CA"/>
          </w:rPr>
          <w:t>properties are optional, but can still be nilled.  A data provider is offered two options when a value is missin</w:t>
        </w:r>
      </w:ins>
      <w:ins w:id="1855" w:author="Eric Boisvert" w:date="2016-01-04T12:00:00Z">
        <w:r w:rsidR="00EC644A">
          <w:rPr>
            <w:lang w:val="en-CA"/>
          </w:rPr>
          <w:t>g:</w:t>
        </w:r>
      </w:ins>
    </w:p>
    <w:p w14:paraId="5C6B93DB" w14:textId="6F5A4FB6" w:rsidR="00EC644A" w:rsidRDefault="00EC644A">
      <w:pPr>
        <w:numPr>
          <w:ilvl w:val="0"/>
          <w:numId w:val="30"/>
        </w:numPr>
        <w:rPr>
          <w:ins w:id="1856" w:author="Eric Boisvert" w:date="2016-01-04T12:00:00Z"/>
          <w:lang w:val="en-CA"/>
        </w:rPr>
        <w:pPrChange w:id="1857" w:author="Eric Boisvert" w:date="2016-01-04T12:00:00Z">
          <w:pPr/>
        </w:pPrChange>
      </w:pPr>
      <w:ins w:id="1858" w:author="Eric Boisvert" w:date="2016-01-04T12:00:00Z">
        <w:r>
          <w:rPr>
            <w:lang w:val="en-CA"/>
          </w:rPr>
          <w:t>Omit the property</w:t>
        </w:r>
      </w:ins>
    </w:p>
    <w:p w14:paraId="7284E536" w14:textId="31994C62" w:rsidR="00EC644A" w:rsidRDefault="00EC644A">
      <w:pPr>
        <w:numPr>
          <w:ilvl w:val="0"/>
          <w:numId w:val="30"/>
        </w:numPr>
        <w:rPr>
          <w:ins w:id="1859" w:author="Eric Boisvert" w:date="2016-01-04T12:00:00Z"/>
          <w:lang w:val="en-CA"/>
        </w:rPr>
        <w:pPrChange w:id="1860" w:author="Eric Boisvert" w:date="2016-01-04T12:00:00Z">
          <w:pPr/>
        </w:pPrChange>
      </w:pPr>
      <w:ins w:id="1861" w:author="Eric Boisvert" w:date="2016-01-04T12:00:00Z">
        <w:del w:id="1862" w:author="Ollie Raymond" w:date="2016-02-12T11:42:00Z">
          <w:r w:rsidDel="00B2217A">
            <w:rPr>
              <w:lang w:val="en-CA"/>
            </w:rPr>
            <w:delText>Emit</w:delText>
          </w:r>
        </w:del>
      </w:ins>
      <w:ins w:id="1863" w:author="Ollie Raymond" w:date="2016-02-12T11:42:00Z">
        <w:r w:rsidR="00B2217A">
          <w:rPr>
            <w:lang w:val="en-CA"/>
          </w:rPr>
          <w:t>Deliver</w:t>
        </w:r>
      </w:ins>
      <w:ins w:id="1864" w:author="Eric Boisvert" w:date="2016-01-04T12:00:00Z">
        <w:r>
          <w:rPr>
            <w:lang w:val="en-CA"/>
          </w:rPr>
          <w:t xml:space="preserve"> a nilled property with </w:t>
        </w:r>
        <w:r w:rsidR="00D3219D">
          <w:rPr>
            <w:lang w:val="en-CA"/>
          </w:rPr>
          <w:t>relevant missing value justification</w:t>
        </w:r>
        <w:del w:id="1865"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866" w:author="Eric Boisvert" w:date="2016-01-04T11:52:00Z"/>
          <w:lang w:val="en-CA"/>
        </w:rPr>
      </w:pPr>
      <w:ins w:id="1867" w:author="Eric Boisvert" w:date="2016-01-04T12:02:00Z">
        <w:del w:id="1868" w:author="Ollie Raymond" w:date="2016-02-12T11:42:00Z">
          <w:r w:rsidDel="00B2217A">
            <w:rPr>
              <w:lang w:val="en-CA"/>
            </w:rPr>
            <w:delText>What</w:delText>
          </w:r>
        </w:del>
      </w:ins>
      <w:ins w:id="1869" w:author="Ollie Raymond" w:date="2016-02-12T11:42:00Z">
        <w:r w:rsidR="00B2217A">
          <w:rPr>
            <w:lang w:val="en-CA"/>
          </w:rPr>
          <w:t>Which</w:t>
        </w:r>
      </w:ins>
      <w:ins w:id="1870" w:author="Eric Boisvert" w:date="2016-01-04T12:02:00Z">
        <w:r>
          <w:rPr>
            <w:lang w:val="en-CA"/>
          </w:rPr>
          <w:t xml:space="preserve"> option is </w:t>
        </w:r>
      </w:ins>
      <w:ins w:id="1871" w:author="Ollie Raymond" w:date="2016-02-12T12:42:00Z">
        <w:r w:rsidR="00704C86">
          <w:rPr>
            <w:lang w:val="en-CA"/>
          </w:rPr>
          <w:t xml:space="preserve">most </w:t>
        </w:r>
      </w:ins>
      <w:ins w:id="1872" w:author="Eric Boisvert" w:date="2016-01-04T12:02:00Z">
        <w:r>
          <w:rPr>
            <w:lang w:val="en-CA"/>
          </w:rPr>
          <w:t>useful for a community is left to that community</w:t>
        </w:r>
      </w:ins>
      <w:ins w:id="1873" w:author="Ollie Raymond" w:date="2016-02-12T11:42:00Z">
        <w:r w:rsidR="00B2217A">
          <w:rPr>
            <w:lang w:val="en-CA"/>
          </w:rPr>
          <w:t xml:space="preserve"> to decide. Their decision</w:t>
        </w:r>
      </w:ins>
      <w:ins w:id="1874" w:author="Eric Boisvert" w:date="2016-01-04T12:02:00Z">
        <w:del w:id="1875" w:author="Ollie Raymond" w:date="2016-02-12T11:42:00Z">
          <w:r w:rsidDel="00B2217A">
            <w:rPr>
              <w:lang w:val="en-CA"/>
            </w:rPr>
            <w:delText xml:space="preserve"> that</w:delText>
          </w:r>
        </w:del>
        <w:r>
          <w:rPr>
            <w:lang w:val="en-CA"/>
          </w:rPr>
          <w:t xml:space="preserve"> can </w:t>
        </w:r>
      </w:ins>
      <w:ins w:id="1876" w:author="Ollie Raymond" w:date="2016-02-12T11:43:00Z">
        <w:r w:rsidR="00B2217A">
          <w:rPr>
            <w:lang w:val="en-CA"/>
          </w:rPr>
          <w:t xml:space="preserve">be </w:t>
        </w:r>
      </w:ins>
      <w:ins w:id="1877" w:author="Eric Boisvert" w:date="2016-01-04T12:02:00Z">
        <w:r>
          <w:rPr>
            <w:lang w:val="en-CA"/>
          </w:rPr>
          <w:t>enforce</w:t>
        </w:r>
      </w:ins>
      <w:ins w:id="1878" w:author="Ollie Raymond" w:date="2016-02-12T11:43:00Z">
        <w:r w:rsidR="00B2217A">
          <w:rPr>
            <w:lang w:val="en-CA"/>
          </w:rPr>
          <w:t>d</w:t>
        </w:r>
      </w:ins>
      <w:ins w:id="1879" w:author="Eric Boisvert" w:date="2016-01-04T12:02:00Z">
        <w:del w:id="1880" w:author="Ollie Raymond" w:date="2016-02-12T11:43:00Z">
          <w:r w:rsidDel="00B2217A">
            <w:rPr>
              <w:lang w:val="en-CA"/>
            </w:rPr>
            <w:delText xml:space="preserve"> the rule</w:delText>
          </w:r>
        </w:del>
      </w:ins>
      <w:ins w:id="1881" w:author="Eric Boisvert" w:date="2016-01-04T12:03:00Z">
        <w:del w:id="1882" w:author="Ollie Raymond" w:date="2016-02-12T11:43:00Z">
          <w:r w:rsidDel="00B2217A">
            <w:rPr>
              <w:lang w:val="en-CA"/>
            </w:rPr>
            <w:delText>s</w:delText>
          </w:r>
        </w:del>
      </w:ins>
      <w:ins w:id="1883" w:author="Eric Boisvert" w:date="2016-01-04T12:02:00Z">
        <w:r>
          <w:rPr>
            <w:lang w:val="en-CA"/>
          </w:rPr>
          <w:t xml:space="preserve"> using Schematron.  </w:t>
        </w:r>
      </w:ins>
      <w:ins w:id="1884" w:author="Eric Boisvert" w:date="2016-01-04T12:03:00Z">
        <w:r>
          <w:rPr>
            <w:lang w:val="en-CA"/>
          </w:rPr>
          <w:t xml:space="preserve">Therefore </w:t>
        </w:r>
        <w:del w:id="1885" w:author="Ollie Raymond" w:date="2016-02-12T11:43:00Z">
          <w:r w:rsidDel="00B2217A">
            <w:rPr>
              <w:lang w:val="en-CA"/>
            </w:rPr>
            <w:delText xml:space="preserve">what </w:delText>
          </w:r>
        </w:del>
        <w:r>
          <w:rPr>
            <w:lang w:val="en-CA"/>
          </w:rPr>
          <w:t xml:space="preserve">we foresee </w:t>
        </w:r>
        <w:del w:id="1886" w:author="Ollie Raymond" w:date="2016-02-12T11:43:00Z">
          <w:r w:rsidDel="00B2217A">
            <w:rPr>
              <w:lang w:val="en-CA"/>
            </w:rPr>
            <w:delText xml:space="preserve">is </w:delText>
          </w:r>
        </w:del>
        <w:r>
          <w:rPr>
            <w:lang w:val="en-CA"/>
          </w:rPr>
          <w:t xml:space="preserve">a) GeoSciML </w:t>
        </w:r>
      </w:ins>
      <w:ins w:id="1887" w:author="Eric Boisvert" w:date="2016-03-06T11:03:00Z">
        <w:r w:rsidR="009F2680">
          <w:rPr>
            <w:lang w:val="en-CA"/>
          </w:rPr>
          <w:t>data model</w:t>
        </w:r>
      </w:ins>
      <w:ins w:id="1888" w:author="Eric Boisvert" w:date="2016-01-04T12:03:00Z">
        <w:r>
          <w:rPr>
            <w:lang w:val="en-CA"/>
          </w:rPr>
          <w:t>, defined by this specification providing naming and structure and b) a series of community</w:t>
        </w:r>
      </w:ins>
      <w:r w:rsidR="00B2217A">
        <w:rPr>
          <w:lang w:val="en-CA"/>
        </w:rPr>
        <w:t>-</w:t>
      </w:r>
      <w:ins w:id="1889" w:author="Eric Boisvert" w:date="2016-01-04T12:03:00Z">
        <w:r>
          <w:rPr>
            <w:lang w:val="en-CA"/>
          </w:rPr>
          <w:t>defined rule</w:t>
        </w:r>
      </w:ins>
      <w:ins w:id="1890" w:author="Ollie Raymond" w:date="2016-02-12T11:44:00Z">
        <w:r w:rsidR="00B2217A">
          <w:rPr>
            <w:lang w:val="en-CA"/>
          </w:rPr>
          <w:t>s</w:t>
        </w:r>
      </w:ins>
      <w:ins w:id="1891" w:author="Eric Boisvert" w:date="2016-01-04T12:03:00Z">
        <w:r>
          <w:rPr>
            <w:lang w:val="en-CA"/>
          </w:rPr>
          <w:t xml:space="preserve"> to enforce </w:t>
        </w:r>
      </w:ins>
      <w:ins w:id="1892" w:author="Ollie Raymond" w:date="2016-02-12T11:45:00Z">
        <w:r w:rsidR="003266F1">
          <w:rPr>
            <w:lang w:val="en-CA"/>
          </w:rPr>
          <w:t xml:space="preserve">the </w:t>
        </w:r>
      </w:ins>
      <w:ins w:id="1893" w:author="Eric Boisvert" w:date="2016-01-04T12:03:00Z">
        <w:r>
          <w:rPr>
            <w:lang w:val="en-CA"/>
          </w:rPr>
          <w:t>presence of certain properties relevant to their use cases.  For XML, this translate</w:t>
        </w:r>
      </w:ins>
      <w:ins w:id="1894" w:author="Eric Boisvert" w:date="2016-01-04T12:07:00Z">
        <w:r>
          <w:rPr>
            <w:lang w:val="en-CA"/>
          </w:rPr>
          <w:t>s</w:t>
        </w:r>
      </w:ins>
      <w:ins w:id="1895" w:author="Eric Boisvert" w:date="2016-01-04T12:03:00Z">
        <w:r>
          <w:rPr>
            <w:lang w:val="en-CA"/>
          </w:rPr>
          <w:t xml:space="preserve"> into a set of common XSD and SCH to </w:t>
        </w:r>
        <w:del w:id="1896" w:author="Ollie Raymond" w:date="2016-02-12T12:45:00Z">
          <w:r w:rsidDel="00704C86">
            <w:rPr>
              <w:lang w:val="en-CA"/>
            </w:rPr>
            <w:delText>anyone claiming</w:delText>
          </w:r>
        </w:del>
      </w:ins>
      <w:ins w:id="1897" w:author="Ollie Raymond" w:date="2016-02-12T12:45:00Z">
        <w:r w:rsidR="00704C86">
          <w:rPr>
            <w:lang w:val="en-CA"/>
          </w:rPr>
          <w:t>govern</w:t>
        </w:r>
      </w:ins>
      <w:ins w:id="1898" w:author="Eric Boisvert" w:date="2016-01-04T12:03:00Z">
        <w:r>
          <w:rPr>
            <w:lang w:val="en-CA"/>
          </w:rPr>
          <w:t xml:space="preserve"> conformance to GeoSciML</w:t>
        </w:r>
      </w:ins>
      <w:ins w:id="1899" w:author="Ollie Raymond" w:date="2016-02-12T12:45:00Z">
        <w:r w:rsidR="00704C86">
          <w:rPr>
            <w:lang w:val="en-CA"/>
          </w:rPr>
          <w:t>,</w:t>
        </w:r>
      </w:ins>
      <w:ins w:id="1900" w:author="Eric Boisvert" w:date="2016-01-04T12:03:00Z">
        <w:r>
          <w:rPr>
            <w:lang w:val="en-CA"/>
          </w:rPr>
          <w:t xml:space="preserve"> and community</w:t>
        </w:r>
      </w:ins>
      <w:ins w:id="1901" w:author="Ollie Raymond" w:date="2016-02-12T12:45:00Z">
        <w:r w:rsidR="00704C86">
          <w:rPr>
            <w:lang w:val="en-CA"/>
          </w:rPr>
          <w:t>-</w:t>
        </w:r>
      </w:ins>
      <w:ins w:id="1902" w:author="Eric Boisvert" w:date="2016-01-04T12:03:00Z">
        <w:del w:id="1903" w:author="Ollie Raymond" w:date="2016-02-12T12:45:00Z">
          <w:r w:rsidDel="00704C86">
            <w:rPr>
              <w:lang w:val="en-CA"/>
            </w:rPr>
            <w:delText xml:space="preserve"> </w:delText>
          </w:r>
        </w:del>
        <w:r>
          <w:rPr>
            <w:lang w:val="en-CA"/>
          </w:rPr>
          <w:t>specific SCH to enforce specific use cases</w:t>
        </w:r>
      </w:ins>
      <w:ins w:id="1904" w:author="Eric Boisvert" w:date="2016-01-04T12:08:00Z">
        <w:r>
          <w:rPr>
            <w:lang w:val="en-CA"/>
          </w:rPr>
          <w:t>, such as INSPIRE</w:t>
        </w:r>
      </w:ins>
      <w:ins w:id="1905" w:author="Eric Boisvert" w:date="2016-01-04T12:03:00Z">
        <w:r>
          <w:rPr>
            <w:lang w:val="en-CA"/>
          </w:rPr>
          <w:t>.</w:t>
        </w:r>
      </w:ins>
    </w:p>
    <w:p w14:paraId="0AA94133" w14:textId="548DEFB9" w:rsidR="00EC644A" w:rsidDel="00EC644A" w:rsidRDefault="00EC644A" w:rsidP="000B4F44">
      <w:pPr>
        <w:rPr>
          <w:del w:id="1906" w:author="Eric Boisvert" w:date="2016-01-04T11:57:00Z"/>
          <w:lang w:val="en-CA"/>
        </w:rPr>
      </w:pPr>
    </w:p>
    <w:p w14:paraId="279757A9" w14:textId="6260115C" w:rsidR="009B64F8" w:rsidDel="009F2680" w:rsidRDefault="009B64F8" w:rsidP="000B4F44">
      <w:pPr>
        <w:pStyle w:val="Heading3"/>
        <w:spacing w:after="240"/>
        <w:rPr>
          <w:del w:id="1907" w:author="Eric Boisvert" w:date="2016-03-06T11:05:00Z"/>
          <w:lang w:val="en-CA"/>
        </w:rPr>
      </w:pPr>
      <w:bookmarkStart w:id="1908" w:name="_Toc445034186"/>
      <w:commentRangeStart w:id="1909"/>
      <w:del w:id="1910" w:author="Eric Boisvert" w:date="2016-03-06T11:05:00Z">
        <w:r w:rsidDel="009F2680">
          <w:rPr>
            <w:lang w:val="en-CA"/>
          </w:rPr>
          <w:delText>Observed absence</w:delText>
        </w:r>
        <w:commentRangeEnd w:id="1909"/>
        <w:r w:rsidR="009D3533" w:rsidRPr="000B4F44" w:rsidDel="009F2680">
          <w:rPr>
            <w:lang w:val="en-CA"/>
          </w:rPr>
          <w:commentReference w:id="1909"/>
        </w:r>
        <w:bookmarkEnd w:id="1908"/>
      </w:del>
    </w:p>
    <w:p w14:paraId="740AA8D6" w14:textId="4A4021BA" w:rsidR="009B64F8" w:rsidDel="009F2680" w:rsidRDefault="009B64F8" w:rsidP="004A5507">
      <w:pPr>
        <w:rPr>
          <w:del w:id="1911" w:author="Eric Boisvert" w:date="2016-03-06T11:05:00Z"/>
          <w:lang w:val="en-CA"/>
        </w:rPr>
      </w:pPr>
      <w:commentRangeStart w:id="1912"/>
      <w:del w:id="1913" w:author="Eric Boisvert" w:date="2016-03-06T11:05:00Z">
        <w:r w:rsidDel="009F2680">
          <w:rPr>
            <w:lang w:val="en-CA"/>
          </w:rPr>
          <w:delText>There are situation</w:delText>
        </w:r>
      </w:del>
      <w:ins w:id="1914" w:author="Ollie Raymond" w:date="2016-02-12T12:45:00Z">
        <w:del w:id="1915" w:author="Eric Boisvert" w:date="2016-03-06T11:05:00Z">
          <w:r w:rsidR="00704C86" w:rsidDel="009F2680">
            <w:rPr>
              <w:lang w:val="en-CA"/>
            </w:rPr>
            <w:delText>s</w:delText>
          </w:r>
        </w:del>
      </w:ins>
      <w:del w:id="1916"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917" w:author="Ollie Raymond" w:date="2016-02-12T12:46:00Z">
        <w:del w:id="1918" w:author="Eric Boisvert" w:date="2016-03-06T11:05:00Z">
          <w:r w:rsidR="00704C86" w:rsidDel="009F2680">
            <w:rPr>
              <w:lang w:val="en-CA"/>
            </w:rPr>
            <w:delText>For example,c</w:delText>
          </w:r>
        </w:del>
      </w:ins>
      <w:del w:id="1919"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920" w:author="Eric Boisvert" w:date="2016-03-06T11:05:00Z"/>
          <w:i/>
        </w:rPr>
      </w:pPr>
      <w:del w:id="1921"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922"/>
        <w:r w:rsidRPr="00D3219D" w:rsidDel="009F2680">
          <w:rPr>
            <w:b/>
            <w:i/>
            <w:rPrChange w:id="1923" w:author="Eric Boisvert" w:date="2016-01-04T12:08:00Z">
              <w:rPr>
                <w:i/>
              </w:rPr>
            </w:rPrChange>
          </w:rPr>
          <w:delText>absence</w:delText>
        </w:r>
        <w:r w:rsidRPr="009B64F8" w:rsidDel="009F2680">
          <w:rPr>
            <w:i/>
          </w:rPr>
          <w:delText xml:space="preserve"> of fossils</w:delText>
        </w:r>
        <w:commentRangeEnd w:id="1922"/>
        <w:r w:rsidR="009D3533" w:rsidDel="009F2680">
          <w:rPr>
            <w:rStyle w:val="CommentReference"/>
          </w:rPr>
          <w:commentReference w:id="1922"/>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924" w:author="Eric Boisvert" w:date="2016-03-06T11:05:00Z"/>
          <w:i/>
        </w:rPr>
      </w:pPr>
      <w:del w:id="1925"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Hyperlink"/>
            <w:i/>
          </w:rPr>
          <w:delText>http://www.stratigraphy.org/upload/bak/rel.htm</w:delText>
        </w:r>
        <w:r w:rsidR="009F2680" w:rsidDel="009F2680">
          <w:rPr>
            <w:rStyle w:val="Hyperlink"/>
            <w:i/>
          </w:rPr>
          <w:fldChar w:fldCharType="end"/>
        </w:r>
        <w:r w:rsidDel="009F2680">
          <w:rPr>
            <w:i/>
          </w:rPr>
          <w:delText>&gt;</w:delText>
        </w:r>
        <w:commentRangeEnd w:id="1912"/>
        <w:r w:rsidR="0020685A" w:rsidDel="009F2680">
          <w:rPr>
            <w:rStyle w:val="CommentReference"/>
          </w:rPr>
          <w:commentReference w:id="1912"/>
        </w:r>
      </w:del>
    </w:p>
    <w:p w14:paraId="7A619FAE" w14:textId="1473931C" w:rsidR="009C3567" w:rsidDel="009F2680" w:rsidRDefault="004E5F43" w:rsidP="004A5507">
      <w:pPr>
        <w:rPr>
          <w:del w:id="1926" w:author="Eric Boisvert" w:date="2016-03-06T11:05:00Z"/>
          <w:lang w:val="en-CA"/>
        </w:rPr>
      </w:pPr>
      <w:del w:id="1927" w:author="Eric Boisvert" w:date="2016-03-06T11:05:00Z">
        <w:r w:rsidDel="009F2680">
          <w:rPr>
            <w:lang w:val="en-CA"/>
          </w:rPr>
          <w:delText xml:space="preserve">Another example lies in </w:delText>
        </w:r>
      </w:del>
      <w:ins w:id="1928" w:author="Ollie Raymond" w:date="2016-02-12T12:46:00Z">
        <w:del w:id="1929" w:author="Eric Boisvert" w:date="2016-03-06T11:05:00Z">
          <w:r w:rsidR="00704C86" w:rsidDel="009F2680">
            <w:rPr>
              <w:lang w:val="en-CA"/>
            </w:rPr>
            <w:delText xml:space="preserve">the </w:delText>
          </w:r>
        </w:del>
      </w:ins>
      <w:del w:id="1930"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931" w:author="Ollie Raymond" w:date="2016-02-12T12:46:00Z">
        <w:del w:id="1932" w:author="Eric Boisvert" w:date="2016-03-06T11:05:00Z">
          <w:r w:rsidR="00704C86" w:rsidDel="009F2680">
            <w:rPr>
              <w:lang w:val="en-CA"/>
            </w:rPr>
            <w:delText xml:space="preserve">the </w:delText>
          </w:r>
        </w:del>
      </w:ins>
      <w:del w:id="1933"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934" w:author="Ollie Raymond" w:date="2016-02-12T12:46:00Z">
        <w:del w:id="1935" w:author="Eric Boisvert" w:date="2016-03-06T11:05:00Z">
          <w:r w:rsidR="00704C86" w:rsidDel="009F2680">
            <w:rPr>
              <w:lang w:val="en-CA"/>
            </w:rPr>
            <w:delText>of metamorphism</w:delText>
          </w:r>
        </w:del>
      </w:ins>
      <w:del w:id="1936" w:author="Eric Boisvert" w:date="2016-03-06T11:05:00Z">
        <w:r w:rsidR="009D3533" w:rsidDel="009F2680">
          <w:rPr>
            <w:lang w:val="en-CA"/>
          </w:rPr>
          <w:delText xml:space="preserve"> (eg, kyanite for high pressure and low temperature).  </w:delText>
        </w:r>
        <w:commentRangeStart w:id="1937"/>
        <w:r w:rsidR="009D3533" w:rsidDel="009F2680">
          <w:rPr>
            <w:lang w:val="en-CA"/>
          </w:rPr>
          <w:delText>There is a</w:delText>
        </w:r>
      </w:del>
      <w:del w:id="1938" w:author="Eric Boisvert" w:date="2015-10-28T12:07:00Z">
        <w:r w:rsidR="009D3533" w:rsidDel="005A74B6">
          <w:rPr>
            <w:lang w:val="en-CA"/>
          </w:rPr>
          <w:delText xml:space="preserve">n obvious </w:delText>
        </w:r>
      </w:del>
      <w:del w:id="1939" w:author="Eric Boisvert" w:date="2016-03-06T11:05:00Z">
        <w:r w:rsidR="009D3533" w:rsidDel="009F2680">
          <w:rPr>
            <w:lang w:val="en-CA"/>
          </w:rPr>
          <w:delText>difference between reporting conf</w:delText>
        </w:r>
      </w:del>
      <w:del w:id="1940" w:author="Eric Boisvert" w:date="2015-10-27T17:07:00Z">
        <w:r w:rsidR="009D3533" w:rsidDel="00773E1B">
          <w:rPr>
            <w:lang w:val="en-CA"/>
          </w:rPr>
          <w:delText>o</w:delText>
        </w:r>
      </w:del>
      <w:del w:id="1941" w:author="Eric Boisvert" w:date="2016-03-06T11:05:00Z">
        <w:r w:rsidR="009D3533" w:rsidDel="009F2680">
          <w:rPr>
            <w:lang w:val="en-CA"/>
          </w:rPr>
          <w:delText>rmed absence of kyanite and the presence of kyanite i</w:delText>
        </w:r>
      </w:del>
      <w:del w:id="1942" w:author="Eric Boisvert" w:date="2016-01-04T12:09:00Z">
        <w:r w:rsidR="009D3533" w:rsidDel="00D3219D">
          <w:rPr>
            <w:lang w:val="en-CA"/>
          </w:rPr>
          <w:delText>f</w:delText>
        </w:r>
      </w:del>
      <w:del w:id="1943" w:author="Eric Boisvert" w:date="2016-03-06T11:05:00Z">
        <w:r w:rsidR="009D3533" w:rsidDel="009F2680">
          <w:rPr>
            <w:lang w:val="en-CA"/>
          </w:rPr>
          <w:delText xml:space="preserve"> not known.</w:delText>
        </w:r>
        <w:commentRangeEnd w:id="1937"/>
        <w:r w:rsidR="00864A36" w:rsidDel="009F2680">
          <w:rPr>
            <w:rStyle w:val="CommentReference"/>
          </w:rPr>
          <w:commentReference w:id="1937"/>
        </w:r>
      </w:del>
    </w:p>
    <w:p w14:paraId="0E37D61E" w14:textId="14586D57" w:rsidR="009D3533" w:rsidRDefault="003A580A">
      <w:pPr>
        <w:pStyle w:val="Heading3"/>
        <w:spacing w:after="240"/>
        <w:rPr>
          <w:ins w:id="1944" w:author="Eric Boisvert" w:date="2016-01-24T13:13:00Z"/>
          <w:lang w:val="en-CA"/>
        </w:rPr>
        <w:pPrChange w:id="1945" w:author="Eric Boisvert" w:date="2016-01-24T13:13:00Z">
          <w:pPr/>
        </w:pPrChange>
      </w:pPr>
      <w:bookmarkStart w:id="1946" w:name="_Toc445034187"/>
      <w:ins w:id="1947" w:author="Eric Boisvert" w:date="2016-01-24T13:13:00Z">
        <w:r>
          <w:rPr>
            <w:lang w:val="en-CA"/>
          </w:rPr>
          <w:t>Package shortcut</w:t>
        </w:r>
      </w:ins>
      <w:ins w:id="1948" w:author="Eric Boisvert" w:date="2016-02-27T12:19:00Z">
        <w:r w:rsidR="008B7992">
          <w:rPr>
            <w:lang w:val="en-CA"/>
          </w:rPr>
          <w:t>s</w:t>
        </w:r>
      </w:ins>
      <w:bookmarkEnd w:id="1946"/>
    </w:p>
    <w:p w14:paraId="7F65CCE8" w14:textId="31803EA0" w:rsidR="003A580A" w:rsidRDefault="003A580A" w:rsidP="004A5507">
      <w:pPr>
        <w:rPr>
          <w:ins w:id="1949" w:author="Eric Boisvert" w:date="2016-01-24T13:14:00Z"/>
          <w:lang w:val="en-CA"/>
        </w:rPr>
      </w:pPr>
      <w:ins w:id="1950" w:author="Eric Boisvert" w:date="2016-01-24T13:13:00Z">
        <w:r>
          <w:rPr>
            <w:lang w:val="en-CA"/>
          </w:rPr>
          <w:t>The following shortcut</w:t>
        </w:r>
      </w:ins>
      <w:ins w:id="1951" w:author="Eric Boisvert" w:date="2016-01-24T13:15:00Z">
        <w:r>
          <w:rPr>
            <w:lang w:val="en-CA"/>
          </w:rPr>
          <w:t>s</w:t>
        </w:r>
      </w:ins>
      <w:ins w:id="1952" w:author="Eric Boisvert" w:date="2016-01-24T13:13:00Z">
        <w:r>
          <w:rPr>
            <w:lang w:val="en-CA"/>
          </w:rPr>
          <w:t xml:space="preserve"> are used to </w:t>
        </w:r>
      </w:ins>
      <w:ins w:id="1953" w:author="Eric Boisvert" w:date="2016-01-24T13:14:00Z">
        <w:r>
          <w:rPr>
            <w:lang w:val="en-CA"/>
          </w:rPr>
          <w:t>refer to</w:t>
        </w:r>
      </w:ins>
      <w:ins w:id="1954" w:author="Eric Boisvert" w:date="2016-01-24T13:13:00Z">
        <w:r>
          <w:rPr>
            <w:lang w:val="en-CA"/>
          </w:rPr>
          <w:t xml:space="preserve"> </w:t>
        </w:r>
      </w:ins>
      <w:ins w:id="1955" w:author="Eric Boisvert" w:date="2016-01-24T13:14:00Z">
        <w:r>
          <w:rPr>
            <w:lang w:val="en-CA"/>
          </w:rPr>
          <w:t>external (non GeoSciML) classifiers.</w:t>
        </w:r>
      </w:ins>
    </w:p>
    <w:tbl>
      <w:tblPr>
        <w:tblW w:w="0" w:type="auto"/>
        <w:tblLook w:val="04A0" w:firstRow="1" w:lastRow="0" w:firstColumn="1" w:lastColumn="0" w:noHBand="0" w:noVBand="1"/>
      </w:tblPr>
      <w:tblGrid>
        <w:gridCol w:w="1242"/>
        <w:gridCol w:w="7614"/>
      </w:tblGrid>
      <w:tr w:rsidR="003A580A" w:rsidRPr="0060248E" w14:paraId="398EC875" w14:textId="77777777" w:rsidTr="0060248E">
        <w:trPr>
          <w:ins w:id="1956" w:author="Eric Boisvert" w:date="2016-01-24T13:15:00Z"/>
        </w:trPr>
        <w:tc>
          <w:tcPr>
            <w:tcW w:w="1242" w:type="dxa"/>
            <w:shd w:val="solid" w:color="000000" w:fill="FFFFFF"/>
          </w:tcPr>
          <w:p w14:paraId="01A39FE7" w14:textId="02221966" w:rsidR="003A580A" w:rsidRPr="0060248E" w:rsidRDefault="003A580A" w:rsidP="0060248E">
            <w:pPr>
              <w:spacing w:before="120" w:after="0"/>
              <w:jc w:val="both"/>
              <w:rPr>
                <w:ins w:id="1957" w:author="Eric Boisvert" w:date="2016-01-24T13:15:00Z"/>
                <w:color w:val="FFFFFF"/>
                <w:lang w:val="en-CA"/>
              </w:rPr>
            </w:pPr>
            <w:ins w:id="1958" w:author="Eric Boisvert" w:date="2016-01-24T13:15:00Z">
              <w:r w:rsidRPr="0060248E">
                <w:rPr>
                  <w:color w:val="FFFFFF"/>
                  <w:lang w:val="en-CA"/>
                </w:rPr>
                <w:t>Shortcut</w:t>
              </w:r>
            </w:ins>
          </w:p>
        </w:tc>
        <w:tc>
          <w:tcPr>
            <w:tcW w:w="7614" w:type="dxa"/>
            <w:shd w:val="solid" w:color="000000" w:fill="FFFFFF"/>
          </w:tcPr>
          <w:p w14:paraId="7D3A1D9B" w14:textId="71350743" w:rsidR="003A580A" w:rsidRPr="0060248E" w:rsidRDefault="003A580A" w:rsidP="0060248E">
            <w:pPr>
              <w:spacing w:before="120" w:after="0"/>
              <w:jc w:val="both"/>
              <w:rPr>
                <w:ins w:id="1959" w:author="Eric Boisvert" w:date="2016-01-24T13:15:00Z"/>
                <w:color w:val="FFFFFF"/>
                <w:lang w:val="en-CA"/>
              </w:rPr>
            </w:pPr>
            <w:ins w:id="1960" w:author="Eric Boisvert" w:date="2016-01-24T13:15:00Z">
              <w:r w:rsidRPr="0060248E">
                <w:rPr>
                  <w:color w:val="FFFFFF"/>
                  <w:lang w:val="en-CA"/>
                </w:rPr>
                <w:t>Full path</w:t>
              </w:r>
            </w:ins>
          </w:p>
        </w:tc>
      </w:tr>
      <w:tr w:rsidR="003A580A" w:rsidRPr="0060248E" w14:paraId="65FD2F98" w14:textId="77777777" w:rsidTr="0060248E">
        <w:trPr>
          <w:ins w:id="1961" w:author="Eric Boisvert" w:date="2016-01-24T13:15:00Z"/>
        </w:trPr>
        <w:tc>
          <w:tcPr>
            <w:tcW w:w="1242" w:type="dxa"/>
            <w:shd w:val="clear" w:color="auto" w:fill="auto"/>
          </w:tcPr>
          <w:p w14:paraId="35AD0D57" w14:textId="1A6491CD" w:rsidR="003A580A" w:rsidRPr="0060248E" w:rsidRDefault="003A580A" w:rsidP="0060248E">
            <w:pPr>
              <w:spacing w:before="120" w:after="0"/>
              <w:jc w:val="both"/>
              <w:rPr>
                <w:ins w:id="1962" w:author="Eric Boisvert" w:date="2016-01-24T13:15:00Z"/>
                <w:lang w:val="en-CA"/>
              </w:rPr>
            </w:pPr>
            <w:ins w:id="1963" w:author="Eric Boisvert" w:date="2016-01-24T13:15:00Z">
              <w:r w:rsidRPr="0060248E">
                <w:rPr>
                  <w:lang w:val="en-CA"/>
                </w:rPr>
                <w:t>OM</w:t>
              </w:r>
            </w:ins>
          </w:p>
        </w:tc>
        <w:tc>
          <w:tcPr>
            <w:tcW w:w="7614" w:type="dxa"/>
            <w:shd w:val="clear" w:color="auto" w:fill="auto"/>
          </w:tcPr>
          <w:p w14:paraId="4AE59E78" w14:textId="29EE6592" w:rsidR="003A580A" w:rsidRPr="0060248E" w:rsidRDefault="003A580A" w:rsidP="0060248E">
            <w:pPr>
              <w:spacing w:before="120" w:after="0"/>
              <w:jc w:val="both"/>
              <w:rPr>
                <w:ins w:id="1964" w:author="Eric Boisvert" w:date="2016-01-24T13:15:00Z"/>
                <w:rStyle w:val="reqtext"/>
              </w:rPr>
            </w:pPr>
            <w:ins w:id="1965" w:author="Eric Boisvert" w:date="2016-01-24T13:15:00Z">
              <w:r w:rsidRPr="0060248E">
                <w:rPr>
                  <w:rStyle w:val="reqtext"/>
                </w:rPr>
                <w:t>ISO TC211/ISO 19156 All/ISO 19156:2011 Observations and Measurements</w:t>
              </w:r>
            </w:ins>
          </w:p>
        </w:tc>
      </w:tr>
      <w:tr w:rsidR="003A580A" w:rsidRPr="0060248E" w14:paraId="51F19CBB" w14:textId="77777777" w:rsidTr="0060248E">
        <w:trPr>
          <w:ins w:id="1966" w:author="Eric Boisvert" w:date="2016-01-24T13:15:00Z"/>
        </w:trPr>
        <w:tc>
          <w:tcPr>
            <w:tcW w:w="1242" w:type="dxa"/>
            <w:shd w:val="clear" w:color="auto" w:fill="auto"/>
          </w:tcPr>
          <w:p w14:paraId="3D17B76E" w14:textId="1F3A24A4" w:rsidR="003A580A" w:rsidRPr="0060248E" w:rsidRDefault="003A580A" w:rsidP="0060248E">
            <w:pPr>
              <w:spacing w:before="120" w:after="0"/>
              <w:jc w:val="both"/>
              <w:rPr>
                <w:ins w:id="1967" w:author="Eric Boisvert" w:date="2016-01-24T13:15:00Z"/>
                <w:lang w:val="en-CA"/>
              </w:rPr>
            </w:pPr>
            <w:ins w:id="1968" w:author="Eric Boisvert" w:date="2016-01-24T13:15:00Z">
              <w:r w:rsidRPr="0060248E">
                <w:rPr>
                  <w:lang w:val="en-CA"/>
                </w:rPr>
                <w:lastRenderedPageBreak/>
                <w:t>SWE</w:t>
              </w:r>
            </w:ins>
          </w:p>
        </w:tc>
        <w:tc>
          <w:tcPr>
            <w:tcW w:w="7614" w:type="dxa"/>
            <w:shd w:val="clear" w:color="auto" w:fill="auto"/>
          </w:tcPr>
          <w:p w14:paraId="51E4CF4D" w14:textId="30E0E2FF" w:rsidR="003A580A" w:rsidRPr="0060248E" w:rsidRDefault="003A580A" w:rsidP="0060248E">
            <w:pPr>
              <w:spacing w:before="120" w:after="0"/>
              <w:jc w:val="both"/>
              <w:rPr>
                <w:ins w:id="1969" w:author="Eric Boisvert" w:date="2016-01-24T13:15:00Z"/>
                <w:rStyle w:val="reqtext"/>
              </w:rPr>
            </w:pPr>
            <w:ins w:id="1970" w:author="Eric Boisvert" w:date="2016-01-24T13:19:00Z">
              <w:r w:rsidRPr="003A580A">
                <w:rPr>
                  <w:rStyle w:val="reqtext"/>
                </w:rPr>
                <w:t>OGC/Sensor Web Enablement 2.0/SWE Common Data Model 2.0</w:t>
              </w:r>
            </w:ins>
          </w:p>
        </w:tc>
      </w:tr>
      <w:tr w:rsidR="003A580A" w:rsidRPr="0060248E" w14:paraId="48E42281" w14:textId="77777777" w:rsidTr="0060248E">
        <w:trPr>
          <w:ins w:id="1971" w:author="Eric Boisvert" w:date="2016-01-24T13:19:00Z"/>
        </w:trPr>
        <w:tc>
          <w:tcPr>
            <w:tcW w:w="1242" w:type="dxa"/>
            <w:shd w:val="clear" w:color="auto" w:fill="auto"/>
          </w:tcPr>
          <w:p w14:paraId="627D9815" w14:textId="730C7A2A" w:rsidR="003A580A" w:rsidRPr="0060248E" w:rsidRDefault="003A580A" w:rsidP="0060248E">
            <w:pPr>
              <w:spacing w:before="120" w:after="0"/>
              <w:jc w:val="both"/>
              <w:rPr>
                <w:ins w:id="1972" w:author="Eric Boisvert" w:date="2016-01-24T13:19:00Z"/>
                <w:lang w:val="en-CA"/>
              </w:rPr>
            </w:pPr>
            <w:ins w:id="1973" w:author="Eric Boisvert" w:date="2016-01-24T13:19:00Z">
              <w:r w:rsidRPr="0060248E">
                <w:rPr>
                  <w:lang w:val="en-CA"/>
                </w:rPr>
                <w:t>GEO</w:t>
              </w:r>
            </w:ins>
          </w:p>
        </w:tc>
        <w:tc>
          <w:tcPr>
            <w:tcW w:w="7614" w:type="dxa"/>
            <w:shd w:val="clear" w:color="auto" w:fill="auto"/>
          </w:tcPr>
          <w:p w14:paraId="07404D5A" w14:textId="3BBEC90D" w:rsidR="003A580A" w:rsidRPr="003A580A" w:rsidRDefault="003A580A" w:rsidP="0060248E">
            <w:pPr>
              <w:spacing w:before="120" w:after="0"/>
              <w:jc w:val="both"/>
              <w:rPr>
                <w:ins w:id="1974" w:author="Eric Boisvert" w:date="2016-01-24T13:19:00Z"/>
                <w:rStyle w:val="reqtext"/>
              </w:rPr>
            </w:pPr>
            <w:ins w:id="1975" w:author="Eric Boisvert" w:date="2016-01-24T13:20:00Z">
              <w:r w:rsidRPr="003A580A">
                <w:rPr>
                  <w:rStyle w:val="reqtext"/>
                </w:rPr>
                <w:t>ISO TC211/ISO 19107 All/ISO 19107:2003 Spatial Schema</w:t>
              </w:r>
            </w:ins>
          </w:p>
        </w:tc>
      </w:tr>
      <w:tr w:rsidR="003A580A" w:rsidRPr="0060248E" w14:paraId="3FB46DAE" w14:textId="77777777" w:rsidTr="0060248E">
        <w:trPr>
          <w:ins w:id="1976" w:author="Eric Boisvert" w:date="2016-01-24T13:15:00Z"/>
        </w:trPr>
        <w:tc>
          <w:tcPr>
            <w:tcW w:w="1242" w:type="dxa"/>
            <w:shd w:val="clear" w:color="auto" w:fill="auto"/>
          </w:tcPr>
          <w:p w14:paraId="3D169105" w14:textId="4AC08A10" w:rsidR="003A580A" w:rsidRPr="0060248E" w:rsidRDefault="003A580A" w:rsidP="0060248E">
            <w:pPr>
              <w:spacing w:before="120" w:after="0"/>
              <w:jc w:val="both"/>
              <w:rPr>
                <w:ins w:id="1977" w:author="Eric Boisvert" w:date="2016-01-24T13:15:00Z"/>
                <w:lang w:val="en-CA"/>
              </w:rPr>
            </w:pPr>
            <w:ins w:id="1978" w:author="Eric Boisvert" w:date="2016-01-24T13:18:00Z">
              <w:r w:rsidRPr="0060248E">
                <w:rPr>
                  <w:lang w:val="en-CA"/>
                </w:rPr>
                <w:t>Primitive</w:t>
              </w:r>
            </w:ins>
          </w:p>
        </w:tc>
        <w:tc>
          <w:tcPr>
            <w:tcW w:w="7614" w:type="dxa"/>
            <w:shd w:val="clear" w:color="auto" w:fill="auto"/>
          </w:tcPr>
          <w:p w14:paraId="25C6338D" w14:textId="109E5CE9" w:rsidR="003A580A" w:rsidRPr="0060248E" w:rsidRDefault="003A580A" w:rsidP="0060248E">
            <w:pPr>
              <w:spacing w:before="120" w:after="0"/>
              <w:jc w:val="both"/>
              <w:rPr>
                <w:ins w:id="1979" w:author="Eric Boisvert" w:date="2016-01-24T13:15:00Z"/>
                <w:rStyle w:val="reqtext"/>
              </w:rPr>
            </w:pPr>
            <w:ins w:id="1980" w:author="Eric Boisvert" w:date="2016-01-24T13:17:00Z">
              <w:r w:rsidRPr="0060248E">
                <w:rPr>
                  <w:rStyle w:val="reqtext"/>
                </w:rPr>
                <w:t>ISO TC211/ISO 19103 All/ISO 19103:2005 Conceptual schema language</w:t>
              </w:r>
            </w:ins>
          </w:p>
        </w:tc>
      </w:tr>
      <w:tr w:rsidR="003A580A" w:rsidRPr="0060248E" w14:paraId="0C6B0EC3" w14:textId="77777777" w:rsidTr="0060248E">
        <w:trPr>
          <w:ins w:id="1981" w:author="Eric Boisvert" w:date="2016-01-24T13:15:00Z"/>
        </w:trPr>
        <w:tc>
          <w:tcPr>
            <w:tcW w:w="1242" w:type="dxa"/>
            <w:shd w:val="clear" w:color="auto" w:fill="auto"/>
          </w:tcPr>
          <w:p w14:paraId="07E094AA" w14:textId="180A95FA" w:rsidR="003A580A" w:rsidRPr="0060248E" w:rsidRDefault="003A580A" w:rsidP="0060248E">
            <w:pPr>
              <w:spacing w:before="120" w:after="0"/>
              <w:jc w:val="both"/>
              <w:rPr>
                <w:ins w:id="1982" w:author="Eric Boisvert" w:date="2016-01-24T13:15:00Z"/>
                <w:lang w:val="en-CA"/>
              </w:rPr>
            </w:pPr>
            <w:ins w:id="1983" w:author="Eric Boisvert" w:date="2016-01-24T13:18:00Z">
              <w:r w:rsidRPr="0060248E">
                <w:rPr>
                  <w:lang w:val="en-CA"/>
                </w:rPr>
                <w:t>Temporal</w:t>
              </w:r>
            </w:ins>
          </w:p>
        </w:tc>
        <w:tc>
          <w:tcPr>
            <w:tcW w:w="7614" w:type="dxa"/>
            <w:shd w:val="clear" w:color="auto" w:fill="auto"/>
          </w:tcPr>
          <w:p w14:paraId="4DB3F92D" w14:textId="1A1C8098" w:rsidR="003A580A" w:rsidRPr="0060248E" w:rsidRDefault="003A580A" w:rsidP="0060248E">
            <w:pPr>
              <w:spacing w:before="120" w:after="0"/>
              <w:jc w:val="both"/>
              <w:rPr>
                <w:ins w:id="1984" w:author="Eric Boisvert" w:date="2016-01-24T13:15:00Z"/>
                <w:rStyle w:val="reqtext"/>
              </w:rPr>
            </w:pPr>
            <w:ins w:id="1985" w:author="Eric Boisvert" w:date="2016-01-24T13:18:00Z">
              <w:r w:rsidRPr="003A580A">
                <w:rPr>
                  <w:rStyle w:val="reqtext"/>
                </w:rPr>
                <w:t>ISO TC211/ISO 19108 All/ISO 19108:2006 Temporal Schema</w:t>
              </w:r>
            </w:ins>
          </w:p>
        </w:tc>
      </w:tr>
      <w:tr w:rsidR="00253146" w:rsidRPr="0060248E" w14:paraId="402433D1" w14:textId="77777777" w:rsidTr="0060248E">
        <w:trPr>
          <w:ins w:id="1986" w:author="Eric Boisvert" w:date="2016-01-24T13:20:00Z"/>
        </w:trPr>
        <w:tc>
          <w:tcPr>
            <w:tcW w:w="1242" w:type="dxa"/>
            <w:shd w:val="clear" w:color="auto" w:fill="auto"/>
          </w:tcPr>
          <w:p w14:paraId="47E9C396" w14:textId="47E4A3EE" w:rsidR="00253146" w:rsidRPr="0060248E" w:rsidRDefault="00253146" w:rsidP="0060248E">
            <w:pPr>
              <w:spacing w:before="120" w:after="0"/>
              <w:jc w:val="both"/>
              <w:rPr>
                <w:ins w:id="1987" w:author="Eric Boisvert" w:date="2016-01-24T13:20:00Z"/>
                <w:lang w:val="en-CA"/>
              </w:rPr>
            </w:pPr>
            <w:ins w:id="1988" w:author="Eric Boisvert" w:date="2016-01-24T13:20:00Z">
              <w:r w:rsidRPr="0060248E">
                <w:rPr>
                  <w:lang w:val="en-CA"/>
                </w:rPr>
                <w:t>GML</w:t>
              </w:r>
            </w:ins>
          </w:p>
        </w:tc>
        <w:tc>
          <w:tcPr>
            <w:tcW w:w="7614" w:type="dxa"/>
            <w:shd w:val="clear" w:color="auto" w:fill="auto"/>
          </w:tcPr>
          <w:p w14:paraId="6E013A3D" w14:textId="25FED5B9" w:rsidR="00253146" w:rsidRPr="003A580A" w:rsidRDefault="00253146" w:rsidP="0060248E">
            <w:pPr>
              <w:spacing w:before="120" w:after="0"/>
              <w:jc w:val="both"/>
              <w:rPr>
                <w:ins w:id="1989" w:author="Eric Boisvert" w:date="2016-01-24T13:20:00Z"/>
                <w:rStyle w:val="reqtext"/>
              </w:rPr>
            </w:pPr>
            <w:ins w:id="1990" w:author="Eric Boisvert" w:date="2016-01-24T13:20:00Z">
              <w:r w:rsidRPr="00253146">
                <w:rPr>
                  <w:rStyle w:val="reqtext"/>
                </w:rPr>
                <w:t>ISO TC211/ISO 19136:2007 GML</w:t>
              </w:r>
            </w:ins>
          </w:p>
        </w:tc>
      </w:tr>
    </w:tbl>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991" w:name="_Toc445034188"/>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991"/>
    </w:p>
    <w:p w14:paraId="563904A3" w14:textId="77777777" w:rsidR="006A7DD0" w:rsidRPr="009F4AF5" w:rsidRDefault="006A7DD0">
      <w:pPr>
        <w:rPr>
          <w:color w:val="000000"/>
          <w:lang w:val="en-CA"/>
        </w:rPr>
      </w:pPr>
    </w:p>
    <w:p w14:paraId="0AF76069" w14:textId="63165F1E" w:rsidR="009A7B37" w:rsidRPr="009F4AF5" w:rsidRDefault="00A6445A">
      <w:pPr>
        <w:rPr>
          <w:ins w:id="1992" w:author="Eric Boisvert" w:date="2016-01-04T09:44:00Z"/>
          <w:color w:val="000000"/>
          <w:lang w:val="en-CA"/>
          <w:rPrChange w:id="1993" w:author="Ollie Raymond" w:date="2016-02-12T12:48:00Z">
            <w:rPr>
              <w:ins w:id="1994" w:author="Eric Boisvert" w:date="2016-01-04T09:44:00Z"/>
              <w:color w:val="FF0000"/>
              <w:lang w:val="en-CA"/>
            </w:rPr>
          </w:rPrChange>
        </w:rPr>
      </w:pPr>
      <w:r w:rsidRPr="009F4AF5">
        <w:rPr>
          <w:color w:val="000000"/>
          <w:lang w:val="en-CA"/>
          <w:rPrChange w:id="1995" w:author="Ollie Raymond" w:date="2016-02-12T12:48:00Z">
            <w:rPr>
              <w:color w:val="FF0000"/>
              <w:lang w:val="en-CA"/>
            </w:rPr>
          </w:rPrChange>
        </w:rPr>
        <w:t xml:space="preserve">This section </w:t>
      </w:r>
      <w:r w:rsidR="00BA6B31" w:rsidRPr="009F4AF5">
        <w:rPr>
          <w:color w:val="000000"/>
          <w:lang w:val="en-CA"/>
          <w:rPrChange w:id="1996" w:author="Ollie Raymond" w:date="2016-02-12T12:48:00Z">
            <w:rPr>
              <w:color w:val="FF0000"/>
              <w:lang w:val="en-CA"/>
            </w:rPr>
          </w:rPrChange>
        </w:rPr>
        <w:t xml:space="preserve">presents requirements </w:t>
      </w:r>
      <w:del w:id="1997" w:author="Ollie Raymond" w:date="2016-02-12T12:48:00Z">
        <w:r w:rsidR="00BA6B31" w:rsidRPr="009F4AF5" w:rsidDel="00704C86">
          <w:rPr>
            <w:color w:val="000000"/>
            <w:lang w:val="en-CA"/>
            <w:rPrChange w:id="1998" w:author="Ollie Raymond" w:date="2016-02-12T12:48:00Z">
              <w:rPr>
                <w:color w:val="FF0000"/>
                <w:lang w:val="en-CA"/>
              </w:rPr>
            </w:rPrChange>
          </w:rPr>
          <w:delText xml:space="preserve">that </w:delText>
        </w:r>
      </w:del>
      <w:ins w:id="1999" w:author="Ollie Raymond" w:date="2016-02-12T12:48:00Z">
        <w:r w:rsidR="00704C86" w:rsidRPr="009F4AF5">
          <w:rPr>
            <w:color w:val="000000"/>
            <w:lang w:val="en-CA"/>
            <w:rPrChange w:id="2000" w:author="Ollie Raymond" w:date="2016-02-12T12:48:00Z">
              <w:rPr>
                <w:color w:val="FF0000"/>
                <w:lang w:val="en-CA"/>
              </w:rPr>
            </w:rPrChange>
          </w:rPr>
          <w:t xml:space="preserve">to which </w:t>
        </w:r>
      </w:ins>
      <w:r w:rsidR="00BA6B31" w:rsidRPr="009F4AF5">
        <w:rPr>
          <w:color w:val="000000"/>
          <w:lang w:val="en-CA"/>
          <w:rPrChange w:id="2001" w:author="Ollie Raymond" w:date="2016-02-12T12:48:00Z">
            <w:rPr>
              <w:color w:val="FF0000"/>
              <w:lang w:val="en-CA"/>
            </w:rPr>
          </w:rPrChange>
        </w:rPr>
        <w:t xml:space="preserve">all targets must conform </w:t>
      </w:r>
      <w:del w:id="2002" w:author="Ollie Raymond" w:date="2016-02-12T12:48:00Z">
        <w:r w:rsidR="00BA6B31" w:rsidRPr="009F4AF5" w:rsidDel="00704C86">
          <w:rPr>
            <w:color w:val="000000"/>
            <w:lang w:val="en-CA"/>
            <w:rPrChange w:id="2003" w:author="Ollie Raymond" w:date="2016-02-12T12:48:00Z">
              <w:rPr>
                <w:color w:val="FF0000"/>
                <w:lang w:val="en-CA"/>
              </w:rPr>
            </w:rPrChange>
          </w:rPr>
          <w:delText xml:space="preserve">to </w:delText>
        </w:r>
      </w:del>
      <w:r w:rsidR="006A7DD0" w:rsidRPr="009F4AF5">
        <w:rPr>
          <w:color w:val="000000"/>
          <w:lang w:val="en-CA"/>
          <w:rPrChange w:id="2004" w:author="Ollie Raymond" w:date="2016-02-12T12:48:00Z">
            <w:rPr>
              <w:color w:val="FF0000"/>
              <w:lang w:val="en-CA"/>
            </w:rPr>
          </w:rPrChange>
        </w:rPr>
        <w:t xml:space="preserve">in to order to </w:t>
      </w:r>
      <w:r w:rsidR="00BA6B31" w:rsidRPr="009F4AF5">
        <w:rPr>
          <w:color w:val="000000"/>
          <w:lang w:val="en-CA"/>
          <w:rPrChange w:id="2005" w:author="Ollie Raymond" w:date="2016-02-12T12:48:00Z">
            <w:rPr>
              <w:color w:val="FF0000"/>
              <w:lang w:val="en-CA"/>
            </w:rPr>
          </w:rPrChange>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2006" w:name="_Toc445034189"/>
      <w:commentRangeStart w:id="2007"/>
      <w:r w:rsidRPr="00D12552">
        <w:rPr>
          <w:lang w:val="en-CA"/>
        </w:rPr>
        <w:t>Naming of entities</w:t>
      </w:r>
      <w:commentRangeEnd w:id="2007"/>
      <w:r w:rsidR="00FA21EA">
        <w:rPr>
          <w:rStyle w:val="CommentReference"/>
          <w:rFonts w:cs="Times New Roman"/>
          <w:b w:val="0"/>
          <w:bCs w:val="0"/>
        </w:rPr>
        <w:commentReference w:id="2007"/>
      </w:r>
      <w:bookmarkEnd w:id="200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2008"/>
            <w:del w:id="2009" w:author="Eric Boisvert" w:date="2015-10-29T04:08:00Z">
              <w:r w:rsidRPr="00D12552" w:rsidDel="00FA21EA">
                <w:rPr>
                  <w:rStyle w:val="reqtext"/>
                  <w:lang w:val="en-CA"/>
                </w:rPr>
                <w:delText xml:space="preserve">classifier </w:delText>
              </w:r>
            </w:del>
            <w:ins w:id="2010" w:author="Eric Boisvert" w:date="2015-10-29T04:10:00Z">
              <w:r w:rsidR="00FA21EA">
                <w:rPr>
                  <w:rStyle w:val="reqtext"/>
                  <w:lang w:val="en-CA"/>
                </w:rPr>
                <w:t>entity</w:t>
              </w:r>
            </w:ins>
            <w:ins w:id="2011" w:author="Eric Boisvert" w:date="2015-10-29T04:08:00Z">
              <w:r w:rsidR="00FA21EA" w:rsidRPr="00D12552">
                <w:rPr>
                  <w:rStyle w:val="reqtext"/>
                  <w:lang w:val="en-CA"/>
                </w:rPr>
                <w:t xml:space="preserve"> </w:t>
              </w:r>
              <w:commentRangeEnd w:id="2008"/>
              <w:r w:rsidR="00FA21EA">
                <w:rPr>
                  <w:rStyle w:val="CommentReference"/>
                  <w:rFonts w:ascii="Times New Roman" w:eastAsia="Times New Roman" w:hAnsi="Times New Roman"/>
                  <w:lang w:val="en-US" w:eastAsia="en-US"/>
                </w:rPr>
                <w:commentReference w:id="2008"/>
              </w:r>
            </w:ins>
            <w:del w:id="2012" w:author="Eric Boisvert" w:date="2015-10-29T04:07:00Z">
              <w:r w:rsidRPr="00D12552" w:rsidDel="00FA21EA">
                <w:rPr>
                  <w:rStyle w:val="reqtext"/>
                  <w:lang w:val="en-CA"/>
                </w:rPr>
                <w:delText xml:space="preserve">shall </w:delText>
              </w:r>
            </w:del>
            <w:ins w:id="2013"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2014" w:author="Ollie Raymond" w:date="2016-02-12T12:49:00Z">
            <w:rPr>
              <w:color w:val="FF0000"/>
              <w:lang w:val="en-CA"/>
            </w:rPr>
          </w:rPrChange>
        </w:rPr>
      </w:pPr>
    </w:p>
    <w:p w14:paraId="2C0BE7B8" w14:textId="1965166B" w:rsidR="004635D8" w:rsidRPr="009F4AF5" w:rsidRDefault="004635D8" w:rsidP="00DB1F99">
      <w:pPr>
        <w:rPr>
          <w:color w:val="000000"/>
          <w:lang w:val="en-CA"/>
          <w:rPrChange w:id="2015" w:author="Ollie Raymond" w:date="2016-02-12T12:49:00Z">
            <w:rPr>
              <w:color w:val="FF0000"/>
              <w:lang w:val="en-CA"/>
            </w:rPr>
          </w:rPrChange>
        </w:rPr>
      </w:pPr>
      <w:r w:rsidRPr="009F4AF5">
        <w:rPr>
          <w:color w:val="000000"/>
          <w:lang w:val="en-CA"/>
          <w:rPrChange w:id="2016" w:author="Ollie Raymond" w:date="2016-02-12T12:49:00Z">
            <w:rPr>
              <w:color w:val="FF0000"/>
              <w:lang w:val="en-CA"/>
            </w:rPr>
          </w:rPrChange>
        </w:rPr>
        <w:t>If a</w:t>
      </w:r>
      <w:r w:rsidR="00641AE8" w:rsidRPr="009F4AF5">
        <w:rPr>
          <w:color w:val="000000"/>
          <w:lang w:val="en-CA"/>
          <w:rPrChange w:id="2017" w:author="Ollie Raymond" w:date="2016-02-12T12:49:00Z">
            <w:rPr>
              <w:color w:val="FF0000"/>
              <w:lang w:val="en-CA"/>
            </w:rPr>
          </w:rPrChange>
        </w:rPr>
        <w:t xml:space="preserve"> target implementation is capable of encoding </w:t>
      </w:r>
      <w:ins w:id="2018" w:author="Eric Boisvert" w:date="2016-03-06T11:05:00Z">
        <w:r w:rsidR="009F2680">
          <w:rPr>
            <w:color w:val="000000"/>
            <w:lang w:val="en-CA"/>
          </w:rPr>
          <w:t xml:space="preserve">all thae artefacts (classes and properties) using the same </w:t>
        </w:r>
      </w:ins>
      <w:del w:id="2019" w:author="Eric Boisvert" w:date="2016-03-06T11:06:00Z">
        <w:r w:rsidR="00641AE8" w:rsidRPr="009F4AF5" w:rsidDel="009F2680">
          <w:rPr>
            <w:color w:val="000000"/>
            <w:lang w:val="en-CA"/>
            <w:rPrChange w:id="2020" w:author="Ollie Raymond" w:date="2016-02-12T12:49:00Z">
              <w:rPr>
                <w:color w:val="FF0000"/>
                <w:lang w:val="en-CA"/>
              </w:rPr>
            </w:rPrChange>
          </w:rPr>
          <w:delText xml:space="preserve">all the </w:delText>
        </w:r>
      </w:del>
      <w:r w:rsidR="00641AE8" w:rsidRPr="009F4AF5">
        <w:rPr>
          <w:color w:val="000000"/>
          <w:lang w:val="en-CA"/>
          <w:rPrChange w:id="2021" w:author="Ollie Raymond" w:date="2016-02-12T12:49:00Z">
            <w:rPr>
              <w:color w:val="FF0000"/>
              <w:lang w:val="en-CA"/>
            </w:rPr>
          </w:rPrChange>
        </w:rPr>
        <w:t>names used in UML</w:t>
      </w:r>
      <w:r w:rsidRPr="009F4AF5">
        <w:rPr>
          <w:color w:val="000000"/>
          <w:lang w:val="en-CA"/>
          <w:rPrChange w:id="2022" w:author="Ollie Raymond" w:date="2016-02-12T12:49:00Z">
            <w:rPr>
              <w:color w:val="FF0000"/>
              <w:lang w:val="en-CA"/>
            </w:rPr>
          </w:rPrChange>
        </w:rPr>
        <w:t xml:space="preserve">, </w:t>
      </w:r>
      <w:r w:rsidR="00641AE8" w:rsidRPr="009F4AF5">
        <w:rPr>
          <w:color w:val="000000"/>
          <w:lang w:val="en-CA"/>
          <w:rPrChange w:id="2023" w:author="Ollie Raymond" w:date="2016-02-12T12:49:00Z">
            <w:rPr>
              <w:color w:val="FF0000"/>
              <w:lang w:val="en-CA"/>
            </w:rPr>
          </w:rPrChange>
        </w:rPr>
        <w:t>it shall do so</w:t>
      </w:r>
      <w:r w:rsidRPr="009F4AF5">
        <w:rPr>
          <w:color w:val="000000"/>
          <w:lang w:val="en-CA"/>
          <w:rPrChange w:id="2024" w:author="Ollie Raymond" w:date="2016-02-12T12:49:00Z">
            <w:rPr>
              <w:color w:val="FF0000"/>
              <w:lang w:val="en-CA"/>
            </w:rPr>
          </w:rPrChange>
        </w:rPr>
        <w:t>.  Some target i</w:t>
      </w:r>
      <w:r w:rsidR="00BA6B31" w:rsidRPr="009F4AF5">
        <w:rPr>
          <w:color w:val="000000"/>
          <w:lang w:val="en-CA"/>
          <w:rPrChange w:id="2025" w:author="Ollie Raymond" w:date="2016-02-12T12:49:00Z">
            <w:rPr>
              <w:color w:val="FF0000"/>
              <w:lang w:val="en-CA"/>
            </w:rPr>
          </w:rPrChange>
        </w:rPr>
        <w:t>mplementation</w:t>
      </w:r>
      <w:ins w:id="2026" w:author="Eric Boisvert" w:date="2015-10-29T04:09:00Z">
        <w:r w:rsidR="00FA21EA" w:rsidRPr="009F4AF5">
          <w:rPr>
            <w:color w:val="000000"/>
            <w:lang w:val="en-CA"/>
            <w:rPrChange w:id="2027" w:author="Ollie Raymond" w:date="2016-02-12T12:49:00Z">
              <w:rPr>
                <w:color w:val="FF0000"/>
                <w:lang w:val="en-CA"/>
              </w:rPr>
            </w:rPrChange>
          </w:rPr>
          <w:t>s</w:t>
        </w:r>
      </w:ins>
      <w:r w:rsidR="00BA6B31" w:rsidRPr="009F4AF5">
        <w:rPr>
          <w:color w:val="000000"/>
          <w:lang w:val="en-CA"/>
          <w:rPrChange w:id="2028" w:author="Ollie Raymond" w:date="2016-02-12T12:49:00Z">
            <w:rPr>
              <w:color w:val="FF0000"/>
              <w:lang w:val="en-CA"/>
            </w:rPr>
          </w:rPrChange>
        </w:rPr>
        <w:t xml:space="preserve"> might prevent it; </w:t>
      </w:r>
      <w:r w:rsidRPr="009F4AF5">
        <w:rPr>
          <w:color w:val="000000"/>
          <w:lang w:val="en-CA"/>
          <w:rPrChange w:id="2029" w:author="Ollie Raymond" w:date="2016-02-12T12:49:00Z">
            <w:rPr>
              <w:color w:val="FF0000"/>
              <w:lang w:val="en-CA"/>
            </w:rPr>
          </w:rPrChange>
        </w:rPr>
        <w:t xml:space="preserve">for example, </w:t>
      </w:r>
      <w:del w:id="2030" w:author="Eric Boisvert" w:date="2016-03-06T11:06:00Z">
        <w:r w:rsidRPr="009F4AF5" w:rsidDel="009F2680">
          <w:rPr>
            <w:color w:val="000000"/>
            <w:lang w:val="en-CA"/>
            <w:rPrChange w:id="2031" w:author="Ollie Raymond" w:date="2016-02-12T12:49:00Z">
              <w:rPr>
                <w:color w:val="FF0000"/>
                <w:lang w:val="en-CA"/>
              </w:rPr>
            </w:rPrChange>
          </w:rPr>
          <w:delText xml:space="preserve">DBF </w:delText>
        </w:r>
      </w:del>
      <w:ins w:id="2032" w:author="Eric Boisvert" w:date="2016-03-06T11:06:00Z">
        <w:r w:rsidR="009F2680">
          <w:rPr>
            <w:color w:val="000000"/>
            <w:lang w:val="en-CA"/>
          </w:rPr>
          <w:t>dBase (DBF files)</w:t>
        </w:r>
        <w:r w:rsidR="009F2680" w:rsidRPr="009F4AF5">
          <w:rPr>
            <w:color w:val="000000"/>
            <w:lang w:val="en-CA"/>
            <w:rPrChange w:id="2033" w:author="Ollie Raymond" w:date="2016-02-12T12:49:00Z">
              <w:rPr>
                <w:color w:val="FF0000"/>
                <w:lang w:val="en-CA"/>
              </w:rPr>
            </w:rPrChange>
          </w:rPr>
          <w:t xml:space="preserve"> </w:t>
        </w:r>
      </w:ins>
      <w:r w:rsidRPr="009F4AF5">
        <w:rPr>
          <w:color w:val="000000"/>
          <w:lang w:val="en-CA"/>
          <w:rPrChange w:id="2034" w:author="Ollie Raymond" w:date="2016-02-12T12:49:00Z">
            <w:rPr>
              <w:color w:val="FF0000"/>
              <w:lang w:val="en-CA"/>
            </w:rPr>
          </w:rPrChange>
        </w:rPr>
        <w:t xml:space="preserve">column names </w:t>
      </w:r>
      <w:r w:rsidR="00BA6B31" w:rsidRPr="009F4AF5">
        <w:rPr>
          <w:color w:val="000000"/>
          <w:lang w:val="en-CA"/>
          <w:rPrChange w:id="2035" w:author="Ollie Raymond" w:date="2016-02-12T12:49:00Z">
            <w:rPr>
              <w:color w:val="FF0000"/>
              <w:lang w:val="en-CA"/>
            </w:rPr>
          </w:rPrChange>
        </w:rPr>
        <w:t>are restricted to 10 characters</w:t>
      </w:r>
      <w:r w:rsidRPr="009F4AF5">
        <w:rPr>
          <w:color w:val="000000"/>
          <w:lang w:val="en-CA"/>
          <w:rPrChange w:id="2036"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2037" w:author="Ollie Raymond" w:date="2016-02-12T12:49:00Z">
            <w:rPr>
              <w:color w:val="FF0000"/>
              <w:lang w:val="en-CA"/>
            </w:rPr>
          </w:rPrChange>
        </w:rPr>
        <w:t>s</w:t>
      </w:r>
      <w:r w:rsidRPr="009F4AF5">
        <w:rPr>
          <w:color w:val="000000"/>
          <w:lang w:val="en-CA"/>
          <w:rPrChange w:id="2038"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2039" w:name="_Toc445034190"/>
      <w:r w:rsidRPr="00D12552">
        <w:rPr>
          <w:lang w:val="en-CA"/>
        </w:rPr>
        <w:t>Cardinality</w:t>
      </w:r>
      <w:bookmarkEnd w:id="203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C4BE986" w:rsidR="00641AE8" w:rsidRPr="00D12552" w:rsidRDefault="00946727" w:rsidP="001571AE">
            <w:pPr>
              <w:pStyle w:val="Tabletext10"/>
              <w:jc w:val="left"/>
              <w:rPr>
                <w:rStyle w:val="reqtext"/>
                <w:lang w:val="en-CA"/>
              </w:rPr>
            </w:pPr>
            <w:ins w:id="2040" w:author="Eric Boisvert" w:date="2015-10-29T04:28:00Z">
              <w:r>
                <w:rPr>
                  <w:rStyle w:val="reqtext"/>
                  <w:lang w:val="en-CA"/>
                </w:rPr>
                <w:t xml:space="preserve">If the </w:t>
              </w:r>
            </w:ins>
            <w:ins w:id="2041" w:author="Ollie Raymond" w:date="2016-02-12T12:49:00Z">
              <w:r w:rsidR="00704C86">
                <w:rPr>
                  <w:rStyle w:val="reqtext"/>
                  <w:lang w:val="en-CA"/>
                </w:rPr>
                <w:t>t</w:t>
              </w:r>
            </w:ins>
            <w:del w:id="2042"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2043" w:author="Eric Boisvert" w:date="2015-10-29T04:28:00Z">
              <w:r>
                <w:rPr>
                  <w:rStyle w:val="reqtext"/>
                  <w:lang w:val="en-CA"/>
                </w:rPr>
                <w:t xml:space="preserve"> allows it, it</w:t>
              </w:r>
            </w:ins>
            <w:r w:rsidR="00641AE8" w:rsidRPr="00D12552">
              <w:rPr>
                <w:rStyle w:val="reqtext"/>
                <w:lang w:val="en-CA"/>
              </w:rPr>
              <w:t xml:space="preserve"> </w:t>
            </w:r>
            <w:del w:id="2044" w:author="Eric Boisvert" w:date="2015-10-29T04:27:00Z">
              <w:r w:rsidR="00641AE8" w:rsidRPr="00D12552" w:rsidDel="001571AE">
                <w:rPr>
                  <w:rStyle w:val="reqtext"/>
                  <w:lang w:val="en-CA"/>
                </w:rPr>
                <w:delText xml:space="preserve">shall </w:delText>
              </w:r>
            </w:del>
            <w:ins w:id="2045" w:author="Eric Boisvert" w:date="2015-10-29T04:27:00Z">
              <w:r w:rsidR="001571AE">
                <w:rPr>
                  <w:rStyle w:val="reqtext"/>
                  <w:lang w:val="en-CA"/>
                </w:rPr>
                <w:t>SHALL</w:t>
              </w:r>
              <w:r w:rsidR="001571AE" w:rsidRPr="00D12552">
                <w:rPr>
                  <w:rStyle w:val="reqtext"/>
                  <w:lang w:val="en-CA"/>
                </w:rPr>
                <w:t xml:space="preserve"> </w:t>
              </w:r>
            </w:ins>
            <w:del w:id="2046" w:author="Eric Boisvert" w:date="2015-10-29T04:26:00Z">
              <w:r w:rsidR="00641AE8" w:rsidRPr="00D12552" w:rsidDel="001571AE">
                <w:rPr>
                  <w:rStyle w:val="reqtext"/>
                  <w:lang w:val="en-CA"/>
                </w:rPr>
                <w:delText xml:space="preserve">constrain </w:delText>
              </w:r>
            </w:del>
            <w:ins w:id="2047"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2048" w:author="Eric Boisvert" w:date="2015-10-29T04:26:00Z">
              <w:r w:rsidR="001571AE">
                <w:rPr>
                  <w:rStyle w:val="reqtext"/>
                  <w:lang w:val="en-CA"/>
                </w:rPr>
                <w:t>s</w:t>
              </w:r>
            </w:ins>
            <w:r w:rsidR="00641AE8" w:rsidRPr="00D12552">
              <w:rPr>
                <w:rStyle w:val="reqtext"/>
                <w:lang w:val="en-CA"/>
              </w:rPr>
              <w:t xml:space="preserve"> </w:t>
            </w:r>
            <w:ins w:id="2049" w:author="Eric Boisvert" w:date="2015-10-29T04:26:00Z">
              <w:r w:rsidR="001571AE">
                <w:rPr>
                  <w:rStyle w:val="reqtext"/>
                  <w:lang w:val="en-CA"/>
                </w:rPr>
                <w:t xml:space="preserve">as defined in the </w:t>
              </w:r>
            </w:ins>
            <w:del w:id="2050"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Pr="009F4AF5" w:rsidRDefault="000F4D17" w:rsidP="000B4F44">
      <w:pPr>
        <w:spacing w:after="120"/>
        <w:rPr>
          <w:ins w:id="2051" w:author="Eric Boisvert" w:date="2015-10-29T04:29:00Z"/>
          <w:color w:val="000000"/>
          <w:lang w:val="en-CA"/>
        </w:rPr>
      </w:pPr>
    </w:p>
    <w:p w14:paraId="7C3E2A57" w14:textId="1823F8A8" w:rsidR="00946727" w:rsidRPr="009F4AF5" w:rsidDel="00FB508F" w:rsidRDefault="00946727" w:rsidP="00FB508F">
      <w:pPr>
        <w:rPr>
          <w:del w:id="2052" w:author="Eric Boisvert" w:date="2016-01-04T12:14:00Z"/>
          <w:color w:val="000000"/>
          <w:lang w:val="en-CA"/>
          <w:rPrChange w:id="2053" w:author="Ollie Raymond" w:date="2016-02-12T12:54:00Z">
            <w:rPr>
              <w:del w:id="2054" w:author="Eric Boisvert" w:date="2016-01-04T12:14:00Z"/>
              <w:color w:val="FF0000"/>
              <w:lang w:val="en-CA"/>
            </w:rPr>
          </w:rPrChange>
        </w:rPr>
      </w:pPr>
      <w:ins w:id="2055" w:author="Eric Boisvert" w:date="2015-10-29T04:29:00Z">
        <w:r w:rsidRPr="009F4AF5">
          <w:rPr>
            <w:color w:val="000000"/>
            <w:lang w:val="en-CA"/>
            <w:rPrChange w:id="2056" w:author="Ollie Raymond" w:date="2016-02-12T12:54:00Z">
              <w:rPr>
                <w:color w:val="FF0000"/>
                <w:lang w:val="en-CA"/>
              </w:rPr>
            </w:rPrChange>
          </w:rPr>
          <w:t>Cardinality shall be the same as defined in UML model.</w:t>
        </w:r>
      </w:ins>
      <w:ins w:id="2057" w:author="Eric Boisvert" w:date="2016-01-04T12:11:00Z">
        <w:r w:rsidR="00ED5267" w:rsidRPr="009F4AF5">
          <w:rPr>
            <w:color w:val="000000"/>
            <w:lang w:val="en-CA"/>
            <w:rPrChange w:id="2058"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2059" w:author="Eric Boisvert" w:date="2016-01-04T12:11:00Z">
        <w:r w:rsidR="00ED5267" w:rsidRPr="009F4AF5">
          <w:rPr>
            <w:color w:val="000000"/>
            <w:lang w:val="en-CA"/>
            <w:rPrChange w:id="2060" w:author="Ollie Raymond" w:date="2016-02-12T12:54:00Z">
              <w:rPr>
                <w:color w:val="FF0000"/>
                <w:lang w:val="en-CA"/>
              </w:rPr>
            </w:rPrChange>
          </w:rPr>
          <w:t xml:space="preserve"> the upper bound</w:t>
        </w:r>
      </w:ins>
      <w:r w:rsidR="00B12ECA" w:rsidRPr="009F4AF5">
        <w:rPr>
          <w:color w:val="000000"/>
          <w:lang w:val="en-CA"/>
        </w:rPr>
        <w:t>s of cardinality</w:t>
      </w:r>
      <w:ins w:id="2061" w:author="Eric Boisvert" w:date="2016-01-04T12:11:00Z">
        <w:r w:rsidR="00ED5267" w:rsidRPr="009F4AF5">
          <w:rPr>
            <w:color w:val="000000"/>
            <w:lang w:val="en-CA"/>
            <w:rPrChange w:id="2062" w:author="Ollie Raymond" w:date="2016-02-12T12:54:00Z">
              <w:rPr>
                <w:color w:val="FF0000"/>
                <w:lang w:val="en-CA"/>
              </w:rPr>
            </w:rPrChange>
          </w:rPr>
          <w:t xml:space="preserve">: </w:t>
        </w:r>
      </w:ins>
      <w:ins w:id="2063" w:author="Eric Boisvert" w:date="2016-01-04T12:13:00Z">
        <w:r w:rsidR="00ED5267" w:rsidRPr="009F4AF5">
          <w:rPr>
            <w:color w:val="000000"/>
            <w:lang w:val="en-CA"/>
            <w:rPrChange w:id="2064" w:author="Ollie Raymond" w:date="2016-02-12T12:54:00Z">
              <w:rPr>
                <w:color w:val="FF0000"/>
                <w:lang w:val="en-CA"/>
              </w:rPr>
            </w:rPrChange>
          </w:rPr>
          <w:t>“1”</w:t>
        </w:r>
      </w:ins>
      <w:ins w:id="2065" w:author="Eric Boisvert" w:date="2016-01-04T12:11:00Z">
        <w:r w:rsidR="00ED5267" w:rsidRPr="009F4AF5">
          <w:rPr>
            <w:color w:val="000000"/>
            <w:lang w:val="en-CA"/>
            <w:rPrChange w:id="2066" w:author="Ollie Raymond" w:date="2016-02-12T12:54:00Z">
              <w:rPr>
                <w:color w:val="FF0000"/>
                <w:lang w:val="en-CA"/>
              </w:rPr>
            </w:rPrChange>
          </w:rPr>
          <w:t xml:space="preserve"> or </w:t>
        </w:r>
      </w:ins>
      <w:ins w:id="2067" w:author="Eric Boisvert" w:date="2016-01-04T12:13:00Z">
        <w:r w:rsidR="00ED5267" w:rsidRPr="009F4AF5">
          <w:rPr>
            <w:color w:val="000000"/>
            <w:lang w:val="en-CA"/>
            <w:rPrChange w:id="2068" w:author="Ollie Raymond" w:date="2016-02-12T12:54:00Z">
              <w:rPr>
                <w:color w:val="FF0000"/>
                <w:lang w:val="en-CA"/>
              </w:rPr>
            </w:rPrChange>
          </w:rPr>
          <w:t>“</w:t>
        </w:r>
      </w:ins>
      <w:ins w:id="2069" w:author="Eric Boisvert" w:date="2016-01-04T12:11:00Z">
        <w:r w:rsidR="00ED5267" w:rsidRPr="009F4AF5">
          <w:rPr>
            <w:color w:val="000000"/>
            <w:lang w:val="en-CA"/>
            <w:rPrChange w:id="2070" w:author="Ollie Raymond" w:date="2016-02-12T12:54:00Z">
              <w:rPr>
                <w:color w:val="FF0000"/>
                <w:lang w:val="en-CA"/>
              </w:rPr>
            </w:rPrChange>
          </w:rPr>
          <w:t>many</w:t>
        </w:r>
      </w:ins>
      <w:ins w:id="2071" w:author="Eric Boisvert" w:date="2016-01-04T12:13:00Z">
        <w:r w:rsidR="00ED5267" w:rsidRPr="009F4AF5">
          <w:rPr>
            <w:color w:val="000000"/>
            <w:lang w:val="en-CA"/>
            <w:rPrChange w:id="2072" w:author="Ollie Raymond" w:date="2016-02-12T12:54:00Z">
              <w:rPr>
                <w:color w:val="FF0000"/>
                <w:lang w:val="en-CA"/>
              </w:rPr>
            </w:rPrChange>
          </w:rPr>
          <w:t>”</w:t>
        </w:r>
      </w:ins>
      <w:ins w:id="2073" w:author="Eric Boisvert" w:date="2016-01-04T12:11:00Z">
        <w:r w:rsidR="00ED5267" w:rsidRPr="009F4AF5">
          <w:rPr>
            <w:color w:val="000000"/>
            <w:lang w:val="en-CA"/>
            <w:rPrChange w:id="2074" w:author="Ollie Raymond" w:date="2016-02-12T12:54:00Z">
              <w:rPr>
                <w:color w:val="FF0000"/>
                <w:lang w:val="en-CA"/>
              </w:rPr>
            </w:rPrChange>
          </w:rPr>
          <w:t xml:space="preserve"> in almost all cases.</w:t>
        </w:r>
      </w:ins>
      <w:ins w:id="2075" w:author="Eric Boisvert" w:date="2016-01-04T12:13:00Z">
        <w:r w:rsidR="00ED5267" w:rsidRPr="009F4AF5">
          <w:rPr>
            <w:color w:val="000000"/>
            <w:lang w:val="en-CA"/>
            <w:rPrChange w:id="2076" w:author="Ollie Raymond" w:date="2016-02-12T12:54:00Z">
              <w:rPr>
                <w:color w:val="FF0000"/>
                <w:lang w:val="en-CA"/>
              </w:rPr>
            </w:rPrChange>
          </w:rPr>
          <w:t xml:space="preserve">  </w:t>
        </w:r>
      </w:ins>
      <w:r w:rsidR="00B12ECA" w:rsidRPr="009F4AF5">
        <w:rPr>
          <w:color w:val="000000"/>
          <w:lang w:val="en-CA"/>
        </w:rPr>
        <w:t>I</w:t>
      </w:r>
      <w:ins w:id="2077" w:author="Eric Boisvert" w:date="2016-01-04T12:13:00Z">
        <w:r w:rsidR="00ED5267" w:rsidRPr="009F4AF5">
          <w:rPr>
            <w:color w:val="000000"/>
            <w:lang w:val="en-CA"/>
            <w:rPrChange w:id="2078" w:author="Ollie Raymond" w:date="2016-02-12T12:54:00Z">
              <w:rPr>
                <w:color w:val="FF0000"/>
                <w:lang w:val="en-CA"/>
              </w:rPr>
            </w:rPrChange>
          </w:rPr>
          <w:t>f the UML</w:t>
        </w:r>
      </w:ins>
      <w:r w:rsidR="00B12ECA" w:rsidRPr="009F4AF5">
        <w:rPr>
          <w:color w:val="000000"/>
          <w:lang w:val="en-CA"/>
        </w:rPr>
        <w:t xml:space="preserve"> model</w:t>
      </w:r>
      <w:ins w:id="2079" w:author="Eric Boisvert" w:date="2016-01-04T12:13:00Z">
        <w:r w:rsidR="00ED5267" w:rsidRPr="009F4AF5">
          <w:rPr>
            <w:color w:val="000000"/>
            <w:lang w:val="en-CA"/>
            <w:rPrChange w:id="2080" w:author="Ollie Raymond" w:date="2016-02-12T12:54:00Z">
              <w:rPr>
                <w:color w:val="FF0000"/>
                <w:lang w:val="en-CA"/>
              </w:rPr>
            </w:rPrChange>
          </w:rPr>
          <w:t xml:space="preserve"> limits a property</w:t>
        </w:r>
      </w:ins>
      <w:r w:rsidR="00B12ECA" w:rsidRPr="009F4AF5">
        <w:rPr>
          <w:color w:val="000000"/>
          <w:lang w:val="en-CA"/>
        </w:rPr>
        <w:t>’s maximum cardinality</w:t>
      </w:r>
      <w:ins w:id="2081" w:author="Eric Boisvert" w:date="2016-01-04T12:13:00Z">
        <w:r w:rsidR="00ED5267" w:rsidRPr="009F4AF5">
          <w:rPr>
            <w:color w:val="000000"/>
            <w:lang w:val="en-CA"/>
            <w:rPrChange w:id="2082" w:author="Ollie Raymond" w:date="2016-02-12T12:54:00Z">
              <w:rPr>
                <w:color w:val="FF0000"/>
                <w:lang w:val="en-CA"/>
              </w:rPr>
            </w:rPrChange>
          </w:rPr>
          <w:t xml:space="preserve"> to “1”, the</w:t>
        </w:r>
      </w:ins>
      <w:r w:rsidR="00B12ECA" w:rsidRPr="009F4AF5">
        <w:rPr>
          <w:color w:val="000000"/>
          <w:lang w:val="en-CA"/>
        </w:rPr>
        <w:t>n the</w:t>
      </w:r>
      <w:ins w:id="2083" w:author="Eric Boisvert" w:date="2016-01-04T12:13:00Z">
        <w:r w:rsidR="00ED5267" w:rsidRPr="009F4AF5">
          <w:rPr>
            <w:color w:val="000000"/>
            <w:lang w:val="en-CA"/>
            <w:rPrChange w:id="2084" w:author="Ollie Raymond" w:date="2016-02-12T12:54:00Z">
              <w:rPr>
                <w:color w:val="FF0000"/>
                <w:lang w:val="en-CA"/>
              </w:rPr>
            </w:rPrChange>
          </w:rPr>
          <w:t xml:space="preserve"> target implementation can</w:t>
        </w:r>
      </w:ins>
      <w:r w:rsidR="00B12ECA" w:rsidRPr="009F4AF5">
        <w:rPr>
          <w:color w:val="000000"/>
          <w:lang w:val="en-CA"/>
        </w:rPr>
        <w:t>no</w:t>
      </w:r>
      <w:ins w:id="2085" w:author="Eric Boisvert" w:date="2016-01-04T12:13:00Z">
        <w:r w:rsidR="00ED5267" w:rsidRPr="009F4AF5">
          <w:rPr>
            <w:color w:val="000000"/>
            <w:lang w:val="en-CA"/>
            <w:rPrChange w:id="2086" w:author="Ollie Raymond" w:date="2016-02-12T12:54:00Z">
              <w:rPr>
                <w:color w:val="FF0000"/>
                <w:lang w:val="en-CA"/>
              </w:rPr>
            </w:rPrChange>
          </w:rPr>
          <w:t>t be “many</w:t>
        </w:r>
      </w:ins>
      <w:ins w:id="2087" w:author="Eric Boisvert" w:date="2016-01-04T12:14:00Z">
        <w:r w:rsidR="00ED5267" w:rsidRPr="009F4AF5">
          <w:rPr>
            <w:color w:val="000000"/>
            <w:lang w:val="en-CA"/>
            <w:rPrChange w:id="2088" w:author="Ollie Raymond" w:date="2016-02-12T12:54:00Z">
              <w:rPr>
                <w:color w:val="FF0000"/>
                <w:lang w:val="en-CA"/>
              </w:rPr>
            </w:rPrChange>
          </w:rPr>
          <w:t>”.</w:t>
        </w:r>
      </w:ins>
    </w:p>
    <w:p w14:paraId="46D9A84E" w14:textId="77777777" w:rsidR="00FB508F" w:rsidRPr="009F4AF5" w:rsidRDefault="00FB508F" w:rsidP="00DB1F99">
      <w:pPr>
        <w:rPr>
          <w:ins w:id="2089" w:author="Ollie Raymond" w:date="2016-02-12T12:54:00Z"/>
          <w:color w:val="000000"/>
          <w:lang w:val="en-CA"/>
        </w:rPr>
      </w:pPr>
    </w:p>
    <w:p w14:paraId="4412BB3D" w14:textId="77777777" w:rsidR="00FB508F" w:rsidRPr="00D12552" w:rsidRDefault="00FB508F" w:rsidP="000B4F44">
      <w:pPr>
        <w:pStyle w:val="Heading3"/>
        <w:spacing w:after="240"/>
        <w:rPr>
          <w:ins w:id="2090" w:author="Ollie Raymond" w:date="2016-02-12T12:54:00Z"/>
          <w:lang w:val="en-CA"/>
        </w:rPr>
      </w:pPr>
      <w:bookmarkStart w:id="2091" w:name="_Toc445034191"/>
      <w:ins w:id="2092" w:author="Ollie Raymond" w:date="2016-02-12T12:54:00Z">
        <w:r>
          <w:rPr>
            <w:lang w:val="en-CA"/>
          </w:rPr>
          <w:t>Abstract classes</w:t>
        </w:r>
        <w:bookmarkEnd w:id="2091"/>
      </w:ins>
    </w:p>
    <w:p w14:paraId="67ABAA99" w14:textId="2DFC6A1F" w:rsidR="000F4D17" w:rsidDel="00FB508F" w:rsidRDefault="00641AE8" w:rsidP="00FB508F">
      <w:pPr>
        <w:rPr>
          <w:ins w:id="2093" w:author="Eric Boisvert" w:date="2015-10-29T04:46:00Z"/>
          <w:del w:id="2094" w:author="Ollie Raymond" w:date="2016-02-12T12:53:00Z"/>
          <w:lang w:val="en-CA"/>
        </w:rPr>
      </w:pPr>
      <w:del w:id="2095" w:author="Eric Boisvert" w:date="2015-10-29T04:46:00Z">
        <w:r w:rsidRPr="00FB508F" w:rsidDel="000F4D17">
          <w:rPr>
            <w:lang w:val="en-CA"/>
          </w:rPr>
          <w:delText>.</w:delText>
        </w:r>
      </w:del>
      <w:del w:id="2096" w:author="Eric Boisvert" w:date="2016-01-04T12:14:00Z">
        <w:r w:rsidRPr="00FB508F" w:rsidDel="00ED5267">
          <w:rPr>
            <w:lang w:val="en-CA"/>
          </w:rPr>
          <w:delText xml:space="preserve"> </w:delText>
        </w:r>
      </w:del>
      <w:ins w:id="2097" w:author="Eric Boisvert" w:date="2015-10-29T04:46:00Z">
        <w:del w:id="2098"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2099" w:author="Eric Boisvert" w:date="2015-10-29T04:46:00Z"/>
          <w:del w:id="2100"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2101"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2102" w:author="Eric Boisvert" w:date="2015-10-29T04:46:00Z"/>
                <w:rStyle w:val="requri"/>
                <w:lang w:val="en-CA"/>
              </w:rPr>
            </w:pPr>
            <w:ins w:id="2103" w:author="Eric Boisvert" w:date="2015-10-29T04:46:00Z">
              <w:r>
                <w:rPr>
                  <w:rStyle w:val="requri"/>
                  <w:lang w:val="en-CA"/>
                </w:rPr>
                <w:lastRenderedPageBreak/>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0176F80C" w:rsidR="000F4D17" w:rsidRPr="00D12552" w:rsidRDefault="000F4D17" w:rsidP="009F2680">
            <w:pPr>
              <w:pStyle w:val="Tabletext10"/>
              <w:jc w:val="left"/>
              <w:rPr>
                <w:ins w:id="2104" w:author="Eric Boisvert" w:date="2015-10-29T04:46:00Z"/>
                <w:rStyle w:val="reqtext"/>
                <w:lang w:val="en-CA"/>
              </w:rPr>
            </w:pPr>
            <w:ins w:id="2105" w:author="Eric Boisvert" w:date="2015-10-29T04:46:00Z">
              <w:r>
                <w:rPr>
                  <w:rStyle w:val="reqtext"/>
                  <w:lang w:val="en-CA"/>
                </w:rPr>
                <w:t xml:space="preserve">Abstract classes SHALL </w:t>
              </w:r>
            </w:ins>
            <w:ins w:id="2106" w:author="Eric Boisvert" w:date="2016-03-06T11:09:00Z">
              <w:r w:rsidR="009F2680">
                <w:rPr>
                  <w:rStyle w:val="reqtext"/>
                  <w:lang w:val="en-CA"/>
                </w:rPr>
                <w:t>NOT</w:t>
              </w:r>
            </w:ins>
            <w:ins w:id="2107" w:author="Eric Boisvert" w:date="2015-10-29T04:46:00Z">
              <w:r>
                <w:rPr>
                  <w:rStyle w:val="reqtext"/>
                  <w:lang w:val="en-CA"/>
                </w:rPr>
                <w:t xml:space="preserve"> be materialised</w:t>
              </w:r>
            </w:ins>
          </w:p>
        </w:tc>
      </w:tr>
    </w:tbl>
    <w:p w14:paraId="271F24BA" w14:textId="77777777" w:rsidR="000F4D17" w:rsidRPr="009F4AF5" w:rsidRDefault="000F4D17" w:rsidP="000B4F44">
      <w:pPr>
        <w:spacing w:after="120"/>
        <w:rPr>
          <w:ins w:id="2108" w:author="Eric Boisvert" w:date="2016-01-04T12:14:00Z"/>
          <w:color w:val="000000"/>
          <w:lang w:val="en-CA"/>
          <w:rPrChange w:id="2109" w:author="Ollie Raymond" w:date="2016-02-12T12:51:00Z">
            <w:rPr>
              <w:ins w:id="2110" w:author="Eric Boisvert" w:date="2016-01-04T12:14:00Z"/>
              <w:color w:val="FF0000"/>
              <w:lang w:val="en-CA"/>
            </w:rPr>
          </w:rPrChange>
        </w:rPr>
      </w:pPr>
    </w:p>
    <w:p w14:paraId="3177864D" w14:textId="2B6DBB9E" w:rsidR="00ED5267" w:rsidRPr="009F4AF5" w:rsidRDefault="00396863" w:rsidP="000F4D17">
      <w:pPr>
        <w:rPr>
          <w:ins w:id="2111" w:author="Ollie Raymond" w:date="2016-02-12T12:54:00Z"/>
          <w:color w:val="000000"/>
          <w:lang w:val="en-CA"/>
        </w:rPr>
      </w:pPr>
      <w:ins w:id="2112" w:author="Eric Boisvert" w:date="2016-01-04T13:05:00Z">
        <w:r w:rsidRPr="009F4AF5">
          <w:rPr>
            <w:color w:val="000000"/>
            <w:lang w:val="en-CA"/>
            <w:rPrChange w:id="2113" w:author="Ollie Raymond" w:date="2016-02-12T12:51:00Z">
              <w:rPr>
                <w:color w:val="FF0000"/>
                <w:lang w:val="en-CA"/>
              </w:rPr>
            </w:rPrChange>
          </w:rPr>
          <w:t>Not all physical implementation</w:t>
        </w:r>
      </w:ins>
      <w:ins w:id="2114" w:author="Ollie Raymond" w:date="2016-02-12T12:50:00Z">
        <w:r w:rsidR="00704C86" w:rsidRPr="009F4AF5">
          <w:rPr>
            <w:color w:val="000000"/>
            <w:lang w:val="en-CA"/>
            <w:rPrChange w:id="2115" w:author="Ollie Raymond" w:date="2016-02-12T12:51:00Z">
              <w:rPr>
                <w:color w:val="FF0000"/>
                <w:lang w:val="en-CA"/>
              </w:rPr>
            </w:rPrChange>
          </w:rPr>
          <w:t>s</w:t>
        </w:r>
      </w:ins>
      <w:ins w:id="2116" w:author="Eric Boisvert" w:date="2016-01-04T13:05:00Z">
        <w:r w:rsidRPr="009F4AF5">
          <w:rPr>
            <w:color w:val="000000"/>
            <w:lang w:val="en-CA"/>
            <w:rPrChange w:id="2117" w:author="Ollie Raymond" w:date="2016-02-12T12:51:00Z">
              <w:rPr>
                <w:color w:val="FF0000"/>
                <w:lang w:val="en-CA"/>
              </w:rPr>
            </w:rPrChange>
          </w:rPr>
          <w:t xml:space="preserve"> support the concept of </w:t>
        </w:r>
      </w:ins>
      <w:ins w:id="2118" w:author="Ollie Raymond" w:date="2016-02-12T12:50:00Z">
        <w:r w:rsidR="00704C86" w:rsidRPr="009F4AF5">
          <w:rPr>
            <w:color w:val="000000"/>
            <w:lang w:val="en-CA"/>
            <w:rPrChange w:id="2119" w:author="Ollie Raymond" w:date="2016-02-12T12:51:00Z">
              <w:rPr>
                <w:color w:val="FF0000"/>
                <w:lang w:val="en-CA"/>
              </w:rPr>
            </w:rPrChange>
          </w:rPr>
          <w:t xml:space="preserve">an </w:t>
        </w:r>
      </w:ins>
      <w:ins w:id="2120" w:author="Eric Boisvert" w:date="2016-01-04T13:06:00Z">
        <w:r w:rsidRPr="009F4AF5">
          <w:rPr>
            <w:color w:val="000000"/>
            <w:lang w:val="en-CA"/>
            <w:rPrChange w:id="2121" w:author="Ollie Raymond" w:date="2016-02-12T12:51:00Z">
              <w:rPr>
                <w:color w:val="FF0000"/>
                <w:lang w:val="en-CA"/>
              </w:rPr>
            </w:rPrChange>
          </w:rPr>
          <w:t>abstract class</w:t>
        </w:r>
      </w:ins>
      <w:ins w:id="2122" w:author="Ollie Raymond" w:date="2016-02-12T12:50:00Z">
        <w:r w:rsidR="00704C86" w:rsidRPr="009F4AF5">
          <w:rPr>
            <w:color w:val="000000"/>
            <w:lang w:val="en-CA"/>
            <w:rPrChange w:id="2123" w:author="Ollie Raymond" w:date="2016-02-12T12:51:00Z">
              <w:rPr>
                <w:color w:val="FF0000"/>
                <w:lang w:val="en-CA"/>
              </w:rPr>
            </w:rPrChange>
          </w:rPr>
          <w:t>,</w:t>
        </w:r>
      </w:ins>
      <w:ins w:id="2124" w:author="Eric Boisvert" w:date="2016-01-04T13:06:00Z">
        <w:r w:rsidRPr="009F4AF5">
          <w:rPr>
            <w:color w:val="000000"/>
            <w:lang w:val="en-CA"/>
            <w:rPrChange w:id="2125" w:author="Ollie Raymond" w:date="2016-02-12T12:51:00Z">
              <w:rPr>
                <w:color w:val="FF0000"/>
                <w:lang w:val="en-CA"/>
              </w:rPr>
            </w:rPrChange>
          </w:rPr>
          <w:t xml:space="preserve"> or even inheritance and polymorphism.  XSD does support that concept</w:t>
        </w:r>
      </w:ins>
      <w:ins w:id="2126" w:author="Eric Boisvert" w:date="2016-01-04T13:08:00Z">
        <w:r w:rsidRPr="009F4AF5">
          <w:rPr>
            <w:color w:val="000000"/>
            <w:lang w:val="en-CA"/>
            <w:rPrChange w:id="2127" w:author="Ollie Raymond" w:date="2016-02-12T12:51:00Z">
              <w:rPr>
                <w:color w:val="FF0000"/>
                <w:lang w:val="en-CA"/>
              </w:rPr>
            </w:rPrChange>
          </w:rPr>
          <w:t xml:space="preserve"> and all its implications</w:t>
        </w:r>
      </w:ins>
      <w:ins w:id="2128" w:author="Eric Boisvert" w:date="2016-01-04T13:06:00Z">
        <w:r w:rsidRPr="009F4AF5">
          <w:rPr>
            <w:color w:val="000000"/>
            <w:lang w:val="en-CA"/>
            <w:rPrChange w:id="2129" w:author="Ollie Raymond" w:date="2016-02-12T12:51:00Z">
              <w:rPr>
                <w:color w:val="FF0000"/>
                <w:lang w:val="en-CA"/>
              </w:rPr>
            </w:rPrChange>
          </w:rPr>
          <w:t>, but JSON does not</w:t>
        </w:r>
      </w:ins>
      <w:ins w:id="2130" w:author="Eric Boisvert" w:date="2016-03-06T11:08:00Z">
        <w:r w:rsidR="009F2680">
          <w:rPr>
            <w:color w:val="000000"/>
            <w:lang w:val="en-CA"/>
          </w:rPr>
          <w:t xml:space="preserve"> – although Javascript somewhat can</w:t>
        </w:r>
      </w:ins>
      <w:ins w:id="2131" w:author="Eric Boisvert" w:date="2016-01-04T13:06:00Z">
        <w:r w:rsidRPr="009F4AF5">
          <w:rPr>
            <w:color w:val="000000"/>
            <w:lang w:val="en-CA"/>
            <w:rPrChange w:id="2132" w:author="Ollie Raymond" w:date="2016-02-12T12:51:00Z">
              <w:rPr>
                <w:color w:val="FF0000"/>
                <w:lang w:val="en-CA"/>
              </w:rPr>
            </w:rPrChange>
          </w:rPr>
          <w:t>.  This requirement specifies that the physical model shall not allow materialisation of a</w:t>
        </w:r>
      </w:ins>
      <w:ins w:id="2133" w:author="Eric Boisvert" w:date="2016-01-04T13:08:00Z">
        <w:r w:rsidRPr="009F4AF5">
          <w:rPr>
            <w:color w:val="000000"/>
            <w:lang w:val="en-CA"/>
            <w:rPrChange w:id="2134" w:author="Ollie Raymond" w:date="2016-02-12T12:51:00Z">
              <w:rPr>
                <w:color w:val="FF0000"/>
                <w:lang w:val="en-CA"/>
              </w:rPr>
            </w:rPrChange>
          </w:rPr>
          <w:t>n</w:t>
        </w:r>
      </w:ins>
      <w:ins w:id="2135" w:author="Eric Boisvert" w:date="2016-01-04T13:06:00Z">
        <w:r w:rsidRPr="009F4AF5">
          <w:rPr>
            <w:color w:val="000000"/>
            <w:lang w:val="en-CA"/>
            <w:rPrChange w:id="2136" w:author="Ollie Raymond" w:date="2016-02-12T12:51:00Z">
              <w:rPr>
                <w:color w:val="FF0000"/>
                <w:lang w:val="en-CA"/>
              </w:rPr>
            </w:rPrChange>
          </w:rPr>
          <w:t xml:space="preserve"> </w:t>
        </w:r>
      </w:ins>
      <w:ins w:id="2137" w:author="Eric Boisvert" w:date="2016-01-04T13:07:00Z">
        <w:r w:rsidRPr="009F4AF5">
          <w:rPr>
            <w:color w:val="000000"/>
            <w:lang w:val="en-CA"/>
            <w:rPrChange w:id="2138" w:author="Ollie Raymond" w:date="2016-02-12T12:51:00Z">
              <w:rPr>
                <w:color w:val="FF0000"/>
                <w:lang w:val="en-CA"/>
              </w:rPr>
            </w:rPrChange>
          </w:rPr>
          <w:t>insta</w:t>
        </w:r>
      </w:ins>
      <w:ins w:id="2139" w:author="Ollie Raymond" w:date="2016-02-12T12:51:00Z">
        <w:r w:rsidR="00704C86" w:rsidRPr="009F4AF5">
          <w:rPr>
            <w:color w:val="000000"/>
            <w:lang w:val="en-CA"/>
            <w:rPrChange w:id="2140" w:author="Ollie Raymond" w:date="2016-02-12T12:51:00Z">
              <w:rPr>
                <w:color w:val="FF0000"/>
                <w:lang w:val="en-CA"/>
              </w:rPr>
            </w:rPrChange>
          </w:rPr>
          <w:t>n</w:t>
        </w:r>
      </w:ins>
      <w:ins w:id="2141" w:author="Eric Boisvert" w:date="2016-01-04T13:07:00Z">
        <w:r w:rsidRPr="009F4AF5">
          <w:rPr>
            <w:color w:val="000000"/>
            <w:lang w:val="en-CA"/>
            <w:rPrChange w:id="2142" w:author="Ollie Raymond" w:date="2016-02-12T12:51:00Z">
              <w:rPr>
                <w:color w:val="FF0000"/>
                <w:lang w:val="en-CA"/>
              </w:rPr>
            </w:rPrChange>
          </w:rPr>
          <w:t xml:space="preserve">ce of a </w:t>
        </w:r>
      </w:ins>
      <w:ins w:id="2143" w:author="Eric Boisvert" w:date="2016-01-04T13:06:00Z">
        <w:r w:rsidRPr="009F4AF5">
          <w:rPr>
            <w:color w:val="000000"/>
            <w:lang w:val="en-CA"/>
            <w:rPrChange w:id="2144" w:author="Ollie Raymond" w:date="2016-02-12T12:51:00Z">
              <w:rPr>
                <w:color w:val="FF0000"/>
                <w:lang w:val="en-CA"/>
              </w:rPr>
            </w:rPrChange>
          </w:rPr>
          <w:t>class marked as abstract.</w:t>
        </w:r>
      </w:ins>
    </w:p>
    <w:p w14:paraId="2593C8D8" w14:textId="4336F25B" w:rsidR="00FB508F" w:rsidRPr="00D12552" w:rsidRDefault="00FB508F" w:rsidP="000B4F44">
      <w:pPr>
        <w:pStyle w:val="Heading3"/>
        <w:spacing w:after="240"/>
        <w:rPr>
          <w:ins w:id="2145" w:author="Ollie Raymond" w:date="2016-02-12T12:54:00Z"/>
          <w:lang w:val="en-CA"/>
        </w:rPr>
      </w:pPr>
      <w:bookmarkStart w:id="2146" w:name="_Toc445034192"/>
      <w:r>
        <w:rPr>
          <w:lang w:val="en-CA"/>
        </w:rPr>
        <w:t>Polymorphism</w:t>
      </w:r>
      <w:bookmarkEnd w:id="214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2147"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2148" w:author="Eric Boisvert" w:date="2016-01-04T13:09:00Z"/>
                <w:rStyle w:val="requri"/>
                <w:lang w:val="en-CA"/>
              </w:rPr>
            </w:pPr>
            <w:ins w:id="2149"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2150" w:author="Eric Boisvert" w:date="2016-01-04T13:09:00Z"/>
                <w:rStyle w:val="reqtext"/>
                <w:lang w:val="en-CA"/>
              </w:rPr>
            </w:pPr>
            <w:ins w:id="2151" w:author="Eric Boisvert" w:date="2016-01-04T13:24:00Z">
              <w:r>
                <w:rPr>
                  <w:rStyle w:val="reqtext"/>
                  <w:lang w:val="en-CA"/>
                </w:rPr>
                <w:t>Target implementation</w:t>
              </w:r>
            </w:ins>
            <w:ins w:id="2152" w:author="Eric Boisvert" w:date="2016-01-04T13:09:00Z">
              <w:r w:rsidR="00396863">
                <w:rPr>
                  <w:rStyle w:val="reqtext"/>
                  <w:lang w:val="en-CA"/>
                </w:rPr>
                <w:t xml:space="preserve"> </w:t>
              </w:r>
            </w:ins>
            <w:ins w:id="2153" w:author="Eric Boisvert" w:date="2016-01-04T13:24:00Z">
              <w:r>
                <w:rPr>
                  <w:rStyle w:val="reqtext"/>
                  <w:lang w:val="en-CA"/>
                </w:rPr>
                <w:t>SHALL</w:t>
              </w:r>
            </w:ins>
            <w:ins w:id="2154" w:author="Eric Boisvert" w:date="2016-01-04T13:09:00Z">
              <w:r w:rsidR="00396863">
                <w:rPr>
                  <w:rStyle w:val="reqtext"/>
                  <w:lang w:val="en-CA"/>
                </w:rPr>
                <w:t xml:space="preserve"> implements </w:t>
              </w:r>
            </w:ins>
            <w:ins w:id="2155" w:author="Eric Boisvert" w:date="2016-01-04T13:24:00Z">
              <w:r>
                <w:rPr>
                  <w:rStyle w:val="reqtext"/>
                  <w:lang w:val="en-CA"/>
                </w:rPr>
                <w:t>type substitutions</w:t>
              </w:r>
            </w:ins>
            <w:ins w:id="2156" w:author="Eric Boisvert" w:date="2016-01-04T13:09:00Z">
              <w:r w:rsidR="00396863">
                <w:rPr>
                  <w:rStyle w:val="reqtext"/>
                  <w:lang w:val="en-CA"/>
                </w:rPr>
                <w:t xml:space="preserve"> </w:t>
              </w:r>
            </w:ins>
            <w:ins w:id="2157" w:author="Eric Boisvert" w:date="2016-01-04T13:10:00Z">
              <w:r w:rsidR="00396863">
                <w:rPr>
                  <w:rStyle w:val="reqtext"/>
                  <w:lang w:val="en-CA"/>
                </w:rPr>
                <w:t>inferred</w:t>
              </w:r>
            </w:ins>
            <w:ins w:id="2158" w:author="Eric Boisvert" w:date="2016-01-04T13:09:00Z">
              <w:r w:rsidR="00396863">
                <w:rPr>
                  <w:rStyle w:val="reqtext"/>
                  <w:lang w:val="en-CA"/>
                </w:rPr>
                <w:t xml:space="preserve"> </w:t>
              </w:r>
            </w:ins>
            <w:ins w:id="2159" w:author="Eric Boisvert" w:date="2016-01-04T13:10:00Z">
              <w:r w:rsidR="00396863">
                <w:rPr>
                  <w:rStyle w:val="reqtext"/>
                  <w:lang w:val="en-CA"/>
                </w:rPr>
                <w:t>from the UML model</w:t>
              </w:r>
            </w:ins>
          </w:p>
        </w:tc>
      </w:tr>
    </w:tbl>
    <w:p w14:paraId="64A5A5CB" w14:textId="77777777" w:rsidR="00396863" w:rsidRPr="009F4AF5" w:rsidRDefault="00396863" w:rsidP="000B4F44">
      <w:pPr>
        <w:spacing w:after="120"/>
        <w:rPr>
          <w:ins w:id="2160" w:author="Eric Boisvert" w:date="2016-01-04T13:09:00Z"/>
          <w:color w:val="000000"/>
          <w:lang w:val="en-CA"/>
        </w:rPr>
      </w:pPr>
    </w:p>
    <w:p w14:paraId="41D6450C" w14:textId="6BC0E188" w:rsidR="00396863" w:rsidRPr="009F4AF5" w:rsidRDefault="00396863" w:rsidP="000F4D17">
      <w:pPr>
        <w:rPr>
          <w:ins w:id="2161" w:author="Eric Boisvert" w:date="2016-01-04T13:26:00Z"/>
          <w:color w:val="000000"/>
          <w:lang w:val="en-CA"/>
        </w:rPr>
      </w:pPr>
      <w:ins w:id="2162" w:author="Eric Boisvert" w:date="2016-01-04T13:10:00Z">
        <w:r w:rsidRPr="009F4AF5">
          <w:rPr>
            <w:color w:val="000000"/>
            <w:lang w:val="en-CA"/>
          </w:rPr>
          <w:t>The type hierarchy of the UML model implies type substitutions as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2163" w:author="Eric Boisvert" w:date="2016-01-04T13:17:00Z">
        <w:r w:rsidR="00057138" w:rsidRPr="009F4AF5">
          <w:rPr>
            <w:color w:val="000000"/>
            <w:lang w:val="en-CA"/>
          </w:rPr>
          <w:t xml:space="preserve"> because DisplacementEvent is a sub type of GeologicEvent</w:t>
        </w:r>
      </w:ins>
      <w:ins w:id="2164" w:author="Eric Boisvert" w:date="2016-01-04T13:23:00Z">
        <w:r w:rsidR="000578C2" w:rsidRPr="009F4AF5">
          <w:rPr>
            <w:color w:val="000000"/>
            <w:lang w:val="en-CA"/>
          </w:rPr>
          <w:t xml:space="preserve"> (</w:t>
        </w:r>
      </w:ins>
      <w:ins w:id="2165"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2166" w:author="Eric Boisvert" w:date="2016-03-06T13:27:00Z">
        <w:r w:rsidR="004D34D6" w:rsidRPr="004D34D6">
          <w:rPr>
            <w:color w:val="000000"/>
            <w:rPrChange w:id="2167" w:author="Eric Boisvert" w:date="2016-03-06T13:27:00Z">
              <w:rPr/>
            </w:rPrChange>
          </w:rPr>
          <w:t xml:space="preserve">Figure </w:t>
        </w:r>
        <w:r w:rsidR="004D34D6" w:rsidRPr="004D34D6">
          <w:rPr>
            <w:noProof/>
            <w:color w:val="000000"/>
            <w:rPrChange w:id="2168" w:author="Eric Boisvert" w:date="2016-03-06T13:27:00Z">
              <w:rPr>
                <w:noProof/>
              </w:rPr>
            </w:rPrChange>
          </w:rPr>
          <w:t>7</w:t>
        </w:r>
      </w:ins>
      <w:ins w:id="2169" w:author="Eric Boisvert" w:date="2016-01-04T13:24:00Z">
        <w:r w:rsidR="000578C2" w:rsidRPr="009F4AF5">
          <w:rPr>
            <w:color w:val="000000"/>
            <w:lang w:val="en-CA"/>
          </w:rPr>
          <w:fldChar w:fldCharType="end"/>
        </w:r>
      </w:ins>
      <w:ins w:id="2170" w:author="Eric Boisvert" w:date="2016-01-04T13:23:00Z">
        <w:r w:rsidR="000578C2" w:rsidRPr="009F4AF5">
          <w:rPr>
            <w:color w:val="000000"/>
            <w:lang w:val="en-CA"/>
          </w:rPr>
          <w:t>)</w:t>
        </w:r>
      </w:ins>
      <w:ins w:id="2171" w:author="Eric Boisvert" w:date="2016-01-04T13:24:00Z">
        <w:r w:rsidR="000578C2" w:rsidRPr="009F4AF5">
          <w:rPr>
            <w:color w:val="000000"/>
            <w:lang w:val="en-CA"/>
          </w:rPr>
          <w:t xml:space="preserve">. </w:t>
        </w:r>
      </w:ins>
      <w:ins w:id="2172" w:author="Eric Boisvert" w:date="2016-01-04T13:25:00Z">
        <w:r w:rsidR="000578C2" w:rsidRPr="009F4AF5">
          <w:rPr>
            <w:color w:val="000000"/>
            <w:lang w:val="en-CA"/>
          </w:rPr>
          <w:t xml:space="preserve"> A lot of property type</w:t>
        </w:r>
      </w:ins>
      <w:r w:rsidR="00DF50C1" w:rsidRPr="009F4AF5">
        <w:rPr>
          <w:color w:val="000000"/>
          <w:lang w:val="en-CA"/>
        </w:rPr>
        <w:t>s</w:t>
      </w:r>
      <w:ins w:id="2173" w:author="Eric Boisvert" w:date="2016-01-04T13:25:00Z">
        <w:r w:rsidR="000578C2" w:rsidRPr="009F4AF5">
          <w:rPr>
            <w:color w:val="000000"/>
            <w:lang w:val="en-CA"/>
          </w:rPr>
          <w:t xml:space="preserve"> are abstract type</w:t>
        </w:r>
      </w:ins>
      <w:ins w:id="2174" w:author="Eric Boisvert" w:date="2016-03-06T11:11:00Z">
        <w:r w:rsidR="009F2680">
          <w:rPr>
            <w:color w:val="000000"/>
            <w:lang w:val="en-CA"/>
          </w:rPr>
          <w:t>s</w:t>
        </w:r>
      </w:ins>
      <w:ins w:id="2175" w:author="Eric Boisvert" w:date="2016-01-04T13:25:00Z">
        <w:r w:rsidR="000578C2" w:rsidRPr="009F4AF5">
          <w:rPr>
            <w:color w:val="000000"/>
            <w:lang w:val="en-CA"/>
          </w:rPr>
          <w:t xml:space="preserve"> and only a concrete subtype </w:t>
        </w:r>
      </w:ins>
      <w:r w:rsidR="00DF50C1" w:rsidRPr="009F4AF5">
        <w:rPr>
          <w:color w:val="000000"/>
          <w:lang w:val="en-CA"/>
        </w:rPr>
        <w:t>may</w:t>
      </w:r>
      <w:ins w:id="2176" w:author="Eric Boisvert" w:date="2016-01-04T13:25:00Z">
        <w:r w:rsidR="000578C2" w:rsidRPr="009F4AF5">
          <w:rPr>
            <w:color w:val="000000"/>
            <w:lang w:val="en-CA"/>
          </w:rPr>
          <w:t xml:space="preserve"> be materialised (as per </w:t>
        </w:r>
      </w:ins>
      <w:ins w:id="2177" w:author="Eric Boisvert" w:date="2016-01-04T13:26:00Z">
        <w:r w:rsidR="000578C2" w:rsidRPr="009F4AF5">
          <w:rPr>
            <w:rStyle w:val="requri"/>
            <w:color w:val="000000"/>
            <w:lang w:val="en-CA"/>
          </w:rPr>
          <w:t>/req/gsml4-core/uml-abstract</w:t>
        </w:r>
      </w:ins>
      <w:ins w:id="2178" w:author="Eric Boisvert" w:date="2016-01-04T13:25:00Z">
        <w:r w:rsidR="000578C2" w:rsidRPr="009F4AF5">
          <w:rPr>
            <w:color w:val="000000"/>
            <w:lang w:val="en-CA"/>
          </w:rPr>
          <w:t>)</w:t>
        </w:r>
      </w:ins>
      <w:ins w:id="2179"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bookmarkStart w:id="2180" w:name="_Toc445034193"/>
      <w:r w:rsidRPr="00D12552">
        <w:rPr>
          <w:lang w:val="en-CA"/>
        </w:rPr>
        <w:t>Quantities</w:t>
      </w:r>
      <w:bookmarkEnd w:id="218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7777777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2181"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2182" w:author="Eric Boisvert" w:date="2015-10-29T03:55:00Z">
              <w:r>
                <w:rPr>
                  <w:rFonts w:cs="Arial"/>
                  <w:sz w:val="18"/>
                  <w:lang w:val="en-CA"/>
                </w:rPr>
                <w:t>from a governed ontology</w:t>
              </w:r>
            </w:ins>
          </w:p>
        </w:tc>
      </w:tr>
    </w:tbl>
    <w:p w14:paraId="63FFEFEE" w14:textId="77777777" w:rsidR="000B4F44" w:rsidRPr="000B4F44" w:rsidRDefault="000B4F44" w:rsidP="000B4F44">
      <w:pPr>
        <w:spacing w:after="120"/>
        <w:rPr>
          <w:ins w:id="2183"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2184" w:author="Eric Boisvert" w:date="2015-10-29T04:29:00Z">
        <w:r>
          <w:rPr>
            <w:lang w:val="en-CA"/>
          </w:rPr>
          <w:t xml:space="preserve">, for </w:t>
        </w:r>
      </w:ins>
      <w:ins w:id="2185" w:author="Eric Boisvert" w:date="2015-10-29T04:30:00Z">
        <w:r>
          <w:rPr>
            <w:lang w:val="en-CA"/>
          </w:rPr>
          <w:t>example</w:t>
        </w:r>
      </w:ins>
      <w:ins w:id="2186"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2187" w:author="Eric Boisvert" w:date="2015-10-29T04:29:00Z">
        <w:r>
          <w:rPr>
            <w:lang w:val="en-CA"/>
          </w:rPr>
          <w:t>UCUM</w:t>
        </w:r>
      </w:ins>
      <w:r w:rsidR="007A4792">
        <w:rPr>
          <w:lang w:val="en-CA"/>
        </w:rPr>
        <w:t>)</w:t>
      </w:r>
      <w:ins w:id="2188" w:author="Eric Boisvert" w:date="2015-10-29T04:29:00Z">
        <w:r>
          <w:rPr>
            <w:lang w:val="en-CA"/>
          </w:rPr>
          <w:t>.</w:t>
        </w:r>
      </w:ins>
      <w:del w:id="2189"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2190" w:author="Ollie Raymond" w:date="2016-02-12T17:39:00Z">
          <w:pPr>
            <w:pStyle w:val="Heading3"/>
          </w:pPr>
        </w:pPrChange>
      </w:pPr>
      <w:bookmarkStart w:id="2191" w:name="_Toc445034194"/>
      <w:r w:rsidRPr="00D12552">
        <w:rPr>
          <w:lang w:val="en-CA"/>
        </w:rPr>
        <w:t>Code lists</w:t>
      </w:r>
      <w:bookmarkEnd w:id="2191"/>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0BDBFE9A"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13DCEDE5" w14:textId="77777777" w:rsidR="000B4F44" w:rsidRPr="000B4F44" w:rsidRDefault="000B4F44" w:rsidP="000B4F44">
      <w:pPr>
        <w:spacing w:after="120"/>
        <w:rPr>
          <w:ins w:id="2192" w:author="Eric Boisvert" w:date="2016-01-04T13:09:00Z"/>
          <w:color w:val="000000"/>
          <w:lang w:val="en-CA"/>
        </w:rPr>
      </w:pPr>
    </w:p>
    <w:p w14:paraId="026DFF58" w14:textId="1BFD4218"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r w:rsidR="009F2680">
        <w:fldChar w:fldCharType="begin"/>
      </w:r>
      <w:r w:rsidR="009F2680">
        <w:instrText xml:space="preserve"> HYPERLINK "http://www.cgi-iugs.org/tech_collaboration/geoscience_terminology_working_group.html" </w:instrText>
      </w:r>
      <w:ins w:id="2193" w:author="Eric Boisvert" w:date="2016-03-06T13:27:00Z"/>
      <w:r w:rsidR="009F2680">
        <w:fldChar w:fldCharType="separate"/>
      </w:r>
      <w:r w:rsidR="00610E7E" w:rsidRPr="00445F04">
        <w:rPr>
          <w:rStyle w:val="Hyperlink"/>
          <w:lang w:val="en-CA"/>
        </w:rPr>
        <w:t>http://www.cgi-iugs.org/tech_collaboration/geoscience_terminology_working_group.html</w:t>
      </w:r>
      <w:r w:rsidR="009F2680">
        <w:rPr>
          <w:rStyle w:val="Hyperlink"/>
          <w:lang w:val="en-CA"/>
        </w:rPr>
        <w:fldChar w:fldCharType="end"/>
      </w:r>
      <w:r w:rsidR="00610E7E">
        <w:rPr>
          <w:lang w:val="en-CA"/>
        </w:rPr>
        <w:t xml:space="preserve"> and </w:t>
      </w:r>
      <w:r w:rsidR="009F2680">
        <w:fldChar w:fldCharType="begin"/>
      </w:r>
      <w:r w:rsidR="009F2680">
        <w:instrText xml:space="preserve"> HYPERLINK "http://resource.geosciml.org" </w:instrText>
      </w:r>
      <w:ins w:id="2194" w:author="Eric Boisvert" w:date="2016-03-06T13:27:00Z"/>
      <w:r w:rsidR="009F2680">
        <w:fldChar w:fldCharType="separate"/>
      </w:r>
      <w:r w:rsidR="007A4792" w:rsidRPr="00445F04">
        <w:rPr>
          <w:rStyle w:val="Hyperlink"/>
          <w:lang w:val="en-CA"/>
        </w:rPr>
        <w:t>http://resource.geosciml.org</w:t>
      </w:r>
      <w:r w:rsidR="009F2680">
        <w:rPr>
          <w:rStyle w:val="Hyperlink"/>
          <w:lang w:val="en-CA"/>
        </w:rPr>
        <w:fldChar w:fldCharType="end"/>
      </w:r>
      <w:r w:rsidR="007A4792">
        <w:rPr>
          <w:lang w:val="en-CA"/>
        </w:rPr>
        <w:t xml:space="preserve">). </w:t>
      </w:r>
    </w:p>
    <w:p w14:paraId="2EF1B1D4" w14:textId="6499E410" w:rsidR="00D71D82" w:rsidDel="00704C86" w:rsidRDefault="00D71D82" w:rsidP="000F4D17">
      <w:pPr>
        <w:rPr>
          <w:ins w:id="2195" w:author="Eric Boisvert" w:date="2016-01-04T13:17:00Z"/>
          <w:del w:id="2196" w:author="Ollie Raymond" w:date="2016-02-12T12:52:00Z"/>
          <w:color w:val="FF0000"/>
          <w:lang w:val="en-CA"/>
        </w:rPr>
      </w:pPr>
    </w:p>
    <w:p w14:paraId="75F96929" w14:textId="46B5D6DC" w:rsidR="00057138" w:rsidDel="00704C86" w:rsidRDefault="009F2680" w:rsidP="000F4D17">
      <w:pPr>
        <w:rPr>
          <w:ins w:id="2197" w:author="Eric Boisvert" w:date="2015-10-29T04:46:00Z"/>
          <w:del w:id="2198" w:author="Ollie Raymond" w:date="2016-02-12T12:52:00Z"/>
          <w:color w:val="FF0000"/>
          <w:lang w:val="en-CA"/>
        </w:rPr>
      </w:pPr>
      <w:ins w:id="2199" w:author="Eric Boisvert" w:date="2016-01-04T13:23:00Z">
        <w:del w:id="2200" w:author="Ollie Raymond" w:date="2016-02-12T12:52:00Z">
          <w:r>
            <w:rPr>
              <w:noProof/>
            </w:rPr>
            <w:lastRenderedPageBreak/>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04B12F9F" w:rsidR="00B123AA" w:rsidRPr="000150DE" w:rsidRDefault="00B123AA">
                      <w:pPr>
                        <w:pStyle w:val="Caption"/>
                        <w:rPr>
                          <w:color w:val="FF0000"/>
                        </w:rPr>
                        <w:pPrChange w:id="2201" w:author="Eric Boisvert" w:date="2016-01-04T13:23:00Z">
                          <w:pPr/>
                        </w:pPrChange>
                      </w:pPr>
                      <w:bookmarkStart w:id="2202" w:name="_Ref439677176"/>
                      <w:ins w:id="2203" w:author="Eric Boisvert" w:date="2016-01-04T13:23:00Z">
                        <w:r>
                          <w:t xml:space="preserve">Figure </w:t>
                        </w:r>
                        <w:r>
                          <w:fldChar w:fldCharType="begin"/>
                        </w:r>
                        <w:r>
                          <w:instrText xml:space="preserve"> SEQ Figure \* ARABIC </w:instrText>
                        </w:r>
                      </w:ins>
                      <w:r>
                        <w:fldChar w:fldCharType="separate"/>
                      </w:r>
                      <w:ins w:id="2204" w:author="Eric Boisvert" w:date="2016-02-21T16:47:00Z">
                        <w:r>
                          <w:rPr>
                            <w:noProof/>
                          </w:rPr>
                          <w:t>7</w:t>
                        </w:r>
                      </w:ins>
                      <w:ins w:id="2205" w:author="Eric Boisvert" w:date="2016-01-04T13:23:00Z">
                        <w:r>
                          <w:fldChar w:fldCharType="end"/>
                        </w:r>
                        <w:bookmarkEnd w:id="2202"/>
                        <w:r>
                          <w:t xml:space="preserve"> : DisplacementEvent as subtype of GeologicEvent</w:t>
                        </w:r>
                      </w:ins>
                    </w:p>
                  </w:txbxContent>
                </v:textbox>
              </v:shape>
            </w:pict>
          </w:r>
        </w:del>
      </w:ins>
      <w:del w:id="2206" w:author="Ollie Raymond" w:date="2016-02-12T12:52:00Z">
        <w:r>
          <w:rPr>
            <w:color w:val="FF0000"/>
            <w:lang w:val="en-CA"/>
          </w:rPr>
          <w:pict w14:anchorId="7DC4A963">
            <v:shape id="_x0000_i1031" type="#_x0000_t75" style="width:312.2pt;height:289.9pt">
              <v:imagedata croptop="-65520f" cropbottom="65520f"/>
            </v:shape>
          </w:pict>
        </w:r>
      </w:del>
    </w:p>
    <w:p w14:paraId="47D68AF1" w14:textId="77777777" w:rsidR="003D0B50" w:rsidRPr="00D12552" w:rsidRDefault="003D0B50" w:rsidP="002C2D58">
      <w:pPr>
        <w:pStyle w:val="Heading3"/>
        <w:rPr>
          <w:lang w:val="en-CA"/>
        </w:rPr>
      </w:pPr>
      <w:bookmarkStart w:id="2207" w:name="_Ref432861735"/>
      <w:bookmarkStart w:id="2208" w:name="_Toc445034195"/>
      <w:commentRangeStart w:id="2209"/>
      <w:r w:rsidRPr="00D12552">
        <w:rPr>
          <w:lang w:val="en-CA"/>
        </w:rPr>
        <w:t>Code lists URI</w:t>
      </w:r>
      <w:bookmarkEnd w:id="2207"/>
      <w:commentRangeEnd w:id="2209"/>
      <w:r w:rsidR="00773E1B">
        <w:rPr>
          <w:rStyle w:val="CommentReference"/>
          <w:rFonts w:cs="Times New Roman"/>
          <w:b w:val="0"/>
          <w:bCs w:val="0"/>
        </w:rPr>
        <w:commentReference w:id="2209"/>
      </w:r>
      <w:bookmarkEnd w:id="2208"/>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2210"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2211"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2212" w:author="Eric Boisvert" w:date="2016-03-06T11:13:00Z">
        <w:r w:rsidRPr="00D12552" w:rsidDel="0098452A">
          <w:rPr>
            <w:lang w:val="en-CA"/>
          </w:rPr>
          <w:delText xml:space="preserve">for </w:delText>
        </w:r>
      </w:del>
      <w:ins w:id="2213" w:author="Eric Boisvert" w:date="2016-03-06T11:13:00Z">
        <w:r w:rsidR="0098452A">
          <w:rPr>
            <w:lang w:val="en-CA"/>
          </w:rPr>
          <w:t>of</w:t>
        </w:r>
        <w:r w:rsidR="0098452A" w:rsidRPr="00D12552">
          <w:rPr>
            <w:lang w:val="en-CA"/>
          </w:rPr>
          <w:t xml:space="preserve"> </w:t>
        </w:r>
      </w:ins>
      <w:r w:rsidRPr="00D12552">
        <w:rPr>
          <w:lang w:val="en-CA"/>
        </w:rPr>
        <w:t>the term</w:t>
      </w:r>
      <w:del w:id="2214" w:author="Eric Boisvert" w:date="2016-03-06T11:13:00Z">
        <w:r w:rsidRPr="00D12552" w:rsidDel="0098452A">
          <w:rPr>
            <w:lang w:val="en-CA"/>
          </w:rPr>
          <w:delText xml:space="preserve"> using HTTP content, MIME-type and language negotiation mechanisms.</w:delText>
        </w:r>
      </w:del>
      <w:ins w:id="2215" w:author="Eric Boisvert" w:date="2016-03-06T11:13:00Z">
        <w:r w:rsidR="0098452A">
          <w:rPr>
            <w:lang w:val="en-CA"/>
          </w:rPr>
          <w:t>.</w:t>
        </w:r>
      </w:ins>
    </w:p>
    <w:p w14:paraId="6E70A1F5" w14:textId="77777777" w:rsidR="003D0B50" w:rsidRPr="00D12552" w:rsidRDefault="003D0B50" w:rsidP="003D0B50">
      <w:pPr>
        <w:pStyle w:val="Heading3"/>
        <w:rPr>
          <w:lang w:val="en-CA"/>
        </w:rPr>
      </w:pPr>
      <w:bookmarkStart w:id="2216" w:name="_Toc445034196"/>
      <w:commentRangeStart w:id="2217"/>
      <w:r w:rsidRPr="00D12552">
        <w:rPr>
          <w:lang w:val="en-CA"/>
        </w:rPr>
        <w:t>Identifier</w:t>
      </w:r>
      <w:commentRangeEnd w:id="2217"/>
      <w:r w:rsidR="000F4D17">
        <w:rPr>
          <w:rStyle w:val="CommentReference"/>
          <w:rFonts w:cs="Times New Roman"/>
          <w:b w:val="0"/>
          <w:bCs w:val="0"/>
        </w:rPr>
        <w:commentReference w:id="2217"/>
      </w:r>
      <w:bookmarkEnd w:id="2216"/>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2218" w:author="Ollie Raymond" w:date="2016-02-15T09:36:00Z">
              <w:r w:rsidRPr="00D12552" w:rsidDel="004F288E">
                <w:rPr>
                  <w:rStyle w:val="reqtext"/>
                  <w:lang w:val="en-CA"/>
                </w:rPr>
                <w:delText xml:space="preserve">SHALL </w:delText>
              </w:r>
            </w:del>
            <w:ins w:id="2219"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2220" w:author="Eric Boisvert" w:date="2016-01-04T13:09:00Z"/>
          <w:color w:val="000000"/>
          <w:lang w:val="en-CA"/>
        </w:rPr>
      </w:pPr>
    </w:p>
    <w:p w14:paraId="720215C8" w14:textId="29DF5BB0" w:rsidR="003D0B50" w:rsidRPr="00D12552" w:rsidDel="00610E7E" w:rsidRDefault="004F288E" w:rsidP="003D0B50">
      <w:pPr>
        <w:rPr>
          <w:del w:id="2221" w:author="Ollie Raymond" w:date="2016-02-12T14:03:00Z"/>
          <w:lang w:val="en-CA"/>
        </w:rPr>
      </w:pPr>
      <w:ins w:id="2222" w:author="Ollie Raymond" w:date="2016-02-15T09:36:00Z">
        <w:r>
          <w:rPr>
            <w:lang w:val="en-CA"/>
          </w:rPr>
          <w:t xml:space="preserve">Wherever possible, </w:t>
        </w:r>
      </w:ins>
      <w:del w:id="2223" w:author="Ollie Raymond" w:date="2016-02-15T09:36:00Z">
        <w:r w:rsidR="003D0B50" w:rsidRPr="00D12552" w:rsidDel="004F288E">
          <w:rPr>
            <w:lang w:val="en-CA"/>
          </w:rPr>
          <w:delText>F</w:delText>
        </w:r>
      </w:del>
      <w:ins w:id="2224" w:author="Ollie Raymond" w:date="2016-02-15T09:36:00Z">
        <w:r>
          <w:rPr>
            <w:lang w:val="en-CA"/>
          </w:rPr>
          <w:t>f</w:t>
        </w:r>
      </w:ins>
      <w:r w:rsidR="003D0B50" w:rsidRPr="00D12552">
        <w:rPr>
          <w:lang w:val="en-CA"/>
        </w:rPr>
        <w:t xml:space="preserve">eatures that use an HTTP URI as their identifier </w:t>
      </w:r>
      <w:del w:id="2225" w:author="Ollie Raymond" w:date="2016-02-15T09:36:00Z">
        <w:r w:rsidR="003D0B50" w:rsidRPr="00D12552" w:rsidDel="004F288E">
          <w:rPr>
            <w:lang w:val="en-CA"/>
          </w:rPr>
          <w:delText xml:space="preserve">SHALL </w:delText>
        </w:r>
      </w:del>
      <w:ins w:id="2226"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2227" w:author="Ollie Raymond" w:date="2016-02-12T14:03:00Z">
        <w:r w:rsidR="00050DA2">
          <w:rPr>
            <w:lang w:val="en-CA"/>
          </w:rPr>
          <w:t xml:space="preserve"> </w:t>
        </w:r>
      </w:ins>
    </w:p>
    <w:p w14:paraId="036CBE7B" w14:textId="298E589A" w:rsidR="0048717F" w:rsidRPr="00610E7E" w:rsidRDefault="00B770B7" w:rsidP="00DB1F99">
      <w:pPr>
        <w:rPr>
          <w:lang w:val="en-CA"/>
          <w:rPrChange w:id="2228" w:author="Ollie Raymond" w:date="2016-02-12T14:03:00Z">
            <w:rPr>
              <w:color w:val="FF0000"/>
              <w:lang w:val="en-CA"/>
            </w:rPr>
          </w:rPrChange>
        </w:rPr>
      </w:pPr>
      <w:ins w:id="2229" w:author="Ollie Raymond" w:date="2016-02-15T09:42:00Z">
        <w:r>
          <w:rPr>
            <w:lang w:val="en-CA"/>
          </w:rPr>
          <w:t>A resolveable</w:t>
        </w:r>
      </w:ins>
      <w:ins w:id="2230" w:author="Eric Boisvert" w:date="2016-01-04T13:38:00Z">
        <w:del w:id="2231" w:author="Ollie Raymond" w:date="2016-02-15T09:42:00Z">
          <w:r w:rsidR="001A08DE" w:rsidRPr="00610E7E" w:rsidDel="00B770B7">
            <w:rPr>
              <w:lang w:val="en-CA"/>
              <w:rPrChange w:id="2232" w:author="Ollie Raymond" w:date="2016-02-12T14:03:00Z">
                <w:rPr>
                  <w:color w:val="FF0000"/>
                  <w:lang w:val="en-CA"/>
                </w:rPr>
              </w:rPrChange>
            </w:rPr>
            <w:delText>The</w:delText>
          </w:r>
        </w:del>
        <w:r w:rsidR="001A08DE" w:rsidRPr="00610E7E">
          <w:rPr>
            <w:lang w:val="en-CA"/>
            <w:rPrChange w:id="2233" w:author="Ollie Raymond" w:date="2016-02-12T14:03:00Z">
              <w:rPr>
                <w:color w:val="FF0000"/>
                <w:lang w:val="en-CA"/>
              </w:rPr>
            </w:rPrChange>
          </w:rPr>
          <w:t xml:space="preserve"> URI </w:t>
        </w:r>
        <w:del w:id="2234" w:author="Ollie Raymond" w:date="2016-02-15T09:42:00Z">
          <w:r w:rsidR="001A08DE" w:rsidRPr="00610E7E" w:rsidDel="00B770B7">
            <w:rPr>
              <w:lang w:val="en-CA"/>
              <w:rPrChange w:id="2235" w:author="Ollie Raymond" w:date="2016-02-12T14:03:00Z">
                <w:rPr>
                  <w:color w:val="FF0000"/>
                  <w:lang w:val="en-CA"/>
                </w:rPr>
              </w:rPrChange>
            </w:rPr>
            <w:delText>shall</w:delText>
          </w:r>
        </w:del>
      </w:ins>
      <w:ins w:id="2236" w:author="Ollie Raymond" w:date="2016-02-15T09:42:00Z">
        <w:r>
          <w:rPr>
            <w:lang w:val="en-CA"/>
          </w:rPr>
          <w:t>shall</w:t>
        </w:r>
      </w:ins>
      <w:ins w:id="2237" w:author="Eric Boisvert" w:date="2016-01-04T13:38:00Z">
        <w:r w:rsidR="001A08DE" w:rsidRPr="00610E7E">
          <w:rPr>
            <w:lang w:val="en-CA"/>
            <w:rPrChange w:id="2238" w:author="Ollie Raymond" w:date="2016-02-12T14:03:00Z">
              <w:rPr>
                <w:color w:val="FF0000"/>
                <w:lang w:val="en-CA"/>
              </w:rPr>
            </w:rPrChange>
          </w:rPr>
          <w:t xml:space="preserve"> point to one or more representation</w:t>
        </w:r>
      </w:ins>
      <w:ins w:id="2239" w:author="Eric Boisvert" w:date="2016-01-04T13:40:00Z">
        <w:r w:rsidR="001A08DE" w:rsidRPr="00610E7E">
          <w:rPr>
            <w:lang w:val="en-CA"/>
            <w:rPrChange w:id="2240" w:author="Ollie Raymond" w:date="2016-02-12T14:03:00Z">
              <w:rPr>
                <w:color w:val="FF0000"/>
                <w:lang w:val="en-CA"/>
              </w:rPr>
            </w:rPrChange>
          </w:rPr>
          <w:t>s</w:t>
        </w:r>
      </w:ins>
      <w:ins w:id="2241" w:author="Eric Boisvert" w:date="2016-01-04T13:38:00Z">
        <w:r w:rsidR="001A08DE" w:rsidRPr="00610E7E">
          <w:rPr>
            <w:lang w:val="en-CA"/>
            <w:rPrChange w:id="2242" w:author="Ollie Raymond" w:date="2016-02-12T14:03:00Z">
              <w:rPr>
                <w:color w:val="FF0000"/>
                <w:lang w:val="en-CA"/>
              </w:rPr>
            </w:rPrChange>
          </w:rPr>
          <w:t xml:space="preserve"> of the feature it identifies</w:t>
        </w:r>
      </w:ins>
      <w:ins w:id="2243" w:author="Eric Boisvert" w:date="2016-01-04T13:40:00Z">
        <w:r w:rsidR="001A08DE" w:rsidRPr="00610E7E">
          <w:rPr>
            <w:lang w:val="en-CA"/>
            <w:rPrChange w:id="2244" w:author="Ollie Raymond" w:date="2016-02-12T14:03:00Z">
              <w:rPr>
                <w:color w:val="FF0000"/>
                <w:lang w:val="en-CA"/>
              </w:rPr>
            </w:rPrChange>
          </w:rPr>
          <w:t xml:space="preserve">. </w:t>
        </w:r>
        <w:del w:id="2245" w:author="Ollie Raymond" w:date="2016-02-15T10:06:00Z">
          <w:r w:rsidR="001A08DE" w:rsidRPr="00610E7E" w:rsidDel="00050DA2">
            <w:rPr>
              <w:lang w:val="en-CA"/>
              <w:rPrChange w:id="2246" w:author="Ollie Raymond" w:date="2016-02-12T14:03:00Z">
                <w:rPr>
                  <w:color w:val="FF0000"/>
                  <w:lang w:val="en-CA"/>
                </w:rPr>
              </w:rPrChange>
            </w:rPr>
            <w:delText xml:space="preserve"> </w:delText>
          </w:r>
        </w:del>
      </w:ins>
      <w:commentRangeStart w:id="2247"/>
      <w:ins w:id="2248" w:author="Eric Boisvert" w:date="2016-01-04T13:41:00Z">
        <w:r w:rsidR="001A08DE" w:rsidRPr="00610E7E">
          <w:rPr>
            <w:lang w:val="en-CA"/>
            <w:rPrChange w:id="2249" w:author="Ollie Raymond" w:date="2016-02-12T14:03:00Z">
              <w:rPr>
                <w:color w:val="FF0000"/>
                <w:lang w:val="en-CA"/>
              </w:rPr>
            </w:rPrChange>
          </w:rPr>
          <w:t>It is expected that one of the representations should be a XML</w:t>
        </w:r>
      </w:ins>
      <w:r w:rsidR="00610E7E" w:rsidRPr="00610E7E">
        <w:rPr>
          <w:lang w:val="en-CA"/>
          <w:rPrChange w:id="2250" w:author="Ollie Raymond" w:date="2016-02-12T14:03:00Z">
            <w:rPr>
              <w:color w:val="FF0000"/>
              <w:lang w:val="en-CA"/>
            </w:rPr>
          </w:rPrChange>
        </w:rPr>
        <w:t xml:space="preserve"> </w:t>
      </w:r>
      <w:ins w:id="2251" w:author="Eric Boisvert" w:date="2016-01-04T13:41:00Z">
        <w:r w:rsidR="001A08DE" w:rsidRPr="00610E7E">
          <w:rPr>
            <w:lang w:val="en-CA"/>
            <w:rPrChange w:id="2252" w:author="Ollie Raymond" w:date="2016-02-12T14:03:00Z">
              <w:rPr>
                <w:color w:val="FF0000"/>
                <w:lang w:val="en-CA"/>
              </w:rPr>
            </w:rPrChange>
          </w:rPr>
          <w:t>(GML) representation.</w:t>
        </w:r>
      </w:ins>
      <w:commentRangeEnd w:id="2247"/>
      <w:ins w:id="2253" w:author="Eric Boisvert" w:date="2016-01-04T13:42:00Z">
        <w:r w:rsidR="001A08DE" w:rsidRPr="00610E7E">
          <w:rPr>
            <w:rStyle w:val="CommentReference"/>
          </w:rPr>
          <w:commentReference w:id="2247"/>
        </w:r>
      </w:ins>
      <w:ins w:id="2254" w:author="Ollie Raymond" w:date="2016-02-15T09:37:00Z">
        <w:r w:rsidR="004F288E">
          <w:rPr>
            <w:lang w:val="en-CA"/>
          </w:rPr>
          <w:t xml:space="preserve"> It is recognised that entry-level providers of GeoSciML data, notably users of the GeoSciML Portrayal schema, may not be able </w:t>
        </w:r>
      </w:ins>
      <w:ins w:id="2255" w:author="Ollie Raymond" w:date="2016-02-15T09:43:00Z">
        <w:r>
          <w:rPr>
            <w:lang w:val="en-CA"/>
          </w:rPr>
          <w:t xml:space="preserve">always </w:t>
        </w:r>
      </w:ins>
      <w:ins w:id="2256" w:author="Ollie Raymond" w:date="2016-02-15T09:37:00Z">
        <w:r w:rsidR="004F288E">
          <w:rPr>
            <w:lang w:val="en-CA"/>
          </w:rPr>
          <w:t>to provide resolvable</w:t>
        </w:r>
      </w:ins>
      <w:ins w:id="2257" w:author="Ollie Raymond" w:date="2016-02-15T09:41:00Z">
        <w:r>
          <w:rPr>
            <w:lang w:val="en-CA"/>
          </w:rPr>
          <w:t xml:space="preserve"> URI identifiers</w:t>
        </w:r>
      </w:ins>
      <w:ins w:id="2258" w:author="Ollie Raymond" w:date="2016-02-15T09:42:00Z">
        <w:r>
          <w:rPr>
            <w:lang w:val="en-CA"/>
          </w:rPr>
          <w:t>, but every effort should be made to do so.</w:t>
        </w:r>
      </w:ins>
    </w:p>
    <w:p w14:paraId="308241B4" w14:textId="4C94E93C" w:rsidR="009B3BBD" w:rsidRDefault="009B3BBD" w:rsidP="009B3BBD">
      <w:pPr>
        <w:pStyle w:val="Heading2"/>
        <w:rPr>
          <w:lang w:val="en-CA"/>
        </w:rPr>
      </w:pPr>
      <w:bookmarkStart w:id="2259" w:name="_Toc445034197"/>
      <w:commentRangeStart w:id="2260"/>
      <w:r w:rsidRPr="00D12552">
        <w:rPr>
          <w:lang w:val="en-CA"/>
        </w:rPr>
        <w:lastRenderedPageBreak/>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2260"/>
      <w:r w:rsidR="00762332">
        <w:rPr>
          <w:rStyle w:val="CommentReference"/>
          <w:rFonts w:cs="Times New Roman"/>
          <w:b w:val="0"/>
          <w:bCs w:val="0"/>
          <w:iCs w:val="0"/>
        </w:rPr>
        <w:commentReference w:id="2260"/>
      </w:r>
      <w:bookmarkEnd w:id="2259"/>
    </w:p>
    <w:p w14:paraId="4015345D" w14:textId="7B667AA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2261"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9F2680">
      <w:pPr>
        <w:pStyle w:val="Caption"/>
        <w:jc w:val="center"/>
        <w:rPr>
          <w:noProof/>
          <w:lang w:val="en-AU" w:eastAsia="en-AU"/>
        </w:rPr>
        <w:pPrChange w:id="2262" w:author="Ollie Raymond" w:date="2016-02-09T18:12:00Z">
          <w:pPr>
            <w:pStyle w:val="Caption"/>
          </w:pPr>
        </w:pPrChange>
      </w:pPr>
      <w:r>
        <w:rPr>
          <w:noProof/>
          <w:lang w:val="en-AU" w:eastAsia="en-AU"/>
        </w:rPr>
        <w:lastRenderedPageBreak/>
        <w:pict w14:anchorId="52D93303">
          <v:shape id="Picture 1" o:spid="_x0000_i1032" type="#_x0000_t75" style="width:329.4pt;height:317.95pt;visibility:visible;mso-wrap-style:square">
            <v:imagedata r:id="rId16" o:title=""/>
          </v:shape>
        </w:pict>
      </w:r>
    </w:p>
    <w:p w14:paraId="66AF6BA0" w14:textId="66A45E30" w:rsidR="00792D31" w:rsidRPr="009F4AF5" w:rsidRDefault="00792D31" w:rsidP="006E671E">
      <w:pPr>
        <w:pStyle w:val="Caption"/>
        <w:jc w:val="center"/>
        <w:rPr>
          <w:color w:val="000000"/>
          <w:lang w:val="en-CA"/>
          <w:rPrChange w:id="2263" w:author="Ollie Raymond" w:date="2016-02-09T18:12:00Z">
            <w:rPr>
              <w:lang w:val="en-CA"/>
            </w:rPr>
          </w:rPrChange>
        </w:rPr>
      </w:pPr>
      <w:r w:rsidRPr="009F4AF5">
        <w:rPr>
          <w:color w:val="000000"/>
          <w:rPrChange w:id="2264" w:author="Ollie Raymond" w:date="2016-02-09T18:12:00Z">
            <w:rPr/>
          </w:rPrChange>
        </w:rPr>
        <w:t xml:space="preserve">Figure </w:t>
      </w:r>
      <w:r w:rsidR="00673E83" w:rsidRPr="009F4AF5">
        <w:rPr>
          <w:color w:val="000000"/>
          <w:rPrChange w:id="2265" w:author="Ollie Raymond" w:date="2016-02-09T18:12:00Z">
            <w:rPr/>
          </w:rPrChange>
        </w:rPr>
        <w:fldChar w:fldCharType="begin"/>
      </w:r>
      <w:r w:rsidR="00673E83" w:rsidRPr="009F4AF5">
        <w:rPr>
          <w:color w:val="000000"/>
          <w:rPrChange w:id="2266" w:author="Ollie Raymond" w:date="2016-02-09T18:12:00Z">
            <w:rPr/>
          </w:rPrChange>
        </w:rPr>
        <w:instrText xml:space="preserve"> SEQ Figure \* ARABIC </w:instrText>
      </w:r>
      <w:r w:rsidR="00673E83" w:rsidRPr="009F4AF5">
        <w:rPr>
          <w:color w:val="000000"/>
          <w:rPrChange w:id="2267" w:author="Ollie Raymond" w:date="2016-02-09T18:12:00Z">
            <w:rPr>
              <w:noProof/>
            </w:rPr>
          </w:rPrChange>
        </w:rPr>
        <w:fldChar w:fldCharType="separate"/>
      </w:r>
      <w:ins w:id="2268" w:author="Eric Boisvert" w:date="2016-03-06T13:27:00Z">
        <w:r w:rsidR="004D34D6">
          <w:rPr>
            <w:noProof/>
            <w:color w:val="000000"/>
          </w:rPr>
          <w:t>8</w:t>
        </w:r>
      </w:ins>
      <w:del w:id="2269" w:author="Eric Boisvert" w:date="2016-01-16T17:26:00Z">
        <w:r w:rsidR="0043586C" w:rsidRPr="009F4AF5" w:rsidDel="00230CDE">
          <w:rPr>
            <w:noProof/>
            <w:color w:val="000000"/>
            <w:rPrChange w:id="2270" w:author="Ollie Raymond" w:date="2016-02-09T18:12:00Z">
              <w:rPr>
                <w:noProof/>
              </w:rPr>
            </w:rPrChange>
          </w:rPr>
          <w:delText>7</w:delText>
        </w:r>
      </w:del>
      <w:r w:rsidR="00673E83" w:rsidRPr="009F4AF5">
        <w:rPr>
          <w:noProof/>
          <w:color w:val="000000"/>
          <w:rPrChange w:id="2271" w:author="Ollie Raymond" w:date="2016-02-09T18:12:00Z">
            <w:rPr>
              <w:noProof/>
            </w:rPr>
          </w:rPrChange>
        </w:rPr>
        <w:fldChar w:fldCharType="end"/>
      </w:r>
      <w:r w:rsidRPr="009F4AF5">
        <w:rPr>
          <w:color w:val="000000"/>
          <w:rPrChange w:id="2272" w:author="Ollie Raymond" w:date="2016-02-09T18:12:00Z">
            <w:rPr/>
          </w:rPrChange>
        </w:rPr>
        <w:t xml:space="preserve"> </w:t>
      </w:r>
      <w:ins w:id="2273" w:author="Ollie Raymond" w:date="2016-02-09T18:12:00Z">
        <w:r w:rsidR="0032243C" w:rsidRPr="009F4AF5">
          <w:rPr>
            <w:color w:val="000000"/>
            <w:rPrChange w:id="2274" w:author="Ollie Raymond" w:date="2016-02-09T18:12:00Z">
              <w:rPr/>
            </w:rPrChange>
          </w:rPr>
          <w:t>-</w:t>
        </w:r>
      </w:ins>
      <w:del w:id="2275" w:author="Ollie Raymond" w:date="2016-02-09T18:12:00Z">
        <w:r w:rsidRPr="009F4AF5" w:rsidDel="0032243C">
          <w:rPr>
            <w:color w:val="000000"/>
            <w:rPrChange w:id="2276" w:author="Ollie Raymond" w:date="2016-02-09T18:12:00Z">
              <w:rPr/>
            </w:rPrChange>
          </w:rPr>
          <w:delText>:</w:delText>
        </w:r>
      </w:del>
      <w:r w:rsidRPr="009F4AF5">
        <w:rPr>
          <w:color w:val="000000"/>
          <w:rPrChange w:id="2277" w:author="Ollie Raymond" w:date="2016-02-09T18:12:00Z">
            <w:rPr/>
          </w:rPrChange>
        </w:rPr>
        <w:t xml:space="preserve"> Package dependency for GeoSciML Portrayal</w:t>
      </w:r>
    </w:p>
    <w:p w14:paraId="0D63EA0D" w14:textId="303F27E0" w:rsidR="00762332" w:rsidRDefault="00762332" w:rsidP="00BA6B31">
      <w:pPr>
        <w:rPr>
          <w:lang w:val="en-CA"/>
        </w:rPr>
      </w:pPr>
      <w:r w:rsidRPr="00762332">
        <w:rPr>
          <w:lang w:val="en-CA"/>
        </w:rPr>
        <w:t xml:space="preserve">GeoSciML-Portrayal conforms to the </w:t>
      </w:r>
      <w:ins w:id="2278" w:author="Ollie Raymond" w:date="2016-02-15T10:06:00Z">
        <w:r w:rsidR="00050DA2">
          <w:rPr>
            <w:lang w:val="en-CA"/>
          </w:rPr>
          <w:t>L</w:t>
        </w:r>
      </w:ins>
      <w:del w:id="2279"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2280" w:author="Eric Boisvert" w:date="2016-01-24T13:23:00Z">
        <w:r w:rsidRPr="00762332" w:rsidDel="00253146">
          <w:rPr>
            <w:lang w:val="en-CA"/>
          </w:rPr>
          <w:delText>gml</w:delText>
        </w:r>
      </w:del>
      <w:ins w:id="2281" w:author="Eric Boisvert" w:date="2016-01-24T13:23:00Z">
        <w:r w:rsidR="00253146">
          <w:rPr>
            <w:lang w:val="en-CA"/>
          </w:rPr>
          <w:t>GEO:</w:t>
        </w:r>
      </w:ins>
      <w:r w:rsidRPr="00762332">
        <w:rPr>
          <w:lang w:val="en-CA"/>
        </w:rPr>
        <w:t xml:space="preserve">:Point, </w:t>
      </w:r>
      <w:del w:id="2282" w:author="Eric Boisvert" w:date="2016-01-24T13:23:00Z">
        <w:r w:rsidRPr="00762332" w:rsidDel="00253146">
          <w:rPr>
            <w:lang w:val="en-CA"/>
          </w:rPr>
          <w:delText>gml</w:delText>
        </w:r>
      </w:del>
      <w:ins w:id="2283" w:author="Eric Boisvert" w:date="2016-01-24T13:23:00Z">
        <w:r w:rsidR="00253146">
          <w:rPr>
            <w:lang w:val="en-CA"/>
          </w:rPr>
          <w:t>GEO:</w:t>
        </w:r>
      </w:ins>
      <w:r w:rsidRPr="00762332">
        <w:rPr>
          <w:lang w:val="en-CA"/>
        </w:rPr>
        <w:t>:LineString</w:t>
      </w:r>
      <w:ins w:id="2284" w:author="Ollie Raymond" w:date="2016-02-15T10:06:00Z">
        <w:r w:rsidR="00050DA2">
          <w:rPr>
            <w:lang w:val="en-CA"/>
          </w:rPr>
          <w:t xml:space="preserve">, </w:t>
        </w:r>
      </w:ins>
      <w:del w:id="2285" w:author="Eric Boisvert" w:date="2016-01-24T13:23:00Z">
        <w:r w:rsidRPr="00762332" w:rsidDel="00253146">
          <w:rPr>
            <w:lang w:val="en-CA"/>
          </w:rPr>
          <w:delText xml:space="preserve">, </w:delText>
        </w:r>
      </w:del>
      <w:del w:id="2286" w:author="Eric Boisvert" w:date="2016-01-24T13:24:00Z">
        <w:r w:rsidRPr="00762332" w:rsidDel="00253146">
          <w:rPr>
            <w:lang w:val="en-CA"/>
          </w:rPr>
          <w:delText>gml</w:delText>
        </w:r>
      </w:del>
      <w:ins w:id="2287" w:author="Eric Boisvert" w:date="2016-01-24T13:24:00Z">
        <w:r w:rsidR="00253146">
          <w:rPr>
            <w:lang w:val="en-CA"/>
          </w:rPr>
          <w:t>GEO:</w:t>
        </w:r>
      </w:ins>
      <w:r w:rsidRPr="00762332">
        <w:rPr>
          <w:lang w:val="en-CA"/>
        </w:rPr>
        <w:t xml:space="preserve">:Curve, </w:t>
      </w:r>
      <w:ins w:id="2288" w:author="Eric Boisvert" w:date="2016-01-24T13:24:00Z">
        <w:r w:rsidR="00253146">
          <w:rPr>
            <w:lang w:val="en-CA"/>
          </w:rPr>
          <w:t>GEO</w:t>
        </w:r>
      </w:ins>
      <w:del w:id="2289" w:author="Eric Boisvert" w:date="2016-01-24T13:24:00Z">
        <w:r w:rsidRPr="00762332" w:rsidDel="00253146">
          <w:rPr>
            <w:lang w:val="en-CA"/>
          </w:rPr>
          <w:delText>gml</w:delText>
        </w:r>
      </w:del>
      <w:r w:rsidRPr="00762332">
        <w:rPr>
          <w:lang w:val="en-CA"/>
        </w:rPr>
        <w:t>:</w:t>
      </w:r>
      <w:ins w:id="2290" w:author="Ollie Raymond" w:date="2016-02-15T10:19:00Z">
        <w:r w:rsidR="008465E6">
          <w:rPr>
            <w:lang w:val="en-CA"/>
          </w:rPr>
          <w:t>:</w:t>
        </w:r>
      </w:ins>
      <w:r w:rsidRPr="00762332">
        <w:rPr>
          <w:lang w:val="en-CA"/>
        </w:rPr>
        <w:t xml:space="preserve">Polygon, </w:t>
      </w:r>
      <w:ins w:id="2291" w:author="Eric Boisvert" w:date="2016-01-24T13:24:00Z">
        <w:r w:rsidR="00253146">
          <w:rPr>
            <w:lang w:val="en-CA"/>
          </w:rPr>
          <w:t>GEO</w:t>
        </w:r>
      </w:ins>
      <w:ins w:id="2292" w:author="Ollie Raymond" w:date="2016-02-15T10:21:00Z">
        <w:r w:rsidR="008465E6">
          <w:rPr>
            <w:lang w:val="en-CA"/>
          </w:rPr>
          <w:t>:</w:t>
        </w:r>
      </w:ins>
      <w:del w:id="2293" w:author="Eric Boisvert" w:date="2016-01-24T13:24:00Z">
        <w:r w:rsidRPr="00762332" w:rsidDel="00253146">
          <w:rPr>
            <w:lang w:val="en-CA"/>
          </w:rPr>
          <w:delText>gml</w:delText>
        </w:r>
      </w:del>
      <w:r w:rsidRPr="00762332">
        <w:rPr>
          <w:lang w:val="en-CA"/>
        </w:rPr>
        <w:t xml:space="preserve">:Surface, </w:t>
      </w:r>
      <w:del w:id="2294" w:author="Eric Boisvert" w:date="2016-01-24T13:24:00Z">
        <w:r w:rsidRPr="00762332" w:rsidDel="00253146">
          <w:rPr>
            <w:lang w:val="en-CA"/>
          </w:rPr>
          <w:delText>gml</w:delText>
        </w:r>
      </w:del>
      <w:ins w:id="2295" w:author="Eric Boisvert" w:date="2016-01-24T13:24:00Z">
        <w:r w:rsidR="00253146">
          <w:rPr>
            <w:lang w:val="en-CA"/>
          </w:rPr>
          <w:t>GEO</w:t>
        </w:r>
      </w:ins>
      <w:ins w:id="2296" w:author="Ollie Raymond" w:date="2016-02-15T10:21:00Z">
        <w:r w:rsidR="008465E6">
          <w:rPr>
            <w:lang w:val="en-CA"/>
          </w:rPr>
          <w:t>:</w:t>
        </w:r>
      </w:ins>
      <w:r w:rsidRPr="00762332">
        <w:rPr>
          <w:lang w:val="en-CA"/>
        </w:rPr>
        <w:t xml:space="preserve">:MultiPoint, </w:t>
      </w:r>
      <w:del w:id="2297" w:author="Eric Boisvert" w:date="2016-01-24T13:24:00Z">
        <w:r w:rsidRPr="00762332" w:rsidDel="00253146">
          <w:rPr>
            <w:lang w:val="en-CA"/>
          </w:rPr>
          <w:delText>gml</w:delText>
        </w:r>
      </w:del>
      <w:ins w:id="2298" w:author="Eric Boisvert" w:date="2016-01-24T13:24:00Z">
        <w:r w:rsidR="00253146">
          <w:rPr>
            <w:lang w:val="en-CA"/>
          </w:rPr>
          <w:t>GEO</w:t>
        </w:r>
      </w:ins>
      <w:r w:rsidRPr="00762332">
        <w:rPr>
          <w:lang w:val="en-CA"/>
        </w:rPr>
        <w:t>:</w:t>
      </w:r>
      <w:ins w:id="2299" w:author="Ollie Raymond" w:date="2016-02-15T10:21:00Z">
        <w:r w:rsidR="008465E6">
          <w:rPr>
            <w:lang w:val="en-CA"/>
          </w:rPr>
          <w:t>:</w:t>
        </w:r>
      </w:ins>
      <w:r w:rsidRPr="00762332">
        <w:rPr>
          <w:lang w:val="en-CA"/>
        </w:rPr>
        <w:t xml:space="preserve">MultiCurve, </w:t>
      </w:r>
      <w:ins w:id="2300" w:author="Eric Boisvert" w:date="2016-01-24T13:24:00Z">
        <w:r w:rsidR="00253146">
          <w:rPr>
            <w:lang w:val="en-CA"/>
          </w:rPr>
          <w:t>GEO</w:t>
        </w:r>
      </w:ins>
      <w:del w:id="2301" w:author="Eric Boisvert" w:date="2016-01-24T13:24:00Z">
        <w:r w:rsidRPr="00762332" w:rsidDel="00253146">
          <w:rPr>
            <w:lang w:val="en-CA"/>
          </w:rPr>
          <w:delText>gml</w:delText>
        </w:r>
      </w:del>
      <w:r w:rsidRPr="00762332">
        <w:rPr>
          <w:lang w:val="en-CA"/>
        </w:rPr>
        <w:t>:</w:t>
      </w:r>
      <w:ins w:id="2302"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2303" w:author="Ollie Raymond" w:date="2016-02-15T10:07:00Z">
        <w:r w:rsidR="00050DA2">
          <w:rPr>
            <w:lang w:val="en-CA"/>
          </w:rPr>
          <w:t>M</w:t>
        </w:r>
      </w:ins>
      <w:del w:id="2304" w:author="Ollie Raymond" w:date="2016-02-15T10:07:00Z">
        <w:r w:rsidRPr="00B9320B" w:rsidDel="00050DA2">
          <w:rPr>
            <w:lang w:val="en-CA"/>
          </w:rPr>
          <w:delText>m</w:delText>
        </w:r>
      </w:del>
      <w:r w:rsidRPr="00B9320B">
        <w:rPr>
          <w:lang w:val="en-CA"/>
        </w:rPr>
        <w:t>apped</w:t>
      </w:r>
      <w:ins w:id="2305" w:author="Ollie Raymond" w:date="2016-02-15T10:07:00Z">
        <w:r w:rsidR="00050DA2">
          <w:rPr>
            <w:lang w:val="en-CA"/>
          </w:rPr>
          <w:t>F</w:t>
        </w:r>
      </w:ins>
      <w:del w:id="2306"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2307"/>
      <w:r w:rsidRPr="00B9320B">
        <w:rPr>
          <w:lang w:val="en-CA"/>
        </w:rPr>
        <w:t>In robust services</w:t>
      </w:r>
      <w:commentRangeEnd w:id="2307"/>
      <w:r>
        <w:rPr>
          <w:rStyle w:val="CommentReference"/>
        </w:rPr>
        <w:commentReference w:id="2307"/>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2308" w:author="Ollie Raymond" w:date="2016-02-15T10:23:00Z">
        <w:r w:rsidR="008465E6">
          <w:rPr>
            <w:lang w:val="en-CA"/>
          </w:rPr>
          <w:fldChar w:fldCharType="begin"/>
        </w:r>
        <w:r w:rsidR="008465E6">
          <w:rPr>
            <w:lang w:val="en-CA"/>
          </w:rPr>
          <w:instrText xml:space="preserve"> HYPERLINK "http://resource.geosciml.org/classifier/cgi/lithology/" </w:instrText>
        </w:r>
      </w:ins>
      <w:ins w:id="2309" w:author="Eric Boisvert" w:date="2016-03-06T13:27:00Z">
        <w:r w:rsidR="004D34D6">
          <w:rPr>
            <w:lang w:val="en-CA"/>
          </w:rPr>
        </w:r>
      </w:ins>
      <w:ins w:id="2310" w:author="Ollie Raymond" w:date="2016-02-15T10:23:00Z">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2311" w:author="Ollie Raymond" w:date="2016-02-15T10:24:00Z">
        <w:r w:rsidRPr="00B9320B" w:rsidDel="008465E6">
          <w:rPr>
            <w:lang w:val="en-CA"/>
          </w:rPr>
          <w:delText xml:space="preserve">dereferenced </w:delText>
        </w:r>
      </w:del>
      <w:ins w:id="2312"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43CEA885"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2313" w:author="Ollie Raymond" w:date="2016-02-15T10:24:00Z">
        <w:r w:rsidRPr="00B9320B" w:rsidDel="008465E6">
          <w:rPr>
            <w:lang w:val="en-CA"/>
          </w:rPr>
          <w:delText xml:space="preserve">dereferenceable </w:delText>
        </w:r>
      </w:del>
      <w:ins w:id="2314"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del w:id="2315" w:author="Ollie Raymond" w:date="2016-02-15T10:25:00Z">
        <w:r w:rsidRPr="00B9320B" w:rsidDel="008465E6">
          <w:rPr>
            <w:lang w:val="en-CA"/>
          </w:rPr>
          <w:delText xml:space="preserve">full </w:delText>
        </w:r>
      </w:del>
      <w:ins w:id="2316" w:author="Ollie Raymond" w:date="2016-02-15T10:25:00Z">
        <w:r w:rsidR="008465E6">
          <w:rPr>
            <w:lang w:val="en-CA"/>
          </w:rPr>
          <w:t>the</w:t>
        </w:r>
        <w:r w:rsidR="008465E6" w:rsidRPr="00B9320B">
          <w:rPr>
            <w:lang w:val="en-CA"/>
          </w:rPr>
          <w:t xml:space="preserve"> </w:t>
        </w:r>
      </w:ins>
      <w:r w:rsidRPr="00B9320B">
        <w:rPr>
          <w:lang w:val="en-CA"/>
        </w:rPr>
        <w:t>GeoSciML</w:t>
      </w:r>
      <w:ins w:id="2317"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16A16E55" w14:textId="4F22303F"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56717B" w:rsidRPr="0056717B"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6D73F0" w:rsidRDefault="00A90399" w:rsidP="00A90399">
            <w:pPr>
              <w:spacing w:before="100" w:beforeAutospacing="1" w:after="100" w:afterAutospacing="1" w:line="230" w:lineRule="atLeast"/>
              <w:jc w:val="both"/>
              <w:rPr>
                <w:rFonts w:eastAsia="MS Mincho"/>
                <w:b/>
                <w:color w:val="0D0D0D"/>
                <w:sz w:val="22"/>
                <w:lang w:val="en-CA"/>
                <w:rPrChange w:id="2318" w:author="Ollie Raymond" w:date="2016-02-15T10:37:00Z">
                  <w:rPr>
                    <w:rFonts w:eastAsia="MS Mincho"/>
                    <w:b/>
                    <w:color w:val="FF0000"/>
                    <w:sz w:val="22"/>
                    <w:lang w:val="en-CA"/>
                  </w:rPr>
                </w:rPrChange>
              </w:rPr>
            </w:pPr>
            <w:r w:rsidRPr="006D73F0">
              <w:rPr>
                <w:rFonts w:eastAsia="MS Mincho"/>
                <w:b/>
                <w:color w:val="0D0D0D"/>
                <w:sz w:val="22"/>
                <w:lang w:val="en-CA"/>
                <w:rPrChange w:id="2319" w:author="Ollie Raymond" w:date="2016-02-15T10:37:00Z">
                  <w:rPr>
                    <w:rFonts w:eastAsia="MS Mincho"/>
                    <w:b/>
                    <w:color w:val="FF0000"/>
                    <w:sz w:val="22"/>
                    <w:lang w:val="en-CA"/>
                  </w:rPr>
                </w:rPrChange>
              </w:rPr>
              <w:t>/req/gsml4-portrayal</w:t>
            </w:r>
          </w:p>
        </w:tc>
      </w:tr>
      <w:tr w:rsidR="0056717B" w:rsidRPr="0056717B"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6D73F0" w:rsidRDefault="00A90399" w:rsidP="00380908">
            <w:pPr>
              <w:spacing w:before="100" w:beforeAutospacing="1" w:after="100" w:afterAutospacing="1" w:line="230" w:lineRule="atLeast"/>
              <w:jc w:val="both"/>
              <w:rPr>
                <w:rFonts w:eastAsia="MS Mincho"/>
                <w:b/>
                <w:color w:val="0D0D0D"/>
                <w:sz w:val="22"/>
                <w:lang w:val="en-CA"/>
                <w:rPrChange w:id="2320" w:author="Ollie Raymond" w:date="2016-02-15T10:38:00Z">
                  <w:rPr>
                    <w:rFonts w:eastAsia="MS Mincho"/>
                    <w:b/>
                    <w:color w:val="FF0000"/>
                    <w:sz w:val="22"/>
                    <w:lang w:val="en-CA"/>
                  </w:rPr>
                </w:rPrChange>
              </w:rPr>
            </w:pPr>
            <w:r w:rsidRPr="006D73F0">
              <w:rPr>
                <w:rFonts w:eastAsia="MS Mincho"/>
                <w:b/>
                <w:color w:val="0D0D0D"/>
                <w:lang w:val="en-CA"/>
                <w:rPrChange w:id="2321" w:author="Ollie Raymond" w:date="2016-02-15T10:38:00Z">
                  <w:rPr>
                    <w:rFonts w:eastAsia="MS Mincho"/>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6D73F0" w:rsidRDefault="00A90399" w:rsidP="00380908">
            <w:pPr>
              <w:spacing w:before="100" w:beforeAutospacing="1" w:after="100" w:afterAutospacing="1" w:line="230" w:lineRule="atLeast"/>
              <w:jc w:val="both"/>
              <w:rPr>
                <w:rFonts w:eastAsia="MS Mincho"/>
                <w:color w:val="0D0D0D"/>
                <w:lang w:val="en-CA"/>
                <w:rPrChange w:id="2322" w:author="Ollie Raymond" w:date="2016-02-15T10:38:00Z">
                  <w:rPr>
                    <w:rFonts w:eastAsia="MS Mincho"/>
                    <w:lang w:val="en-CA"/>
                  </w:rPr>
                </w:rPrChange>
              </w:rPr>
            </w:pPr>
            <w:r w:rsidRPr="006D73F0">
              <w:rPr>
                <w:rFonts w:eastAsia="MS Mincho"/>
                <w:color w:val="0D0D0D"/>
                <w:lang w:val="en-CA"/>
                <w:rPrChange w:id="2323" w:author="Ollie Raymond" w:date="2016-02-15T10:38:00Z">
                  <w:rPr>
                    <w:rFonts w:eastAsia="MS Mincho"/>
                    <w:lang w:val="en-CA"/>
                  </w:rPr>
                </w:rPrChange>
              </w:rPr>
              <w:t>Logical model</w:t>
            </w:r>
          </w:p>
        </w:tc>
      </w:tr>
      <w:tr w:rsidR="0056717B" w:rsidRPr="0056717B"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2324" w:author="Ollie Raymond" w:date="2016-02-15T10:38:00Z">
                  <w:rPr>
                    <w:rFonts w:eastAsia="MS Mincho"/>
                    <w:lang w:val="en-CA"/>
                  </w:rPr>
                </w:rPrChange>
              </w:rPr>
            </w:pPr>
            <w:r w:rsidRPr="006D73F0">
              <w:rPr>
                <w:rFonts w:eastAsia="MS Mincho"/>
                <w:b/>
                <w:color w:val="0D0D0D"/>
                <w:lang w:val="en-CA"/>
                <w:rPrChange w:id="2325"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6D73F0" w:rsidRDefault="00A90399" w:rsidP="00A90399">
            <w:pPr>
              <w:spacing w:before="100" w:beforeAutospacing="1" w:after="100" w:afterAutospacing="1" w:line="230" w:lineRule="atLeast"/>
              <w:jc w:val="both"/>
              <w:rPr>
                <w:rFonts w:eastAsia="MS Mincho"/>
                <w:color w:val="0D0D0D"/>
                <w:sz w:val="22"/>
                <w:lang w:val="en-CA"/>
                <w:rPrChange w:id="2326" w:author="Ollie Raymond" w:date="2016-02-15T10:38:00Z">
                  <w:rPr>
                    <w:rFonts w:eastAsia="MS Mincho"/>
                    <w:b/>
                    <w:color w:val="FF0000"/>
                    <w:sz w:val="22"/>
                    <w:lang w:val="en-CA"/>
                  </w:rPr>
                </w:rPrChange>
              </w:rPr>
            </w:pPr>
            <w:r w:rsidRPr="006D73F0">
              <w:rPr>
                <w:rFonts w:eastAsia="MS Mincho"/>
                <w:color w:val="0D0D0D"/>
                <w:sz w:val="22"/>
                <w:lang w:val="en-CA"/>
                <w:rPrChange w:id="2327" w:author="Ollie Raymond" w:date="2016-02-15T10:38:00Z">
                  <w:rPr>
                    <w:rFonts w:eastAsia="MS Mincho"/>
                    <w:b/>
                    <w:color w:val="FF0000"/>
                    <w:sz w:val="22"/>
                    <w:lang w:val="en-CA"/>
                  </w:rPr>
                </w:rPrChange>
              </w:rPr>
              <w:t>/req/gsml4-core</w:t>
            </w:r>
          </w:p>
        </w:tc>
      </w:tr>
      <w:tr w:rsidR="0056717B" w:rsidRPr="0056717B"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6D73F0" w:rsidRDefault="00112EA6" w:rsidP="00380908">
            <w:pPr>
              <w:spacing w:before="100" w:beforeAutospacing="1" w:after="100" w:afterAutospacing="1" w:line="230" w:lineRule="atLeast"/>
              <w:jc w:val="both"/>
              <w:rPr>
                <w:rFonts w:eastAsia="MS Mincho"/>
                <w:b/>
                <w:color w:val="0D0D0D"/>
                <w:lang w:val="en-CA"/>
                <w:rPrChange w:id="2328" w:author="Ollie Raymond" w:date="2016-02-15T10:38:00Z">
                  <w:rPr>
                    <w:rFonts w:eastAsia="MS Mincho"/>
                    <w:lang w:val="en-CA"/>
                  </w:rPr>
                </w:rPrChange>
              </w:rPr>
            </w:pPr>
            <w:r w:rsidRPr="006D73F0">
              <w:rPr>
                <w:rFonts w:eastAsia="MS Mincho"/>
                <w:b/>
                <w:color w:val="0D0D0D"/>
                <w:lang w:val="en-CA"/>
                <w:rPrChange w:id="2329"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Pr="006D73F0" w:rsidRDefault="00112EA6" w:rsidP="00A90399">
            <w:pPr>
              <w:spacing w:before="100" w:beforeAutospacing="1" w:after="100" w:afterAutospacing="1" w:line="230" w:lineRule="atLeast"/>
              <w:jc w:val="both"/>
              <w:rPr>
                <w:rFonts w:eastAsia="MS Mincho"/>
                <w:color w:val="0D0D0D"/>
                <w:sz w:val="22"/>
                <w:lang w:val="en-CA"/>
                <w:rPrChange w:id="2330" w:author="Ollie Raymond" w:date="2016-02-15T10:38:00Z">
                  <w:rPr>
                    <w:rFonts w:eastAsia="MS Mincho"/>
                    <w:b/>
                    <w:color w:val="FF0000"/>
                    <w:sz w:val="22"/>
                    <w:lang w:val="en-CA"/>
                  </w:rPr>
                </w:rPrChange>
              </w:rPr>
            </w:pPr>
            <w:r w:rsidRPr="006D73F0">
              <w:rPr>
                <w:rFonts w:eastAsia="MS Mincho"/>
                <w:color w:val="0D0D0D"/>
                <w:sz w:val="22"/>
                <w:lang w:val="en-CA"/>
                <w:rPrChange w:id="2331" w:author="Ollie Raymond" w:date="2016-02-15T10:38:00Z">
                  <w:rPr>
                    <w:rFonts w:eastAsia="MS Mincho"/>
                    <w:b/>
                    <w:color w:val="FF0000"/>
                    <w:sz w:val="22"/>
                    <w:lang w:val="en-CA"/>
                  </w:rPr>
                </w:rPrChange>
              </w:rPr>
              <w:t>GML Simple Feature SF-</w:t>
            </w:r>
            <w:r w:rsidR="00A10684" w:rsidRPr="006D73F0">
              <w:rPr>
                <w:rFonts w:eastAsia="MS Mincho"/>
                <w:color w:val="0D0D0D"/>
                <w:sz w:val="22"/>
                <w:lang w:val="en-CA"/>
                <w:rPrChange w:id="2332" w:author="Ollie Raymond" w:date="2016-02-15T10:38:00Z">
                  <w:rPr>
                    <w:rFonts w:eastAsia="MS Mincho"/>
                    <w:b/>
                    <w:color w:val="FF0000"/>
                    <w:sz w:val="22"/>
                    <w:lang w:val="en-CA"/>
                  </w:rPr>
                </w:rPrChange>
              </w:rPr>
              <w:t>0</w:t>
            </w:r>
            <w:r w:rsidRPr="006D73F0">
              <w:rPr>
                <w:rFonts w:eastAsia="MS Mincho"/>
                <w:color w:val="0D0D0D"/>
                <w:sz w:val="22"/>
                <w:lang w:val="en-CA"/>
                <w:rPrChange w:id="2333" w:author="Ollie Raymond" w:date="2016-02-15T10:38:00Z">
                  <w:rPr>
                    <w:rFonts w:eastAsia="MS Mincho"/>
                    <w:b/>
                    <w:color w:val="FF0000"/>
                    <w:sz w:val="22"/>
                    <w:lang w:val="en-CA"/>
                  </w:rPr>
                </w:rPrChange>
              </w:rPr>
              <w:t xml:space="preserve"> OGC 10-100r3</w:t>
            </w:r>
          </w:p>
        </w:tc>
      </w:tr>
      <w:tr w:rsidR="0056717B" w:rsidRPr="0056717B"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Pr="006D73F0" w:rsidRDefault="009E28CA" w:rsidP="00380908">
            <w:pPr>
              <w:spacing w:before="100" w:beforeAutospacing="1" w:after="100" w:afterAutospacing="1" w:line="230" w:lineRule="atLeast"/>
              <w:jc w:val="both"/>
              <w:rPr>
                <w:rFonts w:eastAsia="MS Mincho"/>
                <w:b/>
                <w:color w:val="0D0D0D"/>
                <w:lang w:val="en-CA"/>
                <w:rPrChange w:id="2334" w:author="Ollie Raymond" w:date="2016-02-15T10:38:00Z">
                  <w:rPr>
                    <w:rFonts w:eastAsia="MS Mincho"/>
                    <w:lang w:val="en-CA"/>
                  </w:rPr>
                </w:rPrChange>
              </w:rPr>
            </w:pPr>
            <w:r w:rsidRPr="006D73F0">
              <w:rPr>
                <w:rFonts w:eastAsia="MS Mincho"/>
                <w:b/>
                <w:color w:val="0D0D0D"/>
                <w:lang w:val="en-CA"/>
                <w:rPrChange w:id="2335"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Pr="006D73F0" w:rsidRDefault="009E28CA" w:rsidP="00A90399">
            <w:pPr>
              <w:spacing w:before="100" w:beforeAutospacing="1" w:after="100" w:afterAutospacing="1" w:line="230" w:lineRule="atLeast"/>
              <w:jc w:val="both"/>
              <w:rPr>
                <w:rFonts w:eastAsia="MS Mincho"/>
                <w:color w:val="0D0D0D"/>
                <w:sz w:val="22"/>
                <w:lang w:val="en-CA"/>
                <w:rPrChange w:id="2336" w:author="Ollie Raymond" w:date="2016-02-15T10:38:00Z">
                  <w:rPr>
                    <w:rFonts w:eastAsia="MS Mincho"/>
                    <w:b/>
                    <w:color w:val="FF0000"/>
                    <w:sz w:val="22"/>
                    <w:lang w:val="en-CA"/>
                  </w:rPr>
                </w:rPrChange>
              </w:rPr>
            </w:pPr>
            <w:r w:rsidRPr="006D73F0">
              <w:rPr>
                <w:rFonts w:eastAsia="MS Mincho"/>
                <w:color w:val="0D0D0D"/>
                <w:sz w:val="22"/>
                <w:lang w:val="en-CA"/>
                <w:rPrChange w:id="2337" w:author="Ollie Raymond" w:date="2016-02-15T10:38:00Z">
                  <w:rPr>
                    <w:rFonts w:eastAsia="MS Mincho"/>
                    <w:b/>
                    <w:color w:val="FF0000"/>
                    <w:sz w:val="22"/>
                    <w:lang w:val="en-CA"/>
                  </w:rPr>
                </w:rPrChange>
              </w:rPr>
              <w:t>ISO 8601 (Date and Time format)</w:t>
            </w:r>
          </w:p>
        </w:tc>
      </w:tr>
      <w:tr w:rsidR="0056717B" w:rsidRPr="0056717B"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2338" w:author="Ollie Raymond" w:date="2016-02-15T10:38:00Z">
                  <w:rPr>
                    <w:rFonts w:eastAsia="MS Mincho"/>
                    <w:lang w:val="en-CA"/>
                  </w:rPr>
                </w:rPrChange>
              </w:rPr>
            </w:pPr>
            <w:r w:rsidRPr="006D73F0">
              <w:rPr>
                <w:rFonts w:eastAsia="MS Mincho"/>
                <w:b/>
                <w:color w:val="0D0D0D"/>
                <w:lang w:val="en-CA"/>
                <w:rPrChange w:id="2339"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6D73F0" w:rsidRDefault="00263362" w:rsidP="00380908">
            <w:pPr>
              <w:spacing w:before="100" w:beforeAutospacing="1" w:after="100" w:afterAutospacing="1" w:line="230" w:lineRule="atLeast"/>
              <w:jc w:val="both"/>
              <w:rPr>
                <w:rFonts w:eastAsia="MS Mincho"/>
                <w:color w:val="0D0D0D"/>
                <w:sz w:val="22"/>
                <w:lang w:val="en-CA"/>
                <w:rPrChange w:id="2340" w:author="Ollie Raymond" w:date="2016-02-15T10:38:00Z">
                  <w:rPr>
                    <w:rFonts w:eastAsia="MS Mincho"/>
                    <w:b/>
                    <w:color w:val="0000FF"/>
                    <w:sz w:val="22"/>
                    <w:lang w:val="en-CA"/>
                  </w:rPr>
                </w:rPrChange>
              </w:rPr>
            </w:pPr>
            <w:r w:rsidRPr="006D73F0">
              <w:rPr>
                <w:rFonts w:eastAsia="MS Mincho"/>
                <w:color w:val="0D0D0D"/>
                <w:sz w:val="22"/>
                <w:lang w:val="en-CA"/>
                <w:rPrChange w:id="2341" w:author="Ollie Raymond" w:date="2016-02-15T10:38:00Z">
                  <w:rPr>
                    <w:rFonts w:eastAsia="MS Mincho"/>
                    <w:b/>
                    <w:color w:val="0000FF"/>
                    <w:sz w:val="22"/>
                    <w:lang w:val="en-CA"/>
                  </w:rPr>
                </w:rPrChange>
              </w:rPr>
              <w:t>Linked Open Data</w:t>
            </w:r>
          </w:p>
        </w:tc>
      </w:tr>
      <w:tr w:rsidR="0056717B" w:rsidRPr="0056717B"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6D73F0" w:rsidRDefault="00510FBF" w:rsidP="00380908">
            <w:pPr>
              <w:spacing w:before="100" w:beforeAutospacing="1" w:after="100" w:afterAutospacing="1" w:line="230" w:lineRule="atLeast"/>
              <w:jc w:val="both"/>
              <w:rPr>
                <w:rFonts w:eastAsia="MS Mincho"/>
                <w:b/>
                <w:color w:val="0D0D0D"/>
                <w:lang w:val="en-CA"/>
                <w:rPrChange w:id="2342" w:author="Ollie Raymond" w:date="2016-02-15T10:38:00Z">
                  <w:rPr>
                    <w:rFonts w:eastAsia="MS Mincho"/>
                    <w:lang w:val="en-CA"/>
                  </w:rPr>
                </w:rPrChange>
              </w:rPr>
            </w:pPr>
            <w:r w:rsidRPr="006D73F0">
              <w:rPr>
                <w:rFonts w:eastAsia="MS Mincho"/>
                <w:b/>
                <w:color w:val="0D0D0D"/>
                <w:lang w:val="en-CA"/>
                <w:rPrChange w:id="2343"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Pr="006D73F0" w:rsidRDefault="00510FBF" w:rsidP="00380908">
            <w:pPr>
              <w:spacing w:before="100" w:beforeAutospacing="1" w:after="100" w:afterAutospacing="1" w:line="230" w:lineRule="atLeast"/>
              <w:jc w:val="both"/>
              <w:rPr>
                <w:rFonts w:eastAsia="MS Mincho"/>
                <w:color w:val="0D0D0D"/>
                <w:sz w:val="22"/>
                <w:lang w:val="en-CA"/>
                <w:rPrChange w:id="2344" w:author="Ollie Raymond" w:date="2016-02-15T10:38:00Z">
                  <w:rPr>
                    <w:rFonts w:eastAsia="MS Mincho"/>
                    <w:b/>
                    <w:color w:val="0000FF"/>
                    <w:sz w:val="22"/>
                    <w:lang w:val="en-CA"/>
                  </w:rPr>
                </w:rPrChange>
              </w:rPr>
            </w:pPr>
            <w:r w:rsidRPr="006D73F0">
              <w:rPr>
                <w:rFonts w:eastAsia="MS Mincho"/>
                <w:color w:val="0D0D0D"/>
                <w:sz w:val="22"/>
                <w:lang w:val="en-CA"/>
                <w:rPrChange w:id="2345" w:author="Ollie Raymond" w:date="2016-02-15T10:38:00Z">
                  <w:rPr>
                    <w:rFonts w:eastAsia="MS Mincho"/>
                    <w:b/>
                    <w:color w:val="0000FF"/>
                    <w:sz w:val="22"/>
                    <w:lang w:val="en-CA"/>
                  </w:rPr>
                </w:rPrChange>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2346" w:name="_Toc445034198"/>
      <w:r>
        <w:rPr>
          <w:lang w:val="en-CA"/>
        </w:rPr>
        <w:t>Portrayal views</w:t>
      </w:r>
      <w:bookmarkEnd w:id="2346"/>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2347"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2348" w:author="Ollie Raymond" w:date="2016-02-15T10:44:00Z"/>
                <w:rStyle w:val="requri"/>
                <w:lang w:val="en-CA"/>
              </w:rPr>
            </w:pPr>
            <w:ins w:id="2349"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77777777" w:rsidR="00C246C0" w:rsidRPr="00D12552" w:rsidRDefault="00C246C0" w:rsidP="00C246C0">
            <w:pPr>
              <w:pStyle w:val="Tabletext10"/>
              <w:jc w:val="left"/>
              <w:rPr>
                <w:ins w:id="2350" w:author="Ollie Raymond" w:date="2016-02-15T10:44:00Z"/>
                <w:rStyle w:val="reqtext"/>
                <w:lang w:val="en-CA"/>
              </w:rPr>
            </w:pPr>
            <w:ins w:id="2351" w:author="Ollie Raymond" w:date="2016-02-15T10:44:00Z">
              <w:r>
                <w:rPr>
                  <w:rStyle w:val="reqtext"/>
                  <w:lang w:val="en-CA"/>
                </w:rPr>
                <w:t xml:space="preserve">A data instance SHALL use a single geometry type (Point, Line, Polygon, etc.)  </w:t>
              </w:r>
            </w:ins>
          </w:p>
        </w:tc>
      </w:tr>
    </w:tbl>
    <w:p w14:paraId="1F838F99" w14:textId="77777777" w:rsidR="00C246C0" w:rsidRDefault="00C246C0">
      <w:pPr>
        <w:spacing w:after="120"/>
        <w:rPr>
          <w:ins w:id="2352" w:author="Ollie Raymond" w:date="2016-02-15T10:45:00Z"/>
          <w:lang w:val="en-CA"/>
        </w:rPr>
        <w:pPrChange w:id="2353" w:author="Ollie Raymond" w:date="2016-02-15T10:45:00Z">
          <w:pPr/>
        </w:pPrChange>
      </w:pPr>
    </w:p>
    <w:p w14:paraId="705123CE" w14:textId="38E6FCD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w:t>
      </w:r>
      <w:del w:id="2354" w:author="Ollie Raymond" w:date="2016-02-15T10:46:00Z">
        <w:r w:rsidDel="00C246C0">
          <w:rPr>
            <w:lang w:val="en-CA"/>
          </w:rPr>
          <w:delText xml:space="preserve">shall </w:delText>
        </w:r>
      </w:del>
      <w:ins w:id="2355" w:author="Ollie Raymond" w:date="2016-02-15T10:46:00Z">
        <w:r w:rsidR="00C246C0">
          <w:rPr>
            <w:lang w:val="en-CA"/>
          </w:rPr>
          <w:t xml:space="preserve">SHALL </w:t>
        </w:r>
      </w:ins>
      <w:r>
        <w:rPr>
          <w:lang w:val="en-CA"/>
        </w:rPr>
        <w:t xml:space="preserve">use a single geometry type. </w:t>
      </w:r>
      <w:del w:id="2356" w:author="Ollie Raymond" w:date="2016-02-15T10:47:00Z">
        <w:r w:rsidDel="00C246C0">
          <w:rPr>
            <w:lang w:val="en-CA"/>
          </w:rPr>
          <w:delText xml:space="preserve"> </w:delText>
        </w:r>
      </w:del>
      <w:r>
        <w:rPr>
          <w:lang w:val="en-CA"/>
        </w:rPr>
        <w:t xml:space="preserve">Most GIS </w:t>
      </w:r>
      <w:ins w:id="2357" w:author="Ollie Raymond" w:date="2016-02-15T10:46:00Z">
        <w:r w:rsidR="00C246C0">
          <w:rPr>
            <w:lang w:val="en-CA"/>
          </w:rPr>
          <w:t xml:space="preserve">applications </w:t>
        </w:r>
      </w:ins>
      <w:r>
        <w:rPr>
          <w:lang w:val="en-CA"/>
        </w:rPr>
        <w:t xml:space="preserve">and software </w:t>
      </w:r>
      <w:ins w:id="2358" w:author="Ollie Raymond" w:date="2016-02-15T10:46:00Z">
        <w:r w:rsidR="00C246C0">
          <w:rPr>
            <w:lang w:val="en-CA"/>
          </w:rPr>
          <w:t xml:space="preserve">which </w:t>
        </w:r>
      </w:ins>
      <w:r>
        <w:rPr>
          <w:lang w:val="en-CA"/>
        </w:rPr>
        <w:t>render</w:t>
      </w:r>
      <w:del w:id="2359" w:author="Ollie Raymond" w:date="2016-02-15T10:46:00Z">
        <w:r w:rsidDel="00C246C0">
          <w:rPr>
            <w:lang w:val="en-CA"/>
          </w:rPr>
          <w:delText>ing</w:delText>
        </w:r>
      </w:del>
      <w:r>
        <w:rPr>
          <w:lang w:val="en-CA"/>
        </w:rPr>
        <w:t xml:space="preserve"> a dataset containing geometry do</w:t>
      </w:r>
      <w:ins w:id="2360" w:author="Ollie Raymond" w:date="2016-02-15T10:46:00Z">
        <w:r w:rsidR="00C246C0">
          <w:rPr>
            <w:lang w:val="en-CA"/>
          </w:rPr>
          <w:t xml:space="preserve"> </w:t>
        </w:r>
      </w:ins>
      <w:r>
        <w:rPr>
          <w:lang w:val="en-CA"/>
        </w:rPr>
        <w:t>n</w:t>
      </w:r>
      <w:del w:id="2361" w:author="Ollie Raymond" w:date="2016-02-15T10:46:00Z">
        <w:r w:rsidDel="00C246C0">
          <w:rPr>
            <w:lang w:val="en-CA"/>
          </w:rPr>
          <w:delText>’</w:delText>
        </w:r>
      </w:del>
      <w:ins w:id="2362" w:author="Ollie Raymond" w:date="2016-02-15T10:46:00Z">
        <w:r w:rsidR="00C246C0">
          <w:rPr>
            <w:lang w:val="en-CA"/>
          </w:rPr>
          <w:t>o</w:t>
        </w:r>
      </w:ins>
      <w:r>
        <w:rPr>
          <w:lang w:val="en-CA"/>
        </w:rPr>
        <w:t>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3B857788" w14:textId="7FB04715" w:rsidTr="00380908">
        <w:trPr>
          <w:cantSplit/>
          <w:del w:id="2363" w:author="Ollie Raymond" w:date="2016-02-15T10:44:00Z"/>
        </w:trPr>
        <w:tc>
          <w:tcPr>
            <w:tcW w:w="4219" w:type="dxa"/>
            <w:tcBorders>
              <w:right w:val="nil"/>
            </w:tcBorders>
            <w:shd w:val="clear" w:color="auto" w:fill="auto"/>
          </w:tcPr>
          <w:p w14:paraId="73D778AA" w14:textId="7A80620A" w:rsidR="00A90399" w:rsidRPr="00D12552" w:rsidDel="00C246C0" w:rsidRDefault="00A90399" w:rsidP="00A90399">
            <w:pPr>
              <w:pStyle w:val="Tabletext10"/>
              <w:rPr>
                <w:del w:id="2364" w:author="Ollie Raymond" w:date="2016-02-15T10:44:00Z"/>
                <w:rStyle w:val="requri"/>
                <w:lang w:val="en-CA"/>
              </w:rPr>
            </w:pPr>
            <w:del w:id="2365" w:author="Ollie Raymond" w:date="2016-02-15T10:44:00Z">
              <w:r w:rsidDel="00C246C0">
                <w:rPr>
                  <w:rStyle w:val="requri"/>
                  <w:lang w:val="en-CA"/>
                </w:rPr>
                <w:delText>/req/gsml4-portrayal</w:delText>
              </w:r>
              <w:r w:rsidRPr="00D12552" w:rsidDel="00C246C0">
                <w:rPr>
                  <w:rStyle w:val="requri"/>
                  <w:lang w:val="en-CA"/>
                </w:rPr>
                <w:delText>/</w:delText>
              </w:r>
              <w:r w:rsidDel="00C246C0">
                <w:rPr>
                  <w:rStyle w:val="requri"/>
                  <w:lang w:val="en-CA"/>
                </w:rPr>
                <w:delText>geomtype</w:delText>
              </w:r>
            </w:del>
          </w:p>
        </w:tc>
        <w:tc>
          <w:tcPr>
            <w:tcW w:w="4678" w:type="dxa"/>
            <w:tcBorders>
              <w:left w:val="nil"/>
            </w:tcBorders>
            <w:shd w:val="clear" w:color="auto" w:fill="auto"/>
          </w:tcPr>
          <w:p w14:paraId="2C3D0214" w14:textId="438FD377" w:rsidR="00A90399" w:rsidRPr="00D12552" w:rsidDel="00C246C0" w:rsidRDefault="00A90399" w:rsidP="00380908">
            <w:pPr>
              <w:pStyle w:val="Tabletext10"/>
              <w:jc w:val="left"/>
              <w:rPr>
                <w:del w:id="2366" w:author="Ollie Raymond" w:date="2016-02-15T10:44:00Z"/>
                <w:rStyle w:val="reqtext"/>
                <w:lang w:val="en-CA"/>
              </w:rPr>
            </w:pPr>
            <w:del w:id="2367" w:author="Ollie Raymond" w:date="2016-02-15T10:44:00Z">
              <w:r w:rsidDel="00C246C0">
                <w:rPr>
                  <w:rStyle w:val="reqtext"/>
                  <w:lang w:val="en-CA"/>
                </w:rPr>
                <w:delText xml:space="preserve">A data instance SHALL use a single geometry type (Point, Line, Polygon, etc.) </w:delText>
              </w:r>
              <w:r w:rsidR="00263362" w:rsidDel="00C246C0">
                <w:rPr>
                  <w:rStyle w:val="reqtext"/>
                  <w:lang w:val="en-CA"/>
                </w:rPr>
                <w:delText xml:space="preserve"> </w:delText>
              </w:r>
            </w:del>
          </w:p>
        </w:tc>
      </w:tr>
    </w:tbl>
    <w:p w14:paraId="0A477413" w14:textId="253CA76E" w:rsidR="00A90399" w:rsidRPr="00D12552" w:rsidDel="00C246C0" w:rsidRDefault="00A90399" w:rsidP="00A90399">
      <w:pPr>
        <w:rPr>
          <w:del w:id="2368" w:author="Ollie Raymond" w:date="2016-02-15T10:45:00Z"/>
          <w:color w:val="FF0000"/>
          <w:lang w:val="en-CA"/>
        </w:rPr>
      </w:pP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2369"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2370" w:author="Ollie Raymond" w:date="2016-02-15T10:45:00Z"/>
                <w:rStyle w:val="requri"/>
                <w:lang w:val="en-CA"/>
              </w:rPr>
            </w:pPr>
            <w:ins w:id="2371"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2372" w:author="Ollie Raymond" w:date="2016-02-15T10:45:00Z"/>
                <w:rStyle w:val="reqtext"/>
                <w:lang w:val="en-CA"/>
              </w:rPr>
            </w:pPr>
            <w:ins w:id="2373"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2374" w:author="Ollie Raymond" w:date="2016-02-15T10:46:00Z"/>
          <w:lang w:val="en-CA"/>
        </w:rPr>
        <w:pPrChange w:id="2375"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2376" w:author="Ollie Raymond" w:date="2016-02-15T10:04:00Z">
        <w:r w:rsidDel="00050DA2">
          <w:rPr>
            <w:lang w:val="en-CA"/>
          </w:rPr>
          <w:delText xml:space="preserve">should </w:delText>
        </w:r>
      </w:del>
      <w:ins w:id="2377" w:author="Ollie Raymond" w:date="2016-02-15T10:46:00Z">
        <w:r w:rsidR="00C246C0">
          <w:rPr>
            <w:lang w:val="en-CA"/>
          </w:rPr>
          <w:t>SHALL</w:t>
        </w:r>
      </w:ins>
      <w:ins w:id="2378"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2379"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2380" w:author="Ollie Raymond" w:date="2016-02-15T10:47:00Z">
        <w:r w:rsidR="00263FE6" w:rsidDel="00C246C0">
          <w:rPr>
            <w:lang w:val="en-CA"/>
          </w:rPr>
          <w:delText xml:space="preserve"> </w:delText>
        </w:r>
      </w:del>
      <w:ins w:id="2381" w:author="Ollie Raymond" w:date="2016-02-15T10:47:00Z">
        <w:r w:rsidR="00C246C0">
          <w:rPr>
            <w:lang w:val="en-CA"/>
          </w:rPr>
          <w:t xml:space="preserve"> </w:t>
        </w:r>
      </w:ins>
      <w:r w:rsidR="00263FE6">
        <w:rPr>
          <w:lang w:val="en-CA"/>
        </w:rPr>
        <w:t xml:space="preserve">URI </w:t>
      </w:r>
      <w:ins w:id="2382"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2383"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2384" w:author="Ollie Raymond" w:date="2016-02-15T10:45:00Z"/>
                <w:rStyle w:val="requri"/>
                <w:lang w:val="en-CA"/>
              </w:rPr>
            </w:pPr>
            <w:del w:id="2385"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2386" w:author="Ollie Raymond" w:date="2016-02-15T10:45:00Z"/>
                <w:rStyle w:val="reqtext"/>
                <w:lang w:val="en-CA"/>
              </w:rPr>
            </w:pPr>
            <w:del w:id="2387" w:author="Ollie Raymond" w:date="2016-02-15T10:45:00Z">
              <w:r w:rsidDel="00C246C0">
                <w:rPr>
                  <w:rStyle w:val="reqtext"/>
                  <w:lang w:val="en-CA"/>
                </w:rPr>
                <w:delText xml:space="preserve">Properties of type “CharacterString” </w:delText>
              </w:r>
            </w:del>
            <w:del w:id="2388" w:author="Ollie Raymond" w:date="2016-02-15T10:04:00Z">
              <w:r w:rsidDel="00050DA2">
                <w:rPr>
                  <w:rStyle w:val="reqtext"/>
                  <w:lang w:val="en-CA"/>
                </w:rPr>
                <w:delText xml:space="preserve">SHOULD </w:delText>
              </w:r>
            </w:del>
            <w:del w:id="2389"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2390" w:name="_Ref439853500"/>
      <w:r w:rsidRPr="00A12606">
        <w:t>Formal Syntax</w:t>
      </w:r>
      <w:bookmarkEnd w:id="2390"/>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2391"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2392" w:author="Ollie Raymond" w:date="2016-02-15T10:48:00Z"/>
                <w:rStyle w:val="requri"/>
                <w:lang w:val="en-CA"/>
              </w:rPr>
            </w:pPr>
            <w:ins w:id="2393"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2394" w:author="Ollie Raymond" w:date="2016-02-15T10:48:00Z"/>
                <w:rStyle w:val="reqtext"/>
                <w:lang w:val="en-CA"/>
              </w:rPr>
            </w:pPr>
            <w:ins w:id="2395" w:author="Ollie Raymond" w:date="2016-02-15T10:49:00Z">
              <w:r>
                <w:rPr>
                  <w:rStyle w:val="reqtext"/>
                  <w:lang w:val="en-CA"/>
                </w:rPr>
                <w:t xml:space="preserve">Syntax of </w:t>
              </w:r>
            </w:ins>
            <w:ins w:id="2396" w:author="Ollie Raymond" w:date="2016-02-15T10:48:00Z">
              <w:r>
                <w:rPr>
                  <w:rStyle w:val="reqtext"/>
                  <w:lang w:val="en-CA"/>
                </w:rPr>
                <w:t>text</w:t>
              </w:r>
            </w:ins>
            <w:ins w:id="2397" w:author="Ollie Raymond" w:date="2016-02-15T10:49:00Z">
              <w:r>
                <w:rPr>
                  <w:rStyle w:val="reqtext"/>
                  <w:lang w:val="en-CA"/>
                </w:rPr>
                <w:t xml:space="preserve"> in character string properties SHOULD be formalised</w:t>
              </w:r>
            </w:ins>
            <w:ins w:id="2398" w:author="Ollie Raymond" w:date="2016-02-15T10:51:00Z">
              <w:r>
                <w:rPr>
                  <w:rStyle w:val="reqtext"/>
                  <w:lang w:val="en-CA"/>
                </w:rPr>
                <w:t>.</w:t>
              </w:r>
            </w:ins>
          </w:p>
        </w:tc>
      </w:tr>
    </w:tbl>
    <w:p w14:paraId="4867D790" w14:textId="3E9790FF" w:rsidR="00CD1A35" w:rsidRPr="006D73F0" w:rsidDel="00C246C0" w:rsidRDefault="00CD1A35" w:rsidP="00A90399">
      <w:pPr>
        <w:rPr>
          <w:del w:id="2399" w:author="Ollie Raymond" w:date="2016-02-12T17:38:00Z"/>
          <w:color w:val="000000"/>
          <w:lang w:val="en-CA"/>
        </w:rPr>
      </w:pPr>
    </w:p>
    <w:p w14:paraId="6235DA13" w14:textId="77777777" w:rsidR="00C246C0" w:rsidRPr="006D73F0" w:rsidRDefault="00C246C0">
      <w:pPr>
        <w:spacing w:after="120"/>
        <w:rPr>
          <w:ins w:id="2400" w:author="Ollie Raymond" w:date="2016-02-15T10:48:00Z"/>
          <w:color w:val="000000"/>
          <w:lang w:val="en-CA"/>
          <w:rPrChange w:id="2401" w:author="Ollie Raymond" w:date="2016-02-15T10:47:00Z">
            <w:rPr>
              <w:ins w:id="2402" w:author="Ollie Raymond" w:date="2016-02-15T10:48:00Z"/>
              <w:color w:val="FF0000"/>
              <w:lang w:val="en-CA"/>
            </w:rPr>
          </w:rPrChange>
        </w:rPr>
        <w:pPrChange w:id="2403" w:author="Ollie Raymond" w:date="2016-02-15T10:48:00Z">
          <w:pPr/>
        </w:pPrChange>
      </w:pPr>
    </w:p>
    <w:p w14:paraId="3D58555F" w14:textId="1108E273" w:rsidR="00CD1A35" w:rsidRPr="006D73F0" w:rsidRDefault="00CD1A35" w:rsidP="00A90399">
      <w:pPr>
        <w:rPr>
          <w:color w:val="000000"/>
          <w:lang w:val="en-CA"/>
          <w:rPrChange w:id="2404" w:author="Ollie Raymond" w:date="2016-02-15T10:47:00Z">
            <w:rPr>
              <w:color w:val="FF0000"/>
              <w:lang w:val="en-CA"/>
            </w:rPr>
          </w:rPrChange>
        </w:rPr>
      </w:pPr>
      <w:r w:rsidRPr="006D73F0">
        <w:rPr>
          <w:color w:val="000000"/>
          <w:lang w:val="en-CA"/>
          <w:rPrChange w:id="2405" w:author="Ollie Raymond" w:date="2016-02-15T10:47:00Z">
            <w:rPr>
              <w:color w:val="FF0000"/>
              <w:lang w:val="en-CA"/>
            </w:rPr>
          </w:rPrChange>
        </w:rPr>
        <w:t xml:space="preserve">Some string properties can be constructed using formal syntax, such as comma delimited list or any other text based structure (JSON for example).  </w:t>
      </w:r>
      <w:ins w:id="2406" w:author="Ollie Raymond" w:date="2016-02-15T10:50:00Z">
        <w:r w:rsidR="00C246C0" w:rsidRPr="006D73F0">
          <w:rPr>
            <w:color w:val="000000"/>
            <w:lang w:val="en-CA"/>
          </w:rPr>
          <w:t>Where possible, t</w:t>
        </w:r>
      </w:ins>
      <w:del w:id="2407" w:author="Ollie Raymond" w:date="2016-02-15T10:50:00Z">
        <w:r w:rsidRPr="006D73F0" w:rsidDel="00C246C0">
          <w:rPr>
            <w:color w:val="000000"/>
            <w:lang w:val="en-CA"/>
            <w:rPrChange w:id="2408" w:author="Ollie Raymond" w:date="2016-02-15T10:47:00Z">
              <w:rPr>
                <w:color w:val="FF0000"/>
                <w:lang w:val="en-CA"/>
              </w:rPr>
            </w:rPrChange>
          </w:rPr>
          <w:delText>T</w:delText>
        </w:r>
      </w:del>
      <w:r w:rsidRPr="006D73F0">
        <w:rPr>
          <w:color w:val="000000"/>
          <w:lang w:val="en-CA"/>
          <w:rPrChange w:id="2409" w:author="Ollie Raymond" w:date="2016-02-15T10:47:00Z">
            <w:rPr>
              <w:color w:val="FF0000"/>
              <w:lang w:val="en-CA"/>
            </w:rPr>
          </w:rPrChange>
        </w:rPr>
        <w:t xml:space="preserve">he </w:t>
      </w:r>
      <w:del w:id="2410" w:author="Ollie Raymond" w:date="2016-02-15T10:50:00Z">
        <w:r w:rsidRPr="006D73F0" w:rsidDel="00C246C0">
          <w:rPr>
            <w:color w:val="000000"/>
            <w:lang w:val="en-CA"/>
            <w:rPrChange w:id="2411" w:author="Ollie Raymond" w:date="2016-02-15T10:47:00Z">
              <w:rPr>
                <w:color w:val="FF0000"/>
                <w:lang w:val="en-CA"/>
              </w:rPr>
            </w:rPrChange>
          </w:rPr>
          <w:delText>use of such</w:delText>
        </w:r>
      </w:del>
      <w:ins w:id="2412" w:author="Ollie Raymond" w:date="2016-02-15T10:50:00Z">
        <w:r w:rsidR="00C246C0" w:rsidRPr="006D73F0">
          <w:rPr>
            <w:color w:val="000000"/>
            <w:lang w:val="en-CA"/>
          </w:rPr>
          <w:t>this</w:t>
        </w:r>
      </w:ins>
      <w:r w:rsidRPr="006D73F0">
        <w:rPr>
          <w:color w:val="000000"/>
          <w:lang w:val="en-CA"/>
          <w:rPrChange w:id="2413" w:author="Ollie Raymond" w:date="2016-02-15T10:47:00Z">
            <w:rPr>
              <w:color w:val="FF0000"/>
              <w:lang w:val="en-CA"/>
            </w:rPr>
          </w:rPrChange>
        </w:rPr>
        <w:t xml:space="preserve"> syntax </w:t>
      </w:r>
      <w:del w:id="2414" w:author="Ollie Raymond" w:date="2016-02-15T10:47:00Z">
        <w:r w:rsidRPr="006D73F0" w:rsidDel="00C246C0">
          <w:rPr>
            <w:color w:val="000000"/>
            <w:lang w:val="en-CA"/>
            <w:rPrChange w:id="2415" w:author="Ollie Raymond" w:date="2016-02-15T10:47:00Z">
              <w:rPr>
                <w:color w:val="FF0000"/>
                <w:lang w:val="en-CA"/>
              </w:rPr>
            </w:rPrChange>
          </w:rPr>
          <w:delText xml:space="preserve">should </w:delText>
        </w:r>
      </w:del>
      <w:ins w:id="2416" w:author="Ollie Raymond" w:date="2016-02-15T10:47:00Z">
        <w:r w:rsidR="00C246C0" w:rsidRPr="006D73F0">
          <w:rPr>
            <w:color w:val="000000"/>
            <w:lang w:val="en-CA"/>
            <w:rPrChange w:id="2417" w:author="Ollie Raymond" w:date="2016-02-15T10:47:00Z">
              <w:rPr>
                <w:color w:val="FF0000"/>
                <w:lang w:val="en-CA"/>
              </w:rPr>
            </w:rPrChange>
          </w:rPr>
          <w:t xml:space="preserve">SHOULD </w:t>
        </w:r>
      </w:ins>
      <w:r w:rsidRPr="006D73F0">
        <w:rPr>
          <w:color w:val="000000"/>
          <w:lang w:val="en-CA"/>
          <w:rPrChange w:id="2418" w:author="Ollie Raymond" w:date="2016-02-15T10:47:00Z">
            <w:rPr>
              <w:color w:val="FF0000"/>
              <w:lang w:val="en-CA"/>
            </w:rPr>
          </w:rPrChange>
        </w:rPr>
        <w:t>be formalised in a profile of this specification.</w:t>
      </w:r>
    </w:p>
    <w:p w14:paraId="49D38156" w14:textId="1F86032B" w:rsidR="00510FBF" w:rsidRPr="00C246C0" w:rsidRDefault="00510FBF" w:rsidP="00A12606">
      <w:pPr>
        <w:pStyle w:val="Heading4"/>
        <w:rPr>
          <w:color w:val="FF0000"/>
          <w:rPrChange w:id="2419" w:author="Ollie Raymond" w:date="2016-02-15T10:52:00Z">
            <w:rPr/>
          </w:rPrChange>
        </w:rPr>
      </w:pPr>
      <w:commentRangeStart w:id="2420"/>
      <w:r w:rsidRPr="00C246C0">
        <w:rPr>
          <w:color w:val="FF0000"/>
          <w:rPrChange w:id="2421" w:author="Ollie Raymond" w:date="2016-02-15T10:52:00Z">
            <w:rPr/>
          </w:rPrChange>
        </w:rPr>
        <w:t>Dataset</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C246C0" w14:paraId="1957F26C" w14:textId="77777777" w:rsidTr="00AA6130">
        <w:trPr>
          <w:cantSplit/>
          <w:ins w:id="2422" w:author="Ollie Raymond" w:date="2016-02-15T10:51:00Z"/>
        </w:trPr>
        <w:tc>
          <w:tcPr>
            <w:tcW w:w="4219" w:type="dxa"/>
            <w:tcBorders>
              <w:right w:val="nil"/>
            </w:tcBorders>
            <w:shd w:val="clear" w:color="auto" w:fill="auto"/>
          </w:tcPr>
          <w:p w14:paraId="6F0D9A48" w14:textId="2C32341E" w:rsidR="00C246C0" w:rsidRPr="00C246C0" w:rsidRDefault="00C246C0" w:rsidP="00C246C0">
            <w:pPr>
              <w:pStyle w:val="Tabletext10"/>
              <w:rPr>
                <w:ins w:id="2423" w:author="Ollie Raymond" w:date="2016-02-15T10:51:00Z"/>
                <w:rStyle w:val="requri"/>
                <w:color w:val="FF0000"/>
                <w:lang w:val="en-CA"/>
                <w:rPrChange w:id="2424" w:author="Ollie Raymond" w:date="2016-02-15T10:52:00Z">
                  <w:rPr>
                    <w:ins w:id="2425" w:author="Ollie Raymond" w:date="2016-02-15T10:51:00Z"/>
                    <w:rStyle w:val="requri"/>
                    <w:b w:val="0"/>
                    <w:bCs/>
                    <w:szCs w:val="28"/>
                    <w:lang w:val="en-CA" w:eastAsia="en-US"/>
                  </w:rPr>
                </w:rPrChange>
              </w:rPr>
            </w:pPr>
            <w:ins w:id="2426" w:author="Ollie Raymond" w:date="2016-02-15T10:51:00Z">
              <w:r w:rsidRPr="00C246C0">
                <w:rPr>
                  <w:rStyle w:val="requri"/>
                  <w:color w:val="FF0000"/>
                  <w:lang w:val="en-CA"/>
                  <w:rPrChange w:id="2427" w:author="Ollie Raymond" w:date="2016-02-15T10:52:00Z">
                    <w:rPr>
                      <w:rStyle w:val="requri"/>
                      <w:lang w:val="en-CA"/>
                    </w:rPr>
                  </w:rPrChange>
                </w:rPr>
                <w:t>/req/gsml4-portrayal/</w:t>
              </w:r>
            </w:ins>
            <w:ins w:id="2428" w:author="Ollie Raymond" w:date="2016-02-15T10:52:00Z">
              <w:r w:rsidRPr="00C246C0">
                <w:rPr>
                  <w:rStyle w:val="requri"/>
                  <w:color w:val="FF0000"/>
                  <w:lang w:val="en-CA"/>
                  <w:rPrChange w:id="2429" w:author="Ollie Raymond" w:date="2016-02-15T10:52:00Z">
                    <w:rPr>
                      <w:rStyle w:val="requri"/>
                      <w:lang w:val="en-CA"/>
                    </w:rPr>
                  </w:rPrChange>
                </w:rPr>
                <w:t>………..</w:t>
              </w:r>
            </w:ins>
          </w:p>
        </w:tc>
        <w:tc>
          <w:tcPr>
            <w:tcW w:w="4678" w:type="dxa"/>
            <w:tcBorders>
              <w:left w:val="nil"/>
            </w:tcBorders>
            <w:shd w:val="clear" w:color="auto" w:fill="auto"/>
          </w:tcPr>
          <w:p w14:paraId="77E4A341" w14:textId="1FA340A1" w:rsidR="00C246C0" w:rsidRPr="00C246C0" w:rsidRDefault="00C246C0" w:rsidP="00AA6130">
            <w:pPr>
              <w:pStyle w:val="Tabletext10"/>
              <w:jc w:val="left"/>
              <w:rPr>
                <w:ins w:id="2430" w:author="Ollie Raymond" w:date="2016-02-15T10:51:00Z"/>
                <w:rStyle w:val="reqtext"/>
                <w:color w:val="FF0000"/>
                <w:lang w:val="en-CA"/>
                <w:rPrChange w:id="2431" w:author="Ollie Raymond" w:date="2016-02-15T10:52:00Z">
                  <w:rPr>
                    <w:ins w:id="2432" w:author="Ollie Raymond" w:date="2016-02-15T10:51:00Z"/>
                    <w:rStyle w:val="reqtext"/>
                    <w:lang w:val="en-CA"/>
                  </w:rPr>
                </w:rPrChange>
              </w:rPr>
            </w:pPr>
            <w:ins w:id="2433" w:author="Ollie Raymond" w:date="2016-02-15T10:52:00Z">
              <w:r w:rsidRPr="00C246C0">
                <w:rPr>
                  <w:rStyle w:val="reqtext"/>
                  <w:color w:val="FF0000"/>
                  <w:lang w:val="en-CA"/>
                  <w:rPrChange w:id="2434" w:author="Ollie Raymond" w:date="2016-02-15T10:52:00Z">
                    <w:rPr>
                      <w:rStyle w:val="reqtext"/>
                      <w:lang w:val="en-CA"/>
                    </w:rPr>
                  </w:rPrChange>
                </w:rPr>
                <w:t>…………</w:t>
              </w:r>
            </w:ins>
          </w:p>
        </w:tc>
      </w:tr>
    </w:tbl>
    <w:p w14:paraId="6A448AFA" w14:textId="66541174" w:rsidR="00510FBF" w:rsidRPr="00C246C0" w:rsidDel="00C246C0" w:rsidRDefault="00510FBF" w:rsidP="00A90399">
      <w:pPr>
        <w:rPr>
          <w:del w:id="2435" w:author="Ollie Raymond" w:date="2016-02-12T17:38:00Z"/>
          <w:color w:val="FF0000"/>
          <w:lang w:val="en-CA"/>
        </w:rPr>
      </w:pPr>
    </w:p>
    <w:p w14:paraId="5DFBCBCF" w14:textId="77777777" w:rsidR="00C246C0" w:rsidRPr="00C246C0" w:rsidRDefault="00C246C0">
      <w:pPr>
        <w:spacing w:after="120"/>
        <w:rPr>
          <w:ins w:id="2436" w:author="Ollie Raymond" w:date="2016-02-15T10:51:00Z"/>
          <w:color w:val="FF0000"/>
          <w:lang w:val="en-CA"/>
        </w:rPr>
        <w:pPrChange w:id="2437" w:author="Ollie Raymond" w:date="2016-02-15T10:51:00Z">
          <w:pPr/>
        </w:pPrChange>
      </w:pPr>
    </w:p>
    <w:p w14:paraId="37E8AFD9" w14:textId="74649AF4" w:rsidR="00510FBF" w:rsidRPr="00C246C0" w:rsidRDefault="00510FBF" w:rsidP="00A90399">
      <w:pPr>
        <w:rPr>
          <w:color w:val="FF0000"/>
          <w:lang w:val="en-CA"/>
        </w:rPr>
      </w:pPr>
      <w:r w:rsidRPr="00A937B2">
        <w:rPr>
          <w:color w:val="FF0000"/>
          <w:lang w:val="en-CA"/>
        </w:rPr>
        <w:t xml:space="preserve">A portrayal dataset is equivalent to a table, a ESRI shape file, or a </w:t>
      </w:r>
      <w:ins w:id="2438" w:author="Ollie Raymond" w:date="2016-02-15T10:53:00Z">
        <w:r w:rsidR="00A937B2">
          <w:rPr>
            <w:color w:val="FF0000"/>
            <w:lang w:val="en-CA"/>
          </w:rPr>
          <w:t xml:space="preserve">simple </w:t>
        </w:r>
      </w:ins>
      <w:r w:rsidRPr="00A937B2">
        <w:rPr>
          <w:color w:val="FF0000"/>
          <w:lang w:val="en-CA"/>
        </w:rPr>
        <w:t xml:space="preserve">web service.  Good practice in GIS is </w:t>
      </w:r>
      <w:del w:id="2439" w:author="Ollie Raymond" w:date="2016-02-15T10:52:00Z">
        <w:r w:rsidRPr="00A937B2" w:rsidDel="00C246C0">
          <w:rPr>
            <w:color w:val="FF0000"/>
            <w:lang w:val="en-CA"/>
          </w:rPr>
          <w:delText xml:space="preserve">a </w:delText>
        </w:r>
      </w:del>
      <w:r w:rsidRPr="00A937B2">
        <w:rPr>
          <w:color w:val="FF0000"/>
          <w:lang w:val="en-CA"/>
        </w:rPr>
        <w:t>to ensure that a dataset does not duplicate geometries.</w:t>
      </w:r>
      <w:commentRangeEnd w:id="2420"/>
      <w:r w:rsidRPr="00C246C0">
        <w:rPr>
          <w:rStyle w:val="CommentReference"/>
          <w:color w:val="FF0000"/>
          <w:rPrChange w:id="2440" w:author="Ollie Raymond" w:date="2016-02-15T10:52:00Z">
            <w:rPr>
              <w:rStyle w:val="CommentReference"/>
            </w:rPr>
          </w:rPrChange>
        </w:rPr>
        <w:commentReference w:id="2420"/>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lastRenderedPageBreak/>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441"/>
      <w:r w:rsidR="00A10684">
        <w:rPr>
          <w:lang w:val="en-CA"/>
        </w:rPr>
        <w:t>3986</w:t>
      </w:r>
      <w:commentRangeEnd w:id="2441"/>
      <w:r w:rsidR="00A10684">
        <w:rPr>
          <w:rStyle w:val="CommentReference"/>
        </w:rPr>
        <w:commentReference w:id="2441"/>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2442"/>
      <w:r>
        <w:rPr>
          <w:lang w:val="en-CA"/>
        </w:rPr>
        <w:t xml:space="preserve">Properties </w:t>
      </w:r>
      <w:r w:rsidR="00157E57">
        <w:rPr>
          <w:lang w:val="en-CA"/>
        </w:rPr>
        <w:t>containing a URI should resolve following Linked Open Data principles.</w:t>
      </w:r>
      <w:commentRangeEnd w:id="2442"/>
      <w:r w:rsidR="00157E57">
        <w:rPr>
          <w:rStyle w:val="CommentReference"/>
        </w:rPr>
        <w:commentReference w:id="244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9F2680" w:rsidP="009E28CA">
      <w:pPr>
        <w:keepNext/>
      </w:pPr>
      <w:r>
        <w:pict w14:anchorId="74E07398">
          <v:shape id="_x0000_i1033" type="#_x0000_t75" style="width:435.2pt;height:329.4pt">
            <v:imagedata r:id="rId17"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2443" w:author="Eric Boisvert" w:date="2016-03-06T13:27:00Z">
        <w:r w:rsidR="004D34D6">
          <w:rPr>
            <w:noProof/>
          </w:rPr>
          <w:t>9</w:t>
        </w:r>
      </w:ins>
      <w:del w:id="2444"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ins w:id="2445" w:author="Eric Boisvert" w:date="2016-03-06T13:27:00Z">
        <w:r w:rsidR="004D34D6">
          <w:rPr>
            <w:b/>
            <w:bCs/>
          </w:rPr>
          <w:t>Error! Reference source not found.</w:t>
        </w:r>
      </w:ins>
      <w:del w:id="2446" w:author="Eric Boisvert" w:date="2016-03-06T13:27:00Z">
        <w:r w:rsidR="00276AD3" w:rsidDel="004D34D6">
          <w:delText xml:space="preserve">Figure </w:delText>
        </w:r>
        <w:r w:rsidR="00276AD3" w:rsidDel="004D34D6">
          <w:rPr>
            <w:noProof/>
          </w:rPr>
          <w:delText>3</w:delText>
        </w:r>
      </w:del>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2447" w:name="_Toc445034199"/>
      <w:r w:rsidRPr="00D14AF0">
        <w:lastRenderedPageBreak/>
        <w:t>GeologicUnitView</w:t>
      </w:r>
      <w:bookmarkEnd w:id="2447"/>
    </w:p>
    <w:p w14:paraId="2D64ED5C" w14:textId="77777777" w:rsidR="00176E9E" w:rsidRDefault="00176E9E" w:rsidP="00176E9E">
      <w:pPr>
        <w:rPr>
          <w:lang w:val="en-CA"/>
        </w:rPr>
      </w:pPr>
    </w:p>
    <w:p w14:paraId="13F2B898" w14:textId="7B2333EC" w:rsidR="00176E9E" w:rsidDel="002050B2" w:rsidRDefault="00176E9E" w:rsidP="00176E9E">
      <w:pPr>
        <w:keepNext/>
        <w:rPr>
          <w:del w:id="2448" w:author="Ollie Raymond" w:date="2016-02-12T17:38:00Z"/>
          <w:noProof/>
          <w:lang w:val="en-CA" w:eastAsia="en-CA"/>
        </w:rPr>
      </w:pPr>
    </w:p>
    <w:p w14:paraId="61A04E59" w14:textId="77777777" w:rsidR="00176E9E" w:rsidRDefault="009F2680">
      <w:pPr>
        <w:keepNext/>
        <w:jc w:val="center"/>
        <w:pPrChange w:id="2449" w:author="Ollie Raymond" w:date="2016-02-12T17:38:00Z">
          <w:pPr>
            <w:keepNext/>
          </w:pPr>
        </w:pPrChange>
      </w:pPr>
      <w:r>
        <w:rPr>
          <w:noProof/>
          <w:lang w:val="en-CA" w:eastAsia="en-CA"/>
        </w:rPr>
        <w:pict w14:anchorId="7FAC9BB2">
          <v:shape id="_x0000_i1034" type="#_x0000_t75" style="width:235.1pt;height:314.1pt;visibility:visible;mso-wrap-style:square">
            <v:imagedata r:id="rId18" o:title=""/>
          </v:shape>
        </w:pict>
      </w:r>
    </w:p>
    <w:p w14:paraId="5DEA8FD6" w14:textId="77777777" w:rsidR="00176E9E" w:rsidRPr="002050B2" w:rsidRDefault="00176E9E">
      <w:pPr>
        <w:pStyle w:val="Caption"/>
        <w:jc w:val="center"/>
        <w:rPr>
          <w:color w:val="auto"/>
          <w:rPrChange w:id="2450" w:author="Ollie Raymond" w:date="2016-02-12T17:38:00Z">
            <w:rPr/>
          </w:rPrChange>
        </w:rPr>
        <w:pPrChange w:id="2451" w:author="Ollie Raymond" w:date="2016-02-12T17:38:00Z">
          <w:pPr>
            <w:pStyle w:val="Caption"/>
          </w:pPr>
        </w:pPrChange>
      </w:pPr>
      <w:r w:rsidRPr="002050B2">
        <w:rPr>
          <w:color w:val="auto"/>
          <w:rPrChange w:id="2452" w:author="Ollie Raymond" w:date="2016-02-12T17:38:00Z">
            <w:rPr/>
          </w:rPrChange>
        </w:rPr>
        <w:t xml:space="preserve">Figure </w:t>
      </w:r>
      <w:r w:rsidRPr="002050B2">
        <w:rPr>
          <w:color w:val="auto"/>
          <w:rPrChange w:id="2453" w:author="Ollie Raymond" w:date="2016-02-12T17:38:00Z">
            <w:rPr/>
          </w:rPrChange>
        </w:rPr>
        <w:fldChar w:fldCharType="begin"/>
      </w:r>
      <w:r w:rsidRPr="002050B2">
        <w:rPr>
          <w:color w:val="auto"/>
          <w:rPrChange w:id="2454" w:author="Ollie Raymond" w:date="2016-02-12T17:38:00Z">
            <w:rPr/>
          </w:rPrChange>
        </w:rPr>
        <w:instrText xml:space="preserve"> SEQ Figure \* ARABIC </w:instrText>
      </w:r>
      <w:r w:rsidRPr="002050B2">
        <w:rPr>
          <w:color w:val="auto"/>
          <w:rPrChange w:id="2455" w:author="Ollie Raymond" w:date="2016-02-12T17:38:00Z">
            <w:rPr/>
          </w:rPrChange>
        </w:rPr>
        <w:fldChar w:fldCharType="separate"/>
      </w:r>
      <w:ins w:id="2456" w:author="Eric Boisvert" w:date="2016-03-06T13:27:00Z">
        <w:r w:rsidR="004D34D6">
          <w:rPr>
            <w:noProof/>
            <w:color w:val="auto"/>
          </w:rPr>
          <w:t>10</w:t>
        </w:r>
      </w:ins>
      <w:del w:id="2457" w:author="Eric Boisvert" w:date="2016-01-16T17:26:00Z">
        <w:r w:rsidR="0043586C" w:rsidRPr="002050B2" w:rsidDel="00230CDE">
          <w:rPr>
            <w:noProof/>
            <w:color w:val="auto"/>
            <w:rPrChange w:id="2458" w:author="Ollie Raymond" w:date="2016-02-12T17:38:00Z">
              <w:rPr>
                <w:noProof/>
              </w:rPr>
            </w:rPrChange>
          </w:rPr>
          <w:delText>9</w:delText>
        </w:r>
      </w:del>
      <w:r w:rsidRPr="002050B2">
        <w:rPr>
          <w:color w:val="auto"/>
          <w:rPrChange w:id="2459" w:author="Ollie Raymond" w:date="2016-02-12T17:38:00Z">
            <w:rPr/>
          </w:rPrChange>
        </w:rPr>
        <w:fldChar w:fldCharType="end"/>
      </w:r>
      <w:r w:rsidRPr="002050B2">
        <w:rPr>
          <w:color w:val="auto"/>
          <w:rPrChange w:id="2460" w:author="Ollie Raymond" w:date="2016-02-12T17:38:00Z">
            <w:rPr/>
          </w:rPrChange>
        </w:rPr>
        <w:t>: 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r>
        <w:t>i</w:t>
      </w:r>
      <w:r w:rsidRPr="00D970E9">
        <w:t>dentifier</w:t>
      </w:r>
    </w:p>
    <w:p w14:paraId="5F4D1418" w14:textId="77777777" w:rsidR="00176E9E" w:rsidRDefault="00176E9E" w:rsidP="00176E9E"/>
    <w:p w14:paraId="035EC63A" w14:textId="79AECB54" w:rsidR="00D96958" w:rsidRDefault="00176E9E" w:rsidP="00D96958">
      <w:pPr>
        <w:rPr>
          <w:lang w:val="en-CA"/>
        </w:rPr>
      </w:pPr>
      <w:r w:rsidRPr="00D970E9">
        <w:t xml:space="preserve">Globally unique </w:t>
      </w:r>
      <w:r>
        <w:t>identifier:</w:t>
      </w:r>
      <w:ins w:id="2461" w:author="Eric Boisvert" w:date="2016-01-24T13:25:00Z">
        <w:r w:rsidR="00253146">
          <w:t>Primitive:</w:t>
        </w:r>
      </w:ins>
      <w:del w:id="2462" w:author="Eric Boisvert" w:date="2016-01-24T13:30:00Z">
        <w:r w:rsidDel="00253146">
          <w:delText>CharacterString</w:delText>
        </w:r>
      </w:del>
      <w:ins w:id="2463"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464"/>
      <w:r w:rsidR="00D96958">
        <w:rPr>
          <w:lang w:val="en-CA"/>
        </w:rPr>
        <w:t>3986</w:t>
      </w:r>
      <w:commentRangeEnd w:id="2464"/>
      <w:r w:rsidR="00D96958">
        <w:rPr>
          <w:rStyle w:val="CommentReference"/>
        </w:rPr>
        <w:commentReference w:id="2464"/>
      </w:r>
      <w:r w:rsidR="00D96958">
        <w:rPr>
          <w:lang w:val="en-CA"/>
        </w:rPr>
        <w:t xml:space="preserve">. </w:t>
      </w:r>
    </w:p>
    <w:p w14:paraId="7B541338" w14:textId="7DBF8240" w:rsidR="00176E9E" w:rsidDel="002050B2" w:rsidRDefault="00176E9E" w:rsidP="00176E9E">
      <w:pPr>
        <w:rPr>
          <w:del w:id="2465"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0044F9D2" w:rsidR="00176E9E" w:rsidRDefault="00176E9E" w:rsidP="00176E9E">
      <w:del w:id="2466" w:author="Eric Boisvert" w:date="2016-03-06T11:23:00Z">
        <w:r w:rsidDel="00416BC2">
          <w:delText xml:space="preserve">It </w:delText>
        </w:r>
      </w:del>
      <w:ins w:id="2467"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468"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2469"/>
            <w:r>
              <w:rPr>
                <w:rStyle w:val="reqtext"/>
                <w:lang w:val="en-CA"/>
              </w:rPr>
              <w:t>GeologicUnitView identifier SHOULD correspond to and instance of MappedFeature</w:t>
            </w:r>
            <w:commentRangeEnd w:id="2469"/>
            <w:r>
              <w:rPr>
                <w:rStyle w:val="CommentReference"/>
                <w:rFonts w:ascii="Times New Roman" w:eastAsia="Times New Roman" w:hAnsi="Times New Roman"/>
                <w:lang w:val="en-US" w:eastAsia="en-US"/>
              </w:rPr>
              <w:commentReference w:id="2469"/>
            </w:r>
          </w:p>
        </w:tc>
      </w:tr>
    </w:tbl>
    <w:p w14:paraId="609E89B1" w14:textId="77777777" w:rsidR="00176E9E" w:rsidRDefault="00176E9E" w:rsidP="00176E9E"/>
    <w:p w14:paraId="3D154642" w14:textId="77777777" w:rsidR="00176E9E" w:rsidRDefault="00176E9E" w:rsidP="00176E9E">
      <w:pPr>
        <w:pStyle w:val="Heading4"/>
      </w:pPr>
      <w:r>
        <w:t>name</w:t>
      </w:r>
    </w:p>
    <w:p w14:paraId="74352E96" w14:textId="77777777" w:rsidR="00176E9E" w:rsidRPr="002B6140" w:rsidRDefault="00176E9E" w:rsidP="00176E9E"/>
    <w:p w14:paraId="37491DD0" w14:textId="71309526" w:rsidR="00176E9E" w:rsidRPr="00D970E9" w:rsidRDefault="00416BC2" w:rsidP="00176E9E">
      <w:pPr>
        <w:rPr>
          <w:lang w:val="en-CA"/>
        </w:rPr>
      </w:pPr>
      <w:ins w:id="2470" w:author="Eric Boisvert" w:date="2016-03-06T11:24:00Z">
        <w:r>
          <w:t xml:space="preserve">The property </w:t>
        </w:r>
      </w:ins>
      <w:r w:rsidR="00176E9E">
        <w:t>name:</w:t>
      </w:r>
      <w:ins w:id="2471" w:author="Eric Boisvert" w:date="2016-01-24T13:25:00Z">
        <w:r w:rsidR="00253146">
          <w:t>Primitive::</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Heading4"/>
      </w:pPr>
      <w:r>
        <w:t>description</w:t>
      </w:r>
    </w:p>
    <w:p w14:paraId="08BFD60F" w14:textId="77777777" w:rsidR="00176E9E" w:rsidRDefault="00176E9E" w:rsidP="00176E9E"/>
    <w:p w14:paraId="4283B5DF" w14:textId="6F0451DD" w:rsidR="00176E9E" w:rsidRDefault="00416BC2" w:rsidP="00176E9E">
      <w:ins w:id="2472" w:author="Eric Boisvert" w:date="2016-03-06T11:24:00Z">
        <w:r>
          <w:t>The property</w:t>
        </w:r>
      </w:ins>
      <w:del w:id="2473" w:author="Eric Boisvert" w:date="2016-03-06T11:24:00Z">
        <w:r w:rsidR="00176E9E" w:rsidRPr="00F4750B" w:rsidDel="00416BC2">
          <w:delText>Text</w:delText>
        </w:r>
      </w:del>
      <w:r w:rsidR="00176E9E" w:rsidRPr="00F4750B">
        <w:t xml:space="preserve"> description</w:t>
      </w:r>
      <w:r w:rsidR="00176E9E">
        <w:t>:</w:t>
      </w:r>
      <w:ins w:id="2474" w:author="Eric Boisvert" w:date="2016-01-24T13:25:00Z">
        <w:r w:rsidR="00253146">
          <w:t>Primitive::</w:t>
        </w:r>
      </w:ins>
      <w:r w:rsidR="00176E9E">
        <w:t>CharacterString</w:t>
      </w:r>
      <w:r w:rsidR="00176E9E" w:rsidRPr="00F4750B">
        <w:t xml:space="preserve"> </w:t>
      </w:r>
      <w:ins w:id="2475" w:author="Eric Boisvert" w:date="2016-03-06T11:24:00Z">
        <w:r>
          <w:t xml:space="preserve">is a description </w:t>
        </w:r>
      </w:ins>
      <w:r w:rsidR="00176E9E" w:rsidRPr="00F4750B">
        <w:t>of the GeologicUnit, typically taken from an entry on a geological map legend.</w:t>
      </w:r>
    </w:p>
    <w:p w14:paraId="51E4FD3C" w14:textId="77777777" w:rsidR="00176E9E" w:rsidRDefault="00176E9E" w:rsidP="00176E9E">
      <w:pPr>
        <w:pStyle w:val="Heading4"/>
      </w:pPr>
      <w:r w:rsidRPr="00D970E9">
        <w:t>geologicUnitType</w:t>
      </w:r>
    </w:p>
    <w:p w14:paraId="58D3BCBD" w14:textId="77777777" w:rsidR="00176E9E" w:rsidRDefault="00176E9E" w:rsidP="00176E9E"/>
    <w:p w14:paraId="4DFC859C" w14:textId="117BD0C8" w:rsidR="00176E9E" w:rsidRDefault="00416BC2" w:rsidP="00176E9E">
      <w:ins w:id="2476" w:author="Eric Boisvert" w:date="2016-03-06T11:25:00Z">
        <w:r>
          <w:t xml:space="preserve">The property </w:t>
        </w:r>
      </w:ins>
      <w:del w:id="2477" w:author="Eric Boisvert" w:date="2016-03-06T11:25:00Z">
        <w:r w:rsidR="00176E9E" w:rsidDel="00416BC2">
          <w:delText>Label</w:delText>
        </w:r>
      </w:del>
      <w:ins w:id="2478" w:author="Eric Boisvert" w:date="2016-03-06T11:25:00Z">
        <w:r>
          <w:t>geologicUnitType</w:t>
        </w:r>
      </w:ins>
      <w:r w:rsidR="00176E9E">
        <w:t xml:space="preserve"> (</w:t>
      </w:r>
      <w:ins w:id="2479" w:author="Eric Boisvert" w:date="2016-01-24T13:25:00Z">
        <w:r w:rsidR="00253146">
          <w:t>Primitive::CharacterString</w:t>
        </w:r>
      </w:ins>
      <w:del w:id="2480" w:author="Eric Boisvert" w:date="2016-01-24T13:25:00Z">
        <w:r w:rsidR="00176E9E" w:rsidDel="00253146">
          <w:delText>CharacterString</w:delText>
        </w:r>
      </w:del>
      <w:r w:rsidR="00176E9E">
        <w:t xml:space="preserve">) </w:t>
      </w:r>
      <w:ins w:id="2481" w:author="Eric Boisvert" w:date="2016-03-06T11:26:00Z">
        <w:r>
          <w:t xml:space="preserve">contains </w:t>
        </w:r>
      </w:ins>
      <w:del w:id="2482" w:author="Eric Boisvert" w:date="2016-03-06T11:26:00Z">
        <w:r w:rsidR="00176E9E" w:rsidDel="00416BC2">
          <w:delText>of</w:delText>
        </w:r>
      </w:del>
      <w:r w:rsidR="00176E9E">
        <w:t xml:space="preserve"> the t</w:t>
      </w:r>
      <w:r w:rsidR="00176E9E" w:rsidRPr="00263FE6">
        <w:t>ype of GeologicUnit</w:t>
      </w:r>
      <w:ins w:id="2483" w:author="Eric Boisvert" w:date="2016-03-06T11:26:00Z">
        <w:r>
          <w:t>Type</w:t>
        </w:r>
      </w:ins>
      <w:r w:rsidR="00176E9E" w:rsidRPr="00263FE6">
        <w:t xml:space="preserve"> (as defined in GeoSciML)</w:t>
      </w:r>
      <w:ins w:id="2484" w:author="Eric Boisvert" w:date="2016-03-06T13:17:00Z">
        <w:r w:rsidR="00D05564">
          <w:t xml:space="preserve"> and</w:t>
        </w:r>
      </w:ins>
      <w:del w:id="2485" w:author="Eric Boisvert" w:date="2016-03-06T13:17:00Z">
        <w:r w:rsidR="00176E9E" w:rsidRPr="00263FE6" w:rsidDel="00D05564">
          <w:delText>.</w:delText>
        </w:r>
        <w:r w:rsidR="00176E9E" w:rsidDel="00D05564">
          <w:delText xml:space="preserve"> </w:delText>
        </w:r>
        <w:r w:rsidR="00D41C9A" w:rsidDel="00D05564">
          <w:delText xml:space="preserve">To </w:delText>
        </w:r>
      </w:del>
      <w:r w:rsidR="00D41C9A">
        <w:t>report a</w:t>
      </w:r>
      <w:ins w:id="2486" w:author="Eric Boisvert" w:date="2016-03-06T11:26:00Z">
        <w:r>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r>
        <w:t>rank</w:t>
      </w:r>
      <w:r w:rsidRPr="00F24B15">
        <w:t xml:space="preserve"> </w:t>
      </w:r>
    </w:p>
    <w:p w14:paraId="3FA80C3D" w14:textId="77777777" w:rsidR="00176E9E" w:rsidRDefault="00176E9E" w:rsidP="00176E9E"/>
    <w:p w14:paraId="2CEA6996" w14:textId="37CB3CFB" w:rsidR="00176E9E" w:rsidRDefault="00176E9E" w:rsidP="00176E9E">
      <w:del w:id="2487" w:author="Eric Boisvert" w:date="2016-03-06T13:18:00Z">
        <w:r w:rsidDel="00D05564">
          <w:delText xml:space="preserve">Label </w:delText>
        </w:r>
      </w:del>
      <w:ins w:id="2488" w:author="Eric Boisvert" w:date="2016-03-06T13:18:00Z">
        <w:r w:rsidR="00D05564">
          <w:t xml:space="preserve">The property </w:t>
        </w:r>
      </w:ins>
      <w:r>
        <w:t>r</w:t>
      </w:r>
      <w:r w:rsidRPr="00F24B15">
        <w:t>ank</w:t>
      </w:r>
      <w:r>
        <w:t>:</w:t>
      </w:r>
      <w:ins w:id="2489" w:author="Eric Boisvert" w:date="2016-01-24T13:26:00Z">
        <w:r w:rsidR="00253146">
          <w:t>Primitive::CharacterString</w:t>
        </w:r>
        <w:r w:rsidR="00253146" w:rsidDel="00253146">
          <w:t xml:space="preserve"> </w:t>
        </w:r>
      </w:ins>
      <w:del w:id="2490" w:author="Eric Boisvert" w:date="2016-01-24T13:26:00Z">
        <w:r w:rsidDel="00253146">
          <w:delText>CharacterString</w:delText>
        </w:r>
        <w:r w:rsidRPr="00F24B15" w:rsidDel="00253146">
          <w:delText xml:space="preserve"> </w:delText>
        </w:r>
      </w:del>
      <w:ins w:id="2491"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6A91D57" w:rsidR="00176E9E" w:rsidRDefault="00D05564" w:rsidP="00176E9E">
      <w:ins w:id="2492" w:author="Eric Boisvert" w:date="2016-03-06T13:18:00Z">
        <w:r>
          <w:t>Contains a h</w:t>
        </w:r>
      </w:ins>
      <w:del w:id="2493" w:author="Eric Boisvert" w:date="2016-03-06T13:18:00Z">
        <w:r w:rsidR="00176E9E" w:rsidDel="00D05564">
          <w:delText>H</w:delText>
        </w:r>
      </w:del>
      <w:r w:rsidR="00176E9E">
        <w:t xml:space="preserve">uman readable description as </w:t>
      </w:r>
      <w:ins w:id="2494" w:author="Eric Boisvert" w:date="2016-01-24T13:26:00Z">
        <w:r w:rsidR="00253146">
          <w:t>Primitive::CharacterString</w:t>
        </w:r>
        <w:r w:rsidR="00253146" w:rsidDel="00253146">
          <w:t xml:space="preserve"> </w:t>
        </w:r>
      </w:ins>
      <w:del w:id="2495"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496" w:author="Eric Boisvert" w:date="2016-03-06T13:27:00Z">
        <w:r w:rsidR="004D34D6">
          <w:t>8.3.1.3</w:t>
        </w:r>
      </w:ins>
      <w:del w:id="2497" w:author="Eric Boisvert" w:date="2016-03-06T13:27:00Z">
        <w:r w:rsidR="00176E9E" w:rsidDel="004D34D6">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Heading4"/>
      </w:pPr>
      <w:r w:rsidRPr="00D970E9">
        <w:lastRenderedPageBreak/>
        <w:t>geologicHistory</w:t>
      </w:r>
    </w:p>
    <w:p w14:paraId="01E379D2" w14:textId="77777777" w:rsidR="00D41C9A" w:rsidRDefault="00D41C9A" w:rsidP="00176E9E"/>
    <w:p w14:paraId="0B7FA38C" w14:textId="0DC52403" w:rsidR="00176E9E" w:rsidRDefault="00D05564" w:rsidP="00176E9E">
      <w:ins w:id="2498" w:author="Eric Boisvert" w:date="2016-03-06T13:18:00Z">
        <w:r>
          <w:t>Contains a h</w:t>
        </w:r>
      </w:ins>
      <w:del w:id="2499" w:author="Eric Boisvert" w:date="2016-03-06T13:18:00Z">
        <w:r w:rsidR="00176E9E" w:rsidDel="00D05564">
          <w:delText>H</w:delText>
        </w:r>
      </w:del>
      <w:r w:rsidR="00176E9E">
        <w:t xml:space="preserve">uman readable description in </w:t>
      </w:r>
      <w:ins w:id="2500" w:author="Eric Boisvert" w:date="2016-01-24T13:26:00Z">
        <w:r w:rsidR="00253146">
          <w:t>Primitive::CharacterString</w:t>
        </w:r>
      </w:ins>
      <w:del w:id="2501"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502" w:author="Eric Boisvert" w:date="2016-03-06T13:27:00Z">
        <w:r w:rsidR="004D34D6">
          <w:t>8.3.1.3</w:t>
        </w:r>
      </w:ins>
      <w:del w:id="2503" w:author="Eric Boisvert" w:date="2016-03-06T13:27:00Z">
        <w:r w:rsidR="00176E9E" w:rsidDel="004D34D6">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r w:rsidRPr="00D970E9">
        <w:t>numericOlderAge</w:t>
      </w:r>
    </w:p>
    <w:p w14:paraId="57AC0F69" w14:textId="77777777" w:rsidR="00176E9E" w:rsidRPr="00670924" w:rsidRDefault="00176E9E" w:rsidP="00176E9E"/>
    <w:p w14:paraId="7ED8145F" w14:textId="5794AE63" w:rsidR="00176E9E" w:rsidRDefault="00D05564" w:rsidP="00176E9E">
      <w:ins w:id="2504" w:author="Eric Boisvert" w:date="2016-03-06T13:19:00Z">
        <w:r>
          <w:t xml:space="preserve">The property numericOlderAge </w:t>
        </w:r>
      </w:ins>
      <w:del w:id="2505"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506" w:author="Eric Boisvert" w:date="2016-01-24T13:26:00Z">
        <w:r w:rsidR="00253146">
          <w:t>Primitive::</w:t>
        </w:r>
      </w:ins>
      <w:r w:rsidR="00176E9E">
        <w:t>Number) of the unit’s older age in million years (Ma).</w:t>
      </w:r>
    </w:p>
    <w:p w14:paraId="42926990" w14:textId="77777777" w:rsidR="00176E9E" w:rsidRDefault="00176E9E" w:rsidP="00176E9E">
      <w:pPr>
        <w:pStyle w:val="Heading4"/>
      </w:pPr>
      <w:r w:rsidRPr="00D970E9">
        <w:t>numericYoungerAge</w:t>
      </w:r>
    </w:p>
    <w:p w14:paraId="05E88645" w14:textId="77777777" w:rsidR="00176E9E" w:rsidRPr="00670924" w:rsidRDefault="00176E9E" w:rsidP="00176E9E"/>
    <w:p w14:paraId="4473A715" w14:textId="7DF2F4F0" w:rsidR="00176E9E" w:rsidRDefault="00D05564" w:rsidP="00176E9E">
      <w:ins w:id="2507" w:author="Eric Boisvert" w:date="2016-03-06T13:20:00Z">
        <w:r>
          <w:t>The property numeric</w:t>
        </w:r>
      </w:ins>
      <w:r w:rsidR="00176E9E">
        <w:t xml:space="preserve">Younger age is a </w:t>
      </w:r>
      <w:r w:rsidR="00176E9E" w:rsidRPr="00D970E9">
        <w:t>numerical representation</w:t>
      </w:r>
      <w:r w:rsidR="00176E9E">
        <w:t xml:space="preserve"> (</w:t>
      </w:r>
      <w:ins w:id="2508" w:author="Eric Boisvert" w:date="2016-01-24T13:26:00Z">
        <w:r w:rsidR="00253146">
          <w:t>Primitive::</w:t>
        </w:r>
      </w:ins>
      <w:r w:rsidR="00176E9E">
        <w:t>Number) of the unit’s younger age in million years (Ma).</w:t>
      </w:r>
    </w:p>
    <w:p w14:paraId="23DDBC4E" w14:textId="77777777" w:rsidR="00176E9E" w:rsidRDefault="00176E9E" w:rsidP="00176E9E">
      <w:pPr>
        <w:pStyle w:val="Heading4"/>
      </w:pPr>
      <w:r w:rsidRPr="00D970E9">
        <w:t>observationMethod</w:t>
      </w:r>
    </w:p>
    <w:p w14:paraId="0C8DB07D" w14:textId="77777777" w:rsidR="00176E9E" w:rsidRDefault="00176E9E" w:rsidP="00176E9E"/>
    <w:p w14:paraId="32B86F12" w14:textId="11EF20CA" w:rsidR="00176E9E" w:rsidRDefault="00176E9E" w:rsidP="00176E9E">
      <w:r>
        <w:t>The property</w:t>
      </w:r>
      <w:r w:rsidRPr="009A0449">
        <w:t xml:space="preserve"> observationMethod</w:t>
      </w:r>
      <w:r>
        <w:t>:</w:t>
      </w:r>
      <w:ins w:id="2509" w:author="Eric Boisvert" w:date="2016-01-24T13:26:00Z">
        <w:r w:rsidR="00253146" w:rsidRPr="00253146">
          <w:t xml:space="preserve"> </w:t>
        </w:r>
        <w:r w:rsidR="00253146">
          <w:t>Primitive::CharacterString</w:t>
        </w:r>
        <w:r w:rsidR="00253146" w:rsidDel="00253146">
          <w:t xml:space="preserve"> </w:t>
        </w:r>
      </w:ins>
      <w:del w:id="2510" w:author="Eric Boisvert" w:date="2016-01-24T13:26:00Z">
        <w:r w:rsidDel="00253146">
          <w:delText xml:space="preserve">CharacterString </w:delText>
        </w:r>
      </w:del>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r w:rsidRPr="00D970E9">
        <w:t>positionalAccuracy</w:t>
      </w:r>
    </w:p>
    <w:p w14:paraId="0C6AFC7E" w14:textId="77777777" w:rsidR="00176E9E" w:rsidRPr="00670924" w:rsidRDefault="00176E9E" w:rsidP="00176E9E"/>
    <w:p w14:paraId="7F6519D4" w14:textId="1276EF55" w:rsidR="00176E9E" w:rsidRDefault="00176E9E" w:rsidP="00176E9E">
      <w:r>
        <w:t xml:space="preserve">The property </w:t>
      </w:r>
      <w:r w:rsidRPr="009A0449">
        <w:t>positionalAccuracy:</w:t>
      </w:r>
      <w:ins w:id="2511" w:author="Eric Boisvert" w:date="2016-01-24T13:26:00Z">
        <w:r w:rsidR="00253146">
          <w:t>Primitive::CharacterString</w:t>
        </w:r>
        <w:r w:rsidR="00253146" w:rsidRPr="009A0449" w:rsidDel="00253146">
          <w:t xml:space="preserve"> </w:t>
        </w:r>
      </w:ins>
      <w:del w:id="2512" w:author="Eric Boisvert" w:date="2016-01-24T13:26:00Z">
        <w:r w:rsidRPr="009A0449" w:rsidDel="00253146">
          <w:delText xml:space="preserve">CharacterString </w:delText>
        </w:r>
      </w:del>
      <w:r w:rsidR="00AB423B">
        <w:t xml:space="preserve">is </w:t>
      </w:r>
      <w:r>
        <w:t>q</w:t>
      </w:r>
      <w:commentRangeStart w:id="2513"/>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2513"/>
      <w:r>
        <w:rPr>
          <w:rStyle w:val="CommentReference"/>
        </w:rPr>
        <w:commentReference w:id="2513"/>
      </w:r>
    </w:p>
    <w:p w14:paraId="649CD2B9" w14:textId="77777777" w:rsidR="00176E9E" w:rsidRDefault="00176E9E" w:rsidP="00176E9E">
      <w:pPr>
        <w:pStyle w:val="Heading4"/>
      </w:pPr>
      <w:r>
        <w:t>source</w:t>
      </w:r>
    </w:p>
    <w:p w14:paraId="6F4CF505" w14:textId="7B01E339" w:rsidR="00176E9E" w:rsidRDefault="00176E9E" w:rsidP="00176E9E">
      <w:r>
        <w:t>The property source:</w:t>
      </w:r>
      <w:ins w:id="2514" w:author="Eric Boisvert" w:date="2016-01-24T13:26:00Z">
        <w:r w:rsidR="00253146">
          <w:t>Primitive::CharacterString</w:t>
        </w:r>
        <w:r w:rsidR="00253146" w:rsidDel="00253146">
          <w:t xml:space="preserve"> </w:t>
        </w:r>
      </w:ins>
      <w:del w:id="2515" w:author="Eric Boisvert" w:date="2016-01-24T13:26:00Z">
        <w:r w:rsidDel="00253146">
          <w:delText xml:space="preserve">CharacterString </w:delText>
        </w:r>
      </w:del>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lastRenderedPageBreak/>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2516" w:author="Eric Boisvert" w:date="2016-01-24T13:26:00Z">
        <w:r w:rsidR="00253146">
          <w:t>Primitive::CharacterString</w:t>
        </w:r>
        <w:r w:rsidR="00253146" w:rsidDel="00253146">
          <w:t xml:space="preserve"> </w:t>
        </w:r>
      </w:ins>
      <w:del w:id="2517"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2518" w:author="Eric Boisvert" w:date="2016-01-24T13:27:00Z">
        <w:r w:rsidR="00253146">
          <w:t>Primitive::CharacterString</w:t>
        </w:r>
        <w:r w:rsidR="00253146" w:rsidDel="00253146">
          <w:rPr>
            <w:lang w:val="en-CA"/>
          </w:rPr>
          <w:t xml:space="preserve"> </w:t>
        </w:r>
      </w:ins>
      <w:del w:id="2519"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 xml:space="preserve"> 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2520" w:author="Eric Boisvert" w:date="2016-01-24T13:27:00Z">
        <w:r w:rsidR="00253146">
          <w:t>Primitive::CharacterString</w:t>
        </w:r>
        <w:r w:rsidR="00253146" w:rsidDel="00253146">
          <w:rPr>
            <w:lang w:val="en-CA"/>
          </w:rPr>
          <w:t xml:space="preserve"> </w:t>
        </w:r>
      </w:ins>
      <w:del w:id="2521"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lastRenderedPageBreak/>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2522" w:author="Eric Boisvert" w:date="2016-01-24T13:27:00Z">
        <w:r w:rsidR="00253146">
          <w:t>Primitive::CharacterString</w:t>
        </w:r>
        <w:r w:rsidR="00253146" w:rsidDel="00253146">
          <w:rPr>
            <w:lang w:val="en-CA"/>
          </w:rPr>
          <w:t xml:space="preserve"> </w:t>
        </w:r>
      </w:ins>
      <w:del w:id="2523"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524"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r>
        <w:rPr>
          <w:lang w:val="en-CA"/>
        </w:rPr>
        <w:t>:</w:t>
      </w:r>
      <w:ins w:id="2525" w:author="Eric Boisvert" w:date="2016-01-24T13:27:00Z">
        <w:r w:rsidR="00253146">
          <w:t>Primitive::CharacterString</w:t>
        </w:r>
        <w:r w:rsidR="00253146" w:rsidDel="00253146">
          <w:rPr>
            <w:lang w:val="en-CA"/>
          </w:rPr>
          <w:t xml:space="preserve"> </w:t>
        </w:r>
      </w:ins>
      <w:del w:id="2526"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51CCEE40" w:rsidR="00176E9E" w:rsidRDefault="00176E9E" w:rsidP="00176E9E">
      <w:r>
        <w:t xml:space="preserve">The property </w:t>
      </w:r>
      <w:r w:rsidRPr="00C17A19">
        <w:t>specification_uri</w:t>
      </w:r>
      <w:r>
        <w:t>:</w:t>
      </w:r>
      <w:ins w:id="2527" w:author="Eric Boisvert" w:date="2016-01-24T13:27:00Z">
        <w:r w:rsidR="00253146">
          <w:t>Primitive::CharacterString</w:t>
        </w:r>
        <w:r w:rsidR="00253146" w:rsidDel="00253146">
          <w:t xml:space="preserve"> </w:t>
        </w:r>
      </w:ins>
      <w:del w:id="2528" w:author="Eric Boisvert" w:date="2016-01-24T13:27:00Z">
        <w:r w:rsidDel="00253146">
          <w:delText xml:space="preserve">CharacterString </w:delText>
        </w:r>
      </w:del>
      <w:r>
        <w:t xml:space="preserve">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529"/>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529"/>
            <w:r>
              <w:rPr>
                <w:rStyle w:val="CommentReference"/>
                <w:rFonts w:ascii="Times New Roman" w:eastAsia="Times New Roman" w:hAnsi="Times New Roman"/>
                <w:lang w:val="en-US" w:eastAsia="en-US"/>
              </w:rPr>
              <w:commentReference w:id="2529"/>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75F6F5BC" w:rsidR="009E36A6" w:rsidRDefault="009E36A6" w:rsidP="00176E9E">
      <w:r w:rsidRPr="009E36A6">
        <w:t>The property metadata_uri:</w:t>
      </w:r>
      <w:ins w:id="2530" w:author="Eric Boisvert" w:date="2016-01-24T13:27:00Z">
        <w:r w:rsidR="00253146">
          <w:t>Primitive::CharacterString</w:t>
        </w:r>
        <w:r w:rsidR="00253146" w:rsidRPr="009E36A6" w:rsidDel="00253146">
          <w:t xml:space="preserve"> </w:t>
        </w:r>
      </w:ins>
      <w:del w:id="2531" w:author="Eric Boisvert" w:date="2016-01-24T13:27:00Z">
        <w:r w:rsidRPr="009E36A6" w:rsidDel="00253146">
          <w:delText xml:space="preserve">CharacterString </w:delText>
        </w:r>
      </w:del>
      <w:r w:rsidRPr="009E36A6">
        <w:t>shall contain a URI referring to a metadata record de</w:t>
      </w:r>
      <w:r>
        <w:t>scribing the provenance of data</w:t>
      </w:r>
      <w:r w:rsidR="00176E9E" w:rsidRPr="00C17A19">
        <w:t>.</w:t>
      </w:r>
    </w:p>
    <w:p w14:paraId="39697486" w14:textId="77777777" w:rsidR="009E36A6" w:rsidRDefault="009E36A6" w:rsidP="009E36A6">
      <w:pPr>
        <w:pStyle w:val="Heading4"/>
      </w:pPr>
      <w:r w:rsidRPr="00C17A19">
        <w:t>genericSymbolizer</w:t>
      </w:r>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r>
        <w:t>:CharacterString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r>
        <w:t>s</w:t>
      </w:r>
      <w:r w:rsidRPr="004E3A57">
        <w:t>hape</w:t>
      </w:r>
    </w:p>
    <w:p w14:paraId="735D21F8" w14:textId="77777777" w:rsidR="00176E9E" w:rsidRDefault="00176E9E" w:rsidP="00176E9E"/>
    <w:p w14:paraId="56ED09C6" w14:textId="4BB10C9A" w:rsidR="00176E9E" w:rsidRDefault="00176E9E" w:rsidP="00176E9E">
      <w:r>
        <w:t>The property shape:</w:t>
      </w:r>
      <w:del w:id="2532" w:author="Eric Boisvert" w:date="2016-01-24T13:27:00Z">
        <w:r w:rsidDel="00253146">
          <w:delText>GM</w:delText>
        </w:r>
      </w:del>
      <w:ins w:id="2533"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2534" w:name="_Toc445034200"/>
      <w:r w:rsidRPr="00D14AF0">
        <w:rPr>
          <w:lang w:val="en-CA"/>
        </w:rPr>
        <w:t>B</w:t>
      </w:r>
      <w:bookmarkStart w:id="2535" w:name="BKM_03A20E93_D10C_455A_8888_4A83A8C62628"/>
      <w:bookmarkEnd w:id="2535"/>
      <w:r w:rsidRPr="00D14AF0">
        <w:rPr>
          <w:lang w:val="en-CA"/>
        </w:rPr>
        <w:t>oreholeView</w:t>
      </w:r>
      <w:bookmarkEnd w:id="2534"/>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9F2680">
      <w:pPr>
        <w:keepNext/>
        <w:autoSpaceDE w:val="0"/>
        <w:autoSpaceDN w:val="0"/>
        <w:adjustRightInd w:val="0"/>
        <w:spacing w:after="0" w:line="240" w:lineRule="atLeast"/>
        <w:jc w:val="center"/>
        <w:pPrChange w:id="2536"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5" type="#_x0000_t75" style="width:200.05pt;height:287.35pt;visibility:visible;mso-wrap-style:square">
            <v:imagedata r:id="rId19" o:title=""/>
          </v:shape>
        </w:pict>
      </w:r>
    </w:p>
    <w:p w14:paraId="7619119E" w14:textId="7656DB30" w:rsidR="009E28CA" w:rsidRPr="002050B2" w:rsidRDefault="009E28CA">
      <w:pPr>
        <w:pStyle w:val="Caption"/>
        <w:jc w:val="center"/>
        <w:rPr>
          <w:color w:val="auto"/>
          <w:rPrChange w:id="2537" w:author="Ollie Raymond" w:date="2016-02-12T17:37:00Z">
            <w:rPr/>
          </w:rPrChange>
        </w:rPr>
        <w:pPrChange w:id="2538" w:author="Ollie Raymond" w:date="2016-02-12T17:37:00Z">
          <w:pPr>
            <w:pStyle w:val="Caption"/>
          </w:pPr>
        </w:pPrChange>
      </w:pPr>
      <w:r w:rsidRPr="002050B2">
        <w:rPr>
          <w:color w:val="auto"/>
          <w:rPrChange w:id="2539" w:author="Ollie Raymond" w:date="2016-02-12T17:37:00Z">
            <w:rPr/>
          </w:rPrChange>
        </w:rPr>
        <w:t xml:space="preserve">Figure </w:t>
      </w:r>
      <w:r w:rsidRPr="002050B2">
        <w:rPr>
          <w:color w:val="auto"/>
          <w:rPrChange w:id="2540" w:author="Ollie Raymond" w:date="2016-02-12T17:37:00Z">
            <w:rPr/>
          </w:rPrChange>
        </w:rPr>
        <w:fldChar w:fldCharType="begin"/>
      </w:r>
      <w:r w:rsidRPr="002050B2">
        <w:rPr>
          <w:color w:val="auto"/>
          <w:rPrChange w:id="2541" w:author="Ollie Raymond" w:date="2016-02-12T17:37:00Z">
            <w:rPr/>
          </w:rPrChange>
        </w:rPr>
        <w:instrText xml:space="preserve"> SEQ Figure \* ARABIC </w:instrText>
      </w:r>
      <w:r w:rsidRPr="002050B2">
        <w:rPr>
          <w:color w:val="auto"/>
          <w:rPrChange w:id="2542" w:author="Ollie Raymond" w:date="2016-02-12T17:37:00Z">
            <w:rPr/>
          </w:rPrChange>
        </w:rPr>
        <w:fldChar w:fldCharType="separate"/>
      </w:r>
      <w:ins w:id="2543" w:author="Eric Boisvert" w:date="2016-03-06T13:27:00Z">
        <w:r w:rsidR="004D34D6">
          <w:rPr>
            <w:noProof/>
            <w:color w:val="auto"/>
          </w:rPr>
          <w:t>11</w:t>
        </w:r>
      </w:ins>
      <w:del w:id="2544" w:author="Eric Boisvert" w:date="2016-01-16T17:26:00Z">
        <w:r w:rsidR="0043586C" w:rsidRPr="002050B2" w:rsidDel="00230CDE">
          <w:rPr>
            <w:noProof/>
            <w:color w:val="auto"/>
            <w:rPrChange w:id="2545" w:author="Ollie Raymond" w:date="2016-02-12T17:37:00Z">
              <w:rPr>
                <w:noProof/>
              </w:rPr>
            </w:rPrChange>
          </w:rPr>
          <w:delText>10</w:delText>
        </w:r>
      </w:del>
      <w:r w:rsidRPr="002050B2">
        <w:rPr>
          <w:color w:val="auto"/>
          <w:rPrChange w:id="2546" w:author="Ollie Raymond" w:date="2016-02-12T17:37:00Z">
            <w:rPr/>
          </w:rPrChange>
        </w:rPr>
        <w:fldChar w:fldCharType="end"/>
      </w:r>
      <w:r w:rsidRPr="002050B2">
        <w:rPr>
          <w:color w:val="auto"/>
          <w:rPrChange w:id="2547" w:author="Ollie Raymond" w:date="2016-02-12T17:37:00Z">
            <w:rPr/>
          </w:rPrChange>
        </w:rPr>
        <w:t>:  BoreholeView class</w:t>
      </w:r>
    </w:p>
    <w:p w14:paraId="289057E4" w14:textId="7CFF48C2" w:rsidR="00D14AF0" w:rsidRDefault="00FD56B7" w:rsidP="00A12606">
      <w:pPr>
        <w:pStyle w:val="Heading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87D296A"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2548" w:author="Eric Boisvert" w:date="2016-01-24T13:28:00Z">
        <w:r w:rsidR="00253146">
          <w:t>Primitive::CharacterString</w:t>
        </w:r>
        <w:r w:rsidR="00253146" w:rsidDel="00253146">
          <w:rPr>
            <w:rFonts w:cs="Arial"/>
            <w:color w:val="000000"/>
            <w:lang w:val="en-CA"/>
          </w:rPr>
          <w:t xml:space="preserve"> </w:t>
        </w:r>
      </w:ins>
      <w:del w:id="2549"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550"/>
      <w:r w:rsidR="00D96958">
        <w:t xml:space="preserve">and be formatted as an </w:t>
      </w:r>
      <w:r w:rsidR="00D96958">
        <w:rPr>
          <w:lang w:val="en-CA"/>
        </w:rPr>
        <w:t xml:space="preserve">absolute URI conformant to RFC </w:t>
      </w:r>
      <w:commentRangeStart w:id="2551"/>
      <w:r w:rsidR="00D96958">
        <w:rPr>
          <w:lang w:val="en-CA"/>
        </w:rPr>
        <w:t>3986</w:t>
      </w:r>
      <w:commentRangeEnd w:id="2551"/>
      <w:r w:rsidR="00D96958">
        <w:rPr>
          <w:rStyle w:val="CommentReference"/>
        </w:rPr>
        <w:commentReference w:id="2551"/>
      </w:r>
      <w:r w:rsidR="00D96958">
        <w:rPr>
          <w:lang w:val="en-CA"/>
        </w:rPr>
        <w:t>.</w:t>
      </w:r>
      <w:r>
        <w:rPr>
          <w:rFonts w:cs="Arial"/>
          <w:color w:val="000000"/>
          <w:lang w:val="en-CA"/>
        </w:rPr>
        <w:t xml:space="preserve">.  </w:t>
      </w:r>
      <w:del w:id="2552"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550"/>
      <w:r w:rsidR="00673C75">
        <w:rPr>
          <w:rStyle w:val="CommentReference"/>
        </w:rPr>
        <w:commentReference w:id="2550"/>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commentRangeStart w:id="2553"/>
            <w:r>
              <w:rPr>
                <w:rStyle w:val="reqtext"/>
                <w:lang w:val="en-CA"/>
              </w:rPr>
              <w:t xml:space="preserve">Identifier </w:t>
            </w:r>
            <w:commentRangeStart w:id="2554"/>
            <w:r>
              <w:rPr>
                <w:rStyle w:val="reqtext"/>
                <w:lang w:val="en-CA"/>
              </w:rPr>
              <w:t xml:space="preserve">SHOULD </w:t>
            </w:r>
            <w:commentRangeEnd w:id="2554"/>
            <w:r w:rsidR="00415E41">
              <w:rPr>
                <w:rStyle w:val="CommentReference"/>
                <w:rFonts w:ascii="Times New Roman" w:eastAsia="Times New Roman" w:hAnsi="Times New Roman"/>
                <w:lang w:val="en-US" w:eastAsia="en-US"/>
              </w:rPr>
              <w:commentReference w:id="2554"/>
            </w:r>
            <w:r>
              <w:rPr>
                <w:rStyle w:val="reqtext"/>
                <w:lang w:val="en-CA"/>
              </w:rPr>
              <w:t>resolve to a representation of a GeoSciML Borehole</w:t>
            </w:r>
            <w:commentRangeEnd w:id="2553"/>
            <w:r w:rsidR="00673C75">
              <w:rPr>
                <w:rStyle w:val="CommentReference"/>
                <w:rFonts w:ascii="Times New Roman" w:eastAsia="Times New Roman" w:hAnsi="Times New Roman"/>
                <w:lang w:val="en-US" w:eastAsia="en-US"/>
              </w:rPr>
              <w:commentReference w:id="2553"/>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7DDB9691"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ins w:id="2555" w:author="Eric Boisvert" w:date="2016-01-24T13:28:00Z">
        <w:r w:rsidR="00253146">
          <w:t>Primitive::CharacterString</w:t>
        </w:r>
        <w:r w:rsidR="00253146" w:rsidDel="00253146">
          <w:rPr>
            <w:rFonts w:cs="Arial"/>
            <w:color w:val="000000"/>
            <w:lang w:val="en-CA"/>
          </w:rPr>
          <w:t xml:space="preserve"> </w:t>
        </w:r>
      </w:ins>
      <w:del w:id="2556"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557" w:author="Ollie Raymond" w:date="2016-02-12T17:22:00Z">
        <w:r w:rsidDel="00786781">
          <w:rPr>
            <w:rFonts w:cs="Arial"/>
            <w:color w:val="000000"/>
            <w:lang w:val="en-CA"/>
          </w:rPr>
          <w:delText xml:space="preserve">human </w:delText>
        </w:r>
      </w:del>
      <w:ins w:id="2558" w:author="Ollie Raymond" w:date="2016-02-12T17:22:00Z">
        <w:r w:rsidR="00786781">
          <w:rPr>
            <w:rFonts w:cs="Arial"/>
            <w:color w:val="000000"/>
            <w:lang w:val="en-CA"/>
          </w:rPr>
          <w:t>human-</w:t>
        </w:r>
      </w:ins>
      <w:r>
        <w:rPr>
          <w:rFonts w:cs="Arial"/>
          <w:color w:val="000000"/>
          <w:lang w:val="en-CA"/>
        </w:rPr>
        <w:t>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1FC6007"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ins w:id="2559" w:author="Eric Boisvert" w:date="2016-01-24T13:28:00Z">
        <w:r w:rsidR="00253146">
          <w:t>Primitive::CharacterString</w:t>
        </w:r>
        <w:r w:rsidR="00253146" w:rsidDel="00253146">
          <w:rPr>
            <w:rFonts w:cs="Arial"/>
            <w:color w:val="000000"/>
            <w:lang w:val="en-CA"/>
          </w:rPr>
          <w:t xml:space="preserve"> </w:t>
        </w:r>
      </w:ins>
      <w:del w:id="2560"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561" w:author="Ollie Raymond" w:date="2016-02-12T17:22:00Z">
        <w:r w:rsidDel="00786781">
          <w:rPr>
            <w:rFonts w:cs="Arial"/>
            <w:color w:val="000000"/>
            <w:lang w:val="en-CA"/>
          </w:rPr>
          <w:delText xml:space="preserve">human </w:delText>
        </w:r>
      </w:del>
      <w:ins w:id="2562" w:author="Ollie Raymond" w:date="2016-02-12T17:22:00Z">
        <w:r w:rsidR="00786781">
          <w:rPr>
            <w:rFonts w:cs="Arial"/>
            <w:color w:val="000000"/>
            <w:lang w:val="en-CA"/>
          </w:rPr>
          <w:t>human-</w:t>
        </w:r>
      </w:ins>
      <w:r>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32B3DBC3"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r>
        <w:rPr>
          <w:rFonts w:cs="Arial"/>
          <w:color w:val="000000"/>
          <w:lang w:val="en-CA"/>
        </w:rPr>
        <w:t>:</w:t>
      </w:r>
      <w:ins w:id="2563" w:author="Eric Boisvert" w:date="2016-01-24T13:28:00Z">
        <w:r w:rsidR="00253146">
          <w:t>Primitive::CharacterString</w:t>
        </w:r>
        <w:r w:rsidR="00253146" w:rsidDel="00253146">
          <w:rPr>
            <w:rFonts w:cs="Arial"/>
            <w:color w:val="000000"/>
            <w:lang w:val="en-CA"/>
          </w:rPr>
          <w:t xml:space="preserve"> </w:t>
        </w:r>
      </w:ins>
      <w:del w:id="2564" w:author="Eric Boisvert" w:date="2016-01-24T13:28:00Z">
        <w:r w:rsidDel="00253146">
          <w:rPr>
            <w:rFonts w:cs="Arial"/>
            <w:color w:val="000000"/>
            <w:lang w:val="en-CA"/>
          </w:rPr>
          <w:delText xml:space="preserve">CharacterString </w:delText>
        </w:r>
      </w:del>
      <w:r>
        <w:rPr>
          <w:rFonts w:cs="Arial"/>
          <w:color w:val="000000"/>
          <w:lang w:val="en-CA"/>
        </w:rPr>
        <w:t xml:space="preserve">property shall report the purpose </w:t>
      </w:r>
      <w:ins w:id="2565" w:author="Ollie Raymond" w:date="2016-02-12T17:24:00Z">
        <w:r w:rsidR="00786781">
          <w:rPr>
            <w:rFonts w:cs="Arial"/>
            <w:color w:val="000000"/>
            <w:lang w:val="en-CA"/>
          </w:rPr>
          <w:t xml:space="preserve">or purposes </w:t>
        </w:r>
      </w:ins>
      <w:r w:rsidRPr="00FD56B7">
        <w:rPr>
          <w:rFonts w:cs="Arial"/>
          <w:color w:val="000000"/>
          <w:lang w:val="en-CA"/>
        </w:rPr>
        <w:t>for which the borehole was drilled. (eg,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391F3D6D"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ins w:id="2566" w:author="Eric Boisvert" w:date="2016-01-24T13:28:00Z">
        <w:r w:rsidR="00253146">
          <w:t>Primitive::CharacterString</w:t>
        </w:r>
        <w:r w:rsidR="00253146" w:rsidDel="00253146">
          <w:rPr>
            <w:rFonts w:cs="Arial"/>
            <w:color w:val="000000"/>
            <w:lang w:val="en-CA"/>
          </w:rPr>
          <w:t xml:space="preserve"> </w:t>
        </w:r>
      </w:ins>
      <w:del w:id="2567" w:author="Eric Boisvert" w:date="2016-01-24T13:28:00Z">
        <w:r w:rsidDel="00253146">
          <w:rPr>
            <w:rFonts w:cs="Arial"/>
            <w:color w:val="000000"/>
            <w:lang w:val="en-CA"/>
          </w:rPr>
          <w:delText xml:space="preserve">CharacterString </w:delText>
        </w:r>
      </w:del>
      <w:r>
        <w:rPr>
          <w:rFonts w:cs="Arial"/>
          <w:color w:val="000000"/>
          <w:lang w:val="en-CA"/>
        </w:rPr>
        <w:t xml:space="preserve">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568" w:author="Ollie Raymond" w:date="2016-02-12T17:23:00Z"/>
          <w:rFonts w:cs="Arial"/>
          <w:color w:val="000000"/>
          <w:lang w:val="en-CA"/>
        </w:rPr>
      </w:pPr>
    </w:p>
    <w:p w14:paraId="25EAEF02" w14:textId="4570E096" w:rsidR="00FD56B7" w:rsidRDefault="00FD56B7" w:rsidP="00A12606">
      <w:pPr>
        <w:pStyle w:val="Heading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0EF1740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ins w:id="2569" w:author="Eric Boisvert" w:date="2016-01-24T13:28:00Z">
        <w:r w:rsidR="00253146">
          <w:t>Primitive::CharacterString</w:t>
        </w:r>
        <w:r w:rsidR="00253146" w:rsidDel="00253146">
          <w:rPr>
            <w:rFonts w:cs="Arial"/>
            <w:color w:val="000000"/>
            <w:lang w:val="en-CA"/>
          </w:rPr>
          <w:t xml:space="preserve"> </w:t>
        </w:r>
      </w:ins>
      <w:del w:id="2570" w:author="Eric Boisvert" w:date="2016-01-24T13:28:00Z">
        <w:r w:rsidDel="00253146">
          <w:rPr>
            <w:rFonts w:cs="Arial"/>
            <w:color w:val="000000"/>
            <w:lang w:val="en-CA"/>
          </w:rPr>
          <w:delText xml:space="preserve">CharacterString </w:delText>
        </w:r>
      </w:del>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F06C745"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ins w:id="2571" w:author="Eric Boisvert" w:date="2016-01-24T13:28:00Z">
        <w:r w:rsidR="00253146">
          <w:t>Primitive::CharacterString</w:t>
        </w:r>
        <w:r w:rsidR="00253146" w:rsidDel="00253146">
          <w:rPr>
            <w:rFonts w:cs="Arial"/>
            <w:color w:val="000000"/>
            <w:lang w:val="en-CA"/>
          </w:rPr>
          <w:t xml:space="preserve"> </w:t>
        </w:r>
      </w:ins>
      <w:del w:id="2572" w:author="Eric Boisvert" w:date="2016-01-24T13:28:00Z">
        <w:r w:rsidDel="00253146">
          <w:rPr>
            <w:rFonts w:cs="Arial"/>
            <w:color w:val="000000"/>
            <w:lang w:val="en-CA"/>
          </w:rPr>
          <w:delText xml:space="preserve">CharacterString </w:delText>
        </w:r>
      </w:del>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7A07C70B"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ins w:id="2573" w:author="Eric Boisvert" w:date="2016-01-24T13:28:00Z">
        <w:r w:rsidR="00253146">
          <w:t>Primitive::CharacterString</w:t>
        </w:r>
        <w:r w:rsidR="00253146" w:rsidDel="00253146">
          <w:rPr>
            <w:rFonts w:cs="Arial"/>
            <w:color w:val="000000"/>
            <w:lang w:val="en-CA"/>
          </w:rPr>
          <w:t xml:space="preserve"> </w:t>
        </w:r>
      </w:ins>
      <w:del w:id="2574" w:author="Eric Boisvert" w:date="2016-01-24T13:28:00Z">
        <w:r w:rsidDel="00253146">
          <w:rPr>
            <w:rFonts w:cs="Arial"/>
            <w:color w:val="000000"/>
            <w:lang w:val="en-CA"/>
          </w:rPr>
          <w:delText xml:space="preserve">CharacterString </w:delText>
        </w:r>
      </w:del>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22B7E736"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del w:id="2575" w:author="Eric Boisvert" w:date="2016-01-24T13:29:00Z">
        <w:r w:rsidR="002E1163" w:rsidDel="00253146">
          <w:rPr>
            <w:rFonts w:cs="Arial"/>
            <w:color w:val="000000"/>
            <w:lang w:val="en-CA"/>
          </w:rPr>
          <w:delText>:CharacterString</w:delText>
        </w:r>
      </w:del>
      <w:ins w:id="2576"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6A84134F" w:rsidR="00E341D3" w:rsidRPr="00D970E9" w:rsidRDefault="00E341D3" w:rsidP="00A12606">
      <w:pPr>
        <w:rPr>
          <w:lang w:val="en-CA"/>
        </w:rPr>
      </w:pPr>
      <w:r>
        <w:rPr>
          <w:lang w:val="en-CA"/>
        </w:rPr>
        <w:lastRenderedPageBreak/>
        <w:t>The property drillEndData</w:t>
      </w:r>
      <w:del w:id="2577" w:author="Eric Boisvert" w:date="2016-01-24T13:29:00Z">
        <w:r w:rsidDel="00253146">
          <w:rPr>
            <w:lang w:val="en-CA"/>
          </w:rPr>
          <w:delText>:CharacterString</w:delText>
        </w:r>
      </w:del>
      <w:ins w:id="2578" w:author="Eric Boisvert" w:date="2016-01-24T13:29:00Z">
        <w:r w:rsidR="00253146">
          <w:rPr>
            <w:lang w:val="en-CA"/>
          </w:rPr>
          <w:t>:Primitive::CharacterString</w:t>
        </w:r>
      </w:ins>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r>
        <w:rPr>
          <w:lang w:val="en-CA"/>
        </w:rPr>
        <w:t>startPoint</w:t>
      </w:r>
    </w:p>
    <w:p w14:paraId="43981BAA" w14:textId="6CC8E5E8" w:rsidR="00E341D3" w:rsidDel="00786781" w:rsidRDefault="00E341D3" w:rsidP="00D14AF0">
      <w:pPr>
        <w:autoSpaceDE w:val="0"/>
        <w:autoSpaceDN w:val="0"/>
        <w:adjustRightInd w:val="0"/>
        <w:spacing w:after="0" w:line="240" w:lineRule="atLeast"/>
        <w:rPr>
          <w:del w:id="2579"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B39B1E"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del w:id="2580" w:author="Eric Boisvert" w:date="2016-01-24T13:29:00Z">
        <w:r w:rsidDel="00253146">
          <w:rPr>
            <w:rFonts w:cs="Arial"/>
            <w:color w:val="000000"/>
            <w:lang w:val="en-CA"/>
          </w:rPr>
          <w:delText>:CharacterString</w:delText>
        </w:r>
      </w:del>
      <w:ins w:id="2581" w:author="Eric Boisvert" w:date="2016-01-24T13:29:00Z">
        <w:r w:rsidR="00253146">
          <w:rPr>
            <w:rFonts w:cs="Arial"/>
            <w:color w:val="000000"/>
            <w:lang w:val="en-CA"/>
          </w:rPr>
          <w:t>:Primitive::CharacterString</w:t>
        </w:r>
      </w:ins>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26595E5"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del w:id="2582" w:author="Eric Boisvert" w:date="2016-01-24T13:29:00Z">
        <w:r w:rsidDel="00253146">
          <w:rPr>
            <w:rFonts w:cs="Arial"/>
            <w:color w:val="000000"/>
            <w:lang w:val="en-CA"/>
          </w:rPr>
          <w:delText>:CharacterString</w:delText>
        </w:r>
      </w:del>
      <w:ins w:id="2583" w:author="Eric Boisvert" w:date="2016-01-24T13:29:00Z">
        <w:r w:rsidR="00253146">
          <w:rPr>
            <w:rFonts w:cs="Arial"/>
            <w:color w:val="000000"/>
            <w:lang w:val="en-CA"/>
          </w:rPr>
          <w:t>:Primitive::CharacterString</w:t>
        </w:r>
      </w:ins>
      <w:r>
        <w:rPr>
          <w:rFonts w:cs="Arial"/>
          <w:color w:val="000000"/>
          <w:lang w:val="en-CA"/>
        </w:rPr>
        <w:t xml:space="preserve"> shall i</w:t>
      </w:r>
      <w:r w:rsidRPr="00E341D3">
        <w:rPr>
          <w:rFonts w:cs="Arial"/>
          <w:color w:val="000000"/>
          <w:lang w:val="en-CA"/>
        </w:rPr>
        <w:t>ndicate</w:t>
      </w:r>
      <w:del w:id="2584" w:author="Ollie Raymond" w:date="2016-02-12T17:25:00Z">
        <w:r w:rsidRPr="00E341D3" w:rsidDel="00786781">
          <w:rPr>
            <w:rFonts w:cs="Arial"/>
            <w:color w:val="000000"/>
            <w:lang w:val="en-CA"/>
          </w:rPr>
          <w:delText>s</w:delText>
        </w:r>
      </w:del>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1AB77081"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w:t>
      </w:r>
      <w:ins w:id="2585" w:author="Ollie Raymond" w:date="2016-02-12T17:25:00Z">
        <w:r w:rsidR="00786781">
          <w:rPr>
            <w:rFonts w:cs="Arial"/>
            <w:color w:val="000000"/>
            <w:lang w:val="en-CA"/>
          </w:rPr>
          <w:t>Primitive::</w:t>
        </w:r>
      </w:ins>
      <w:del w:id="2586" w:author="Ollie Raymond" w:date="2016-02-12T17:25:00Z">
        <w:r w:rsidDel="00786781">
          <w:rPr>
            <w:rFonts w:cs="Arial"/>
            <w:color w:val="000000"/>
            <w:lang w:val="en-CA"/>
          </w:rPr>
          <w:delText xml:space="preserve"> </w:delText>
        </w:r>
      </w:del>
      <w:r>
        <w:rPr>
          <w:rFonts w:cs="Arial"/>
          <w:color w:val="000000"/>
          <w:lang w:val="en-CA"/>
        </w:rPr>
        <w:t>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60E9A8D4"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w:t>
      </w:r>
      <w:del w:id="2587" w:author="Ollie Raymond" w:date="2016-02-12T17:26:00Z">
        <w:r w:rsidDel="00786781">
          <w:rPr>
            <w:rFonts w:cs="Arial"/>
            <w:color w:val="000000"/>
            <w:lang w:val="en-CA"/>
          </w:rPr>
          <w:delText>h</w:delText>
        </w:r>
      </w:del>
      <w:r>
        <w:rPr>
          <w:rFonts w:cs="Arial"/>
          <w:color w:val="000000"/>
          <w:lang w:val="en-CA"/>
        </w:rPr>
        <w:t>t</w:t>
      </w:r>
      <w:ins w:id="2588" w:author="Ollie Raymond" w:date="2016-02-12T17:26:00Z">
        <w:r w:rsidR="00786781">
          <w:rPr>
            <w:rFonts w:cs="Arial"/>
            <w:color w:val="000000"/>
            <w:lang w:val="en-CA"/>
          </w:rPr>
          <w:t>h</w:t>
        </w:r>
      </w:ins>
      <w:r>
        <w:rPr>
          <w:rFonts w:cs="Arial"/>
          <w:color w:val="000000"/>
          <w:lang w:val="en-CA"/>
        </w:rPr>
        <w:t>_m</w:t>
      </w:r>
      <w:del w:id="2589" w:author="Eric Boisvert" w:date="2016-01-24T13:31:00Z">
        <w:r w:rsidDel="00253146">
          <w:rPr>
            <w:rFonts w:cs="Arial"/>
            <w:color w:val="000000"/>
            <w:lang w:val="en-CA"/>
          </w:rPr>
          <w:delText>:Number</w:delText>
        </w:r>
      </w:del>
      <w:ins w:id="2590" w:author="Eric Boisvert" w:date="2016-01-24T13:31:00Z">
        <w:r w:rsidR="00253146">
          <w:rPr>
            <w:rFonts w:cs="Arial"/>
            <w:color w:val="000000"/>
            <w:lang w:val="en-CA"/>
          </w:rPr>
          <w:t>:Primitive::Number</w:t>
        </w:r>
      </w:ins>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w:t>
      </w:r>
      <w:del w:id="2591" w:author="Ollie Raymond" w:date="2016-02-12T17:26:00Z">
        <w:r w:rsidRPr="0061478E" w:rsidDel="00786781">
          <w:rPr>
            <w:rFonts w:cs="Arial"/>
            <w:color w:val="000000"/>
            <w:lang w:val="en-CA"/>
          </w:rPr>
          <w:delText>,</w:delText>
        </w:r>
      </w:del>
      <w:r w:rsidRPr="0061478E">
        <w:rPr>
          <w:rFonts w:cs="Arial"/>
          <w:color w:val="000000"/>
          <w:lang w:val="en-CA"/>
        </w:rPr>
        <w:t xml:space="preserve"> </w:t>
      </w:r>
      <w:ins w:id="2592" w:author="Ollie Raymond" w:date="2016-02-12T17:26:00Z">
        <w:r w:rsidR="00786781">
          <w:rPr>
            <w:rFonts w:cs="Arial"/>
            <w:color w:val="000000"/>
            <w:lang w:val="en-CA"/>
          </w:rPr>
          <w:t>(</w:t>
        </w:r>
      </w:ins>
      <w:r w:rsidRPr="0061478E">
        <w:rPr>
          <w:rFonts w:cs="Arial"/>
          <w:color w:val="000000"/>
          <w:lang w:val="en-CA"/>
        </w:rPr>
        <w:t>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D4A265C"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del w:id="2593" w:author="Eric Boisvert" w:date="2016-01-24T13:31:00Z">
        <w:r w:rsidDel="00253146">
          <w:rPr>
            <w:rFonts w:cs="Arial"/>
            <w:color w:val="000000"/>
            <w:lang w:val="en-CA"/>
          </w:rPr>
          <w:delText>:Number</w:delText>
        </w:r>
      </w:del>
      <w:ins w:id="2594" w:author="Eric Boisvert" w:date="2016-01-24T13:31:00Z">
        <w:r w:rsidR="00253146">
          <w:rPr>
            <w:rFonts w:cs="Arial"/>
            <w:color w:val="000000"/>
            <w:lang w:val="en-CA"/>
          </w:rPr>
          <w:t>:Primitive::Number</w:t>
        </w:r>
      </w:ins>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ins w:id="2595" w:author="Ollie Raymond" w:date="2016-02-12T17:27:00Z">
        <w:r w:rsidR="00786781">
          <w:rPr>
            <w:rFonts w:cs="Arial"/>
            <w:color w:val="000000"/>
            <w:lang w:val="en-CA"/>
          </w:rPr>
          <w:t xml:space="preserve">delivery of </w:t>
        </w:r>
      </w:ins>
      <w:r w:rsidRPr="0061478E">
        <w:rPr>
          <w:rFonts w:cs="Arial"/>
          <w:color w:val="000000"/>
          <w:lang w:val="en-CA"/>
        </w:rPr>
        <w:t xml:space="preserve">legacy </w:t>
      </w:r>
      <w:ins w:id="2596" w:author="Ollie Raymond" w:date="2016-02-12T17:27:00Z">
        <w:r w:rsidR="00786781">
          <w:rPr>
            <w:rFonts w:cs="Arial"/>
            <w:color w:val="000000"/>
            <w:lang w:val="en-CA"/>
          </w:rPr>
          <w:t xml:space="preserve">2D </w:t>
        </w:r>
      </w:ins>
      <w:r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5869739F"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del w:id="2597" w:author="Eric Boisvert" w:date="2016-01-24T13:29:00Z">
        <w:r w:rsidDel="00253146">
          <w:rPr>
            <w:rFonts w:cs="Arial"/>
            <w:color w:val="000000"/>
            <w:lang w:val="en-CA"/>
          </w:rPr>
          <w:delText>:CharacterString</w:delText>
        </w:r>
      </w:del>
      <w:ins w:id="2598" w:author="Eric Boisvert" w:date="2016-01-24T13:29:00Z">
        <w:r w:rsidR="00253146">
          <w:rPr>
            <w:rFonts w:cs="Arial"/>
            <w:color w:val="000000"/>
            <w:lang w:val="en-CA"/>
          </w:rPr>
          <w:t>:Primitive::CharacterString</w:t>
        </w:r>
      </w:ins>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(eg,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599"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39282F1" w:rsidR="00BE718C" w:rsidRPr="00D12552" w:rsidRDefault="00786781" w:rsidP="00786781">
            <w:pPr>
              <w:pStyle w:val="Tabletext10"/>
              <w:jc w:val="left"/>
              <w:rPr>
                <w:rStyle w:val="reqtext"/>
                <w:lang w:val="en-CA"/>
              </w:rPr>
            </w:pPr>
            <w:ins w:id="2600" w:author="Ollie Raymond" w:date="2016-02-12T17:30:00Z">
              <w:r>
                <w:rPr>
                  <w:rStyle w:val="reqtext"/>
                  <w:lang w:val="en-CA"/>
                </w:rPr>
                <w:t xml:space="preserve">If present, </w:t>
              </w:r>
            </w:ins>
            <w:del w:id="2601" w:author="Ollie Raymond" w:date="2016-02-12T17:30:00Z">
              <w:r w:rsidR="00BE718C" w:rsidDel="00786781">
                <w:rPr>
                  <w:rStyle w:val="reqtext"/>
                  <w:lang w:val="en-CA"/>
                </w:rPr>
                <w:delText>E</w:delText>
              </w:r>
            </w:del>
            <w:ins w:id="2602" w:author="Ollie Raymond" w:date="2016-02-12T17:30:00Z">
              <w:r>
                <w:rPr>
                  <w:rStyle w:val="reqtext"/>
                  <w:lang w:val="en-CA"/>
                </w:rPr>
                <w:t>e</w:t>
              </w:r>
            </w:ins>
            <w:r w:rsidR="00BE718C">
              <w:rPr>
                <w:rStyle w:val="reqtext"/>
                <w:lang w:val="en-CA"/>
              </w:rPr>
              <w:t xml:space="preserve">levation_srs SHALL </w:t>
            </w:r>
            <w:commentRangeStart w:id="2603"/>
            <w:r w:rsidR="00BE718C">
              <w:rPr>
                <w:rStyle w:val="reqtext"/>
                <w:lang w:val="en-CA"/>
              </w:rPr>
              <w:t xml:space="preserve">resolve </w:t>
            </w:r>
            <w:commentRangeEnd w:id="2603"/>
            <w:r w:rsidR="00BE718C">
              <w:rPr>
                <w:rStyle w:val="CommentReference"/>
                <w:rFonts w:ascii="Times New Roman" w:eastAsia="Times New Roman" w:hAnsi="Times New Roman"/>
                <w:lang w:val="en-US" w:eastAsia="en-US"/>
              </w:rPr>
              <w:commentReference w:id="2603"/>
            </w:r>
            <w:r w:rsidR="00BE718C">
              <w:rPr>
                <w:rStyle w:val="reqtext"/>
                <w:lang w:val="en-CA"/>
              </w:rPr>
              <w:t>to a valid EPSG vertical datum</w:t>
            </w:r>
          </w:p>
        </w:tc>
      </w:tr>
    </w:tbl>
    <w:p w14:paraId="24609D6F" w14:textId="3397DC58" w:rsidR="00BE718C" w:rsidDel="00786781" w:rsidRDefault="00BE718C" w:rsidP="00D14AF0">
      <w:pPr>
        <w:autoSpaceDE w:val="0"/>
        <w:autoSpaceDN w:val="0"/>
        <w:adjustRightInd w:val="0"/>
        <w:spacing w:after="0" w:line="240" w:lineRule="atLeast"/>
        <w:rPr>
          <w:del w:id="2604"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605" w:author="Ollie Raymond" w:date="2016-02-12T17:28:00Z"/>
          <w:rFonts w:cs="Arial"/>
          <w:color w:val="000000"/>
          <w:lang w:val="en-CA"/>
        </w:rPr>
      </w:pPr>
      <w:r>
        <w:rPr>
          <w:rFonts w:cs="Arial"/>
          <w:color w:val="000000"/>
          <w:lang w:val="en-CA"/>
        </w:rPr>
        <w:t>Example</w:t>
      </w:r>
      <w:ins w:id="2606"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607"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608"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609" w:author="Ollie Raymond" w:date="2016-02-12T17:35:00Z">
        <w:r>
          <w:rPr>
            <w:rStyle w:val="reqtext"/>
          </w:rPr>
          <w:instrText xml:space="preserve">/" </w:instrText>
        </w:r>
      </w:ins>
      <w:ins w:id="2610" w:author="Eric Boisvert" w:date="2016-03-06T13:27:00Z">
        <w:r w:rsidR="004D34D6">
          <w:rPr>
            <w:rStyle w:val="reqtext"/>
          </w:rPr>
        </w:r>
      </w:ins>
      <w:ins w:id="2611" w:author="Ollie Raymond" w:date="2016-02-12T17:35:00Z">
        <w:r>
          <w:rPr>
            <w:rStyle w:val="reqtext"/>
          </w:rPr>
          <w:fldChar w:fldCharType="separate"/>
        </w:r>
      </w:ins>
      <w:r w:rsidRPr="00445F04">
        <w:rPr>
          <w:rStyle w:val="Hyperlink"/>
          <w:rFonts w:ascii="Arial" w:hAnsi="Arial" w:cs="Arial"/>
          <w:sz w:val="18"/>
        </w:rPr>
        <w:t>http://spatialreference.org/ref/epsg/5711</w:t>
      </w:r>
      <w:ins w:id="2612"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0E43C9E1"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613" w:author="Eric Boisvert" w:date="2016-01-24T13:29:00Z">
        <w:r w:rsidDel="00253146">
          <w:rPr>
            <w:rFonts w:cs="Arial"/>
            <w:color w:val="000000"/>
            <w:lang w:val="en-CA"/>
          </w:rPr>
          <w:delText>:CharacterString</w:delText>
        </w:r>
      </w:del>
      <w:ins w:id="2614" w:author="Eric Boisvert" w:date="2016-01-24T13:29:00Z">
        <w:r w:rsidR="00253146">
          <w:rPr>
            <w:rFonts w:cs="Arial"/>
            <w:color w:val="000000"/>
            <w:lang w:val="en-CA"/>
          </w:rPr>
          <w:t>:Primitive::CharacterString</w:t>
        </w:r>
      </w:ins>
      <w:r>
        <w:rPr>
          <w:rFonts w:cs="Arial"/>
          <w:color w:val="000000"/>
          <w:lang w:val="en-CA"/>
        </w:rPr>
        <w:t xml:space="preserve"> shall report a</w:t>
      </w:r>
      <w:r w:rsidRPr="00A0347F">
        <w:rPr>
          <w:rFonts w:cs="Arial"/>
          <w:color w:val="000000"/>
          <w:lang w:val="en-CA"/>
        </w:rPr>
        <w:t>n estimate of the accuracy of the location of the borehole collar location.</w:t>
      </w:r>
      <w:ins w:id="2615"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Heading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72573FE"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del w:id="2616" w:author="Eric Boisvert" w:date="2016-01-24T13:29:00Z">
        <w:r w:rsidDel="00253146">
          <w:rPr>
            <w:rFonts w:cs="Arial"/>
            <w:color w:val="000000"/>
            <w:lang w:val="en-CA"/>
          </w:rPr>
          <w:delText>:CharacterString</w:delText>
        </w:r>
      </w:del>
      <w:ins w:id="2617"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618" w:author="Eric Boisvert" w:date="2016-01-24T13:29:00Z">
        <w:r w:rsidDel="00253146">
          <w:rPr>
            <w:rFonts w:cs="Arial"/>
            <w:color w:val="000000"/>
            <w:lang w:val="en-CA"/>
          </w:rPr>
          <w:delText>:CharacterString</w:delText>
        </w:r>
      </w:del>
      <w:ins w:id="2619" w:author="Eric Boisvert" w:date="2016-01-24T13:29:00Z">
        <w:r w:rsidR="00253146">
          <w:rPr>
            <w:rFonts w:cs="Arial"/>
            <w:color w:val="000000"/>
            <w:lang w:val="en-CA"/>
          </w:rPr>
          <w:t>:Primitive::CharacterString</w:t>
        </w:r>
      </w:ins>
      <w:r>
        <w:rPr>
          <w:rFonts w:cs="Arial"/>
          <w:color w:val="000000"/>
          <w:lang w:val="en-CA"/>
        </w:rPr>
        <w:t xml:space="preserve"> shall contain</w:t>
      </w:r>
      <w:del w:id="2620"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621" w:author="Ollie Raymond" w:date="2016-02-12T17:36:00Z">
        <w:r w:rsidR="007A60C8">
          <w:rPr>
            <w:rFonts w:cs="Arial"/>
            <w:color w:val="000000"/>
            <w:lang w:val="en-CA"/>
          </w:rPr>
          <w:t xml:space="preserve">to </w:t>
        </w:r>
      </w:ins>
      <w:r>
        <w:rPr>
          <w:rFonts w:cs="Arial"/>
          <w:color w:val="000000"/>
          <w:lang w:val="en-CA"/>
        </w:rPr>
        <w:t xml:space="preserve">one or </w:t>
      </w:r>
      <w:del w:id="2622" w:author="Ollie Raymond" w:date="2016-02-12T17:36:00Z">
        <w:r w:rsidDel="007A60C8">
          <w:rPr>
            <w:rFonts w:cs="Arial"/>
            <w:color w:val="000000"/>
            <w:lang w:val="en-CA"/>
          </w:rPr>
          <w:delText xml:space="preserve">many </w:delText>
        </w:r>
      </w:del>
      <w:ins w:id="2623" w:author="Ollie Raymond" w:date="2016-02-12T17:36:00Z">
        <w:r w:rsidR="007A60C8">
          <w:rPr>
            <w:rFonts w:cs="Arial"/>
            <w:color w:val="000000"/>
            <w:lang w:val="en-CA"/>
          </w:rPr>
          <w:t xml:space="preserve">more </w:t>
        </w:r>
      </w:ins>
      <w:r>
        <w:rPr>
          <w:rFonts w:cs="Arial"/>
          <w:color w:val="000000"/>
          <w:lang w:val="en-CA"/>
        </w:rPr>
        <w:t>representation</w:t>
      </w:r>
      <w:ins w:id="2624" w:author="Ollie Raymond" w:date="2016-02-12T17:36:00Z">
        <w:r w:rsidR="007A60C8">
          <w:rPr>
            <w:rFonts w:cs="Arial"/>
            <w:color w:val="000000"/>
            <w:lang w:val="en-CA"/>
          </w:rPr>
          <w:t>s</w:t>
        </w:r>
      </w:ins>
      <w:r w:rsidRPr="00BE718C">
        <w:rPr>
          <w:rFonts w:cs="Arial"/>
          <w:color w:val="000000"/>
          <w:lang w:val="en-CA"/>
        </w:rPr>
        <w:t xml:space="preserve"> of a parent borehole (eg, </w:t>
      </w:r>
      <w:ins w:id="2625"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626"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64545D3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627" w:author="Eric Boisvert" w:date="2016-01-24T13:29:00Z">
        <w:r w:rsidDel="00253146">
          <w:rPr>
            <w:rFonts w:cs="Arial"/>
            <w:color w:val="000000"/>
            <w:lang w:val="en-CA"/>
          </w:rPr>
          <w:delText>:CharacterString</w:delText>
        </w:r>
      </w:del>
      <w:ins w:id="2628" w:author="Eric Boisvert" w:date="2016-01-24T13:29:00Z">
        <w:r w:rsidR="00253146">
          <w:rPr>
            <w:rFonts w:cs="Arial"/>
            <w:color w:val="000000"/>
            <w:lang w:val="en-CA"/>
          </w:rPr>
          <w:t>:Primitive::CharacterString</w:t>
        </w:r>
      </w:ins>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r w:rsidRPr="00C17A19">
        <w:t>genericSymbolizer</w:t>
      </w:r>
    </w:p>
    <w:p w14:paraId="644F58B4" w14:textId="77777777" w:rsidR="00BE718C" w:rsidRPr="00BE718C" w:rsidRDefault="00BE718C"/>
    <w:p w14:paraId="17C8E991" w14:textId="2AC61897" w:rsidR="00BE718C" w:rsidRDefault="00BE718C" w:rsidP="00BE718C">
      <w:r>
        <w:lastRenderedPageBreak/>
        <w:t xml:space="preserve">The property </w:t>
      </w:r>
      <w:r w:rsidRPr="00C17A19">
        <w:t>genericSymbolizer</w:t>
      </w:r>
      <w:del w:id="2629" w:author="Eric Boisvert" w:date="2016-01-24T13:29:00Z">
        <w:r w:rsidDel="00253146">
          <w:delText>:CharacterString</w:delText>
        </w:r>
      </w:del>
      <w:ins w:id="2630" w:author="Eric Boisvert" w:date="2016-01-24T13:29:00Z">
        <w:r w:rsidR="00253146">
          <w:t>:Primitive::CharacterString</w:t>
        </w:r>
      </w:ins>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r>
        <w:t>s</w:t>
      </w:r>
      <w:r w:rsidRPr="004E3A57">
        <w:t>hape</w:t>
      </w:r>
    </w:p>
    <w:p w14:paraId="6E166986" w14:textId="77777777" w:rsidR="00BE718C" w:rsidRDefault="00BE718C" w:rsidP="00BE718C"/>
    <w:p w14:paraId="4DA66B64" w14:textId="77777777" w:rsidR="00BE718C" w:rsidRDefault="00BE718C" w:rsidP="00BE718C">
      <w:r>
        <w:t xml:space="preserve">The property shape:GM_Object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631" w:author="Ollie Raymond" w:date="2016-02-12T17:37:00Z">
        <w:r w:rsidDel="007A60C8">
          <w:delText xml:space="preserve">can </w:delText>
        </w:r>
      </w:del>
      <w:ins w:id="2632"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633"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634" w:name="BKM_82E84894_826F_4479_973A_CBC44C2E6336"/>
      <w:bookmarkStart w:id="2635" w:name="BKM_2AC44CB2_D8AD_4710_965F_8C3E8A778226"/>
      <w:bookmarkStart w:id="2636" w:name="BKM_1CCAFBF2_5AEE_4D8D_970F_45B148E97DED"/>
      <w:bookmarkStart w:id="2637" w:name="BKM_988B3B2F_E5F0_47AC_B40B_3E7EB1B7F6A8"/>
      <w:bookmarkStart w:id="2638" w:name="BKM_D4489C08_74CE_4704_A313_E3DE8D8C2C02"/>
      <w:bookmarkStart w:id="2639" w:name="BKM_3CED884F_4F1D_42D8_9256_BF8F325D7BF9"/>
      <w:bookmarkStart w:id="2640" w:name="BKM_4D00B287_AF58_4181_BBC5_8A25643F2ECB"/>
      <w:bookmarkStart w:id="2641" w:name="BKM_8130FE65_F0ED_41F2_ABFA_924F7CBE3C44"/>
      <w:bookmarkStart w:id="2642" w:name="BKM_44DAEF74_D7B7_4FE5_8CBB_636851476829"/>
      <w:bookmarkStart w:id="2643" w:name="BKM_3338A6EC_8A76_4151_9BBE_AF6AA6E7ABA5"/>
      <w:bookmarkStart w:id="2644" w:name="BKM_0695D395_0E6D_4C80_885E_54CD7307213E"/>
      <w:bookmarkStart w:id="2645" w:name="BKM_83AB4886_B40B_45D9_93A6_9A7A11A1DB22"/>
      <w:bookmarkStart w:id="2646" w:name="BKM_18DECF87_EACF_4237_B14D_5CBA397C8B9F"/>
      <w:bookmarkStart w:id="2647" w:name="BKM_A2513DE4_90C9_4111_97A5_8AB9734CC788"/>
      <w:bookmarkStart w:id="2648" w:name="BKM_C29B4A43_BD79_4426_A200_1B1C1E4E23DB"/>
      <w:bookmarkStart w:id="2649" w:name="BKM_D6389F0E_EB92_428D_B31C_62B7B2DE2191"/>
      <w:bookmarkStart w:id="2650" w:name="BKM_44662CA4_810A_46C1_8CCE_D899E8B34841"/>
      <w:bookmarkStart w:id="2651" w:name="BKM_A4ADBA47_2A66_4D31_B98E_429D2187557A"/>
      <w:bookmarkStart w:id="2652" w:name="BKM_6A453B7D_E05C_442A_9729_07602A0CE53F"/>
      <w:bookmarkStart w:id="2653" w:name="BKM_B674F95F_8259_4A18_BB9A_C7004F238C58"/>
      <w:bookmarkStart w:id="2654" w:name="BKM_99FA56C9_DF26_4FF5_AF2C_A1CA27033687"/>
      <w:bookmarkStart w:id="2655" w:name="BKM_10DBF70D_6106_40F3_9F20_6815C31BFF23"/>
      <w:bookmarkStart w:id="2656" w:name="BKM_156BACFD_61FB_4C7D_8E17_15915D5DC1EB"/>
      <w:bookmarkStart w:id="2657" w:name="BKM_660451F7_6344_4A08_8AF1_55EA34BAFC1E"/>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p>
    <w:p w14:paraId="31B29BD6" w14:textId="77777777" w:rsidR="00D14AF0" w:rsidRDefault="00D14AF0" w:rsidP="00401D4D">
      <w:pPr>
        <w:pStyle w:val="Heading3"/>
        <w:rPr>
          <w:lang w:val="en-CA"/>
        </w:rPr>
      </w:pPr>
      <w:bookmarkStart w:id="2658" w:name="_Toc445034201"/>
      <w:r w:rsidRPr="00D14AF0">
        <w:rPr>
          <w:lang w:val="en-CA"/>
        </w:rPr>
        <w:t>C</w:t>
      </w:r>
      <w:bookmarkStart w:id="2659" w:name="BKM_6A5667C6_1461_4AA7_BA98_1583B82E247C"/>
      <w:bookmarkEnd w:id="2659"/>
      <w:r w:rsidRPr="00D14AF0">
        <w:rPr>
          <w:lang w:val="en-CA"/>
        </w:rPr>
        <w:t>ontactView</w:t>
      </w:r>
      <w:bookmarkEnd w:id="2658"/>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9F2680">
      <w:pPr>
        <w:keepNext/>
        <w:autoSpaceDE w:val="0"/>
        <w:autoSpaceDN w:val="0"/>
        <w:adjustRightInd w:val="0"/>
        <w:spacing w:after="0" w:line="240" w:lineRule="atLeast"/>
        <w:jc w:val="center"/>
        <w:pPrChange w:id="2660"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6" type="#_x0000_t75" style="width:199.45pt;height:180.3pt;visibility:visible;mso-wrap-style:square">
            <v:imagedata r:id="rId20" o:title=""/>
          </v:shape>
        </w:pict>
      </w:r>
    </w:p>
    <w:p w14:paraId="202EF08B" w14:textId="5D1EF9F6" w:rsidR="00BA190F" w:rsidRPr="002050B2" w:rsidRDefault="00BA190F">
      <w:pPr>
        <w:pStyle w:val="Caption"/>
        <w:jc w:val="center"/>
        <w:rPr>
          <w:color w:val="auto"/>
          <w:rPrChange w:id="2661" w:author="Ollie Raymond" w:date="2016-02-12T17:37:00Z">
            <w:rPr/>
          </w:rPrChange>
        </w:rPr>
        <w:pPrChange w:id="2662" w:author="Ollie Raymond" w:date="2016-02-12T17:37:00Z">
          <w:pPr>
            <w:pStyle w:val="Caption"/>
          </w:pPr>
        </w:pPrChange>
      </w:pPr>
      <w:r w:rsidRPr="002050B2">
        <w:rPr>
          <w:color w:val="auto"/>
          <w:rPrChange w:id="2663" w:author="Ollie Raymond" w:date="2016-02-12T17:37:00Z">
            <w:rPr/>
          </w:rPrChange>
        </w:rPr>
        <w:t xml:space="preserve">Figure </w:t>
      </w:r>
      <w:r w:rsidRPr="002050B2">
        <w:rPr>
          <w:color w:val="auto"/>
          <w:rPrChange w:id="2664" w:author="Ollie Raymond" w:date="2016-02-12T17:37:00Z">
            <w:rPr/>
          </w:rPrChange>
        </w:rPr>
        <w:fldChar w:fldCharType="begin"/>
      </w:r>
      <w:r w:rsidRPr="002050B2">
        <w:rPr>
          <w:color w:val="auto"/>
          <w:rPrChange w:id="2665" w:author="Ollie Raymond" w:date="2016-02-12T17:37:00Z">
            <w:rPr/>
          </w:rPrChange>
        </w:rPr>
        <w:instrText xml:space="preserve"> SEQ Figure \* ARABIC </w:instrText>
      </w:r>
      <w:r w:rsidRPr="002050B2">
        <w:rPr>
          <w:color w:val="auto"/>
          <w:rPrChange w:id="2666" w:author="Ollie Raymond" w:date="2016-02-12T17:37:00Z">
            <w:rPr/>
          </w:rPrChange>
        </w:rPr>
        <w:fldChar w:fldCharType="separate"/>
      </w:r>
      <w:ins w:id="2667" w:author="Eric Boisvert" w:date="2016-03-06T13:27:00Z">
        <w:r w:rsidR="004D34D6">
          <w:rPr>
            <w:noProof/>
            <w:color w:val="auto"/>
          </w:rPr>
          <w:t>12</w:t>
        </w:r>
      </w:ins>
      <w:del w:id="2668" w:author="Eric Boisvert" w:date="2016-01-16T17:26:00Z">
        <w:r w:rsidR="0043586C" w:rsidRPr="002050B2" w:rsidDel="00230CDE">
          <w:rPr>
            <w:noProof/>
            <w:color w:val="auto"/>
            <w:rPrChange w:id="2669" w:author="Ollie Raymond" w:date="2016-02-12T17:37:00Z">
              <w:rPr>
                <w:noProof/>
              </w:rPr>
            </w:rPrChange>
          </w:rPr>
          <w:delText>11</w:delText>
        </w:r>
      </w:del>
      <w:r w:rsidRPr="002050B2">
        <w:rPr>
          <w:color w:val="auto"/>
          <w:rPrChange w:id="2670" w:author="Ollie Raymond" w:date="2016-02-12T17:37:00Z">
            <w:rPr/>
          </w:rPrChange>
        </w:rPr>
        <w:fldChar w:fldCharType="end"/>
      </w:r>
      <w:ins w:id="2671" w:author="Ollie Raymond" w:date="2016-02-12T17:37:00Z">
        <w:r w:rsidR="002050B2">
          <w:rPr>
            <w:color w:val="auto"/>
          </w:rPr>
          <w:t xml:space="preserve"> -</w:t>
        </w:r>
      </w:ins>
      <w:r w:rsidRPr="002050B2">
        <w:rPr>
          <w:color w:val="auto"/>
          <w:rPrChange w:id="2672" w:author="Ollie Raymond" w:date="2016-02-12T17:37:00Z">
            <w:rPr/>
          </w:rPrChange>
        </w:rPr>
        <w:t xml:space="preserve">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r>
        <w:rPr>
          <w:lang w:val="en-CA"/>
        </w:rPr>
        <w:lastRenderedPageBreak/>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2673" w:author="Eric Boisvert" w:date="2016-01-24T13:29:00Z">
        <w:r w:rsidDel="00253146">
          <w:delText>:CharacterString</w:delText>
        </w:r>
      </w:del>
      <w:ins w:id="2674"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675"/>
      <w:r w:rsidR="00D96958">
        <w:rPr>
          <w:lang w:val="en-CA"/>
        </w:rPr>
        <w:t>3986</w:t>
      </w:r>
      <w:commentRangeEnd w:id="2675"/>
      <w:r w:rsidR="00D96958">
        <w:rPr>
          <w:rStyle w:val="CommentReference"/>
        </w:rPr>
        <w:commentReference w:id="2675"/>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r>
        <w:t>name</w:t>
      </w:r>
    </w:p>
    <w:p w14:paraId="3D6EE52D" w14:textId="77777777" w:rsidR="00176E9E" w:rsidRDefault="00176E9E" w:rsidP="00176E9E"/>
    <w:p w14:paraId="56794255" w14:textId="4B801B0D" w:rsidR="00176E9E" w:rsidRDefault="00176E9E" w:rsidP="00176E9E">
      <w:r>
        <w:t>The property name</w:t>
      </w:r>
      <w:del w:id="2676" w:author="Eric Boisvert" w:date="2016-01-24T13:29:00Z">
        <w:r w:rsidDel="00253146">
          <w:delText>:CharacterString</w:delText>
        </w:r>
      </w:del>
      <w:ins w:id="2677" w:author="Eric Boisvert" w:date="2016-01-24T13:29:00Z">
        <w:r w:rsidR="00253146">
          <w:t>:Primitive::CharacterString</w:t>
        </w:r>
      </w:ins>
      <w:r>
        <w:t xml:space="preserve"> shall report the d</w:t>
      </w:r>
      <w:r w:rsidRPr="00176E9E">
        <w:t>isplay name for the Contact.</w:t>
      </w:r>
    </w:p>
    <w:p w14:paraId="0F0DCD8E" w14:textId="457A5C5B" w:rsidR="00176E9E" w:rsidRDefault="00176E9E" w:rsidP="00A12606">
      <w:pPr>
        <w:pStyle w:val="Heading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2348C9B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678" w:author="Eric Boisvert" w:date="2016-01-24T13:29:00Z">
        <w:r w:rsidDel="00253146">
          <w:rPr>
            <w:rFonts w:cs="Arial"/>
            <w:color w:val="000000"/>
            <w:lang w:val="en-CA"/>
          </w:rPr>
          <w:delText>:CharacterString</w:delText>
        </w:r>
      </w:del>
      <w:ins w:id="2679" w:author="Eric Boisvert" w:date="2016-01-24T13:29:00Z">
        <w:r w:rsidR="00253146">
          <w:rPr>
            <w:rFonts w:cs="Arial"/>
            <w:color w:val="000000"/>
            <w:lang w:val="en-CA"/>
          </w:rPr>
          <w:t>:Primitive::CharacterString</w:t>
        </w:r>
      </w:ins>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55A070D"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del w:id="2680" w:author="Eric Boisvert" w:date="2016-01-24T13:29:00Z">
        <w:r w:rsidDel="00253146">
          <w:rPr>
            <w:rFonts w:cs="Arial"/>
            <w:color w:val="000000"/>
            <w:lang w:val="en-CA"/>
          </w:rPr>
          <w:delText>:CharacterString</w:delText>
        </w:r>
      </w:del>
      <w:ins w:id="2681" w:author="Eric Boisvert" w:date="2016-01-24T13:29:00Z">
        <w:r w:rsidR="00253146">
          <w:rPr>
            <w:rFonts w:cs="Arial"/>
            <w:color w:val="000000"/>
            <w:lang w:val="en-CA"/>
          </w:rPr>
          <w:t>:Primitive::CharacterString</w:t>
        </w:r>
      </w:ins>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95C7653"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682" w:author="Eric Boisvert" w:date="2016-01-24T13:29:00Z">
        <w:r w:rsidDel="00253146">
          <w:rPr>
            <w:rFonts w:cs="Arial"/>
            <w:color w:val="000000"/>
            <w:lang w:val="en-CA"/>
          </w:rPr>
          <w:delText>:CharacterString</w:delText>
        </w:r>
      </w:del>
      <w:ins w:id="2683" w:author="Eric Boisvert" w:date="2016-01-24T13:29:00Z">
        <w:r w:rsidR="00253146">
          <w:rPr>
            <w:rFonts w:cs="Arial"/>
            <w:color w:val="000000"/>
            <w:lang w:val="en-CA"/>
          </w:rPr>
          <w:t>:Primitive::CharacterString</w:t>
        </w:r>
      </w:ins>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21C8929F" w:rsidR="00176E9E" w:rsidRPr="00D970E9" w:rsidRDefault="00176E9E" w:rsidP="00A12606">
      <w:pPr>
        <w:rPr>
          <w:lang w:val="en-CA"/>
        </w:rPr>
      </w:pPr>
      <w:r>
        <w:rPr>
          <w:lang w:val="en-CA"/>
        </w:rPr>
        <w:t>The property positionalAccuracy</w:t>
      </w:r>
      <w:del w:id="2684" w:author="Eric Boisvert" w:date="2016-01-24T13:29:00Z">
        <w:r w:rsidR="00AB423B" w:rsidDel="00253146">
          <w:rPr>
            <w:lang w:val="en-CA"/>
          </w:rPr>
          <w:delText>:CharacterString</w:delText>
        </w:r>
      </w:del>
      <w:ins w:id="2685" w:author="Eric Boisvert" w:date="2016-01-24T13:29:00Z">
        <w:r w:rsidR="00253146">
          <w:rPr>
            <w:lang w:val="en-CA"/>
          </w:rPr>
          <w:t>:Primitive::CharacterString</w:t>
        </w:r>
      </w:ins>
      <w:r w:rsidR="00AB423B">
        <w:rPr>
          <w:lang w:val="en-CA"/>
        </w:rPr>
        <w:t xml:space="preserve"> shall report </w:t>
      </w:r>
      <w:r>
        <w:rPr>
          <w:lang w:val="en-CA"/>
        </w:rPr>
        <w:t>quantitative values defining</w:t>
      </w:r>
      <w:r w:rsidRPr="00D970E9">
        <w:rPr>
          <w:lang w:val="en-CA"/>
        </w:rPr>
        <w:t xml:space="preserve"> the radius of an uncertainty buffer around a mappedFeature </w:t>
      </w:r>
      <w:r w:rsidRPr="00D970E9">
        <w:rPr>
          <w:lang w:val="en-CA"/>
        </w:rPr>
        <w:lastRenderedPageBreak/>
        <w:t>(eg: a positionalAccuracy of 100 m for a line feature defines a buffer polygon of total width 200 m centred on the line).</w:t>
      </w:r>
    </w:p>
    <w:p w14:paraId="0E630013" w14:textId="707222CA" w:rsidR="00176E9E" w:rsidRDefault="00842AFF" w:rsidP="00A12606">
      <w:pPr>
        <w:pStyle w:val="Heading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6F55988A"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686" w:author="Eric Boisvert" w:date="2016-01-24T13:29:00Z">
        <w:r w:rsidDel="00253146">
          <w:rPr>
            <w:rFonts w:cs="Arial"/>
            <w:color w:val="000000"/>
            <w:lang w:val="en-CA"/>
          </w:rPr>
          <w:delText>:CharacterString</w:delText>
        </w:r>
      </w:del>
      <w:ins w:id="2687"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688" w:author="Eric Boisvert" w:date="2016-01-24T13:29:00Z">
        <w:r w:rsidDel="00253146">
          <w:rPr>
            <w:rFonts w:cs="Arial"/>
            <w:color w:val="000000"/>
            <w:lang w:val="en-CA"/>
          </w:rPr>
          <w:delText>:CharacterString</w:delText>
        </w:r>
      </w:del>
      <w:ins w:id="2689"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1C9AD08"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690" w:author="Eric Boisvert" w:date="2016-01-24T13:29:00Z">
        <w:r w:rsidDel="00253146">
          <w:rPr>
            <w:rFonts w:cs="Arial"/>
            <w:color w:val="000000"/>
            <w:lang w:val="en-CA"/>
          </w:rPr>
          <w:delText>:CharacterString</w:delText>
        </w:r>
      </w:del>
      <w:ins w:id="2691" w:author="Eric Boisvert" w:date="2016-01-24T13:29:00Z">
        <w:r w:rsidR="00253146">
          <w:rPr>
            <w:rFonts w:cs="Arial"/>
            <w:color w:val="000000"/>
            <w:lang w:val="en-CA"/>
          </w:rPr>
          <w:t>:Primitive::CharacterString</w:t>
        </w:r>
      </w:ins>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287C25FA"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692" w:author="Eric Boisvert" w:date="2016-01-24T13:29:00Z">
        <w:r w:rsidDel="00253146">
          <w:rPr>
            <w:rFonts w:cs="Arial"/>
            <w:color w:val="000000"/>
            <w:lang w:val="en-CA"/>
          </w:rPr>
          <w:delText>:CharacterString</w:delText>
        </w:r>
      </w:del>
      <w:ins w:id="2693" w:author="Eric Boisvert" w:date="2016-01-24T13:29:00Z">
        <w:r w:rsidR="00253146">
          <w:rPr>
            <w:rFonts w:cs="Arial"/>
            <w:color w:val="000000"/>
            <w:lang w:val="en-CA"/>
          </w:rPr>
          <w:t>:Primitive::CharacterString</w:t>
        </w:r>
      </w:ins>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BECD20B"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genericSymboliser</w:t>
      </w:r>
      <w:del w:id="2694" w:author="Eric Boisvert" w:date="2016-01-24T13:29:00Z">
        <w:r w:rsidDel="00253146">
          <w:rPr>
            <w:rFonts w:cs="Arial"/>
            <w:color w:val="000000"/>
            <w:lang w:val="en-CA"/>
          </w:rPr>
          <w:delText>:CharacterString</w:delText>
        </w:r>
      </w:del>
      <w:ins w:id="2695" w:author="Eric Boisvert" w:date="2016-01-24T13:29:00Z">
        <w:r w:rsidR="00253146">
          <w:rPr>
            <w:rFonts w:cs="Arial"/>
            <w:color w:val="000000"/>
            <w:lang w:val="en-CA"/>
          </w:rPr>
          <w:t>:Primitive::CharacterString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696" w:name="BKM_DAD0F5C5_7ECC_4F46_8F23_D5FDAEC9FFF1"/>
      <w:bookmarkStart w:id="2697" w:name="BKM_29C4138F_4CAD_4B96_B0DF_B91BA8041A62"/>
      <w:bookmarkStart w:id="2698" w:name="BKM_6AE23AB8_B6A5_4B32_A803_62E099830E93"/>
      <w:bookmarkStart w:id="2699" w:name="BKM_66D56F45_5196_424F_92CB_6CB6778933A2"/>
      <w:bookmarkStart w:id="2700" w:name="BKM_B569925A_5C18_4226_AFA5_D6C44B29D688"/>
      <w:bookmarkStart w:id="2701" w:name="BKM_20CF274F_94C7_43D3_9CCE_945071187259"/>
      <w:bookmarkStart w:id="2702" w:name="BKM_64FA9120_8C79_470F_A4AB_510E7868EC43"/>
      <w:bookmarkStart w:id="2703" w:name="BKM_2D4CA786_8199_42B1_BAEE_B9D15F83512C"/>
      <w:bookmarkStart w:id="2704" w:name="BKM_E1914A18_F58F_4042_930D_7562E211135B"/>
      <w:bookmarkStart w:id="2705" w:name="BKM_C97D1AD7_F437_45EE_9855_97FF220828AF"/>
      <w:bookmarkStart w:id="2706" w:name="BKM_66E2F147_939A_42E7_9DA7_BB7F5E616224"/>
      <w:bookmarkStart w:id="2707" w:name="BKM_7A6AD652_753B_433E_B947_78BAF8E8FFBB"/>
      <w:bookmarkStart w:id="2708" w:name="BKM_D64DC56C_F70A_4224_BA0C_96AAF9B173C3"/>
      <w:bookmarkStart w:id="2709" w:name="_Toc445034202"/>
      <w:bookmarkEnd w:id="2696"/>
      <w:bookmarkEnd w:id="2697"/>
      <w:bookmarkEnd w:id="2698"/>
      <w:bookmarkEnd w:id="2699"/>
      <w:bookmarkEnd w:id="2700"/>
      <w:bookmarkEnd w:id="2701"/>
      <w:bookmarkEnd w:id="2702"/>
      <w:bookmarkEnd w:id="2703"/>
      <w:bookmarkEnd w:id="2704"/>
      <w:bookmarkEnd w:id="2705"/>
      <w:bookmarkEnd w:id="2706"/>
      <w:bookmarkEnd w:id="2707"/>
      <w:bookmarkEnd w:id="2708"/>
      <w:r w:rsidRPr="00D14AF0">
        <w:rPr>
          <w:lang w:val="en-CA"/>
        </w:rPr>
        <w:t>G</w:t>
      </w:r>
      <w:bookmarkStart w:id="2710" w:name="BKM_F594CD9C_5617_46AE_9ABE_FE6C018DDEAF"/>
      <w:bookmarkEnd w:id="2710"/>
      <w:r w:rsidRPr="00D14AF0">
        <w:rPr>
          <w:lang w:val="en-CA"/>
        </w:rPr>
        <w:t>eologicSpecimenView</w:t>
      </w:r>
      <w:bookmarkEnd w:id="2709"/>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9F2680" w:rsidP="00AB51A6">
      <w:pPr>
        <w:keepNext/>
        <w:autoSpaceDE w:val="0"/>
        <w:autoSpaceDN w:val="0"/>
        <w:adjustRightInd w:val="0"/>
        <w:spacing w:after="0" w:line="240" w:lineRule="atLeast"/>
      </w:pPr>
      <w:r>
        <w:rPr>
          <w:noProof/>
          <w:lang w:val="en-CA" w:eastAsia="en-CA"/>
        </w:rPr>
        <w:pict w14:anchorId="2E1A9CE1">
          <v:shape id="_x0000_i1037" type="#_x0000_t75" style="width:199.45pt;height:210.9pt;visibility:visible;mso-wrap-style:square">
            <v:imagedata r:id="rId21"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2711" w:author="Eric Boisvert" w:date="2016-03-06T13:27:00Z">
        <w:r w:rsidR="004D34D6">
          <w:rPr>
            <w:noProof/>
          </w:rPr>
          <w:t>13</w:t>
        </w:r>
      </w:ins>
      <w:del w:id="2712"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r>
        <w:rPr>
          <w:lang w:val="en-CA"/>
        </w:rPr>
        <w:lastRenderedPageBreak/>
        <w:t>i</w:t>
      </w:r>
      <w:r w:rsidR="00D96958">
        <w:rPr>
          <w:lang w:val="en-CA"/>
        </w:rPr>
        <w:t>dentifier</w:t>
      </w:r>
    </w:p>
    <w:p w14:paraId="29492385" w14:textId="77777777" w:rsidR="00D96958" w:rsidRDefault="00D96958" w:rsidP="00D96958"/>
    <w:p w14:paraId="75E47ACE" w14:textId="6D1CD0D2" w:rsidR="00D96958" w:rsidRDefault="00D96958" w:rsidP="00D96958">
      <w:r w:rsidRPr="00D970E9">
        <w:t xml:space="preserve">Globally unique </w:t>
      </w:r>
      <w:r>
        <w:t>identifier</w:t>
      </w:r>
      <w:del w:id="2713" w:author="Eric Boisvert" w:date="2016-01-24T13:29:00Z">
        <w:r w:rsidDel="00253146">
          <w:delText>:CharacterString</w:delText>
        </w:r>
      </w:del>
      <w:ins w:id="2714"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15"/>
      <w:r>
        <w:rPr>
          <w:lang w:val="en-CA"/>
        </w:rPr>
        <w:t>3986</w:t>
      </w:r>
      <w:commentRangeEnd w:id="2715"/>
      <w:r>
        <w:rPr>
          <w:rStyle w:val="CommentReference"/>
        </w:rPr>
        <w:commentReference w:id="2715"/>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00D96958" w:rsidRPr="00D96958">
        <w:rPr>
          <w:rFonts w:cs="Arial"/>
          <w:color w:val="000000"/>
          <w:lang w:val="en-CA"/>
        </w:rPr>
        <w:t xml:space="preserve"> that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594381B"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del w:id="2716" w:author="Eric Boisvert" w:date="2016-01-24T13:29:00Z">
        <w:r w:rsidDel="00253146">
          <w:rPr>
            <w:rFonts w:cs="Arial"/>
            <w:color w:val="000000"/>
            <w:lang w:val="en-CA"/>
          </w:rPr>
          <w:delText>:CharacterString</w:delText>
        </w:r>
      </w:del>
      <w:ins w:id="2717" w:author="Eric Boisvert" w:date="2016-01-24T13:29:00Z">
        <w:r w:rsidR="00253146">
          <w:rPr>
            <w:rFonts w:cs="Arial"/>
            <w:color w:val="000000"/>
            <w:lang w:val="en-CA"/>
          </w:rPr>
          <w:t>:Primitive::CharacterString</w:t>
        </w:r>
      </w:ins>
      <w:r>
        <w:rPr>
          <w:rFonts w:cs="Arial"/>
          <w:color w:val="000000"/>
          <w:lang w:val="en-CA"/>
        </w:rPr>
        <w:t xml:space="preserve"> shall contain a s</w:t>
      </w:r>
      <w:r w:rsidRPr="00984F9B">
        <w:rPr>
          <w:rFonts w:cs="Arial"/>
          <w:color w:val="000000"/>
          <w:lang w:val="en-CA"/>
        </w:rPr>
        <w:t>hort label for map display. (eg,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35D71F51" w:rsidR="00B506A1" w:rsidRDefault="00B506A1" w:rsidP="00A12606">
      <w:pPr>
        <w:rPr>
          <w:lang w:val="en-CA"/>
        </w:rPr>
      </w:pPr>
      <w:r>
        <w:rPr>
          <w:lang w:val="en-CA"/>
        </w:rPr>
        <w:t>The property description</w:t>
      </w:r>
      <w:del w:id="2718" w:author="Eric Boisvert" w:date="2016-01-24T13:29:00Z">
        <w:r w:rsidDel="00253146">
          <w:rPr>
            <w:lang w:val="en-CA"/>
          </w:rPr>
          <w:delText>:CharacterString</w:delText>
        </w:r>
      </w:del>
      <w:ins w:id="2719" w:author="Eric Boisvert" w:date="2016-01-24T13:29:00Z">
        <w:r w:rsidR="00253146">
          <w:rPr>
            <w:lang w:val="en-CA"/>
          </w:rPr>
          <w:t>:Primitive::CharacterString</w:t>
        </w:r>
      </w:ins>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r w:rsidRPr="00B506A1">
        <w:rPr>
          <w:lang w:val="en-CA"/>
        </w:rPr>
        <w:t>specimenType</w:t>
      </w:r>
    </w:p>
    <w:p w14:paraId="2AFE0C74" w14:textId="77777777" w:rsidR="00B506A1" w:rsidRDefault="00B506A1" w:rsidP="00A12606">
      <w:pPr>
        <w:rPr>
          <w:lang w:val="en-CA"/>
        </w:rPr>
      </w:pPr>
    </w:p>
    <w:p w14:paraId="4F5C682E" w14:textId="628316DD" w:rsidR="00B506A1" w:rsidRDefault="00B506A1" w:rsidP="00A12606">
      <w:pPr>
        <w:rPr>
          <w:lang w:val="en-CA"/>
        </w:rPr>
      </w:pPr>
      <w:r>
        <w:rPr>
          <w:lang w:val="en-CA"/>
        </w:rPr>
        <w:t>The property specimentType</w:t>
      </w:r>
      <w:del w:id="2720" w:author="Eric Boisvert" w:date="2016-01-24T13:29:00Z">
        <w:r w:rsidDel="00253146">
          <w:rPr>
            <w:lang w:val="en-CA"/>
          </w:rPr>
          <w:delText>:CharacterString</w:delText>
        </w:r>
      </w:del>
      <w:ins w:id="2721" w:author="Eric Boisvert" w:date="2016-01-24T13:29:00Z">
        <w:r w:rsidR="00253146">
          <w:rPr>
            <w:lang w:val="en-CA"/>
          </w:rPr>
          <w:t>:Primitive::CharacterString</w:t>
        </w:r>
      </w:ins>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r>
        <w:rPr>
          <w:lang w:val="en-CA"/>
        </w:rPr>
        <w:t>materialClass</w:t>
      </w:r>
    </w:p>
    <w:p w14:paraId="421673BD" w14:textId="77777777" w:rsidR="00B506A1" w:rsidRPr="00B506A1" w:rsidRDefault="00B506A1" w:rsidP="00A12606">
      <w:pPr>
        <w:rPr>
          <w:lang w:val="en-CA"/>
        </w:rPr>
      </w:pPr>
    </w:p>
    <w:p w14:paraId="32BFE7F6" w14:textId="5A347EF9" w:rsidR="00B506A1" w:rsidRDefault="00B506A1" w:rsidP="00A12606">
      <w:pPr>
        <w:rPr>
          <w:lang w:val="en-CA"/>
        </w:rPr>
      </w:pPr>
      <w:r>
        <w:rPr>
          <w:lang w:val="en-CA"/>
        </w:rPr>
        <w:lastRenderedPageBreak/>
        <w:t>The property materialClass</w:t>
      </w:r>
      <w:del w:id="2722" w:author="Eric Boisvert" w:date="2016-01-24T13:29:00Z">
        <w:r w:rsidDel="00253146">
          <w:rPr>
            <w:lang w:val="en-CA"/>
          </w:rPr>
          <w:delText>:CharacterString</w:delText>
        </w:r>
      </w:del>
      <w:ins w:id="2723" w:author="Eric Boisvert" w:date="2016-01-24T13:29:00Z">
        <w:r w:rsidR="00253146">
          <w:rPr>
            <w:lang w:val="en-CA"/>
          </w:rPr>
          <w:t>:Primitive::CharacterString</w:t>
        </w:r>
      </w:ins>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773A6A2"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724" w:author="Eric Boisvert" w:date="2016-01-24T13:29:00Z">
        <w:r w:rsidDel="00253146">
          <w:rPr>
            <w:rFonts w:cs="Arial"/>
            <w:color w:val="000000"/>
            <w:lang w:val="en-CA"/>
          </w:rPr>
          <w:delText>:CharacterString</w:delText>
        </w:r>
      </w:del>
      <w:ins w:id="2725" w:author="Eric Boisvert" w:date="2016-01-24T13:29:00Z">
        <w:r w:rsidR="00253146">
          <w:rPr>
            <w:rFonts w:cs="Arial"/>
            <w:color w:val="000000"/>
            <w:lang w:val="en-CA"/>
          </w:rPr>
          <w:t>:Primitive::CharacterString</w:t>
        </w:r>
      </w:ins>
      <w:r>
        <w:rPr>
          <w:rFonts w:cs="Arial"/>
          <w:color w:val="000000"/>
          <w:lang w:val="en-CA"/>
        </w:rPr>
        <w:t xml:space="preserve"> shall contain a d</w:t>
      </w:r>
      <w:r w:rsidRPr="00B506A1">
        <w:rPr>
          <w:rFonts w:cs="Arial"/>
          <w:color w:val="000000"/>
          <w:lang w:val="en-CA"/>
        </w:rPr>
        <w:t>escription of the positional accuracy of the sampling location. (eg,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0D0A8D25"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del w:id="2726" w:author="Eric Boisvert" w:date="2016-01-24T13:29:00Z">
        <w:r w:rsidDel="00253146">
          <w:rPr>
            <w:rFonts w:cs="Arial"/>
            <w:color w:val="000000"/>
            <w:lang w:val="en-CA"/>
          </w:rPr>
          <w:delText>:CharacterString</w:delText>
        </w:r>
      </w:del>
      <w:ins w:id="2727" w:author="Eric Boisvert" w:date="2016-01-24T13:29:00Z">
        <w:r w:rsidR="00253146">
          <w:rPr>
            <w:rFonts w:cs="Arial"/>
            <w:color w:val="000000"/>
            <w:lang w:val="en-CA"/>
          </w:rPr>
          <w:t>:Primitive::CharacterString</w:t>
        </w:r>
      </w:ins>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r w:rsidRPr="00D970E9">
        <w:rPr>
          <w:lang w:val="en-CA"/>
        </w:rPr>
        <w:t>samplingMethod</w:t>
      </w:r>
    </w:p>
    <w:p w14:paraId="1C8B75C6" w14:textId="77777777" w:rsidR="001B3235" w:rsidRDefault="001B3235" w:rsidP="00A12606">
      <w:pPr>
        <w:rPr>
          <w:lang w:val="en-CA"/>
        </w:rPr>
      </w:pPr>
    </w:p>
    <w:p w14:paraId="2D31F78F" w14:textId="5FB40C0F" w:rsidR="001B3235" w:rsidRDefault="001B3235" w:rsidP="00A12606">
      <w:pPr>
        <w:rPr>
          <w:lang w:val="en-CA"/>
        </w:rPr>
      </w:pPr>
      <w:r>
        <w:rPr>
          <w:lang w:val="en-CA"/>
        </w:rPr>
        <w:t>The property samplingMethod</w:t>
      </w:r>
      <w:del w:id="2728" w:author="Eric Boisvert" w:date="2016-01-24T13:29:00Z">
        <w:r w:rsidDel="00253146">
          <w:rPr>
            <w:lang w:val="en-CA"/>
          </w:rPr>
          <w:delText>:CharacterString</w:delText>
        </w:r>
      </w:del>
      <w:ins w:id="2729" w:author="Eric Boisvert" w:date="2016-01-24T13:29:00Z">
        <w:r w:rsidR="00253146">
          <w:rPr>
            <w:lang w:val="en-CA"/>
          </w:rPr>
          <w:t>:Primitive::CharacterString</w:t>
        </w:r>
      </w:ins>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r w:rsidRPr="00BF1958">
        <w:rPr>
          <w:lang w:val="en-CA"/>
        </w:rPr>
        <w:t>currentLocation</w:t>
      </w:r>
    </w:p>
    <w:p w14:paraId="14BDA93A" w14:textId="77777777" w:rsidR="00BF1958" w:rsidRPr="00BF1958" w:rsidRDefault="00BF1958" w:rsidP="00A12606">
      <w:pPr>
        <w:rPr>
          <w:lang w:val="en-CA"/>
        </w:rPr>
      </w:pPr>
    </w:p>
    <w:p w14:paraId="00C15F07" w14:textId="363DBE9F" w:rsidR="00BF1958" w:rsidRDefault="00BF1958" w:rsidP="00A12606">
      <w:pPr>
        <w:rPr>
          <w:lang w:val="en-CA"/>
        </w:rPr>
      </w:pPr>
      <w:r>
        <w:rPr>
          <w:lang w:val="en-CA"/>
        </w:rPr>
        <w:t>The property currentLocation</w:t>
      </w:r>
      <w:del w:id="2730" w:author="Eric Boisvert" w:date="2016-01-24T13:29:00Z">
        <w:r w:rsidDel="00253146">
          <w:rPr>
            <w:lang w:val="en-CA"/>
          </w:rPr>
          <w:delText>:CharacterString</w:delText>
        </w:r>
      </w:del>
      <w:ins w:id="2731" w:author="Eric Boisvert" w:date="2016-01-24T13:29:00Z">
        <w:r w:rsidR="00253146">
          <w:rPr>
            <w:lang w:val="en-CA"/>
          </w:rPr>
          <w:t>:Primitive::CharacterString</w:t>
        </w:r>
      </w:ins>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5302595D" w:rsidR="00BF1958" w:rsidRDefault="00BF1958" w:rsidP="00A12606">
      <w:pPr>
        <w:rPr>
          <w:lang w:val="en-CA"/>
        </w:rPr>
      </w:pPr>
      <w:r>
        <w:rPr>
          <w:lang w:val="en-CA"/>
        </w:rPr>
        <w:t>The property source</w:t>
      </w:r>
      <w:del w:id="2732" w:author="Eric Boisvert" w:date="2016-01-24T13:29:00Z">
        <w:r w:rsidDel="00253146">
          <w:rPr>
            <w:lang w:val="en-CA"/>
          </w:rPr>
          <w:delText>:CharacterString</w:delText>
        </w:r>
      </w:del>
      <w:ins w:id="2733" w:author="Eric Boisvert" w:date="2016-01-24T13:29:00Z">
        <w:r w:rsidR="00253146">
          <w:rPr>
            <w:lang w:val="en-CA"/>
          </w:rPr>
          <w:t>:Primitive::CharacterString</w:t>
        </w:r>
      </w:ins>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lastRenderedPageBreak/>
        <w:t>The property specimentType_uri</w:t>
      </w:r>
      <w:del w:id="2734" w:author="Eric Boisvert" w:date="2016-01-24T13:29:00Z">
        <w:r w:rsidDel="00253146">
          <w:rPr>
            <w:lang w:val="en-CA"/>
          </w:rPr>
          <w:delText>:CharacterString</w:delText>
        </w:r>
      </w:del>
      <w:ins w:id="2735"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58AAE4F2" w:rsidR="00BF1958" w:rsidRDefault="00BF1958" w:rsidP="00A12606">
      <w:pPr>
        <w:rPr>
          <w:lang w:val="en-CA"/>
        </w:rPr>
      </w:pPr>
      <w:r>
        <w:rPr>
          <w:lang w:val="en-CA"/>
        </w:rPr>
        <w:t>The property metadata_uri</w:t>
      </w:r>
      <w:del w:id="2736" w:author="Eric Boisvert" w:date="2016-01-24T13:29:00Z">
        <w:r w:rsidDel="00253146">
          <w:rPr>
            <w:lang w:val="en-CA"/>
          </w:rPr>
          <w:delText>:CharacterString</w:delText>
        </w:r>
      </w:del>
      <w:ins w:id="2737" w:author="Eric Boisvert" w:date="2016-01-24T13:29:00Z">
        <w:r w:rsidR="00253146">
          <w:rPr>
            <w:lang w:val="en-CA"/>
          </w:rPr>
          <w:t>:Primitive::CharacterString</w:t>
        </w:r>
      </w:ins>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2C79B7A5"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del w:id="2738" w:author="Eric Boisvert" w:date="2016-01-24T13:29:00Z">
        <w:r w:rsidDel="00253146">
          <w:rPr>
            <w:rFonts w:cs="Arial"/>
            <w:color w:val="000000"/>
            <w:lang w:val="en-CA"/>
          </w:rPr>
          <w:delText>:CharacterString</w:delText>
        </w:r>
      </w:del>
      <w:ins w:id="2739" w:author="Eric Boisvert" w:date="2016-01-24T13:29:00Z">
        <w:r w:rsidR="00253146">
          <w:rPr>
            <w:rFonts w:cs="Arial"/>
            <w:color w:val="000000"/>
            <w:lang w:val="en-CA"/>
          </w:rPr>
          <w:t>:Primitive::CharacterString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740" w:name="BKM_5A4D9120_600F_4C3C_8ECF_EE7CFDB01C45"/>
      <w:bookmarkStart w:id="2741" w:name="BKM_411869C6_5FE7_4B45_A018_FC87FC6F1504"/>
      <w:bookmarkStart w:id="2742" w:name="BKM_9EE66924_CD8E_4920_8D93_B7C8D67F28AF"/>
      <w:bookmarkStart w:id="2743" w:name="BKM_49C23F9C_9DFE_434E_9876_B253C73E5E08"/>
      <w:bookmarkStart w:id="2744" w:name="BKM_2D0F9355_1BA8_4B21_A211_5DBDE6101308"/>
      <w:bookmarkStart w:id="2745" w:name="BKM_025812DF_B2DB_4EF8_8BE9_FB08934C1BD4"/>
      <w:bookmarkStart w:id="2746" w:name="BKM_C09529C8_28D2_45E7_B66E_ADF87048EE54"/>
      <w:bookmarkStart w:id="2747" w:name="BKM_3857FAF2_09B8_4E47_AE1C_AD54C52DAF81"/>
      <w:bookmarkStart w:id="2748" w:name="BKM_35F2F785_32E6_4D58_9212_E4C493DD93AB"/>
      <w:bookmarkStart w:id="2749" w:name="BKM_8A8A8512_0518_43B4_8296_5C183491EEB7"/>
      <w:bookmarkStart w:id="2750" w:name="BKM_A37D3138_5144_4AAA_A9A8_F88DEC203EC5"/>
      <w:bookmarkStart w:id="2751" w:name="BKM_9BCC0C7E_CEE8_4167_9510_B24983CC44B9"/>
      <w:bookmarkStart w:id="2752" w:name="BKM_A818D66D_DB16_46C0_A0B3_E9039F2CD8CD"/>
      <w:bookmarkStart w:id="2753" w:name="BKM_AEAFFBCA_2559_4CDB_AFA9_8A341843B51F"/>
      <w:bookmarkStart w:id="2754" w:name="BKM_691007BD_4B41_46AF_9BC3_D27B06E1FB54"/>
      <w:bookmarkStart w:id="2755" w:name="BKM_98D7F43A_2FA6_489F_A1A5_B915D069258B"/>
      <w:bookmarkStart w:id="2756" w:name="BKM_B197BD01_D7EB_4B2D_B744_060A34418883"/>
      <w:bookmarkStart w:id="2757" w:name="_Toc445034203"/>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r w:rsidRPr="00D14AF0">
        <w:rPr>
          <w:lang w:val="en-CA"/>
        </w:rPr>
        <w:t>G</w:t>
      </w:r>
      <w:bookmarkStart w:id="2758" w:name="BKM_9A8B07A1_6F7C_49A9_AE39_CC80241F45D8"/>
      <w:bookmarkEnd w:id="2758"/>
      <w:r w:rsidRPr="00D14AF0">
        <w:rPr>
          <w:lang w:val="en-CA"/>
        </w:rPr>
        <w:t>eomorphologicUnitView</w:t>
      </w:r>
      <w:bookmarkEnd w:id="2757"/>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9F2680" w:rsidP="002C78A2">
      <w:pPr>
        <w:keepNext/>
        <w:autoSpaceDE w:val="0"/>
        <w:autoSpaceDN w:val="0"/>
        <w:adjustRightInd w:val="0"/>
        <w:spacing w:after="0" w:line="240" w:lineRule="atLeast"/>
      </w:pPr>
      <w:r>
        <w:rPr>
          <w:noProof/>
          <w:lang w:val="en-CA" w:eastAsia="en-CA"/>
        </w:rPr>
        <w:pict w14:anchorId="747B73F5">
          <v:shape id="_x0000_i1038" type="#_x0000_t75" style="width:199.45pt;height:275.25pt;visibility:visible;mso-wrap-style:square">
            <v:imagedata r:id="rId22"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2759" w:author="Eric Boisvert" w:date="2016-03-06T13:27:00Z">
        <w:r w:rsidR="004D34D6">
          <w:rPr>
            <w:noProof/>
          </w:rPr>
          <w:t>14</w:t>
        </w:r>
      </w:ins>
      <w:del w:id="2760"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2761" w:author="Eric Boisvert" w:date="2016-01-24T13:29:00Z">
        <w:r w:rsidDel="00253146">
          <w:delText>:CharacterString</w:delText>
        </w:r>
      </w:del>
      <w:ins w:id="2762"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63"/>
      <w:r>
        <w:rPr>
          <w:lang w:val="en-CA"/>
        </w:rPr>
        <w:t>3986</w:t>
      </w:r>
      <w:commentRangeEnd w:id="2763"/>
      <w:r>
        <w:rPr>
          <w:rStyle w:val="CommentReference"/>
        </w:rPr>
        <w:commentReference w:id="2763"/>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 that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r>
        <w:rPr>
          <w:lang w:val="en-CA"/>
        </w:rPr>
        <w:lastRenderedPageBreak/>
        <w:t>name</w:t>
      </w:r>
    </w:p>
    <w:p w14:paraId="201A54B6" w14:textId="77777777" w:rsidR="001A4D2E" w:rsidRPr="001A4D2E" w:rsidRDefault="001A4D2E" w:rsidP="00A12606">
      <w:pPr>
        <w:rPr>
          <w:lang w:val="en-CA"/>
        </w:rPr>
      </w:pPr>
    </w:p>
    <w:p w14:paraId="27FDA029" w14:textId="26EB2ED6"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del w:id="2764" w:author="Eric Boisvert" w:date="2016-01-24T13:29:00Z">
        <w:r w:rsidDel="00253146">
          <w:rPr>
            <w:rFonts w:cs="Arial"/>
            <w:color w:val="000000"/>
            <w:lang w:val="en-CA"/>
          </w:rPr>
          <w:delText>:CharacterString</w:delText>
        </w:r>
      </w:del>
      <w:ins w:id="2765" w:author="Eric Boisvert" w:date="2016-01-24T13:29:00Z">
        <w:r w:rsidR="00253146">
          <w:rPr>
            <w:rFonts w:cs="Arial"/>
            <w:color w:val="000000"/>
            <w:lang w:val="en-CA"/>
          </w:rPr>
          <w:t>:Primitive::CharacterString</w:t>
        </w:r>
      </w:ins>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238F89DC"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766" w:author="Eric Boisvert" w:date="2016-01-24T13:29:00Z">
        <w:r w:rsidDel="00253146">
          <w:rPr>
            <w:rFonts w:cs="Arial"/>
            <w:color w:val="000000"/>
            <w:lang w:val="en-CA"/>
          </w:rPr>
          <w:delText>:CharacterString</w:delText>
        </w:r>
      </w:del>
      <w:ins w:id="2767" w:author="Eric Boisvert" w:date="2016-01-24T13:29:00Z">
        <w:r w:rsidR="00253146">
          <w:rPr>
            <w:rFonts w:cs="Arial"/>
            <w:color w:val="000000"/>
            <w:lang w:val="en-CA"/>
          </w:rPr>
          <w:t>:Primitive::CharacterString</w:t>
        </w:r>
      </w:ins>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47AD1AE8"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del w:id="2768" w:author="Eric Boisvert" w:date="2016-01-24T13:29:00Z">
        <w:r w:rsidDel="00253146">
          <w:rPr>
            <w:rFonts w:cs="Arial"/>
            <w:color w:val="000000"/>
            <w:lang w:val="en-CA"/>
          </w:rPr>
          <w:delText>:CharacterString</w:delText>
        </w:r>
      </w:del>
      <w:ins w:id="2769" w:author="Eric Boisvert" w:date="2016-01-24T13:29:00Z">
        <w:r w:rsidR="00253146">
          <w:rPr>
            <w:rFonts w:cs="Arial"/>
            <w:color w:val="000000"/>
            <w:lang w:val="en-CA"/>
          </w:rPr>
          <w:t>:Primitive::CharacterString</w:t>
        </w:r>
      </w:ins>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r w:rsidRPr="001A4D2E">
        <w:rPr>
          <w:rFonts w:cs="Arial"/>
          <w:color w:val="000000"/>
          <w:lang w:val="en-CA"/>
        </w:rPr>
        <w:t>e.g. active, dormant, stable</w:t>
      </w:r>
      <w:r>
        <w:rPr>
          <w:rFonts w:cs="Arial"/>
          <w:color w:val="000000"/>
          <w:lang w:val="en-CA"/>
        </w:rPr>
        <w:t>.  To report a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730C6AD9"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del w:id="2770" w:author="Eric Boisvert" w:date="2016-01-24T13:29:00Z">
        <w:r w:rsidDel="00253146">
          <w:rPr>
            <w:rFonts w:cs="Arial"/>
            <w:color w:val="000000"/>
            <w:lang w:val="en-CA"/>
          </w:rPr>
          <w:delText>:CharacterString</w:delText>
        </w:r>
      </w:del>
      <w:ins w:id="2771" w:author="Eric Boisvert" w:date="2016-01-24T13:29:00Z">
        <w:r w:rsidR="00253146">
          <w:rPr>
            <w:rFonts w:cs="Arial"/>
            <w:color w:val="000000"/>
            <w:lang w:val="en-CA"/>
          </w:rPr>
          <w:t>:Primitive::CharacterString</w:t>
        </w:r>
      </w:ins>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(eg,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281DDFF8"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del w:id="2772" w:author="Eric Boisvert" w:date="2016-01-24T13:29:00Z">
        <w:r w:rsidDel="00253146">
          <w:rPr>
            <w:rFonts w:cs="Arial"/>
            <w:color w:val="000000"/>
            <w:lang w:val="en-CA"/>
          </w:rPr>
          <w:delText>:CharacterString</w:delText>
        </w:r>
      </w:del>
      <w:ins w:id="2773" w:author="Eric Boisvert" w:date="2016-01-24T13:29:00Z">
        <w:r w:rsidR="00253146">
          <w:rPr>
            <w:rFonts w:cs="Arial"/>
            <w:color w:val="000000"/>
            <w:lang w:val="en-CA"/>
          </w:rPr>
          <w:t>:Primitive::CharacterString</w:t>
        </w:r>
      </w:ins>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267043A"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del w:id="2774" w:author="Eric Boisvert" w:date="2016-01-24T13:29:00Z">
        <w:r w:rsidDel="00253146">
          <w:rPr>
            <w:rFonts w:cs="Arial"/>
            <w:color w:val="000000"/>
            <w:lang w:val="en-CA"/>
          </w:rPr>
          <w:delText>:CharacterString</w:delText>
        </w:r>
      </w:del>
      <w:ins w:id="2775" w:author="Eric Boisvert" w:date="2016-01-24T13:29:00Z">
        <w:r w:rsidR="00253146">
          <w:rPr>
            <w:rFonts w:cs="Arial"/>
            <w:color w:val="000000"/>
            <w:lang w:val="en-CA"/>
          </w:rPr>
          <w:t>:Primitive::CharacterString</w:t>
        </w:r>
      </w:ins>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ins w:id="2776" w:author="Eric Boisvert" w:date="2016-03-06T13:27:00Z">
        <w:r w:rsidR="004D34D6">
          <w:rPr>
            <w:rFonts w:cs="Arial"/>
            <w:color w:val="000000"/>
            <w:lang w:val="en-CA"/>
          </w:rPr>
          <w:t>8.3.1.3</w:t>
        </w:r>
      </w:ins>
      <w:del w:id="2777" w:author="Eric Boisvert" w:date="2016-03-06T13:27:00Z">
        <w:r w:rsidDel="004D34D6">
          <w:rPr>
            <w:rFonts w:cs="Arial"/>
            <w:color w:val="000000"/>
            <w:lang w:val="en-CA"/>
          </w:rPr>
          <w:delText>8.3.2.1</w:delText>
        </w:r>
      </w:del>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r w:rsidRPr="00C50276">
        <w:rPr>
          <w:lang w:val="en-CA"/>
        </w:rPr>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115C529"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lastRenderedPageBreak/>
        <w:t>The property geologicHistory</w:t>
      </w:r>
      <w:del w:id="2778" w:author="Eric Boisvert" w:date="2016-01-24T13:29:00Z">
        <w:r w:rsidDel="00253146">
          <w:rPr>
            <w:rFonts w:cs="Arial"/>
            <w:color w:val="000000"/>
            <w:lang w:val="en-CA"/>
          </w:rPr>
          <w:delText>:CharacterString</w:delText>
        </w:r>
      </w:del>
      <w:ins w:id="2779" w:author="Eric Boisvert" w:date="2016-01-24T13:29:00Z">
        <w:r w:rsidR="00253146">
          <w:rPr>
            <w:rFonts w:cs="Arial"/>
            <w:color w:val="000000"/>
            <w:lang w:val="en-CA"/>
          </w:rPr>
          <w:t>:Primitive::CharacterString</w:t>
        </w:r>
      </w:ins>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ins w:id="2780" w:author="Eric Boisvert" w:date="2016-03-06T13:27:00Z">
        <w:r w:rsidR="004D34D6">
          <w:rPr>
            <w:rFonts w:cs="Arial"/>
            <w:color w:val="000000"/>
            <w:lang w:val="en-CA"/>
          </w:rPr>
          <w:t>8.3.1.3</w:t>
        </w:r>
      </w:ins>
      <w:del w:id="2781" w:author="Eric Boisvert" w:date="2016-03-06T13:27:00Z">
        <w:r w:rsidDel="004D34D6">
          <w:rPr>
            <w:rFonts w:cs="Arial"/>
            <w:color w:val="000000"/>
            <w:lang w:val="en-CA"/>
          </w:rPr>
          <w:delText>8.3.2.1</w:delText>
        </w:r>
      </w:del>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4926017F"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del w:id="2782" w:author="Eric Boisvert" w:date="2016-01-24T13:31:00Z">
        <w:r w:rsidDel="00253146">
          <w:rPr>
            <w:rFonts w:cs="Arial"/>
            <w:color w:val="000000"/>
            <w:lang w:val="en-CA"/>
          </w:rPr>
          <w:delText>:Number</w:delText>
        </w:r>
      </w:del>
      <w:ins w:id="2783" w:author="Eric Boisvert" w:date="2016-01-24T13:31:00Z">
        <w:r w:rsidR="00253146">
          <w:rPr>
            <w:rFonts w:cs="Arial"/>
            <w:color w:val="000000"/>
            <w:lang w:val="en-CA"/>
          </w:rPr>
          <w:t>:Primitive::Number</w:t>
        </w:r>
      </w:ins>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0C5159B2"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784" w:author="Eric Boisvert" w:date="2016-01-24T13:29:00Z">
        <w:r w:rsidDel="00253146">
          <w:rPr>
            <w:rFonts w:cs="Arial"/>
            <w:color w:val="000000"/>
            <w:lang w:val="en-CA"/>
          </w:rPr>
          <w:delText>:CharacterString</w:delText>
        </w:r>
      </w:del>
      <w:ins w:id="2785" w:author="Eric Boisvert" w:date="2016-01-24T13:29:00Z">
        <w:r w:rsidR="00253146">
          <w:rPr>
            <w:rFonts w:cs="Arial"/>
            <w:color w:val="000000"/>
            <w:lang w:val="en-CA"/>
          </w:rPr>
          <w:t>:Primitive::CharacterString</w:t>
        </w:r>
      </w:ins>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70344EC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786" w:author="Eric Boisvert" w:date="2016-01-24T13:29:00Z">
        <w:r w:rsidDel="00253146">
          <w:rPr>
            <w:rFonts w:cs="Arial"/>
            <w:color w:val="000000"/>
            <w:lang w:val="en-CA"/>
          </w:rPr>
          <w:delText>:CharacterString</w:delText>
        </w:r>
      </w:del>
      <w:ins w:id="2787"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CE3214A"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del w:id="2788" w:author="Eric Boisvert" w:date="2016-01-24T13:29:00Z">
        <w:r w:rsidDel="00253146">
          <w:rPr>
            <w:rFonts w:cs="Arial"/>
            <w:color w:val="000000"/>
            <w:lang w:val="en-CA"/>
          </w:rPr>
          <w:delText>:CharacterString</w:delText>
        </w:r>
      </w:del>
      <w:ins w:id="2789" w:author="Eric Boisvert" w:date="2016-01-24T13:29:00Z">
        <w:r w:rsidR="00253146">
          <w:rPr>
            <w:rFonts w:cs="Arial"/>
            <w:color w:val="000000"/>
            <w:lang w:val="en-CA"/>
          </w:rPr>
          <w:t>:Primitive::CharacterString</w:t>
        </w:r>
      </w:ins>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084FFBE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del w:id="2790" w:author="Eric Boisvert" w:date="2016-01-24T13:29:00Z">
        <w:r w:rsidDel="00253146">
          <w:rPr>
            <w:rFonts w:cs="Arial"/>
            <w:color w:val="000000"/>
            <w:lang w:val="en-CA"/>
          </w:rPr>
          <w:delText>:CharacterString</w:delText>
        </w:r>
      </w:del>
      <w:ins w:id="2791" w:author="Eric Boisvert" w:date="2016-01-24T13:29:00Z">
        <w:r w:rsidR="00253146">
          <w:rPr>
            <w:rFonts w:cs="Arial"/>
            <w:color w:val="000000"/>
            <w:lang w:val="en-CA"/>
          </w:rPr>
          <w:t>:Primitive::CharacterString</w:t>
        </w:r>
      </w:ins>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39D1C06B"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del w:id="2792" w:author="Eric Boisvert" w:date="2016-01-24T13:29:00Z">
        <w:r w:rsidDel="00253146">
          <w:rPr>
            <w:rFonts w:cs="Arial"/>
            <w:color w:val="000000"/>
            <w:lang w:val="en-CA"/>
          </w:rPr>
          <w:delText>:CharacterString</w:delText>
        </w:r>
      </w:del>
      <w:ins w:id="2793" w:author="Eric Boisvert" w:date="2016-01-24T13:29:00Z">
        <w:r w:rsidR="00253146">
          <w:rPr>
            <w:rFonts w:cs="Arial"/>
            <w:color w:val="000000"/>
            <w:lang w:val="en-CA"/>
          </w:rPr>
          <w:t>:Primitive::CharacterString</w:t>
        </w:r>
      </w:ins>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r>
              <w:rPr>
                <w:rStyle w:val="reqtext"/>
                <w:lang w:val="en-CA"/>
              </w:rPr>
              <w:t>unitType_uri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794" w:author="Eric Boisvert" w:date="2016-01-24T13:29:00Z">
        <w:r w:rsidDel="00253146">
          <w:rPr>
            <w:rFonts w:cs="Arial"/>
            <w:color w:val="000000"/>
            <w:lang w:val="en-CA"/>
          </w:rPr>
          <w:delText>:CharacterString</w:delText>
        </w:r>
      </w:del>
      <w:ins w:id="2795"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796" w:author="Eric Boisvert" w:date="2016-01-24T13:29:00Z">
        <w:r w:rsidDel="00253146">
          <w:rPr>
            <w:rFonts w:cs="Arial"/>
            <w:color w:val="000000"/>
            <w:lang w:val="en-CA"/>
          </w:rPr>
          <w:delText>:CharacterString</w:delText>
        </w:r>
      </w:del>
      <w:ins w:id="2797"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53E9B36"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798" w:author="Eric Boisvert" w:date="2016-01-24T13:29:00Z">
        <w:r w:rsidDel="00253146">
          <w:rPr>
            <w:rFonts w:cs="Arial"/>
            <w:color w:val="000000"/>
            <w:lang w:val="en-CA"/>
          </w:rPr>
          <w:delText>:CharacterString</w:delText>
        </w:r>
      </w:del>
      <w:ins w:id="2799"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r>
              <w:rPr>
                <w:rStyle w:val="reqtext"/>
                <w:lang w:val="en-CA"/>
              </w:rPr>
              <w:t>specification_uri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2886E0A5"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800" w:author="Eric Boisvert" w:date="2016-01-24T13:29:00Z">
        <w:r w:rsidDel="00253146">
          <w:rPr>
            <w:rFonts w:cs="Arial"/>
            <w:color w:val="000000"/>
            <w:lang w:val="en-CA"/>
          </w:rPr>
          <w:delText>:CharacterString</w:delText>
        </w:r>
      </w:del>
      <w:ins w:id="2801"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r w:rsidRPr="00C17A19">
        <w:t>genericSymbolizer</w:t>
      </w:r>
    </w:p>
    <w:p w14:paraId="179245CF" w14:textId="77777777" w:rsidR="009E36A6" w:rsidRPr="00C17A19" w:rsidRDefault="009E36A6" w:rsidP="009E36A6"/>
    <w:p w14:paraId="618CE433" w14:textId="0D3A3BC0" w:rsidR="009E36A6" w:rsidRDefault="009E36A6" w:rsidP="009E36A6">
      <w:r>
        <w:t xml:space="preserve">The property </w:t>
      </w:r>
      <w:r w:rsidRPr="00C17A19">
        <w:t>genericSymbolizer</w:t>
      </w:r>
      <w:del w:id="2802" w:author="Eric Boisvert" w:date="2016-01-24T13:29:00Z">
        <w:r w:rsidDel="00253146">
          <w:delText>:CharacterString</w:delText>
        </w:r>
      </w:del>
      <w:ins w:id="2803" w:author="Eric Boisvert" w:date="2016-01-24T13:29:00Z">
        <w:r w:rsidR="00253146">
          <w:t>:Primitive::CharacterString</w:t>
        </w:r>
      </w:ins>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804" w:name="BKM_75AF76F0_4AFF_4758_AA5C_4DD9A3A326DF"/>
      <w:bookmarkStart w:id="2805" w:name="BKM_AD80CBD8_BB55_4F42_B330_20E3957181FD"/>
      <w:bookmarkStart w:id="2806" w:name="BKM_B608D83A_BCB7_40BE_B5B4_7C18680327EF"/>
      <w:bookmarkStart w:id="2807" w:name="BKM_BB7DE53B_2076_4732_85CB_314A0C996CFE"/>
      <w:bookmarkStart w:id="2808" w:name="BKM_0F33C868_B8F6_4CD9_B1BE_D64AF7054352"/>
      <w:bookmarkStart w:id="2809" w:name="BKM_858F77A8_91BC_4E92_9873_3DE29220EA84"/>
      <w:bookmarkStart w:id="2810" w:name="BKM_6C47293B_9B00_4958_AE14_E2FF8C6503C9"/>
      <w:bookmarkStart w:id="2811" w:name="BKM_4798819D_722E_4089_880A_68AA29864E45"/>
      <w:bookmarkStart w:id="2812" w:name="BKM_FB28CC82_D6AA_481A_BA03_BB82515D05CD"/>
      <w:bookmarkStart w:id="2813" w:name="BKM_81066ECA_2108_4DF2_B25E_F440E68432B7"/>
      <w:bookmarkStart w:id="2814" w:name="BKM_E37CFBB1_57FD_4CA3_9961_34992E857685"/>
      <w:bookmarkStart w:id="2815" w:name="BKM_2EFAD6D8_0A90_47E6_A3AC_B0F503630287"/>
      <w:bookmarkStart w:id="2816" w:name="BKM_21524384_B208_4A32_A2E5_0FFB4D6E8D7C"/>
      <w:bookmarkStart w:id="2817" w:name="BKM_E5DB8674_7F07_4817_BA2B_997C684B521D"/>
      <w:bookmarkStart w:id="2818" w:name="BKM_B79C058B_F1A5_47C5_B3E2_CD87F62870F2"/>
      <w:bookmarkStart w:id="2819" w:name="BKM_A559EAAB_B89D_43D3_B221_4C6D46321258"/>
      <w:bookmarkStart w:id="2820" w:name="BKM_234AE185_16BA_4884_8974_68DBF37A4B28"/>
      <w:bookmarkStart w:id="2821" w:name="BKM_B342A581_116B_4A14_8384_0F4F6231BFC6"/>
      <w:bookmarkStart w:id="2822" w:name="BKM_CE5055FF_94D8_42AD_B46A_0041AB28334E"/>
      <w:bookmarkStart w:id="2823" w:name="BKM_F34DEFBD_2300_4BCD_9500_6FD1B9CE045E"/>
      <w:bookmarkStart w:id="2824" w:name="BKM_C0E26832_94FE_4E03_98DE_F2986912ECBC"/>
      <w:bookmarkStart w:id="2825" w:name="BKM_04EE2E72_5511_48AE_9048_CF9126C4A13D"/>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p>
    <w:p w14:paraId="7C9BAB4B" w14:textId="77777777" w:rsidR="00D14AF0" w:rsidRDefault="00D14AF0" w:rsidP="00D14AF0">
      <w:pPr>
        <w:pStyle w:val="Heading3"/>
        <w:rPr>
          <w:lang w:val="en-CA"/>
        </w:rPr>
      </w:pPr>
      <w:bookmarkStart w:id="2826" w:name="_Toc445034204"/>
      <w:r w:rsidRPr="00D14AF0">
        <w:rPr>
          <w:lang w:val="en-CA"/>
        </w:rPr>
        <w:lastRenderedPageBreak/>
        <w:t>S</w:t>
      </w:r>
      <w:bookmarkStart w:id="2827" w:name="BKM_CE5E700D_EBA4_44CA_83C8_617C916DF033"/>
      <w:bookmarkEnd w:id="2827"/>
      <w:r w:rsidRPr="00D14AF0">
        <w:rPr>
          <w:lang w:val="en-CA"/>
        </w:rPr>
        <w:t>hearDisplacementStructureView</w:t>
      </w:r>
      <w:bookmarkEnd w:id="2826"/>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9F2680" w:rsidP="00A42248">
      <w:pPr>
        <w:keepNext/>
        <w:autoSpaceDE w:val="0"/>
        <w:autoSpaceDN w:val="0"/>
        <w:adjustRightInd w:val="0"/>
        <w:spacing w:after="0" w:line="240" w:lineRule="atLeast"/>
      </w:pPr>
      <w:r>
        <w:rPr>
          <w:noProof/>
          <w:lang w:val="en-CA" w:eastAsia="en-CA"/>
        </w:rPr>
        <w:pict w14:anchorId="3D60E9B9">
          <v:shape id="_x0000_i1039" type="#_x0000_t75" style="width:198.15pt;height:284.8pt;visibility:visible;mso-wrap-style:square">
            <v:imagedata r:id="rId23"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2828" w:author="Eric Boisvert" w:date="2016-03-06T13:27:00Z">
        <w:r w:rsidR="004D34D6">
          <w:rPr>
            <w:noProof/>
          </w:rPr>
          <w:t>15</w:t>
        </w:r>
      </w:ins>
      <w:del w:id="2829"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830" w:author="Eric Boisvert" w:date="2016-01-24T13:30:00Z">
        <w:r w:rsidDel="00253146">
          <w:delText>:CharacterString</w:delText>
        </w:r>
      </w:del>
      <w:ins w:id="2831"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2832"/>
      <w:r>
        <w:rPr>
          <w:lang w:val="en-CA"/>
        </w:rPr>
        <w:t>3986</w:t>
      </w:r>
      <w:commentRangeEnd w:id="2832"/>
      <w:r>
        <w:rPr>
          <w:rStyle w:val="CommentReference"/>
        </w:rPr>
        <w:commentReference w:id="2832"/>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79C2CBD8"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del w:id="2833" w:author="Eric Boisvert" w:date="2016-01-24T13:30:00Z">
        <w:r w:rsidDel="00253146">
          <w:rPr>
            <w:rFonts w:cs="Arial"/>
            <w:color w:val="000000"/>
            <w:lang w:val="en-CA"/>
          </w:rPr>
          <w:delText>:CharacterString</w:delText>
        </w:r>
      </w:del>
      <w:ins w:id="2834" w:author="Eric Boisvert" w:date="2016-01-24T13:30:00Z">
        <w:r w:rsidR="00253146">
          <w:rPr>
            <w:rFonts w:cs="Arial"/>
            <w:color w:val="000000"/>
            <w:lang w:val="en-CA"/>
          </w:rPr>
          <w:t>:Primitive::CharacterString</w:t>
        </w:r>
      </w:ins>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65D561D" w:rsidR="002E6F45" w:rsidRPr="00D970E9" w:rsidRDefault="002E6F45" w:rsidP="00A12606">
      <w:pPr>
        <w:rPr>
          <w:lang w:val="en-CA"/>
        </w:rPr>
      </w:pPr>
      <w:r>
        <w:rPr>
          <w:lang w:val="en-CA"/>
        </w:rPr>
        <w:t>The property description</w:t>
      </w:r>
      <w:del w:id="2835" w:author="Eric Boisvert" w:date="2016-01-24T13:30:00Z">
        <w:r w:rsidDel="00253146">
          <w:rPr>
            <w:lang w:val="en-CA"/>
          </w:rPr>
          <w:delText>:CharacterString</w:delText>
        </w:r>
      </w:del>
      <w:ins w:id="2836" w:author="Eric Boisvert" w:date="2016-01-24T13:30:00Z">
        <w:r w:rsidR="00253146">
          <w:rPr>
            <w:lang w:val="en-CA"/>
          </w:rPr>
          <w:t>:Primitive::CharacterString</w:t>
        </w:r>
      </w:ins>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19688B4A"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del w:id="2837" w:author="Eric Boisvert" w:date="2016-01-24T13:30:00Z">
        <w:r w:rsidDel="00253146">
          <w:rPr>
            <w:rFonts w:cs="Arial"/>
            <w:color w:val="000000"/>
            <w:lang w:val="en-CA"/>
          </w:rPr>
          <w:delText>:CharacterString</w:delText>
        </w:r>
      </w:del>
      <w:ins w:id="2838" w:author="Eric Boisvert" w:date="2016-01-24T13:30:00Z">
        <w:r w:rsidR="00253146">
          <w:rPr>
            <w:rFonts w:cs="Arial"/>
            <w:color w:val="000000"/>
            <w:lang w:val="en-CA"/>
          </w:rPr>
          <w:t>:Primitive::CharacterString</w:t>
        </w:r>
      </w:ins>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r w:rsidRPr="00D970E9">
        <w:rPr>
          <w:lang w:val="en-CA"/>
        </w:rPr>
        <w:t>movementType</w:t>
      </w:r>
    </w:p>
    <w:p w14:paraId="1B780820" w14:textId="77777777" w:rsidR="002E6F45" w:rsidRDefault="002E6F45" w:rsidP="00A12606">
      <w:pPr>
        <w:rPr>
          <w:lang w:val="en-CA"/>
        </w:rPr>
      </w:pPr>
    </w:p>
    <w:p w14:paraId="0A802944" w14:textId="55BC0E90" w:rsidR="002E6F45" w:rsidRDefault="002E6F45" w:rsidP="00A12606">
      <w:pPr>
        <w:rPr>
          <w:lang w:val="en-CA"/>
        </w:rPr>
      </w:pPr>
      <w:r>
        <w:rPr>
          <w:lang w:val="en-CA"/>
        </w:rPr>
        <w:t>The property movementType</w:t>
      </w:r>
      <w:del w:id="2839" w:author="Eric Boisvert" w:date="2016-01-24T13:30:00Z">
        <w:r w:rsidDel="00253146">
          <w:rPr>
            <w:lang w:val="en-CA"/>
          </w:rPr>
          <w:delText>:CharacterString</w:delText>
        </w:r>
      </w:del>
      <w:ins w:id="2840" w:author="Eric Boisvert" w:date="2016-01-24T13:30:00Z">
        <w:r w:rsidR="00253146">
          <w:rPr>
            <w:lang w:val="en-CA"/>
          </w:rPr>
          <w:t>:Primitive::CharacterString</w:t>
        </w:r>
      </w:ins>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2B02880F" w:rsidR="002E6F45" w:rsidRDefault="002E6F45" w:rsidP="00A12606">
      <w:pPr>
        <w:rPr>
          <w:lang w:val="en-CA"/>
        </w:rPr>
      </w:pPr>
      <w:r>
        <w:rPr>
          <w:lang w:val="en-CA"/>
        </w:rPr>
        <w:t>The property deformationStyle</w:t>
      </w:r>
      <w:del w:id="2841" w:author="Eric Boisvert" w:date="2016-01-24T13:30:00Z">
        <w:r w:rsidDel="00253146">
          <w:rPr>
            <w:lang w:val="en-CA"/>
          </w:rPr>
          <w:delText>:CharacterString</w:delText>
        </w:r>
      </w:del>
      <w:ins w:id="2842" w:author="Eric Boisvert" w:date="2016-01-24T13:30:00Z">
        <w:r w:rsidR="00253146">
          <w:rPr>
            <w:lang w:val="en-CA"/>
          </w:rPr>
          <w:t>:Primitive::CharacterString</w:t>
        </w:r>
      </w:ins>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45A98858" w:rsidR="002E6F45" w:rsidRDefault="002E6F45" w:rsidP="00A12606">
      <w:pPr>
        <w:rPr>
          <w:lang w:val="en-CA"/>
        </w:rPr>
      </w:pPr>
      <w:r>
        <w:rPr>
          <w:lang w:val="en-CA"/>
        </w:rPr>
        <w:lastRenderedPageBreak/>
        <w:t>The property displacement</w:t>
      </w:r>
      <w:del w:id="2843" w:author="Eric Boisvert" w:date="2016-01-24T13:30:00Z">
        <w:r w:rsidDel="00253146">
          <w:rPr>
            <w:lang w:val="en-CA"/>
          </w:rPr>
          <w:delText>:CharacterString</w:delText>
        </w:r>
      </w:del>
      <w:ins w:id="2844" w:author="Eric Boisvert" w:date="2016-01-24T13:30:00Z">
        <w:r w:rsidR="00253146">
          <w:rPr>
            <w:lang w:val="en-CA"/>
          </w:rPr>
          <w:t>:Primitive::CharacterString</w:t>
        </w:r>
      </w:ins>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23D14B81" w:rsidR="002E6F45" w:rsidRDefault="002E6F45" w:rsidP="00A12606">
      <w:pPr>
        <w:rPr>
          <w:lang w:val="en-CA"/>
        </w:rPr>
      </w:pPr>
      <w:r>
        <w:rPr>
          <w:lang w:val="en-CA"/>
        </w:rPr>
        <w:t>The property geologicHistory</w:t>
      </w:r>
      <w:del w:id="2845" w:author="Eric Boisvert" w:date="2016-01-24T13:30:00Z">
        <w:r w:rsidDel="00253146">
          <w:rPr>
            <w:lang w:val="en-CA"/>
          </w:rPr>
          <w:delText>:CharacterString</w:delText>
        </w:r>
      </w:del>
      <w:ins w:id="2846" w:author="Eric Boisvert" w:date="2016-01-24T13:30:00Z">
        <w:r w:rsidR="00253146">
          <w:rPr>
            <w:lang w:val="en-CA"/>
          </w:rPr>
          <w:t>:Primitive::CharacterString</w:t>
        </w:r>
      </w:ins>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sidR="004D34D6">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r w:rsidRPr="00393486">
        <w:rPr>
          <w:lang w:val="en-CA"/>
        </w:rPr>
        <w:t>numericOlderAge</w:t>
      </w:r>
    </w:p>
    <w:p w14:paraId="18236C41" w14:textId="77777777" w:rsidR="00393486" w:rsidRPr="00393486" w:rsidRDefault="00393486" w:rsidP="00A12606">
      <w:pPr>
        <w:rPr>
          <w:lang w:val="en-CA"/>
        </w:rPr>
      </w:pPr>
    </w:p>
    <w:p w14:paraId="714E0787" w14:textId="6E2849D5" w:rsidR="00393486" w:rsidRDefault="00393486" w:rsidP="00A12606">
      <w:pPr>
        <w:rPr>
          <w:lang w:val="en-CA"/>
        </w:rPr>
      </w:pPr>
      <w:r>
        <w:rPr>
          <w:lang w:val="en-CA"/>
        </w:rPr>
        <w:t>The property numericOlderAge</w:t>
      </w:r>
      <w:del w:id="2847" w:author="Eric Boisvert" w:date="2016-01-24T13:31:00Z">
        <w:r w:rsidDel="00253146">
          <w:rPr>
            <w:lang w:val="en-CA"/>
          </w:rPr>
          <w:delText>:Number</w:delText>
        </w:r>
      </w:del>
      <w:ins w:id="2848" w:author="Eric Boisvert" w:date="2016-01-24T13:31:00Z">
        <w:r w:rsidR="00253146">
          <w:rPr>
            <w:lang w:val="en-CA"/>
          </w:rPr>
          <w:t>:Primitive::Number</w:t>
        </w:r>
      </w:ins>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r w:rsidRPr="00D970E9">
        <w:rPr>
          <w:lang w:val="en-CA"/>
        </w:rPr>
        <w:t>numericYoungerAge</w:t>
      </w:r>
    </w:p>
    <w:p w14:paraId="06B60566" w14:textId="77777777" w:rsidR="007433DB" w:rsidRDefault="007433DB" w:rsidP="00A12606">
      <w:pPr>
        <w:rPr>
          <w:lang w:val="en-CA"/>
        </w:rPr>
      </w:pPr>
    </w:p>
    <w:p w14:paraId="7920F3A4" w14:textId="588F0DDB" w:rsidR="00393486" w:rsidRDefault="00393486" w:rsidP="00A12606">
      <w:pPr>
        <w:rPr>
          <w:lang w:val="en-CA"/>
        </w:rPr>
      </w:pPr>
      <w:r>
        <w:rPr>
          <w:lang w:val="en-CA"/>
        </w:rPr>
        <w:t>The property numericYoungerAge</w:t>
      </w:r>
      <w:del w:id="2849" w:author="Eric Boisvert" w:date="2016-01-24T13:31:00Z">
        <w:r w:rsidDel="00253146">
          <w:rPr>
            <w:lang w:val="en-CA"/>
          </w:rPr>
          <w:delText>:Number</w:delText>
        </w:r>
      </w:del>
      <w:ins w:id="2850" w:author="Eric Boisvert" w:date="2016-01-24T13:31:00Z">
        <w:r w:rsidR="00253146">
          <w:rPr>
            <w:lang w:val="en-CA"/>
          </w:rPr>
          <w:t>:Primitive::Number</w:t>
        </w:r>
      </w:ins>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r w:rsidRPr="00D970E9">
        <w:rPr>
          <w:lang w:val="en-CA"/>
        </w:rPr>
        <w:t>observationMethod</w:t>
      </w:r>
    </w:p>
    <w:p w14:paraId="5C4FDEB1" w14:textId="77777777" w:rsidR="00393486" w:rsidRPr="00393486" w:rsidRDefault="00393486" w:rsidP="00A12606">
      <w:pPr>
        <w:rPr>
          <w:lang w:val="en-CA"/>
        </w:rPr>
      </w:pPr>
    </w:p>
    <w:p w14:paraId="2BF31CC4" w14:textId="517FB0AE" w:rsidR="00393486" w:rsidRDefault="00393486" w:rsidP="00A12606">
      <w:pPr>
        <w:rPr>
          <w:lang w:val="en-CA"/>
        </w:rPr>
      </w:pPr>
      <w:r>
        <w:rPr>
          <w:lang w:val="en-CA"/>
        </w:rPr>
        <w:t>The property observationMethod</w:t>
      </w:r>
      <w:del w:id="2851" w:author="Eric Boisvert" w:date="2016-01-24T13:30:00Z">
        <w:r w:rsidDel="00253146">
          <w:rPr>
            <w:lang w:val="en-CA"/>
          </w:rPr>
          <w:delText>:CharacterString</w:delText>
        </w:r>
      </w:del>
      <w:ins w:id="2852" w:author="Eric Boisvert" w:date="2016-01-24T13:30:00Z">
        <w:r w:rsidR="00253146">
          <w:rPr>
            <w:lang w:val="en-CA"/>
          </w:rPr>
          <w:t>:Primitive::CharacterString</w:t>
        </w:r>
      </w:ins>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51D9EA29" w:rsidR="00393486" w:rsidRDefault="00393486" w:rsidP="00A12606">
      <w:pPr>
        <w:rPr>
          <w:lang w:val="en-CA"/>
        </w:rPr>
      </w:pPr>
      <w:r>
        <w:rPr>
          <w:lang w:val="en-CA"/>
        </w:rPr>
        <w:t>The property positionAccuracy</w:t>
      </w:r>
      <w:del w:id="2853" w:author="Eric Boisvert" w:date="2016-01-24T13:30:00Z">
        <w:r w:rsidDel="00253146">
          <w:rPr>
            <w:lang w:val="en-CA"/>
          </w:rPr>
          <w:delText>:CharacterString</w:delText>
        </w:r>
      </w:del>
      <w:ins w:id="2854" w:author="Eric Boisvert" w:date="2016-01-24T13:30:00Z">
        <w:r w:rsidR="00253146">
          <w:rPr>
            <w:lang w:val="en-CA"/>
          </w:rPr>
          <w:t>:Primitive::CharacterString</w:t>
        </w:r>
      </w:ins>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r>
        <w:rPr>
          <w:lang w:val="en-CA"/>
        </w:rPr>
        <w:t>source</w:t>
      </w:r>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source:CharacterString shall contain a t</w:t>
      </w:r>
      <w:r w:rsidRPr="00393486">
        <w:rPr>
          <w:lang w:val="en-CA"/>
        </w:rPr>
        <w:t xml:space="preserve">ext describing feature-specific details and citations to source materials, and if available providing URLs to reference </w:t>
      </w:r>
      <w:r w:rsidRPr="00393486">
        <w:rPr>
          <w:lang w:val="en-CA"/>
        </w:rPr>
        <w:lastRenderedPageBreak/>
        <w:t>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855" w:author="Eric Boisvert" w:date="2016-01-24T13:30:00Z">
        <w:r w:rsidDel="00253146">
          <w:rPr>
            <w:lang w:val="en-CA"/>
          </w:rPr>
          <w:delText>:CharacterString</w:delText>
        </w:r>
      </w:del>
      <w:ins w:id="2856"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r>
              <w:rPr>
                <w:rStyle w:val="reqtext"/>
                <w:lang w:val="en-CA"/>
              </w:rPr>
              <w:t>faultType_uri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857" w:author="Eric Boisvert" w:date="2016-01-24T13:30:00Z">
        <w:r w:rsidDel="00253146">
          <w:rPr>
            <w:lang w:val="en-CA"/>
          </w:rPr>
          <w:delText>:CharacterString</w:delText>
        </w:r>
      </w:del>
      <w:ins w:id="2858"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r>
              <w:rPr>
                <w:rStyle w:val="reqtext"/>
                <w:lang w:val="en-CA"/>
              </w:rPr>
              <w:t>movementType_uri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r>
              <w:rPr>
                <w:rStyle w:val="reqtext"/>
                <w:lang w:val="en-CA"/>
              </w:rPr>
              <w:t>movementType_uri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37461CB8" w:rsidR="00393486" w:rsidRDefault="00393486" w:rsidP="00A12606">
      <w:pPr>
        <w:rPr>
          <w:lang w:val="en-CA"/>
        </w:rPr>
      </w:pPr>
      <w:r>
        <w:rPr>
          <w:lang w:val="en-CA"/>
        </w:rPr>
        <w:t>The property representativeAge_uri</w:t>
      </w:r>
      <w:del w:id="2859" w:author="Eric Boisvert" w:date="2016-01-24T13:30:00Z">
        <w:r w:rsidDel="00253146">
          <w:rPr>
            <w:lang w:val="en-CA"/>
          </w:rPr>
          <w:delText>:CharacterString</w:delText>
        </w:r>
      </w:del>
      <w:ins w:id="2860"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06511AD8" w:rsidR="00D27756" w:rsidRDefault="00393486" w:rsidP="00A12606">
      <w:pPr>
        <w:rPr>
          <w:lang w:val="en-CA"/>
        </w:rPr>
      </w:pPr>
      <w:r>
        <w:rPr>
          <w:lang w:val="en-CA"/>
        </w:rPr>
        <w:t>The property representativeYoungerAge_uri</w:t>
      </w:r>
      <w:del w:id="2861" w:author="Eric Boisvert" w:date="2016-01-24T13:30:00Z">
        <w:r w:rsidDel="00253146">
          <w:rPr>
            <w:lang w:val="en-CA"/>
          </w:rPr>
          <w:delText>:CharacterString</w:delText>
        </w:r>
      </w:del>
      <w:ins w:id="2862"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w:t>
      </w:r>
      <w:r w:rsidRPr="00393486">
        <w:rPr>
          <w:lang w:val="en-CA"/>
        </w:rPr>
        <w:lastRenderedPageBreak/>
        <w:t>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66FE4C32" w:rsidR="007433DB" w:rsidRDefault="007433DB" w:rsidP="00A12606">
      <w:pPr>
        <w:rPr>
          <w:lang w:val="en-CA"/>
        </w:rPr>
      </w:pPr>
      <w:r>
        <w:rPr>
          <w:lang w:val="en-CA"/>
        </w:rPr>
        <w:t>The property specification_uri</w:t>
      </w:r>
      <w:del w:id="2863" w:author="Eric Boisvert" w:date="2016-01-24T13:30:00Z">
        <w:r w:rsidDel="00253146">
          <w:rPr>
            <w:lang w:val="en-CA"/>
          </w:rPr>
          <w:delText>:CharacterString</w:delText>
        </w:r>
      </w:del>
      <w:ins w:id="2864"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4A1DAFCE" w:rsidR="007433DB" w:rsidRDefault="007433DB" w:rsidP="00A12606">
      <w:pPr>
        <w:rPr>
          <w:lang w:val="en-CA"/>
        </w:rPr>
      </w:pPr>
      <w:r>
        <w:rPr>
          <w:lang w:val="en-CA"/>
        </w:rPr>
        <w:t>The property metadata_uri</w:t>
      </w:r>
      <w:del w:id="2865" w:author="Eric Boisvert" w:date="2016-01-24T13:30:00Z">
        <w:r w:rsidDel="00253146">
          <w:rPr>
            <w:lang w:val="en-CA"/>
          </w:rPr>
          <w:delText>:CharacterString</w:delText>
        </w:r>
      </w:del>
      <w:ins w:id="2866" w:author="Eric Boisvert" w:date="2016-01-24T13:30:00Z">
        <w:r w:rsidR="00253146">
          <w:rPr>
            <w:lang w:val="en-CA"/>
          </w:rPr>
          <w:t>:Primitive::CharacterString</w:t>
        </w:r>
      </w:ins>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r w:rsidRPr="00C17A19">
        <w:t>genericSymbolizer</w:t>
      </w:r>
    </w:p>
    <w:p w14:paraId="20064A2A" w14:textId="77777777" w:rsidR="007433DB" w:rsidRPr="00C17A19" w:rsidRDefault="007433DB" w:rsidP="007433DB"/>
    <w:p w14:paraId="2C57DF89" w14:textId="2549ECF8" w:rsidR="007433DB" w:rsidRDefault="007433DB" w:rsidP="007433DB">
      <w:r>
        <w:t xml:space="preserve">The property </w:t>
      </w:r>
      <w:r w:rsidRPr="00C17A19">
        <w:t>genericSymbolizer</w:t>
      </w:r>
      <w:del w:id="2867" w:author="Eric Boisvert" w:date="2016-01-24T13:30:00Z">
        <w:r w:rsidDel="00253146">
          <w:delText>:CharacterString</w:delText>
        </w:r>
      </w:del>
      <w:ins w:id="2868" w:author="Eric Boisvert" w:date="2016-01-24T13:30:00Z">
        <w:r w:rsidR="00253146">
          <w:t>:Primitive::CharacterString</w:t>
        </w:r>
      </w:ins>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869" w:name="BKM_11E20CA8_2344_4418_A9F9_325A11426D44"/>
      <w:bookmarkStart w:id="2870" w:name="BKM_20A123B5_7607_4A2B_A3F4_2BA8EEA3BD6E"/>
      <w:bookmarkStart w:id="2871" w:name="BKM_62E65A70_EB75_497A_886F_BAAEBB60A5EC"/>
      <w:bookmarkStart w:id="2872" w:name="BKM_3F13203C_BEB3_44A2_B8B9_417C5D453C67"/>
      <w:bookmarkStart w:id="2873" w:name="BKM_D9E97001_975E_4E48_B383_84E3B817A9D6"/>
      <w:bookmarkStart w:id="2874" w:name="BKM_ABD8F88A_D6D5_49E8_B4C4_6E53A78AD465"/>
      <w:bookmarkStart w:id="2875" w:name="BKM_7660FDA3_AB42_45F9_86AB_19287D13C566"/>
      <w:bookmarkStart w:id="2876" w:name="BKM_28FFF6C1_C18B_4629_BB75_27AFBE7647AB"/>
      <w:bookmarkStart w:id="2877" w:name="BKM_DE525394_F288_4E7F_AF29_CF676A7FB892"/>
      <w:bookmarkStart w:id="2878" w:name="BKM_BDA40AB6_6C56_4E4F_9588_C051912996DC"/>
      <w:bookmarkStart w:id="2879" w:name="BKM_2209CF72_C0AB_47F3_BB22_4A2E8334027A"/>
      <w:bookmarkStart w:id="2880" w:name="BKM_BD7868DF_0409_467D_8844_EE4674C50774"/>
      <w:bookmarkStart w:id="2881" w:name="BKM_674A1294_59BE_4203_9B03_BC5D6023992F"/>
      <w:bookmarkStart w:id="2882" w:name="BKM_A1B86BC0_3316_46AB_8D32_7786DFA0771F"/>
      <w:bookmarkStart w:id="2883" w:name="BKM_5ED9FA7F_347C_499C_BF86_2B88071AD840"/>
      <w:bookmarkStart w:id="2884" w:name="BKM_EC7555C0_681D_45F5_BEFB_0F7BFDEF3CFB"/>
      <w:bookmarkStart w:id="2885" w:name="BKM_36C08EC9_BB32_4BDE_99FD_336AAA2512BB"/>
      <w:bookmarkStart w:id="2886" w:name="BKM_34B08950_B320_4DCA_B7B3_801822442BA1"/>
      <w:bookmarkStart w:id="2887" w:name="BKM_1D369827_5E0B_4F3B_99DE_498DE4F4D001"/>
      <w:bookmarkStart w:id="2888" w:name="BKM_42115B02_1C56_42D6_B0AA_D6174F756E65"/>
      <w:bookmarkStart w:id="2889" w:name="BKM_401A0B2C_FBFD_43E2_BC4F_F4876D6A55A5"/>
      <w:bookmarkStart w:id="2890" w:name="BKM_AA3C91BB_B0F8_4E56_A1E5_9C3530C146AE"/>
      <w:bookmarkStart w:id="2891" w:name="BKM_C202EED3_CA3B_4848_8F51_4E4216E311CB"/>
      <w:bookmarkStart w:id="2892" w:name="BKM_F61C54B5_53A3_4B3D_8747_890B595FF05F"/>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p>
    <w:p w14:paraId="54D90096" w14:textId="77777777" w:rsidR="00D14AF0" w:rsidRDefault="00D14AF0" w:rsidP="00CA3AC5">
      <w:pPr>
        <w:pStyle w:val="Heading3"/>
        <w:rPr>
          <w:lang w:val="en-CA"/>
        </w:rPr>
      </w:pPr>
      <w:bookmarkStart w:id="2893" w:name="_Toc445034205"/>
      <w:r w:rsidRPr="00D14AF0">
        <w:rPr>
          <w:lang w:val="en-CA"/>
        </w:rPr>
        <w:t>S</w:t>
      </w:r>
      <w:bookmarkStart w:id="2894" w:name="BKM_A518DA4F_2CA4_4758_BC7A_4790DC092913"/>
      <w:bookmarkEnd w:id="2894"/>
      <w:r w:rsidRPr="00D14AF0">
        <w:rPr>
          <w:lang w:val="en-CA"/>
        </w:rPr>
        <w:t>iteObservationView</w:t>
      </w:r>
      <w:bookmarkEnd w:id="2893"/>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9F2680" w:rsidP="00A42248">
      <w:pPr>
        <w:keepNext/>
        <w:autoSpaceDE w:val="0"/>
        <w:autoSpaceDN w:val="0"/>
        <w:adjustRightInd w:val="0"/>
        <w:spacing w:after="0" w:line="240" w:lineRule="atLeast"/>
      </w:pPr>
      <w:r>
        <w:rPr>
          <w:noProof/>
          <w:lang w:val="en-CA" w:eastAsia="en-CA"/>
        </w:rPr>
        <w:pict w14:anchorId="6735FE99">
          <v:shape id="_x0000_i1040" type="#_x0000_t75" style="width:199.45pt;height:240.85pt;visibility:visible;mso-wrap-style:square">
            <v:imagedata r:id="rId24"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895" w:author="Eric Boisvert" w:date="2016-03-06T13:27:00Z">
        <w:r w:rsidR="004D34D6">
          <w:rPr>
            <w:noProof/>
          </w:rPr>
          <w:t>16</w:t>
        </w:r>
      </w:ins>
      <w:del w:id="2896"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t xml:space="preserve">Globally unique </w:t>
      </w:r>
      <w:r>
        <w:t>identifier</w:t>
      </w:r>
      <w:del w:id="2897" w:author="Eric Boisvert" w:date="2016-01-24T13:30:00Z">
        <w:r w:rsidDel="00253146">
          <w:delText>:CharacterString</w:delText>
        </w:r>
      </w:del>
      <w:ins w:id="2898"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899"/>
      <w:r>
        <w:rPr>
          <w:lang w:val="en-CA"/>
        </w:rPr>
        <w:t>3986</w:t>
      </w:r>
      <w:commentRangeEnd w:id="2899"/>
      <w:r>
        <w:rPr>
          <w:rStyle w:val="CommentReference"/>
        </w:rPr>
        <w:commentReference w:id="2899"/>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2900"/>
            <w:r>
              <w:rPr>
                <w:rStyle w:val="reqtext"/>
                <w:lang w:val="en-CA"/>
              </w:rPr>
              <w:t xml:space="preserve">Identifier SHOULD correspond to a representation of OM_Observation </w:t>
            </w:r>
            <w:commentRangeEnd w:id="2900"/>
            <w:r>
              <w:rPr>
                <w:rStyle w:val="CommentReference"/>
                <w:rFonts w:ascii="Times New Roman" w:eastAsia="Times New Roman" w:hAnsi="Times New Roman"/>
                <w:lang w:val="en-US" w:eastAsia="en-US"/>
              </w:rPr>
              <w:commentReference w:id="2900"/>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r>
        <w:rPr>
          <w:lang w:val="en-CA"/>
        </w:rPr>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12DB2499"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del w:id="2901" w:author="Eric Boisvert" w:date="2016-01-24T13:30:00Z">
        <w:r w:rsidDel="00253146">
          <w:rPr>
            <w:rFonts w:cs="Arial"/>
            <w:color w:val="000000"/>
            <w:lang w:val="en-CA"/>
          </w:rPr>
          <w:delText>:CharacterString</w:delText>
        </w:r>
      </w:del>
      <w:ins w:id="2902" w:author="Eric Boisvert" w:date="2016-01-24T13:30:00Z">
        <w:r w:rsidR="00253146">
          <w:rPr>
            <w:rFonts w:cs="Arial"/>
            <w:color w:val="000000"/>
            <w:lang w:val="en-CA"/>
          </w:rPr>
          <w:t>:Primitive::CharacterString</w:t>
        </w:r>
      </w:ins>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5F9C191"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del w:id="2903" w:author="Eric Boisvert" w:date="2016-01-24T13:30:00Z">
        <w:r w:rsidDel="00253146">
          <w:rPr>
            <w:rFonts w:cs="Arial"/>
            <w:color w:val="000000"/>
            <w:lang w:val="en-CA"/>
          </w:rPr>
          <w:delText>:CharacterString</w:delText>
        </w:r>
      </w:del>
      <w:ins w:id="2904" w:author="Eric Boisvert" w:date="2016-01-24T13:30:00Z">
        <w:r w:rsidR="00253146">
          <w:rPr>
            <w:rFonts w:cs="Arial"/>
            <w:color w:val="000000"/>
            <w:lang w:val="en-CA"/>
          </w:rPr>
          <w:t>:Primitive::CharacterString</w:t>
        </w:r>
      </w:ins>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DA25696"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905" w:author="Eric Boisvert" w:date="2016-01-24T13:30:00Z">
        <w:r w:rsidDel="00253146">
          <w:rPr>
            <w:rFonts w:cs="Arial"/>
            <w:color w:val="000000"/>
            <w:lang w:val="en-CA"/>
          </w:rPr>
          <w:delText>:CharacterString</w:delText>
        </w:r>
      </w:del>
      <w:ins w:id="2906" w:author="Eric Boisvert" w:date="2016-01-24T13:30:00Z">
        <w:r w:rsidR="00253146">
          <w:rPr>
            <w:rFonts w:cs="Arial"/>
            <w:color w:val="000000"/>
            <w:lang w:val="en-CA"/>
          </w:rPr>
          <w:t>:Primitive::CharacterString</w:t>
        </w:r>
      </w:ins>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131AC52"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907" w:author="Eric Boisvert" w:date="2016-01-24T13:30:00Z">
        <w:r w:rsidDel="00253146">
          <w:rPr>
            <w:rFonts w:cs="Arial"/>
            <w:color w:val="000000"/>
            <w:lang w:val="en-CA"/>
          </w:rPr>
          <w:delText>:CharacterString</w:delText>
        </w:r>
      </w:del>
      <w:ins w:id="2908" w:author="Eric Boisvert" w:date="2016-01-24T13:30:00Z">
        <w:r w:rsidR="00253146">
          <w:rPr>
            <w:rFonts w:cs="Arial"/>
            <w:color w:val="000000"/>
            <w:lang w:val="en-CA"/>
          </w:rPr>
          <w:t>:Primitive::CharacterString</w:t>
        </w:r>
      </w:ins>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5FE4A49B"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del w:id="2909" w:author="Eric Boisvert" w:date="2016-01-24T13:30:00Z">
        <w:r w:rsidDel="00253146">
          <w:rPr>
            <w:rFonts w:cs="Arial"/>
            <w:color w:val="000000"/>
            <w:lang w:val="en-CA"/>
          </w:rPr>
          <w:delText>:CharacterString</w:delText>
        </w:r>
      </w:del>
      <w:ins w:id="2910" w:author="Eric Boisvert" w:date="2016-01-24T13:30:00Z">
        <w:r w:rsidR="00253146">
          <w:rPr>
            <w:rFonts w:cs="Arial"/>
            <w:color w:val="000000"/>
            <w:lang w:val="en-CA"/>
          </w:rPr>
          <w:t>:Primitive::CharacterString</w:t>
        </w:r>
      </w:ins>
      <w:r>
        <w:rPr>
          <w:rFonts w:cs="Arial"/>
          <w:color w:val="000000"/>
          <w:lang w:val="en-CA"/>
        </w:rPr>
        <w:t xml:space="preserve"> shall contain a description of t</w:t>
      </w:r>
      <w:r w:rsidRPr="00B228FF">
        <w:rPr>
          <w:rFonts w:cs="Arial"/>
          <w:color w:val="000000"/>
          <w:lang w:val="en-CA"/>
        </w:rPr>
        <w:t>he property reported in this record. (eg.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71D3BB3"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observedValue</w:t>
      </w:r>
      <w:del w:id="2911" w:author="Eric Boisvert" w:date="2016-01-24T13:30:00Z">
        <w:r w:rsidDel="00253146">
          <w:rPr>
            <w:rFonts w:cs="Arial"/>
            <w:color w:val="000000"/>
            <w:lang w:val="en-CA"/>
          </w:rPr>
          <w:delText>:CharacterString</w:delText>
        </w:r>
      </w:del>
      <w:ins w:id="2912" w:author="Eric Boisvert" w:date="2016-01-24T13:30:00Z">
        <w:r w:rsidR="00253146">
          <w:rPr>
            <w:rFonts w:cs="Arial"/>
            <w:color w:val="000000"/>
            <w:lang w:val="en-CA"/>
          </w:rPr>
          <w:t>:Primitive::CharacterString</w:t>
        </w:r>
      </w:ins>
      <w:r>
        <w:rPr>
          <w:rFonts w:cs="Arial"/>
          <w:color w:val="000000"/>
          <w:lang w:val="en-CA"/>
        </w:rPr>
        <w:t xml:space="preserve"> shall contain the result of the observation. </w:t>
      </w:r>
      <w:commentRangeStart w:id="2913"/>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913"/>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913"/>
      </w:r>
    </w:p>
    <w:p w14:paraId="51FBD624" w14:textId="4553144B" w:rsidR="005679BA" w:rsidRDefault="005679BA" w:rsidP="00A12606">
      <w:pPr>
        <w:pStyle w:val="Heading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4AF56D14" w:rsidR="005679BA" w:rsidRPr="00D970E9" w:rsidRDefault="005679BA" w:rsidP="00A12606">
      <w:pPr>
        <w:rPr>
          <w:lang w:val="en-CA"/>
        </w:rPr>
      </w:pPr>
      <w:r>
        <w:rPr>
          <w:lang w:val="en-CA"/>
        </w:rPr>
        <w:t>The property observedValueUom</w:t>
      </w:r>
      <w:del w:id="2914" w:author="Eric Boisvert" w:date="2016-01-24T13:30:00Z">
        <w:r w:rsidDel="00253146">
          <w:rPr>
            <w:lang w:val="en-CA"/>
          </w:rPr>
          <w:delText>:CharacterString</w:delText>
        </w:r>
      </w:del>
      <w:ins w:id="2915" w:author="Eric Boisvert" w:date="2016-01-24T13:30:00Z">
        <w:r w:rsidR="00253146">
          <w:rPr>
            <w:lang w:val="en-CA"/>
          </w:rPr>
          <w:t>:Primitive::CharacterString</w:t>
        </w:r>
      </w:ins>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2BB26AC6"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del w:id="2916" w:author="Eric Boisvert" w:date="2016-01-24T13:30:00Z">
        <w:r w:rsidDel="00253146">
          <w:rPr>
            <w:rFonts w:cs="Arial"/>
            <w:color w:val="000000"/>
            <w:lang w:val="en-CA"/>
          </w:rPr>
          <w:delText>:CharacterString</w:delText>
        </w:r>
      </w:del>
      <w:ins w:id="2917" w:author="Eric Boisvert" w:date="2016-01-24T13:30:00Z">
        <w:r w:rsidR="00253146">
          <w:rPr>
            <w:rFonts w:cs="Arial"/>
            <w:color w:val="000000"/>
            <w:lang w:val="en-CA"/>
          </w:rPr>
          <w:t>:Primitive::CharacterString</w:t>
        </w:r>
      </w:ins>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61C11B24"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918" w:author="Eric Boisvert" w:date="2016-01-24T13:30:00Z">
        <w:r w:rsidDel="00253146">
          <w:rPr>
            <w:rFonts w:cs="Arial"/>
            <w:color w:val="000000"/>
            <w:lang w:val="en-CA"/>
          </w:rPr>
          <w:delText>:CharacterString</w:delText>
        </w:r>
      </w:del>
      <w:ins w:id="2919" w:author="Eric Boisvert" w:date="2016-01-24T13:30:00Z">
        <w:r w:rsidR="00253146">
          <w:rPr>
            <w:rFonts w:cs="Arial"/>
            <w:color w:val="000000"/>
            <w:lang w:val="en-CA"/>
          </w:rPr>
          <w:t>:Primitive::CharacterString</w:t>
        </w:r>
      </w:ins>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(eg,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1E0D30F9"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920" w:author="Eric Boisvert" w:date="2016-01-24T13:30:00Z">
        <w:r w:rsidDel="00253146">
          <w:rPr>
            <w:rFonts w:cs="Arial"/>
            <w:color w:val="000000"/>
            <w:lang w:val="en-CA"/>
          </w:rPr>
          <w:delText>:CharacterString</w:delText>
        </w:r>
      </w:del>
      <w:ins w:id="2921" w:author="Eric Boisvert" w:date="2016-01-24T13:30:00Z">
        <w:r w:rsidR="00253146">
          <w:rPr>
            <w:rFonts w:cs="Arial"/>
            <w:color w:val="000000"/>
            <w:lang w:val="en-CA"/>
          </w:rPr>
          <w:t>:Primitive::CharacterString</w:t>
        </w:r>
      </w:ins>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922" w:author="Eric Boisvert" w:date="2016-01-24T13:30:00Z">
        <w:r w:rsidDel="00253146">
          <w:rPr>
            <w:rFonts w:cs="Arial"/>
            <w:color w:val="000000"/>
            <w:lang w:val="en-CA"/>
          </w:rPr>
          <w:delText>:CharacterString</w:delText>
        </w:r>
      </w:del>
      <w:ins w:id="2923" w:author="Eric Boisvert" w:date="2016-01-24T13:30:00Z">
        <w:r w:rsidR="00253146">
          <w:rPr>
            <w:rFonts w:cs="Arial"/>
            <w:color w:val="000000"/>
            <w:lang w:val="en-CA"/>
          </w:rPr>
          <w:t>:Primitive::CharacterString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0FB4EB37"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924" w:author="Eric Boisvert" w:date="2016-01-24T13:30:00Z">
        <w:r w:rsidDel="00253146">
          <w:rPr>
            <w:rFonts w:cs="Arial"/>
            <w:color w:val="000000"/>
            <w:lang w:val="en-CA"/>
          </w:rPr>
          <w:delText>:CharacterString</w:delText>
        </w:r>
      </w:del>
      <w:ins w:id="2925" w:author="Eric Boisvert" w:date="2016-01-24T13:30:00Z">
        <w:r w:rsidR="00253146">
          <w:rPr>
            <w:rFonts w:cs="Arial"/>
            <w:color w:val="000000"/>
            <w:lang w:val="en-CA"/>
          </w:rPr>
          <w:t>:Primitive::CharacterString</w:t>
        </w:r>
      </w:ins>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0C3F86AF" w:rsidR="00637CC9" w:rsidRDefault="00637CC9" w:rsidP="00A12606">
      <w:pPr>
        <w:rPr>
          <w:lang w:val="en-CA"/>
        </w:rPr>
      </w:pPr>
      <w:r>
        <w:rPr>
          <w:lang w:val="en-CA"/>
        </w:rPr>
        <w:t>The property genericSymboliser</w:t>
      </w:r>
      <w:del w:id="2926" w:author="Eric Boisvert" w:date="2016-01-24T13:30:00Z">
        <w:r w:rsidDel="00253146">
          <w:rPr>
            <w:lang w:val="en-CA"/>
          </w:rPr>
          <w:delText>:CharacterString</w:delText>
        </w:r>
      </w:del>
      <w:ins w:id="2927" w:author="Eric Boisvert" w:date="2016-01-24T13:30:00Z">
        <w:r w:rsidR="00253146">
          <w:rPr>
            <w:lang w:val="en-CA"/>
          </w:rPr>
          <w:t>:Primitive::CharacterString</w:t>
        </w:r>
      </w:ins>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r w:rsidRPr="00D970E9">
        <w:rPr>
          <w:lang w:val="en-CA"/>
        </w:rPr>
        <w:t>symbolRotation</w:t>
      </w:r>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symbolRotation:Integer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north pole, therefore 90 degree is east).</w:t>
      </w:r>
    </w:p>
    <w:p w14:paraId="2B7423FE" w14:textId="06562E56" w:rsidR="00637CC9" w:rsidRDefault="00637CC9" w:rsidP="00A12606">
      <w:pPr>
        <w:pStyle w:val="Heading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928" w:name="BKM_EC69FC11_247D_4B96_A882_7E9D1AD588E0"/>
      <w:bookmarkStart w:id="2929" w:name="BKM_ADCD2F69_DA9B_47AD_AAD9_CD10F85583D7"/>
      <w:bookmarkStart w:id="2930" w:name="BKM_07E8099B_7BEC_4F52_A9CB_2057EB65CA46"/>
      <w:bookmarkStart w:id="2931" w:name="BKM_803B49B5_5346_4ECB_84C0_E9285F22A260"/>
      <w:bookmarkStart w:id="2932" w:name="BKM_EF622FE6_F231_4466_80B5_7C9E00C1AF26"/>
      <w:bookmarkStart w:id="2933" w:name="BKM_314D3BAE_F7C9_4B36_ADB6_C72D030F3753"/>
      <w:bookmarkStart w:id="2934" w:name="BKM_39715309_7964_43D3_8714_66E5FE3F5A42"/>
      <w:bookmarkStart w:id="2935" w:name="BKM_154B13F8_8CD9_473E_98B5_93572A0EB3BB"/>
      <w:bookmarkStart w:id="2936" w:name="BKM_2C39BB23_51CD_4C07_BC3D_DFD062118A45"/>
      <w:bookmarkStart w:id="2937" w:name="BKM_60CAAB90_52E0_4214_AE69_D0060C7423ED"/>
      <w:bookmarkStart w:id="2938" w:name="BKM_E7AC1443_775C_4DF5_9107_5B1DF4E1D651"/>
      <w:bookmarkStart w:id="2939" w:name="BKM_EF3CAFA8_84A6_43F7_816F_7C74C3A3DFE7"/>
      <w:bookmarkStart w:id="2940" w:name="BKM_71BA9B79_BC0A_41B7_9630_0B047D9D4660"/>
      <w:bookmarkStart w:id="2941" w:name="BKM_9A13DBF6_70E2_469B_9B7C_F26D7AD812B4"/>
      <w:bookmarkStart w:id="2942" w:name="BKM_9A6DFACA_1D0A_423A_BF5D_1157B46A0AC1"/>
      <w:bookmarkStart w:id="2943" w:name="BKM_33E68653_BDB1_481F_9DFE_82E9A91DF147"/>
      <w:bookmarkStart w:id="2944" w:name="BKM_F3F9B426_BC9F_4BBA_B792_A96166218E9B"/>
      <w:bookmarkStart w:id="2945" w:name="BKM_86911221_5DFE_449B_9D0A_484F8F57F8F9"/>
      <w:bookmarkStart w:id="2946" w:name="BKM_07EEDF2F_1AA2_45F8_B145_4B7F189B0502"/>
      <w:bookmarkStart w:id="2947" w:name="BKM_4A997C54_C45D_4E40_AC91_CE1E1615770B"/>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ins w:id="2948" w:author="Eric Boisvert" w:date="2016-01-14T05:38:00Z">
        <w:r>
          <w:br w:type="page"/>
        </w:r>
      </w:ins>
    </w:p>
    <w:p w14:paraId="76CB06FE" w14:textId="07C47958" w:rsidR="009B3BBD" w:rsidRDefault="009B3BBD" w:rsidP="00BA6B31">
      <w:pPr>
        <w:pStyle w:val="Heading2"/>
        <w:rPr>
          <w:lang w:val="en-CA"/>
        </w:rPr>
      </w:pPr>
      <w:bookmarkStart w:id="2949" w:name="_Toc445034206"/>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949"/>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2950"/>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950"/>
      <w:r w:rsidR="00DE3D18">
        <w:rPr>
          <w:rStyle w:val="CommentReference"/>
        </w:rPr>
        <w:commentReference w:id="2950"/>
      </w:r>
    </w:p>
    <w:p w14:paraId="40081889" w14:textId="18A467A8" w:rsidR="008A1AF4" w:rsidRDefault="008A1AF4" w:rsidP="008A1AF4">
      <w:pPr>
        <w:keepNext/>
        <w:rPr>
          <w:noProof/>
          <w:lang w:val="en-CA" w:eastAsia="en-CA"/>
        </w:rPr>
      </w:pPr>
    </w:p>
    <w:p w14:paraId="2A6A1094" w14:textId="77777777" w:rsidR="000E3D9B" w:rsidRDefault="009F2680" w:rsidP="000E3D9B">
      <w:pPr>
        <w:keepNext/>
      </w:pPr>
      <w:r>
        <w:pict w14:anchorId="52378BCA">
          <v:shape id="_x0000_i1041" type="#_x0000_t75" style="width:430.75pt;height:327.5pt">
            <v:imagedata r:id="rId25"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2951" w:author="Eric Boisvert" w:date="2016-03-06T13:27:00Z">
        <w:r w:rsidR="004D34D6">
          <w:rPr>
            <w:noProof/>
          </w:rPr>
          <w:t>17</w:t>
        </w:r>
      </w:ins>
      <w:del w:id="2952"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953"/>
            <w:r>
              <w:rPr>
                <w:rFonts w:eastAsia="MS Mincho"/>
                <w:b/>
                <w:color w:val="0000FF"/>
                <w:sz w:val="22"/>
                <w:lang w:val="en-CA"/>
              </w:rPr>
              <w:t>Spatial Schema ISO19107</w:t>
            </w:r>
            <w:commentRangeEnd w:id="2953"/>
            <w:r>
              <w:rPr>
                <w:rStyle w:val="CommentReference"/>
              </w:rPr>
              <w:commentReference w:id="2953"/>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954"/>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954"/>
            <w:r>
              <w:rPr>
                <w:rStyle w:val="CommentReference"/>
              </w:rPr>
              <w:commentReference w:id="2954"/>
            </w:r>
          </w:p>
        </w:tc>
      </w:tr>
    </w:tbl>
    <w:p w14:paraId="4D25A90E" w14:textId="5F8293DE" w:rsidR="003E1755" w:rsidRDefault="00856F51" w:rsidP="00E71F84">
      <w:pPr>
        <w:pStyle w:val="Heading3"/>
        <w:rPr>
          <w:lang w:val="en-CA"/>
        </w:rPr>
      </w:pPr>
      <w:bookmarkStart w:id="2955" w:name="BKM_3984A24A_BE4B_45BE_838C_7F640CC5FF3F"/>
      <w:bookmarkStart w:id="2956" w:name="BKM_54F8D6E7_019E_4198_A5F7_8396FC39C316"/>
      <w:bookmarkStart w:id="2957" w:name="BKM_FF60F6A1_68A6_4CC7_A4D7_1484826F284D"/>
      <w:bookmarkStart w:id="2958" w:name="BKM_F6F26F14_293C_49D0_A8BA_E7C8B18052A4"/>
      <w:bookmarkStart w:id="2959" w:name="BKM_BFF13014_D294_4162_870D_8C389253B42F"/>
      <w:bookmarkStart w:id="2960" w:name="BKM_5E0576AE_899E_4630_AE79_247020186922"/>
      <w:bookmarkStart w:id="2961" w:name="BKM_F1BB51E9_D13E_42AE_BE59_3E8556BDCA72"/>
      <w:bookmarkStart w:id="2962" w:name="BKM_C0A3056D_FA18_4027_BE04_0AFA3C2B5BD7"/>
      <w:bookmarkStart w:id="2963" w:name="BKM_ADC178F9_ED86_418A_BFAF_BD9ADC797FBD"/>
      <w:bookmarkStart w:id="2964" w:name="BKM_8E1E3CAB_4A91_4093_A75E_AEF4FCA7FA5B"/>
      <w:bookmarkStart w:id="2965" w:name="BKM_64F0A908_3403_4D0B_88AD_EE7134C39157"/>
      <w:bookmarkStart w:id="2966" w:name="BKM_F047E096_3391_4C83_A31D_8616A9B842C5"/>
      <w:bookmarkStart w:id="2967" w:name="BKM_DA68D8E9_7B0C_48EF_8619_7221101DC5F1"/>
      <w:bookmarkStart w:id="2968" w:name="_Toc445034207"/>
      <w:bookmarkEnd w:id="2955"/>
      <w:bookmarkEnd w:id="2956"/>
      <w:bookmarkEnd w:id="2957"/>
      <w:bookmarkEnd w:id="2958"/>
      <w:bookmarkEnd w:id="2959"/>
      <w:bookmarkEnd w:id="2960"/>
      <w:bookmarkEnd w:id="2961"/>
      <w:bookmarkEnd w:id="2962"/>
      <w:bookmarkEnd w:id="2963"/>
      <w:bookmarkEnd w:id="2964"/>
      <w:bookmarkEnd w:id="2965"/>
      <w:bookmarkEnd w:id="2966"/>
      <w:bookmarkEnd w:id="2967"/>
      <w:r>
        <w:rPr>
          <w:lang w:val="en-CA"/>
        </w:rPr>
        <w:t xml:space="preserve">Geology </w:t>
      </w:r>
      <w:r w:rsidR="006619B2">
        <w:rPr>
          <w:lang w:val="en-CA"/>
        </w:rPr>
        <w:t>B</w:t>
      </w:r>
      <w:r>
        <w:rPr>
          <w:lang w:val="en-CA"/>
        </w:rPr>
        <w:t>asic</w:t>
      </w:r>
      <w:bookmarkEnd w:id="2968"/>
    </w:p>
    <w:p w14:paraId="38D34F62" w14:textId="77777777" w:rsidR="005166DF" w:rsidRDefault="005166DF" w:rsidP="00355CAB">
      <w:pPr>
        <w:rPr>
          <w:lang w:val="en-CA"/>
        </w:rPr>
      </w:pPr>
    </w:p>
    <w:p w14:paraId="5E592361" w14:textId="0904C452" w:rsidR="00523B00" w:rsidRDefault="00E3407C" w:rsidP="00355CAB">
      <w:pPr>
        <w:rPr>
          <w:lang w:val="en-CA"/>
        </w:rPr>
      </w:pPr>
      <w:r>
        <w:rPr>
          <w:lang w:val="en-CA"/>
        </w:rPr>
        <w:t>Geologic Basic is a</w:t>
      </w:r>
      <w:r w:rsidRPr="00E3407C">
        <w:rPr>
          <w:lang w:val="en-CA"/>
        </w:rPr>
        <w:t xml:space="preserve"> </w:t>
      </w:r>
      <w:commentRangeStart w:id="2969"/>
      <w:r w:rsidR="00174A58">
        <w:rPr>
          <w:lang w:val="en-CA"/>
        </w:rPr>
        <w:t>sub-</w:t>
      </w:r>
      <w:r w:rsidRPr="00E3407C">
        <w:rPr>
          <w:lang w:val="en-CA"/>
        </w:rPr>
        <w:t xml:space="preserve">package </w:t>
      </w:r>
      <w:commentRangeEnd w:id="2969"/>
      <w:r w:rsidR="00174A58">
        <w:rPr>
          <w:rStyle w:val="CommentReference"/>
        </w:rPr>
        <w:commentReference w:id="2969"/>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w:t>
      </w:r>
      <w:ins w:id="2970" w:author="Eric Boisvert" w:date="2016-03-06T13:24:00Z">
        <w:r w:rsidR="004D34D6">
          <w:rPr>
            <w:lang w:val="en-CA"/>
          </w:rPr>
          <w:t xml:space="preserve">of the </w:t>
        </w:r>
      </w:ins>
      <w:r>
        <w:rPr>
          <w:lang w:val="en-CA"/>
        </w:rPr>
        <w:t>possible collection</w:t>
      </w:r>
      <w:ins w:id="2971" w:author="Eric Boisvert" w:date="2016-03-06T13:24:00Z">
        <w:r w:rsidR="004D34D6">
          <w:rPr>
            <w:lang w:val="en-CA"/>
          </w:rPr>
          <w:t>s</w:t>
        </w:r>
      </w:ins>
      <w:r>
        <w:rPr>
          <w:lang w:val="en-CA"/>
        </w:rPr>
        <w:t xml:space="preserve"> of MappedFeature.  Other examples are </w:t>
      </w:r>
      <w:r w:rsidR="00523B00">
        <w:rPr>
          <w:lang w:val="en-CA"/>
        </w:rPr>
        <w:t>cross-sections, block diagram, or event a borehole log (a linear map).</w:t>
      </w:r>
      <w:r w:rsidR="009C2685">
        <w:rPr>
          <w:lang w:val="en-CA"/>
        </w:rPr>
        <w:t xml:space="preserve">  MappedFeature can represent any features</w:t>
      </w:r>
      <w:ins w:id="2972" w:author="Eric Boisvert" w:date="2016-03-06T13:25:00Z">
        <w:r w:rsidR="004D34D6">
          <w:rPr>
            <w:lang w:val="en-CA"/>
          </w:rPr>
          <w:t xml:space="preserve"> and</w:t>
        </w:r>
      </w:ins>
      <w:del w:id="2973" w:author="Eric Boisvert" w:date="2016-03-06T13:24:00Z">
        <w:r w:rsidR="009C2685" w:rsidDel="004D34D6">
          <w:rPr>
            <w:lang w:val="en-CA"/>
          </w:rPr>
          <w:delText>;</w:delText>
        </w:r>
      </w:del>
      <w:r w:rsidR="009C2685">
        <w:rPr>
          <w:lang w:val="en-CA"/>
        </w:rPr>
        <w:t xml:space="preserve">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2974" w:author="Eric Boisvert" w:date="2016-03-06T13:27:00Z">
        <w:r w:rsidR="004D34D6">
          <w:t xml:space="preserve">Figure </w:t>
        </w:r>
        <w:r w:rsidR="004D34D6">
          <w:rPr>
            <w:noProof/>
          </w:rPr>
          <w:t>18</w:t>
        </w:r>
      </w:ins>
      <w:del w:id="2975" w:author="Eric Boisvert" w:date="2016-03-06T13:25:00Z">
        <w:r w:rsidDel="004D34D6">
          <w:delText xml:space="preserve">Figure </w:delText>
        </w:r>
        <w:r w:rsidDel="004D34D6">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9F2680" w:rsidP="00523B00">
      <w:pPr>
        <w:keepNext/>
      </w:pPr>
      <w:r>
        <w:pict w14:anchorId="3DDD8EA3">
          <v:shape id="_x0000_i1042" type="#_x0000_t75" style="width:430.75pt;height:261.9pt">
            <v:imagedata r:id="rId26" o:title=""/>
          </v:shape>
        </w:pict>
      </w:r>
    </w:p>
    <w:p w14:paraId="24FB8F26" w14:textId="52F9930E" w:rsidR="00523B00" w:rsidRDefault="00523B00" w:rsidP="007F03F0">
      <w:pPr>
        <w:pStyle w:val="Caption"/>
      </w:pPr>
      <w:bookmarkStart w:id="2976" w:name="_Ref439843623"/>
      <w:r>
        <w:t xml:space="preserve">Figure </w:t>
      </w:r>
      <w:r>
        <w:fldChar w:fldCharType="begin"/>
      </w:r>
      <w:r>
        <w:instrText xml:space="preserve"> SEQ Figure \* ARABIC </w:instrText>
      </w:r>
      <w:r>
        <w:fldChar w:fldCharType="separate"/>
      </w:r>
      <w:ins w:id="2977" w:author="Eric Boisvert" w:date="2016-03-06T13:27:00Z">
        <w:r w:rsidR="004D34D6">
          <w:rPr>
            <w:noProof/>
          </w:rPr>
          <w:t>18</w:t>
        </w:r>
      </w:ins>
      <w:del w:id="2978" w:author="Eric Boisvert" w:date="2016-01-16T17:26:00Z">
        <w:r w:rsidR="0043586C" w:rsidDel="00230CDE">
          <w:rPr>
            <w:noProof/>
          </w:rPr>
          <w:delText>17</w:delText>
        </w:r>
      </w:del>
      <w:r>
        <w:fldChar w:fldCharType="end"/>
      </w:r>
      <w:bookmarkEnd w:id="2976"/>
      <w:r>
        <w:t xml:space="preserve"> </w:t>
      </w:r>
      <w:r w:rsidRPr="008617E7">
        <w:t>Geologic Feature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9F2680" w:rsidP="007F03F0">
      <w:pPr>
        <w:keepNext/>
      </w:pPr>
      <w:r>
        <w:pict w14:anchorId="2F1B3772">
          <v:shape id="_x0000_i1043" type="#_x0000_t75" style="width:6in;height:239.6pt">
            <v:imagedata r:id="rId27"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2979" w:author="Eric Boisvert" w:date="2016-03-06T13:27:00Z">
        <w:r w:rsidR="004D34D6">
          <w:rPr>
            <w:noProof/>
          </w:rPr>
          <w:t>19</w:t>
        </w:r>
      </w:ins>
      <w:del w:id="2980"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981" w:name="BKM_6A81087A_0778_4235_8F6A_3CADBB0E9016"/>
      <w:bookmarkEnd w:id="2981"/>
    </w:p>
    <w:p w14:paraId="52EAD25C" w14:textId="6D65E81E" w:rsidR="00C97318" w:rsidRDefault="00C97318" w:rsidP="007F03F0">
      <w:pPr>
        <w:pStyle w:val="Heading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2982"/>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2982"/>
      <w:r>
        <w:rPr>
          <w:rStyle w:val="CommentReference"/>
        </w:rPr>
        <w:commentReference w:id="2982"/>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2983" w:name="_Ref440112192"/>
      <w:r>
        <w:rPr>
          <w:lang w:val="en-CA"/>
        </w:rPr>
        <w:lastRenderedPageBreak/>
        <w:t>p</w:t>
      </w:r>
      <w:r w:rsidR="00C97318" w:rsidRPr="00C97318">
        <w:rPr>
          <w:lang w:val="en-CA"/>
        </w:rPr>
        <w:t>urpose</w:t>
      </w:r>
      <w:bookmarkEnd w:id="2983"/>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purpose:DescriptionPurpose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2984"/>
      <w:r w:rsidRPr="00C97318">
        <w:rPr>
          <w:color w:val="000000"/>
          <w:sz w:val="20"/>
          <w:szCs w:val="20"/>
          <w:lang w:val="en-CA"/>
        </w:rPr>
        <w:t>Scoped name because intention is asserted by author of the data instance.</w:t>
      </w:r>
      <w:commentRangeEnd w:id="2984"/>
      <w:r>
        <w:rPr>
          <w:rStyle w:val="CommentReference"/>
        </w:rPr>
        <w:commentReference w:id="2984"/>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2985" w:name="_Ref440042995"/>
      <w:r>
        <w:t xml:space="preserve">Table </w:t>
      </w:r>
      <w:ins w:id="2986" w:author="Eric Boisvert" w:date="2016-02-14T13:33:00Z">
        <w:r w:rsidR="00415E41">
          <w:fldChar w:fldCharType="begin"/>
        </w:r>
        <w:r w:rsidR="00415E41">
          <w:instrText xml:space="preserve"> SEQ Table \* ARABIC </w:instrText>
        </w:r>
      </w:ins>
      <w:r w:rsidR="00415E41">
        <w:fldChar w:fldCharType="separate"/>
      </w:r>
      <w:ins w:id="2987" w:author="Eric Boisvert" w:date="2016-03-06T13:27:00Z">
        <w:r w:rsidR="004D34D6">
          <w:rPr>
            <w:noProof/>
          </w:rPr>
          <w:t>2</w:t>
        </w:r>
      </w:ins>
      <w:ins w:id="2988" w:author="Eric Boisvert" w:date="2016-02-14T13:33:00Z">
        <w:r w:rsidR="00415E41">
          <w:fldChar w:fldCharType="end"/>
        </w:r>
      </w:ins>
      <w:del w:id="2989"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2985"/>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2990"/>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4D34D6">
              <w:t xml:space="preserve">Table </w:t>
            </w:r>
            <w:r w:rsidR="004D34D6">
              <w:rPr>
                <w:noProof/>
              </w:rPr>
              <w:t>2</w:t>
            </w:r>
            <w:r>
              <w:rPr>
                <w:rStyle w:val="reqtext"/>
                <w:lang w:val="en-CA"/>
              </w:rPr>
              <w:fldChar w:fldCharType="end"/>
            </w:r>
            <w:r>
              <w:rPr>
                <w:rStyle w:val="reqtext"/>
                <w:lang w:val="en-CA"/>
              </w:rPr>
              <w:t xml:space="preserve"> </w:t>
            </w:r>
            <w:commentRangeEnd w:id="2990"/>
            <w:r>
              <w:rPr>
                <w:rStyle w:val="CommentReference"/>
                <w:rFonts w:ascii="Times New Roman" w:eastAsia="Times New Roman" w:hAnsi="Times New Roman"/>
                <w:lang w:val="en-US" w:eastAsia="en-US"/>
              </w:rPr>
              <w:commentReference w:id="2990"/>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r w:rsidRPr="00D970E9">
        <w:rPr>
          <w:lang w:val="en-CA"/>
        </w:rPr>
        <w:t>occurrence</w:t>
      </w:r>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r w:rsidRPr="00D970E9">
        <w:rPr>
          <w:lang w:val="en-CA"/>
        </w:rPr>
        <w:t>geologicHistory</w:t>
      </w:r>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an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or object within GeoSciML. Relationships are always binary and directional.  </w:t>
      </w:r>
      <w:commentRangeStart w:id="2991"/>
      <w:r w:rsidRPr="0016408B">
        <w:rPr>
          <w:lang w:val="en-CA"/>
        </w:rPr>
        <w:t xml:space="preserve">There is always a single source and a single target.  </w:t>
      </w:r>
      <w:commentRangeEnd w:id="2991"/>
      <w:r w:rsidR="00D24007">
        <w:rPr>
          <w:rStyle w:val="CommentReference"/>
        </w:rPr>
        <w:commentReference w:id="2991"/>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2992"/>
      <w:r w:rsidR="00F25A29">
        <w:rPr>
          <w:lang w:val="en-CA"/>
        </w:rPr>
        <w:t>may allow a “by reference” value using a pointer (for example xlink:href) to an external instance.</w:t>
      </w:r>
      <w:commentRangeEnd w:id="2992"/>
      <w:r w:rsidR="00F25A29">
        <w:rPr>
          <w:rStyle w:val="CommentReference"/>
        </w:rPr>
        <w:commentReference w:id="2992"/>
      </w:r>
    </w:p>
    <w:p w14:paraId="3E406639" w14:textId="77777777" w:rsidR="00D10719" w:rsidRDefault="00D10719" w:rsidP="00ED2525">
      <w:bookmarkStart w:id="2993" w:name="BKM_F1244213_660C_4D77_8475_08F73D4EC81C"/>
      <w:bookmarkStart w:id="2994" w:name="BKM_3B089F6A_116B_4A4A_91A0_17A52F7181FF"/>
      <w:bookmarkStart w:id="2995" w:name="BKM_26B10141_733E_4FC5_A8B6_E0EA8C9C1A8A"/>
      <w:bookmarkEnd w:id="2993"/>
      <w:bookmarkEnd w:id="2994"/>
      <w:bookmarkEnd w:id="2995"/>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2996"/>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2996"/>
      <w:r w:rsidR="00BA23FE">
        <w:rPr>
          <w:rStyle w:val="CommentReference"/>
        </w:rPr>
        <w:commentReference w:id="2996"/>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2997"/>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2997"/>
      <w:r w:rsidR="00EA3CAB">
        <w:rPr>
          <w:rStyle w:val="CommentReference"/>
        </w:rPr>
        <w:commentReference w:id="2997"/>
      </w:r>
    </w:p>
    <w:p w14:paraId="5AD2AC20" w14:textId="77777777" w:rsidR="001050D1" w:rsidRDefault="001050D1" w:rsidP="001050D1"/>
    <w:p w14:paraId="5F2228E1" w14:textId="77777777" w:rsidR="00ED2525" w:rsidRDefault="001050D1" w:rsidP="001050D1">
      <w:commentRangeStart w:id="2998"/>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2998"/>
      <w:r w:rsidR="00E52A0E">
        <w:rPr>
          <w:rStyle w:val="CommentReference"/>
        </w:rPr>
        <w:commentReference w:id="2998"/>
      </w:r>
    </w:p>
    <w:p w14:paraId="3C873719" w14:textId="03E9908B" w:rsidR="002E694E" w:rsidRDefault="00507F3E" w:rsidP="007F03F0">
      <w:pPr>
        <w:pStyle w:val="Heading5"/>
        <w:rPr>
          <w:lang w:val="en-CA"/>
        </w:rPr>
      </w:pPr>
      <w:bookmarkStart w:id="2999" w:name="BKM_FD0714CD_89E3_4F6A_B187_CB7A50E6C5C0"/>
      <w:bookmarkEnd w:id="2999"/>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 xml:space="preserve">The observationMethod property (swe:Category)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(below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3000"/>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commentRangeEnd w:id="3000"/>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3000"/>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w:t>
      </w:r>
      <w:del w:id="3001" w:author="Eric Boisvert" w:date="2016-01-24T13:31:00Z">
        <w:r w:rsidDel="00253146">
          <w:rPr>
            <w:color w:val="000000"/>
            <w:sz w:val="20"/>
            <w:szCs w:val="20"/>
            <w:lang w:val="en-CA"/>
          </w:rPr>
          <w:delText>swe:Quantity</w:delText>
        </w:r>
      </w:del>
      <w:ins w:id="3002" w:author="Eric Boisvert" w:date="2016-01-24T13:31:00Z">
        <w:r w:rsidR="00253146">
          <w:rPr>
            <w:color w:val="000000"/>
            <w:sz w:val="20"/>
            <w:szCs w:val="20"/>
            <w:lang w:val="en-CA"/>
          </w:rPr>
          <w:t>SWE::Quantity</w:t>
        </w:r>
      </w:ins>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to </w:t>
      </w:r>
      <w:r w:rsidRPr="00507F3E">
        <w:rPr>
          <w:color w:val="000000"/>
          <w:sz w:val="20"/>
          <w:szCs w:val="20"/>
          <w:lang w:val="en-CA"/>
        </w:rPr>
        <w:t xml:space="preserve"> ISO19115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r w:rsidRPr="00507F3E">
        <w:rPr>
          <w:lang w:val="en-CA"/>
        </w:rPr>
        <w:lastRenderedPageBreak/>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resultionRepresentativeFraction:Integer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(ie,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mappingFrame:MappingFrameTerm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 xml:space="preserve">The exposure:ExposureTerm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shape:GM_Object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in  most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003" w:name="BKM_37DE5892_2942_443B_A8C3_8C1AB5CBE877"/>
      <w:bookmarkStart w:id="3004" w:name="BKM_6B3E10C1_3AAE_4196_94F0_B9A235705FCC"/>
      <w:bookmarkStart w:id="3005" w:name="BKM_1FCE659F_6DE4_40C1_996C_C1E6E981D3A0"/>
      <w:bookmarkStart w:id="3006" w:name="BKM_E9804216_8300_4609_B607_127F0178BAB6"/>
      <w:bookmarkStart w:id="3007" w:name="BKM_E3A6BA8A_712F_4182_95C4_285048E21544"/>
      <w:bookmarkStart w:id="3008" w:name="BKM_2EB23880_DDF1_4995_AB7F_3DC0E40E7A89"/>
      <w:bookmarkEnd w:id="3003"/>
      <w:bookmarkEnd w:id="3004"/>
      <w:bookmarkEnd w:id="3005"/>
      <w:bookmarkEnd w:id="3006"/>
      <w:bookmarkEnd w:id="3007"/>
      <w:bookmarkEnd w:id="3008"/>
    </w:p>
    <w:p w14:paraId="7D4ABF8F" w14:textId="77777777" w:rsidR="00884FA7" w:rsidRDefault="00F92942" w:rsidP="00856F51">
      <w:pPr>
        <w:pStyle w:val="Heading4"/>
      </w:pPr>
      <w:bookmarkStart w:id="3009" w:name="_Ref440800006"/>
      <w:r>
        <w:t>GeologicUnit</w:t>
      </w:r>
      <w:bookmarkEnd w:id="3009"/>
    </w:p>
    <w:p w14:paraId="37A3D1FA" w14:textId="77777777" w:rsidR="00F92942" w:rsidRDefault="00F92942" w:rsidP="00F92942"/>
    <w:p w14:paraId="43D27398" w14:textId="42214BEE" w:rsidR="001E2A9F" w:rsidRDefault="00F92942" w:rsidP="001E2A9F">
      <w:r>
        <w:t xml:space="preserve">Conceptually, </w:t>
      </w:r>
      <w:r w:rsidR="001E5387">
        <w:t xml:space="preserve">a GeologicUnit </w:t>
      </w:r>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9F2680" w:rsidP="007F03F0">
      <w:pPr>
        <w:keepNext/>
      </w:pPr>
      <w:r>
        <w:rPr>
          <w:noProof/>
          <w:lang w:val="en-CA" w:eastAsia="en-CA"/>
        </w:rPr>
        <w:pict w14:anchorId="75B7A484">
          <v:shape id="_x0000_i1044" type="#_x0000_t75" style="width:6in;height:264.4pt;visibility:visible;mso-wrap-style:square">
            <v:imagedata r:id="rId28"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3010" w:author="Eric Boisvert" w:date="2016-03-06T13:27:00Z">
        <w:r w:rsidR="004D34D6">
          <w:rPr>
            <w:noProof/>
          </w:rPr>
          <w:t>20</w:t>
        </w:r>
      </w:ins>
      <w:del w:id="3011"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Operationally, a GeologicUnit is a container used to associate geologic properties with some mapped occurrence (through GeologicFeature.occurrence -&gt; MappedFeature link), or with a geologic unit with a vocabulary (through the GeologicUnit.classifier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r w:rsidRPr="00D970E9">
        <w:rPr>
          <w:lang w:val="en-CA"/>
        </w:rPr>
        <w:t>geologicUnitType</w:t>
      </w:r>
    </w:p>
    <w:p w14:paraId="0A6725B2" w14:textId="77777777" w:rsidR="00CE526C" w:rsidRDefault="00CE526C" w:rsidP="00ED2525"/>
    <w:p w14:paraId="2E100333" w14:textId="7DF0AFB1"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r>
        <w:rPr>
          <w:lang w:val="en-CA"/>
        </w:rPr>
        <w:t>r</w:t>
      </w:r>
      <w:r w:rsidR="00CE526C" w:rsidRPr="00D970E9">
        <w:rPr>
          <w:lang w:val="en-CA"/>
        </w:rPr>
        <w:t>ank</w:t>
      </w:r>
    </w:p>
    <w:p w14:paraId="492EA3BE" w14:textId="77777777" w:rsidR="00E72E0A" w:rsidRDefault="00E72E0A" w:rsidP="00CE526C">
      <w:pPr>
        <w:rPr>
          <w:ins w:id="3012" w:author="Eric Boisvert" w:date="2016-02-27T12:47:00Z"/>
        </w:rPr>
      </w:pPr>
    </w:p>
    <w:p w14:paraId="7582C67B" w14:textId="0214EA21" w:rsidR="00CE526C" w:rsidRDefault="00CE526C" w:rsidP="00CE526C">
      <w:r>
        <w:lastRenderedPageBreak/>
        <w:t xml:space="preserve">The property rank:RankTerm sall contain a term that classifies the geologic unit in a generalization hierarchy from most local/smallest volume to most regional. </w:t>
      </w:r>
      <w:commentRangeStart w:id="3013"/>
      <w:r>
        <w:t>Scoped name because classification is asserted, not based on observational data.</w:t>
      </w:r>
      <w:commentRangeEnd w:id="3013"/>
      <w:r>
        <w:rPr>
          <w:rStyle w:val="CommentReference"/>
        </w:rPr>
        <w:commentReference w:id="3013"/>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Heading5"/>
        <w:rPr>
          <w:lang w:val="en-CA"/>
        </w:rPr>
      </w:pPr>
      <w:r w:rsidRPr="00D970E9">
        <w:rPr>
          <w:lang w:val="en-CA"/>
        </w:rPr>
        <w:t>hirearchyLink</w:t>
      </w:r>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3014" w:author="Eric Boisvert" w:date="2016-03-06T13:27:00Z">
        <w:r w:rsidR="004D34D6">
          <w:t>8.4.1.4</w:t>
        </w:r>
      </w:ins>
      <w:del w:id="3015" w:author="Eric Boisvert" w:date="2016-03-06T13:27:00Z">
        <w:r w:rsidR="00291871" w:rsidDel="004D34D6">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r>
        <w:t>c</w:t>
      </w:r>
      <w:r w:rsidRPr="00291871">
        <w:t>omposition</w:t>
      </w:r>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r w:rsidRPr="00540089">
        <w:t>gbMaterialDescription</w:t>
      </w:r>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4D34D6">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r w:rsidRPr="00895888">
        <w:t>gbUnitDescription</w:t>
      </w:r>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4D34D6">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3016" w:name="BKM_A1329A5F_042F_4AF8_BF84_0B471B65BC55"/>
      <w:bookmarkStart w:id="3017" w:name="BKM_7F4D7787_7293_418E_8B38_1A72EA1F4CC0"/>
      <w:bookmarkStart w:id="3018" w:name="_Ref440064217"/>
      <w:bookmarkEnd w:id="3016"/>
      <w:bookmarkEnd w:id="3017"/>
      <w:r>
        <w:t>GeologicUnitHierarchy</w:t>
      </w:r>
      <w:bookmarkEnd w:id="3018"/>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w:t>
      </w:r>
      <w:r w:rsidRPr="00F92942">
        <w:lastRenderedPageBreak/>
        <w:t>various places within a unit (e.g. 'turbidite sequence', 'point bar assemblage', 'leucosome veins')</w:t>
      </w:r>
    </w:p>
    <w:p w14:paraId="7B6AC75A" w14:textId="2EE4382F" w:rsidR="00B62995" w:rsidRDefault="00924939" w:rsidP="007F03F0">
      <w:pPr>
        <w:pStyle w:val="Heading5"/>
      </w:pPr>
      <w:r>
        <w:t>r</w:t>
      </w:r>
      <w:r w:rsidRPr="00924939">
        <w:t>ole</w:t>
      </w:r>
    </w:p>
    <w:p w14:paraId="6A782BC1" w14:textId="2D25B993" w:rsidR="00924939" w:rsidRDefault="00924939" w:rsidP="00ED2525">
      <w:r>
        <w:t>The role:</w:t>
      </w:r>
      <w:r w:rsidRPr="00924939">
        <w:t>GeologicUnitHierarchyRoleTerm</w:t>
      </w:r>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r>
        <w:t>p</w:t>
      </w:r>
      <w:r w:rsidRPr="00924939">
        <w:t>roportion</w:t>
      </w:r>
    </w:p>
    <w:p w14:paraId="5F948F81" w14:textId="77777777" w:rsidR="00924939" w:rsidRDefault="00924939" w:rsidP="00ED2525"/>
    <w:p w14:paraId="09C12C6D" w14:textId="70DDBD84" w:rsidR="00924939" w:rsidRDefault="00924939" w:rsidP="00ED2525">
      <w:r>
        <w:t>The proportion property (</w:t>
      </w:r>
      <w:del w:id="3019" w:author="Eric Boisvert" w:date="2016-01-24T13:31:00Z">
        <w:r w:rsidDel="00253146">
          <w:delText>swe:Quantity</w:delText>
        </w:r>
      </w:del>
      <w:ins w:id="3020"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3021" w:name="BKM_F1AE88A3_ADC1_4E05_8AA4_DF5F90DB4C60"/>
      <w:bookmarkStart w:id="3022" w:name="BKM_C5C77165_16DE_4DA6_948B_748CCB10594C"/>
      <w:bookmarkEnd w:id="3021"/>
      <w:bookmarkEnd w:id="3022"/>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r>
        <w:t>p</w:t>
      </w:r>
      <w:r w:rsidRPr="00A56B9D">
        <w:t>roportion</w:t>
      </w:r>
    </w:p>
    <w:p w14:paraId="260C4B5C" w14:textId="77777777" w:rsidR="00A56B9D" w:rsidRDefault="00A56B9D" w:rsidP="00ED2525"/>
    <w:p w14:paraId="3F2D39FA" w14:textId="26120287" w:rsidR="00A56B9D" w:rsidRDefault="00A56B9D" w:rsidP="00ED2525">
      <w:r>
        <w:t>The proportion property (</w:t>
      </w:r>
      <w:del w:id="3023" w:author="Eric Boisvert" w:date="2016-01-24T13:31:00Z">
        <w:r w:rsidDel="00253146">
          <w:delText>swe:Quantity</w:delText>
        </w:r>
      </w:del>
      <w:ins w:id="3024" w:author="Eric Boisvert" w:date="2016-01-24T13:31:00Z">
        <w:r w:rsidR="00253146">
          <w:t>SWE::Quantity</w:t>
        </w:r>
      </w:ins>
      <w:r>
        <w:t xml:space="preserve">Range)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lastRenderedPageBreak/>
        <w:t>Material</w:t>
      </w:r>
    </w:p>
    <w:p w14:paraId="61F49B4A" w14:textId="77777777" w:rsidR="00A56B9D" w:rsidRDefault="00A56B9D" w:rsidP="00ED2525"/>
    <w:p w14:paraId="6940E003" w14:textId="199E1E14" w:rsidR="00A56B9D" w:rsidRDefault="00A56B9D" w:rsidP="00ED2525">
      <w:r>
        <w:t>The material:EarthMaterial property shall contain the material description of the  composing</w:t>
      </w:r>
      <w:r w:rsidRPr="00A56B9D">
        <w:t xml:space="preserve"> part.</w:t>
      </w:r>
    </w:p>
    <w:p w14:paraId="7619CEFE" w14:textId="2972A20E" w:rsidR="00856F51" w:rsidRDefault="00856F51" w:rsidP="00B537EA">
      <w:pPr>
        <w:pStyle w:val="Heading4"/>
      </w:pPr>
      <w:bookmarkStart w:id="3025" w:name="BKM_D0CF8372_E2E7_44FE_8452_567F1CFF1C66"/>
      <w:bookmarkStart w:id="3026" w:name="BKM_F115EB74_32B6_4EFC_8D26_C2D2AD40E6EB"/>
      <w:bookmarkStart w:id="3027" w:name="_Ref440800018"/>
      <w:bookmarkEnd w:id="3025"/>
      <w:bookmarkEnd w:id="3026"/>
      <w:r>
        <w:t>EarthMaterial</w:t>
      </w:r>
      <w:bookmarkEnd w:id="3027"/>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3028" w:author="Eric Boisvert" w:date="2016-02-27T12:47:00Z">
        <w:r w:rsidR="00E72E0A">
          <w:t>E</w:t>
        </w:r>
      </w:ins>
      <w:commentRangeStart w:id="3029"/>
      <w:r w:rsidRPr="00856F51">
        <w:t xml:space="preserve">arth </w:t>
      </w:r>
      <w:r w:rsidR="00A47566">
        <w:t>m</w:t>
      </w:r>
      <w:r w:rsidRPr="00856F51">
        <w:t xml:space="preserve">aterials </w:t>
      </w:r>
      <w:commentRangeEnd w:id="3029"/>
      <w:r w:rsidR="005D6D19">
        <w:rPr>
          <w:rStyle w:val="CommentReference"/>
        </w:rPr>
        <w:commentReference w:id="3029"/>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9F2680" w:rsidP="00856F51">
      <w:pPr>
        <w:keepNext/>
      </w:pPr>
      <w:r>
        <w:rPr>
          <w:noProof/>
          <w:lang w:val="en-CA" w:eastAsia="en-CA"/>
        </w:rPr>
        <w:pict w14:anchorId="7395DB86">
          <v:shape id="_x0000_i1045" type="#_x0000_t75" style="width:424.35pt;height:330.7pt;visibility:visible;mso-wrap-style:square">
            <v:imagedata r:id="rId29"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3030" w:author="Eric Boisvert" w:date="2016-03-06T13:27:00Z">
        <w:r w:rsidR="004D34D6">
          <w:rPr>
            <w:noProof/>
          </w:rPr>
          <w:t>21</w:t>
        </w:r>
      </w:ins>
      <w:del w:id="3031"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r w:rsidRPr="00A47566">
        <w:t>color</w:t>
      </w:r>
    </w:p>
    <w:p w14:paraId="12D2BA9E" w14:textId="77777777" w:rsidR="00A47566" w:rsidRDefault="00A47566" w:rsidP="007F03F0"/>
    <w:p w14:paraId="35B42721" w14:textId="1A914922" w:rsidR="00A47566" w:rsidRDefault="00A47566" w:rsidP="007F03F0">
      <w:r>
        <w:lastRenderedPageBreak/>
        <w:t>The color property (</w:t>
      </w:r>
      <w:ins w:id="3032" w:author="Eric Boisvert" w:date="2016-02-27T12:48:00Z">
        <w:r w:rsidR="00E72E0A">
          <w:t>SWE:</w:t>
        </w:r>
      </w:ins>
      <w:del w:id="3033" w:author="Eric Boisvert" w:date="2016-02-27T12:47:00Z">
        <w:r w:rsidDel="00E72E0A">
          <w:delText>swe</w:delText>
        </w:r>
      </w:del>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t>Purpose</w:t>
      </w:r>
    </w:p>
    <w:p w14:paraId="22A382D6" w14:textId="5F7ADEEC"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4D34D6">
        <w:t>8.4.1.1.2</w:t>
      </w:r>
      <w:r>
        <w:fldChar w:fldCharType="end"/>
      </w:r>
      <w:r>
        <w:t xml:space="preserve">) </w:t>
      </w:r>
      <w:commentRangeStart w:id="3034"/>
      <w:r>
        <w:t>and it shares the same vocabulary (instance, typicalNorm, identifyingNorm)</w:t>
      </w:r>
      <w:commentRangeEnd w:id="3034"/>
      <w:r>
        <w:rPr>
          <w:rStyle w:val="CommentReference"/>
        </w:rPr>
        <w:commentReference w:id="3034"/>
      </w:r>
    </w:p>
    <w:p w14:paraId="3E150316" w14:textId="3E5A0882" w:rsidR="00A47566" w:rsidRPr="00D970E9" w:rsidRDefault="00A47566" w:rsidP="007F03F0">
      <w:pPr>
        <w:pStyle w:val="Heading5"/>
        <w:rPr>
          <w:lang w:val="en-CA"/>
        </w:rPr>
      </w:pPr>
      <w:bookmarkStart w:id="3035" w:name="BKM_BD5C03BF_666A_4A06_9108_21CA3469AFBC"/>
      <w:bookmarkEnd w:id="3035"/>
      <w:r w:rsidRPr="00D970E9">
        <w:rPr>
          <w:lang w:val="en-CA"/>
        </w:rPr>
        <w:t>gbEarthMaterialDescription</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3036" w:name="BKM_18D25AC3_6FC0_4C65_A8A5_F0142E2E6CE0"/>
      <w:bookmarkStart w:id="3037" w:name="BKM_18EC1705_589B_4DEF_A044_9A1610E567B6"/>
      <w:bookmarkStart w:id="3038" w:name="BKM_69643EA7_2142_46B5_9F91_BA2962E773C2"/>
      <w:bookmarkEnd w:id="3036"/>
      <w:bookmarkEnd w:id="3037"/>
      <w:bookmarkEnd w:id="3038"/>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 xml:space="preserve">The lithology:LithologyTerm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3039" w:name="BKM_0198932B_28DD_424D_8B50_FABE0D235C84"/>
      <w:bookmarkStart w:id="3040" w:name="BKM_7A5570E9_5272_4DAD_BC83_4E0D06E5C57A"/>
      <w:bookmarkStart w:id="3041" w:name="_Toc445034208"/>
      <w:bookmarkEnd w:id="3039"/>
      <w:bookmarkEnd w:id="3040"/>
      <w:r>
        <w:t>Geologic Event</w:t>
      </w:r>
      <w:bookmarkEnd w:id="3041"/>
    </w:p>
    <w:p w14:paraId="61E87169" w14:textId="77777777" w:rsidR="00EA4029" w:rsidRPr="00EA4029" w:rsidRDefault="00EA4029" w:rsidP="00EA4029"/>
    <w:p w14:paraId="1AB278F4" w14:textId="12C1AACF" w:rsidR="00DA45AF" w:rsidRDefault="00DA45AF" w:rsidP="00DA45AF">
      <w:r>
        <w:lastRenderedPageBreak/>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9F2680" w:rsidP="00B537EA">
      <w:pPr>
        <w:keepNext/>
      </w:pPr>
      <w:r>
        <w:rPr>
          <w:noProof/>
          <w:lang w:val="en-CA" w:eastAsia="en-CA"/>
        </w:rPr>
        <w:lastRenderedPageBreak/>
        <w:pict w14:anchorId="5D71EB40">
          <v:shape id="_x0000_i1046" type="#_x0000_t75" style="width:6in;height:365.1pt;visibility:visible;mso-wrap-style:square">
            <v:imagedata r:id="rId30"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3042" w:author="Eric Boisvert" w:date="2016-03-06T13:27:00Z">
        <w:r w:rsidR="004D34D6">
          <w:rPr>
            <w:noProof/>
          </w:rPr>
          <w:t>22</w:t>
        </w:r>
      </w:ins>
      <w:del w:id="3043"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3044" w:name="BKM_0E4402F5_70D7_41B4_8F46_2909F6D349A5"/>
      <w:bookmarkEnd w:id="3044"/>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3045" w:author="Eric Boisvert" w:date="2016-02-14T14:44:00Z">
        <w:r>
          <w:rPr>
            <w:lang w:val="en-CA"/>
          </w:rPr>
          <w:t>A GeologicEvent is a</w:t>
        </w:r>
      </w:ins>
      <w:del w:id="3046"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3047" w:author="Eric Boisvert" w:date="2016-02-14T14:44:00Z">
        <w:r w:rsidR="00980C8A" w:rsidRPr="00980C8A" w:rsidDel="00D70F03">
          <w:rPr>
            <w:lang w:val="en-CA"/>
          </w:rPr>
          <w:delText>A GeologicEvent</w:delText>
        </w:r>
      </w:del>
      <w:ins w:id="3048"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pPr>
        <w:rPr>
          <w:lang w:val="en-CA"/>
        </w:rPr>
        <w:pPrChange w:id="3049" w:author="Eric Boisvert" w:date="2016-02-14T14:45:00Z">
          <w:pPr>
            <w:autoSpaceDE w:val="0"/>
            <w:autoSpaceDN w:val="0"/>
            <w:adjustRightInd w:val="0"/>
            <w:spacing w:after="0"/>
          </w:pPr>
        </w:pPrChange>
      </w:pPr>
      <w:r>
        <w:rPr>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r w:rsidRPr="00D970E9">
        <w:t>numericAge</w:t>
      </w:r>
    </w:p>
    <w:p w14:paraId="4F1C2872" w14:textId="77777777" w:rsidR="00D70F03" w:rsidRDefault="00D70F03" w:rsidP="00980C8A">
      <w:pPr>
        <w:rPr>
          <w:ins w:id="3050" w:author="Eric Boisvert" w:date="2016-02-14T14:45:00Z"/>
          <w:lang w:val="en-CA"/>
        </w:rPr>
      </w:pPr>
      <w:commentRangeStart w:id="3051"/>
    </w:p>
    <w:p w14:paraId="5C774029" w14:textId="7461610C" w:rsidR="006D6AC1" w:rsidDel="00D050CC" w:rsidRDefault="006D6AC1" w:rsidP="00980C8A">
      <w:pPr>
        <w:rPr>
          <w:del w:id="3052" w:author="Eric Boisvert" w:date="2016-02-14T14:50:00Z"/>
          <w:lang w:val="en-CA"/>
        </w:rPr>
      </w:pPr>
      <w:r>
        <w:rPr>
          <w:lang w:val="en-CA"/>
        </w:rPr>
        <w:t>The numericAge:NumericAgeRange property shall provide an a</w:t>
      </w:r>
      <w:r w:rsidRPr="006D6AC1">
        <w:rPr>
          <w:lang w:val="en-CA"/>
        </w:rPr>
        <w:t>ge in absolute year before present</w:t>
      </w:r>
      <w:ins w:id="3053" w:author="Eric Boisvert" w:date="2016-02-14T14:49:00Z">
        <w:r w:rsidR="00D050CC">
          <w:rPr>
            <w:lang w:val="en-CA"/>
          </w:rPr>
          <w:t xml:space="preserve"> (BP)</w:t>
        </w:r>
      </w:ins>
      <w:r>
        <w:rPr>
          <w:lang w:val="en-CA"/>
        </w:rPr>
        <w:t>.</w:t>
      </w:r>
      <w:ins w:id="3054" w:author="Eric Boisvert" w:date="2016-02-14T14:48:00Z">
        <w:r w:rsidR="00D050CC">
          <w:rPr>
            <w:lang w:val="en-CA"/>
          </w:rPr>
          <w:t xml:space="preserve">  Present is defined </w:t>
        </w:r>
      </w:ins>
      <w:ins w:id="3055" w:author="Eric Boisvert" w:date="2016-02-14T14:50:00Z">
        <w:r w:rsidR="00D050CC">
          <w:rPr>
            <w:lang w:val="en-CA"/>
          </w:rPr>
          <w:t>by convention to be January 1</w:t>
        </w:r>
        <w:r w:rsidR="00D050CC" w:rsidRPr="00D050CC">
          <w:rPr>
            <w:vertAlign w:val="superscript"/>
            <w:lang w:val="en-CA"/>
            <w:rPrChange w:id="3056" w:author="Eric Boisvert" w:date="2016-02-14T14:50:00Z">
              <w:rPr>
                <w:lang w:val="en-CA"/>
              </w:rPr>
            </w:rPrChange>
          </w:rPr>
          <w:t>st</w:t>
        </w:r>
        <w:r w:rsidR="00D050CC">
          <w:rPr>
            <w:lang w:val="en-CA"/>
          </w:rPr>
          <w:t xml:space="preserve"> 1950</w:t>
        </w:r>
      </w:ins>
      <w:ins w:id="3057" w:author="Eric Boisvert" w:date="2016-02-14T14:51:00Z">
        <w:r w:rsidR="00D050CC">
          <w:rPr>
            <w:lang w:val="en-CA"/>
          </w:rPr>
          <w:t xml:space="preserve"> (</w:t>
        </w:r>
      </w:ins>
      <w:ins w:id="3058" w:author="Eric Boisvert" w:date="2016-02-14T14:52:00Z">
        <w:r w:rsidR="00D050CC">
          <w:rPr>
            <w:lang w:val="en-CA"/>
          </w:rPr>
          <w:t>although van der Plitch &amp; Hogg, 2006</w:t>
        </w:r>
      </w:ins>
      <w:ins w:id="3059" w:author="Eric Boisvert" w:date="2016-02-14T14:53:00Z">
        <w:r w:rsidR="00D050CC">
          <w:rPr>
            <w:lang w:val="en-CA"/>
          </w:rPr>
          <w:t xml:space="preserve"> suggests this convention to be restricted to radiocarbon estimations</w:t>
        </w:r>
      </w:ins>
      <w:ins w:id="3060" w:author="Eric Boisvert" w:date="2016-02-14T14:51:00Z">
        <w:r w:rsidR="00D050CC">
          <w:rPr>
            <w:lang w:val="en-CA"/>
          </w:rPr>
          <w:t>)</w:t>
        </w:r>
      </w:ins>
      <w:del w:id="3061" w:author="Eric Boisvert" w:date="2016-02-14T14:50:00Z">
        <w:r w:rsidDel="00D050CC">
          <w:rPr>
            <w:lang w:val="en-CA"/>
          </w:rPr>
          <w:delText xml:space="preserve">  </w:delText>
        </w:r>
        <w:commentRangeEnd w:id="3051"/>
        <w:r w:rsidR="00D70F03" w:rsidDel="00D050CC">
          <w:rPr>
            <w:rStyle w:val="CommentReference"/>
          </w:rPr>
          <w:commentReference w:id="3051"/>
        </w:r>
      </w:del>
    </w:p>
    <w:p w14:paraId="26535E7B" w14:textId="5BB06E66" w:rsidR="006D6AC1" w:rsidRDefault="006D6AC1">
      <w:pPr>
        <w:rPr>
          <w:lang w:val="en-CA"/>
        </w:rPr>
        <w:pPrChange w:id="3062" w:author="Eric Boisvert" w:date="2016-02-14T14:50:00Z">
          <w:pPr>
            <w:pStyle w:val="Heading5"/>
          </w:pPr>
        </w:pPrChange>
      </w:pPr>
      <w:r w:rsidRPr="00D970E9">
        <w:rPr>
          <w:lang w:val="en-CA"/>
        </w:rPr>
        <w:t>olderNamedAge</w:t>
      </w:r>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r w:rsidRPr="006D6AC1">
        <w:rPr>
          <w:lang w:val="en-CA"/>
        </w:rPr>
        <w:t>youngerNamedAge</w:t>
      </w:r>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r w:rsidRPr="006D6AC1">
        <w:rPr>
          <w:lang w:val="en-CA"/>
        </w:rPr>
        <w:t>eventEnvironment</w:t>
      </w:r>
    </w:p>
    <w:p w14:paraId="3EA06765" w14:textId="67789A23" w:rsidR="006D6AC1" w:rsidRDefault="006D6AC1" w:rsidP="00980C8A">
      <w:pPr>
        <w:rPr>
          <w:lang w:val="en-CA"/>
        </w:rPr>
      </w:pPr>
      <w:r>
        <w:rPr>
          <w:lang w:val="en-CA"/>
        </w:rPr>
        <w:t>The evenEnvironment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lastRenderedPageBreak/>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3063" w:name="BKM_E578F2B2_741C_4353_B7F8_02F0AE878A52"/>
      <w:bookmarkStart w:id="3064" w:name="BKM_B4649898_DB40_445B_BA02_FB50DB166B1F"/>
      <w:bookmarkStart w:id="3065" w:name="BKM_97F5720D_724D_44A6_8C82_6D7A6D6B5F0E"/>
      <w:bookmarkStart w:id="3066" w:name="BKM_94B4A111_399A_4144_8BC6_D1BBA5249175"/>
      <w:bookmarkStart w:id="3067" w:name="BKM_23198178_9024_4323_9F34_11F193914E4D"/>
      <w:bookmarkStart w:id="3068" w:name="BKM_669B19C2_AABA_42AD_8B76_978659231695"/>
      <w:bookmarkEnd w:id="3063"/>
      <w:bookmarkEnd w:id="3064"/>
      <w:bookmarkEnd w:id="3065"/>
      <w:bookmarkEnd w:id="3066"/>
      <w:bookmarkEnd w:id="3067"/>
      <w:bookmarkEnd w:id="3068"/>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3069" w:author="Eric Boisvert" w:date="2016-01-24T13:31:00Z">
        <w:r w:rsidDel="00253146">
          <w:rPr>
            <w:lang w:val="en-CA"/>
          </w:rPr>
          <w:delText>swe:Quantity</w:delText>
        </w:r>
      </w:del>
      <w:ins w:id="3070"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r w:rsidRPr="00D970E9">
        <w:rPr>
          <w:lang w:val="en-CA"/>
        </w:rPr>
        <w:t>olderBoundDate</w:t>
      </w:r>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3071" w:author="Eric Boisvert" w:date="2016-01-24T13:31:00Z">
        <w:r w:rsidDel="00253146">
          <w:rPr>
            <w:lang w:val="en-CA"/>
          </w:rPr>
          <w:delText>swe:Quantity</w:delText>
        </w:r>
      </w:del>
      <w:ins w:id="3072"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3073" w:author="Eric Boisvert" w:date="2016-01-24T13:31:00Z">
        <w:r w:rsidDel="00253146">
          <w:rPr>
            <w:lang w:val="en-CA"/>
          </w:rPr>
          <w:delText>swe:Quantity</w:delText>
        </w:r>
      </w:del>
      <w:ins w:id="3074"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3075" w:name="BKM_6B9E4BC3_EF2C_43B8_97EF_B6AD57F690A4"/>
      <w:bookmarkStart w:id="3076" w:name="BKM_2ED006FF_62EF_4E32_BE1A_054C3322F7C1"/>
      <w:bookmarkStart w:id="3077" w:name="BKM_BE4D4818_8828_40DD_8E59_5906619F59A7"/>
      <w:bookmarkStart w:id="3078" w:name="_Toc445034209"/>
      <w:bookmarkEnd w:id="3075"/>
      <w:bookmarkEnd w:id="3076"/>
      <w:bookmarkEnd w:id="3077"/>
      <w:r>
        <w:t>Geologic Structure</w:t>
      </w:r>
      <w:bookmarkEnd w:id="3078"/>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079"/>
      <w:r w:rsidRPr="00CF6174">
        <w:t xml:space="preserve">inhomogeneities </w:t>
      </w:r>
      <w:commentRangeEnd w:id="3079"/>
      <w:r>
        <w:rPr>
          <w:rStyle w:val="CommentReference"/>
        </w:rPr>
        <w:commentReference w:id="3079"/>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w:t>
      </w:r>
      <w:r w:rsidRPr="00CF6174">
        <w:lastRenderedPageBreak/>
        <w:t>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9F2680" w:rsidP="00415CBF">
      <w:pPr>
        <w:keepNext/>
      </w:pPr>
      <w:r>
        <w:rPr>
          <w:noProof/>
          <w:lang w:val="en-CA" w:eastAsia="en-CA"/>
        </w:rPr>
        <w:pict w14:anchorId="102324F8">
          <v:shape id="_x0000_i1047" type="#_x0000_t75" style="width:433.25pt;height:262.5pt;visibility:visible;mso-wrap-style:square">
            <v:imagedata r:id="rId31"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080" w:author="Eric Boisvert" w:date="2016-03-06T13:27:00Z">
        <w:r w:rsidR="004D34D6">
          <w:rPr>
            <w:noProof/>
          </w:rPr>
          <w:t>23</w:t>
        </w:r>
      </w:ins>
      <w:del w:id="3081"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3082" w:name="_Ref440800034"/>
      <w:r>
        <w:t>GeologicStructure</w:t>
      </w:r>
      <w:bookmarkEnd w:id="3082"/>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4D34D6">
        <w:t>8.5</w:t>
      </w:r>
      <w:r>
        <w:fldChar w:fldCharType="end"/>
      </w:r>
      <w:r>
        <w:t>)</w:t>
      </w:r>
      <w:r w:rsidR="008B7091">
        <w:t xml:space="preserve"> is used to associate penetrative GeologicStructures with GeologicUnits.</w:t>
      </w:r>
      <w:r w:rsidR="00F011FC">
        <w:t xml:space="preserve">  GeoSciML Basic only provide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4D34D6">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083"/>
      <w:r>
        <w:lastRenderedPageBreak/>
        <w:t>Bedding measured as discrete surfaces in the case that those are the feature of interest (e.g. individual cross set surfaces for paleocurrent analysis) should be represented here.</w:t>
      </w:r>
      <w:commentRangeEnd w:id="3083"/>
      <w:r w:rsidR="005D6D19">
        <w:rPr>
          <w:rStyle w:val="CommentReference"/>
        </w:rPr>
        <w:commentReference w:id="3083"/>
      </w:r>
    </w:p>
    <w:p w14:paraId="0051FF29" w14:textId="702F013C" w:rsidR="008B7091" w:rsidRDefault="009F2680" w:rsidP="008B7091">
      <w:pPr>
        <w:keepNext/>
      </w:pPr>
      <w:r>
        <w:rPr>
          <w:noProof/>
          <w:lang w:val="en-CA" w:eastAsia="en-CA"/>
        </w:rPr>
        <w:pict w14:anchorId="7B25B21D">
          <v:shape id="_x0000_i1048" type="#_x0000_t75" style="width:319.85pt;height:344.05pt;visibility:visible;mso-wrap-style:square">
            <v:imagedata r:id="rId32"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084" w:author="Eric Boisvert" w:date="2016-03-06T13:27:00Z">
        <w:r w:rsidR="004D34D6">
          <w:rPr>
            <w:noProof/>
          </w:rPr>
          <w:t>24</w:t>
        </w:r>
      </w:ins>
      <w:del w:id="3085"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3086" w:name="BKM_1A59C48F_A7B9_4BDC_B008_53504A772FCF"/>
      <w:bookmarkEnd w:id="3086"/>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contactType:ContactTypeTerm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r w:rsidRPr="00D970E9">
        <w:rPr>
          <w:lang w:val="en-CA"/>
        </w:rPr>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087" w:name="BKM_F722D1E4_88A1_4807_BB66_32AB9BD44381"/>
      <w:bookmarkEnd w:id="3087"/>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w:t>
      </w:r>
      <w:commentRangeStart w:id="3088"/>
      <w:r w:rsidRPr="008B7091">
        <w:t xml:space="preserve">GeologicStructure </w:t>
      </w:r>
      <w:commentRangeEnd w:id="3088"/>
      <w:r w:rsidR="005D6D19">
        <w:rPr>
          <w:rStyle w:val="CommentReference"/>
        </w:rPr>
        <w:commentReference w:id="3088"/>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9F2680" w:rsidP="008B7091">
      <w:pPr>
        <w:keepNext/>
      </w:pPr>
      <w:r>
        <w:rPr>
          <w:noProof/>
          <w:lang w:val="en-CA" w:eastAsia="en-CA"/>
        </w:rPr>
        <w:pict w14:anchorId="14420536">
          <v:shape id="_x0000_i1049" type="#_x0000_t75" style="width:342.15pt;height:5in;visibility:visible;mso-wrap-style:square">
            <v:imagedata r:id="rId33"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089" w:author="Eric Boisvert" w:date="2016-03-06T13:27:00Z">
        <w:r w:rsidR="004D34D6">
          <w:rPr>
            <w:noProof/>
          </w:rPr>
          <w:t>25</w:t>
        </w:r>
      </w:ins>
      <w:del w:id="3090"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r w:rsidRPr="005D6D19">
        <w:t>profileType</w:t>
      </w:r>
    </w:p>
    <w:p w14:paraId="29837698" w14:textId="77777777" w:rsidR="00F011FC" w:rsidRPr="00F011FC" w:rsidRDefault="00F011FC" w:rsidP="007F03F0"/>
    <w:p w14:paraId="1E3B8CCB" w14:textId="265F1A5F"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(eg;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091" w:name="BKM_1562D6E5_754D_41F1_8BCA_821E81C1C77B"/>
      <w:bookmarkStart w:id="3092" w:name="BKM_2577AA17_B965_493F_8575_D32112AD8348"/>
      <w:bookmarkEnd w:id="3091"/>
      <w:bookmarkEnd w:id="3092"/>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 </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9F2680" w:rsidP="00415CBF">
      <w:pPr>
        <w:keepNext/>
      </w:pPr>
      <w:r>
        <w:rPr>
          <w:noProof/>
          <w:lang w:val="en-CA" w:eastAsia="en-CA"/>
        </w:rPr>
        <w:lastRenderedPageBreak/>
        <w:pict w14:anchorId="063E3F96">
          <v:shape id="_x0000_i1050" type="#_x0000_t75" style="width:322.4pt;height:337.7pt;visibility:visible;mso-wrap-style:square">
            <v:imagedata r:id="rId34"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093" w:author="Eric Boisvert" w:date="2016-03-06T13:27:00Z">
        <w:r w:rsidR="004D34D6">
          <w:rPr>
            <w:noProof/>
          </w:rPr>
          <w:t>26</w:t>
        </w:r>
      </w:ins>
      <w:del w:id="3094"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3095" w:name="BKM_22F72D69_6FF6_4012_89A7_3FFAC0091563"/>
      <w:bookmarkEnd w:id="3095"/>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r w:rsidRPr="00624F7C">
        <w:rPr>
          <w:lang w:val="en-CA"/>
        </w:rPr>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3096" w:name="BKM_D602E51F_1A69_4732_803D_A550C06800AD"/>
      <w:bookmarkStart w:id="3097" w:name="_Ref440799060"/>
      <w:bookmarkEnd w:id="3096"/>
      <w:r>
        <w:t>ShearDisplacementStructure</w:t>
      </w:r>
      <w:bookmarkEnd w:id="3097"/>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w:t>
      </w:r>
      <w:r w:rsidRPr="00415CBF">
        <w:lastRenderedPageBreak/>
        <w:t xml:space="preserve">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4631F8">
        <w:t xml:space="preserve">is </w:t>
      </w:r>
      <w:r>
        <w:t xml:space="preserve"> ‘</w:t>
      </w:r>
      <w:r w:rsidRPr="00415CBF">
        <w:t>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D34D6">
        <w:t>8.5.1.1</w:t>
      </w:r>
      <w:r w:rsidR="004631F8">
        <w:fldChar w:fldCharType="end"/>
      </w:r>
      <w:r w:rsidR="004631F8">
        <w:t>)</w:t>
      </w:r>
      <w:r w:rsidR="00624F7C">
        <w:t>.</w:t>
      </w:r>
    </w:p>
    <w:p w14:paraId="6E425B04" w14:textId="0FAC8E1A" w:rsidR="00415CBF" w:rsidRDefault="009F2680" w:rsidP="00415CBF">
      <w:pPr>
        <w:keepNext/>
      </w:pPr>
      <w:r>
        <w:rPr>
          <w:noProof/>
          <w:lang w:val="en-CA" w:eastAsia="en-CA"/>
        </w:rPr>
        <w:pict w14:anchorId="485212EB">
          <v:shape id="_x0000_i1051" type="#_x0000_t75" style="width:312.85pt;height:339.6pt;visibility:visible;mso-wrap-style:square">
            <v:imagedata r:id="rId35"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098" w:author="Eric Boisvert" w:date="2016-03-06T13:27:00Z">
        <w:r w:rsidR="004D34D6">
          <w:rPr>
            <w:noProof/>
          </w:rPr>
          <w:t>27</w:t>
        </w:r>
      </w:ins>
      <w:del w:id="3099"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3100" w:name="BKM_2C0BAC72_25F4_4403_B6F3_8CD29CC45162"/>
      <w:bookmarkEnd w:id="3100"/>
    </w:p>
    <w:p w14:paraId="2DF78B31" w14:textId="7F6BAD5C" w:rsidR="000427E6" w:rsidRDefault="000427E6" w:rsidP="007F03F0">
      <w:pPr>
        <w:pStyle w:val="Heading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101" w:name="BKM_6D164D9B_00C6_4467_A49F_201E1DB05D3E"/>
      <w:bookmarkStart w:id="3102" w:name="_Toc445034210"/>
      <w:bookmarkEnd w:id="3101"/>
      <w:r>
        <w:t>Geomorphology</w:t>
      </w:r>
      <w:bookmarkEnd w:id="3102"/>
    </w:p>
    <w:p w14:paraId="54B0C7D1" w14:textId="77777777" w:rsidR="00FB057B" w:rsidRDefault="00FB057B" w:rsidP="00415CBF"/>
    <w:p w14:paraId="07C9989B" w14:textId="2030C952" w:rsidR="008E711C" w:rsidRDefault="00FB057B" w:rsidP="00415CBF">
      <w:r w:rsidRPr="00FB057B">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51EBD537" w:rsidR="00FB057B" w:rsidRDefault="009F2680" w:rsidP="00FB057B">
      <w:pPr>
        <w:keepNext/>
      </w:pPr>
      <w:ins w:id="3103" w:author="Eric Boisvert" w:date="2016-02-01T05:10:00Z">
        <w:r>
          <w:rPr>
            <w:noProof/>
            <w:lang w:val="en-CA" w:eastAsia="en-CA"/>
          </w:rPr>
          <w:pict w14:anchorId="3C9AC551">
            <v:shape id="_x0000_i1052" type="#_x0000_t75" style="width:6in;height:297.55pt">
              <v:imagedata r:id="rId36" o:title=""/>
            </v:shape>
          </w:pict>
        </w:r>
      </w:ins>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3104" w:author="Eric Boisvert" w:date="2016-03-06T13:27:00Z">
        <w:r w:rsidR="004D34D6">
          <w:rPr>
            <w:noProof/>
          </w:rPr>
          <w:t>28</w:t>
        </w:r>
      </w:ins>
      <w:del w:id="3105"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3FFC55D0" w:rsidR="00C01850" w:rsidRDefault="009F2680" w:rsidP="007F03F0">
      <w:pPr>
        <w:keepNext/>
      </w:pPr>
      <w:r>
        <w:pict w14:anchorId="5A6095A9">
          <v:shape id="_x0000_i1053" type="#_x0000_t75" style="width:6in;height:207.1pt">
            <v:imagedata r:id="rId37" o:title=""/>
          </v:shape>
        </w:pict>
      </w:r>
    </w:p>
    <w:p w14:paraId="0745F577" w14:textId="3B4848E9" w:rsidR="00ED4EA5" w:rsidRDefault="00C01850" w:rsidP="007F03F0">
      <w:pPr>
        <w:pStyle w:val="Caption"/>
      </w:pPr>
      <w:bookmarkStart w:id="3106" w:name="_Ref440194521"/>
      <w:r>
        <w:t xml:space="preserve">Figure </w:t>
      </w:r>
      <w:r>
        <w:fldChar w:fldCharType="begin"/>
      </w:r>
      <w:r>
        <w:instrText xml:space="preserve"> SEQ Figure \* ARABIC </w:instrText>
      </w:r>
      <w:r>
        <w:fldChar w:fldCharType="separate"/>
      </w:r>
      <w:ins w:id="3107" w:author="Eric Boisvert" w:date="2016-03-06T13:27:00Z">
        <w:r w:rsidR="004D34D6">
          <w:rPr>
            <w:noProof/>
          </w:rPr>
          <w:t>29</w:t>
        </w:r>
      </w:ins>
      <w:del w:id="3108" w:author="Eric Boisvert" w:date="2016-01-16T17:26:00Z">
        <w:r w:rsidR="0043586C" w:rsidDel="00230CDE">
          <w:rPr>
            <w:noProof/>
          </w:rPr>
          <w:delText>28</w:delText>
        </w:r>
      </w:del>
      <w:r>
        <w:fldChar w:fldCharType="end"/>
      </w:r>
      <w:bookmarkEnd w:id="3106"/>
      <w:r>
        <w:t xml:space="preserve"> Partial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ins w:id="3109" w:author="Eric Boisvert" w:date="2016-03-06T13:27:00Z">
        <w:r w:rsidR="004D34D6">
          <w:t xml:space="preserve">Figure </w:t>
        </w:r>
        <w:r w:rsidR="004D34D6">
          <w:rPr>
            <w:noProof/>
          </w:rPr>
          <w:t>29</w:t>
        </w:r>
      </w:ins>
      <w:del w:id="3110" w:author="Eric Boisvert" w:date="2016-03-06T13:27:00Z">
        <w:r w:rsidDel="004D34D6">
          <w:delText xml:space="preserve">Figure </w:delText>
        </w:r>
        <w:r w:rsidDel="004D34D6">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r w:rsidRPr="00174A58">
        <w:t>unitDescription</w:t>
      </w:r>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lastRenderedPageBreak/>
        <w:t>naturalGeomorphologicFeatureType</w:t>
      </w:r>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3111" w:name="BKM_4E3AD03A_F983_4BE7_BAD7_D46FA41454DA"/>
      <w:bookmarkEnd w:id="3111"/>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3112" w:name="BKM_D58E407D_6BD7_451C_AC84_ED75498146C5"/>
      <w:bookmarkStart w:id="3113" w:name="BKM_60D7A041_DA67_4836_A9CF_067E59A5AD76"/>
      <w:bookmarkEnd w:id="3112"/>
      <w:bookmarkEnd w:id="3113"/>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 dredged channel, midden, open pit</w:t>
      </w:r>
      <w:r w:rsidR="00F829B5">
        <w:t xml:space="preserve"> or</w:t>
      </w:r>
      <w:r w:rsidRPr="00E1402F">
        <w:t xml:space="preserve"> reclaimed land.</w:t>
      </w:r>
    </w:p>
    <w:p w14:paraId="166A1728" w14:textId="32D0A4F7" w:rsidR="00F829B5" w:rsidRDefault="00F829B5" w:rsidP="007F03F0">
      <w:pPr>
        <w:pStyle w:val="Heading5"/>
        <w:rPr>
          <w:lang w:val="en-CA"/>
        </w:rPr>
      </w:pPr>
      <w:r w:rsidRPr="00D970E9">
        <w:rPr>
          <w:lang w:val="en-CA"/>
        </w:rPr>
        <w:t>anthropogenicGeomorphologicFeatureType</w:t>
      </w:r>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3114" w:name="BKM_226E2406_CB91_4741_B565_53E336A2E054"/>
      <w:bookmarkStart w:id="3115" w:name="BKM_FB2680F3_627E_464F_82B9_677F1AC277D7"/>
      <w:bookmarkStart w:id="3116" w:name="_Toc445034211"/>
      <w:bookmarkEnd w:id="3114"/>
      <w:bookmarkEnd w:id="3115"/>
      <w:r>
        <w:rPr>
          <w:lang w:val="en-CA"/>
        </w:rPr>
        <w:t>Collection</w:t>
      </w:r>
      <w:bookmarkEnd w:id="3116"/>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9F2680" w:rsidP="00390DF7">
      <w:pPr>
        <w:keepNext/>
      </w:pPr>
      <w:r>
        <w:rPr>
          <w:noProof/>
          <w:lang w:val="en-CA" w:eastAsia="en-CA"/>
        </w:rPr>
        <w:lastRenderedPageBreak/>
        <w:pict w14:anchorId="2908CF57">
          <v:shape id="_x0000_i1054" type="#_x0000_t75" style="width:6in;height:386.1pt;visibility:visible;mso-wrap-style:square">
            <v:imagedata r:id="rId38" o:title=""/>
          </v:shape>
        </w:pict>
      </w:r>
    </w:p>
    <w:p w14:paraId="16086824" w14:textId="626C7EBC" w:rsidR="00390DF7" w:rsidRDefault="00390DF7" w:rsidP="00390DF7">
      <w:pPr>
        <w:pStyle w:val="Caption"/>
      </w:pPr>
      <w:bookmarkStart w:id="3117" w:name="_Ref432749513"/>
      <w:r>
        <w:t xml:space="preserve">Figure </w:t>
      </w:r>
      <w:r w:rsidR="00673E83">
        <w:fldChar w:fldCharType="begin"/>
      </w:r>
      <w:r w:rsidR="00673E83">
        <w:instrText xml:space="preserve"> SEQ Figure \* ARABIC </w:instrText>
      </w:r>
      <w:r w:rsidR="00673E83">
        <w:fldChar w:fldCharType="separate"/>
      </w:r>
      <w:ins w:id="3118" w:author="Eric Boisvert" w:date="2016-03-06T13:27:00Z">
        <w:r w:rsidR="004D34D6">
          <w:rPr>
            <w:noProof/>
          </w:rPr>
          <w:t>30</w:t>
        </w:r>
      </w:ins>
      <w:del w:id="3119" w:author="Eric Boisvert" w:date="2016-01-16T17:26:00Z">
        <w:r w:rsidR="0043586C" w:rsidDel="00230CDE">
          <w:rPr>
            <w:noProof/>
          </w:rPr>
          <w:delText>29</w:delText>
        </w:r>
      </w:del>
      <w:r w:rsidR="00673E83">
        <w:rPr>
          <w:noProof/>
        </w:rPr>
        <w:fldChar w:fldCharType="end"/>
      </w:r>
      <w:bookmarkEnd w:id="3117"/>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120"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6E258CDE" w:rsidR="00C800D0" w:rsidRDefault="00C800D0" w:rsidP="00390DF7">
      <w:commentRangeStart w:id="3121"/>
      <w:r>
        <w:t>The collectionType:CollectionTypeTerm property shall be a term from a controlled vocabulary describing th</w:t>
      </w:r>
      <w:r w:rsidR="003B49DD">
        <w:t>e type of collection.</w:t>
      </w:r>
      <w:commentRangeEnd w:id="3121"/>
      <w:r w:rsidR="003B49DD">
        <w:rPr>
          <w:rStyle w:val="CommentReference"/>
        </w:rPr>
        <w:commentReference w:id="3121"/>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79E498E4" w:rsidR="00390DF7" w:rsidRDefault="00390DF7" w:rsidP="00390DF7">
      <w:r>
        <w:t>GSML</w:t>
      </w:r>
      <w:r w:rsidR="00C800D0">
        <w:t>Item</w:t>
      </w:r>
      <w:r>
        <w:t xml:space="preserve"> (</w:t>
      </w:r>
      <w:r>
        <w:fldChar w:fldCharType="begin"/>
      </w:r>
      <w:r>
        <w:instrText xml:space="preserve"> REF _Ref432749513 \h </w:instrText>
      </w:r>
      <w:r>
        <w:fldChar w:fldCharType="separate"/>
      </w:r>
      <w:ins w:id="3122" w:author="Eric Boisvert" w:date="2016-03-06T13:27:00Z">
        <w:r w:rsidR="004D34D6">
          <w:t xml:space="preserve">Figure </w:t>
        </w:r>
        <w:r w:rsidR="004D34D6">
          <w:rPr>
            <w:noProof/>
          </w:rPr>
          <w:t>30</w:t>
        </w:r>
      </w:ins>
      <w:del w:id="3123" w:author="Eric Boisvert" w:date="2016-03-06T13:27:00Z">
        <w:r w:rsidR="00F829B5" w:rsidDel="004D34D6">
          <w:delText xml:space="preserve">Figure </w:delText>
        </w:r>
        <w:r w:rsidR="00F829B5" w:rsidDel="004D34D6">
          <w:rPr>
            <w:noProof/>
          </w:rPr>
          <w:delText>29</w:delText>
        </w:r>
      </w:del>
      <w:r>
        <w:fldChar w:fldCharType="end"/>
      </w:r>
      <w:r>
        <w:t xml:space="preserve">) constrains the collection members to instances of EarthMaterial, GeologicFeature, GM_Object, MappedFeature, AbstractFeatureRelation and </w:t>
      </w:r>
      <w:ins w:id="3124" w:author="Eric Boisvert" w:date="2016-01-24T13:33:00Z">
        <w:r w:rsidR="0099305B">
          <w:t>OM::</w:t>
        </w:r>
      </w:ins>
      <w:r>
        <w:t xml:space="preserve">SF_SamplingFeature.  </w:t>
      </w:r>
      <w:ins w:id="3125" w:author="Eric Boisvert" w:date="2016-02-27T14:29:00Z">
        <w:r w:rsidR="003E7F91">
          <w:t>GSMLItem has the stereotype &lt;&lt;Union&gt;&gt; and according to ISO19</w:t>
        </w:r>
      </w:ins>
      <w:ins w:id="3126" w:author="Eric Boisvert" w:date="2016-02-27T14:38:00Z">
        <w:r w:rsidR="003E7F91">
          <w:t>103</w:t>
        </w:r>
      </w:ins>
      <w:ins w:id="3127" w:author="Eric Boisvert" w:date="2016-02-27T14:30:00Z">
        <w:r w:rsidR="003E7F91">
          <w:t xml:space="preserve"> (Clause </w:t>
        </w:r>
      </w:ins>
      <w:ins w:id="3128" w:author="Eric Boisvert" w:date="2016-02-27T14:38:00Z">
        <w:r w:rsidR="003E7F91">
          <w:t>6.8.2</w:t>
        </w:r>
      </w:ins>
      <w:ins w:id="3129" w:author="Eric Boisvert" w:date="2016-02-27T14:30:00Z">
        <w:r w:rsidR="003E7F91">
          <w:t xml:space="preserve">), only one of the properties can be </w:t>
        </w:r>
      </w:ins>
      <w:ins w:id="3130" w:author="Eric Boisvert" w:date="2016-02-27T14:31:00Z">
        <w:r w:rsidR="003E7F91">
          <w:t>materialized</w:t>
        </w:r>
      </w:ins>
      <w:ins w:id="3131" w:author="Eric Boisvert" w:date="2016-02-27T14:30:00Z">
        <w:r w:rsidR="003E7F91">
          <w:t xml:space="preserve"> </w:t>
        </w:r>
      </w:ins>
      <w:ins w:id="3132" w:author="Eric Boisvert" w:date="2016-02-27T14:31:00Z">
        <w:r w:rsidR="003E7F91">
          <w:t xml:space="preserve">at the time. </w:t>
        </w:r>
      </w:ins>
      <w:r>
        <w:t>It is important to note that the &lt;&lt;Union&gt;&gt; stereotype can be encoded in two distinct ways</w:t>
      </w:r>
    </w:p>
    <w:p w14:paraId="44CBDCA1" w14:textId="51CA6068" w:rsidR="00390DF7" w:rsidRPr="00390DF7" w:rsidRDefault="00390DF7" w:rsidP="00292781">
      <w:pPr>
        <w:pStyle w:val="ListParagraph"/>
        <w:numPr>
          <w:ilvl w:val="0"/>
          <w:numId w:val="17"/>
        </w:numPr>
        <w:rPr>
          <w:lang w:val="en-CA"/>
        </w:rPr>
      </w:pPr>
      <w:r>
        <w:t>by materializing the GSMLItem  (as prescribed by ISO 19136</w:t>
      </w:r>
      <w:del w:id="3133" w:author="Eric Boisvert" w:date="2016-02-27T14:39:00Z">
        <w:r w:rsidDel="003E7F91">
          <w:delText xml:space="preserve"> for example</w:delText>
        </w:r>
      </w:del>
      <w:r>
        <w:t>)</w:t>
      </w:r>
      <w:r>
        <w:br/>
      </w:r>
      <w:r>
        <w:br/>
      </w:r>
      <w:r w:rsidR="009F2680">
        <w:rPr>
          <w:noProof/>
          <w:lang w:val="en-CA" w:eastAsia="en-CA"/>
        </w:rPr>
        <w:pict w14:anchorId="469BCCD1">
          <v:shape id="_x0000_i1055" type="#_x0000_t75" style="width:332.6pt;height:47.8pt;visibility:visible;mso-wrap-style:square">
            <v:imagedata r:id="rId39"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3134"/>
      <w:r>
        <w:t xml:space="preserve">(as prescribed by </w:t>
      </w:r>
      <w:r w:rsidR="00241C7C">
        <w:t>GML 3.3</w:t>
      </w:r>
      <w:r>
        <w:t xml:space="preserve">) </w:t>
      </w:r>
      <w:r>
        <w:br/>
      </w:r>
      <w:commentRangeEnd w:id="3134"/>
      <w:r>
        <w:rPr>
          <w:rStyle w:val="CommentReference"/>
        </w:rPr>
        <w:commentReference w:id="3134"/>
      </w:r>
      <w:r>
        <w:br/>
      </w:r>
      <w:r w:rsidR="009F2680">
        <w:rPr>
          <w:rFonts w:ascii="Courier New" w:hAnsi="Courier New" w:cs="Courier New"/>
          <w:noProof/>
          <w:lang w:val="en-CA" w:eastAsia="en-CA"/>
        </w:rPr>
        <w:pict w14:anchorId="7623DFC3">
          <v:shape id="_x0000_i1056" type="#_x0000_t75" style="width:207.7pt;height:58pt;visibility:visible;mso-wrap-style:square">
            <v:imagedata r:id="rId40"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6B933B62" w14:textId="7C21AA32" w:rsidR="00292781" w:rsidRDefault="00292781" w:rsidP="007F03F0">
      <w:r>
        <w:fldChar w:fldCharType="begin"/>
      </w:r>
      <w:r>
        <w:instrText xml:space="preserve"> REF _Ref440205961 \h </w:instrText>
      </w:r>
      <w:r>
        <w:fldChar w:fldCharType="separate"/>
      </w:r>
      <w:r w:rsidR="004D34D6">
        <w:t xml:space="preserve">Table </w:t>
      </w:r>
      <w:r w:rsidR="004D34D6">
        <w:rPr>
          <w:noProof/>
        </w:rPr>
        <w:t>3</w:t>
      </w:r>
      <w:r w:rsidR="004D34D6">
        <w:t xml:space="preserve"> GSMLItem property</w:t>
      </w:r>
      <w:r>
        <w:fldChar w:fldCharType="end"/>
      </w:r>
      <w:r>
        <w:t xml:space="preserve"> describes the each of the GSMLItem properties</w:t>
      </w:r>
    </w:p>
    <w:p w14:paraId="0ACFC2A5" w14:textId="7913B86B" w:rsidR="00292781" w:rsidRDefault="00292781" w:rsidP="007F03F0">
      <w:pPr>
        <w:pStyle w:val="Caption"/>
        <w:keepNext/>
      </w:pPr>
      <w:bookmarkStart w:id="3135" w:name="_Ref440205961"/>
      <w:r>
        <w:t xml:space="preserve">Table </w:t>
      </w:r>
      <w:ins w:id="3136" w:author="Eric Boisvert" w:date="2016-02-14T13:33:00Z">
        <w:r w:rsidR="00415E41">
          <w:fldChar w:fldCharType="begin"/>
        </w:r>
        <w:r w:rsidR="00415E41">
          <w:instrText xml:space="preserve"> SEQ Table \* ARABIC </w:instrText>
        </w:r>
      </w:ins>
      <w:r w:rsidR="00415E41">
        <w:fldChar w:fldCharType="separate"/>
      </w:r>
      <w:ins w:id="3137" w:author="Eric Boisvert" w:date="2016-03-06T13:27:00Z">
        <w:r w:rsidR="004D34D6">
          <w:rPr>
            <w:noProof/>
          </w:rPr>
          <w:t>3</w:t>
        </w:r>
      </w:ins>
      <w:ins w:id="3138" w:author="Eric Boisvert" w:date="2016-02-14T13:33:00Z">
        <w:r w:rsidR="00415E41">
          <w:fldChar w:fldCharType="end"/>
        </w:r>
      </w:ins>
      <w:del w:id="3139"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135"/>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140" w:name="_Toc445034212"/>
      <w:r>
        <w:rPr>
          <w:lang w:val="en-CA"/>
        </w:rPr>
        <w:t>GeoSciML Data Types</w:t>
      </w:r>
      <w:bookmarkEnd w:id="3140"/>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3141" w:author="Eric Boisvert" w:date="2016-01-24T13:31:00Z">
        <w:r w:rsidRPr="00C034E3" w:rsidDel="00253146">
          <w:rPr>
            <w:lang w:val="en-CA"/>
          </w:rPr>
          <w:delText>swe:Quantity</w:delText>
        </w:r>
      </w:del>
      <w:ins w:id="3142"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9F2680" w:rsidP="00657E64">
      <w:pPr>
        <w:keepNext/>
      </w:pPr>
      <w:r>
        <w:rPr>
          <w:noProof/>
          <w:lang w:val="en-CA" w:eastAsia="en-CA"/>
        </w:rPr>
        <w:lastRenderedPageBreak/>
        <w:pict w14:anchorId="74C7BFF3">
          <v:shape id="_x0000_i1057" type="#_x0000_t75" style="width:6in;height:493.15pt;visibility:visible;mso-wrap-style:square">
            <v:imagedata r:id="rId41"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3143" w:author="Eric Boisvert" w:date="2016-03-06T13:27:00Z">
        <w:r w:rsidR="004D34D6">
          <w:rPr>
            <w:noProof/>
          </w:rPr>
          <w:t>31</w:t>
        </w:r>
      </w:ins>
      <w:del w:id="3144"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t>GSML_GeometricDescriptionValue is a special abstract data types for descriptions of planar or linear orientations of a geologic feature.   They allow specifying direction by DirectionVector (eg Dip/Dip Direction), compass point (NE),  description ("toward fold hinge", "below')</w:t>
      </w:r>
    </w:p>
    <w:p w14:paraId="2E0FD80D" w14:textId="56B7D24D" w:rsidR="00657E64" w:rsidRDefault="002570EB" w:rsidP="007F03F0">
      <w:pPr>
        <w:pStyle w:val="Heading5"/>
        <w:rPr>
          <w:lang w:val="en-CA"/>
        </w:rPr>
      </w:pPr>
      <w:r w:rsidRPr="00D970E9">
        <w:rPr>
          <w:lang w:val="en-CA"/>
        </w:rPr>
        <w:lastRenderedPageBreak/>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3145" w:author="Eric Boisvert" w:date="2016-01-24T13:30:00Z">
        <w:r w:rsidDel="00253146">
          <w:rPr>
            <w:lang w:val="en-CA"/>
          </w:rPr>
          <w:delText>:CharacterString</w:delText>
        </w:r>
      </w:del>
      <w:ins w:id="3146"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3147"/>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147"/>
      <w:r>
        <w:rPr>
          <w:rStyle w:val="CommentReference"/>
        </w:rPr>
        <w:commentReference w:id="3147"/>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The Planar orientation shall have at least a value for polarity, azimuth or dip, otherwise there is no useful information to report.</w:t>
      </w:r>
    </w:p>
    <w:p w14:paraId="6ACF1A83" w14:textId="5A61EC2B" w:rsidR="002570EB" w:rsidRDefault="002570EB" w:rsidP="007F03F0">
      <w:pPr>
        <w:pStyle w:val="Heading5"/>
        <w:rPr>
          <w:lang w:val="en-CA"/>
        </w:rPr>
      </w:pPr>
      <w:bookmarkStart w:id="3148" w:name="_Ref440279067"/>
      <w:r>
        <w:rPr>
          <w:lang w:val="en-CA"/>
        </w:rPr>
        <w:t>c</w:t>
      </w:r>
      <w:r w:rsidRPr="00D970E9">
        <w:rPr>
          <w:lang w:val="en-CA"/>
        </w:rPr>
        <w:t>onvention</w:t>
      </w:r>
      <w:bookmarkEnd w:id="3148"/>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r>
        <w:rPr>
          <w:lang w:val="en-CA"/>
        </w:rPr>
        <w:t>azimuth</w:t>
      </w:r>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3149" w:author="Eric Boisvert" w:date="2016-01-24T13:31:00Z">
        <w:r w:rsidDel="00253146">
          <w:rPr>
            <w:lang w:val="en-CA"/>
          </w:rPr>
          <w:delText>swe:Quantity</w:delText>
        </w:r>
      </w:del>
      <w:ins w:id="3150"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4D34D6">
        <w:rPr>
          <w:lang w:val="en-CA"/>
        </w:rPr>
        <w:t>8.4.6.2.1</w:t>
      </w:r>
      <w:r>
        <w:rPr>
          <w:lang w:val="en-CA"/>
        </w:rPr>
        <w:fldChar w:fldCharType="end"/>
      </w:r>
      <w:r>
        <w:rPr>
          <w:lang w:val="en-CA"/>
        </w:rPr>
        <w:t>)</w:t>
      </w:r>
      <w:r w:rsidRPr="00245451">
        <w:rPr>
          <w:lang w:val="en-CA"/>
        </w:rPr>
        <w:t xml:space="preserve"> reports how 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3151" w:author="Eric Boisvert" w:date="2016-01-24T13:31:00Z">
        <w:r w:rsidDel="00253146">
          <w:rPr>
            <w:lang w:val="en-CA"/>
          </w:rPr>
          <w:delText>swe:Quantity</w:delText>
        </w:r>
      </w:del>
      <w:ins w:id="3152"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r>
        <w:t>directed</w:t>
      </w:r>
    </w:p>
    <w:p w14:paraId="10C30DC1" w14:textId="77777777" w:rsidR="00245451" w:rsidRPr="00245451" w:rsidRDefault="00245451"/>
    <w:p w14:paraId="3FE0D3AA" w14:textId="144AB309" w:rsidR="00245451" w:rsidRDefault="00245451" w:rsidP="00657E64">
      <w:r>
        <w:lastRenderedPageBreak/>
        <w:t>The directed:</w:t>
      </w:r>
      <w:r w:rsidRPr="00245451">
        <w:t>LinearDirectedCode</w:t>
      </w:r>
      <w:r>
        <w:t xml:space="preserve"> property shall </w:t>
      </w:r>
      <w:r w:rsidRPr="00245451">
        <w:t>indicate if orientation represents linear feature that is directed, e.g. clast imbrication, mylonitic lineation with sense of shear, slickenlines with displacement direction, rather than undirected (like a fold hinge line or intersection lineations).  A code list to 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3153" w:author="Eric Boisvert" w:date="2016-01-24T13:31:00Z">
        <w:r w:rsidDel="00253146">
          <w:delText>swe:Quantity</w:delText>
        </w:r>
      </w:del>
      <w:ins w:id="3154"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r>
        <w:t>t</w:t>
      </w:r>
      <w:r w:rsidR="00245451">
        <w:t>rend</w:t>
      </w:r>
    </w:p>
    <w:p w14:paraId="5D199B40" w14:textId="77777777" w:rsidR="00185884" w:rsidRPr="00185884" w:rsidRDefault="00185884"/>
    <w:p w14:paraId="4B96871B" w14:textId="15FCF0C7" w:rsidR="00657E64" w:rsidRDefault="00245451" w:rsidP="00657E64">
      <w:r>
        <w:t>The property trend (</w:t>
      </w:r>
      <w:del w:id="3155" w:author="Eric Boisvert" w:date="2016-01-24T13:31:00Z">
        <w:r w:rsidDel="00253146">
          <w:delText>swe:Quantity</w:delText>
        </w:r>
      </w:del>
      <w:ins w:id="3156"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3157"/>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3157"/>
            <w:r>
              <w:rPr>
                <w:rStyle w:val="CommentReference"/>
                <w:rFonts w:ascii="Times New Roman" w:eastAsia="Times New Roman" w:hAnsi="Times New Roman"/>
                <w:lang w:val="en-US" w:eastAsia="en-US"/>
              </w:rPr>
              <w:commentReference w:id="3157"/>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lastRenderedPageBreak/>
        <w:t>The magnitude property (</w:t>
      </w:r>
      <w:del w:id="3158" w:author="Eric Boisvert" w:date="2016-01-24T13:31:00Z">
        <w:r w:rsidDel="00253146">
          <w:rPr>
            <w:lang w:val="en-CA"/>
          </w:rPr>
          <w:delText>swe:Quantity</w:delText>
        </w:r>
      </w:del>
      <w:ins w:id="3159"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  where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9F2680" w:rsidP="00657E64">
      <w:pPr>
        <w:keepNext/>
        <w:spacing w:after="0"/>
      </w:pPr>
      <w:r>
        <w:rPr>
          <w:rFonts w:cs="Arial"/>
          <w:b/>
          <w:noProof/>
          <w:szCs w:val="26"/>
          <w:lang w:val="en-CA" w:eastAsia="en-CA"/>
        </w:rPr>
        <w:lastRenderedPageBreak/>
        <w:pict w14:anchorId="2E1BD1C1">
          <v:shape id="_x0000_i1058" type="#_x0000_t75" style="width:158pt;height:391.85pt;visibility:visible;mso-wrap-style:square">
            <v:imagedata r:id="rId42"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3160" w:author="Eric Boisvert" w:date="2016-03-06T13:27:00Z">
        <w:r w:rsidR="004D34D6">
          <w:rPr>
            <w:noProof/>
          </w:rPr>
          <w:t>32</w:t>
        </w:r>
      </w:ins>
      <w:del w:id="3161"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r>
              <w:t>Value[0]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Heading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9F2680" w:rsidP="007F03F0">
      <w:pPr>
        <w:keepNext/>
      </w:pPr>
      <w:r>
        <w:rPr>
          <w:noProof/>
          <w:lang w:val="en-CA" w:eastAsia="en-CA"/>
        </w:rPr>
        <w:pict w14:anchorId="5F85BE3D">
          <v:shape id="_x0000_i1059" type="#_x0000_t75" style="width:117.25pt;height:91.75pt;visibility:visible;mso-wrap-style:square">
            <v:imagedata r:id="rId43"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3162" w:author="Eric Boisvert" w:date="2016-03-06T13:27:00Z">
        <w:r w:rsidR="004D34D6">
          <w:rPr>
            <w:noProof/>
          </w:rPr>
          <w:t>33</w:t>
        </w:r>
      </w:ins>
      <w:del w:id="3163" w:author="Eric Boisvert" w:date="2016-01-16T17:26:00Z">
        <w:r w:rsidR="0043586C" w:rsidDel="00230CDE">
          <w:rPr>
            <w:noProof/>
          </w:rPr>
          <w:delText>34</w:delText>
        </w:r>
      </w:del>
      <w:r>
        <w:fldChar w:fldCharType="end"/>
      </w:r>
      <w:r>
        <w:t xml:space="preserve"> Encoding of a quantity range of [15.6,26.7].  Note that the value is encoded in both lowerValue,upperValue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164" w:name="_Toc445034213"/>
      <w:r>
        <w:rPr>
          <w:lang w:val="en-CA"/>
        </w:rPr>
        <w:t>GeoSciML basic vocabularies</w:t>
      </w:r>
      <w:bookmarkEnd w:id="3164"/>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4D34D6">
        <w:t xml:space="preserve">Table </w:t>
      </w:r>
      <w:r w:rsidR="004D34D6">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fldChar w:fldCharType="separate"/>
      </w:r>
      <w:ins w:id="3165" w:author="Eric Boisvert" w:date="2016-03-06T13:27:00Z">
        <w:r w:rsidR="004D34D6">
          <w:rPr>
            <w:b/>
            <w:bCs/>
          </w:rPr>
          <w:t>Error! Reference source not found.</w:t>
        </w:r>
      </w:ins>
      <w:del w:id="3166" w:author="Eric Boisvert" w:date="2016-03-06T13:27:00Z">
        <w:r w:rsidR="003C190E" w:rsidDel="004D34D6">
          <w:rPr>
            <w:lang w:val="en-CA"/>
          </w:rPr>
          <w:delText>8.2.4</w:delText>
        </w:r>
      </w:del>
      <w:r w:rsidR="003C190E">
        <w:rPr>
          <w:lang w:val="en-CA"/>
        </w:rPr>
        <w:fldChar w:fldCharType="end"/>
      </w:r>
    </w:p>
    <w:p w14:paraId="090C5302" w14:textId="76E4C2BB" w:rsidR="003C190E" w:rsidRDefault="003C190E" w:rsidP="003C190E">
      <w:pPr>
        <w:pStyle w:val="Caption"/>
        <w:keepNext/>
      </w:pPr>
      <w:bookmarkStart w:id="3167" w:name="_Ref432861594"/>
      <w:r>
        <w:t xml:space="preserve">Table </w:t>
      </w:r>
      <w:ins w:id="3168" w:author="Eric Boisvert" w:date="2016-02-14T13:33:00Z">
        <w:r w:rsidR="00415E41">
          <w:fldChar w:fldCharType="begin"/>
        </w:r>
        <w:r w:rsidR="00415E41">
          <w:instrText xml:space="preserve"> SEQ Table \* ARABIC </w:instrText>
        </w:r>
      </w:ins>
      <w:r w:rsidR="00415E41">
        <w:fldChar w:fldCharType="separate"/>
      </w:r>
      <w:ins w:id="3169" w:author="Eric Boisvert" w:date="2016-03-06T13:27:00Z">
        <w:r w:rsidR="004D34D6">
          <w:rPr>
            <w:noProof/>
          </w:rPr>
          <w:t>4</w:t>
        </w:r>
      </w:ins>
      <w:ins w:id="3170" w:author="Eric Boisvert" w:date="2016-02-14T13:33:00Z">
        <w:r w:rsidR="00415E41">
          <w:fldChar w:fldCharType="end"/>
        </w:r>
      </w:ins>
      <w:del w:id="3171"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167"/>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3172"/>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3172"/>
            <w:r>
              <w:rPr>
                <w:rStyle w:val="CommentReference"/>
              </w:rPr>
              <w:commentReference w:id="3172"/>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3173" w:name="_Toc445034214"/>
      <w:r>
        <w:rPr>
          <w:lang w:val="en-CA"/>
        </w:rPr>
        <w:t>Instance example</w:t>
      </w:r>
      <w:bookmarkEnd w:id="3173"/>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3174" w:author="Eric Boisvert" w:date="2016-01-14T05:40:00Z">
        <w:r w:rsidR="007F03F0">
          <w:rPr>
            <w:lang w:val="en-CA"/>
          </w:rPr>
          <w:t xml:space="preserve">  </w:t>
        </w:r>
        <w:commentRangeStart w:id="3175"/>
        <w:r w:rsidR="007F03F0">
          <w:rPr>
            <w:lang w:val="en-CA"/>
          </w:rPr>
          <w:t>This example has been chosen because it was selected for a similar exercise for the North American Data Model (</w:t>
        </w:r>
      </w:ins>
      <w:ins w:id="3176"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ins>
      <w:ins w:id="3177" w:author="Eric Boisvert" w:date="2016-03-06T13:27:00Z">
        <w:r w:rsidR="004D34D6">
          <w:rPr>
            <w:lang w:val="en-CA"/>
          </w:rPr>
        </w:r>
      </w:ins>
      <w:ins w:id="3178" w:author="Eric Boisvert" w:date="2016-01-14T05:46:00Z">
        <w:r w:rsidR="0032727A">
          <w:rPr>
            <w:lang w:val="en-CA"/>
          </w:rPr>
          <w:fldChar w:fldCharType="separate"/>
        </w:r>
        <w:r w:rsidR="0032727A" w:rsidRPr="00334BF0">
          <w:rPr>
            <w:rStyle w:val="Hyperlink"/>
            <w:lang w:val="en-CA"/>
          </w:rPr>
          <w:t>http://ngmdb.usgs.gov/www-nadm/dmdt/</w:t>
        </w:r>
        <w:r w:rsidR="0032727A">
          <w:rPr>
            <w:lang w:val="en-CA"/>
          </w:rPr>
          <w:fldChar w:fldCharType="end"/>
        </w:r>
      </w:ins>
      <w:ins w:id="3179" w:author="Eric Boisvert" w:date="2016-01-14T05:40:00Z">
        <w:r w:rsidR="007F03F0">
          <w:rPr>
            <w:lang w:val="en-CA"/>
          </w:rPr>
          <w:t>)</w:t>
        </w:r>
      </w:ins>
      <w:ins w:id="3180" w:author="Eric Boisvert" w:date="2016-01-14T05:46:00Z">
        <w:r w:rsidR="0032727A">
          <w:rPr>
            <w:lang w:val="en-CA"/>
          </w:rPr>
          <w:t>.</w:t>
        </w:r>
      </w:ins>
      <w:r>
        <w:rPr>
          <w:lang w:val="en-CA"/>
        </w:rPr>
        <w:t xml:space="preserve">  </w:t>
      </w:r>
      <w:commentRangeEnd w:id="3175"/>
      <w:r w:rsidR="0032727A">
        <w:rPr>
          <w:rStyle w:val="CommentReference"/>
        </w:rPr>
        <w:commentReference w:id="3175"/>
      </w:r>
      <w:r>
        <w:rPr>
          <w:lang w:val="en-CA"/>
        </w:rPr>
        <w:fldChar w:fldCharType="begin"/>
      </w:r>
      <w:r>
        <w:rPr>
          <w:lang w:val="en-CA"/>
        </w:rPr>
        <w:instrText xml:space="preserve"> REF _Ref440297651 \h </w:instrText>
      </w:r>
      <w:r>
        <w:rPr>
          <w:lang w:val="en-CA"/>
        </w:rPr>
      </w:r>
      <w:r>
        <w:rPr>
          <w:lang w:val="en-CA"/>
        </w:rPr>
        <w:fldChar w:fldCharType="separate"/>
      </w:r>
      <w:ins w:id="3181" w:author="Eric Boisvert" w:date="2016-03-06T13:27:00Z">
        <w:r w:rsidR="004D34D6">
          <w:t xml:space="preserve">Figure </w:t>
        </w:r>
        <w:r w:rsidR="004D34D6">
          <w:rPr>
            <w:noProof/>
          </w:rPr>
          <w:t>34</w:t>
        </w:r>
      </w:ins>
      <w:del w:id="3182" w:author="Eric Boisvert" w:date="2016-03-06T13:27:00Z">
        <w:r w:rsidDel="004D34D6">
          <w:delText xml:space="preserve">Figure </w:delText>
        </w:r>
        <w:r w:rsidDel="004D34D6">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183" w:author="Eric Boisvert" w:date="2016-03-06T13:27:00Z">
        <w:r w:rsidR="004D34D6">
          <w:t xml:space="preserve">Figure </w:t>
        </w:r>
        <w:r w:rsidR="004D34D6">
          <w:rPr>
            <w:noProof/>
          </w:rPr>
          <w:t>35</w:t>
        </w:r>
      </w:ins>
      <w:del w:id="3184" w:author="Eric Boisvert" w:date="2016-03-06T13:27:00Z">
        <w:r w:rsidDel="004D34D6">
          <w:delText xml:space="preserve">Figure </w:delText>
        </w:r>
        <w:r w:rsidDel="004D34D6">
          <w:rPr>
            <w:noProof/>
          </w:rPr>
          <w:delText>36</w:delText>
        </w:r>
      </w:del>
      <w:r>
        <w:rPr>
          <w:lang w:val="en-CA"/>
        </w:rPr>
        <w:fldChar w:fldCharType="end"/>
      </w:r>
      <w:r>
        <w:rPr>
          <w:lang w:val="en-CA"/>
        </w:rPr>
        <w:t>.</w:t>
      </w:r>
    </w:p>
    <w:p w14:paraId="48F69C95" w14:textId="77777777" w:rsidR="006F2329" w:rsidRDefault="009F2680" w:rsidP="007F03F0">
      <w:pPr>
        <w:keepNext/>
      </w:pPr>
      <w:r>
        <w:rPr>
          <w:noProof/>
          <w:lang w:val="en-CA" w:eastAsia="en-CA"/>
        </w:rPr>
        <w:pict w14:anchorId="2BB35D0D">
          <v:shape id="_x0000_i1060" type="#_x0000_t75" style="width:379.1pt;height:248.5pt;visibility:visible;mso-wrap-style:square">
            <v:imagedata r:id="rId44" o:title=""/>
          </v:shape>
        </w:pict>
      </w:r>
    </w:p>
    <w:p w14:paraId="223D74AC" w14:textId="6803FF91" w:rsidR="006F2329" w:rsidRDefault="006F2329" w:rsidP="007F03F0">
      <w:pPr>
        <w:pStyle w:val="Caption"/>
      </w:pPr>
      <w:bookmarkStart w:id="3185" w:name="_Ref440297651"/>
      <w:r>
        <w:t xml:space="preserve">Figure </w:t>
      </w:r>
      <w:r>
        <w:fldChar w:fldCharType="begin"/>
      </w:r>
      <w:r>
        <w:instrText xml:space="preserve"> SEQ Figure \* ARABIC </w:instrText>
      </w:r>
      <w:r>
        <w:fldChar w:fldCharType="separate"/>
      </w:r>
      <w:ins w:id="3186" w:author="Eric Boisvert" w:date="2016-03-06T13:27:00Z">
        <w:r w:rsidR="004D34D6">
          <w:rPr>
            <w:noProof/>
          </w:rPr>
          <w:t>34</w:t>
        </w:r>
      </w:ins>
      <w:del w:id="3187" w:author="Eric Boisvert" w:date="2016-01-16T17:26:00Z">
        <w:r w:rsidR="0043586C" w:rsidDel="00230CDE">
          <w:rPr>
            <w:noProof/>
          </w:rPr>
          <w:delText>35</w:delText>
        </w:r>
      </w:del>
      <w:r>
        <w:fldChar w:fldCharType="end"/>
      </w:r>
      <w:bookmarkEnd w:id="3185"/>
      <w:r w:rsidR="00A05D5D">
        <w:t xml:space="preserve"> : Excerp from Drewes</w:t>
      </w:r>
      <w:r>
        <w:t xml:space="preserve"> map with Dacitic vent highlighted (Ttv)</w:t>
      </w:r>
    </w:p>
    <w:p w14:paraId="6B28618A" w14:textId="77777777" w:rsidR="006F2329" w:rsidRDefault="009F2680" w:rsidP="007F03F0">
      <w:pPr>
        <w:keepNext/>
      </w:pPr>
      <w:r>
        <w:rPr>
          <w:noProof/>
          <w:lang w:val="en-CA" w:eastAsia="en-CA"/>
        </w:rPr>
        <w:pict w14:anchorId="3774E021">
          <v:shape id="_x0000_i1061" type="#_x0000_t75" style="width:263.8pt;height:111.5pt;visibility:visible;mso-wrap-style:square">
            <v:imagedata r:id="rId45" o:title=""/>
          </v:shape>
        </w:pict>
      </w:r>
    </w:p>
    <w:p w14:paraId="0A3BF8D1" w14:textId="723A82D9" w:rsidR="006F2329" w:rsidRDefault="006F2329" w:rsidP="007F03F0">
      <w:pPr>
        <w:pStyle w:val="Caption"/>
      </w:pPr>
      <w:bookmarkStart w:id="3188" w:name="_Ref440297725"/>
      <w:r>
        <w:t xml:space="preserve">Figure </w:t>
      </w:r>
      <w:r>
        <w:fldChar w:fldCharType="begin"/>
      </w:r>
      <w:r>
        <w:instrText xml:space="preserve"> SEQ Figure \* ARABIC </w:instrText>
      </w:r>
      <w:r>
        <w:fldChar w:fldCharType="separate"/>
      </w:r>
      <w:ins w:id="3189" w:author="Eric Boisvert" w:date="2016-03-06T13:27:00Z">
        <w:r w:rsidR="004D34D6">
          <w:rPr>
            <w:noProof/>
          </w:rPr>
          <w:t>35</w:t>
        </w:r>
      </w:ins>
      <w:del w:id="3190" w:author="Eric Boisvert" w:date="2016-01-16T17:26:00Z">
        <w:r w:rsidR="0043586C" w:rsidDel="00230CDE">
          <w:rPr>
            <w:noProof/>
          </w:rPr>
          <w:delText>36</w:delText>
        </w:r>
      </w:del>
      <w:r>
        <w:fldChar w:fldCharType="end"/>
      </w:r>
      <w:bookmarkEnd w:id="3188"/>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ins w:id="3191" w:author="Eric Boisvert" w:date="2016-03-06T13:27:00Z">
        <w:r w:rsidR="004D34D6">
          <w:t xml:space="preserve">Figure </w:t>
        </w:r>
        <w:r w:rsidR="004D34D6">
          <w:rPr>
            <w:noProof/>
          </w:rPr>
          <w:t>36</w:t>
        </w:r>
      </w:ins>
      <w:del w:id="3192" w:author="Eric Boisvert" w:date="2016-03-06T13:27:00Z">
        <w:r w:rsidDel="004D34D6">
          <w:delText xml:space="preserve">Figure </w:delText>
        </w:r>
        <w:r w:rsidDel="004D34D6">
          <w:rPr>
            <w:noProof/>
          </w:rPr>
          <w:delText>37</w:delText>
        </w:r>
      </w:del>
      <w:r>
        <w:fldChar w:fldCharType="end"/>
      </w:r>
      <w:r>
        <w:t>) showing an example of a non-map mapping frame.</w:t>
      </w:r>
    </w:p>
    <w:p w14:paraId="471F9977" w14:textId="77777777" w:rsidR="006F2329" w:rsidRDefault="009F2680" w:rsidP="007F03F0">
      <w:pPr>
        <w:keepNext/>
      </w:pPr>
      <w:r>
        <w:rPr>
          <w:noProof/>
          <w:lang w:val="en-CA" w:eastAsia="en-CA"/>
        </w:rPr>
        <w:lastRenderedPageBreak/>
        <w:pict w14:anchorId="0F292D58">
          <v:shape id="_x0000_i1062" type="#_x0000_t75" style="width:199.45pt;height:86pt;visibility:visible;mso-wrap-style:square">
            <v:imagedata r:id="rId46" o:title=""/>
          </v:shape>
        </w:pict>
      </w:r>
    </w:p>
    <w:p w14:paraId="1848DBBF" w14:textId="2D22F5DB" w:rsidR="006F2329" w:rsidRDefault="006F2329" w:rsidP="007F03F0">
      <w:pPr>
        <w:pStyle w:val="Caption"/>
      </w:pPr>
      <w:bookmarkStart w:id="3193" w:name="_Ref440297766"/>
      <w:r>
        <w:t xml:space="preserve">Figure </w:t>
      </w:r>
      <w:r>
        <w:fldChar w:fldCharType="begin"/>
      </w:r>
      <w:r>
        <w:instrText xml:space="preserve"> SEQ Figure \* ARABIC </w:instrText>
      </w:r>
      <w:r>
        <w:fldChar w:fldCharType="separate"/>
      </w:r>
      <w:ins w:id="3194" w:author="Eric Boisvert" w:date="2016-03-06T13:27:00Z">
        <w:r w:rsidR="004D34D6">
          <w:rPr>
            <w:noProof/>
          </w:rPr>
          <w:t>36</w:t>
        </w:r>
      </w:ins>
      <w:del w:id="3195" w:author="Eric Boisvert" w:date="2016-01-16T17:26:00Z">
        <w:r w:rsidR="0043586C" w:rsidDel="00230CDE">
          <w:rPr>
            <w:noProof/>
          </w:rPr>
          <w:delText>37</w:delText>
        </w:r>
      </w:del>
      <w:r>
        <w:fldChar w:fldCharType="end"/>
      </w:r>
      <w:bookmarkEnd w:id="3193"/>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9F2680" w:rsidP="007F03F0">
      <w:pPr>
        <w:keepNext/>
      </w:pPr>
      <w:r>
        <w:rPr>
          <w:lang w:val="en-CA"/>
        </w:rPr>
        <w:pict w14:anchorId="696916B7">
          <v:shape id="_x0000_i1063" type="#_x0000_t75" style="width:430.75pt;height:344.05pt">
            <v:imagedata r:id="rId47"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3196" w:author="Eric Boisvert" w:date="2016-03-06T13:27:00Z">
        <w:r w:rsidR="004D34D6">
          <w:rPr>
            <w:noProof/>
          </w:rPr>
          <w:t>37</w:t>
        </w:r>
      </w:ins>
      <w:del w:id="3197"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198" w:author="Eric Boisvert" w:date="2016-01-14T05:36:00Z">
        <w:r>
          <w:rPr>
            <w:lang w:val="en-CA"/>
          </w:rPr>
          <w:br w:type="page"/>
        </w:r>
      </w:ins>
    </w:p>
    <w:p w14:paraId="160AFAA2" w14:textId="176FD094" w:rsidR="009B3BBD" w:rsidRDefault="009B3BBD" w:rsidP="009B3BBD">
      <w:pPr>
        <w:pStyle w:val="Heading2"/>
        <w:rPr>
          <w:lang w:val="en-CA"/>
        </w:rPr>
      </w:pPr>
      <w:bookmarkStart w:id="3199" w:name="_Ref440187941"/>
      <w:bookmarkStart w:id="3200" w:name="_Toc445034215"/>
      <w:r w:rsidRPr="00D12552">
        <w:rPr>
          <w:lang w:val="en-CA"/>
        </w:rPr>
        <w:t xml:space="preserve">GeoSciML </w:t>
      </w:r>
      <w:r>
        <w:rPr>
          <w:lang w:val="en-CA"/>
        </w:rPr>
        <w:t>Extension</w:t>
      </w:r>
      <w:r w:rsidRPr="00D12552">
        <w:rPr>
          <w:lang w:val="en-CA"/>
        </w:rPr>
        <w:t xml:space="preserve"> </w:t>
      </w:r>
      <w:ins w:id="3201" w:author="Eric Boisvert" w:date="2015-11-03T05:14:00Z">
        <w:r w:rsidR="004F0DC1">
          <w:rPr>
            <w:lang w:val="en-CA"/>
          </w:rPr>
          <w:t xml:space="preserve">Abstract </w:t>
        </w:r>
      </w:ins>
      <w:r w:rsidRPr="00D12552">
        <w:rPr>
          <w:lang w:val="en-CA"/>
        </w:rPr>
        <w:t>Requirements Class</w:t>
      </w:r>
      <w:bookmarkEnd w:id="3199"/>
      <w:bookmarkEnd w:id="3200"/>
    </w:p>
    <w:p w14:paraId="43B21534" w14:textId="77777777" w:rsidR="00FD3D73" w:rsidRDefault="00FD3D73" w:rsidP="00355CAB">
      <w:pPr>
        <w:rPr>
          <w:ins w:id="3202"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203" w:author="Eric Boisvert" w:date="2016-01-13T05:19:00Z">
        <w:r w:rsidR="00FD3D73">
          <w:rPr>
            <w:lang w:val="en-CA"/>
          </w:rPr>
          <w:t>s</w:t>
        </w:r>
      </w:ins>
      <w:del w:id="3204" w:author="Eric Boisvert" w:date="2016-01-13T05:19:00Z">
        <w:r w:rsidR="00CD7325" w:rsidDel="00FD3D73">
          <w:rPr>
            <w:lang w:val="en-CA"/>
          </w:rPr>
          <w:delText xml:space="preserve"> between basic classes</w:delText>
        </w:r>
      </w:del>
      <w:r w:rsidR="00CD7325">
        <w:rPr>
          <w:lang w:val="en-CA"/>
        </w:rPr>
        <w:t xml:space="preserve">.  It extends </w:t>
      </w:r>
      <w:del w:id="3205" w:author="Eric Boisvert" w:date="2016-01-13T05:21:00Z">
        <w:r w:rsidR="00CD7325" w:rsidDel="00FD3D73">
          <w:rPr>
            <w:lang w:val="en-CA"/>
          </w:rPr>
          <w:delText xml:space="preserve">AbstractDescription </w:delText>
        </w:r>
      </w:del>
      <w:ins w:id="3206" w:author="Eric Boisvert" w:date="2016-01-13T05:21:00Z">
        <w:r w:rsidR="00FD3D73">
          <w:rPr>
            <w:lang w:val="en-CA"/>
          </w:rPr>
          <w:t xml:space="preserve">abstract description </w:t>
        </w:r>
      </w:ins>
      <w:r w:rsidR="00CD7325">
        <w:rPr>
          <w:lang w:val="en-CA"/>
        </w:rPr>
        <w:t>stubs declared in basic package</w:t>
      </w:r>
      <w:del w:id="3207" w:author="Eric Boisvert" w:date="2016-01-13T05:22:00Z">
        <w:r w:rsidR="00CD7325" w:rsidDel="00FD3D73">
          <w:rPr>
            <w:lang w:val="en-CA"/>
          </w:rPr>
          <w:delText>.</w:delText>
        </w:r>
        <w:r w:rsidR="003E1755" w:rsidDel="00FD3D73">
          <w:rPr>
            <w:lang w:val="en-CA"/>
          </w:rPr>
          <w:delText xml:space="preserve">  It also</w:delText>
        </w:r>
      </w:del>
      <w:ins w:id="3208" w:author="Eric Boisvert" w:date="2016-01-13T05:22:00Z">
        <w:r w:rsidR="00FD3D73">
          <w:rPr>
            <w:lang w:val="en-CA"/>
          </w:rPr>
          <w:t xml:space="preserve"> and </w:t>
        </w:r>
      </w:ins>
      <w:r w:rsidR="003E1755">
        <w:rPr>
          <w:lang w:val="en-CA"/>
        </w:rPr>
        <w:t xml:space="preserve"> introduces new GeologicStructure features.</w:t>
      </w:r>
    </w:p>
    <w:p w14:paraId="5E31202F" w14:textId="77777777" w:rsidR="00364200" w:rsidRDefault="00364200" w:rsidP="00355CAB">
      <w:pPr>
        <w:rPr>
          <w:lang w:val="en-CA"/>
        </w:rPr>
      </w:pPr>
    </w:p>
    <w:p w14:paraId="365797E6" w14:textId="1CA490FC" w:rsidR="00364200" w:rsidRDefault="009F2680" w:rsidP="00364200">
      <w:pPr>
        <w:keepNext/>
      </w:pPr>
      <w:r>
        <w:rPr>
          <w:noProof/>
          <w:lang w:val="en-CA" w:eastAsia="en-CA"/>
        </w:rPr>
        <w:pict w14:anchorId="6A9CCE55">
          <v:shape id="_x0000_i1064" type="#_x0000_t75" style="width:6in;height:328.15pt;visibility:visible;mso-wrap-style:square">
            <v:imagedata r:id="rId48"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3209" w:author="Eric Boisvert" w:date="2016-03-06T13:27:00Z">
        <w:r w:rsidR="004D34D6">
          <w:rPr>
            <w:noProof/>
          </w:rPr>
          <w:t>38</w:t>
        </w:r>
      </w:ins>
      <w:del w:id="3210"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3211"/>
            <w:r>
              <w:rPr>
                <w:rFonts w:eastAsia="MS Mincho"/>
                <w:b/>
                <w:color w:val="FF0000"/>
                <w:sz w:val="22"/>
                <w:lang w:val="en-CA"/>
              </w:rPr>
              <w:t>/req/gsml4-basic</w:t>
            </w:r>
            <w:commentRangeEnd w:id="3211"/>
            <w:r w:rsidR="00C61E47">
              <w:rPr>
                <w:rStyle w:val="CommentReference"/>
              </w:rPr>
              <w:commentReference w:id="3211"/>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212" w:name="_Toc445034216"/>
      <w:r>
        <w:rPr>
          <w:lang w:val="en-CA"/>
        </w:rPr>
        <w:t>Geologic Relations</w:t>
      </w:r>
      <w:bookmarkEnd w:id="3212"/>
    </w:p>
    <w:p w14:paraId="05E3DBF0" w14:textId="77777777" w:rsidR="000D4260" w:rsidRPr="000D4260" w:rsidRDefault="000D4260" w:rsidP="000D4260">
      <w:pPr>
        <w:rPr>
          <w:lang w:val="en-CA"/>
        </w:rPr>
      </w:pPr>
    </w:p>
    <w:p w14:paraId="11E3941A" w14:textId="54A04291" w:rsidR="009C64B2" w:rsidRDefault="009F2680" w:rsidP="009C64B2">
      <w:pPr>
        <w:keepNext/>
      </w:pPr>
      <w:r>
        <w:rPr>
          <w:noProof/>
          <w:lang w:val="en-CA" w:eastAsia="en-CA"/>
        </w:rPr>
        <w:pict w14:anchorId="0C19CB7D">
          <v:shape id="_x0000_i1065" type="#_x0000_t75" style="width:6in;height:467.05pt;visibility:visible;mso-wrap-style:square">
            <v:imagedata r:id="rId49"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3213" w:author="Eric Boisvert" w:date="2016-03-06T13:27:00Z">
        <w:r w:rsidR="004D34D6">
          <w:rPr>
            <w:noProof/>
          </w:rPr>
          <w:t>39</w:t>
        </w:r>
      </w:ins>
      <w:del w:id="3214"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3215" w:author="Eric Boisvert" w:date="2016-01-13T05:30:00Z"/>
          <w:lang w:val="en-CA"/>
        </w:rPr>
      </w:pPr>
    </w:p>
    <w:p w14:paraId="39D9E0D7" w14:textId="769373BD" w:rsidR="009D650C" w:rsidRDefault="009D650C" w:rsidP="00355CAB">
      <w:pPr>
        <w:rPr>
          <w:lang w:val="en-CA"/>
        </w:rPr>
      </w:pPr>
      <w:commentRangeStart w:id="3216"/>
      <w:ins w:id="3217" w:author="Eric Boisvert" w:date="2016-01-13T05:30:00Z">
        <w:r>
          <w:rPr>
            <w:lang w:val="en-CA"/>
          </w:rPr>
          <w:lastRenderedPageBreak/>
          <w:t>GeologicHistory</w:t>
        </w:r>
      </w:ins>
      <w:commentRangeEnd w:id="3216"/>
      <w:ins w:id="3218" w:author="Eric Boisvert" w:date="2016-01-13T05:56:00Z">
        <w:r w:rsidR="000944A6">
          <w:rPr>
            <w:rStyle w:val="CommentReference"/>
          </w:rPr>
          <w:commentReference w:id="3216"/>
        </w:r>
      </w:ins>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3219" w:name="_Ref440189613"/>
      <w:r>
        <w:rPr>
          <w:lang w:val="en-CA"/>
        </w:rPr>
        <w:t>GeologicFeatureRelation</w:t>
      </w:r>
      <w:bookmarkEnd w:id="3219"/>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220" w:author="Eric Boisvert" w:date="2016-01-13T05:50:00Z">
        <w:r w:rsidR="000944A6">
          <w:rPr>
            <w:lang w:val="en-CA"/>
          </w:rPr>
          <w:t>Feature</w:t>
        </w:r>
      </w:ins>
      <w:r w:rsidRPr="000D4260">
        <w:rPr>
          <w:lang w:val="en-CA"/>
        </w:rPr>
        <w:t xml:space="preserve">Relation class </w:t>
      </w:r>
      <w:del w:id="3221"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222" w:author="Eric Boisvert" w:date="2016-01-13T05:50:00Z">
        <w:r w:rsidR="000944A6" w:rsidRPr="000D4260">
          <w:rPr>
            <w:lang w:val="en-CA"/>
          </w:rPr>
          <w:t xml:space="preserve">GeoSciML </w:t>
        </w:r>
      </w:ins>
      <w:r w:rsidRPr="000D4260">
        <w:rPr>
          <w:lang w:val="en-CA"/>
        </w:rPr>
        <w:t>feature type</w:t>
      </w:r>
      <w:ins w:id="3223" w:author="Eric Boisvert" w:date="2016-01-13T05:50:00Z">
        <w:r w:rsidR="000944A6">
          <w:rPr>
            <w:lang w:val="en-CA"/>
          </w:rPr>
          <w:t>s</w:t>
        </w:r>
      </w:ins>
      <w:del w:id="3224"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225"/>
      <w:del w:id="3226" w:author="Eric Boisvert" w:date="2016-01-13T05:52:00Z">
        <w:r w:rsidRPr="000D4260" w:rsidDel="000944A6">
          <w:rPr>
            <w:lang w:val="en-CA"/>
          </w:rPr>
          <w:delText xml:space="preserve">between spatial objects </w:delText>
        </w:r>
      </w:del>
      <w:commentRangeEnd w:id="3225"/>
      <w:r w:rsidR="000944A6">
        <w:rPr>
          <w:rStyle w:val="CommentReference"/>
        </w:rPr>
        <w:commentReference w:id="3225"/>
      </w:r>
      <w:r w:rsidRPr="000D4260">
        <w:rPr>
          <w:lang w:val="en-CA"/>
        </w:rPr>
        <w:t>could be described where they are scientifically significant.</w:t>
      </w:r>
    </w:p>
    <w:p w14:paraId="2E642AFC" w14:textId="48E63A77" w:rsidR="000D4260" w:rsidRDefault="009F2680" w:rsidP="000D4260">
      <w:pPr>
        <w:keepNext/>
      </w:pPr>
      <w:r>
        <w:rPr>
          <w:noProof/>
          <w:lang w:val="en-CA" w:eastAsia="en-CA"/>
        </w:rPr>
        <w:lastRenderedPageBreak/>
        <w:pict w14:anchorId="7FED2D0D">
          <v:shape id="_x0000_i1066" type="#_x0000_t75" style="width:382.3pt;height:270.15pt;visibility:visible;mso-wrap-style:square">
            <v:imagedata r:id="rId50"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227" w:author="Eric Boisvert" w:date="2016-03-06T13:27:00Z">
        <w:r w:rsidR="004D34D6">
          <w:rPr>
            <w:noProof/>
          </w:rPr>
          <w:t>40</w:t>
        </w:r>
      </w:ins>
      <w:del w:id="3228"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rsidP="00D20646">
      <w:pPr>
        <w:pStyle w:val="Heading5"/>
        <w:rPr>
          <w:lang w:val="en-CA"/>
        </w:rPr>
      </w:pPr>
      <w:r w:rsidRPr="00D970E9">
        <w:rPr>
          <w:lang w:val="en-CA"/>
        </w:rPr>
        <w:t>relationship</w:t>
      </w:r>
    </w:p>
    <w:p w14:paraId="6123B248" w14:textId="77777777" w:rsidR="000944A6" w:rsidRDefault="000944A6" w:rsidP="000D4260">
      <w:pPr>
        <w:autoSpaceDE w:val="0"/>
        <w:autoSpaceDN w:val="0"/>
        <w:adjustRightInd w:val="0"/>
        <w:spacing w:after="0"/>
        <w:rPr>
          <w:color w:val="000000"/>
          <w:sz w:val="20"/>
          <w:szCs w:val="20"/>
          <w:lang w:val="en-CA"/>
        </w:rPr>
      </w:pPr>
      <w:bookmarkStart w:id="3229" w:name="BKM_D050A55A_5C1C_4F4B_986C_7C31687F2ED2"/>
      <w:bookmarkEnd w:id="3229"/>
    </w:p>
    <w:p w14:paraId="29C61658" w14:textId="73E2DC20" w:rsidR="000D4260" w:rsidRDefault="000944A6" w:rsidP="00D20646">
      <w:pPr>
        <w:rPr>
          <w:lang w:val="en-CA"/>
        </w:rPr>
      </w:pPr>
      <w:r>
        <w:rPr>
          <w:lang w:val="en-CA"/>
        </w:rPr>
        <w:t>The relationship:GeologicRelationshipTerm property shall contain a</w:t>
      </w:r>
      <w:r w:rsidRPr="000944A6">
        <w:rPr>
          <w:lang w:val="en-CA"/>
        </w:rPr>
        <w:t xml:space="preserve"> term from a controlled vocabulary to describe the geologic relationship (eg; stratigraphic relation, structural relation, intrusive relation)</w:t>
      </w:r>
    </w:p>
    <w:p w14:paraId="2DC3A804" w14:textId="05A4C1F6" w:rsidR="000944A6" w:rsidRDefault="000944A6" w:rsidP="00D20646">
      <w:pPr>
        <w:pStyle w:val="Heading5"/>
        <w:rPr>
          <w:lang w:val="en-CA"/>
        </w:rPr>
      </w:pPr>
      <w:r w:rsidRPr="000944A6">
        <w:rPr>
          <w:lang w:val="en-CA"/>
        </w:rPr>
        <w:t>sourceRole</w:t>
      </w:r>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731D56E7" w:rsidR="000944A6" w:rsidRDefault="000944A6" w:rsidP="00D20646">
      <w:pPr>
        <w:rPr>
          <w:lang w:val="en-CA"/>
        </w:rPr>
      </w:pPr>
      <w:r>
        <w:rPr>
          <w:lang w:val="en-CA"/>
        </w:rPr>
        <w:t>The property sourceRole:RelationRoleProperry shall contain a term from a controlled vocabulary describing t</w:t>
      </w:r>
      <w:r w:rsidRPr="000944A6">
        <w:rPr>
          <w:lang w:val="en-CA"/>
        </w:rPr>
        <w:t>he role played by the source geologic feature or object (eg, overlying unit, underlying unit)</w:t>
      </w:r>
      <w:r>
        <w:rPr>
          <w:lang w:val="en-CA"/>
        </w:rPr>
        <w:t xml:space="preserve"> </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r w:rsidRPr="00D970E9">
        <w:rPr>
          <w:lang w:val="en-CA"/>
        </w:rPr>
        <w:t>targetRole</w:t>
      </w:r>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targetRole:RelationRoleTerm shall contain a term from a controlled vocabulary describing t</w:t>
      </w:r>
      <w:r w:rsidRPr="000944A6">
        <w:rPr>
          <w:lang w:val="en-CA"/>
        </w:rPr>
        <w:t>he role played by the target geologic feature or object. (eg, overlying unit, underlying unit)</w:t>
      </w:r>
    </w:p>
    <w:p w14:paraId="0C850F85" w14:textId="1094149E" w:rsidR="000D4260" w:rsidRDefault="000D4260" w:rsidP="000D4260">
      <w:pPr>
        <w:pStyle w:val="Heading4"/>
        <w:rPr>
          <w:lang w:val="en-CA"/>
        </w:rPr>
      </w:pPr>
      <w:bookmarkStart w:id="3230" w:name="BKM_18C9D12A_7280_4CA8_9066_431A68398F08"/>
      <w:bookmarkStart w:id="3231" w:name="BKM_B740241F_3BC0_40B4_9972_D590F470452B"/>
      <w:bookmarkStart w:id="3232" w:name="BKM_38727CDD_F0E8_4D00_A48C_555F0912BF41"/>
      <w:bookmarkEnd w:id="3230"/>
      <w:bookmarkEnd w:id="3231"/>
      <w:bookmarkEnd w:id="3232"/>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lastRenderedPageBreak/>
        <w:t>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9F2680" w:rsidP="000D4260">
      <w:pPr>
        <w:keepNext/>
      </w:pPr>
      <w:r>
        <w:rPr>
          <w:noProof/>
          <w:lang w:val="en-CA" w:eastAsia="en-CA"/>
        </w:rPr>
        <w:pict w14:anchorId="34D80D6D">
          <v:shape id="_x0000_i1067" type="#_x0000_t75" style="width:371.45pt;height:380.4pt;visibility:visible;mso-wrap-style:square">
            <v:imagedata r:id="rId51" o:title=""/>
          </v:shape>
        </w:pict>
      </w:r>
    </w:p>
    <w:p w14:paraId="01E71704" w14:textId="07EAA5E5"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233" w:author="Eric Boisvert" w:date="2016-03-06T13:27:00Z">
        <w:r w:rsidR="004D34D6">
          <w:rPr>
            <w:noProof/>
          </w:rPr>
          <w:t>41</w:t>
        </w:r>
      </w:ins>
      <w:del w:id="3234" w:author="Eric Boisvert" w:date="2016-03-06T13:27:00Z">
        <w:r w:rsidR="0085617E" w:rsidDel="004D34D6">
          <w:rPr>
            <w:noProof/>
          </w:rPr>
          <w:delText>43</w:delText>
        </w:r>
      </w:del>
      <w:r w:rsidR="00673E83">
        <w:rPr>
          <w:noProof/>
        </w:rPr>
        <w:fldChar w:fldCharType="end"/>
      </w:r>
      <w:r>
        <w:t>: Material relations</w:t>
      </w:r>
    </w:p>
    <w:p w14:paraId="2487E3B1" w14:textId="6ECBFB72" w:rsidR="000D4260" w:rsidRDefault="001150E2" w:rsidP="00D20646">
      <w:pPr>
        <w:pStyle w:val="Heading5"/>
        <w:rPr>
          <w:lang w:val="en-CA"/>
        </w:rPr>
      </w:pPr>
      <w:bookmarkStart w:id="3235" w:name="BKM_C0695B09_DC02_4BDD_AE59_38E8AE1F4632"/>
      <w:bookmarkEnd w:id="3235"/>
      <w:r>
        <w:rPr>
          <w:lang w:val="en-CA"/>
        </w:rPr>
        <w:t>relationship</w:t>
      </w:r>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1B338815" w:rsidR="001150E2" w:rsidRDefault="001150E2" w:rsidP="00D20646">
      <w:pPr>
        <w:rPr>
          <w:lang w:val="en-CA"/>
        </w:rPr>
      </w:pPr>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(eg; sedimentary relation, igneous relation)</w:t>
      </w:r>
    </w:p>
    <w:p w14:paraId="180C502E" w14:textId="2B6CA378" w:rsidR="001150E2" w:rsidRDefault="001150E2" w:rsidP="00D20646">
      <w:pPr>
        <w:pStyle w:val="Heading5"/>
        <w:rPr>
          <w:lang w:val="en-CA"/>
        </w:rPr>
      </w:pPr>
      <w:r w:rsidRPr="00D970E9">
        <w:rPr>
          <w:lang w:val="en-CA"/>
        </w:rPr>
        <w:t>sourceRole</w:t>
      </w:r>
    </w:p>
    <w:p w14:paraId="227A47C5" w14:textId="6B509864" w:rsidR="001150E2" w:rsidRDefault="001150E2" w:rsidP="00D20646">
      <w:pPr>
        <w:rPr>
          <w:lang w:val="en-CA"/>
        </w:rPr>
      </w:pPr>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(eg, matrix, clast, overgrowth)</w:t>
      </w:r>
    </w:p>
    <w:p w14:paraId="0DF31BBC" w14:textId="57845DEE" w:rsidR="001150E2" w:rsidRDefault="001150E2" w:rsidP="00D20646">
      <w:pPr>
        <w:pStyle w:val="Heading5"/>
        <w:rPr>
          <w:lang w:val="en-CA"/>
        </w:rPr>
      </w:pPr>
      <w:r w:rsidRPr="001150E2">
        <w:rPr>
          <w:lang w:val="en-CA"/>
        </w:rPr>
        <w:t>targetRole</w:t>
      </w:r>
    </w:p>
    <w:p w14:paraId="31B3F423" w14:textId="77777777" w:rsidR="001150E2" w:rsidRPr="001150E2" w:rsidRDefault="001150E2" w:rsidP="00D20646">
      <w:pPr>
        <w:rPr>
          <w:lang w:val="en-CA"/>
        </w:rPr>
      </w:pPr>
    </w:p>
    <w:p w14:paraId="52BB40AC" w14:textId="20F39F45" w:rsidR="000D4260" w:rsidRDefault="001150E2" w:rsidP="00355CAB">
      <w:pPr>
        <w:rPr>
          <w:lang w:val="en-CA"/>
        </w:rPr>
      </w:pPr>
      <w:r>
        <w:rPr>
          <w:lang w:val="en-CA"/>
        </w:rPr>
        <w:t>The targetRole:RelationRoleTerm shall contain a term describing t</w:t>
      </w:r>
      <w:r w:rsidRPr="001150E2">
        <w:rPr>
          <w:lang w:val="en-CA"/>
        </w:rPr>
        <w:t>he role played by the target earth material part (eg, matrix, clast, overgrowth)</w:t>
      </w:r>
      <w:bookmarkStart w:id="3236" w:name="BKM_F11CCC02_4943_439C_97BD_3878F0BA0970"/>
      <w:bookmarkStart w:id="3237" w:name="BKM_8ABBD347_C257_4419_A3F6_0485375DCF7F"/>
      <w:bookmarkStart w:id="3238" w:name="BKM_40919ABF_3C16_41E1_8906_0D3CE189EB1B"/>
      <w:bookmarkEnd w:id="3236"/>
      <w:bookmarkEnd w:id="3237"/>
      <w:bookmarkEnd w:id="3238"/>
    </w:p>
    <w:p w14:paraId="74ACF777" w14:textId="5B50C3FD" w:rsidR="000D4260" w:rsidRDefault="00AE357E" w:rsidP="00AE357E">
      <w:pPr>
        <w:pStyle w:val="Heading3"/>
        <w:rPr>
          <w:lang w:val="en-CA"/>
        </w:rPr>
      </w:pPr>
      <w:bookmarkStart w:id="3239" w:name="_Toc445034217"/>
      <w:r>
        <w:rPr>
          <w:lang w:val="en-CA"/>
        </w:rPr>
        <w:t xml:space="preserve">Earth material </w:t>
      </w:r>
      <w:r w:rsidR="00481AF6">
        <w:rPr>
          <w:lang w:val="en-CA"/>
        </w:rPr>
        <w:t>details</w:t>
      </w:r>
      <w:bookmarkEnd w:id="3239"/>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9F2680" w:rsidP="00AE357E">
      <w:pPr>
        <w:keepNext/>
      </w:pPr>
      <w:r>
        <w:rPr>
          <w:noProof/>
          <w:lang w:val="en-CA" w:eastAsia="en-CA"/>
        </w:rPr>
        <w:pict w14:anchorId="78508E6C">
          <v:shape id="_x0000_i1068" type="#_x0000_t75" style="width:432.65pt;height:259.95pt;visibility:visible;mso-wrap-style:square">
            <v:imagedata r:id="rId52" o:title=""/>
          </v:shape>
        </w:pict>
      </w:r>
    </w:p>
    <w:p w14:paraId="787DD0D7" w14:textId="4E43458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3240" w:author="Eric Boisvert" w:date="2016-03-06T13:27:00Z">
        <w:r w:rsidR="004D34D6">
          <w:rPr>
            <w:noProof/>
          </w:rPr>
          <w:t>42</w:t>
        </w:r>
      </w:ins>
      <w:del w:id="3241" w:author="Eric Boisvert" w:date="2016-03-06T13:27:00Z">
        <w:r w:rsidR="0085617E" w:rsidDel="004D34D6">
          <w:rPr>
            <w:noProof/>
          </w:rPr>
          <w:delText>44</w:delText>
        </w:r>
      </w:del>
      <w:r w:rsidR="00673E83">
        <w:rPr>
          <w:noProof/>
        </w:rPr>
        <w:fldChar w:fldCharType="end"/>
      </w:r>
      <w:r>
        <w:t>: Overview of earth material description</w:t>
      </w:r>
    </w:p>
    <w:p w14:paraId="6A6B155F" w14:textId="2A473E63" w:rsidR="00AE357E" w:rsidRDefault="00AE357E" w:rsidP="00AE357E">
      <w:pPr>
        <w:pStyle w:val="Heading4"/>
      </w:pPr>
      <w:r>
        <w:lastRenderedPageBreak/>
        <w:t>Alteration description</w:t>
      </w:r>
    </w:p>
    <w:p w14:paraId="2051B298" w14:textId="1FE9F147" w:rsidR="001150E2" w:rsidRDefault="00AE357E" w:rsidP="00AE357E">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 xml:space="preserve">For example, </w:t>
      </w:r>
      <w:r>
        <w:t xml:space="preserve"> </w:t>
      </w:r>
      <w:r w:rsidR="001150E2">
        <w:t>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5FF06BE6" w14:textId="6CD9FABF" w:rsidR="0016580A" w:rsidRDefault="0016580A" w:rsidP="0016580A">
      <w:pPr>
        <w:keepNext/>
      </w:pPr>
      <w:r w:rsidRPr="0016580A">
        <w:rPr>
          <w:noProof/>
          <w:lang w:val="en-CA" w:eastAsia="en-CA"/>
        </w:rPr>
        <w:t xml:space="preserve"> </w:t>
      </w:r>
      <w:r w:rsidR="009F2680">
        <w:rPr>
          <w:noProof/>
          <w:lang w:val="en-CA" w:eastAsia="en-CA"/>
        </w:rPr>
        <w:pict w14:anchorId="4387B44A">
          <v:shape id="_x0000_i1069" type="#_x0000_t75" style="width:341.5pt;height:101.95pt;visibility:visible;mso-wrap-style:square">
            <v:imagedata r:id="rId53" o:title=""/>
          </v:shape>
        </w:pict>
      </w:r>
    </w:p>
    <w:p w14:paraId="7FAEF6A0" w14:textId="4300F126" w:rsidR="0016580A" w:rsidRDefault="0016580A" w:rsidP="00D20646">
      <w:pPr>
        <w:pStyle w:val="Caption"/>
      </w:pPr>
      <w:r>
        <w:t xml:space="preserve">Figure </w:t>
      </w:r>
      <w:r>
        <w:fldChar w:fldCharType="begin"/>
      </w:r>
      <w:r>
        <w:instrText xml:space="preserve"> SEQ Figure \* ARABIC </w:instrText>
      </w:r>
      <w:r>
        <w:fldChar w:fldCharType="separate"/>
      </w:r>
      <w:ins w:id="3242" w:author="Eric Boisvert" w:date="2016-03-06T13:27:00Z">
        <w:r w:rsidR="004D34D6">
          <w:rPr>
            <w:noProof/>
          </w:rPr>
          <w:t>43</w:t>
        </w:r>
      </w:ins>
      <w:del w:id="3243" w:author="Eric Boisvert" w:date="2016-03-06T13:27:00Z">
        <w:r w:rsidR="0085617E" w:rsidDel="004D34D6">
          <w:rPr>
            <w:noProof/>
          </w:rPr>
          <w:delText>45</w:delText>
        </w:r>
      </w:del>
      <w:r>
        <w:fldChar w:fldCharType="end"/>
      </w:r>
      <w:r>
        <w:t xml:space="preserve"> </w:t>
      </w:r>
      <w:r w:rsidRPr="000D2BCF">
        <w:t>Example of a weathering profile</w:t>
      </w:r>
    </w:p>
    <w:p w14:paraId="56717D41" w14:textId="77777777" w:rsidR="0043586C" w:rsidRDefault="009F2680" w:rsidP="00D20646">
      <w:pPr>
        <w:keepNext/>
      </w:pPr>
      <w:r>
        <w:rPr>
          <w:noProof/>
          <w:lang w:val="en-CA" w:eastAsia="en-CA"/>
        </w:rPr>
        <w:lastRenderedPageBreak/>
        <w:pict w14:anchorId="379383D8">
          <v:shape id="_x0000_i1070" type="#_x0000_t75" style="width:6in;height:463.2pt;visibility:visible;mso-wrap-style:square">
            <v:imagedata r:id="rId54" o:title=""/>
          </v:shape>
        </w:pict>
      </w:r>
    </w:p>
    <w:p w14:paraId="0A31306A" w14:textId="0F96527E" w:rsidR="00AE357E"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244" w:author="Eric Boisvert" w:date="2016-03-06T13:27:00Z">
        <w:r w:rsidR="004D34D6">
          <w:rPr>
            <w:noProof/>
          </w:rPr>
          <w:t>44</w:t>
        </w:r>
      </w:ins>
      <w:del w:id="3245" w:author="Eric Boisvert" w:date="2016-03-06T13:27:00Z">
        <w:r w:rsidR="0085617E" w:rsidDel="004D34D6">
          <w:rPr>
            <w:noProof/>
          </w:rPr>
          <w:delText>46</w:delText>
        </w:r>
      </w:del>
      <w:r>
        <w:fldChar w:fldCharType="end"/>
      </w:r>
      <w:r>
        <w:t xml:space="preserve"> Alteration description context diagram</w:t>
      </w:r>
    </w:p>
    <w:p w14:paraId="2230D1EF" w14:textId="5C64585A" w:rsidR="0043586C" w:rsidRDefault="009F2680" w:rsidP="00D20646">
      <w:pPr>
        <w:keepNext/>
      </w:pPr>
      <w:r>
        <w:lastRenderedPageBreak/>
        <w:pict w14:anchorId="42D9FBAE">
          <v:shape id="_x0000_i1071" type="#_x0000_t75" style="width:6in;height:280.35pt">
            <v:imagedata r:id="rId55" o:title=""/>
          </v:shape>
        </w:pict>
      </w:r>
    </w:p>
    <w:p w14:paraId="2DEBC792" w14:textId="3AA08234" w:rsidR="0043586C"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246" w:author="Eric Boisvert" w:date="2016-03-06T13:27:00Z">
        <w:r w:rsidR="004D34D6">
          <w:rPr>
            <w:noProof/>
          </w:rPr>
          <w:t>45</w:t>
        </w:r>
      </w:ins>
      <w:del w:id="3247" w:author="Eric Boisvert" w:date="2016-03-06T13:27:00Z">
        <w:r w:rsidR="0085617E" w:rsidDel="004D34D6">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r>
        <w:t>alterationType</w:t>
      </w:r>
    </w:p>
    <w:p w14:paraId="006AABF8" w14:textId="77777777" w:rsidR="0016580A" w:rsidRPr="0016580A" w:rsidRDefault="0016580A"/>
    <w:p w14:paraId="36214D7B" w14:textId="3F0A123E" w:rsidR="0016580A" w:rsidRDefault="0016580A" w:rsidP="00AE357E">
      <w:r>
        <w:t>The property alterationType:</w:t>
      </w:r>
      <w:r w:rsidRPr="0016580A">
        <w:t>AlterationTypeTerm</w:t>
      </w:r>
      <w:r>
        <w:t xml:space="preserve"> shall contain a term </w:t>
      </w:r>
      <w:r w:rsidRPr="0016580A">
        <w:t>from a controlled vocabulary of alteration types (eg; potassic, argillic, advanced argillic)</w:t>
      </w:r>
    </w:p>
    <w:p w14:paraId="5998506E" w14:textId="435263F7" w:rsidR="0016580A" w:rsidRDefault="0016580A" w:rsidP="00D20646">
      <w:pPr>
        <w:pStyle w:val="Heading5"/>
        <w:rPr>
          <w:lang w:val="en-CA"/>
        </w:rPr>
      </w:pPr>
      <w:r w:rsidRPr="00D970E9">
        <w:rPr>
          <w:lang w:val="en-CA"/>
        </w:rPr>
        <w:t>alterationProduct</w:t>
      </w:r>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r w:rsidRPr="00D970E9">
        <w:rPr>
          <w:lang w:val="en-CA"/>
        </w:rPr>
        <w:t>alterationDistribution</w:t>
      </w:r>
    </w:p>
    <w:p w14:paraId="03CE8B1A" w14:textId="77777777" w:rsidR="0016580A" w:rsidRPr="00D20646" w:rsidRDefault="0016580A">
      <w:pPr>
        <w:rPr>
          <w:lang w:val="en-CA"/>
        </w:rPr>
      </w:pPr>
    </w:p>
    <w:p w14:paraId="0167B527" w14:textId="33CABD57" w:rsidR="0016580A" w:rsidRDefault="0016580A" w:rsidP="00AE357E">
      <w:r>
        <w:t xml:space="preserve">The alterationDistribution (swe:Category) property shall </w:t>
      </w:r>
      <w:r w:rsidRPr="0016580A">
        <w:t>describes the spatial distribution or geometry of alteration zones</w:t>
      </w:r>
      <w:r>
        <w:t xml:space="preserve"> using a term from a controlled vocabulary</w:t>
      </w:r>
      <w:r w:rsidRPr="0016580A">
        <w:t>. eg: patchy, spotted, banded, viens, vein breccia, pervasive, disseminated, etc</w:t>
      </w:r>
    </w:p>
    <w:p w14:paraId="3BB9444D" w14:textId="12CB8A5A" w:rsidR="00AE357E" w:rsidRDefault="0016580A" w:rsidP="00D20646">
      <w:pPr>
        <w:pStyle w:val="Heading5"/>
        <w:rPr>
          <w:lang w:val="en-CA"/>
        </w:rPr>
      </w:pPr>
      <w:bookmarkStart w:id="3248" w:name="BKM_8201810A_8593_4A0C_A4FE_B4A134FDF11D"/>
      <w:bookmarkEnd w:id="3248"/>
      <w:r w:rsidRPr="00D970E9">
        <w:rPr>
          <w:lang w:val="en-CA"/>
        </w:rPr>
        <w:t>alterationDegree</w:t>
      </w:r>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 xml:space="preserve">The property alterationDegree (swe:Category)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r w:rsidRPr="0083280E">
        <w:rPr>
          <w:lang w:val="en-CA"/>
        </w:rPr>
        <w:t>alterationEvent</w:t>
      </w:r>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Heading4"/>
      </w:pPr>
      <w:bookmarkStart w:id="3249" w:name="BKM_7C508FBF_33D9_484F_911B_6377C69AD667"/>
      <w:bookmarkStart w:id="3250" w:name="BKM_ED5D19E5_9BBB_4493_91D3_D708625FA37A"/>
      <w:bookmarkStart w:id="3251" w:name="BKM_E45C3931_F3F9_4BB2_B916_F57604E1D027"/>
      <w:bookmarkStart w:id="3252" w:name="BKM_26449531_DA00_4286_BEAD_53641C8C6B18"/>
      <w:bookmarkEnd w:id="3249"/>
      <w:bookmarkEnd w:id="3250"/>
      <w:bookmarkEnd w:id="3251"/>
      <w:bookmarkEnd w:id="3252"/>
      <w:r>
        <w:t>Chemical Composition</w:t>
      </w:r>
    </w:p>
    <w:p w14:paraId="599250ED" w14:textId="77777777" w:rsidR="009B560C" w:rsidRDefault="009B560C" w:rsidP="00AE357E"/>
    <w:p w14:paraId="22990790" w14:textId="6F175585" w:rsidR="00604E1E" w:rsidRDefault="009B560C" w:rsidP="00AE357E">
      <w:r>
        <w:t xml:space="preserve">ChemicalComposition is a </w:t>
      </w:r>
      <w:r w:rsidR="00604E1E" w:rsidRPr="00604E1E">
        <w:t xml:space="preserve"> </w:t>
      </w:r>
      <w:r>
        <w:t>kind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9F2680" w:rsidP="00604E1E">
      <w:pPr>
        <w:keepNext/>
      </w:pPr>
      <w:r>
        <w:rPr>
          <w:noProof/>
          <w:lang w:val="en-CA" w:eastAsia="en-CA"/>
        </w:rPr>
        <w:pict w14:anchorId="30B53D03">
          <v:shape id="_x0000_i1072" type="#_x0000_t75" style="width:367pt;height:239.6pt;visibility:visible;mso-wrap-style:square">
            <v:imagedata r:id="rId56" o:title=""/>
          </v:shape>
        </w:pict>
      </w:r>
    </w:p>
    <w:p w14:paraId="63C3EBAA" w14:textId="6D38B002"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253" w:author="Eric Boisvert" w:date="2016-03-06T13:27:00Z">
        <w:r w:rsidR="004D34D6">
          <w:rPr>
            <w:noProof/>
          </w:rPr>
          <w:t>46</w:t>
        </w:r>
      </w:ins>
      <w:del w:id="3254" w:author="Eric Boisvert" w:date="2016-03-06T13:27:00Z">
        <w:r w:rsidR="0085617E" w:rsidDel="004D34D6">
          <w:rPr>
            <w:noProof/>
          </w:rPr>
          <w:delText>48</w:delText>
        </w:r>
      </w:del>
      <w:r w:rsidR="00673E83">
        <w:rPr>
          <w:noProof/>
        </w:rPr>
        <w:fldChar w:fldCharType="end"/>
      </w:r>
      <w:r>
        <w:t>: Chemical composition</w:t>
      </w:r>
    </w:p>
    <w:p w14:paraId="6EB7E3F8" w14:textId="3222DDB4" w:rsidR="00604E1E" w:rsidRDefault="00BF4178" w:rsidP="00D20646">
      <w:pPr>
        <w:pStyle w:val="Heading5"/>
        <w:rPr>
          <w:lang w:val="en-CA"/>
        </w:rPr>
      </w:pPr>
      <w:bookmarkStart w:id="3255" w:name="BKM_D4FBCA43_958A_4AEF_8332_5F96792672DF"/>
      <w:bookmarkEnd w:id="3255"/>
      <w:r w:rsidRPr="00D970E9">
        <w:rPr>
          <w:lang w:val="en-CA"/>
        </w:rPr>
        <w:t>chemicalAnalysis</w:t>
      </w:r>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FA0EB3A" w:rsidR="00BF4178" w:rsidRDefault="00BF4178" w:rsidP="00D20646">
      <w:pPr>
        <w:rPr>
          <w:lang w:val="en-CA"/>
        </w:rPr>
      </w:pPr>
      <w:r>
        <w:rPr>
          <w:lang w:val="en-CA"/>
        </w:rPr>
        <w:t>The chemichalAnalysis property (swe:DataRecord) shall contain a collection of geochemical results in a form of a DataRecord (a collection of fields composed of description and values)</w:t>
      </w:r>
    </w:p>
    <w:p w14:paraId="6A6F8840" w14:textId="77777777" w:rsidR="00AE357E" w:rsidRDefault="00AE357E" w:rsidP="00AE357E">
      <w:bookmarkStart w:id="3256" w:name="BKM_7DA6E39E_93F3_43B7_9C51_9F05A691932A"/>
      <w:bookmarkEnd w:id="3256"/>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9F2680" w:rsidP="00604E1E">
      <w:pPr>
        <w:keepNext/>
      </w:pPr>
      <w:r>
        <w:rPr>
          <w:noProof/>
          <w:lang w:val="en-CA" w:eastAsia="en-CA"/>
        </w:rPr>
        <w:pict w14:anchorId="28B167D3">
          <v:shape id="_x0000_i1073" type="#_x0000_t75" style="width:6in;height:382.3pt;visibility:visible;mso-wrap-style:square">
            <v:imagedata r:id="rId57" o:title=""/>
          </v:shape>
        </w:pict>
      </w:r>
    </w:p>
    <w:p w14:paraId="34F96725" w14:textId="533B0E28"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257" w:author="Eric Boisvert" w:date="2016-03-06T13:27:00Z">
        <w:r w:rsidR="004D34D6">
          <w:rPr>
            <w:noProof/>
          </w:rPr>
          <w:t>47</w:t>
        </w:r>
      </w:ins>
      <w:del w:id="3258" w:author="Eric Boisvert" w:date="2016-03-06T13:27:00Z">
        <w:r w:rsidR="0085617E" w:rsidDel="004D34D6">
          <w:rPr>
            <w:noProof/>
          </w:rPr>
          <w:delText>49</w:delText>
        </w:r>
      </w:del>
      <w:r w:rsidR="00673E83">
        <w:rPr>
          <w:noProof/>
        </w:rPr>
        <w:fldChar w:fldCharType="end"/>
      </w:r>
      <w:r>
        <w:t>: Compound material description</w:t>
      </w:r>
    </w:p>
    <w:p w14:paraId="1817E2F9" w14:textId="12994A65" w:rsidR="00604E1E" w:rsidRDefault="00224DF5" w:rsidP="00D20646">
      <w:pPr>
        <w:pStyle w:val="Heading5"/>
        <w:rPr>
          <w:lang w:val="en-CA"/>
        </w:rPr>
      </w:pPr>
      <w:bookmarkStart w:id="3259" w:name="BKM_0126A46B_77F6_4F3D_8366_99D7292A119E"/>
      <w:bookmarkEnd w:id="3259"/>
      <w:r w:rsidRPr="00D970E9">
        <w:rPr>
          <w:lang w:val="en-CA"/>
        </w:rPr>
        <w:t>compositionCategory</w:t>
      </w:r>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(swe:Category)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r w:rsidRPr="00D970E9">
        <w:rPr>
          <w:lang w:val="en-CA"/>
        </w:rPr>
        <w:t>geneticCategory</w:t>
      </w:r>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(ie, a genetic process classifier term). Examples include igneous, sedimentary, metamorphic, shock metamorphic, volcanic, pyroclastic.</w:t>
      </w:r>
    </w:p>
    <w:p w14:paraId="2988E3B5" w14:textId="1D1E09FE" w:rsidR="00224DF5" w:rsidRDefault="00224DF5" w:rsidP="00D20646">
      <w:pPr>
        <w:pStyle w:val="Heading5"/>
        <w:rPr>
          <w:lang w:val="en-CA"/>
        </w:rPr>
      </w:pPr>
      <w:r w:rsidRPr="00224DF5">
        <w:rPr>
          <w:lang w:val="en-CA"/>
        </w:rPr>
        <w:t>particleGeometry</w:t>
      </w:r>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particleGeometry:ParticleGeometryDescription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260" w:name="BKM_68F68CA6_F7FB_411D_8560_851B7315C00E"/>
      <w:bookmarkStart w:id="3261" w:name="BKM_F5243BEF_0ABC_4433_AFCB_2FCD01906472"/>
      <w:bookmarkEnd w:id="3260"/>
      <w:bookmarkEnd w:id="3261"/>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9F2680" w:rsidP="00D20646">
      <w:pPr>
        <w:keepNext/>
      </w:pPr>
      <w:r>
        <w:rPr>
          <w:noProof/>
          <w:lang w:val="en-CA" w:eastAsia="en-CA"/>
        </w:rPr>
        <w:lastRenderedPageBreak/>
        <w:pict w14:anchorId="7928CF19">
          <v:shape id="_x0000_i1074" type="#_x0000_t75" style="width:191.15pt;height:317.3pt;visibility:visible;mso-wrap-style:square">
            <v:imagedata r:id="rId58" o:title=""/>
          </v:shape>
        </w:pict>
      </w:r>
    </w:p>
    <w:p w14:paraId="516FE13B" w14:textId="78C7F472" w:rsidR="00DE657E" w:rsidRDefault="00DE657E" w:rsidP="00D20646">
      <w:pPr>
        <w:pStyle w:val="Caption"/>
      </w:pPr>
      <w:r>
        <w:t xml:space="preserve">Figure </w:t>
      </w:r>
      <w:r>
        <w:fldChar w:fldCharType="begin"/>
      </w:r>
      <w:r>
        <w:instrText xml:space="preserve"> SEQ Figure \* ARABIC </w:instrText>
      </w:r>
      <w:r>
        <w:fldChar w:fldCharType="separate"/>
      </w:r>
      <w:ins w:id="3262" w:author="Eric Boisvert" w:date="2016-03-06T13:27:00Z">
        <w:r w:rsidR="004D34D6">
          <w:rPr>
            <w:noProof/>
          </w:rPr>
          <w:t>48</w:t>
        </w:r>
      </w:ins>
      <w:del w:id="3263" w:author="Eric Boisvert" w:date="2016-03-06T13:27:00Z">
        <w:r w:rsidR="0085617E" w:rsidDel="004D34D6">
          <w:rPr>
            <w:noProof/>
          </w:rPr>
          <w:delText>50</w:delText>
        </w:r>
      </w:del>
      <w:r>
        <w:fldChar w:fldCharType="end"/>
      </w:r>
      <w:r>
        <w:t>: ParticleGeometry</w:t>
      </w:r>
      <w:r w:rsidR="004B1BCF">
        <w:t xml:space="preserve"> context diagram</w:t>
      </w:r>
    </w:p>
    <w:p w14:paraId="4C206BCD" w14:textId="58BA27BB" w:rsidR="00DE657E" w:rsidRDefault="004B1BCF" w:rsidP="00AE357E">
      <w:r w:rsidRPr="004B1BCF">
        <w:t>particleType</w:t>
      </w:r>
    </w:p>
    <w:p w14:paraId="5E59B820" w14:textId="1B9AF2A5" w:rsidR="0032727A" w:rsidRDefault="004B1BCF" w:rsidP="00D20646">
      <w:pPr>
        <w:pStyle w:val="Heading5"/>
      </w:pPr>
      <w:r>
        <w:t>The particleType:ParticleTypeTerm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p>
    <w:p w14:paraId="4C292BE9" w14:textId="77777777" w:rsidR="0032727A" w:rsidRPr="0032727A" w:rsidRDefault="0032727A"/>
    <w:p w14:paraId="6E5DDB30" w14:textId="33E7515D" w:rsidR="0032727A" w:rsidRDefault="0032727A" w:rsidP="004B1BCF">
      <w:r>
        <w:t>The aspectRatio property (swe:Category)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(eg: prolate, slightly flattened, very bladed, equant, acicular, tabular)</w:t>
      </w:r>
    </w:p>
    <w:p w14:paraId="578F6A22" w14:textId="480E655F" w:rsidR="0032727A" w:rsidRDefault="0032727A" w:rsidP="00D20646">
      <w:pPr>
        <w:pStyle w:val="Heading5"/>
      </w:pPr>
      <w:commentRangeStart w:id="3264"/>
      <w:r>
        <w:t>s</w:t>
      </w:r>
      <w:r w:rsidRPr="0032727A">
        <w:t>hape</w:t>
      </w:r>
      <w:commentRangeEnd w:id="3264"/>
      <w:r>
        <w:rPr>
          <w:rStyle w:val="CommentReference"/>
          <w:b w:val="0"/>
          <w:bCs w:val="0"/>
          <w:i w:val="0"/>
          <w:iCs w:val="0"/>
        </w:rPr>
        <w:commentReference w:id="3264"/>
      </w:r>
    </w:p>
    <w:p w14:paraId="6B53B85D" w14:textId="77777777" w:rsidR="0032727A" w:rsidRPr="0032727A" w:rsidRDefault="0032727A"/>
    <w:p w14:paraId="028A1B0E" w14:textId="3D528A3E" w:rsidR="0032727A" w:rsidRDefault="0032727A" w:rsidP="004B1BCF">
      <w:r>
        <w:t>The s</w:t>
      </w:r>
      <w:r w:rsidRPr="0032727A">
        <w:t xml:space="preserve">hape </w:t>
      </w:r>
      <w:r>
        <w:t>property (swe:Category)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4421AC6" w:rsidR="0032727A" w:rsidRDefault="0032727A" w:rsidP="00D20646">
      <w:pPr>
        <w:numPr>
          <w:ilvl w:val="0"/>
          <w:numId w:val="36"/>
        </w:numPr>
        <w:spacing w:after="0"/>
      </w:pPr>
      <w:r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28AF8B07" w:rsidR="0032727A" w:rsidRDefault="0032727A" w:rsidP="004B1BCF">
      <w:r>
        <w:t>The terms</w:t>
      </w:r>
      <w:r w:rsidRPr="0032727A">
        <w:t xml:space="preserve"> </w:t>
      </w:r>
      <w:r>
        <w:t>shall</w:t>
      </w:r>
      <w:r w:rsidRPr="0032727A">
        <w:t xml:space="preserve"> be appropriate for the kind of compound material (eg: for crystalline rocks- euhedral, ideoblastic, subhedral, anhedral, xenoblastic; for sedimentary rocks - angular, rounded)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trPr>
        <w:tc>
          <w:tcPr>
            <w:tcW w:w="4219" w:type="dxa"/>
            <w:tcBorders>
              <w:right w:val="nil"/>
            </w:tcBorders>
            <w:shd w:val="clear" w:color="auto" w:fill="auto"/>
          </w:tcPr>
          <w:p w14:paraId="1894EA71" w14:textId="080BE0A1" w:rsidR="00031808" w:rsidRPr="00D12552" w:rsidRDefault="00031808" w:rsidP="00031808">
            <w:pPr>
              <w:pStyle w:val="Tabletext10"/>
              <w:rPr>
                <w:rStyle w:val="requri"/>
                <w:lang w:val="en-CA"/>
              </w:rPr>
            </w:pPr>
            <w:r>
              <w:rPr>
                <w:rStyle w:val="requri"/>
                <w:lang w:val="en-CA"/>
              </w:rPr>
              <w:t>/req/gsml4-extension</w:t>
            </w:r>
            <w:r w:rsidRPr="00D12552">
              <w:rPr>
                <w:rStyle w:val="requri"/>
                <w:lang w:val="en-CA"/>
              </w:rPr>
              <w:t>/</w:t>
            </w:r>
            <w:r>
              <w:rPr>
                <w:rStyle w:val="requri"/>
                <w:lang w:val="en-CA"/>
              </w:rPr>
              <w:t>particle-shape</w:t>
            </w:r>
          </w:p>
        </w:tc>
        <w:tc>
          <w:tcPr>
            <w:tcW w:w="4678" w:type="dxa"/>
            <w:tcBorders>
              <w:left w:val="nil"/>
            </w:tcBorders>
            <w:shd w:val="clear" w:color="auto" w:fill="auto"/>
          </w:tcPr>
          <w:p w14:paraId="23F2B670" w14:textId="23BFC61B" w:rsidR="00031808" w:rsidRPr="00D12552" w:rsidRDefault="00031808" w:rsidP="00D16D48">
            <w:pPr>
              <w:pStyle w:val="Tabletext10"/>
              <w:jc w:val="left"/>
              <w:rPr>
                <w:rStyle w:val="reqtext"/>
                <w:lang w:val="en-CA"/>
              </w:rPr>
            </w:pPr>
            <w:r>
              <w:t xml:space="preserve">The particle shape term SHALL be appropriate for the kind of compound material   </w:t>
            </w:r>
          </w:p>
        </w:tc>
      </w:tr>
    </w:tbl>
    <w:p w14:paraId="79C26157" w14:textId="77777777" w:rsidR="0032727A" w:rsidRDefault="0032727A" w:rsidP="004B1BCF"/>
    <w:p w14:paraId="46FC7ABE" w14:textId="1D65A5A4" w:rsidR="00DE441D" w:rsidRDefault="00DE441D" w:rsidP="00D20646">
      <w:pPr>
        <w:pStyle w:val="Heading5"/>
      </w:pPr>
      <w:r>
        <w:t>s</w:t>
      </w:r>
      <w:r w:rsidRPr="00DE441D">
        <w:t>ize</w:t>
      </w:r>
    </w:p>
    <w:p w14:paraId="3F26D7A1" w14:textId="77777777" w:rsidR="00DE441D" w:rsidRDefault="00DE441D" w:rsidP="004B1BCF"/>
    <w:p w14:paraId="67A0AB71" w14:textId="3A7E7633"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265"/>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3265"/>
      <w:r>
        <w:rPr>
          <w:rStyle w:val="CommentReference"/>
        </w:rPr>
        <w:commentReference w:id="3265"/>
      </w:r>
    </w:p>
    <w:p w14:paraId="25C08882" w14:textId="206DA40E" w:rsidR="00DE441D" w:rsidRDefault="00DE441D" w:rsidP="00D20646">
      <w:pPr>
        <w:pStyle w:val="Heading5"/>
        <w:rPr>
          <w:lang w:val="en-CA"/>
        </w:rPr>
      </w:pPr>
      <w:r>
        <w:rPr>
          <w:lang w:val="en-CA"/>
        </w:rPr>
        <w:t>s</w:t>
      </w:r>
      <w:r w:rsidRPr="00D970E9">
        <w:rPr>
          <w:lang w:val="en-CA"/>
        </w:rPr>
        <w:t>orting</w:t>
      </w:r>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(swe:Category) shall hold</w:t>
      </w:r>
      <w:r w:rsidRPr="00DE441D">
        <w:rPr>
          <w:lang w:val="en-CA"/>
        </w:rPr>
        <w:t xml:space="preserve"> </w:t>
      </w:r>
      <w:r>
        <w:rPr>
          <w:lang w:val="en-CA"/>
        </w:rPr>
        <w:t xml:space="preserve">a </w:t>
      </w:r>
      <w:r w:rsidRPr="00DE441D">
        <w:rPr>
          <w:lang w:val="en-CA"/>
        </w:rPr>
        <w:t>terms</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Heading5"/>
        <w:rPr>
          <w:lang w:val="en-CA"/>
        </w:rPr>
      </w:pPr>
      <w:r w:rsidRPr="00D970E9">
        <w:rPr>
          <w:lang w:val="en-CA"/>
        </w:rPr>
        <w:t>sourceOrganism</w:t>
      </w:r>
    </w:p>
    <w:p w14:paraId="13061897" w14:textId="77777777" w:rsidR="003B691E" w:rsidRPr="00D20646" w:rsidRDefault="003B691E">
      <w:pPr>
        <w:rPr>
          <w:lang w:val="en-CA"/>
        </w:rPr>
      </w:pPr>
    </w:p>
    <w:p w14:paraId="2C6007F3" w14:textId="7D391C78" w:rsidR="003B691E" w:rsidRDefault="003B691E">
      <w:r>
        <w:lastRenderedPageBreak/>
        <w:t xml:space="preserve">The sourceOrganism property shall be an association between a ParticleGeometryDescription and an </w:t>
      </w:r>
      <w:r w:rsidRPr="003B691E">
        <w:t>Organism that are the source of the particles (sponge spicules, bivalvia shells, etc.)</w:t>
      </w:r>
    </w:p>
    <w:p w14:paraId="0949F96F" w14:textId="7FD35FD5" w:rsidR="00604E1E" w:rsidRDefault="00E66A9E" w:rsidP="00E66A9E">
      <w:pPr>
        <w:pStyle w:val="Heading4"/>
      </w:pPr>
      <w:bookmarkStart w:id="3266" w:name="BKM_D2D5D1B2_3FF4_4650_95E3_DA08EE4A7DFF"/>
      <w:bookmarkStart w:id="3267" w:name="BKM_7D2E3FD4_C90D_40DB_8BA1_3E5458C981C0"/>
      <w:bookmarkStart w:id="3268" w:name="BKM_13EF909A_AB70_4901_8CA1_C3BA3F992378"/>
      <w:bookmarkStart w:id="3269" w:name="BKM_A7128990_6B6B_49DD_9D88_9E8D7207A879"/>
      <w:bookmarkStart w:id="3270" w:name="BKM_92F07FBA_BBCD_4C39_9112_B2569C6076C8"/>
      <w:bookmarkStart w:id="3271" w:name="BKM_02F24C6F_6A70_4304_88F6_978891E8D391"/>
      <w:bookmarkEnd w:id="3266"/>
      <w:bookmarkEnd w:id="3267"/>
      <w:bookmarkEnd w:id="3268"/>
      <w:bookmarkEnd w:id="3269"/>
      <w:bookmarkEnd w:id="3270"/>
      <w:bookmarkEnd w:id="3271"/>
      <w:r w:rsidRPr="00E66A9E">
        <w:t>ConstituentPart</w:t>
      </w:r>
    </w:p>
    <w:p w14:paraId="6B1069C9" w14:textId="77777777" w:rsidR="00E66A9E" w:rsidRDefault="00E66A9E" w:rsidP="00AE357E"/>
    <w:p w14:paraId="58AC1117" w14:textId="12B8F704" w:rsidR="00E66A9E" w:rsidRDefault="00E66A9E" w:rsidP="00E66A9E">
      <w:r>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3272" w:name="BKM_D2385579_8CEC_41FC_ACD0_1242C0AEF96E"/>
      <w:bookmarkEnd w:id="3272"/>
      <w:r>
        <w:rPr>
          <w:lang w:val="en-CA"/>
        </w:rPr>
        <w:t>role</w:t>
      </w:r>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D5696A4"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273"/>
      <w:r>
        <w:rPr>
          <w:lang w:val="en-CA"/>
        </w:rPr>
        <w:t>(a ConstituentPart.</w:t>
      </w:r>
      <w:r w:rsidRPr="00D16D48">
        <w:rPr>
          <w:lang w:val="en-CA"/>
        </w:rPr>
        <w:t>role) and as p</w:t>
      </w:r>
      <w:r>
        <w:rPr>
          <w:lang w:val="en-CA"/>
        </w:rPr>
        <w:t>henocrysts (a ConstituentPart.</w:t>
      </w:r>
      <w:r w:rsidRPr="00D16D48">
        <w:rPr>
          <w:lang w:val="en-CA"/>
        </w:rPr>
        <w:t>role) within a single igneous rock.</w:t>
      </w:r>
      <w:commentRangeEnd w:id="3273"/>
      <w:r>
        <w:rPr>
          <w:rStyle w:val="CommentReference"/>
        </w:rPr>
        <w:commentReference w:id="3273"/>
      </w:r>
    </w:p>
    <w:p w14:paraId="69BC0A63" w14:textId="28B80690" w:rsidR="00D16D48" w:rsidRDefault="00D16D48" w:rsidP="00D20646">
      <w:pPr>
        <w:pStyle w:val="Heading5"/>
        <w:rPr>
          <w:lang w:val="en-CA"/>
        </w:rPr>
      </w:pPr>
      <w:r w:rsidRPr="00D16D48">
        <w:rPr>
          <w:lang w:val="en-CA"/>
        </w:rPr>
        <w:t>Proportion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rsidP="00D20646">
      <w:pPr>
        <w:rPr>
          <w:lang w:val="en-CA"/>
        </w:rPr>
      </w:pPr>
      <w:r w:rsidRPr="00D16D48">
        <w:rPr>
          <w:lang w:val="en-CA"/>
        </w:rPr>
        <w:t>constituentMaterial</w:t>
      </w: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274" w:name="BKM_C5A88E79_2FB3_4893_8914_60419C00F2D2"/>
      <w:bookmarkStart w:id="3275" w:name="BKM_A4F3FCE3_772C_4588_A2A4_96535416D1B6"/>
      <w:bookmarkEnd w:id="3274"/>
      <w:bookmarkEnd w:id="3275"/>
    </w:p>
    <w:p w14:paraId="2343428C" w14:textId="59DBA3B7" w:rsidR="008E4068" w:rsidRDefault="003A479F" w:rsidP="003A479F">
      <w:pPr>
        <w:pStyle w:val="Heading4"/>
      </w:pPr>
      <w:r>
        <w:lastRenderedPageBreak/>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276" w:author="Eric Boisvert" w:date="2016-01-14T17:20:00Z">
        <w:r w:rsidR="004A04F6">
          <w:t>p</w:t>
        </w:r>
      </w:ins>
      <w:del w:id="3277" w:author="Eric Boisvert" w:date="2016-01-14T17:20:00Z">
        <w:r w:rsidDel="004A04F6">
          <w:delText>P</w:delText>
        </w:r>
      </w:del>
      <w:r>
        <w:t xml:space="preserve">article </w:t>
      </w:r>
      <w:ins w:id="3278" w:author="Eric Boisvert" w:date="2016-01-14T17:20:00Z">
        <w:r w:rsidR="004A04F6">
          <w:t>g</w:t>
        </w:r>
      </w:ins>
      <w:del w:id="3279"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9F2680" w:rsidP="003A479F">
      <w:pPr>
        <w:keepNext/>
      </w:pPr>
      <w:r>
        <w:rPr>
          <w:noProof/>
          <w:lang w:val="en-CA" w:eastAsia="en-CA"/>
        </w:rPr>
        <w:pict w14:anchorId="06368E1E">
          <v:shape id="_x0000_i1075" type="#_x0000_t75" style="width:319.85pt;height:242.75pt;visibility:visible;mso-wrap-style:square">
            <v:imagedata r:id="rId59" o:title=""/>
          </v:shape>
        </w:pict>
      </w:r>
    </w:p>
    <w:p w14:paraId="13AEE541" w14:textId="752F4C9E"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280" w:author="Eric Boisvert" w:date="2016-03-06T13:27:00Z">
        <w:r w:rsidR="004D34D6">
          <w:rPr>
            <w:noProof/>
          </w:rPr>
          <w:t>49</w:t>
        </w:r>
      </w:ins>
      <w:del w:id="3281" w:author="Eric Boisvert" w:date="2016-03-06T13:27:00Z">
        <w:r w:rsidR="0085617E" w:rsidDel="004D34D6">
          <w:rPr>
            <w:noProof/>
          </w:rPr>
          <w:delText>51</w:delText>
        </w:r>
      </w:del>
      <w:r w:rsidR="00673E83">
        <w:rPr>
          <w:noProof/>
        </w:rPr>
        <w:fldChar w:fldCharType="end"/>
      </w:r>
      <w:r>
        <w:t>: Fabric description</w:t>
      </w:r>
    </w:p>
    <w:p w14:paraId="3F8639BF" w14:textId="54088A99" w:rsidR="004A04F6" w:rsidRDefault="004A04F6" w:rsidP="00D20646">
      <w:pPr>
        <w:pStyle w:val="Heading5"/>
        <w:rPr>
          <w:lang w:val="en-CA"/>
        </w:rPr>
      </w:pPr>
      <w:r w:rsidRPr="00D970E9">
        <w:rPr>
          <w:lang w:val="en-CA"/>
        </w:rPr>
        <w:t>fabricType</w:t>
      </w:r>
    </w:p>
    <w:p w14:paraId="100E2C46" w14:textId="77777777" w:rsidR="004A04F6" w:rsidRPr="004A04F6" w:rsidRDefault="004A04F6" w:rsidP="00D20646">
      <w:pPr>
        <w:rPr>
          <w:lang w:val="en-CA"/>
        </w:rPr>
      </w:pPr>
    </w:p>
    <w:p w14:paraId="66B9EE24" w14:textId="7E43F4AA" w:rsidR="004A04F6" w:rsidRDefault="004A04F6" w:rsidP="00D20646">
      <w:r>
        <w:t>The fabricType:FabricTypeTerm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w:t>
      </w:r>
      <w:r w:rsidRPr="004A04F6">
        <w:lastRenderedPageBreak/>
        <w:t>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282" w:name="BKM_CEE739CE_1DAA_46F5_B493_438C458DE763"/>
      <w:bookmarkStart w:id="3283" w:name="BKM_F9869380_E0FA_4E99_89A5_99DF9CC6BB40"/>
      <w:bookmarkEnd w:id="3282"/>
      <w:bookmarkEnd w:id="3283"/>
      <w:r>
        <w:t>Inorganic fluid</w:t>
      </w:r>
    </w:p>
    <w:p w14:paraId="47D3B8EF" w14:textId="204F6DE8" w:rsidR="003A479F" w:rsidRDefault="003A479F" w:rsidP="003A479F">
      <w:r>
        <w:t>An inorganic</w:t>
      </w:r>
      <w:r w:rsidR="004A04F6">
        <w:t xml:space="preserve"> is a</w:t>
      </w:r>
      <w:r>
        <w:t xml:space="preserve"> non-crystalline EarthMaterial (solid, liquid, or gas) that tends to flow or conform to the shape of its container. </w:t>
      </w:r>
      <w:r w:rsidR="004A04F6">
        <w:t>It i</w:t>
      </w:r>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9F2680" w:rsidP="003A479F">
      <w:pPr>
        <w:keepNext/>
      </w:pPr>
      <w:r>
        <w:rPr>
          <w:noProof/>
          <w:lang w:val="en-CA" w:eastAsia="en-CA"/>
        </w:rPr>
        <w:pict w14:anchorId="1F88541F">
          <v:shape id="_x0000_i1076" type="#_x0000_t75" style="width:3in;height:252.95pt;visibility:visible;mso-wrap-style:square">
            <v:imagedata r:id="rId60" o:title=""/>
          </v:shape>
        </w:pict>
      </w:r>
    </w:p>
    <w:p w14:paraId="3FD3F38F" w14:textId="22381B8C"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284" w:author="Eric Boisvert" w:date="2016-03-06T13:27:00Z">
        <w:r w:rsidR="004D34D6">
          <w:rPr>
            <w:noProof/>
          </w:rPr>
          <w:t>50</w:t>
        </w:r>
      </w:ins>
      <w:del w:id="3285" w:author="Eric Boisvert" w:date="2016-03-06T13:27:00Z">
        <w:r w:rsidR="0085617E" w:rsidDel="004D34D6">
          <w:rPr>
            <w:noProof/>
          </w:rPr>
          <w:delText>52</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9F2680" w:rsidP="003A479F">
      <w:pPr>
        <w:keepNext/>
      </w:pPr>
      <w:r>
        <w:rPr>
          <w:noProof/>
          <w:lang w:val="en-CA" w:eastAsia="en-CA"/>
        </w:rPr>
        <w:lastRenderedPageBreak/>
        <w:pict w14:anchorId="56A8AB7E">
          <v:shape id="_x0000_i1077" type="#_x0000_t75" style="width:6in;height:458.75pt;visibility:visible;mso-wrap-style:square">
            <v:imagedata r:id="rId61" o:title=""/>
          </v:shape>
        </w:pict>
      </w:r>
    </w:p>
    <w:p w14:paraId="57CFA55C" w14:textId="5D85A186"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286" w:author="Eric Boisvert" w:date="2016-03-06T13:27:00Z">
        <w:r w:rsidR="004D34D6">
          <w:rPr>
            <w:noProof/>
          </w:rPr>
          <w:t>51</w:t>
        </w:r>
      </w:ins>
      <w:del w:id="3287" w:author="Eric Boisvert" w:date="2016-03-06T13:27:00Z">
        <w:r w:rsidR="0085617E" w:rsidDel="004D34D6">
          <w:rPr>
            <w:noProof/>
          </w:rPr>
          <w:delText>53</w:delText>
        </w:r>
      </w:del>
      <w:r w:rsidR="00673E83">
        <w:rPr>
          <w:noProof/>
        </w:rPr>
        <w:fldChar w:fldCharType="end"/>
      </w:r>
      <w:r>
        <w:t>: Metamorphic Description</w:t>
      </w:r>
    </w:p>
    <w:p w14:paraId="7CBC1C81" w14:textId="557CFE6A" w:rsidR="009021BE" w:rsidRDefault="00B11874" w:rsidP="00D20646">
      <w:pPr>
        <w:pStyle w:val="Heading5"/>
      </w:pPr>
      <w:r w:rsidRPr="00B11874">
        <w:t>metamorphicFacies</w:t>
      </w:r>
    </w:p>
    <w:p w14:paraId="660FA01A" w14:textId="77777777" w:rsidR="00B11874" w:rsidRPr="00B11874" w:rsidRDefault="00B11874"/>
    <w:p w14:paraId="37390CEA" w14:textId="2B39DE3D" w:rsidR="00B11874" w:rsidRDefault="00B11874" w:rsidP="009021BE">
      <w:r>
        <w:t xml:space="preserve">The metamorphicFacies property (swe:Category) shall contain a term from a controlled vocabulary that describes 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Heading5"/>
      </w:pPr>
      <w:r w:rsidRPr="00F21FA6">
        <w:t>metamorphicGrade</w:t>
      </w:r>
    </w:p>
    <w:p w14:paraId="0B1DFD96" w14:textId="7FE94982" w:rsidR="00F21FA6" w:rsidRDefault="00F21FA6" w:rsidP="00F21FA6">
      <w:r>
        <w:lastRenderedPageBreak/>
        <w:t>The metamorphicGrade property (swe:Category)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Heading5"/>
      </w:pPr>
      <w:r w:rsidRPr="00F21FA6">
        <w:t>peakPressureValue</w:t>
      </w:r>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r w:rsidRPr="00F21FA6">
        <w:t>peakTemperatureValue</w:t>
      </w:r>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r w:rsidRPr="00F21FA6">
        <w:t>protolithLithology</w:t>
      </w:r>
    </w:p>
    <w:p w14:paraId="10BF3859" w14:textId="77777777" w:rsidR="00F21FA6" w:rsidRDefault="00F21FA6" w:rsidP="009021BE"/>
    <w:p w14:paraId="6D6F907B" w14:textId="5ED8A9B8" w:rsidR="00F21FA6" w:rsidRDefault="00F21FA6" w:rsidP="009021BE">
      <w:r>
        <w:t xml:space="preserve">The protolithLithology shall be an association between a MetamorphicDescription and an EarthMaterial </w:t>
      </w:r>
      <w:r w:rsidRPr="00F21FA6">
        <w:t>that constituted the pre-metamorphic lithology for this metamorphosed CompoundMaterial.</w:t>
      </w:r>
    </w:p>
    <w:p w14:paraId="6D2CBFF4" w14:textId="6BB39FFC" w:rsidR="00F21FA6" w:rsidRDefault="00F21FA6" w:rsidP="00D20646">
      <w:pPr>
        <w:pStyle w:val="Heading5"/>
      </w:pPr>
      <w:r w:rsidRPr="00F21FA6">
        <w:t>metamorphicEvent</w:t>
      </w:r>
    </w:p>
    <w:p w14:paraId="52FFF882" w14:textId="77777777" w:rsidR="00F21FA6" w:rsidRPr="00F21FA6" w:rsidRDefault="00F21FA6"/>
    <w:p w14:paraId="718F9F5D" w14:textId="6073BBFE" w:rsidR="009021BE" w:rsidRDefault="00F21FA6" w:rsidP="00D20646">
      <w:pPr>
        <w:rPr>
          <w:lang w:val="en-CA"/>
        </w:rPr>
      </w:pPr>
      <w:bookmarkStart w:id="3288" w:name="BKM_593C69E3_0EC2_4CB1_8B2B_D0FE22B7C017"/>
      <w:bookmarkEnd w:id="3288"/>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p>
    <w:p w14:paraId="579E742D" w14:textId="3E22C134" w:rsidR="009021BE" w:rsidRDefault="00267D2C" w:rsidP="00267D2C">
      <w:pPr>
        <w:pStyle w:val="Heading4"/>
      </w:pPr>
      <w:bookmarkStart w:id="3289" w:name="BKM_0ACE92C1_088C_42CF_93C8_D003E3CC8FC3"/>
      <w:bookmarkStart w:id="3290" w:name="BKM_14E0F14F_4532_4342_B7F1_67313964C676"/>
      <w:bookmarkStart w:id="3291" w:name="BKM_80AE61D4_C509_4CAA_B004_0231DB42B137"/>
      <w:bookmarkStart w:id="3292" w:name="BKM_5F5D6549_09AD_4BCF_806A_9B95D5D4E734"/>
      <w:bookmarkStart w:id="3293" w:name="BKM_80BAF21E_2C4E_40CD_B42E_41BCEA94DECC"/>
      <w:bookmarkEnd w:id="3289"/>
      <w:bookmarkEnd w:id="3290"/>
      <w:bookmarkEnd w:id="3291"/>
      <w:bookmarkEnd w:id="3292"/>
      <w:bookmarkEnd w:id="3293"/>
      <w:r>
        <w:t>OrganicMaterial</w:t>
      </w:r>
    </w:p>
    <w:p w14:paraId="50ADFF2A" w14:textId="77777777" w:rsidR="00267D2C" w:rsidRDefault="00267D2C" w:rsidP="009021BE"/>
    <w:p w14:paraId="1370954B" w14:textId="11303C97" w:rsidR="00267D2C" w:rsidRDefault="00746E7F" w:rsidP="00267D2C">
      <w:r>
        <w:t>An OrganisMaterial is a</w:t>
      </w:r>
      <w:r w:rsidR="00267D2C">
        <w:t xml:space="preserve">n EarthMaterial that belongs to the class of chemical compounds having a reduced carbon basis (as distinct from carbonates), and derived from living organisms. </w:t>
      </w:r>
      <w:r>
        <w:t xml:space="preserve">It </w:t>
      </w:r>
      <w:r w:rsidR="00267D2C">
        <w:t xml:space="preserve"> </w:t>
      </w:r>
      <w:r>
        <w:t>i</w:t>
      </w:r>
      <w:r w:rsidR="00267D2C">
        <w:t>ncludes high-carbon EarthMaterials such as bitumen, peat, and coal.   This class is an empty placeholder for extension at a later date, or by other domain models</w:t>
      </w:r>
    </w:p>
    <w:p w14:paraId="565AC4A7" w14:textId="03DF807C" w:rsidR="00267D2C" w:rsidRDefault="009F2680" w:rsidP="009021BE">
      <w:r>
        <w:rPr>
          <w:noProof/>
          <w:lang w:val="en-CA" w:eastAsia="en-CA"/>
        </w:rPr>
        <w:lastRenderedPageBreak/>
        <w:pict w14:anchorId="7EC5C33A">
          <v:shape id="_x0000_i1078" type="#_x0000_t75" style="width:3in;height:244.05pt;visibility:visible;mso-wrap-style:square">
            <v:imagedata r:id="rId62"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02913038" w:rsidR="00267D2C" w:rsidRDefault="00746E7F" w:rsidP="009021BE">
      <w:r>
        <w:t>Organism is a b</w:t>
      </w:r>
      <w:r w:rsidR="00267D2C" w:rsidRPr="00267D2C">
        <w:t>road class to represent any living or once living thing. This is the connection to taxonomy/biology for fossils.</w:t>
      </w:r>
    </w:p>
    <w:p w14:paraId="167EB540" w14:textId="32ED4B26" w:rsidR="00267D2C" w:rsidRDefault="009F2680" w:rsidP="00267D2C">
      <w:pPr>
        <w:keepNext/>
      </w:pPr>
      <w:r>
        <w:rPr>
          <w:noProof/>
          <w:lang w:val="en-CA" w:eastAsia="en-CA"/>
        </w:rPr>
        <w:lastRenderedPageBreak/>
        <w:pict w14:anchorId="05D40C6C">
          <v:shape id="_x0000_i1079" type="#_x0000_t75" style="width:191.15pt;height:317.3pt;visibility:visible;mso-wrap-style:square">
            <v:imagedata r:id="rId63" o:title=""/>
          </v:shape>
        </w:pict>
      </w:r>
    </w:p>
    <w:p w14:paraId="107DAD59" w14:textId="16F3932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294" w:author="Eric Boisvert" w:date="2016-03-06T13:27:00Z">
        <w:r w:rsidR="004D34D6">
          <w:rPr>
            <w:noProof/>
          </w:rPr>
          <w:t>52</w:t>
        </w:r>
      </w:ins>
      <w:del w:id="3295" w:author="Eric Boisvert" w:date="2016-03-06T13:27:00Z">
        <w:r w:rsidR="0085617E" w:rsidDel="004D34D6">
          <w:rPr>
            <w:noProof/>
          </w:rPr>
          <w:delText>54</w:delText>
        </w:r>
      </w:del>
      <w:r w:rsidR="00673E83">
        <w:rPr>
          <w:noProof/>
        </w:rPr>
        <w:fldChar w:fldCharType="end"/>
      </w:r>
      <w:r>
        <w:t>: Organism</w:t>
      </w:r>
      <w:r w:rsidR="00746E7F">
        <w:t xml:space="preserve"> context diagram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4D34D6">
        <w:t>8.4.1.3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4D34D6">
        <w:t>8.4.1.6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4D34D6">
        <w:t>8.4.3.1</w:t>
      </w:r>
      <w:r w:rsidR="006619B2">
        <w:fldChar w:fldCharType="end"/>
      </w:r>
      <w:r w:rsidR="006619B2">
        <w:t>)</w:t>
      </w:r>
      <w:r w:rsidR="00267D2C">
        <w:t>. (eg; density, porosity, magnetic susceptibility, remanent magnetism).  These properties are modelled here as scalar numeric values (</w:t>
      </w:r>
      <w:r w:rsidR="00253146">
        <w:t>SWE::Quantity</w:t>
      </w:r>
      <w:r w:rsidR="00267D2C">
        <w:t xml:space="preserve">).  </w:t>
      </w:r>
    </w:p>
    <w:p w14:paraId="798742E7" w14:textId="135BB44C"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OM_Observation feature of interest.</w:t>
      </w:r>
    </w:p>
    <w:p w14:paraId="038780F7" w14:textId="77777777" w:rsidR="006619B2" w:rsidRDefault="006619B2" w:rsidP="00267D2C"/>
    <w:p w14:paraId="51ADD180" w14:textId="208FAA36" w:rsidR="00267D2C" w:rsidRDefault="009F2680" w:rsidP="00267D2C">
      <w:pPr>
        <w:keepNext/>
      </w:pPr>
      <w:r>
        <w:rPr>
          <w:noProof/>
          <w:lang w:val="en-CA" w:eastAsia="en-CA"/>
        </w:rPr>
        <w:lastRenderedPageBreak/>
        <w:pict w14:anchorId="52F1C7ED">
          <v:shape id="_x0000_i1080" type="#_x0000_t75" style="width:383.6pt;height:375.3pt;visibility:visible;mso-wrap-style:square">
            <v:imagedata r:id="rId64" o:title=""/>
          </v:shape>
        </w:pict>
      </w:r>
    </w:p>
    <w:p w14:paraId="115CF369" w14:textId="40208F8A"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296" w:author="Eric Boisvert" w:date="2016-03-06T13:27:00Z">
        <w:r w:rsidR="004D34D6">
          <w:rPr>
            <w:noProof/>
          </w:rPr>
          <w:t>53</w:t>
        </w:r>
      </w:ins>
      <w:del w:id="3297" w:author="Eric Boisvert" w:date="2016-03-06T13:27:00Z">
        <w:r w:rsidR="0085617E" w:rsidDel="004D34D6">
          <w:rPr>
            <w:noProof/>
          </w:rPr>
          <w:delText>55</w:delText>
        </w:r>
      </w:del>
      <w:r w:rsidR="00673E83">
        <w:rPr>
          <w:noProof/>
        </w:rPr>
        <w:fldChar w:fldCharType="end"/>
      </w:r>
      <w:r>
        <w:t>: Physical Description</w:t>
      </w:r>
    </w:p>
    <w:p w14:paraId="009D8A4A" w14:textId="3698F6CB" w:rsidR="00267D2C" w:rsidRDefault="00746E7F" w:rsidP="00D20646">
      <w:pPr>
        <w:pStyle w:val="Heading5"/>
      </w:pPr>
      <w:r>
        <w:t>propertyName</w:t>
      </w:r>
    </w:p>
    <w:p w14:paraId="11F0E779" w14:textId="77777777" w:rsidR="00746E7F" w:rsidRDefault="00746E7F" w:rsidP="00267D2C"/>
    <w:p w14:paraId="29F1A6CE" w14:textId="21749E7D" w:rsidR="00746E7F" w:rsidRDefault="00746E7F" w:rsidP="00267D2C">
      <w:r>
        <w:t>The property propertyName:</w:t>
      </w:r>
      <w:r w:rsidRPr="00746E7F">
        <w:t xml:space="preserve">PhysicalPropertyTerm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Heading5"/>
        <w:rPr>
          <w:lang w:val="en-CA"/>
        </w:rPr>
      </w:pPr>
      <w:r w:rsidRPr="00D970E9">
        <w:rPr>
          <w:lang w:val="en-CA"/>
        </w:rPr>
        <w:t>propertyMeasure</w:t>
      </w:r>
    </w:p>
    <w:p w14:paraId="194AC483" w14:textId="77777777" w:rsidR="00746E7F" w:rsidRDefault="00746E7F" w:rsidP="00267D2C"/>
    <w:p w14:paraId="6096A0D4" w14:textId="26E305C7" w:rsidR="00746E7F" w:rsidRDefault="00746E7F" w:rsidP="00267D2C">
      <w:r>
        <w:t>The propertyMeasure property (</w:t>
      </w:r>
      <w:r w:rsidR="00253146">
        <w:t>SWE::Quantity</w:t>
      </w:r>
      <w:r>
        <w:t>) shall be a</w:t>
      </w:r>
      <w:r w:rsidRPr="00746E7F">
        <w:t xml:space="preserve"> scalar measurement of the physical property of a rock material, unit or structure</w:t>
      </w:r>
    </w:p>
    <w:p w14:paraId="3F6B2C30" w14:textId="77777777" w:rsidR="00267D2C" w:rsidRDefault="00267D2C" w:rsidP="00267D2C">
      <w:bookmarkStart w:id="3298" w:name="BKM_DF21AB41_C085_4AC9_B6F6_DFFDFCF925FF"/>
      <w:bookmarkStart w:id="3299" w:name="BKM_41B8BC40_9B55_499E_B59B_A3F4FD630754"/>
      <w:bookmarkStart w:id="3300" w:name="BKM_1184394F_75EC_44D4_8904_2EB2061759E4"/>
      <w:bookmarkEnd w:id="3298"/>
      <w:bookmarkEnd w:id="3299"/>
      <w:bookmarkEnd w:id="3300"/>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9F2680" w:rsidP="00267D2C">
      <w:pPr>
        <w:keepNext/>
      </w:pPr>
      <w:r>
        <w:rPr>
          <w:noProof/>
          <w:lang w:val="en-CA" w:eastAsia="en-CA"/>
        </w:rPr>
        <w:pict w14:anchorId="61D2979C">
          <v:shape id="_x0000_i1081" type="#_x0000_t75" style="width:186.7pt;height:520.55pt;visibility:visible;mso-wrap-style:square">
            <v:imagedata r:id="rId65" o:title=""/>
          </v:shape>
        </w:pict>
      </w:r>
    </w:p>
    <w:p w14:paraId="5D13B185" w14:textId="06B55B4D"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01" w:author="Eric Boisvert" w:date="2016-03-06T13:27:00Z">
        <w:r w:rsidR="004D34D6">
          <w:rPr>
            <w:noProof/>
          </w:rPr>
          <w:t>54</w:t>
        </w:r>
      </w:ins>
      <w:del w:id="3302" w:author="Eric Boisvert" w:date="2016-03-06T13:27:00Z">
        <w:r w:rsidR="0085617E" w:rsidDel="004D34D6">
          <w:rPr>
            <w:noProof/>
          </w:rPr>
          <w:delText>56</w:delText>
        </w:r>
      </w:del>
      <w:r w:rsidR="00673E83">
        <w:rPr>
          <w:noProof/>
        </w:rPr>
        <w:fldChar w:fldCharType="end"/>
      </w:r>
      <w:r>
        <w:t>: Rock material description</w:t>
      </w:r>
    </w:p>
    <w:p w14:paraId="67FB9F13" w14:textId="3A41DC70" w:rsidR="00267D2C" w:rsidRDefault="00994C33" w:rsidP="00D20646">
      <w:pPr>
        <w:pStyle w:val="Heading5"/>
        <w:rPr>
          <w:lang w:val="en-CA"/>
        </w:rPr>
      </w:pPr>
      <w:bookmarkStart w:id="3303" w:name="BKM_54B0933A_5E39_4E6A_A950_9E63F5E10F0B"/>
      <w:bookmarkEnd w:id="3303"/>
      <w:r w:rsidRPr="00994C33">
        <w:rPr>
          <w:lang w:val="en-CA"/>
        </w:rPr>
        <w:t>consolidationDegree</w:t>
      </w:r>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30B40849" w:rsidR="00994C33" w:rsidRDefault="00994C33" w:rsidP="00D20646">
      <w:pPr>
        <w:rPr>
          <w:lang w:val="en-CA"/>
        </w:rPr>
      </w:pPr>
      <w:r>
        <w:rPr>
          <w:lang w:val="en-CA"/>
        </w:rPr>
        <w:t>The consolidationDegree</w:t>
      </w:r>
      <w:r w:rsidRPr="00994C33">
        <w:rPr>
          <w:lang w:val="en-CA"/>
        </w:rPr>
        <w:t xml:space="preserve"> property</w:t>
      </w:r>
      <w:r>
        <w:rPr>
          <w:lang w:val="en-CA"/>
        </w:rPr>
        <w:t xml:space="preserve"> (swe:Category)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447B9940" w14:textId="73E087CF" w:rsidR="00481AF6" w:rsidRDefault="00481AF6" w:rsidP="00481AF6">
      <w:pPr>
        <w:pStyle w:val="Heading3"/>
      </w:pPr>
      <w:bookmarkStart w:id="3304" w:name="BKM_CE58381D_F747_4812_83C3_00C6282DB05A"/>
      <w:bookmarkStart w:id="3305" w:name="_Toc445034218"/>
      <w:bookmarkEnd w:id="3304"/>
      <w:r>
        <w:t>GeologicAgeDetails</w:t>
      </w:r>
      <w:bookmarkEnd w:id="3305"/>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306"/>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4D34D6">
        <w:t>8.6</w:t>
      </w:r>
      <w:r w:rsidR="00AB10FC">
        <w:fldChar w:fldCharType="end"/>
      </w:r>
      <w:r w:rsidR="00AB10FC">
        <w:t>).</w:t>
      </w:r>
      <w:commentRangeEnd w:id="3306"/>
      <w:r w:rsidR="00AB10FC">
        <w:rPr>
          <w:rStyle w:val="CommentReference"/>
        </w:rPr>
        <w:commentReference w:id="3306"/>
      </w:r>
    </w:p>
    <w:p w14:paraId="32597B25" w14:textId="164046D8" w:rsidR="00AB10FC" w:rsidRDefault="009F2680" w:rsidP="00AB10FC">
      <w:pPr>
        <w:keepNext/>
      </w:pPr>
      <w:r>
        <w:rPr>
          <w:noProof/>
          <w:lang w:val="en-CA" w:eastAsia="en-CA"/>
        </w:rPr>
        <w:lastRenderedPageBreak/>
        <w:pict w14:anchorId="19F2E4CD">
          <v:shape id="_x0000_i1082" type="#_x0000_t75" style="width:6in;height:570.9pt;visibility:visible;mso-wrap-style:square">
            <v:imagedata r:id="rId66" o:title=""/>
          </v:shape>
        </w:pict>
      </w:r>
    </w:p>
    <w:p w14:paraId="41259C92" w14:textId="767C5A62"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307" w:author="Eric Boisvert" w:date="2016-03-06T13:27:00Z">
        <w:r w:rsidR="004D34D6">
          <w:rPr>
            <w:noProof/>
          </w:rPr>
          <w:t>55</w:t>
        </w:r>
      </w:ins>
      <w:del w:id="3308" w:author="Eric Boisvert" w:date="2016-03-06T13:27:00Z">
        <w:r w:rsidR="0085617E" w:rsidDel="004D34D6">
          <w:rPr>
            <w:noProof/>
          </w:rPr>
          <w:delText>57</w:delText>
        </w:r>
      </w:del>
      <w:r w:rsidR="00673E83">
        <w:rPr>
          <w:noProof/>
        </w:rPr>
        <w:fldChar w:fldCharType="end"/>
      </w:r>
      <w:r>
        <w:t xml:space="preserve">: GeologicEventDescription </w:t>
      </w:r>
    </w:p>
    <w:p w14:paraId="195E5696" w14:textId="3D1C4343" w:rsidR="00AB10FC" w:rsidRDefault="00633964" w:rsidP="00D20646">
      <w:pPr>
        <w:pStyle w:val="Heading4"/>
        <w:rPr>
          <w:lang w:val="en-CA"/>
        </w:rPr>
      </w:pPr>
      <w:r w:rsidRPr="00D970E9">
        <w:rPr>
          <w:lang w:val="en-CA"/>
        </w:rPr>
        <w:t>olderGeochronologicEra</w:t>
      </w:r>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Heading4"/>
        <w:rPr>
          <w:lang w:val="en-CA"/>
        </w:rPr>
      </w:pPr>
      <w:r>
        <w:rPr>
          <w:lang w:val="en-CA"/>
        </w:rPr>
        <w:t>younger</w:t>
      </w:r>
      <w:r w:rsidRPr="00D970E9">
        <w:rPr>
          <w:lang w:val="en-CA"/>
        </w:rPr>
        <w:t>GeochronologicEra</w:t>
      </w:r>
    </w:p>
    <w:p w14:paraId="36CA2CFA" w14:textId="77777777" w:rsidR="00633964" w:rsidRDefault="00633964" w:rsidP="00633964"/>
    <w:p w14:paraId="052C35E3" w14:textId="5CCFD35D" w:rsidR="00633964" w:rsidRDefault="00633964" w:rsidP="00633964">
      <w:r>
        <w:t xml:space="preserve">The youngerGeochronologicalEra property shall be an association between a GeologicalEventDescription and a GeochronologicalEra that </w:t>
      </w:r>
      <w:r w:rsidRPr="00633964">
        <w:t>corresponds to the older estimated age of a geologic feature.</w:t>
      </w:r>
    </w:p>
    <w:p w14:paraId="08DD2120" w14:textId="616C8A28" w:rsidR="00AB10FC" w:rsidRDefault="00AB10FC" w:rsidP="00AB10FC">
      <w:pPr>
        <w:pStyle w:val="Heading3"/>
      </w:pPr>
      <w:bookmarkStart w:id="3309" w:name="BKM_D8A9D87B_FAA3_4CC2_BC9F_D27B111A2980"/>
      <w:bookmarkStart w:id="3310" w:name="BKM_C843AC0B_80BB_4AD8_B2F6_459B6FFBBEB7"/>
      <w:bookmarkStart w:id="3311" w:name="_Toc445034219"/>
      <w:bookmarkEnd w:id="3309"/>
      <w:bookmarkEnd w:id="3310"/>
      <w:r>
        <w:t>Geologic Structure Details</w:t>
      </w:r>
      <w:bookmarkEnd w:id="3311"/>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9F2680" w:rsidP="00AB10FC">
      <w:pPr>
        <w:keepNext/>
      </w:pPr>
      <w:r>
        <w:rPr>
          <w:noProof/>
          <w:lang w:val="en-CA" w:eastAsia="en-CA"/>
        </w:rPr>
        <w:pict w14:anchorId="23DAA132">
          <v:shape id="_x0000_i1083" type="#_x0000_t75" style="width:432.65pt;height:335.8pt;visibility:visible;mso-wrap-style:square">
            <v:imagedata r:id="rId67" o:title=""/>
          </v:shape>
        </w:pict>
      </w:r>
    </w:p>
    <w:p w14:paraId="35EDFFC2" w14:textId="1A09CC12"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312" w:author="Eric Boisvert" w:date="2016-03-06T13:27:00Z">
        <w:r w:rsidR="004D34D6">
          <w:rPr>
            <w:noProof/>
          </w:rPr>
          <w:t>56</w:t>
        </w:r>
      </w:ins>
      <w:del w:id="3313" w:author="Eric Boisvert" w:date="2016-03-06T13:27:00Z">
        <w:r w:rsidR="0085617E" w:rsidDel="004D34D6">
          <w:rPr>
            <w:noProof/>
          </w:rPr>
          <w:delText>58</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 w14:paraId="2B59EE37" w14:textId="04E68C35" w:rsidR="00AB10FC" w:rsidRDefault="000B4649" w:rsidP="00FC626E">
      <w:r>
        <w:lastRenderedPageBreak/>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9F2680" w:rsidP="00FC626E">
      <w:pPr>
        <w:keepNext/>
      </w:pPr>
      <w:r>
        <w:rPr>
          <w:noProof/>
          <w:lang w:val="en-CA" w:eastAsia="en-CA"/>
        </w:rPr>
        <w:pict w14:anchorId="140F70E5">
          <v:shape id="_x0000_i1084" type="#_x0000_t75" style="width:6in;height:389.95pt;visibility:visible;mso-wrap-style:square">
            <v:imagedata r:id="rId68" o:title=""/>
          </v:shape>
        </w:pict>
      </w:r>
    </w:p>
    <w:p w14:paraId="777DACC5" w14:textId="1B9D938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314" w:author="Eric Boisvert" w:date="2016-03-06T13:27:00Z">
        <w:r w:rsidR="004D34D6">
          <w:rPr>
            <w:noProof/>
          </w:rPr>
          <w:t>57</w:t>
        </w:r>
      </w:ins>
      <w:del w:id="3315" w:author="Eric Boisvert" w:date="2016-03-06T13:27:00Z">
        <w:r w:rsidR="0085617E" w:rsidDel="004D34D6">
          <w:rPr>
            <w:noProof/>
          </w:rPr>
          <w:delText>59</w:delText>
        </w:r>
      </w:del>
      <w:r w:rsidR="00673E83">
        <w:rPr>
          <w:noProof/>
        </w:rPr>
        <w:fldChar w:fldCharType="end"/>
      </w:r>
      <w:r>
        <w:t>: ContactDescription</w:t>
      </w:r>
      <w:r w:rsidR="008B0EF5">
        <w:t xml:space="preserve"> context diagram.</w:t>
      </w:r>
    </w:p>
    <w:p w14:paraId="6FB9FDC1" w14:textId="1E154429" w:rsidR="00FC626E" w:rsidRDefault="00FC626E" w:rsidP="00FC626E">
      <w:pPr>
        <w:autoSpaceDE w:val="0"/>
        <w:autoSpaceDN w:val="0"/>
        <w:adjustRightInd w:val="0"/>
        <w:spacing w:after="0"/>
        <w:rPr>
          <w:color w:val="000000"/>
          <w:sz w:val="20"/>
          <w:szCs w:val="20"/>
          <w:lang w:val="en-CA"/>
        </w:rPr>
      </w:pPr>
      <w:bookmarkStart w:id="3316" w:name="BKM_E2CFECC1_AAB5_40F6_ABD4_D77907DA9990"/>
      <w:bookmarkEnd w:id="3316"/>
    </w:p>
    <w:p w14:paraId="3A75C278" w14:textId="1AF205C7" w:rsidR="008B0EF5" w:rsidRDefault="008B0EF5" w:rsidP="00D20646">
      <w:pPr>
        <w:pStyle w:val="Heading5"/>
        <w:rPr>
          <w:lang w:val="en-CA"/>
        </w:rPr>
      </w:pPr>
      <w:r w:rsidRPr="00D970E9">
        <w:rPr>
          <w:lang w:val="en-CA"/>
        </w:rPr>
        <w:t>contactCharacter</w:t>
      </w:r>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3E24AA8B" w:rsidR="008B0EF5" w:rsidRDefault="008B0EF5" w:rsidP="00D20646">
      <w:pPr>
        <w:rPr>
          <w:lang w:val="en-CA"/>
        </w:rPr>
      </w:pPr>
      <w:r>
        <w:rPr>
          <w:lang w:val="en-CA"/>
        </w:rPr>
        <w:t xml:space="preserve">The contactCharacter (swe:Category) shall contain a term from a controlled voculabury that describes the </w:t>
      </w:r>
      <w:r w:rsidRPr="008B0EF5">
        <w:rPr>
          <w:lang w:val="en-CA"/>
        </w:rPr>
        <w:t>character of the boundary, as opposed to its type. e.g. abrupt, gradational</w:t>
      </w:r>
    </w:p>
    <w:p w14:paraId="1C16BD53" w14:textId="3B6D2C8E" w:rsidR="008B0EF5" w:rsidRDefault="008B0EF5" w:rsidP="00D20646">
      <w:pPr>
        <w:pStyle w:val="Heading5"/>
        <w:rPr>
          <w:lang w:val="en-CA"/>
        </w:rPr>
      </w:pPr>
      <w:r>
        <w:rPr>
          <w:lang w:val="en-CA"/>
        </w:rPr>
        <w:t>orientation</w:t>
      </w:r>
    </w:p>
    <w:p w14:paraId="665326F0" w14:textId="77777777" w:rsidR="008B0EF5" w:rsidRPr="008B0EF5" w:rsidRDefault="008B0EF5" w:rsidP="00D20646">
      <w:pPr>
        <w:rPr>
          <w:lang w:val="en-CA"/>
        </w:rPr>
      </w:pPr>
    </w:p>
    <w:p w14:paraId="08ED4D63" w14:textId="1F09BFD9" w:rsidR="008B0EF5" w:rsidRDefault="008B0EF5" w:rsidP="00D20646">
      <w:pPr>
        <w:rPr>
          <w:lang w:val="en-CA"/>
        </w:rPr>
      </w:pPr>
      <w:r>
        <w:rPr>
          <w:lang w:val="en-CA"/>
        </w:rPr>
        <w:lastRenderedPageBreak/>
        <w:t>The orientation:</w:t>
      </w:r>
      <w:r w:rsidRPr="008B0EF5">
        <w:rPr>
          <w:lang w:val="en-CA"/>
        </w:rPr>
        <w:t>GSML_PlanarOrientation</w:t>
      </w:r>
      <w:r>
        <w:rPr>
          <w:lang w:val="en-CA"/>
        </w:rPr>
        <w:t xml:space="preserve"> property shall report the</w:t>
      </w:r>
      <w:r w:rsidRPr="008B0EF5">
        <w:rPr>
          <w:lang w:val="en-CA"/>
        </w:rPr>
        <w:t xml:space="preserve"> orientation of the contact surface</w:t>
      </w:r>
      <w:r>
        <w:rPr>
          <w:lang w:val="en-CA"/>
        </w:rPr>
        <w:t>.</w:t>
      </w:r>
    </w:p>
    <w:p w14:paraId="447CC07B" w14:textId="00F1078D" w:rsidR="008B0EF5" w:rsidRDefault="008B0EF5" w:rsidP="00D20646">
      <w:pPr>
        <w:pStyle w:val="Heading5"/>
        <w:rPr>
          <w:lang w:val="en-CA"/>
        </w:rPr>
      </w:pPr>
      <w:r w:rsidRPr="00D970E9">
        <w:rPr>
          <w:lang w:val="en-CA"/>
        </w:rPr>
        <w:t>correlatesWith</w:t>
      </w:r>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317" w:name="BKM_C1076615_3AE6_4988_8393_E66493CD8FB0"/>
            <w:bookmarkStart w:id="3318" w:name="BKM_A9BDB16E_7011_463E_B96E_FB003E3472AA"/>
            <w:bookmarkEnd w:id="3317"/>
            <w:bookmarkEnd w:id="3318"/>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 w14:paraId="4D1E2A9F" w14:textId="08C1A5AF" w:rsidR="00D33E64" w:rsidRDefault="008B0EF5" w:rsidP="00AB10FC">
      <w:r>
        <w:t xml:space="preserve">A contact can correlate with a GeochrnologicBoundary SHALL be allowed ONLY 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trPr>
        <w:tc>
          <w:tcPr>
            <w:tcW w:w="4219" w:type="dxa"/>
            <w:tcBorders>
              <w:right w:val="nil"/>
            </w:tcBorders>
            <w:shd w:val="clear" w:color="auto" w:fill="auto"/>
          </w:tcPr>
          <w:p w14:paraId="6F49C030" w14:textId="33F1FEE9" w:rsidR="008B0EF5" w:rsidRPr="00D12552" w:rsidRDefault="008B0EF5" w:rsidP="008B0EF5">
            <w:pPr>
              <w:pStyle w:val="Tabletext10"/>
              <w:rPr>
                <w:rStyle w:val="requri"/>
                <w:lang w:val="en-CA"/>
              </w:rPr>
            </w:pPr>
            <w:r>
              <w:rPr>
                <w:rStyle w:val="requri"/>
                <w:lang w:val="en-CA"/>
              </w:rPr>
              <w:t>/req/gsml4-extension</w:t>
            </w:r>
            <w:r w:rsidRPr="00D12552">
              <w:rPr>
                <w:rStyle w:val="requri"/>
                <w:lang w:val="en-CA"/>
              </w:rPr>
              <w:t>/</w:t>
            </w:r>
            <w:r>
              <w:rPr>
                <w:rStyle w:val="requri"/>
                <w:lang w:val="en-CA"/>
              </w:rPr>
              <w:t>contact-geochronologic</w:t>
            </w:r>
          </w:p>
        </w:tc>
        <w:tc>
          <w:tcPr>
            <w:tcW w:w="4678" w:type="dxa"/>
            <w:tcBorders>
              <w:left w:val="nil"/>
            </w:tcBorders>
            <w:shd w:val="clear" w:color="auto" w:fill="auto"/>
          </w:tcPr>
          <w:p w14:paraId="7B5ED16B" w14:textId="60424420" w:rsidR="008B0EF5" w:rsidRPr="00D12552" w:rsidRDefault="008B0EF5" w:rsidP="00385692">
            <w:pPr>
              <w:pStyle w:val="Tabletext10"/>
              <w:jc w:val="left"/>
              <w:rPr>
                <w:rStyle w:val="reqtext"/>
                <w:lang w:val="en-CA"/>
              </w:rPr>
            </w:pPr>
            <w:r>
              <w:rPr>
                <w:rStyle w:val="reqtext"/>
                <w:lang w:val="en-CA"/>
              </w:rPr>
              <w:t xml:space="preserve">correlatesWith association to a GeochronologicBoundary SHALL be allowed only when contactType = </w:t>
            </w:r>
            <w:r w:rsidRPr="00FC626E">
              <w:rPr>
                <w:rStyle w:val="reqtext"/>
                <w:lang w:val="en-CA"/>
              </w:rPr>
              <w:t>ChronostratigraphicBoundary</w:t>
            </w:r>
          </w:p>
        </w:tc>
      </w:tr>
    </w:tbl>
    <w:p w14:paraId="416180C4" w14:textId="77777777" w:rsidR="008B0EF5" w:rsidRDefault="008B0EF5" w:rsidP="00AB10FC"/>
    <w:p w14:paraId="7A5BF1A8" w14:textId="031CDBE1" w:rsidR="008B0EF5" w:rsidRDefault="008B0EF5" w:rsidP="00AB10FC">
      <w:r>
        <w:t>A contact SHALL be the boundary of 2 and only 2 GeologicUnit. The relationship between a contact and boundering units is encoded using GeologicFeatureRelation when the type is a contactType (erosionalContact, etc..)</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0E653020" w:rsidR="008B0EF5" w:rsidRPr="00D12552" w:rsidRDefault="00E041CF" w:rsidP="00385692">
            <w:pPr>
              <w:pStyle w:val="Tabletext10"/>
              <w:jc w:val="left"/>
              <w:rPr>
                <w:rStyle w:val="reqtext"/>
                <w:lang w:val="en-CA"/>
              </w:rPr>
            </w:pPr>
            <w:commentRangeStart w:id="3319"/>
            <w:r>
              <w:rPr>
                <w:rStyle w:val="reqtext"/>
                <w:lang w:val="en-CA"/>
              </w:rPr>
              <w:t xml:space="preserve">A contact SHALL have 2 and 2 two instances of GeologicFeatureRelation with GeologicUnit. </w:t>
            </w:r>
            <w:commentRangeEnd w:id="3319"/>
            <w:r w:rsidR="00F97733">
              <w:rPr>
                <w:rStyle w:val="CommentReference"/>
                <w:rFonts w:ascii="Times New Roman" w:eastAsia="Times New Roman" w:hAnsi="Times New Roman"/>
                <w:lang w:val="en-US" w:eastAsia="en-US"/>
              </w:rPr>
              <w:commentReference w:id="3319"/>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9F2680" w:rsidP="00FC626E">
      <w:pPr>
        <w:keepNext/>
      </w:pPr>
      <w:r>
        <w:rPr>
          <w:noProof/>
          <w:lang w:val="en-CA" w:eastAsia="en-CA"/>
        </w:rPr>
        <w:lastRenderedPageBreak/>
        <w:pict w14:anchorId="34B470B1">
          <v:shape id="_x0000_i1085" type="#_x0000_t75" style="width:309.05pt;height:453.05pt;visibility:visible;mso-wrap-style:square">
            <v:imagedata r:id="rId69" o:title=""/>
          </v:shape>
        </w:pict>
      </w:r>
    </w:p>
    <w:p w14:paraId="40398DF5" w14:textId="0731D726"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320" w:author="Eric Boisvert" w:date="2016-03-06T13:27:00Z">
        <w:r w:rsidR="004D34D6">
          <w:rPr>
            <w:noProof/>
          </w:rPr>
          <w:t>58</w:t>
        </w:r>
      </w:ins>
      <w:del w:id="3321" w:author="Eric Boisvert" w:date="2016-03-06T13:27:00Z">
        <w:r w:rsidR="0085617E" w:rsidDel="004D34D6">
          <w:rPr>
            <w:noProof/>
          </w:rPr>
          <w:delText>60</w:delText>
        </w:r>
      </w:del>
      <w:r w:rsidR="00673E83">
        <w:rPr>
          <w:noProof/>
        </w:rPr>
        <w:fldChar w:fldCharType="end"/>
      </w:r>
      <w:r>
        <w:t>: DisplacementEvent</w:t>
      </w:r>
      <w:r w:rsidR="00A63650">
        <w:t xml:space="preserve"> context diagram</w:t>
      </w:r>
    </w:p>
    <w:p w14:paraId="667B317C" w14:textId="45068993" w:rsidR="00A63650" w:rsidRDefault="00A63650" w:rsidP="00D20646">
      <w:pPr>
        <w:pStyle w:val="Heading5"/>
        <w:rPr>
          <w:lang w:val="en-CA"/>
        </w:rPr>
      </w:pPr>
      <w:r w:rsidRPr="00D970E9">
        <w:rPr>
          <w:lang w:val="en-CA"/>
        </w:rPr>
        <w:t>incrementalDisplacement</w:t>
      </w:r>
    </w:p>
    <w:p w14:paraId="484C4FD9" w14:textId="77777777" w:rsidR="00A63650" w:rsidRDefault="00A63650" w:rsidP="00D20646"/>
    <w:p w14:paraId="26D8AAE4" w14:textId="607A20E1" w:rsidR="00A63650" w:rsidRDefault="00A63650" w:rsidP="00D20646">
      <w:r>
        <w:t>The incrementalDisplacement:DisplacementValue property shall report the d</w:t>
      </w:r>
      <w:r w:rsidRPr="00A63650">
        <w:t>escription of 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583161EF" w:rsidR="009A0D4B" w:rsidRDefault="009A0D4B" w:rsidP="00D20646">
      <w:r w:rsidRPr="009A0D4B">
        <w:t xml:space="preserve">Planar foliation defined by a tabular succession of layers &gt; 5 mm thick. This definition is based on the proposed definition of gneiss by the NADM Science Language Technical </w:t>
      </w:r>
      <w:r w:rsidRPr="009A0D4B">
        <w:lastRenderedPageBreak/>
        <w:t>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p>
    <w:p w14:paraId="4319CBB1" w14:textId="3CFFC4ED" w:rsidR="009A0D4B" w:rsidRDefault="009F2680" w:rsidP="00D20646">
      <w:pPr>
        <w:keepNext/>
      </w:pPr>
      <w:r>
        <w:rPr>
          <w:noProof/>
          <w:lang w:val="en-CA" w:eastAsia="en-CA"/>
        </w:rPr>
        <w:pict w14:anchorId="67477FD4">
          <v:shape id="_x0000_i1086" type="#_x0000_t75" style="width:386.1pt;height:295.65pt;visibility:visible;mso-wrap-style:square">
            <v:imagedata r:id="rId70" o:title=""/>
          </v:shape>
        </w:pict>
      </w:r>
    </w:p>
    <w:p w14:paraId="46B783CF" w14:textId="16C77B09" w:rsidR="009A0D4B" w:rsidRDefault="009A0D4B" w:rsidP="00D20646">
      <w:pPr>
        <w:pStyle w:val="Caption"/>
      </w:pPr>
      <w:r>
        <w:t xml:space="preserve">Figure </w:t>
      </w:r>
      <w:r>
        <w:fldChar w:fldCharType="begin"/>
      </w:r>
      <w:r>
        <w:instrText xml:space="preserve"> SEQ Figure \* ARABIC </w:instrText>
      </w:r>
      <w:r>
        <w:fldChar w:fldCharType="separate"/>
      </w:r>
      <w:ins w:id="3322" w:author="Eric Boisvert" w:date="2016-03-06T13:27:00Z">
        <w:r w:rsidR="004D34D6">
          <w:rPr>
            <w:noProof/>
          </w:rPr>
          <w:t>59</w:t>
        </w:r>
      </w:ins>
      <w:del w:id="3323" w:author="Eric Boisvert" w:date="2016-03-06T13:27:00Z">
        <w:r w:rsidR="0085617E" w:rsidDel="004D34D6">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r>
        <w:t>layeringComposition</w:t>
      </w:r>
    </w:p>
    <w:p w14:paraId="0B4252AC" w14:textId="77777777" w:rsidR="00A63650" w:rsidRDefault="00A63650" w:rsidP="00D20646"/>
    <w:p w14:paraId="092A68DA" w14:textId="77777777" w:rsidR="00A63650" w:rsidRPr="00777586" w:rsidRDefault="00A63650" w:rsidP="00A63650">
      <w:r w:rsidRPr="00A63650">
        <w:t>The layeringComposition property shall be an association between a Layering and a RockMaterial that describes the rock material that may define compositional layering</w:t>
      </w:r>
    </w:p>
    <w:p w14:paraId="1B2977DC" w14:textId="77777777" w:rsidR="00A63650" w:rsidRDefault="00A63650" w:rsidP="00D20646"/>
    <w:p w14:paraId="4FF3F9A9" w14:textId="77777777" w:rsidR="009A0D4B" w:rsidRDefault="009A0D4B" w:rsidP="009A0D4B">
      <w:pPr>
        <w:pStyle w:val="Heading4"/>
      </w:pPr>
      <w:r>
        <w:t>DisplacementValue</w:t>
      </w: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9F2680" w:rsidP="00386910">
      <w:pPr>
        <w:keepNext/>
      </w:pPr>
      <w:r>
        <w:rPr>
          <w:noProof/>
          <w:lang w:val="en-CA" w:eastAsia="en-CA"/>
        </w:rPr>
        <w:lastRenderedPageBreak/>
        <w:pict w14:anchorId="637CFD41">
          <v:shape id="_x0000_i1087" type="#_x0000_t75" style="width:431.35pt;height:365.75pt;visibility:visible;mso-wrap-style:square">
            <v:imagedata r:id="rId71" o:title=""/>
          </v:shape>
        </w:pict>
      </w:r>
    </w:p>
    <w:p w14:paraId="6B5034BE" w14:textId="694BF146"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3324" w:author="Eric Boisvert" w:date="2016-03-06T13:27:00Z">
        <w:r w:rsidR="004D34D6">
          <w:rPr>
            <w:noProof/>
          </w:rPr>
          <w:t>60</w:t>
        </w:r>
      </w:ins>
      <w:del w:id="3325" w:author="Eric Boisvert" w:date="2016-03-06T13:27:00Z">
        <w:r w:rsidR="0085617E" w:rsidDel="004D34D6">
          <w:rPr>
            <w:noProof/>
          </w:rPr>
          <w:delText>62</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color w:val="000000"/>
          <w:sz w:val="20"/>
          <w:szCs w:val="20"/>
          <w:lang w:val="en-CA"/>
        </w:rPr>
      </w:pPr>
      <w:bookmarkStart w:id="3326" w:name="BKM_0148DBC7_BEFE_411F_BDA0_ED2509780C45"/>
      <w:bookmarkEnd w:id="3326"/>
    </w:p>
    <w:p w14:paraId="2969A0DB" w14:textId="32F22047" w:rsidR="00A41036" w:rsidRDefault="00A41036" w:rsidP="00D20646">
      <w:pPr>
        <w:pStyle w:val="Heading5"/>
        <w:rPr>
          <w:lang w:val="en-CA"/>
        </w:rPr>
      </w:pPr>
      <w:r w:rsidRPr="00D970E9">
        <w:rPr>
          <w:lang w:val="en-CA"/>
        </w:rPr>
        <w:t>hangingWallDirection</w:t>
      </w:r>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shall describe a</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r>
        <w:rPr>
          <w:lang w:val="en-CA"/>
        </w:rPr>
        <w:t>movementSense</w:t>
      </w:r>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5482E20E" w:rsidR="00AF6A26" w:rsidRDefault="00AF6A26" w:rsidP="00D20646">
      <w:pPr>
        <w:rPr>
          <w:lang w:val="en-CA"/>
        </w:rPr>
      </w:pPr>
      <w:r>
        <w:rPr>
          <w:lang w:val="en-CA"/>
        </w:rPr>
        <w:t>The movementSense:MovementSenseTerm shall be a term from a controlled vocabulary that describes t</w:t>
      </w:r>
      <w:r w:rsidRPr="00AF6A26">
        <w:rPr>
          <w:lang w:val="en-CA"/>
        </w:rPr>
        <w:t>he movement sense of displacement along a geologic structure (eg, dextral, sinistral)</w:t>
      </w:r>
    </w:p>
    <w:p w14:paraId="10ADEFA4" w14:textId="7BCF1E52" w:rsidR="00AF6A26" w:rsidRDefault="00AF6A26" w:rsidP="00D20646">
      <w:pPr>
        <w:pStyle w:val="Heading5"/>
        <w:rPr>
          <w:lang w:val="en-CA"/>
        </w:rPr>
      </w:pPr>
      <w:r w:rsidRPr="00D970E9">
        <w:rPr>
          <w:lang w:val="en-CA"/>
        </w:rPr>
        <w:t>movementType</w:t>
      </w:r>
    </w:p>
    <w:p w14:paraId="6B1E694D" w14:textId="2497AB46" w:rsidR="00AF6A26" w:rsidRDefault="00AF6A26" w:rsidP="00D20646">
      <w:pPr>
        <w:rPr>
          <w:lang w:val="en-CA"/>
        </w:rPr>
      </w:pPr>
      <w:r>
        <w:rPr>
          <w:lang w:val="en-CA"/>
        </w:rPr>
        <w:t>The property movementType:MovementTypeTerm shall contain a term from a controlled vocabulary that  d</w:t>
      </w:r>
      <w:r w:rsidRPr="00AF6A26">
        <w:rPr>
          <w:lang w:val="en-CA"/>
        </w:rPr>
        <w:t>efines the type of movement  (eg dip-slip, strike-slip)</w:t>
      </w:r>
    </w:p>
    <w:p w14:paraId="7C024198" w14:textId="7D9B5B0D" w:rsidR="00AF6A26" w:rsidRDefault="00AF6A26" w:rsidP="00D20646">
      <w:pPr>
        <w:pStyle w:val="Heading5"/>
        <w:rPr>
          <w:lang w:val="en-CA"/>
        </w:rPr>
      </w:pPr>
      <w:r w:rsidRPr="00D970E9">
        <w:rPr>
          <w:lang w:val="en-CA"/>
        </w:rPr>
        <w:lastRenderedPageBreak/>
        <w:t>displacementEvent</w:t>
      </w:r>
    </w:p>
    <w:p w14:paraId="54889A66" w14:textId="77777777" w:rsidR="00AF6A26" w:rsidRPr="00D20646" w:rsidRDefault="00AF6A26" w:rsidP="00D20646">
      <w:pPr>
        <w:rPr>
          <w:lang w:val="en-CA"/>
        </w:rPr>
      </w:pPr>
    </w:p>
    <w:p w14:paraId="27FE90A0" w14:textId="179811E6" w:rsidR="00AF6A26" w:rsidRDefault="00AF6A26" w:rsidP="00D20646">
      <w:pPr>
        <w:rPr>
          <w:lang w:val="en-CA"/>
        </w:rPr>
      </w:pPr>
      <w:r>
        <w:rPr>
          <w:lang w:val="en-CA"/>
        </w:rPr>
        <w:t>The property displacementEvent:Dispalcement event shall contain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3327" w:name="BKM_3201DCDD_D133_49AE_90CB_9F86F5B18ACE"/>
      <w:bookmarkStart w:id="3328" w:name="BKM_5AEA7724_2100_40A1_BA99_6516E4CE2A3E"/>
      <w:bookmarkStart w:id="3329" w:name="BKM_65E9638C_341E_4069_9C8F_D8BC2F8B7601"/>
      <w:bookmarkEnd w:id="3327"/>
      <w:bookmarkEnd w:id="3328"/>
      <w:bookmarkEnd w:id="3329"/>
      <w:r>
        <w:t>SeparationValue</w:t>
      </w: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723AF3D0" w:rsidR="00C74871" w:rsidRDefault="00C74871" w:rsidP="00AB10FC">
      <w:r>
        <w:t>The property separation:</w:t>
      </w:r>
      <w:r w:rsidRPr="00C74871">
        <w:t>GSML_Vector</w:t>
      </w:r>
      <w:r>
        <w:t xml:space="preserve"> shall report the </w:t>
      </w:r>
      <w:r w:rsidRPr="00C74871">
        <w:t>apparent offset of planar feature, report</w:t>
      </w:r>
      <w:r>
        <w:t>ed</w:t>
      </w:r>
      <w:r w:rsidRPr="00C74871">
        <w:t xml:space="preserve"> as vector.</w:t>
      </w:r>
    </w:p>
    <w:p w14:paraId="50543842" w14:textId="45A24A54" w:rsidR="00777586" w:rsidRDefault="00777586" w:rsidP="00777586">
      <w:pPr>
        <w:pStyle w:val="Heading4"/>
      </w:pPr>
      <w:bookmarkStart w:id="3330" w:name="BKM_08A92A70_F1F3_4B2A_9DC3_7E931F02BD38"/>
      <w:bookmarkStart w:id="3331" w:name="BKM_3F7EC057_E707_4A06_A6E3_17A0DD602106"/>
      <w:bookmarkEnd w:id="3330"/>
      <w:bookmarkEnd w:id="3331"/>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r w:rsidRPr="00D970E9">
        <w:rPr>
          <w:lang w:val="en-CA"/>
        </w:rPr>
        <w:t>netSlip</w:t>
      </w:r>
    </w:p>
    <w:p w14:paraId="1FEE56C3" w14:textId="77777777" w:rsidR="00C74871" w:rsidRDefault="00C74871">
      <w:pPr>
        <w:rPr>
          <w:lang w:val="en-CA"/>
        </w:rPr>
      </w:pPr>
    </w:p>
    <w:p w14:paraId="63409A79" w14:textId="16F069F8" w:rsidR="00C74871" w:rsidRDefault="00C74871">
      <w:pPr>
        <w:rPr>
          <w:lang w:val="en-CA"/>
        </w:rPr>
      </w:pPr>
      <w:r>
        <w:rPr>
          <w:lang w:val="en-CA"/>
        </w:rPr>
        <w:t>The property netSlip:GSML_Vector shall report t</w:t>
      </w:r>
      <w:r w:rsidRPr="00C74871">
        <w:rPr>
          <w:lang w:val="en-CA"/>
        </w:rPr>
        <w:t>he value of the net slip, expressed as vector.</w:t>
      </w:r>
    </w:p>
    <w:p w14:paraId="1F166851" w14:textId="39ACBAED" w:rsidR="00C74871" w:rsidRDefault="00C74871" w:rsidP="00D20646">
      <w:pPr>
        <w:pStyle w:val="Heading5"/>
        <w:rPr>
          <w:lang w:val="en-CA"/>
        </w:rPr>
      </w:pPr>
      <w:r w:rsidRPr="00D970E9">
        <w:rPr>
          <w:lang w:val="en-CA"/>
        </w:rPr>
        <w:t>slipComponent</w:t>
      </w:r>
    </w:p>
    <w:p w14:paraId="26EAEE9A" w14:textId="77777777" w:rsidR="00C74871" w:rsidRDefault="00C74871" w:rsidP="00C74871"/>
    <w:p w14:paraId="328BE539" w14:textId="6A0A444B" w:rsidR="00C74871" w:rsidRDefault="00C74871" w:rsidP="00C74871">
      <w:r>
        <w:t>The slipComponent:SlipComponents property shall associate</w:t>
      </w:r>
      <w:r w:rsidRPr="00C74871">
        <w:t xml:space="preserve"> the individual slip components with the net slip values.</w:t>
      </w:r>
    </w:p>
    <w:p w14:paraId="15BF2CAA" w14:textId="6830264E" w:rsidR="00FE753A" w:rsidRDefault="00FE753A" w:rsidP="00FE753A">
      <w:pPr>
        <w:pStyle w:val="Heading4"/>
      </w:pPr>
      <w:bookmarkStart w:id="3332" w:name="BKM_5D7D3A73_2BA5_4999_B2D9_B2638FD2E3F3"/>
      <w:bookmarkStart w:id="3333" w:name="BKM_7025CFD1_5818_4184_A744_DEA2C7504840"/>
      <w:bookmarkEnd w:id="3332"/>
      <w:bookmarkEnd w:id="3333"/>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03890F4E" w:rsidR="00CF2518" w:rsidRPr="00D12552" w:rsidRDefault="00CF2518" w:rsidP="00385692">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value.</w:t>
            </w:r>
          </w:p>
        </w:tc>
      </w:tr>
    </w:tbl>
    <w:p w14:paraId="0D3D2011" w14:textId="77777777" w:rsidR="00CF2518" w:rsidRDefault="00CF2518" w:rsidP="00AB10FC"/>
    <w:p w14:paraId="5B0CBA58" w14:textId="30A5C729" w:rsidR="00CF2518" w:rsidRDefault="00CF2518" w:rsidP="00D20646">
      <w:pPr>
        <w:pStyle w:val="Heading5"/>
        <w:rPr>
          <w:lang w:val="en-CA"/>
        </w:rPr>
      </w:pPr>
      <w:r>
        <w:rPr>
          <w:lang w:val="en-CA"/>
        </w:rPr>
        <w:lastRenderedPageBreak/>
        <w:t>h</w:t>
      </w:r>
      <w:r w:rsidRPr="00D970E9">
        <w:rPr>
          <w:lang w:val="en-CA"/>
        </w:rPr>
        <w:t>eave</w:t>
      </w:r>
    </w:p>
    <w:p w14:paraId="62D635F3" w14:textId="77777777" w:rsidR="00CF2518" w:rsidRPr="00D20646" w:rsidRDefault="00CF2518">
      <w:pPr>
        <w:rPr>
          <w:lang w:val="en-CA"/>
        </w:rPr>
      </w:pPr>
    </w:p>
    <w:p w14:paraId="72EF29A5" w14:textId="5771DBDC" w:rsidR="00CF2518" w:rsidRDefault="00CF2518">
      <w:pPr>
        <w:rPr>
          <w:lang w:val="en-CA"/>
        </w:rPr>
      </w:pPr>
      <w:r>
        <w:rPr>
          <w:lang w:val="en-CA"/>
        </w:rPr>
        <w:t>The property heave:GSML_Vector shall contain a c</w:t>
      </w:r>
      <w:r w:rsidRPr="00CF2518">
        <w:rPr>
          <w:lang w:val="en-CA"/>
        </w:rPr>
        <w:t>omponent of slip in the horizontal, and perpendicular to the strike of the fault</w:t>
      </w:r>
    </w:p>
    <w:p w14:paraId="281AEA35" w14:textId="726D260F" w:rsidR="00CF2518" w:rsidRDefault="00CF2518" w:rsidP="00D20646">
      <w:pPr>
        <w:pStyle w:val="Heading5"/>
      </w:pPr>
      <w:r w:rsidRPr="00CF2518">
        <w:t>horizontalSlip</w:t>
      </w:r>
    </w:p>
    <w:p w14:paraId="365774C3" w14:textId="77777777" w:rsidR="00CF2518" w:rsidRPr="00CF2518" w:rsidRDefault="00CF2518"/>
    <w:p w14:paraId="605A0376" w14:textId="4FC43CA5" w:rsidR="00CF2518" w:rsidRDefault="00CF2518" w:rsidP="00CF2518">
      <w:r>
        <w:t>The property horizontalSlip:GSML_Vector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r>
        <w:rPr>
          <w:lang w:val="en-CA"/>
        </w:rPr>
        <w:t>t</w:t>
      </w:r>
      <w:r w:rsidRPr="00D970E9">
        <w:rPr>
          <w:lang w:val="en-CA"/>
        </w:rPr>
        <w:t>hrow</w:t>
      </w:r>
    </w:p>
    <w:p w14:paraId="6C315263" w14:textId="77777777" w:rsidR="00CF2518" w:rsidRPr="00D20646" w:rsidRDefault="00CF2518">
      <w:pPr>
        <w:rPr>
          <w:lang w:val="en-CA"/>
        </w:rPr>
      </w:pPr>
    </w:p>
    <w:p w14:paraId="021E884D" w14:textId="0653F9BE" w:rsidR="00CF2518" w:rsidRDefault="00CF2518">
      <w:r>
        <w:rPr>
          <w:lang w:val="en-CA"/>
        </w:rPr>
        <w:t>The property throw:GSML_Vector shall contain the v</w:t>
      </w:r>
      <w:r w:rsidRPr="00CF2518">
        <w:rPr>
          <w:lang w:val="en-CA"/>
        </w:rPr>
        <w:t>ertical component of slip.</w:t>
      </w:r>
    </w:p>
    <w:p w14:paraId="16A51A8E" w14:textId="77777777" w:rsidR="00E231D7" w:rsidRDefault="00E231D7" w:rsidP="00AB10FC">
      <w:bookmarkStart w:id="3334" w:name="BKM_D8F0C163_8545_458E_90CD_CA5151787B07"/>
      <w:bookmarkStart w:id="3335" w:name="BKM_C37626AA_696F_429A_B16D_4833F8339B50"/>
      <w:bookmarkStart w:id="3336" w:name="BKM_8E0A8CD6_1952_49E4_ACE7_469172BABBA7"/>
      <w:bookmarkStart w:id="3337" w:name="BKM_498C83DB_DFDB_4234_B978_7C656FD73043"/>
      <w:bookmarkEnd w:id="3334"/>
      <w:bookmarkEnd w:id="3335"/>
      <w:bookmarkEnd w:id="3336"/>
      <w:bookmarkEnd w:id="3337"/>
    </w:p>
    <w:p w14:paraId="5BB0F76E" w14:textId="3DDDCD36" w:rsidR="00FE753A" w:rsidRDefault="00FE753A" w:rsidP="00FE753A">
      <w:pPr>
        <w:pStyle w:val="Heading4"/>
      </w:pPr>
      <w:r>
        <w:t>FoldDescription</w:t>
      </w:r>
    </w:p>
    <w:p w14:paraId="2F11184B" w14:textId="77777777" w:rsidR="00FE753A" w:rsidRDefault="00FE753A" w:rsidP="00AB10FC"/>
    <w:p w14:paraId="19D35EBD" w14:textId="3CCEDD27" w:rsidR="00FC626E" w:rsidRDefault="00072862" w:rsidP="00AB10FC">
      <w:r>
        <w:t>FoldDescription is an e</w:t>
      </w:r>
      <w:r w:rsidR="00FE753A" w:rsidRPr="00FE753A">
        <w:t>xtended descriptive properties of a fold structure.</w:t>
      </w:r>
    </w:p>
    <w:p w14:paraId="0C9B8DB0" w14:textId="14298A17" w:rsidR="00FE753A" w:rsidRDefault="001E6E27" w:rsidP="00FE753A">
      <w:pPr>
        <w:keepNext/>
      </w:pPr>
      <w:r w:rsidRPr="001E6E27">
        <w:lastRenderedPageBreak/>
        <w:t xml:space="preserve"> </w:t>
      </w:r>
      <w:r w:rsidR="009F2680">
        <w:pict w14:anchorId="7340E358">
          <v:shape id="_x0000_i1088" type="#_x0000_t75" style="width:6in;height:400.15pt">
            <v:imagedata r:id="rId72" o:title=""/>
          </v:shape>
        </w:pict>
      </w:r>
    </w:p>
    <w:p w14:paraId="67314E9E" w14:textId="6706F9E2"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338" w:author="Eric Boisvert" w:date="2016-03-06T13:27:00Z">
        <w:r w:rsidR="004D34D6">
          <w:rPr>
            <w:noProof/>
          </w:rPr>
          <w:t>61</w:t>
        </w:r>
      </w:ins>
      <w:del w:id="3339" w:author="Eric Boisvert" w:date="2016-03-06T13:27:00Z">
        <w:r w:rsidR="0085617E" w:rsidDel="004D34D6">
          <w:rPr>
            <w:noProof/>
          </w:rPr>
          <w:delText>63</w:delText>
        </w:r>
      </w:del>
      <w:r w:rsidR="00673E83">
        <w:rPr>
          <w:noProof/>
        </w:rPr>
        <w:fldChar w:fldCharType="end"/>
      </w:r>
      <w:r>
        <w:t>: FoldDescription</w:t>
      </w:r>
      <w:r w:rsidR="001E6E27">
        <w:t xml:space="preserve"> context diagram</w:t>
      </w:r>
    </w:p>
    <w:p w14:paraId="2C0473CB" w14:textId="573BEE77" w:rsidR="00FE753A" w:rsidRDefault="00385692" w:rsidP="00D20646">
      <w:pPr>
        <w:pStyle w:val="Heading5"/>
        <w:rPr>
          <w:lang w:val="en-CA"/>
        </w:rPr>
      </w:pPr>
      <w:bookmarkStart w:id="3340" w:name="BKM_D8139323_6092_443C_A360_3F3BE3361CC0"/>
      <w:bookmarkEnd w:id="3340"/>
      <w:r>
        <w:rPr>
          <w:lang w:val="en-CA"/>
        </w:rPr>
        <w:t>amplitude</w:t>
      </w:r>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r w:rsidRPr="00D970E9">
        <w:rPr>
          <w:lang w:val="en-CA"/>
        </w:rPr>
        <w:t>axialSurfaceOrientation</w:t>
      </w:r>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generalized using terminology (upright, inclined, reclined, recumbent, overturned). Dip and Dip Direction are one approach to specifying the value.</w:t>
      </w:r>
    </w:p>
    <w:p w14:paraId="36B7DA46" w14:textId="5209F42D" w:rsidR="00385692" w:rsidRDefault="00385692" w:rsidP="00D20646">
      <w:pPr>
        <w:pStyle w:val="Heading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777777" w:rsidR="00385692" w:rsidRDefault="00385692" w:rsidP="00D20646">
      <w:r>
        <w:rPr>
          <w:lang w:val="en-CA"/>
        </w:rPr>
        <w:t xml:space="preserve">The property geneticModel (swe:Category) shall contain a term from a controlled vocabulary describing the </w:t>
      </w:r>
      <w:r w:rsidRPr="00D970E9">
        <w:rPr>
          <w:lang w:val="en-CA"/>
        </w:rPr>
        <w:t>Specification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r w:rsidRPr="00385692">
        <w:rPr>
          <w:lang w:val="en-CA"/>
        </w:rPr>
        <w:t>hingeLineCurvature</w:t>
      </w:r>
    </w:p>
    <w:p w14:paraId="7A49D19A" w14:textId="77777777" w:rsidR="00385692" w:rsidRPr="00385692" w:rsidRDefault="00385692" w:rsidP="00D20646">
      <w:pPr>
        <w:rPr>
          <w:lang w:val="en-CA"/>
        </w:rPr>
      </w:pPr>
    </w:p>
    <w:p w14:paraId="36BBC52F" w14:textId="7A4D15CA" w:rsidR="00385692" w:rsidRPr="00D970E9" w:rsidRDefault="00385692" w:rsidP="00D20646">
      <w:pPr>
        <w:rPr>
          <w:lang w:val="en-CA"/>
        </w:rPr>
      </w:pPr>
      <w:r>
        <w:rPr>
          <w:lang w:val="en-CA"/>
        </w:rPr>
        <w:t>the hingeLineCurvature property (swe:Category)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p>
    <w:p w14:paraId="0B6D4864" w14:textId="1449CF15" w:rsidR="00385692" w:rsidRDefault="007A315C" w:rsidP="00D20646">
      <w:pPr>
        <w:pStyle w:val="Heading5"/>
        <w:rPr>
          <w:lang w:val="en-CA"/>
        </w:rPr>
      </w:pPr>
      <w:r w:rsidRPr="007A315C">
        <w:rPr>
          <w:lang w:val="en-CA"/>
        </w:rPr>
        <w:t>hingeLineOrientation</w:t>
      </w:r>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hingeLineOrientation:GSML_LinearOrientation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Hinge plunge term examples: sub-vertical, steeply plunging, ... sub-horizontal, reclined and vertical for special cases in which hinge plunge is close to axial surface dip. 0..* cardinality allows for both a numeric specification a term specification.</w:t>
      </w:r>
    </w:p>
    <w:p w14:paraId="6E9A05E2" w14:textId="4FC39A88" w:rsidR="007A315C" w:rsidRDefault="007A315C" w:rsidP="00D20646">
      <w:pPr>
        <w:pStyle w:val="Heading5"/>
        <w:rPr>
          <w:lang w:val="en-CA"/>
        </w:rPr>
      </w:pPr>
      <w:r w:rsidRPr="00D970E9">
        <w:rPr>
          <w:lang w:val="en-CA"/>
        </w:rPr>
        <w:t>hingeShape</w:t>
      </w:r>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7B64D2BF" w:rsidR="007A315C" w:rsidRPr="00DA196D" w:rsidRDefault="007A315C" w:rsidP="00D20646">
      <w:pPr>
        <w:rPr>
          <w:lang w:val="en-CA"/>
        </w:rPr>
      </w:pPr>
      <w:r w:rsidRPr="00D20646">
        <w:rPr>
          <w:bCs/>
          <w:lang w:val="en-CA"/>
        </w:rPr>
        <w:t xml:space="preserve">The property hingeShape (swe:Category)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p>
    <w:p w14:paraId="0D63B090" w14:textId="44793F35" w:rsidR="007A315C" w:rsidRDefault="007A315C" w:rsidP="00FE753A">
      <w:pPr>
        <w:autoSpaceDE w:val="0"/>
        <w:autoSpaceDN w:val="0"/>
        <w:adjustRightInd w:val="0"/>
        <w:spacing w:after="0"/>
        <w:rPr>
          <w:rFonts w:ascii="Calibri" w:hAnsi="Calibri"/>
          <w:b/>
          <w:bCs/>
          <w:color w:val="000000"/>
          <w:sz w:val="20"/>
          <w:szCs w:val="20"/>
          <w:lang w:val="en-CA"/>
        </w:rPr>
      </w:pPr>
    </w:p>
    <w:p w14:paraId="54531A01" w14:textId="12A51AFB" w:rsidR="007A315C" w:rsidRDefault="00B66D7C" w:rsidP="00D20646">
      <w:pPr>
        <w:pStyle w:val="Heading5"/>
        <w:rPr>
          <w:lang w:val="en-CA"/>
        </w:rPr>
      </w:pPr>
      <w:r>
        <w:rPr>
          <w:lang w:val="en-CA"/>
        </w:rPr>
        <w:t>interLimbAngle</w:t>
      </w:r>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3C254AE9" w:rsidR="00B66D7C" w:rsidRDefault="00B66D7C" w:rsidP="00B66D7C">
      <w:pPr>
        <w:rPr>
          <w:lang w:val="en-CA"/>
        </w:rPr>
      </w:pPr>
      <w:r>
        <w:rPr>
          <w:lang w:val="en-CA"/>
        </w:rPr>
        <w:t xml:space="preserve">The property interLimbAngle (swe:Category)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r w:rsidRPr="00B66D7C">
        <w:rPr>
          <w:lang w:val="en-CA"/>
        </w:rPr>
        <w:t>limbShape</w:t>
      </w:r>
    </w:p>
    <w:p w14:paraId="00D0B916" w14:textId="77777777" w:rsidR="00B66D7C" w:rsidRPr="00B66D7C" w:rsidRDefault="00B66D7C">
      <w:pPr>
        <w:rPr>
          <w:lang w:val="en-CA"/>
        </w:rPr>
      </w:pPr>
    </w:p>
    <w:p w14:paraId="7E0EE71C" w14:textId="01003A7F" w:rsidR="00B66D7C" w:rsidRDefault="00B66D7C" w:rsidP="00B66D7C">
      <w:pPr>
        <w:rPr>
          <w:lang w:val="en-CA"/>
        </w:rPr>
      </w:pPr>
      <w:r>
        <w:rPr>
          <w:lang w:val="en-CA"/>
        </w:rPr>
        <w:t xml:space="preserve">The limbShape property (swe:Category) shall contain a term from a controlled vocabulary describing the shape of the limn (eg.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r>
        <w:rPr>
          <w:lang w:val="en-CA"/>
        </w:rPr>
        <w:t>s</w:t>
      </w:r>
      <w:r w:rsidRPr="00D970E9">
        <w:rPr>
          <w:lang w:val="en-CA"/>
        </w:rPr>
        <w:t>pan</w:t>
      </w:r>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r>
        <w:rPr>
          <w:lang w:val="en-CA"/>
        </w:rPr>
        <w:t>s</w:t>
      </w:r>
      <w:r w:rsidRPr="007E7F7B">
        <w:rPr>
          <w:lang w:val="en-CA"/>
        </w:rPr>
        <w:t>ymmetry</w:t>
      </w:r>
    </w:p>
    <w:p w14:paraId="75FF131E" w14:textId="77777777" w:rsidR="007E7F7B" w:rsidRPr="007E7F7B" w:rsidRDefault="007E7F7B">
      <w:pPr>
        <w:rPr>
          <w:lang w:val="en-CA"/>
        </w:rPr>
      </w:pPr>
    </w:p>
    <w:p w14:paraId="01290D45" w14:textId="59138780" w:rsidR="007E7F7B" w:rsidRDefault="007E7F7B" w:rsidP="00B66D7C">
      <w:pPr>
        <w:rPr>
          <w:lang w:val="en-CA"/>
        </w:rPr>
      </w:pPr>
      <w:r>
        <w:rPr>
          <w:lang w:val="en-CA"/>
        </w:rPr>
        <w:t>The symmetry property (swe:Category) shall contain a term from a controlled vocabulary describing the c</w:t>
      </w:r>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r>
        <w:rPr>
          <w:lang w:val="en-CA"/>
        </w:rPr>
        <w:t>.</w:t>
      </w:r>
    </w:p>
    <w:p w14:paraId="28CFD071" w14:textId="56456911" w:rsidR="007E7F7B" w:rsidRDefault="007E7F7B" w:rsidP="00D20646">
      <w:pPr>
        <w:pStyle w:val="Heading5"/>
        <w:rPr>
          <w:lang w:val="en-CA"/>
        </w:rPr>
      </w:pPr>
      <w:r>
        <w:rPr>
          <w:lang w:val="en-CA"/>
        </w:rPr>
        <w:t>S</w:t>
      </w:r>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3341" w:name="BKM_9F55EEFA_C0E3_452C_8F3E_4601CB5BDD65"/>
      <w:bookmarkStart w:id="3342" w:name="BKM_B6CF2C95_A27D_49AD_BB55_36897A8B9A93"/>
      <w:bookmarkStart w:id="3343" w:name="BKM_C47055C6_23E4_4FE1_89C3_7EA3E53F016F"/>
      <w:bookmarkStart w:id="3344" w:name="BKM_BE3EB69A_2E9F_4015_9A53_7E29585ADF99"/>
      <w:bookmarkStart w:id="3345" w:name="BKM_D49811C3_C3B3_4361_989B_69411D4795BC"/>
      <w:bookmarkStart w:id="3346" w:name="BKM_6411C0D6_8DBF_4DB6_A7B6_ADED17047AE5"/>
      <w:bookmarkStart w:id="3347" w:name="BKM_2C450E0F_0DB6_4DEB_964F_DE2661303D3A"/>
      <w:bookmarkStart w:id="3348" w:name="BKM_5CAB0B26_2CE6_42AB_B2CE_2FA413E9F025"/>
      <w:bookmarkStart w:id="3349" w:name="BKM_FA6FE08B_7A03_4337_979E_0DF7D1B98F33"/>
      <w:bookmarkStart w:id="3350" w:name="BKM_922E2E10_A22B_488C_B866_3D68572C1248"/>
      <w:bookmarkEnd w:id="3341"/>
      <w:bookmarkEnd w:id="3342"/>
      <w:bookmarkEnd w:id="3343"/>
      <w:bookmarkEnd w:id="3344"/>
      <w:bookmarkEnd w:id="3345"/>
      <w:bookmarkEnd w:id="3346"/>
      <w:bookmarkEnd w:id="3347"/>
      <w:bookmarkEnd w:id="3348"/>
      <w:bookmarkEnd w:id="3349"/>
      <w:bookmarkEnd w:id="3350"/>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9F2680" w:rsidP="00FE753A">
      <w:pPr>
        <w:keepNext/>
      </w:pPr>
      <w:r>
        <w:rPr>
          <w:noProof/>
          <w:lang w:val="en-CA" w:eastAsia="en-CA"/>
        </w:rPr>
        <w:lastRenderedPageBreak/>
        <w:pict w14:anchorId="66F3638C">
          <v:shape id="_x0000_i1089" type="#_x0000_t75" style="width:6in;height:450.5pt;visibility:visible;mso-wrap-style:square">
            <v:imagedata r:id="rId73" o:title=""/>
          </v:shape>
        </w:pict>
      </w:r>
    </w:p>
    <w:p w14:paraId="580337F0" w14:textId="3BFDE716"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351" w:author="Eric Boisvert" w:date="2016-03-06T13:27:00Z">
        <w:r w:rsidR="004D34D6">
          <w:rPr>
            <w:noProof/>
          </w:rPr>
          <w:t>62</w:t>
        </w:r>
      </w:ins>
      <w:del w:id="3352" w:author="Eric Boisvert" w:date="2016-03-06T13:27:00Z">
        <w:r w:rsidR="0085617E" w:rsidDel="004D34D6">
          <w:rPr>
            <w:noProof/>
          </w:rPr>
          <w:delText>64</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color w:val="000000"/>
          <w:sz w:val="20"/>
          <w:szCs w:val="20"/>
          <w:lang w:val="en-CA"/>
        </w:rPr>
      </w:pPr>
      <w:bookmarkStart w:id="3353" w:name="BKM_60CC5835_79D2_4A13_B4A8_D7D9DBF215A3"/>
      <w:bookmarkEnd w:id="3353"/>
    </w:p>
    <w:p w14:paraId="0CE00831" w14:textId="3332F363" w:rsidR="007E7F7B" w:rsidRDefault="007E7F7B" w:rsidP="00D20646">
      <w:pPr>
        <w:pStyle w:val="Heading5"/>
        <w:rPr>
          <w:lang w:val="en-CA"/>
        </w:rPr>
      </w:pPr>
      <w:r>
        <w:rPr>
          <w:lang w:val="en-CA"/>
        </w:rPr>
        <w:t>periodic</w:t>
      </w:r>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4F39798F" w:rsidR="007E7F7B" w:rsidRDefault="007E7F7B" w:rsidP="00D20646">
      <w:pPr>
        <w:rPr>
          <w:lang w:val="en-CA"/>
        </w:rPr>
      </w:pPr>
      <w:r>
        <w:rPr>
          <w:lang w:val="en-CA"/>
        </w:rPr>
        <w:t>The property periodic:Boolean shall report TRUE is the hinges in a train are regularly spaced, and FALSE otherwise.</w:t>
      </w:r>
    </w:p>
    <w:p w14:paraId="023E20CD" w14:textId="6B130738" w:rsidR="007E7F7B" w:rsidRDefault="007E7F7B" w:rsidP="00D20646">
      <w:pPr>
        <w:pStyle w:val="Heading5"/>
        <w:rPr>
          <w:lang w:val="en-CA"/>
        </w:rPr>
      </w:pPr>
      <w:r>
        <w:rPr>
          <w:lang w:val="en-CA"/>
        </w:rPr>
        <w:t>wavelength</w:t>
      </w:r>
    </w:p>
    <w:p w14:paraId="5408D9BE" w14:textId="77777777" w:rsidR="007E7F7B" w:rsidRPr="007E7F7B" w:rsidRDefault="007E7F7B" w:rsidP="00D20646">
      <w:pPr>
        <w:rPr>
          <w:lang w:val="en-CA"/>
        </w:rPr>
      </w:pPr>
    </w:p>
    <w:p w14:paraId="44AFF6BB" w14:textId="49ADFD7D"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uantitative specification of length between adjacent antiforms (or synforms) in a fold train.</w:t>
      </w:r>
    </w:p>
    <w:p w14:paraId="051C9F9E" w14:textId="36241E7B" w:rsidR="007E7F7B" w:rsidRDefault="007E7F7B" w:rsidP="00D20646">
      <w:pPr>
        <w:pStyle w:val="Heading5"/>
        <w:rPr>
          <w:lang w:val="en-CA"/>
        </w:rPr>
      </w:pPr>
      <w:r w:rsidRPr="00D970E9">
        <w:rPr>
          <w:lang w:val="en-CA"/>
        </w:rPr>
        <w:lastRenderedPageBreak/>
        <w:t>foldSystemMember</w:t>
      </w:r>
    </w:p>
    <w:p w14:paraId="6CA6DA1D" w14:textId="77777777" w:rsidR="007E7F7B" w:rsidRPr="00D20646" w:rsidRDefault="007E7F7B" w:rsidP="00D20646">
      <w:pPr>
        <w:rPr>
          <w:lang w:val="en-CA"/>
        </w:rPr>
      </w:pPr>
    </w:p>
    <w:p w14:paraId="22B2235C" w14:textId="44BE611E" w:rsidR="007E7F7B" w:rsidRDefault="007E7F7B" w:rsidP="00D20646">
      <w:pPr>
        <w:rPr>
          <w:lang w:val="en-CA"/>
        </w:rPr>
      </w:pPr>
      <w:r>
        <w:rPr>
          <w:lang w:val="en-CA"/>
        </w:rPr>
        <w:t>The foldSystemMember shall be an association between a FoldSystem and the Folds that are member of that system.</w:t>
      </w:r>
    </w:p>
    <w:p w14:paraId="69156B22" w14:textId="4576B81B" w:rsidR="00FE753A" w:rsidRDefault="003804FE" w:rsidP="003804FE">
      <w:pPr>
        <w:pStyle w:val="Heading4"/>
      </w:pPr>
      <w:bookmarkStart w:id="3354" w:name="BKM_50AAAF20_CB99_4ABC_9FAE_60AD6D1987FD"/>
      <w:bookmarkStart w:id="3355" w:name="BKM_15CC129A_078F_4F7E_80FD_248D1D0D33F2"/>
      <w:bookmarkEnd w:id="3354"/>
      <w:bookmarkEnd w:id="3355"/>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9F2680" w:rsidP="003804FE">
      <w:pPr>
        <w:keepNext/>
      </w:pPr>
      <w:r>
        <w:rPr>
          <w:noProof/>
          <w:lang w:val="en-CA" w:eastAsia="en-CA"/>
        </w:rPr>
        <w:lastRenderedPageBreak/>
        <w:pict w14:anchorId="0A454231">
          <v:shape id="_x0000_i1090" type="#_x0000_t75" style="width:6in;height:461.3pt;visibility:visible;mso-wrap-style:square">
            <v:imagedata r:id="rId74" o:title=""/>
          </v:shape>
        </w:pict>
      </w:r>
    </w:p>
    <w:p w14:paraId="0A7AE18D" w14:textId="39D86AC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3356" w:author="Eric Boisvert" w:date="2016-03-06T13:27:00Z">
        <w:r w:rsidR="004D34D6">
          <w:rPr>
            <w:noProof/>
          </w:rPr>
          <w:t>63</w:t>
        </w:r>
      </w:ins>
      <w:del w:id="3357" w:author="Eric Boisvert" w:date="2016-03-06T13:27:00Z">
        <w:r w:rsidR="0085617E" w:rsidDel="004D34D6">
          <w:rPr>
            <w:noProof/>
          </w:rPr>
          <w:delText>65</w:delText>
        </w:r>
      </w:del>
      <w:r w:rsidR="00673E83">
        <w:rPr>
          <w:noProof/>
        </w:rPr>
        <w:fldChar w:fldCharType="end"/>
      </w:r>
      <w:r>
        <w:t>: FoliationDescription</w:t>
      </w:r>
      <w:r w:rsidR="007E7F7B">
        <w:t xml:space="preserve"> context diagram</w:t>
      </w:r>
    </w:p>
    <w:p w14:paraId="6E96E876" w14:textId="06F1021C" w:rsidR="003804FE" w:rsidRDefault="003804FE" w:rsidP="003804FE">
      <w:pPr>
        <w:autoSpaceDE w:val="0"/>
        <w:autoSpaceDN w:val="0"/>
        <w:adjustRightInd w:val="0"/>
        <w:spacing w:after="0"/>
        <w:rPr>
          <w:color w:val="000000"/>
          <w:sz w:val="20"/>
          <w:szCs w:val="20"/>
          <w:lang w:val="en-CA"/>
        </w:rPr>
      </w:pPr>
      <w:bookmarkStart w:id="3358" w:name="BKM_FDDB3C9C_445F_40FB_AB70_ED1438E267DC"/>
      <w:bookmarkEnd w:id="3358"/>
    </w:p>
    <w:p w14:paraId="0D9D3DBE" w14:textId="6111EA8A" w:rsidR="007E7F7B" w:rsidRDefault="007E7F7B" w:rsidP="00D20646">
      <w:pPr>
        <w:pStyle w:val="Heading5"/>
        <w:rPr>
          <w:lang w:val="en-CA"/>
        </w:rPr>
      </w:pPr>
      <w:r>
        <w:rPr>
          <w:lang w:val="en-CA"/>
        </w:rPr>
        <w:t xml:space="preserve">definingElement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33E8B99C" w:rsidR="007E7F7B" w:rsidRDefault="007E7F7B" w:rsidP="00D20646">
      <w:pPr>
        <w:rPr>
          <w:lang w:val="en-CA"/>
        </w:rPr>
      </w:pPr>
      <w:r>
        <w:rPr>
          <w:lang w:val="en-CA"/>
        </w:rPr>
        <w:t>The property definingElement (swe:Category)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r>
        <w:rPr>
          <w:lang w:val="en-CA"/>
        </w:rPr>
        <w:lastRenderedPageBreak/>
        <w:t>c</w:t>
      </w:r>
      <w:r w:rsidRPr="00DA196D">
        <w:rPr>
          <w:lang w:val="en-CA"/>
        </w:rPr>
        <w:t>ontinuity</w:t>
      </w:r>
    </w:p>
    <w:p w14:paraId="75788F81" w14:textId="77777777" w:rsidR="00DA196D" w:rsidRPr="00DA196D" w:rsidRDefault="00DA196D" w:rsidP="009C163F">
      <w:pPr>
        <w:rPr>
          <w:lang w:val="en-CA"/>
        </w:rPr>
      </w:pPr>
    </w:p>
    <w:p w14:paraId="285B1039" w14:textId="6E0F2050" w:rsidR="00DA196D" w:rsidRDefault="00DA196D" w:rsidP="003804FE">
      <w:pPr>
        <w:autoSpaceDE w:val="0"/>
        <w:autoSpaceDN w:val="0"/>
        <w:adjustRightInd w:val="0"/>
        <w:spacing w:after="0"/>
        <w:rPr>
          <w:color w:val="000000"/>
          <w:sz w:val="20"/>
          <w:szCs w:val="20"/>
          <w:lang w:val="en-CA"/>
        </w:rPr>
      </w:pPr>
      <w:r>
        <w:rPr>
          <w:color w:val="000000"/>
          <w:sz w:val="20"/>
          <w:szCs w:val="20"/>
          <w:lang w:val="en-CA"/>
        </w:rPr>
        <w:t xml:space="preserve">The continuity properry (swe:Category) shall report a term from a controlled vocabulary </w:t>
      </w:r>
      <w:r w:rsidRPr="00DA196D">
        <w:rPr>
          <w:color w:val="000000"/>
          <w:sz w:val="20"/>
          <w:szCs w:val="20"/>
          <w:lang w:val="en-CA"/>
        </w:rPr>
        <w:t>to distinguish continuous vs. disjunct cleavages</w:t>
      </w:r>
      <w:r>
        <w:rPr>
          <w:color w:val="000000"/>
          <w:sz w:val="20"/>
          <w:szCs w:val="20"/>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r>
        <w:rPr>
          <w:lang w:val="en-CA"/>
        </w:rPr>
        <w:t>intensity</w:t>
      </w:r>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14728A5A" w:rsidR="00DA196D" w:rsidRPr="00DA196D" w:rsidRDefault="00DA196D" w:rsidP="00DA196D">
      <w:pPr>
        <w:rPr>
          <w:lang w:val="en-CA"/>
        </w:rPr>
      </w:pPr>
      <w:r>
        <w:rPr>
          <w:lang w:val="en-CA"/>
        </w:rPr>
        <w:t>The continuity property (swe:Category)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r w:rsidRPr="00DA196D">
        <w:rPr>
          <w:lang w:val="en-CA"/>
        </w:rPr>
        <w:t>mineralElement</w:t>
      </w:r>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r>
        <w:rPr>
          <w:lang w:val="en-CA"/>
        </w:rPr>
        <w:t>o</w:t>
      </w:r>
      <w:r w:rsidRPr="00DA196D">
        <w:rPr>
          <w:lang w:val="en-CA"/>
        </w:rPr>
        <w:t>rientation</w:t>
      </w:r>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orientation:GSML_PlanarOrientation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r>
        <w:rPr>
          <w:lang w:val="en-CA"/>
        </w:rPr>
        <w:t>s</w:t>
      </w:r>
      <w:r w:rsidRPr="00D970E9">
        <w:rPr>
          <w:lang w:val="en-CA"/>
        </w:rPr>
        <w:t>pacing</w:t>
      </w:r>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3359" w:name="BKM_19D968ED_E9E9_4696_A463_9B8A89B9A29C"/>
      <w:bookmarkStart w:id="3360" w:name="BKM_A9E84D60_87E8_4274_B497_38C594525434"/>
      <w:bookmarkStart w:id="3361" w:name="BKM_F7EC3986_4D93_479D_BDAB_FDA23552D58F"/>
      <w:bookmarkStart w:id="3362" w:name="BKM_3788366B_341E_49F9_A366_57B90FBEF589"/>
      <w:bookmarkStart w:id="3363" w:name="BKM_472C9381_9698_46F2_8E04_2E603A1474CC"/>
      <w:bookmarkStart w:id="3364" w:name="BKM_33E4A038_4438_4CEF_A4A6_6E8349B6FDCC"/>
      <w:bookmarkEnd w:id="3359"/>
      <w:bookmarkEnd w:id="3360"/>
      <w:bookmarkEnd w:id="3361"/>
      <w:bookmarkEnd w:id="3362"/>
      <w:bookmarkEnd w:id="3363"/>
      <w:bookmarkEnd w:id="3364"/>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r w:rsidR="004D34D6">
        <w:t>8.4.3.5</w:t>
      </w:r>
      <w:r>
        <w:fldChar w:fldCharType="end"/>
      </w:r>
      <w:r>
        <w:t xml:space="preserve"> by extending the abstract property block ShearDisplacementStructureAbstractDescription.</w:t>
      </w:r>
    </w:p>
    <w:p w14:paraId="30DEBDCB" w14:textId="7CFC2286" w:rsidR="00617E36" w:rsidRDefault="009F2680" w:rsidP="00617E36">
      <w:pPr>
        <w:keepNext/>
      </w:pPr>
      <w:r>
        <w:rPr>
          <w:noProof/>
          <w:lang w:val="en-CA" w:eastAsia="en-CA"/>
        </w:rPr>
        <w:lastRenderedPageBreak/>
        <w:pict w14:anchorId="61B1CC6B">
          <v:shape id="_x0000_i1091" type="#_x0000_t75" style="width:431.35pt;height:318.6pt;visibility:visible;mso-wrap-style:square">
            <v:imagedata r:id="rId75" o:title=""/>
          </v:shape>
        </w:pict>
      </w:r>
      <w:r w:rsidR="001B4102">
        <w:rPr>
          <w:rStyle w:val="CommentReference"/>
        </w:rPr>
        <w:commentReference w:id="3365"/>
      </w:r>
    </w:p>
    <w:p w14:paraId="3149E471" w14:textId="620D40B9"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3366" w:author="Eric Boisvert" w:date="2016-03-06T13:27:00Z">
        <w:r w:rsidR="004D34D6">
          <w:rPr>
            <w:noProof/>
          </w:rPr>
          <w:t>64</w:t>
        </w:r>
      </w:ins>
      <w:del w:id="3367" w:author="Eric Boisvert" w:date="2016-03-06T13:27:00Z">
        <w:r w:rsidR="0085617E" w:rsidDel="004D34D6">
          <w:rPr>
            <w:noProof/>
          </w:rPr>
          <w:delText>66</w:delText>
        </w:r>
      </w:del>
      <w:r w:rsidR="00673E83">
        <w:rPr>
          <w:noProof/>
        </w:rPr>
        <w:fldChar w:fldCharType="end"/>
      </w:r>
      <w:r>
        <w:t>: ShearDisplacementStructureDescription</w:t>
      </w:r>
    </w:p>
    <w:p w14:paraId="4C496C34" w14:textId="4AAC8A86" w:rsidR="00617E36" w:rsidRDefault="001B4102" w:rsidP="00D20646">
      <w:pPr>
        <w:pStyle w:val="Heading5"/>
        <w:rPr>
          <w:lang w:val="en-CA"/>
        </w:rPr>
      </w:pPr>
      <w:bookmarkStart w:id="3368" w:name="BKM_E32F3F79_7117_4294_86FD_A68126B03F62"/>
      <w:bookmarkEnd w:id="3368"/>
      <w:r w:rsidRPr="001B4102">
        <w:rPr>
          <w:lang w:val="en-CA"/>
        </w:rPr>
        <w:t>deformationStyle</w:t>
      </w:r>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r>
        <w:rPr>
          <w:lang w:val="en-CA"/>
        </w:rPr>
        <w:t>:DeformationStyleTerm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Heading5"/>
        <w:rPr>
          <w:lang w:val="en-CA"/>
        </w:rPr>
      </w:pPr>
      <w:r w:rsidRPr="001B4102">
        <w:rPr>
          <w:lang w:val="en-CA"/>
        </w:rPr>
        <w:t>planeOrientation</w:t>
      </w:r>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 xml:space="preserve">The property planeOrientation:GSML_PlanarOrientation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r w:rsidRPr="00D970E9">
        <w:rPr>
          <w:lang w:val="en-CA"/>
        </w:rPr>
        <w:t>stPhysicalProperty</w:t>
      </w:r>
    </w:p>
    <w:p w14:paraId="6316CB63" w14:textId="77777777" w:rsidR="001B4102" w:rsidRPr="00D20646" w:rsidRDefault="001B4102" w:rsidP="00D20646">
      <w:pPr>
        <w:rPr>
          <w:lang w:val="en-CA"/>
        </w:rPr>
      </w:pPr>
    </w:p>
    <w:p w14:paraId="0E6B94EF" w14:textId="58878C1B" w:rsidR="001B4102" w:rsidRDefault="001B4102" w:rsidP="00D20646">
      <w:pPr>
        <w:rPr>
          <w:lang w:val="en-CA"/>
        </w:rPr>
      </w:pPr>
      <w:r>
        <w:rPr>
          <w:lang w:val="en-CA"/>
        </w:rPr>
        <w:t>The property stPhysicalProperty:PhysicalDescription shall contain value of generic physical properties not addressed in this specification.</w:t>
      </w:r>
    </w:p>
    <w:p w14:paraId="16C26230" w14:textId="4787F2BB" w:rsidR="00CB339F" w:rsidRDefault="00CB339F" w:rsidP="00CB339F">
      <w:pPr>
        <w:pStyle w:val="Heading3"/>
      </w:pPr>
      <w:bookmarkStart w:id="3369" w:name="BKM_76F0AF36_F011_4216_B99A_7C75820C7A2C"/>
      <w:bookmarkStart w:id="3370" w:name="BKM_B13360B8_167E_4DA8_A7B7_EA7DCABE7993"/>
      <w:bookmarkStart w:id="3371" w:name="_Toc445034220"/>
      <w:bookmarkEnd w:id="3369"/>
      <w:bookmarkEnd w:id="3370"/>
      <w:r>
        <w:t>Geologic Unit Details</w:t>
      </w:r>
      <w:bookmarkEnd w:id="3371"/>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4D34D6">
        <w:t>8.4.1.3</w:t>
      </w:r>
      <w:r w:rsidR="00297011">
        <w:fldChar w:fldCharType="end"/>
      </w:r>
      <w:r w:rsidR="00297011">
        <w:t>)</w:t>
      </w:r>
      <w:r w:rsidRPr="00CB339F">
        <w:t>.</w:t>
      </w:r>
    </w:p>
    <w:p w14:paraId="47A20F63" w14:textId="16F8E84A" w:rsidR="00CB339F" w:rsidRDefault="009F2680" w:rsidP="00CB339F">
      <w:pPr>
        <w:keepNext/>
      </w:pPr>
      <w:r>
        <w:rPr>
          <w:noProof/>
          <w:lang w:val="en-CA" w:eastAsia="en-CA"/>
        </w:rPr>
        <w:pict w14:anchorId="30A076C3">
          <v:shape id="_x0000_i1092" type="#_x0000_t75" style="width:253.6pt;height:554.35pt;visibility:visible;mso-wrap-style:square">
            <v:imagedata r:id="rId76" o:title=""/>
          </v:shape>
        </w:pict>
      </w:r>
    </w:p>
    <w:p w14:paraId="0BFCB1FE" w14:textId="3178D9B7"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3372" w:author="Eric Boisvert" w:date="2016-03-06T13:27:00Z">
        <w:r w:rsidR="004D34D6">
          <w:rPr>
            <w:noProof/>
          </w:rPr>
          <w:t>65</w:t>
        </w:r>
      </w:ins>
      <w:del w:id="3373" w:author="Eric Boisvert" w:date="2016-03-06T13:27:00Z">
        <w:r w:rsidR="0085617E" w:rsidDel="004D34D6">
          <w:rPr>
            <w:noProof/>
          </w:rPr>
          <w:delText>67</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4D34D6">
        <w:t>8.4.1.3</w:t>
      </w:r>
      <w:r>
        <w:fldChar w:fldCharType="end"/>
      </w:r>
      <w:r>
        <w:t>)</w:t>
      </w:r>
      <w:r w:rsidRPr="00CB339F">
        <w:t>.</w:t>
      </w:r>
    </w:p>
    <w:p w14:paraId="5E871F43" w14:textId="7D7B38ED" w:rsidR="00CB339F" w:rsidRDefault="00297011" w:rsidP="00D20646">
      <w:pPr>
        <w:pStyle w:val="Heading5"/>
        <w:rPr>
          <w:lang w:val="en-CA"/>
        </w:rPr>
      </w:pPr>
      <w:bookmarkStart w:id="3374" w:name="BKM_E8CC2926_B007_4DFB_997F_F78EC469DF9A"/>
      <w:bookmarkEnd w:id="3374"/>
      <w:r w:rsidRPr="00297011">
        <w:rPr>
          <w:lang w:val="en-CA"/>
        </w:rPr>
        <w:t>bodyMorphology</w:t>
      </w:r>
    </w:p>
    <w:p w14:paraId="7B43DA20" w14:textId="77777777" w:rsidR="00297011" w:rsidRDefault="00297011" w:rsidP="00D20646">
      <w:pPr>
        <w:rPr>
          <w:lang w:val="en-CA"/>
        </w:rPr>
      </w:pPr>
    </w:p>
    <w:p w14:paraId="7513F6EE" w14:textId="626415FF" w:rsidR="00297011" w:rsidRDefault="00297011" w:rsidP="00D20646">
      <w:pPr>
        <w:rPr>
          <w:lang w:val="en-CA"/>
        </w:rPr>
      </w:pPr>
      <w:r>
        <w:rPr>
          <w:lang w:val="en-CA"/>
        </w:rPr>
        <w:t xml:space="preserve">The </w:t>
      </w:r>
      <w:r w:rsidRPr="00297011">
        <w:rPr>
          <w:lang w:val="en-CA"/>
        </w:rPr>
        <w:t>bodyMorphology</w:t>
      </w:r>
      <w:r>
        <w:rPr>
          <w:lang w:val="en-CA"/>
        </w:rPr>
        <w:t xml:space="preserve"> property (swe:Category)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3375"/>
      <w:r w:rsidRPr="00297011">
        <w:rPr>
          <w:lang w:val="en-CA"/>
        </w:rPr>
        <w:t xml:space="preserve">is independent </w:t>
      </w:r>
      <w:commentRangeEnd w:id="3375"/>
      <w:r>
        <w:rPr>
          <w:rStyle w:val="CommentReference"/>
        </w:rPr>
        <w:commentReference w:id="3375"/>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r w:rsidRPr="00D970E9">
        <w:rPr>
          <w:lang w:val="en-CA"/>
        </w:rPr>
        <w:t>unitComposition</w:t>
      </w:r>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310BE6E5" w:rsidR="00297011" w:rsidRDefault="00297011" w:rsidP="00D20646">
      <w:pPr>
        <w:rPr>
          <w:lang w:val="en-CA"/>
        </w:rPr>
      </w:pPr>
      <w:r>
        <w:rPr>
          <w:lang w:val="en-CA"/>
        </w:rPr>
        <w:t xml:space="preserve">The unitComposition property (swe:Category)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r w:rsidRPr="00297011">
        <w:rPr>
          <w:lang w:val="en-CA"/>
        </w:rPr>
        <w:t>outcropCharacter</w:t>
      </w:r>
    </w:p>
    <w:p w14:paraId="183964F0" w14:textId="77777777" w:rsidR="00297011" w:rsidRPr="00297011" w:rsidRDefault="00297011" w:rsidP="00D20646">
      <w:pPr>
        <w:rPr>
          <w:lang w:val="en-CA"/>
        </w:rPr>
      </w:pPr>
    </w:p>
    <w:p w14:paraId="40C3828C" w14:textId="0C3995ED" w:rsidR="00297011" w:rsidRDefault="00297011" w:rsidP="00D20646">
      <w:pPr>
        <w:rPr>
          <w:lang w:val="en-CA"/>
        </w:rPr>
      </w:pPr>
      <w:r>
        <w:rPr>
          <w:lang w:val="en-CA"/>
        </w:rPr>
        <w:t>The property outcropCharacter (swe:Category) shall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2F914FD3" w14:textId="77777777" w:rsidR="00297011" w:rsidRDefault="00297011" w:rsidP="00D20646">
      <w:pPr>
        <w:pStyle w:val="Heading5"/>
        <w:rPr>
          <w:lang w:val="en-CA"/>
        </w:rPr>
      </w:pPr>
      <w:r w:rsidRPr="00D970E9">
        <w:rPr>
          <w:lang w:val="en-CA"/>
        </w:rPr>
        <w:t>unitThickness</w:t>
      </w:r>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p>
    <w:p w14:paraId="7FEBD3D2" w14:textId="460CBEC4" w:rsidR="00297011" w:rsidRDefault="00E97193" w:rsidP="00D20646">
      <w:pPr>
        <w:pStyle w:val="Heading5"/>
        <w:rPr>
          <w:lang w:val="en-CA"/>
        </w:rPr>
      </w:pPr>
      <w:r>
        <w:rPr>
          <w:lang w:val="en-CA"/>
        </w:rPr>
        <w:t>b</w:t>
      </w:r>
      <w:r w:rsidR="00297011" w:rsidRPr="00D970E9">
        <w:rPr>
          <w:lang w:val="en-CA"/>
        </w:rPr>
        <w:t>edding</w:t>
      </w:r>
    </w:p>
    <w:p w14:paraId="203C7EA5" w14:textId="77777777" w:rsidR="00E97193" w:rsidRDefault="00E97193" w:rsidP="00D20646">
      <w:pPr>
        <w:rPr>
          <w:lang w:val="en-CA"/>
        </w:rPr>
      </w:pPr>
    </w:p>
    <w:p w14:paraId="0B9C9B62" w14:textId="71FF4C74" w:rsidR="00297011" w:rsidRDefault="00297011" w:rsidP="00D20646">
      <w:pPr>
        <w:rPr>
          <w:lang w:val="en-CA"/>
        </w:rPr>
      </w:pPr>
      <w:r>
        <w:rPr>
          <w:lang w:val="en-CA"/>
        </w:rPr>
        <w:t>The bedding:BeddingDescription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4D34D6">
        <w:rPr>
          <w:lang w:val="en-CA"/>
        </w:rPr>
        <w:t>8.5.5.2</w:t>
      </w:r>
      <w:r w:rsidR="00E97193">
        <w:rPr>
          <w:lang w:val="en-CA"/>
        </w:rPr>
        <w:fldChar w:fldCharType="end"/>
      </w:r>
      <w:r w:rsidR="00E97193">
        <w:rPr>
          <w:lang w:val="en-CA"/>
        </w:rPr>
        <w:t>)</w:t>
      </w:r>
    </w:p>
    <w:p w14:paraId="442C7D8D" w14:textId="2436C79B" w:rsidR="006045F2" w:rsidRDefault="006045F2" w:rsidP="006045F2">
      <w:pPr>
        <w:pStyle w:val="Heading4"/>
      </w:pPr>
      <w:bookmarkStart w:id="3376" w:name="BKM_BB58E692_A1AE_4D52_B50D_8A8583AB1BE4"/>
      <w:bookmarkStart w:id="3377" w:name="BKM_31BF4296_6E8D_413D_AA94_37BAA601A4E2"/>
      <w:bookmarkStart w:id="3378" w:name="BKM_0CE007A8_3CE4_4605_997D_014E0E71F898"/>
      <w:bookmarkStart w:id="3379" w:name="BKM_4ACCDAB5_D34A_4312_AB32_2B6F03610F7A"/>
      <w:bookmarkStart w:id="3380" w:name="_Ref440802024"/>
      <w:bookmarkEnd w:id="3376"/>
      <w:bookmarkEnd w:id="3377"/>
      <w:bookmarkEnd w:id="3378"/>
      <w:bookmarkEnd w:id="3379"/>
      <w:r>
        <w:t>BeddingDescription</w:t>
      </w:r>
      <w:bookmarkEnd w:id="3380"/>
    </w:p>
    <w:p w14:paraId="30D66ADD" w14:textId="77777777" w:rsidR="006045F2" w:rsidRPr="006045F2" w:rsidRDefault="006045F2" w:rsidP="006045F2"/>
    <w:p w14:paraId="79D9664E" w14:textId="5AD69CE1" w:rsidR="006045F2" w:rsidRDefault="00E97193" w:rsidP="00AB10FC">
      <w:r>
        <w:t xml:space="preserve">BeddingDescription provided a detailed </w:t>
      </w:r>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3381" w:name="BKM_19472229_5BF0_45F8_BED6_B86B706423A9"/>
      <w:bookmarkEnd w:id="3381"/>
      <w:r w:rsidRPr="00D970E9">
        <w:rPr>
          <w:lang w:val="en-CA"/>
        </w:rPr>
        <w:lastRenderedPageBreak/>
        <w:t>beddingPattern</w:t>
      </w:r>
    </w:p>
    <w:p w14:paraId="58E0D95D" w14:textId="77777777" w:rsidR="00E97193" w:rsidRDefault="00E97193" w:rsidP="00D20646">
      <w:pPr>
        <w:rPr>
          <w:lang w:val="en-CA"/>
        </w:rPr>
      </w:pPr>
    </w:p>
    <w:p w14:paraId="4A3C66C4" w14:textId="12253691" w:rsidR="00E97193" w:rsidRDefault="00E97193" w:rsidP="00D20646">
      <w:pPr>
        <w:rPr>
          <w:lang w:val="en-CA"/>
        </w:rPr>
      </w:pPr>
      <w:r>
        <w:rPr>
          <w:lang w:val="en-CA"/>
        </w:rPr>
        <w:t xml:space="preserve">The property beddingPattern (swe:Category) shall provide a term from a controlled vocabulary </w:t>
      </w:r>
      <w:r w:rsidRPr="00E97193">
        <w:rPr>
          <w:lang w:val="en-CA"/>
        </w:rPr>
        <w:t xml:space="preserve"> specifying patterns of bedding thickness or relationships between bedding packages. (eg;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r w:rsidRPr="00D1762E">
        <w:rPr>
          <w:lang w:val="en-CA"/>
        </w:rPr>
        <w:t>beddingStyle</w:t>
      </w:r>
    </w:p>
    <w:p w14:paraId="60066019" w14:textId="77777777" w:rsidR="00336ECD" w:rsidRPr="00336ECD" w:rsidRDefault="00336ECD" w:rsidP="00D20646">
      <w:pPr>
        <w:rPr>
          <w:lang w:val="en-CA"/>
        </w:rPr>
      </w:pPr>
    </w:p>
    <w:p w14:paraId="0BAB2450" w14:textId="5CA5CF16" w:rsidR="00D1762E" w:rsidRDefault="00D1762E" w:rsidP="00D20646">
      <w:pPr>
        <w:rPr>
          <w:lang w:val="en-CA"/>
        </w:rPr>
      </w:pPr>
      <w:r>
        <w:rPr>
          <w:lang w:val="en-CA"/>
        </w:rPr>
        <w:t xml:space="preserve">The property beddingStyle (swe:Category)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r w:rsidRPr="00336ECD">
        <w:rPr>
          <w:lang w:val="en-CA"/>
        </w:rPr>
        <w:t>beddingThickness</w:t>
      </w:r>
    </w:p>
    <w:p w14:paraId="0486BD06" w14:textId="77777777" w:rsidR="00336ECD" w:rsidRDefault="00336ECD" w:rsidP="00D20646">
      <w:pPr>
        <w:rPr>
          <w:lang w:val="en-CA"/>
        </w:rPr>
      </w:pPr>
    </w:p>
    <w:p w14:paraId="5E11BC67" w14:textId="60785CA3" w:rsidR="00336ECD" w:rsidRDefault="00336ECD" w:rsidP="00D20646">
      <w:pPr>
        <w:rPr>
          <w:lang w:val="en-CA"/>
        </w:rPr>
      </w:pPr>
      <w:r>
        <w:rPr>
          <w:lang w:val="en-CA"/>
        </w:rPr>
        <w:t xml:space="preserve">The property beddingThickness (swe:Category) shall provide </w:t>
      </w:r>
      <w:commentRangeStart w:id="3382"/>
      <w:r>
        <w:rPr>
          <w:lang w:val="en-CA"/>
        </w:rPr>
        <w:t>a term</w:t>
      </w:r>
      <w:commentRangeEnd w:id="3382"/>
      <w:r>
        <w:rPr>
          <w:rStyle w:val="CommentReference"/>
        </w:rPr>
        <w:commentReference w:id="3382"/>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3383" w:name="BKM_B8E145AE_8356_455D_8AF6_DD01E80B774C"/>
      <w:bookmarkStart w:id="3384" w:name="BKM_8FB90A67_2503_406F_8326_44811B80D96C"/>
      <w:bookmarkStart w:id="3385" w:name="BKM_32D036C1_ECEB_4E0E_8D49_567109DB3963"/>
      <w:bookmarkStart w:id="3386" w:name="_Toc445034221"/>
      <w:bookmarkEnd w:id="3383"/>
      <w:bookmarkEnd w:id="3384"/>
      <w:bookmarkEnd w:id="3385"/>
      <w:r>
        <w:t>GeoSciML extension vocabularies</w:t>
      </w:r>
      <w:bookmarkEnd w:id="3386"/>
    </w:p>
    <w:p w14:paraId="28B7FC06" w14:textId="77777777" w:rsidR="00FE43AC" w:rsidRDefault="00FE43AC" w:rsidP="00FE43AC"/>
    <w:p w14:paraId="354C2EA6" w14:textId="764D4F55"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3387" w:author="Eric Boisvert" w:date="2016-03-06T13:27:00Z">
        <w:r w:rsidR="004D34D6">
          <w:t xml:space="preserve">Table </w:t>
        </w:r>
        <w:r w:rsidR="004D34D6">
          <w:rPr>
            <w:noProof/>
          </w:rPr>
          <w:t>5</w:t>
        </w:r>
      </w:ins>
      <w:del w:id="3388" w:author="Eric Boisvert" w:date="2016-03-06T13:27:00Z">
        <w:r w:rsidDel="004D34D6">
          <w:delText xml:space="preserve">Table </w:delText>
        </w:r>
        <w:r w:rsidDel="004D34D6">
          <w:rPr>
            <w:noProof/>
          </w:rPr>
          <w:delText>15</w:delText>
        </w:r>
      </w:del>
      <w:r>
        <w:fldChar w:fldCharType="end"/>
      </w:r>
    </w:p>
    <w:p w14:paraId="3DB0B66F" w14:textId="77777777" w:rsidR="00FE43AC" w:rsidRDefault="00FE43AC" w:rsidP="00AB10FC"/>
    <w:p w14:paraId="4E5106A3" w14:textId="0EE969CA" w:rsidR="00FE43AC" w:rsidRDefault="00FE43AC" w:rsidP="00FE43AC">
      <w:pPr>
        <w:pStyle w:val="Caption"/>
        <w:keepNext/>
      </w:pPr>
      <w:bookmarkStart w:id="3389" w:name="_Ref433004816"/>
      <w:r>
        <w:t xml:space="preserve">Table </w:t>
      </w:r>
      <w:r w:rsidR="00415E41">
        <w:fldChar w:fldCharType="begin"/>
      </w:r>
      <w:r w:rsidR="00415E41">
        <w:instrText xml:space="preserve"> SEQ Table \* ARABIC </w:instrText>
      </w:r>
      <w:r w:rsidR="00415E41">
        <w:fldChar w:fldCharType="separate"/>
      </w:r>
      <w:r w:rsidR="004D34D6">
        <w:rPr>
          <w:noProof/>
        </w:rPr>
        <w:t>5</w:t>
      </w:r>
      <w:r w:rsidR="00415E41">
        <w:fldChar w:fldCharType="end"/>
      </w:r>
      <w:bookmarkEnd w:id="3389"/>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390" w:name="_Ref432948522"/>
      <w:bookmarkStart w:id="3391" w:name="_Toc445034222"/>
      <w:r w:rsidRPr="00D12552">
        <w:rPr>
          <w:lang w:val="en-CA"/>
        </w:rPr>
        <w:t xml:space="preserve">GeoSciML </w:t>
      </w:r>
      <w:r>
        <w:rPr>
          <w:lang w:val="en-CA"/>
        </w:rPr>
        <w:t>GeologicTime</w:t>
      </w:r>
      <w:r w:rsidRPr="00D12552">
        <w:rPr>
          <w:lang w:val="en-CA"/>
        </w:rPr>
        <w:t xml:space="preserve"> </w:t>
      </w:r>
      <w:ins w:id="3392" w:author="Eric Boisvert" w:date="2015-11-03T05:15:00Z">
        <w:r w:rsidR="004F0DC1">
          <w:rPr>
            <w:lang w:val="en-CA"/>
          </w:rPr>
          <w:t xml:space="preserve">Abstract </w:t>
        </w:r>
      </w:ins>
      <w:r w:rsidRPr="00D12552">
        <w:rPr>
          <w:lang w:val="en-CA"/>
        </w:rPr>
        <w:t>Requirements Class</w:t>
      </w:r>
      <w:bookmarkEnd w:id="3390"/>
      <w:bookmarkEnd w:id="3391"/>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9F2680" w:rsidP="000B1244">
      <w:pPr>
        <w:keepNext/>
      </w:pPr>
      <w:r>
        <w:rPr>
          <w:noProof/>
          <w:lang w:val="en-CA" w:eastAsia="en-CA"/>
        </w:rPr>
        <w:pict w14:anchorId="45B11095">
          <v:shape id="_x0000_i1093" type="#_x0000_t75" style="width:6in;height:486.15pt;visibility:visible;mso-wrap-style:square">
            <v:imagedata r:id="rId77"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393" w:author="Eric Boisvert" w:date="2016-03-06T13:27:00Z">
        <w:r w:rsidR="004D34D6">
          <w:rPr>
            <w:noProof/>
          </w:rPr>
          <w:t>66</w:t>
        </w:r>
      </w:ins>
      <w:del w:id="3394"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9F2680" w:rsidP="008F4E9C">
      <w:pPr>
        <w:keepNext/>
      </w:pPr>
      <w:r>
        <w:rPr>
          <w:noProof/>
          <w:lang w:val="en-CA" w:eastAsia="en-CA"/>
        </w:rPr>
        <w:pict w14:anchorId="1784F587">
          <v:shape id="_x0000_i1094" type="#_x0000_t75" style="width:432.65pt;height:373.4pt;visibility:visible;mso-wrap-style:square">
            <v:imagedata r:id="rId78"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395" w:author="Eric Boisvert" w:date="2016-03-06T13:27:00Z">
        <w:r w:rsidR="004D34D6">
          <w:rPr>
            <w:noProof/>
          </w:rPr>
          <w:t>67</w:t>
        </w:r>
      </w:ins>
      <w:del w:id="3396"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397" w:name="_Toc445034223"/>
      <w:r w:rsidRPr="008F4E9C">
        <w:t>Global Boundary Stratotype Sections and Points</w:t>
      </w:r>
      <w:bookmarkEnd w:id="3397"/>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9F2680" w:rsidP="00821F1F">
      <w:pPr>
        <w:keepNext/>
      </w:pPr>
      <w:r>
        <w:rPr>
          <w:noProof/>
          <w:lang w:val="en-CA" w:eastAsia="en-CA"/>
        </w:rPr>
        <w:lastRenderedPageBreak/>
        <w:pict w14:anchorId="4B5A3431">
          <v:shape id="_x0000_i1095" type="#_x0000_t75" style="width:6in;height:326.25pt;visibility:visible;mso-wrap-style:square">
            <v:imagedata r:id="rId79" o:title=""/>
          </v:shape>
        </w:pict>
      </w:r>
    </w:p>
    <w:p w14:paraId="5D21835B" w14:textId="2B8C323E"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398" w:author="Eric Boisvert" w:date="2016-03-06T13:27:00Z">
        <w:r w:rsidR="004D34D6">
          <w:rPr>
            <w:noProof/>
          </w:rPr>
          <w:t>68</w:t>
        </w:r>
      </w:ins>
      <w:del w:id="3399" w:author="Eric Boisvert" w:date="2016-03-06T13:27:00Z">
        <w:r w:rsidR="0085617E" w:rsidDel="004D34D6">
          <w:rPr>
            <w:noProof/>
          </w:rPr>
          <w:delText>70</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9F2680" w:rsidP="00821F1F">
      <w:pPr>
        <w:keepNext/>
      </w:pPr>
      <w:r>
        <w:rPr>
          <w:noProof/>
          <w:lang w:val="en-CA" w:eastAsia="en-CA"/>
        </w:rPr>
        <w:lastRenderedPageBreak/>
        <w:pict w14:anchorId="7C6C9DB9">
          <v:shape id="_x0000_i1096" type="#_x0000_t75" style="width:242.1pt;height:365.75pt;visibility:visible;mso-wrap-style:square">
            <v:imagedata r:id="rId80" o:title=""/>
          </v:shape>
        </w:pict>
      </w:r>
    </w:p>
    <w:p w14:paraId="27847BD6" w14:textId="2830403B"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400" w:author="Eric Boisvert" w:date="2016-03-06T13:27:00Z">
        <w:r w:rsidR="004D34D6">
          <w:rPr>
            <w:noProof/>
          </w:rPr>
          <w:t>69</w:t>
        </w:r>
      </w:ins>
      <w:del w:id="3401" w:author="Eric Boisvert" w:date="2016-03-06T13:27:00Z">
        <w:r w:rsidR="0085617E" w:rsidDel="004D34D6">
          <w:rPr>
            <w:noProof/>
          </w:rPr>
          <w:delText>71</w:delText>
        </w:r>
      </w:del>
      <w:r w:rsidR="00673E83">
        <w:rPr>
          <w:noProof/>
        </w:rPr>
        <w:fldChar w:fldCharType="end"/>
      </w:r>
      <w:r w:rsidR="00024B9A">
        <w:t>: Stratigraphic points</w:t>
      </w:r>
      <w:r w:rsidR="009328CD">
        <w:t xml:space="preserve"> context diagram</w:t>
      </w:r>
    </w:p>
    <w:p w14:paraId="427387EE" w14:textId="1AD380E8" w:rsidR="000B1244" w:rsidRDefault="009328CD" w:rsidP="00D20646">
      <w:pPr>
        <w:pStyle w:val="Heading5"/>
      </w:pPr>
      <w:r w:rsidRPr="009328CD">
        <w:t>primaryGuidingCriterion</w:t>
      </w:r>
    </w:p>
    <w:p w14:paraId="3C98EEDE" w14:textId="77777777" w:rsidR="009328CD" w:rsidRDefault="009328CD" w:rsidP="000B1244"/>
    <w:p w14:paraId="3F0500E6" w14:textId="1C46CB85" w:rsidR="009328CD" w:rsidRPr="000B1244" w:rsidRDefault="009328CD" w:rsidP="009328CD">
      <w:commentRangeStart w:id="3402"/>
      <w:r>
        <w:t xml:space="preserve">The property </w:t>
      </w:r>
      <w:r w:rsidRPr="00D970E9">
        <w:rPr>
          <w:lang w:val="en-CA"/>
        </w:rPr>
        <w:t>primaryGuidingCriterion</w:t>
      </w:r>
      <w:r w:rsidR="00253146">
        <w:rPr>
          <w:lang w:val="en-CA"/>
        </w:rPr>
        <w:t>:Primitive::CharacterString</w:t>
      </w:r>
      <w:r>
        <w:rPr>
          <w:lang w:val="en-CA"/>
        </w:rPr>
        <w:t xml:space="preserve"> shall contain a </w:t>
      </w:r>
      <w:r w:rsidRPr="009328CD">
        <w:rPr>
          <w:lang w:val="en-CA"/>
        </w:rPr>
        <w:t>description of the primary criterion used to establish this stratigraphic point</w:t>
      </w:r>
      <w:r>
        <w:rPr>
          <w:lang w:val="en-CA"/>
        </w:rPr>
        <w:t>.</w:t>
      </w:r>
      <w:commentRangeEnd w:id="3402"/>
      <w:r>
        <w:rPr>
          <w:rStyle w:val="CommentReference"/>
        </w:rPr>
        <w:commentReference w:id="3402"/>
      </w:r>
    </w:p>
    <w:p w14:paraId="25A5D343" w14:textId="6B08E83F" w:rsidR="00821F1F" w:rsidRDefault="009328CD" w:rsidP="00D20646">
      <w:pPr>
        <w:pStyle w:val="Heading5"/>
        <w:rPr>
          <w:lang w:val="en-CA"/>
        </w:rPr>
      </w:pPr>
      <w:bookmarkStart w:id="3403" w:name="BKM_58D632CF_BB56_4A60_B802_C78FC42B4B0D"/>
      <w:bookmarkEnd w:id="3403"/>
      <w:r w:rsidRPr="00D970E9">
        <w:rPr>
          <w:lang w:val="en-CA"/>
        </w:rPr>
        <w:t>additionalCorrelationProperty</w:t>
      </w:r>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3CBBC243"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shall contain a</w:t>
      </w:r>
      <w:r w:rsidRPr="009328CD">
        <w:rPr>
          <w:lang w:val="en-CA"/>
        </w:rPr>
        <w:t>ny additional criteria used to establish this stratigraphic point</w:t>
      </w:r>
    </w:p>
    <w:p w14:paraId="066F111F" w14:textId="1D51BF86" w:rsidR="009328CD" w:rsidRDefault="009328CD" w:rsidP="00D20646">
      <w:pPr>
        <w:pStyle w:val="Heading5"/>
        <w:rPr>
          <w:lang w:val="en-CA"/>
        </w:rPr>
      </w:pPr>
      <w:r>
        <w:rPr>
          <w:lang w:val="en-CA"/>
        </w:rPr>
        <w:t>s</w:t>
      </w:r>
      <w:r w:rsidRPr="009328CD">
        <w:rPr>
          <w:lang w:val="en-CA"/>
        </w:rPr>
        <w:t>tatus</w:t>
      </w:r>
    </w:p>
    <w:p w14:paraId="679E5A10" w14:textId="77777777" w:rsidR="009328CD" w:rsidRDefault="009328CD" w:rsidP="00D20646">
      <w:pPr>
        <w:rPr>
          <w:lang w:val="en-CA"/>
        </w:rPr>
      </w:pPr>
    </w:p>
    <w:p w14:paraId="5E0E0A8F" w14:textId="609A8225" w:rsidR="009328CD" w:rsidRDefault="009328CD" w:rsidP="00D20646">
      <w:pPr>
        <w:rPr>
          <w:lang w:val="en-CA"/>
        </w:rPr>
      </w:pPr>
      <w:r>
        <w:rPr>
          <w:lang w:val="en-CA"/>
        </w:rPr>
        <w:t>The property status</w:t>
      </w:r>
      <w:r w:rsidR="00253146">
        <w:rPr>
          <w:lang w:val="en-CA"/>
        </w:rPr>
        <w:t>:Primitive::CharacterString</w:t>
      </w:r>
      <w:r>
        <w:rPr>
          <w:lang w:val="en-CA"/>
        </w:rPr>
        <w:t xml:space="preserve"> shall contain a</w:t>
      </w:r>
      <w:r w:rsidRPr="009328CD">
        <w:rPr>
          <w:lang w:val="en-CA"/>
        </w:rPr>
        <w:t xml:space="preserve"> description of the status of stratigraphic point (eg, formally accepted, etc)</w:t>
      </w:r>
    </w:p>
    <w:p w14:paraId="385CD0D8" w14:textId="3144FD99" w:rsidR="00821F1F" w:rsidRDefault="00024B9A" w:rsidP="00024B9A">
      <w:pPr>
        <w:pStyle w:val="Heading4"/>
      </w:pPr>
      <w:bookmarkStart w:id="3404" w:name="BKM_B8B6E400_425B_496D_997B_63F3369FC8C6"/>
      <w:bookmarkStart w:id="3405" w:name="BKM_0A8B18AD_F79E_4E63_8D17_DE2C48F3AF42"/>
      <w:bookmarkStart w:id="3406" w:name="BKM_F023F8DE_07B5_4FF5_8335_917836DF40EC"/>
      <w:bookmarkEnd w:id="3404"/>
      <w:bookmarkEnd w:id="3405"/>
      <w:bookmarkEnd w:id="3406"/>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9F2680" w:rsidP="00024B9A">
      <w:pPr>
        <w:keepNext/>
      </w:pPr>
      <w:r>
        <w:rPr>
          <w:noProof/>
          <w:lang w:val="en-CA" w:eastAsia="en-CA"/>
        </w:rPr>
        <w:pict w14:anchorId="7DEA392A">
          <v:shape id="_x0000_i1097" type="#_x0000_t75" style="width:372.1pt;height:400.15pt;visibility:visible;mso-wrap-style:square">
            <v:imagedata r:id="rId81" o:title=""/>
          </v:shape>
        </w:pict>
      </w:r>
    </w:p>
    <w:p w14:paraId="25FBC17D" w14:textId="5E1CDCBE"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407" w:author="Eric Boisvert" w:date="2016-03-06T13:27:00Z">
        <w:r w:rsidR="004D34D6">
          <w:rPr>
            <w:noProof/>
          </w:rPr>
          <w:t>70</w:t>
        </w:r>
      </w:ins>
      <w:del w:id="3408" w:author="Eric Boisvert" w:date="2016-03-06T13:27:00Z">
        <w:r w:rsidR="0085617E" w:rsidDel="004D34D6">
          <w:rPr>
            <w:noProof/>
          </w:rPr>
          <w:delText>72</w:delText>
        </w:r>
      </w:del>
      <w:r w:rsidR="00673E83">
        <w:rPr>
          <w:noProof/>
        </w:rPr>
        <w:fldChar w:fldCharType="end"/>
      </w:r>
      <w:r>
        <w:t>: Stratigraphic sections</w:t>
      </w:r>
      <w:r w:rsidR="009328CD">
        <w:t xml:space="preserve"> context diagram</w:t>
      </w:r>
    </w:p>
    <w:p w14:paraId="133B6AAD" w14:textId="5F56CDF5" w:rsidR="00024B9A" w:rsidRDefault="009328CD" w:rsidP="00D20646">
      <w:pPr>
        <w:pStyle w:val="Heading5"/>
        <w:rPr>
          <w:lang w:val="en-CA"/>
        </w:rPr>
      </w:pPr>
      <w:r w:rsidRPr="00D970E9">
        <w:rPr>
          <w:lang w:val="en-CA"/>
        </w:rPr>
        <w:t>geologicSetting</w:t>
      </w:r>
    </w:p>
    <w:p w14:paraId="60A1878C" w14:textId="77777777" w:rsidR="009328CD" w:rsidRPr="00D20646" w:rsidRDefault="009328CD">
      <w:pPr>
        <w:rPr>
          <w:lang w:val="en-CA"/>
        </w:rPr>
      </w:pPr>
    </w:p>
    <w:p w14:paraId="20281BFA" w14:textId="1719874B" w:rsidR="009328CD" w:rsidRDefault="009328CD">
      <w:pPr>
        <w:rPr>
          <w:lang w:val="en-CA"/>
        </w:rPr>
      </w:pPr>
      <w:r>
        <w:rPr>
          <w:lang w:val="en-CA"/>
        </w:rPr>
        <w:lastRenderedPageBreak/>
        <w:t>The property geologicSetting</w:t>
      </w:r>
      <w:r w:rsidR="00253146">
        <w:rPr>
          <w:lang w:val="en-CA"/>
        </w:rPr>
        <w:t>:Primitive::CharacterString</w:t>
      </w:r>
      <w:r>
        <w:rPr>
          <w:lang w:val="en-CA"/>
        </w:rPr>
        <w:t xml:space="preserve"> shall contain a</w:t>
      </w:r>
      <w:r w:rsidRPr="009328CD">
        <w:rPr>
          <w:lang w:val="en-CA"/>
        </w:rPr>
        <w:t xml:space="preserve"> description of the geologic setting of the stratigraphic section</w:t>
      </w:r>
    </w:p>
    <w:p w14:paraId="661F8F55" w14:textId="5B6B3518" w:rsidR="009328CD" w:rsidRDefault="009328CD" w:rsidP="00D20646">
      <w:pPr>
        <w:pStyle w:val="Heading5"/>
      </w:pPr>
      <w:r w:rsidRPr="009328CD">
        <w:t>geologicDescription</w:t>
      </w:r>
    </w:p>
    <w:p w14:paraId="165C9B21" w14:textId="77777777" w:rsidR="009328CD" w:rsidRPr="009328CD" w:rsidRDefault="009328CD"/>
    <w:p w14:paraId="3AE0C16C" w14:textId="37B49CE9" w:rsidR="009328CD" w:rsidRDefault="009328CD" w:rsidP="009328CD">
      <w:r>
        <w:t>The geologicDescription</w:t>
      </w:r>
      <w:r w:rsidR="00253146">
        <w:t>:Primitive::CharacterString</w:t>
      </w:r>
      <w:r>
        <w:t xml:space="preserve"> shall contain a</w:t>
      </w:r>
      <w:r w:rsidRPr="009328CD">
        <w:t xml:space="preserve"> description of the geology of the stratigraphic section (eg, lithology, paleontology, paleogeography, etc)</w:t>
      </w:r>
    </w:p>
    <w:p w14:paraId="237A7043" w14:textId="631C6C28" w:rsidR="009328CD" w:rsidRDefault="009328CD" w:rsidP="00D20646">
      <w:pPr>
        <w:pStyle w:val="Heading5"/>
      </w:pPr>
      <w:r>
        <w:t>a</w:t>
      </w:r>
      <w:r w:rsidRPr="009328CD">
        <w:t>ccessibility</w:t>
      </w:r>
    </w:p>
    <w:p w14:paraId="546E21EE" w14:textId="77777777" w:rsidR="009328CD" w:rsidRPr="009328CD" w:rsidRDefault="009328CD"/>
    <w:p w14:paraId="291D23E9" w14:textId="0A1EDBA3" w:rsidR="009328CD" w:rsidRDefault="009328CD" w:rsidP="009328CD">
      <w:r>
        <w:t>The property accessibility</w:t>
      </w:r>
      <w:r w:rsidR="00253146">
        <w:t>:Primitive::CharacterString</w:t>
      </w:r>
      <w:r>
        <w:t xml:space="preserve"> shall contain a</w:t>
      </w:r>
      <w:r w:rsidRPr="009328CD">
        <w:t xml:space="preserve"> description of the ability to access the stratigraphic section</w:t>
      </w:r>
    </w:p>
    <w:p w14:paraId="20189AC7" w14:textId="00F5A862" w:rsidR="009328CD" w:rsidRDefault="009328CD" w:rsidP="00D20646">
      <w:pPr>
        <w:pStyle w:val="Heading5"/>
      </w:pPr>
      <w:r>
        <w:t>c</w:t>
      </w:r>
      <w:r w:rsidRPr="009328CD">
        <w:t>onservation</w:t>
      </w:r>
    </w:p>
    <w:p w14:paraId="6B495CC4" w14:textId="77777777" w:rsidR="009328CD" w:rsidRPr="009328CD" w:rsidRDefault="009328CD"/>
    <w:p w14:paraId="75664D6D" w14:textId="19B46652" w:rsidR="009328CD" w:rsidRDefault="009328CD" w:rsidP="009328CD">
      <w:r>
        <w:t>The property conservation</w:t>
      </w:r>
      <w:r w:rsidR="00253146">
        <w:t>:Primitive::CharacterString</w:t>
      </w:r>
      <w:r>
        <w:t xml:space="preserve"> shall contain a</w:t>
      </w:r>
      <w:r w:rsidRPr="009328CD">
        <w:t xml:space="preserve"> description of measures to conserve the stratigraphic section</w:t>
      </w:r>
    </w:p>
    <w:p w14:paraId="4098BE06" w14:textId="0760C900" w:rsidR="00024B9A" w:rsidRDefault="009C2973" w:rsidP="009C2973">
      <w:pPr>
        <w:pStyle w:val="Heading3"/>
      </w:pPr>
      <w:bookmarkStart w:id="3409" w:name="BKM_1C0FB01B_F4A6_4733_BA06_87BA9B2415C9"/>
      <w:bookmarkStart w:id="3410" w:name="BKM_FF29DAEB_3E4E_4D00_B3A1_D0E4D913A1D2"/>
      <w:bookmarkStart w:id="3411" w:name="BKM_2769F637_48D7_42F4_B567_915886458F2C"/>
      <w:bookmarkStart w:id="3412" w:name="BKM_DAEF393B_8D05_4043_87C1_9038BA957915"/>
      <w:bookmarkStart w:id="3413" w:name="BKM_45E678ED_7B83_4A86_A4BD_BC55352F39D9"/>
      <w:bookmarkStart w:id="3414" w:name="_Toc445034224"/>
      <w:bookmarkEnd w:id="3409"/>
      <w:bookmarkEnd w:id="3410"/>
      <w:bookmarkEnd w:id="3411"/>
      <w:bookmarkEnd w:id="3412"/>
      <w:bookmarkEnd w:id="3413"/>
      <w:r>
        <w:t>Temporal Reference System</w:t>
      </w:r>
      <w:bookmarkEnd w:id="3414"/>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9F2680" w:rsidP="009C2973">
      <w:pPr>
        <w:keepNext/>
      </w:pPr>
      <w:r>
        <w:rPr>
          <w:noProof/>
          <w:lang w:val="en-CA" w:eastAsia="en-CA"/>
        </w:rPr>
        <w:lastRenderedPageBreak/>
        <w:pict w14:anchorId="7E6628A8">
          <v:shape id="_x0000_i1098" type="#_x0000_t75" style="width:6in;height:509.1pt;visibility:visible;mso-wrap-style:square">
            <v:imagedata r:id="rId82" o:title=""/>
          </v:shape>
        </w:pict>
      </w:r>
    </w:p>
    <w:p w14:paraId="45D9D86A" w14:textId="144D3F8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3415" w:author="Eric Boisvert" w:date="2016-03-06T13:27:00Z">
        <w:r w:rsidR="004D34D6">
          <w:rPr>
            <w:noProof/>
          </w:rPr>
          <w:t>71</w:t>
        </w:r>
      </w:ins>
      <w:del w:id="3416" w:author="Eric Boisvert" w:date="2016-03-06T13:27:00Z">
        <w:r w:rsidR="0085617E" w:rsidDel="004D34D6">
          <w:rPr>
            <w:noProof/>
          </w:rPr>
          <w:delText>73</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r w:rsidRPr="008816FC">
        <w:t>referencePoint</w:t>
      </w:r>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r>
        <w:rPr>
          <w:lang w:val="en-CA"/>
        </w:rPr>
        <w:t>c</w:t>
      </w:r>
      <w:r w:rsidRPr="00D970E9">
        <w:rPr>
          <w:lang w:val="en-CA"/>
        </w:rPr>
        <w:t>omponent</w:t>
      </w:r>
    </w:p>
    <w:p w14:paraId="39343BBF" w14:textId="77777777" w:rsidR="008816FC" w:rsidRPr="00D20646" w:rsidRDefault="008816FC">
      <w:pPr>
        <w:rPr>
          <w:lang w:val="en-CA"/>
        </w:rPr>
      </w:pPr>
    </w:p>
    <w:p w14:paraId="5C310522" w14:textId="2618132A"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3417"/>
      <w:r w:rsidR="00B0615B">
        <w:t xml:space="preserve">The association of an era with a stratotype is optional.  In the GSSP approach recommended by ICS for the Global </w:t>
      </w:r>
      <w:commentRangeEnd w:id="3417"/>
      <w:r w:rsidR="001B130F">
        <w:rPr>
          <w:rStyle w:val="CommentReference"/>
        </w:rPr>
        <w:commentReference w:id="3417"/>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53D73285" w:rsidR="000B1244" w:rsidRDefault="00F613F1" w:rsidP="00D20646">
      <w:pPr>
        <w:pStyle w:val="Heading5"/>
      </w:pPr>
      <w:r w:rsidRPr="00F613F1">
        <w:t>Member</w:t>
      </w:r>
    </w:p>
    <w:p w14:paraId="7BAA56CA" w14:textId="77777777" w:rsidR="00F613F1" w:rsidRPr="00F613F1" w:rsidRDefault="00F613F1"/>
    <w:p w14:paraId="49FC3297" w14:textId="58C794F5" w:rsidR="00F613F1" w:rsidRDefault="00F613F1" w:rsidP="00B0615B">
      <w:r>
        <w:t>The property member shall be an association between a TimeOrdinalEra and another TimeOrdinalEra which is hierarchically below.  The refered TimeOrdinalEras are subdivision the the current TimeOrdinalEra.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trPr>
        <w:tc>
          <w:tcPr>
            <w:tcW w:w="4219" w:type="dxa"/>
            <w:tcBorders>
              <w:right w:val="nil"/>
            </w:tcBorders>
            <w:shd w:val="clear" w:color="auto" w:fill="auto"/>
          </w:tcPr>
          <w:p w14:paraId="2BFC8A56" w14:textId="1943A9F9" w:rsidR="00F613F1" w:rsidRPr="00D12552" w:rsidRDefault="00F613F1" w:rsidP="00F613F1">
            <w:pPr>
              <w:pStyle w:val="Tabletext10"/>
              <w:rPr>
                <w:rStyle w:val="requri"/>
                <w:lang w:val="en-CA"/>
              </w:rPr>
            </w:pPr>
            <w:r>
              <w:rPr>
                <w:rStyle w:val="requri"/>
                <w:lang w:val="en-CA"/>
              </w:rPr>
              <w:t>/req/gsml4-timescale</w:t>
            </w:r>
            <w:r w:rsidRPr="00D12552">
              <w:rPr>
                <w:rStyle w:val="requri"/>
                <w:lang w:val="en-CA"/>
              </w:rPr>
              <w:t>/</w:t>
            </w:r>
            <w:r>
              <w:rPr>
                <w:rStyle w:val="requri"/>
                <w:lang w:val="en-CA"/>
              </w:rPr>
              <w:t>member-timeordinalera</w:t>
            </w:r>
          </w:p>
        </w:tc>
        <w:tc>
          <w:tcPr>
            <w:tcW w:w="4678" w:type="dxa"/>
            <w:tcBorders>
              <w:left w:val="nil"/>
            </w:tcBorders>
            <w:shd w:val="clear" w:color="auto" w:fill="auto"/>
          </w:tcPr>
          <w:p w14:paraId="1253C456" w14:textId="39772DCB" w:rsidR="00F613F1" w:rsidRPr="00D12552" w:rsidRDefault="00F613F1" w:rsidP="008132F4">
            <w:pPr>
              <w:pStyle w:val="Tabletext10"/>
              <w:jc w:val="left"/>
              <w:rPr>
                <w:rStyle w:val="reqtext"/>
                <w:lang w:val="en-CA"/>
              </w:rPr>
            </w:pPr>
            <w:r>
              <w:rPr>
                <w:rStyle w:val="reqtext"/>
                <w:lang w:val="en-CA"/>
              </w:rPr>
              <w:t xml:space="preserve">A member shall no refer to a TimeOrdinalEra that </w:t>
            </w:r>
            <w:r w:rsidR="00825468">
              <w:rPr>
                <w:rStyle w:val="reqtext"/>
                <w:lang w:val="en-CA"/>
              </w:rPr>
              <w:t xml:space="preserve">itself, or any </w:t>
            </w:r>
            <w:commentRangeStart w:id="3418"/>
            <w:r w:rsidR="00825468">
              <w:rPr>
                <w:rStyle w:val="reqtext"/>
                <w:lang w:val="en-CA"/>
              </w:rPr>
              <w:t>transitive member</w:t>
            </w:r>
            <w:commentRangeEnd w:id="3418"/>
            <w:r w:rsidR="00825468">
              <w:rPr>
                <w:rStyle w:val="CommentReference"/>
                <w:rFonts w:ascii="Times New Roman" w:eastAsia="Times New Roman" w:hAnsi="Times New Roman"/>
                <w:lang w:val="en-US" w:eastAsia="en-US"/>
              </w:rPr>
              <w:commentReference w:id="3418"/>
            </w:r>
            <w:r w:rsidR="00825468">
              <w:rPr>
                <w:rStyle w:val="reqtext"/>
                <w:lang w:val="en-CA"/>
              </w:rPr>
              <w:t>, refer to the current TimeOrdinalEar</w:t>
            </w:r>
          </w:p>
        </w:tc>
      </w:tr>
    </w:tbl>
    <w:p w14:paraId="01BA07BD" w14:textId="77777777" w:rsidR="00F613F1" w:rsidRDefault="00F613F1" w:rsidP="00B0615B"/>
    <w:p w14:paraId="53DC834F" w14:textId="4DA63CF9" w:rsidR="00F613F1" w:rsidRDefault="00F613F1" w:rsidP="00B0615B">
      <w:r>
        <w:t>The nesting shall not be cyclic (infinite loop) as a member cannot appear more than once in a give tree.</w:t>
      </w:r>
    </w:p>
    <w:p w14:paraId="4916DC42" w14:textId="4A0D64A7" w:rsidR="00EA7BCE" w:rsidRDefault="00EA7BCE" w:rsidP="00B0615B">
      <w:r w:rsidRPr="00EA7BCE">
        <w:t>Group</w:t>
      </w:r>
    </w:p>
    <w:p w14:paraId="0F9BD5EA" w14:textId="72827E68" w:rsidR="00EA7BCE" w:rsidRDefault="00EA7BCE" w:rsidP="00B0615B">
      <w:r>
        <w:t>The group property shall be an association to a (single) parent TimeOrdinalEra. The parent TimeOrdinalEra shall no be any of the member or transitive member.</w:t>
      </w:r>
    </w:p>
    <w:p w14:paraId="0A2CC4B1" w14:textId="77777777" w:rsidR="00EA7BCE" w:rsidRDefault="00EA7BCE" w:rsidP="00B0615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trPr>
        <w:tc>
          <w:tcPr>
            <w:tcW w:w="4219" w:type="dxa"/>
            <w:tcBorders>
              <w:right w:val="nil"/>
            </w:tcBorders>
            <w:shd w:val="clear" w:color="auto" w:fill="auto"/>
          </w:tcPr>
          <w:p w14:paraId="328843CF" w14:textId="74D17CD8" w:rsidR="00EA7BCE" w:rsidRPr="00D12552" w:rsidRDefault="00EA7BCE" w:rsidP="00EA7BCE">
            <w:pPr>
              <w:pStyle w:val="Tabletext10"/>
              <w:rPr>
                <w:rStyle w:val="requri"/>
                <w:lang w:val="en-CA"/>
              </w:rPr>
            </w:pPr>
            <w:r>
              <w:rPr>
                <w:rStyle w:val="requri"/>
                <w:lang w:val="en-CA"/>
              </w:rPr>
              <w:t>/req/gsml4-timescale</w:t>
            </w:r>
            <w:r w:rsidRPr="00D12552">
              <w:rPr>
                <w:rStyle w:val="requri"/>
                <w:lang w:val="en-CA"/>
              </w:rPr>
              <w:t>/</w:t>
            </w:r>
            <w:r>
              <w:rPr>
                <w:rStyle w:val="requri"/>
                <w:lang w:val="en-CA"/>
              </w:rPr>
              <w:t>group-timeordinalera</w:t>
            </w:r>
          </w:p>
        </w:tc>
        <w:tc>
          <w:tcPr>
            <w:tcW w:w="4678" w:type="dxa"/>
            <w:tcBorders>
              <w:left w:val="nil"/>
            </w:tcBorders>
            <w:shd w:val="clear" w:color="auto" w:fill="auto"/>
          </w:tcPr>
          <w:p w14:paraId="309E2854" w14:textId="062EE649" w:rsidR="00EA7BCE" w:rsidRPr="00D12552" w:rsidRDefault="00EA7BCE" w:rsidP="00EA7BCE">
            <w:pPr>
              <w:pStyle w:val="Tabletext10"/>
              <w:jc w:val="left"/>
              <w:rPr>
                <w:rStyle w:val="reqtext"/>
                <w:lang w:val="en-CA"/>
              </w:rPr>
            </w:pPr>
            <w:r>
              <w:rPr>
                <w:rStyle w:val="reqtext"/>
                <w:lang w:val="en-CA"/>
              </w:rPr>
              <w:t>A group shall no refer to a TimeOrdinalEra that itself, or any transitive group, refer to the current TimeOrdinalEra</w:t>
            </w:r>
          </w:p>
        </w:tc>
      </w:tr>
    </w:tbl>
    <w:p w14:paraId="76B03D92" w14:textId="31B5AFDB" w:rsidR="00EA7BCE" w:rsidRDefault="00EA7BCE" w:rsidP="00B0615B">
      <w:r>
        <w:lastRenderedPageBreak/>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encoded in the client consuming the information or explicitly encoded in such a way that if the instance B-&gt;member-&gt;A is serialized, A-&gt;group-&gt;B SHALL be serialized as well.</w:t>
      </w:r>
    </w:p>
    <w:p w14:paraId="3D9D7812" w14:textId="474A0958" w:rsidR="00EA7BCE" w:rsidRDefault="00347A75" w:rsidP="00D20646">
      <w:pPr>
        <w:pStyle w:val="Heading5"/>
        <w:rPr>
          <w:lang w:val="en-CA"/>
        </w:rPr>
      </w:pPr>
      <w:commentRangeStart w:id="3419"/>
      <w:r>
        <w:rPr>
          <w:lang w:val="en-CA"/>
        </w:rPr>
        <w:t>s</w:t>
      </w:r>
      <w:r w:rsidRPr="00D970E9">
        <w:rPr>
          <w:lang w:val="en-CA"/>
        </w:rPr>
        <w:t>tart</w:t>
      </w:r>
      <w:commentRangeEnd w:id="3419"/>
      <w:r>
        <w:rPr>
          <w:rStyle w:val="CommentReference"/>
          <w:b w:val="0"/>
          <w:bCs w:val="0"/>
          <w:i w:val="0"/>
          <w:iCs w:val="0"/>
        </w:rPr>
        <w:commentReference w:id="3419"/>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r>
        <w:rPr>
          <w:lang w:val="en-CA"/>
        </w:rPr>
        <w:t>end</w:t>
      </w:r>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0C77B687" w:rsidR="00347A75" w:rsidRDefault="00347A75" w:rsidP="00D20646">
      <w:pPr>
        <w:pStyle w:val="Heading5"/>
      </w:pPr>
      <w:r>
        <w:t>Position</w:t>
      </w:r>
    </w:p>
    <w:p w14:paraId="7C1340D0" w14:textId="77777777" w:rsidR="008132F4" w:rsidRPr="008132F4" w:rsidRDefault="008132F4"/>
    <w:p w14:paraId="751D2AC9" w14:textId="74108D13" w:rsidR="008132F4" w:rsidRDefault="008132F4">
      <w:r>
        <w:t xml:space="preserve">The position:TM_Instant property shall describe a </w:t>
      </w:r>
      <w:r w:rsidRPr="008132F4">
        <w:t>point in time corresponding to the era boundary</w:t>
      </w:r>
      <w:r>
        <w:t>.</w:t>
      </w:r>
    </w:p>
    <w:p w14:paraId="7D31217C" w14:textId="7AFF6869" w:rsidR="00347A75" w:rsidRDefault="008132F4" w:rsidP="00D20646">
      <w:pPr>
        <w:pStyle w:val="Heading5"/>
      </w:pPr>
      <w:r w:rsidRPr="008132F4">
        <w:t>positionalUncertainty</w:t>
      </w:r>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r w:rsidRPr="008132F4">
        <w:t>previousEra</w:t>
      </w:r>
    </w:p>
    <w:p w14:paraId="509EE877" w14:textId="77777777" w:rsidR="0059102D" w:rsidRPr="0059102D" w:rsidRDefault="0059102D"/>
    <w:p w14:paraId="68AF7099" w14:textId="0D2B4912" w:rsidR="008132F4" w:rsidRDefault="008132F4" w:rsidP="008132F4">
      <w:r>
        <w:lastRenderedPageBreak/>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r w:rsidRPr="00D970E9">
        <w:rPr>
          <w:lang w:val="en-CA"/>
        </w:rPr>
        <w:t>nextEra</w:t>
      </w:r>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r w:rsidRPr="00D970E9">
        <w:rPr>
          <w:lang w:val="en-CA"/>
        </w:rPr>
        <w:t>observationalBasis</w:t>
      </w:r>
    </w:p>
    <w:p w14:paraId="2B9AD269" w14:textId="77777777" w:rsidR="0059102D" w:rsidRPr="00D20646" w:rsidRDefault="0059102D">
      <w:pPr>
        <w:rPr>
          <w:lang w:val="en-CA"/>
        </w:rPr>
      </w:pPr>
    </w:p>
    <w:p w14:paraId="5FA1BE3B" w14:textId="0E45ECD1" w:rsidR="0059102D" w:rsidRDefault="0059102D">
      <w:r>
        <w:rPr>
          <w:lang w:val="en-CA"/>
        </w:rPr>
        <w:t>The property observationalBasis shall be an association between a TimeOrdinalEraBoundary and a OM_Observation to support</w:t>
      </w:r>
      <w:r w:rsidRPr="0059102D">
        <w:rPr>
          <w:lang w:val="en-CA"/>
        </w:rPr>
        <w:t xml:space="preserve"> the existence of the boundary (geochronology, paleontology, etc.)</w:t>
      </w:r>
    </w:p>
    <w:p w14:paraId="4F046F66" w14:textId="58C4DB99" w:rsidR="00B0615B" w:rsidRDefault="00935ECA" w:rsidP="00935ECA">
      <w:pPr>
        <w:pStyle w:val="Heading3"/>
      </w:pPr>
      <w:bookmarkStart w:id="3420" w:name="BKM_63ECF066_EE03_4253_8744_0F86D06238D4"/>
      <w:bookmarkStart w:id="3421" w:name="BKM_87370C48_A777_490F_8AD5_7B430EEB4CC8"/>
      <w:bookmarkStart w:id="3422" w:name="BKM_229122EC_1DA3_4235_81D3_26787B18C5E7"/>
      <w:bookmarkStart w:id="3423" w:name="_Toc445034225"/>
      <w:bookmarkEnd w:id="3420"/>
      <w:bookmarkEnd w:id="3421"/>
      <w:bookmarkEnd w:id="3422"/>
      <w:r>
        <w:t>Time scale</w:t>
      </w:r>
      <w:bookmarkEnd w:id="3423"/>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9F2680" w:rsidP="00935ECA">
      <w:pPr>
        <w:keepNext/>
      </w:pPr>
      <w:r>
        <w:rPr>
          <w:noProof/>
          <w:lang w:val="en-CA" w:eastAsia="en-CA"/>
        </w:rPr>
        <w:lastRenderedPageBreak/>
        <w:pict w14:anchorId="61396997">
          <v:shape id="_x0000_i1099" type="#_x0000_t75" style="width:433.25pt;height:381.05pt;visibility:visible;mso-wrap-style:square">
            <v:imagedata r:id="rId83"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3424" w:author="Eric Boisvert" w:date="2016-03-06T13:27:00Z">
        <w:r w:rsidR="004D34D6">
          <w:rPr>
            <w:noProof/>
          </w:rPr>
          <w:t>72</w:t>
        </w:r>
      </w:ins>
      <w:del w:id="3425"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5EA1EFE4" w:rsidR="00935ECA" w:rsidRDefault="001B130F" w:rsidP="00935ECA">
      <w:r w:rsidRPr="001B130F">
        <w:lastRenderedPageBreak/>
        <w:t>A GeochronologicEra is a period of time between two GeochronologicBoundaries</w:t>
      </w:r>
      <w:r>
        <w:t xml:space="preserve">. </w:t>
      </w:r>
      <w:r w:rsidR="00935ECA">
        <w:t xml:space="preserve">The association of an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9F2680" w:rsidP="00606F7E">
      <w:pPr>
        <w:keepNext/>
      </w:pPr>
      <w:r>
        <w:rPr>
          <w:noProof/>
          <w:lang w:val="en-CA" w:eastAsia="en-CA"/>
        </w:rPr>
        <w:pict w14:anchorId="4C779ED5">
          <v:shape id="_x0000_i1100" type="#_x0000_t75" style="width:6in;height:391.2pt;visibility:visible;mso-wrap-style:square">
            <v:imagedata r:id="rId84" o:title=""/>
          </v:shape>
        </w:pict>
      </w:r>
    </w:p>
    <w:p w14:paraId="21B3C114" w14:textId="057CDE31"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3426" w:author="Eric Boisvert" w:date="2016-03-06T13:27:00Z">
        <w:r w:rsidR="004D34D6">
          <w:rPr>
            <w:noProof/>
          </w:rPr>
          <w:t>73</w:t>
        </w:r>
      </w:ins>
      <w:del w:id="3427" w:author="Eric Boisvert" w:date="2016-03-06T13:27:00Z">
        <w:r w:rsidR="0085617E" w:rsidDel="004D34D6">
          <w:rPr>
            <w:noProof/>
          </w:rPr>
          <w:delText>75</w:delText>
        </w:r>
      </w:del>
      <w:r w:rsidR="00673E83">
        <w:rPr>
          <w:noProof/>
        </w:rPr>
        <w:fldChar w:fldCharType="end"/>
      </w:r>
      <w:r>
        <w:t xml:space="preserve"> : GeochronologicEra</w:t>
      </w:r>
    </w:p>
    <w:p w14:paraId="5E62F251" w14:textId="7FEB2880" w:rsidR="00935ECA" w:rsidRDefault="001B130F" w:rsidP="00D20646">
      <w:pPr>
        <w:pStyle w:val="Heading5"/>
        <w:rPr>
          <w:lang w:val="en-CA"/>
        </w:rPr>
      </w:pPr>
      <w:bookmarkStart w:id="3428" w:name="BKM_87E807D4_B547_4527_95DA_3886362CC5FC"/>
      <w:bookmarkEnd w:id="3428"/>
      <w:r>
        <w:rPr>
          <w:lang w:val="en-CA"/>
        </w:rPr>
        <w:t>r</w:t>
      </w:r>
      <w:r w:rsidRPr="00D970E9">
        <w:rPr>
          <w:lang w:val="en-CA"/>
        </w:rPr>
        <w:t>ank</w:t>
      </w:r>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 xml:space="preserve">The property rank:GeochronologicEraRank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Heading5"/>
        <w:rPr>
          <w:lang w:val="en-CA"/>
        </w:rPr>
      </w:pPr>
      <w:r>
        <w:rPr>
          <w:lang w:val="en-CA"/>
        </w:rPr>
        <w:t>s</w:t>
      </w:r>
      <w:r w:rsidR="001B130F" w:rsidRPr="00D970E9">
        <w:rPr>
          <w:lang w:val="en-CA"/>
        </w:rPr>
        <w:t>tratotype</w:t>
      </w:r>
    </w:p>
    <w:p w14:paraId="2D5F024E" w14:textId="77777777" w:rsidR="00B3199C" w:rsidRPr="00D20646" w:rsidRDefault="00B3199C" w:rsidP="00D20646">
      <w:pPr>
        <w:rPr>
          <w:lang w:val="en-CA"/>
        </w:rPr>
      </w:pPr>
    </w:p>
    <w:p w14:paraId="2A2B8404" w14:textId="6008E7DB"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p w14:paraId="3A6EE748" w14:textId="43E01A96" w:rsidR="00935ECA" w:rsidRDefault="00606F7E" w:rsidP="00606F7E">
      <w:pPr>
        <w:pStyle w:val="Heading4"/>
      </w:pPr>
      <w:bookmarkStart w:id="3429" w:name="BKM_84F1004A_AA50_459B_B70A_65E13CA8B294"/>
      <w:bookmarkEnd w:id="3429"/>
      <w:r>
        <w:t>GeochronologicBoundary</w:t>
      </w:r>
    </w:p>
    <w:p w14:paraId="606CAAC4" w14:textId="77777777" w:rsidR="00606F7E" w:rsidRDefault="00606F7E" w:rsidP="00821F1F"/>
    <w:p w14:paraId="453A51FA" w14:textId="2264A18B" w:rsidR="00606F7E" w:rsidRDefault="00757EBF" w:rsidP="00821F1F">
      <w:r>
        <w:t xml:space="preserve">A GeochronologicBoundary is a </w:t>
      </w:r>
      <w:r w:rsidR="00606F7E" w:rsidRPr="00606F7E">
        <w:t xml:space="preserve"> boundary between two geochronologic time periods</w:t>
      </w:r>
    </w:p>
    <w:p w14:paraId="7D8220B0" w14:textId="77777777" w:rsidR="00606F7E" w:rsidRDefault="00606F7E" w:rsidP="00821F1F"/>
    <w:p w14:paraId="5A63EE19" w14:textId="38BBBEB7" w:rsidR="00C343CA" w:rsidRDefault="009F2680" w:rsidP="00C343CA">
      <w:pPr>
        <w:keepNext/>
      </w:pPr>
      <w:r>
        <w:rPr>
          <w:noProof/>
          <w:lang w:val="en-CA" w:eastAsia="en-CA"/>
        </w:rPr>
        <w:lastRenderedPageBreak/>
        <w:pict w14:anchorId="1938F27F">
          <v:shape id="_x0000_i1101" type="#_x0000_t75" style="width:6in;height:472.15pt;visibility:visible;mso-wrap-style:square">
            <v:imagedata r:id="rId85" o:title=""/>
          </v:shape>
        </w:pict>
      </w:r>
    </w:p>
    <w:p w14:paraId="042CF880" w14:textId="09961DA0"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3430" w:author="Eric Boisvert" w:date="2016-03-06T13:27:00Z">
        <w:r w:rsidR="004D34D6">
          <w:rPr>
            <w:noProof/>
          </w:rPr>
          <w:t>74</w:t>
        </w:r>
      </w:ins>
      <w:del w:id="3431" w:author="Eric Boisvert" w:date="2016-03-06T13:27:00Z">
        <w:r w:rsidR="0085617E" w:rsidDel="004D34D6">
          <w:rPr>
            <w:noProof/>
          </w:rPr>
          <w:delText>76</w:delText>
        </w:r>
      </w:del>
      <w:r w:rsidR="00673E83">
        <w:rPr>
          <w:noProof/>
        </w:rPr>
        <w:fldChar w:fldCharType="end"/>
      </w:r>
      <w:r>
        <w:t>: GeochronologyBoundary</w:t>
      </w:r>
      <w:r w:rsidR="00757EBF">
        <w:t xml:space="preserve"> context diagram</w:t>
      </w:r>
    </w:p>
    <w:p w14:paraId="2687DBC0" w14:textId="75DDB11F" w:rsidR="00757EBF" w:rsidRDefault="00757EBF" w:rsidP="00D20646">
      <w:pPr>
        <w:pStyle w:val="Heading5"/>
      </w:pPr>
      <w:r>
        <w:t>s</w:t>
      </w:r>
      <w:r w:rsidRPr="00757EBF">
        <w:t>tratotype</w:t>
      </w:r>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lastRenderedPageBreak/>
        <w:fldChar w:fldCharType="begin"/>
      </w:r>
      <w:r>
        <w:instrText xml:space="preserve"> REF _Ref440945032 \h </w:instrText>
      </w:r>
      <w:r>
        <w:fldChar w:fldCharType="separate"/>
      </w:r>
      <w:ins w:id="3432" w:author="Eric Boisvert" w:date="2016-03-06T13:27:00Z">
        <w:r w:rsidR="004D34D6">
          <w:t xml:space="preserve">Figure </w:t>
        </w:r>
        <w:r w:rsidR="004D34D6">
          <w:rPr>
            <w:noProof/>
          </w:rPr>
          <w:t>75</w:t>
        </w:r>
      </w:ins>
      <w:del w:id="3433" w:author="Eric Boisvert" w:date="2016-03-06T13:27:00Z">
        <w:r w:rsidDel="004D34D6">
          <w:delText xml:space="preserve">Figure </w:delText>
        </w:r>
        <w:r w:rsidDel="004D34D6">
          <w:rPr>
            <w:noProof/>
          </w:rPr>
          <w:delText>74</w:delText>
        </w:r>
      </w:del>
      <w:r>
        <w:fldChar w:fldCharType="end"/>
      </w:r>
      <w:r>
        <w:t xml:space="preserve"> show a partial encoding of Miocene</w:t>
      </w:r>
    </w:p>
    <w:p w14:paraId="6DB19622" w14:textId="77777777" w:rsidR="008132F4" w:rsidRDefault="009F2680" w:rsidP="008132F4">
      <w:pPr>
        <w:keepNext/>
      </w:pPr>
      <w:r>
        <w:pict w14:anchorId="5AC5B4AF">
          <v:shape id="_x0000_i1102" type="#_x0000_t75" style="width:431.35pt;height:226.85pt">
            <v:imagedata r:id="rId86" o:title=""/>
          </v:shape>
        </w:pict>
      </w:r>
    </w:p>
    <w:p w14:paraId="50D97A28" w14:textId="77777777" w:rsidR="008132F4" w:rsidRDefault="008132F4" w:rsidP="008132F4">
      <w:pPr>
        <w:pStyle w:val="Caption"/>
      </w:pPr>
      <w:bookmarkStart w:id="3434" w:name="_Ref440945032"/>
      <w:r>
        <w:t xml:space="preserve">Figure </w:t>
      </w:r>
      <w:r>
        <w:fldChar w:fldCharType="begin"/>
      </w:r>
      <w:r>
        <w:instrText xml:space="preserve"> SEQ Figure \* ARABIC </w:instrText>
      </w:r>
      <w:r>
        <w:fldChar w:fldCharType="separate"/>
      </w:r>
      <w:ins w:id="3435" w:author="Eric Boisvert" w:date="2016-03-06T13:27:00Z">
        <w:r w:rsidR="004D34D6">
          <w:rPr>
            <w:noProof/>
          </w:rPr>
          <w:t>75</w:t>
        </w:r>
      </w:ins>
      <w:del w:id="3436" w:author="Eric Boisvert" w:date="2016-03-06T13:27:00Z">
        <w:r w:rsidR="0085617E" w:rsidDel="004D34D6">
          <w:rPr>
            <w:noProof/>
          </w:rPr>
          <w:delText>77</w:delText>
        </w:r>
      </w:del>
      <w:r>
        <w:fldChar w:fldCharType="end"/>
      </w:r>
      <w:bookmarkEnd w:id="3434"/>
      <w:r>
        <w:t xml:space="preserve"> : Partial encoding of Miocene</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EFB4B94" w:rsidR="00B42641" w:rsidRDefault="00757EBF" w:rsidP="00C343CA">
      <w:r>
        <w:t>NumericEraBoundary is u</w:t>
      </w:r>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9F2680" w:rsidP="00C343CA">
      <w:r>
        <w:rPr>
          <w:noProof/>
          <w:lang w:val="en-CA" w:eastAsia="en-CA"/>
        </w:rPr>
        <w:lastRenderedPageBreak/>
        <w:pict w14:anchorId="344623C1">
          <v:shape id="_x0000_i1103" type="#_x0000_t75" style="width:279.7pt;height:326.25pt;visibility:visible;mso-wrap-style:square">
            <v:imagedata r:id="rId87"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3437" w:name="_Toc445034226"/>
      <w:r>
        <w:t>Geologic time</w:t>
      </w:r>
      <w:r w:rsidR="00B42641">
        <w:t xml:space="preserve"> vocabularies</w:t>
      </w:r>
      <w:bookmarkEnd w:id="3437"/>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3438" w:author="Eric Boisvert" w:date="2016-03-06T13:27:00Z">
        <w:r w:rsidR="004D34D6">
          <w:t xml:space="preserve">Table </w:t>
        </w:r>
        <w:r w:rsidR="004D34D6">
          <w:rPr>
            <w:noProof/>
          </w:rPr>
          <w:t>6</w:t>
        </w:r>
      </w:ins>
      <w:del w:id="3439" w:author="Eric Boisvert" w:date="2016-03-06T13:27:00Z">
        <w:r w:rsidR="00634C52" w:rsidDel="004D34D6">
          <w:delText xml:space="preserve">Table </w:delText>
        </w:r>
        <w:r w:rsidR="00634C52" w:rsidDel="004D34D6">
          <w:rPr>
            <w:noProof/>
          </w:rPr>
          <w:delText>16</w:delText>
        </w:r>
      </w:del>
      <w:r w:rsidR="00634C52">
        <w:fldChar w:fldCharType="end"/>
      </w:r>
      <w:r w:rsidR="00634C52">
        <w:t>)</w:t>
      </w:r>
      <w:r>
        <w:t>.</w:t>
      </w:r>
    </w:p>
    <w:p w14:paraId="549D1547" w14:textId="77777777" w:rsidR="00FE43AC" w:rsidRPr="00FE43AC" w:rsidRDefault="00FE43AC" w:rsidP="00FE43AC"/>
    <w:p w14:paraId="034AE013" w14:textId="3C4BEF2D" w:rsidR="00634C52" w:rsidRDefault="00634C52" w:rsidP="00634C52">
      <w:pPr>
        <w:pStyle w:val="Caption"/>
        <w:keepNext/>
      </w:pPr>
      <w:bookmarkStart w:id="3440" w:name="_Ref433005219"/>
      <w:r>
        <w:t xml:space="preserve">Table </w:t>
      </w:r>
      <w:r w:rsidR="00415E41">
        <w:fldChar w:fldCharType="begin"/>
      </w:r>
      <w:r w:rsidR="00415E41">
        <w:instrText xml:space="preserve"> SEQ Table \* ARABIC </w:instrText>
      </w:r>
      <w:r w:rsidR="00415E41">
        <w:fldChar w:fldCharType="separate"/>
      </w:r>
      <w:r w:rsidR="004D34D6">
        <w:rPr>
          <w:noProof/>
        </w:rPr>
        <w:t>6</w:t>
      </w:r>
      <w:r w:rsidR="00415E41">
        <w:fldChar w:fldCharType="end"/>
      </w:r>
      <w:bookmarkEnd w:id="3440"/>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4B9E39DD" w:rsidR="009B3BBD" w:rsidRDefault="009B3BBD" w:rsidP="009B3BBD">
      <w:pPr>
        <w:pStyle w:val="Heading2"/>
        <w:rPr>
          <w:lang w:val="en-CA"/>
        </w:rPr>
      </w:pPr>
      <w:bookmarkStart w:id="3441" w:name="_Toc445034227"/>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3441"/>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9F2680" w:rsidP="000B1244">
      <w:pPr>
        <w:keepNext/>
      </w:pPr>
      <w:r>
        <w:rPr>
          <w:noProof/>
          <w:lang w:val="en-CA" w:eastAsia="en-CA"/>
        </w:rPr>
        <w:pict w14:anchorId="05DF672F">
          <v:shape id="_x0000_i1104" type="#_x0000_t75" style="width:6in;height:316.65pt;visibility:visible;mso-wrap-style:square">
            <v:imagedata r:id="rId88" o:title=""/>
          </v:shape>
        </w:pict>
      </w:r>
    </w:p>
    <w:p w14:paraId="6DC4376B" w14:textId="48235562"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442" w:author="Eric Boisvert" w:date="2016-03-06T13:27:00Z">
        <w:r w:rsidR="004D34D6">
          <w:rPr>
            <w:noProof/>
          </w:rPr>
          <w:t>76</w:t>
        </w:r>
      </w:ins>
      <w:del w:id="3443" w:author="Eric Boisvert" w:date="2016-03-06T13:27:00Z">
        <w:r w:rsidR="0085617E" w:rsidDel="004D34D6">
          <w:rPr>
            <w:noProof/>
          </w:rPr>
          <w:delText>78</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9F2680" w:rsidP="00F46BB7">
      <w:pPr>
        <w:keepNext/>
      </w:pPr>
      <w:r>
        <w:rPr>
          <w:noProof/>
          <w:lang w:val="en-CA" w:eastAsia="en-CA"/>
        </w:rPr>
        <w:pict w14:anchorId="7FDE0D21">
          <v:shape id="_x0000_i1105" type="#_x0000_t75" style="width:6in;height:335.8pt;visibility:visible;mso-wrap-style:square">
            <v:imagedata r:id="rId89" o:title=""/>
          </v:shape>
        </w:pict>
      </w:r>
    </w:p>
    <w:p w14:paraId="799B4D2A" w14:textId="0E8F67BF"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444" w:author="Eric Boisvert" w:date="2016-03-06T13:27:00Z">
        <w:r w:rsidR="004D34D6">
          <w:rPr>
            <w:noProof/>
          </w:rPr>
          <w:t>77</w:t>
        </w:r>
      </w:ins>
      <w:del w:id="3445" w:author="Eric Boisvert" w:date="2016-03-06T13:27:00Z">
        <w:r w:rsidR="0085617E" w:rsidDel="004D34D6">
          <w:rPr>
            <w:noProof/>
          </w:rPr>
          <w:delText>79</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3446" w:name="_Toc445034228"/>
      <w:r>
        <w:rPr>
          <w:lang w:val="en-CA"/>
        </w:rPr>
        <w:t>Borehole</w:t>
      </w:r>
      <w:bookmarkEnd w:id="3446"/>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9F2680" w:rsidP="00F46BB7">
      <w:pPr>
        <w:keepNext/>
      </w:pPr>
      <w:r>
        <w:rPr>
          <w:noProof/>
          <w:lang w:val="en-CA" w:eastAsia="en-CA"/>
        </w:rPr>
        <w:lastRenderedPageBreak/>
        <w:pict w14:anchorId="6B5502F1">
          <v:shape id="_x0000_i1106" type="#_x0000_t75" style="width:6in;height:244.05pt;visibility:visible;mso-wrap-style:square">
            <v:imagedata r:id="rId90" o:title=""/>
          </v:shape>
        </w:pict>
      </w:r>
    </w:p>
    <w:p w14:paraId="0F8F0235" w14:textId="2E8BC761"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447" w:author="Eric Boisvert" w:date="2016-03-06T13:27:00Z">
        <w:r w:rsidR="004D34D6">
          <w:rPr>
            <w:noProof/>
          </w:rPr>
          <w:t>78</w:t>
        </w:r>
      </w:ins>
      <w:del w:id="3448" w:author="Eric Boisvert" w:date="2016-03-06T13:27:00Z">
        <w:r w:rsidR="0085617E" w:rsidDel="004D34D6">
          <w:rPr>
            <w:noProof/>
          </w:rPr>
          <w:delText>80</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r w:rsidRPr="006A1F12">
        <w:rPr>
          <w:lang w:val="en-CA"/>
        </w:rPr>
        <w:t>indexData</w:t>
      </w:r>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indexData:Borehol</w:t>
      </w:r>
      <w:r w:rsidR="00675648">
        <w:rPr>
          <w:lang w:val="en-CA"/>
        </w:rPr>
        <w:t>e</w:t>
      </w:r>
      <w:r>
        <w:rPr>
          <w:lang w:val="en-CA"/>
        </w:rPr>
        <w:t>Detail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r w:rsidRPr="006A1F12">
        <w:rPr>
          <w:lang w:val="en-CA"/>
        </w:rPr>
        <w:t>downholeDrillingDetails</w:t>
      </w:r>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downholeDrillingDetails:DrillingDetails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r>
        <w:rPr>
          <w:lang w:val="en-CA"/>
        </w:rPr>
        <w:t>logElement</w:t>
      </w:r>
    </w:p>
    <w:p w14:paraId="686790B2" w14:textId="77777777" w:rsidR="00675648" w:rsidRPr="00675648" w:rsidRDefault="00675648">
      <w:pPr>
        <w:rPr>
          <w:lang w:val="en-CA"/>
        </w:rPr>
      </w:pPr>
    </w:p>
    <w:p w14:paraId="183E72E8" w14:textId="3069DD9D" w:rsidR="00675648" w:rsidRDefault="00675648" w:rsidP="006A1F12">
      <w:pPr>
        <w:rPr>
          <w:lang w:val="en-CA"/>
        </w:rPr>
      </w:pPr>
      <w:r>
        <w:rPr>
          <w:lang w:val="en-CA"/>
        </w:rPr>
        <w:t xml:space="preserve">The property logElement shall be an association between a Borehole and a LogElement </w:t>
      </w:r>
      <w:r w:rsidRPr="00675648">
        <w:rPr>
          <w:lang w:val="en-CA"/>
        </w:rPr>
        <w:t xml:space="preserve">instances that are logged (interpreted) intervals within a borehole. </w:t>
      </w:r>
    </w:p>
    <w:p w14:paraId="6FF1F5A6" w14:textId="6826F380" w:rsidR="00675648" w:rsidRDefault="00675648" w:rsidP="00D20646">
      <w:pPr>
        <w:pStyle w:val="Heading5"/>
        <w:rPr>
          <w:lang w:val="en-CA"/>
        </w:rPr>
      </w:pPr>
      <w:r>
        <w:rPr>
          <w:lang w:val="en-CA"/>
        </w:rPr>
        <w:t>referenceLocation</w:t>
      </w:r>
    </w:p>
    <w:p w14:paraId="3958527D" w14:textId="5E18E767" w:rsidR="00675648" w:rsidRDefault="00675648" w:rsidP="006A1F12">
      <w:pPr>
        <w:rPr>
          <w:lang w:val="en-CA"/>
        </w:rPr>
      </w:pPr>
      <w:r>
        <w:rPr>
          <w:lang w:val="en-CA"/>
        </w:rPr>
        <w:lastRenderedPageBreak/>
        <w:t xml:space="preserve">The property referenceLocation shall be an association between a Borehole and a OriginPosition </w:t>
      </w:r>
      <w:r w:rsidRPr="00675648">
        <w:rPr>
          <w:lang w:val="en-CA"/>
        </w:rPr>
        <w:t>corresponding to the start point of a borehole log.  This may, but not necessarily, correspond to the borehole collar location (eg, kelly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A class to capture description of drilling methods and hole diameter down the hole.</w:t>
      </w:r>
    </w:p>
    <w:p w14:paraId="257F67F8" w14:textId="26557D22" w:rsidR="008B1DC6" w:rsidRDefault="009F2680" w:rsidP="008B1DC6">
      <w:pPr>
        <w:keepNext/>
      </w:pPr>
      <w:r>
        <w:rPr>
          <w:noProof/>
          <w:lang w:val="en-CA" w:eastAsia="en-CA"/>
        </w:rPr>
        <w:pict w14:anchorId="32F97049">
          <v:shape id="_x0000_i1107" type="#_x0000_t75" style="width:395.05pt;height:312.2pt;visibility:visible;mso-wrap-style:square">
            <v:imagedata r:id="rId91" o:title=""/>
          </v:shape>
        </w:pict>
      </w:r>
    </w:p>
    <w:p w14:paraId="6C408421" w14:textId="436CA88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449" w:author="Eric Boisvert" w:date="2016-03-06T13:27:00Z">
        <w:r w:rsidR="004D34D6">
          <w:rPr>
            <w:noProof/>
          </w:rPr>
          <w:t>79</w:t>
        </w:r>
      </w:ins>
      <w:del w:id="3450" w:author="Eric Boisvert" w:date="2016-03-06T13:27:00Z">
        <w:r w:rsidR="0085617E" w:rsidDel="004D34D6">
          <w:rPr>
            <w:noProof/>
          </w:rPr>
          <w:delText>81</w:delText>
        </w:r>
      </w:del>
      <w:r w:rsidR="00673E83">
        <w:rPr>
          <w:noProof/>
        </w:rPr>
        <w:fldChar w:fldCharType="end"/>
      </w:r>
      <w:r>
        <w:t>: Drilling details</w:t>
      </w:r>
    </w:p>
    <w:p w14:paraId="4A148068" w14:textId="4F0ED7AB" w:rsidR="00F46BB7" w:rsidRDefault="0056286F" w:rsidP="00D20646">
      <w:pPr>
        <w:pStyle w:val="Heading5"/>
        <w:rPr>
          <w:lang w:val="en-CA"/>
        </w:rPr>
      </w:pPr>
      <w:r w:rsidRPr="00D970E9">
        <w:rPr>
          <w:lang w:val="en-CA"/>
        </w:rPr>
        <w:t>drillingMethod</w:t>
      </w:r>
    </w:p>
    <w:p w14:paraId="6B71DB12" w14:textId="77777777" w:rsidR="0056286F" w:rsidRPr="00D20646" w:rsidRDefault="0056286F">
      <w:pPr>
        <w:rPr>
          <w:lang w:val="en-CA"/>
        </w:rPr>
      </w:pPr>
    </w:p>
    <w:p w14:paraId="07749BEF" w14:textId="336CAE92" w:rsidR="0056286F" w:rsidRDefault="0056286F">
      <w:pPr>
        <w:rPr>
          <w:lang w:val="en-CA"/>
        </w:rPr>
      </w:pPr>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r w:rsidRPr="0056286F">
        <w:rPr>
          <w:lang w:val="en-CA"/>
        </w:rPr>
        <w:t>the drilling method used. Appropriate terms would include rotary air blast; auger; diamond core; air core; etc</w:t>
      </w:r>
    </w:p>
    <w:p w14:paraId="10A4F4C1" w14:textId="77777777" w:rsidR="0056286F" w:rsidRDefault="0056286F">
      <w:pPr>
        <w:rPr>
          <w:lang w:val="en-CA"/>
        </w:rPr>
      </w:pPr>
    </w:p>
    <w:p w14:paraId="42B31125" w14:textId="72FFD682" w:rsidR="0056286F" w:rsidRDefault="0056286F" w:rsidP="00D20646">
      <w:pPr>
        <w:pStyle w:val="Heading5"/>
        <w:rPr>
          <w:lang w:val="en-CA"/>
        </w:rPr>
      </w:pPr>
      <w:r w:rsidRPr="0056286F">
        <w:rPr>
          <w:lang w:val="en-CA"/>
        </w:rPr>
        <w:t>boreholeDiameter</w:t>
      </w:r>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lastRenderedPageBreak/>
        <w:t>The boreholeDiameter property (</w:t>
      </w:r>
      <w:r w:rsidR="00253146">
        <w:rPr>
          <w:lang w:val="en-CA"/>
        </w:rPr>
        <w:t>SWE::Quantity</w:t>
      </w:r>
      <w:r>
        <w:rPr>
          <w:lang w:val="en-CA"/>
        </w:rPr>
        <w:t>) shall contain a measurement (a value and a unit of measure) corresponding to the diameter of the drilled hole.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trPr>
        <w:tc>
          <w:tcPr>
            <w:tcW w:w="4219" w:type="dxa"/>
            <w:tcBorders>
              <w:right w:val="nil"/>
            </w:tcBorders>
            <w:shd w:val="clear" w:color="auto" w:fill="auto"/>
          </w:tcPr>
          <w:p w14:paraId="5D32CC1F" w14:textId="5B2D89CD"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uom-boreholeDiameter</w:t>
            </w:r>
          </w:p>
        </w:tc>
        <w:tc>
          <w:tcPr>
            <w:tcW w:w="4678" w:type="dxa"/>
            <w:tcBorders>
              <w:left w:val="nil"/>
            </w:tcBorders>
            <w:shd w:val="clear" w:color="auto" w:fill="auto"/>
          </w:tcPr>
          <w:p w14:paraId="00CDA692" w14:textId="25BD7BA6" w:rsidR="0056286F" w:rsidRPr="00D12552" w:rsidRDefault="0056286F" w:rsidP="00816874">
            <w:pPr>
              <w:pStyle w:val="Tabletext10"/>
              <w:jc w:val="left"/>
              <w:rPr>
                <w:rStyle w:val="reqtext"/>
                <w:lang w:val="en-CA"/>
              </w:rPr>
            </w:pPr>
            <w:r>
              <w:rPr>
                <w:rStyle w:val="reqtext"/>
                <w:lang w:val="en-CA"/>
              </w:rPr>
              <w:t>The boreholeDiameter SHALL have a unit of measurement.</w:t>
            </w:r>
          </w:p>
        </w:tc>
      </w:tr>
    </w:tbl>
    <w:p w14:paraId="56AD9B7C" w14:textId="77777777" w:rsidR="0056286F" w:rsidRDefault="0056286F" w:rsidP="0056286F">
      <w:pPr>
        <w:rPr>
          <w:lang w:val="en-CA"/>
        </w:rPr>
      </w:pPr>
    </w:p>
    <w:p w14:paraId="753586F1" w14:textId="2186CF0D" w:rsidR="0056286F" w:rsidRDefault="0056286F" w:rsidP="00D20646">
      <w:pPr>
        <w:pStyle w:val="Heading5"/>
        <w:rPr>
          <w:lang w:val="en-CA"/>
        </w:rPr>
      </w:pPr>
      <w:r>
        <w:rPr>
          <w:lang w:val="en-CA"/>
        </w:rPr>
        <w:t>intervalBegin</w:t>
      </w:r>
    </w:p>
    <w:p w14:paraId="1E31593B" w14:textId="2CF9246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  that correspondonds to 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p>
    <w:p w14:paraId="6C6E874B"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trPr>
        <w:tc>
          <w:tcPr>
            <w:tcW w:w="4219" w:type="dxa"/>
            <w:tcBorders>
              <w:right w:val="nil"/>
            </w:tcBorders>
            <w:shd w:val="clear" w:color="auto" w:fill="auto"/>
          </w:tcPr>
          <w:p w14:paraId="0D4740BD" w14:textId="6B341777"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uom-intervalBegin</w:t>
            </w:r>
          </w:p>
        </w:tc>
        <w:tc>
          <w:tcPr>
            <w:tcW w:w="4678" w:type="dxa"/>
            <w:tcBorders>
              <w:left w:val="nil"/>
            </w:tcBorders>
            <w:shd w:val="clear" w:color="auto" w:fill="auto"/>
          </w:tcPr>
          <w:p w14:paraId="018B3A00" w14:textId="72710F24" w:rsidR="0056286F" w:rsidRPr="00D12552" w:rsidRDefault="0056286F" w:rsidP="0056286F">
            <w:pPr>
              <w:pStyle w:val="Tabletext10"/>
              <w:jc w:val="left"/>
              <w:rPr>
                <w:rStyle w:val="reqtext"/>
                <w:lang w:val="en-CA"/>
              </w:rPr>
            </w:pPr>
            <w:r>
              <w:rPr>
                <w:rStyle w:val="reqtext"/>
                <w:lang w:val="en-CA"/>
              </w:rPr>
              <w:t>The intervalBegin SHALL have a unit of measurement.</w:t>
            </w:r>
          </w:p>
        </w:tc>
      </w:tr>
    </w:tbl>
    <w:p w14:paraId="234E48B0"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r>
        <w:rPr>
          <w:lang w:val="en-CA"/>
        </w:rPr>
        <w:t>intervalEnd</w:t>
      </w:r>
    </w:p>
    <w:p w14:paraId="75DE08EA" w14:textId="77777777" w:rsidR="0056286F" w:rsidRDefault="0056286F" w:rsidP="0056286F">
      <w:pPr>
        <w:rPr>
          <w:lang w:val="en-CA"/>
        </w:rPr>
      </w:pPr>
    </w:p>
    <w:p w14:paraId="7A22B259" w14:textId="28044E70" w:rsidR="008B1DC6" w:rsidRDefault="0056286F" w:rsidP="00D20646">
      <w:pPr>
        <w:rPr>
          <w:lang w:val="en-CA"/>
        </w:rPr>
      </w:pPr>
      <w:bookmarkStart w:id="3451" w:name="BKM_A12417ED_F0A6_4403_85AA_20F080BAB4D5"/>
      <w:bookmarkEnd w:id="3451"/>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p>
    <w:p w14:paraId="0322A007"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trPr>
        <w:tc>
          <w:tcPr>
            <w:tcW w:w="4219" w:type="dxa"/>
            <w:tcBorders>
              <w:right w:val="nil"/>
            </w:tcBorders>
            <w:shd w:val="clear" w:color="auto" w:fill="auto"/>
          </w:tcPr>
          <w:p w14:paraId="6261F1C6" w14:textId="70353B62"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uom-intervalEnd</w:t>
            </w:r>
          </w:p>
        </w:tc>
        <w:tc>
          <w:tcPr>
            <w:tcW w:w="4678" w:type="dxa"/>
            <w:tcBorders>
              <w:left w:val="nil"/>
            </w:tcBorders>
            <w:shd w:val="clear" w:color="auto" w:fill="auto"/>
          </w:tcPr>
          <w:p w14:paraId="628532D7" w14:textId="42E24E2B" w:rsidR="0056286F" w:rsidRPr="00D12552" w:rsidRDefault="0056286F" w:rsidP="00816874">
            <w:pPr>
              <w:pStyle w:val="Tabletext10"/>
              <w:jc w:val="left"/>
              <w:rPr>
                <w:rStyle w:val="reqtext"/>
                <w:lang w:val="en-CA"/>
              </w:rPr>
            </w:pPr>
            <w:r>
              <w:rPr>
                <w:rStyle w:val="reqtext"/>
                <w:lang w:val="en-CA"/>
              </w:rPr>
              <w:t>The intervalEnd SHALL have a unit of measurement.</w:t>
            </w:r>
          </w:p>
        </w:tc>
      </w:tr>
    </w:tbl>
    <w:p w14:paraId="7C219EC2" w14:textId="77777777" w:rsidR="0056286F" w:rsidRDefault="0056286F" w:rsidP="008B1DC6">
      <w:pPr>
        <w:autoSpaceDE w:val="0"/>
        <w:autoSpaceDN w:val="0"/>
        <w:adjustRightInd w:val="0"/>
        <w:spacing w:after="0" w:line="240" w:lineRule="atLeast"/>
        <w:rPr>
          <w:rFonts w:cs="Arial"/>
          <w:color w:val="000000"/>
          <w:sz w:val="20"/>
          <w:lang w:val="en-CA"/>
        </w:rPr>
      </w:pPr>
    </w:p>
    <w:p w14:paraId="2E2F5C23" w14:textId="09B042BA" w:rsidR="002F5463" w:rsidRDefault="002F5463" w:rsidP="00D20646">
      <w:pPr>
        <w:pStyle w:val="Heading5"/>
        <w:rPr>
          <w:lang w:val="en-CA"/>
        </w:rPr>
      </w:pPr>
      <w:r>
        <w:rPr>
          <w:lang w:val="en-CA"/>
        </w:rPr>
        <w:t>interval</w:t>
      </w:r>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6F8F5E81" w:rsidR="002F5463" w:rsidRDefault="002F5463" w:rsidP="00D20646">
      <w:pPr>
        <w:rPr>
          <w:lang w:val="en-CA"/>
        </w:rPr>
      </w:pPr>
      <w:r>
        <w:rPr>
          <w:lang w:val="en-CA"/>
        </w:rPr>
        <w:t>The property interval:GM_Object shall be a</w:t>
      </w:r>
      <w:r w:rsidRPr="002F5463">
        <w:rPr>
          <w:lang w:val="en-CA"/>
        </w:rPr>
        <w:t xml:space="preserve"> shape that is a 1-D interval (eg, a "from" and "to", or "top" and "base" measurement)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a reference to the borehole as the</w:t>
      </w:r>
      <w:r w:rsidRPr="002F5463">
        <w:rPr>
          <w:lang w:val="en-CA"/>
        </w:rPr>
        <w:t xml:space="preserve"> SRS of the containing borehole</w:t>
      </w:r>
      <w:r>
        <w:rPr>
          <w:lang w:val="en-CA"/>
        </w:rPr>
        <w:t>.</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77777777"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4A38E32E" w14:textId="6962487F" w:rsidR="002F5463" w:rsidRPr="00D12552" w:rsidRDefault="002F5463" w:rsidP="002F5463">
            <w:pPr>
              <w:pStyle w:val="Tabletext10"/>
              <w:jc w:val="left"/>
              <w:rPr>
                <w:rStyle w:val="reqtext"/>
                <w:lang w:val="en-CA"/>
              </w:rPr>
            </w:pPr>
            <w:r>
              <w:rPr>
                <w:rStyle w:val="reqtext"/>
                <w:lang w:val="en-CA"/>
              </w:rPr>
              <w:t>Coordinate Reference System shall be a reference to the borehole.</w:t>
            </w:r>
          </w:p>
        </w:tc>
      </w:tr>
    </w:tbl>
    <w:p w14:paraId="0427A3DD" w14:textId="77777777" w:rsidR="002F5463" w:rsidRDefault="002F5463" w:rsidP="002F5463"/>
    <w:p w14:paraId="2B6CA81C" w14:textId="38526611" w:rsidR="00B3403C" w:rsidRDefault="00B3403C" w:rsidP="00B3403C">
      <w:pPr>
        <w:rPr>
          <w:lang w:val="en-CA"/>
        </w:rPr>
      </w:pPr>
      <w:bookmarkStart w:id="3452" w:name="BKM_25F49F60_E3B5_4649_859A_CB23C16B4FDD"/>
      <w:bookmarkStart w:id="3453" w:name="BKM_D18D7519_9180_4B84_84F3_D595F9367FF9"/>
      <w:bookmarkStart w:id="3454" w:name="BKM_E2471C2A_7288_4681_B62D_57416C5AAFFF"/>
      <w:bookmarkStart w:id="3455" w:name="BKM_C67677C2_A392_4DF9_BEE3_2543E744EE8A"/>
      <w:bookmarkEnd w:id="3452"/>
      <w:bookmarkEnd w:id="3453"/>
      <w:bookmarkEnd w:id="3454"/>
      <w:bookmarkEnd w:id="3455"/>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3456" w:name="_Ref443827761"/>
      <w:r>
        <w:rPr>
          <w:lang w:val="en-CA"/>
        </w:rPr>
        <w:t>BoreholeInterval</w:t>
      </w:r>
      <w:bookmarkEnd w:id="3456"/>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9F2680" w:rsidP="008B1DC6">
      <w:pPr>
        <w:keepNext/>
      </w:pPr>
      <w:r>
        <w:rPr>
          <w:noProof/>
          <w:lang w:val="en-CA" w:eastAsia="en-CA"/>
        </w:rPr>
        <w:lastRenderedPageBreak/>
        <w:pict w14:anchorId="5FBA6BAB">
          <v:shape id="_x0000_i1108" type="#_x0000_t75" style="width:377.85pt;height:414.15pt;visibility:visible;mso-wrap-style:square">
            <v:imagedata r:id="rId92" o:title=""/>
          </v:shape>
        </w:pict>
      </w:r>
    </w:p>
    <w:p w14:paraId="18DBC4F9" w14:textId="3A8A508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457" w:author="Eric Boisvert" w:date="2016-03-06T13:27:00Z">
        <w:r w:rsidR="004D34D6">
          <w:rPr>
            <w:noProof/>
          </w:rPr>
          <w:t>80</w:t>
        </w:r>
      </w:ins>
      <w:del w:id="3458" w:author="Eric Boisvert" w:date="2016-03-06T13:27:00Z">
        <w:r w:rsidR="0085617E" w:rsidDel="004D34D6">
          <w:rPr>
            <w:noProof/>
          </w:rPr>
          <w:delText>82</w:delText>
        </w:r>
      </w:del>
      <w:r w:rsidR="00673E83">
        <w:rPr>
          <w:noProof/>
        </w:rPr>
        <w:fldChar w:fldCharType="end"/>
      </w:r>
      <w:r>
        <w:t>: Borehole interval</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r w:rsidRPr="00043700">
        <w:rPr>
          <w:lang w:val="en-CA"/>
        </w:rPr>
        <w:t>observationMethod</w:t>
      </w:r>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r>
        <w:rPr>
          <w:lang w:val="en-CA"/>
        </w:rPr>
        <w:t>s</w:t>
      </w:r>
      <w:r w:rsidR="00043700" w:rsidRPr="00043700">
        <w:rPr>
          <w:lang w:val="en-CA"/>
        </w:rPr>
        <w:t>pecification</w:t>
      </w:r>
    </w:p>
    <w:p w14:paraId="575CA145" w14:textId="77777777" w:rsidR="00816874" w:rsidRDefault="00816874" w:rsidP="00CD7325">
      <w:pPr>
        <w:rPr>
          <w:lang w:val="en-CA"/>
        </w:rPr>
      </w:pPr>
    </w:p>
    <w:p w14:paraId="3B7CEA9B" w14:textId="64E86809" w:rsidR="00043700" w:rsidRDefault="00043700" w:rsidP="00CD7325">
      <w:pPr>
        <w:rPr>
          <w:lang w:val="en-CA"/>
        </w:rPr>
      </w:pPr>
      <w:r>
        <w:rPr>
          <w:lang w:val="en-CA"/>
        </w:rPr>
        <w:t xml:space="preserve">The specification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(eg, a GeologicUnit). Equ</w:t>
      </w:r>
      <w:r w:rsidR="00816874" w:rsidRPr="00816874">
        <w:rPr>
          <w:lang w:val="en-CA"/>
        </w:rPr>
        <w:t>ivalent to O&amp;M "sampledFeature".</w:t>
      </w:r>
    </w:p>
    <w:p w14:paraId="17A3C4B0" w14:textId="78721ECA" w:rsidR="00816874" w:rsidRDefault="00816874" w:rsidP="00D20646">
      <w:pPr>
        <w:pStyle w:val="Heading5"/>
        <w:rPr>
          <w:lang w:val="en-CA"/>
        </w:rPr>
      </w:pPr>
      <w:r w:rsidRPr="00D970E9">
        <w:rPr>
          <w:lang w:val="en-CA"/>
        </w:rPr>
        <w:lastRenderedPageBreak/>
        <w:t>mappedIntervalBegin</w:t>
      </w:r>
    </w:p>
    <w:p w14:paraId="6D297C19" w14:textId="77777777" w:rsidR="00816874" w:rsidRPr="00D20646" w:rsidRDefault="00816874">
      <w:pPr>
        <w:rPr>
          <w:lang w:val="en-CA"/>
        </w:rPr>
      </w:pPr>
    </w:p>
    <w:p w14:paraId="4D141EC6" w14:textId="22059177"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E785805"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trPr>
        <w:tc>
          <w:tcPr>
            <w:tcW w:w="4219" w:type="dxa"/>
            <w:tcBorders>
              <w:right w:val="nil"/>
            </w:tcBorders>
            <w:shd w:val="clear" w:color="auto" w:fill="auto"/>
          </w:tcPr>
          <w:p w14:paraId="09D57E2D" w14:textId="311CBE33"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uom-mappedIntervalBegin</w:t>
            </w:r>
          </w:p>
        </w:tc>
        <w:tc>
          <w:tcPr>
            <w:tcW w:w="4678" w:type="dxa"/>
            <w:tcBorders>
              <w:left w:val="nil"/>
            </w:tcBorders>
            <w:shd w:val="clear" w:color="auto" w:fill="auto"/>
          </w:tcPr>
          <w:p w14:paraId="5E564D54" w14:textId="69CFB544" w:rsidR="00816874" w:rsidRPr="00D12552" w:rsidRDefault="00816874" w:rsidP="00816874">
            <w:pPr>
              <w:pStyle w:val="Tabletext10"/>
              <w:jc w:val="left"/>
              <w:rPr>
                <w:rStyle w:val="reqtext"/>
                <w:lang w:val="en-CA"/>
              </w:rPr>
            </w:pPr>
            <w:r>
              <w:rPr>
                <w:rStyle w:val="reqtext"/>
                <w:lang w:val="en-CA"/>
              </w:rPr>
              <w:t>The mappedIntervalBegin SHALL have a unit of measurement.</w:t>
            </w:r>
          </w:p>
        </w:tc>
      </w:tr>
    </w:tbl>
    <w:p w14:paraId="751ADF29"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r w:rsidRPr="00816874">
        <w:rPr>
          <w:lang w:val="en-CA"/>
        </w:rPr>
        <w:t>mappedIntervalEnd</w:t>
      </w:r>
    </w:p>
    <w:p w14:paraId="6CACFBAF" w14:textId="77777777" w:rsidR="008B42C0" w:rsidRPr="008B42C0" w:rsidRDefault="008B42C0">
      <w:pPr>
        <w:rPr>
          <w:lang w:val="en-CA"/>
        </w:rPr>
      </w:pPr>
    </w:p>
    <w:p w14:paraId="7AAC0E09" w14:textId="7FC12813"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8D83B9C" w14:textId="77777777" w:rsidR="008B42C0" w:rsidRDefault="008B42C0" w:rsidP="008B42C0">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trPr>
        <w:tc>
          <w:tcPr>
            <w:tcW w:w="4219" w:type="dxa"/>
            <w:tcBorders>
              <w:right w:val="nil"/>
            </w:tcBorders>
            <w:shd w:val="clear" w:color="auto" w:fill="auto"/>
          </w:tcPr>
          <w:p w14:paraId="3A7395E1" w14:textId="3A9407B0" w:rsidR="008B42C0" w:rsidRPr="00D12552" w:rsidRDefault="008B42C0" w:rsidP="008B42C0">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uom-mappedIntervalEnd</w:t>
            </w:r>
          </w:p>
        </w:tc>
        <w:tc>
          <w:tcPr>
            <w:tcW w:w="4678" w:type="dxa"/>
            <w:tcBorders>
              <w:left w:val="nil"/>
            </w:tcBorders>
            <w:shd w:val="clear" w:color="auto" w:fill="auto"/>
          </w:tcPr>
          <w:p w14:paraId="7F49BA24" w14:textId="47D25FAB" w:rsidR="008B42C0" w:rsidRPr="00D12552" w:rsidRDefault="008B42C0" w:rsidP="008B42C0">
            <w:pPr>
              <w:pStyle w:val="Tabletext10"/>
              <w:jc w:val="left"/>
              <w:rPr>
                <w:rStyle w:val="reqtext"/>
                <w:lang w:val="en-CA"/>
              </w:rPr>
            </w:pPr>
            <w:r>
              <w:rPr>
                <w:rStyle w:val="reqtext"/>
                <w:lang w:val="en-CA"/>
              </w:rPr>
              <w:t>The mappedIntervalEndSHALL have a unit of measurement.</w:t>
            </w:r>
          </w:p>
        </w:tc>
      </w:tr>
    </w:tbl>
    <w:p w14:paraId="51BCCE1C" w14:textId="77777777" w:rsidR="008B42C0" w:rsidRDefault="008B42C0" w:rsidP="008B42C0">
      <w:pPr>
        <w:rPr>
          <w:lang w:val="en-CA"/>
        </w:rPr>
      </w:pPr>
    </w:p>
    <w:p w14:paraId="3E91859D" w14:textId="3B5101A2" w:rsidR="008B42C0" w:rsidRDefault="008B42C0" w:rsidP="00D20646">
      <w:pPr>
        <w:pStyle w:val="Heading5"/>
        <w:rPr>
          <w:lang w:val="en-CA"/>
        </w:rPr>
      </w:pPr>
      <w:r w:rsidRPr="008B42C0">
        <w:rPr>
          <w:lang w:val="en-CA"/>
        </w:rPr>
        <w:t>collectionIdentifier</w:t>
      </w:r>
    </w:p>
    <w:p w14:paraId="1D0D8B8E" w14:textId="77777777" w:rsidR="008B42C0" w:rsidRPr="008B42C0" w:rsidRDefault="008B42C0">
      <w:pPr>
        <w:rPr>
          <w:lang w:val="en-CA"/>
        </w:rPr>
      </w:pPr>
    </w:p>
    <w:p w14:paraId="2DB88A6E" w14:textId="3569206B" w:rsidR="008B42C0" w:rsidRDefault="008B42C0" w:rsidP="00CD7325">
      <w:pPr>
        <w:rPr>
          <w:lang w:val="en-CA"/>
        </w:rPr>
      </w:pPr>
      <w:r>
        <w:rPr>
          <w:lang w:val="en-CA"/>
        </w:rPr>
        <w:t>The collectionIdentifier:ScopedName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Heading5"/>
        <w:rPr>
          <w:lang w:val="en-CA"/>
        </w:rPr>
      </w:pPr>
      <w:r>
        <w:rPr>
          <w:lang w:val="en-CA"/>
        </w:rPr>
        <w:t>parentBorehole</w:t>
      </w:r>
    </w:p>
    <w:p w14:paraId="2CAECBCF" w14:textId="4F32FB78" w:rsidR="008152AF" w:rsidRDefault="008152AF" w:rsidP="00CD7325">
      <w:pPr>
        <w:rPr>
          <w:lang w:val="en-CA"/>
        </w:rPr>
      </w:pPr>
      <w:r>
        <w:rPr>
          <w:lang w:val="en-CA"/>
        </w:rPr>
        <w:lastRenderedPageBreak/>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r>
        <w:rPr>
          <w:lang w:val="en-CA"/>
        </w:rPr>
        <w:t>s</w:t>
      </w:r>
      <w:r w:rsidRPr="00D970E9">
        <w:rPr>
          <w:lang w:val="en-CA"/>
        </w:rPr>
        <w:t>hape</w:t>
      </w:r>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r w:rsidRPr="008152AF">
        <w:rPr>
          <w:lang w:val="en-CA"/>
        </w:rPr>
        <w:t xml:space="preserve">:GM_Object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77777777" w:rsidR="00B3403C" w:rsidRDefault="00B3403C" w:rsidP="00B3403C">
      <w:pPr>
        <w:rPr>
          <w:lang w:val="en-CA"/>
        </w:rPr>
      </w:pPr>
      <w:bookmarkStart w:id="3459" w:name="BKM_73DD4A6D_1BCE_421F_B6B6_00A34E56B7BC"/>
      <w:bookmarkStart w:id="3460" w:name="BKM_C7D17ABA_A07A_45C4_8096_F592A2DCBF59"/>
      <w:bookmarkStart w:id="3461" w:name="BKM_7AC10AA1_3FE2_4E49_AD1F_C27423759ACA"/>
      <w:bookmarkStart w:id="3462" w:name="BKM_E1DEAC71_7DFE_439E_9E4B_2C2A15DE8E14"/>
      <w:bookmarkStart w:id="3463" w:name="BKM_DEBFAE1D_DC46_4CB5_8920_4391F9626B7A"/>
      <w:bookmarkStart w:id="3464" w:name="BKM_EB3A6321_4939_429E_A4B6_C36556700F0A"/>
      <w:bookmarkEnd w:id="3459"/>
      <w:bookmarkEnd w:id="3460"/>
      <w:bookmarkEnd w:id="3461"/>
      <w:bookmarkEnd w:id="3462"/>
      <w:bookmarkEnd w:id="3463"/>
      <w:bookmarkEnd w:id="3464"/>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465"/>
            <w:r>
              <w:rPr>
                <w:rStyle w:val="reqtext"/>
                <w:lang w:val="en-CA"/>
              </w:rPr>
              <w:t>Coordinate Reference System of interval geometries SHALL use an appropriate 1D CRS</w:t>
            </w:r>
            <w:commentRangeEnd w:id="3465"/>
            <w:r>
              <w:rPr>
                <w:rStyle w:val="CommentReference"/>
                <w:rFonts w:ascii="Times New Roman" w:eastAsia="Times New Roman" w:hAnsi="Times New Roman"/>
                <w:lang w:val="en-US" w:eastAsia="en-US"/>
              </w:rPr>
              <w:commentReference w:id="3465"/>
            </w:r>
          </w:p>
        </w:tc>
      </w:tr>
    </w:tbl>
    <w:p w14:paraId="54E334C7" w14:textId="77777777" w:rsidR="00B3403C" w:rsidRDefault="00B3403C" w:rsidP="00B3403C"/>
    <w:p w14:paraId="2BF43C1C" w14:textId="22489EF4" w:rsidR="00B3403C" w:rsidRDefault="008023AC" w:rsidP="00CD7325">
      <w:r>
        <w:t>Klčovo Formation Lastomir Formation</w:t>
      </w:r>
    </w:p>
    <w:p w14:paraId="03CE38BA" w14:textId="77777777" w:rsidR="008023AC" w:rsidRDefault="008023AC" w:rsidP="00CD7325"/>
    <w:p w14:paraId="1962D8FE" w14:textId="4161BFF2" w:rsidR="008023AC" w:rsidRDefault="009F2680" w:rsidP="00CD7325">
      <w:r>
        <w:fldChar w:fldCharType="begin"/>
      </w:r>
      <w:r>
        <w:instrText xml:space="preserve"> HYPERLINK "http://www.geologicacarpathica.com/GeolCarp_Vol56_No3_273_284.html" </w:instrText>
      </w:r>
      <w:ins w:id="3466" w:author="Eric Boisvert" w:date="2016-03-06T13:27:00Z"/>
      <w:r>
        <w:fldChar w:fldCharType="separate"/>
      </w:r>
      <w:r w:rsidR="008023AC" w:rsidRPr="00C01D7F">
        <w:rPr>
          <w:rStyle w:val="Hyperlink"/>
        </w:rPr>
        <w:t>http://www.geologicacarpathica.com/GeolCarp_Vol56_No3_273_284.html</w:t>
      </w:r>
      <w:r>
        <w:rPr>
          <w:rStyle w:val="Hyperlink"/>
        </w:rPr>
        <w:fldChar w:fldCharType="end"/>
      </w:r>
    </w:p>
    <w:p w14:paraId="4CC9B1F8" w14:textId="77777777" w:rsidR="008023AC" w:rsidRDefault="008023AC" w:rsidP="00CD7325"/>
    <w:p w14:paraId="03E564E6" w14:textId="77777777" w:rsidR="008023AC" w:rsidRDefault="009F2680" w:rsidP="00D20646">
      <w:pPr>
        <w:keepNext/>
      </w:pPr>
      <w:r>
        <w:rPr>
          <w:noProof/>
          <w:lang w:val="en-CA" w:eastAsia="en-CA"/>
        </w:rPr>
        <w:lastRenderedPageBreak/>
        <w:pict w14:anchorId="1B3E3BC6">
          <v:shape id="_x0000_i1109" type="#_x0000_t75" style="width:410.35pt;height:273.35pt;visibility:visible;mso-wrap-style:square">
            <v:imagedata r:id="rId93" o:title=""/>
          </v:shape>
        </w:pict>
      </w:r>
    </w:p>
    <w:p w14:paraId="5E0D7BBB" w14:textId="6D650854" w:rsidR="008023AC" w:rsidRDefault="008023AC" w:rsidP="00D20646">
      <w:pPr>
        <w:pStyle w:val="Caption"/>
      </w:pPr>
      <w:r>
        <w:t xml:space="preserve">Figure </w:t>
      </w:r>
      <w:r>
        <w:fldChar w:fldCharType="begin"/>
      </w:r>
      <w:r>
        <w:instrText xml:space="preserve"> SEQ Figure \* ARABIC </w:instrText>
      </w:r>
      <w:r>
        <w:fldChar w:fldCharType="separate"/>
      </w:r>
      <w:ins w:id="3467" w:author="Eric Boisvert" w:date="2016-03-06T13:27:00Z">
        <w:r w:rsidR="004D34D6">
          <w:rPr>
            <w:noProof/>
          </w:rPr>
          <w:t>81</w:t>
        </w:r>
      </w:ins>
      <w:del w:id="3468" w:author="Eric Boisvert" w:date="2016-03-06T13:27:00Z">
        <w:r w:rsidR="0085617E" w:rsidDel="004D34D6">
          <w:rPr>
            <w:noProof/>
          </w:rPr>
          <w:delText>83</w:delText>
        </w:r>
      </w:del>
      <w:r>
        <w:fldChar w:fldCharType="end"/>
      </w:r>
      <w:r>
        <w:t xml:space="preserve"> : Top part of Figure 2 of </w:t>
      </w:r>
      <w:r w:rsidRPr="00D24AD5">
        <w:t xml:space="preserve"> TÚNYI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9F2680">
      <w:pPr>
        <w:keepNext/>
        <w:pPrChange w:id="3469" w:author="Eric Boisvert" w:date="2016-01-19T19:09:00Z">
          <w:pPr/>
        </w:pPrChange>
      </w:pPr>
      <w:r>
        <w:lastRenderedPageBreak/>
        <w:pict w14:anchorId="3009B22B">
          <v:shape id="_x0000_i1110" type="#_x0000_t75" style="width:6in;height:285.45pt">
            <v:imagedata r:id="rId94" o:title=""/>
          </v:shape>
        </w:pict>
      </w:r>
    </w:p>
    <w:p w14:paraId="3D9D9EFC" w14:textId="6F099F79" w:rsidR="00302FB5" w:rsidRDefault="00302FB5" w:rsidP="00302FB5">
      <w:pPr>
        <w:pStyle w:val="Caption"/>
      </w:pPr>
      <w:r>
        <w:t xml:space="preserve">Figure </w:t>
      </w:r>
      <w:r>
        <w:fldChar w:fldCharType="begin"/>
      </w:r>
      <w:r>
        <w:instrText xml:space="preserve"> SEQ Figure \* ARABIC </w:instrText>
      </w:r>
      <w:r>
        <w:fldChar w:fldCharType="separate"/>
      </w:r>
      <w:ins w:id="3470" w:author="Eric Boisvert" w:date="2016-03-06T13:27:00Z">
        <w:r w:rsidR="004D34D6">
          <w:rPr>
            <w:noProof/>
          </w:rPr>
          <w:t>82</w:t>
        </w:r>
      </w:ins>
      <w:del w:id="3471" w:author="Eric Boisvert" w:date="2016-03-06T13:27:00Z">
        <w:r w:rsidR="0085617E" w:rsidDel="004D34D6">
          <w:rPr>
            <w:noProof/>
          </w:rPr>
          <w:delText>84</w:delText>
        </w:r>
      </w:del>
      <w:r>
        <w:fldChar w:fldCharType="end"/>
      </w:r>
      <w:r>
        <w:t xml:space="preserve"> Encoding of a borehole with 2 distinct logs (collectionIdentifier)</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05B912FD"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 or header information. This data does not relate to downhole intervals.</w:t>
      </w:r>
    </w:p>
    <w:p w14:paraId="33535719" w14:textId="4DB960AE" w:rsidR="00D30B51" w:rsidRDefault="009F2680" w:rsidP="00D30B51">
      <w:pPr>
        <w:keepNext/>
      </w:pPr>
      <w:r>
        <w:rPr>
          <w:noProof/>
          <w:lang w:val="en-CA" w:eastAsia="en-CA"/>
        </w:rPr>
        <w:lastRenderedPageBreak/>
        <w:pict w14:anchorId="519B4BD7">
          <v:shape id="_x0000_i1111" type="#_x0000_t75" style="width:429.45pt;height:410.35pt;visibility:visible;mso-wrap-style:square">
            <v:imagedata r:id="rId95" o:title=""/>
          </v:shape>
        </w:pict>
      </w:r>
    </w:p>
    <w:p w14:paraId="5AD6E1DD" w14:textId="281A37B9"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3472" w:author="Eric Boisvert" w:date="2016-03-06T13:27:00Z">
        <w:r w:rsidR="004D34D6">
          <w:rPr>
            <w:noProof/>
          </w:rPr>
          <w:t>83</w:t>
        </w:r>
      </w:ins>
      <w:del w:id="3473" w:author="Eric Boisvert" w:date="2016-03-06T13:27:00Z">
        <w:r w:rsidR="0085617E" w:rsidDel="004D34D6">
          <w:rPr>
            <w:noProof/>
          </w:rPr>
          <w:delText>85</w:delText>
        </w:r>
      </w:del>
      <w:r w:rsidR="00673E83">
        <w:rPr>
          <w:noProof/>
        </w:rPr>
        <w:fldChar w:fldCharType="end"/>
      </w:r>
      <w:r>
        <w:t>: Borehole details</w:t>
      </w:r>
    </w:p>
    <w:p w14:paraId="443F3108" w14:textId="5FCD9E8D" w:rsidR="00B3403C" w:rsidRDefault="00195EBB" w:rsidP="00D20646">
      <w:pPr>
        <w:pStyle w:val="Heading5"/>
        <w:rPr>
          <w:lang w:val="en-CA"/>
        </w:rPr>
      </w:pPr>
      <w:r>
        <w:rPr>
          <w:lang w:val="en-CA"/>
        </w:rPr>
        <w:t>o</w:t>
      </w:r>
      <w:r w:rsidRPr="00D970E9">
        <w:rPr>
          <w:lang w:val="en-CA"/>
        </w:rPr>
        <w:t>perator</w:t>
      </w:r>
    </w:p>
    <w:p w14:paraId="2A285BD1" w14:textId="68CB7CCB" w:rsidR="00195EBB" w:rsidRPr="00B3403C" w:rsidRDefault="00195EBB" w:rsidP="00195EBB">
      <w:r>
        <w:rPr>
          <w:lang w:val="en-CA"/>
        </w:rPr>
        <w:t>The operator property shall be an association between a BoreholeDetails and a cit:CI_ResponsibleParty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3474" w:name="BKM_DD9713AD_C742_4E77_9937_E79AF8E3F761"/>
      <w:bookmarkEnd w:id="3474"/>
    </w:p>
    <w:p w14:paraId="6DCE25CC" w14:textId="68BCE92A" w:rsidR="00195EBB" w:rsidRDefault="00195EBB" w:rsidP="00D20646">
      <w:pPr>
        <w:pStyle w:val="Heading5"/>
        <w:rPr>
          <w:lang w:val="en-CA"/>
        </w:rPr>
      </w:pPr>
      <w:r>
        <w:rPr>
          <w:lang w:val="en-CA"/>
        </w:rPr>
        <w:t>d</w:t>
      </w:r>
      <w:r w:rsidRPr="00D970E9">
        <w:rPr>
          <w:lang w:val="en-CA"/>
        </w:rPr>
        <w:t>riller</w:t>
      </w:r>
    </w:p>
    <w:p w14:paraId="703B9A0E" w14:textId="4D17063B" w:rsidR="00195EBB" w:rsidRDefault="00195EBB" w:rsidP="00D20646">
      <w:pPr>
        <w:rPr>
          <w:lang w:val="en-CA"/>
        </w:rPr>
      </w:pPr>
    </w:p>
    <w:p w14:paraId="0756E220" w14:textId="0099B459" w:rsidR="00195EBB" w:rsidRDefault="00195EBB" w:rsidP="00D20646">
      <w:pPr>
        <w:rPr>
          <w:lang w:val="en-CA"/>
        </w:rPr>
      </w:pPr>
      <w:r>
        <w:rPr>
          <w:lang w:val="en-CA"/>
        </w:rPr>
        <w:t xml:space="preserve">The driller property shall be an association between a BoreholeDetails and a cit:CI_ResponsibleParty describing of the </w:t>
      </w:r>
      <w:r w:rsidRPr="00195EBB">
        <w:rPr>
          <w:lang w:val="en-CA"/>
        </w:rPr>
        <w:t>organisation responsible for drilling the borehole (as opposed to commissioning the borehole)</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r w:rsidRPr="00195EBB">
        <w:rPr>
          <w:lang w:val="en-CA"/>
        </w:rPr>
        <w:t>dateOfDrilling</w:t>
      </w:r>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 xml:space="preserve">The property dateOfDrilling:TM_Period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r w:rsidRPr="00195EBB">
        <w:rPr>
          <w:lang w:val="en-CA"/>
        </w:rPr>
        <w:t>startPoint</w:t>
      </w:r>
    </w:p>
    <w:p w14:paraId="7B34262E" w14:textId="77777777" w:rsidR="00195EBB" w:rsidRPr="00195EBB" w:rsidRDefault="00195EBB" w:rsidP="00D20646">
      <w:pPr>
        <w:rPr>
          <w:lang w:val="en-CA"/>
        </w:rPr>
      </w:pPr>
    </w:p>
    <w:p w14:paraId="2EE57EFF" w14:textId="51FC58EC" w:rsidR="00195EBB" w:rsidRDefault="00195EBB" w:rsidP="00D20646">
      <w:pPr>
        <w:rPr>
          <w:lang w:val="en-CA"/>
        </w:rPr>
      </w:pPr>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p>
    <w:p w14:paraId="58EC4587" w14:textId="63168E08" w:rsidR="00195EBB" w:rsidRDefault="00195EBB" w:rsidP="00D20646">
      <w:pPr>
        <w:pStyle w:val="Heading5"/>
        <w:rPr>
          <w:lang w:val="en-CA"/>
        </w:rPr>
      </w:pPr>
      <w:r w:rsidRPr="00195EBB">
        <w:rPr>
          <w:lang w:val="en-CA"/>
        </w:rPr>
        <w:t>inclinationType</w:t>
      </w:r>
    </w:p>
    <w:p w14:paraId="0C22F6C8" w14:textId="77777777" w:rsidR="00195EBB" w:rsidRPr="00195EBB" w:rsidRDefault="00195EBB" w:rsidP="00D20646">
      <w:pPr>
        <w:rPr>
          <w:lang w:val="en-CA"/>
        </w:rPr>
      </w:pPr>
    </w:p>
    <w:p w14:paraId="7353C6A2" w14:textId="1587A972" w:rsidR="00195EBB" w:rsidRDefault="00195EBB" w:rsidP="00D20646">
      <w:pPr>
        <w:rPr>
          <w:lang w:val="en-CA"/>
        </w:rPr>
      </w:pPr>
      <w:r>
        <w:rPr>
          <w:lang w:val="en-CA"/>
        </w:rPr>
        <w:t>The property inclinationType:</w:t>
      </w:r>
      <w:r w:rsidRPr="00195EBB">
        <w:rPr>
          <w:lang w:val="en-CA"/>
        </w:rPr>
        <w:t>BoreholeInclinationCode</w:t>
      </w:r>
      <w:r>
        <w:rPr>
          <w:lang w:val="en-CA"/>
        </w:rPr>
        <w:t xml:space="preserve"> shall contain a term from a controlled vocabulary indicating </w:t>
      </w:r>
      <w:r w:rsidRPr="00195EBB">
        <w:rPr>
          <w:lang w:val="en-CA"/>
        </w:rPr>
        <w:t>the inclination of the borehole. Appropriate terms would include vertical; inclined up; inclined down, horizontal</w:t>
      </w:r>
    </w:p>
    <w:p w14:paraId="742C4CD5" w14:textId="3572B3F0" w:rsidR="00195EBB" w:rsidRPr="00D970E9" w:rsidRDefault="00195EBB" w:rsidP="00D20646">
      <w:pPr>
        <w:pStyle w:val="Heading5"/>
        <w:rPr>
          <w:lang w:val="en-CA"/>
        </w:rPr>
      </w:pPr>
      <w:r w:rsidRPr="00D970E9">
        <w:rPr>
          <w:lang w:val="en-CA"/>
        </w:rPr>
        <w:t>boreholeMaterialCustodian</w:t>
      </w:r>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r>
        <w:rPr>
          <w:lang w:val="en-CA"/>
        </w:rPr>
        <w:t>p</w:t>
      </w:r>
      <w:r w:rsidRPr="0071071E">
        <w:rPr>
          <w:lang w:val="en-CA"/>
        </w:rPr>
        <w:t>urpose</w:t>
      </w:r>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shall contain a term from a controlled vocabulary describing t</w:t>
      </w:r>
      <w:r w:rsidRPr="0071071E">
        <w:rPr>
          <w:lang w:val="en-CA"/>
        </w:rPr>
        <w:t>he purpose for which the borehole was drilled. eg,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r w:rsidRPr="0071071E">
        <w:rPr>
          <w:lang w:val="en-CA"/>
        </w:rPr>
        <w:t>dataCustodian</w:t>
      </w:r>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3689B3CD" w:rsidR="0071071E" w:rsidRDefault="0071071E" w:rsidP="00D20646">
      <w:pPr>
        <w:rPr>
          <w:lang w:val="en-CA"/>
        </w:rPr>
      </w:pPr>
      <w:r>
        <w:rPr>
          <w:lang w:val="en-CA"/>
        </w:rPr>
        <w:t xml:space="preserve">The dataCustodian </w:t>
      </w:r>
      <w:r w:rsidRPr="0071071E">
        <w:rPr>
          <w:lang w:val="en-CA"/>
        </w:rPr>
        <w:t>shall be an association between a BoreholeDetails and a cit:CI_ResponsibleParty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r w:rsidRPr="0071071E">
        <w:rPr>
          <w:lang w:val="en-CA"/>
        </w:rPr>
        <w:t>boreholeLength</w:t>
      </w:r>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lastRenderedPageBreak/>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"length" of a borehole determined by the 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3475" w:name="BKM_138D3390_B811_48AF_8A06_0C7EE945A325"/>
      <w:bookmarkStart w:id="3476" w:name="BKM_7C64B668_6255_4F21_934B_ED8983B04D0C"/>
      <w:bookmarkStart w:id="3477" w:name="BKM_0C4AECF7_73FF_44BA_9AA0_74A2155E1FB1"/>
      <w:bookmarkStart w:id="3478" w:name="BKM_405E5965_47DE_4F32_A8CF_BBB50354D56F"/>
      <w:bookmarkStart w:id="3479" w:name="BKM_8793A391_7A4C_4EEB_B8CF_F9D3F0D2716E"/>
      <w:bookmarkStart w:id="3480" w:name="BKM_3186C02E_BB7D_4207_BBD4_E76B02D0C894"/>
      <w:bookmarkStart w:id="3481" w:name="BKM_88BD49B2_8659_4CF8_BF4A_6EB59EB7D01A"/>
      <w:bookmarkStart w:id="3482" w:name="BKM_EDF197A9_47A0_4D71_AC33_859957294ED6"/>
      <w:bookmarkStart w:id="3483" w:name="BKM_F8F0AC0D_621F_42A5_92B3_5F5CC6F39AD8"/>
      <w:bookmarkEnd w:id="3475"/>
      <w:bookmarkEnd w:id="3476"/>
      <w:bookmarkEnd w:id="3477"/>
      <w:bookmarkEnd w:id="3478"/>
      <w:bookmarkEnd w:id="3479"/>
      <w:bookmarkEnd w:id="3480"/>
      <w:bookmarkEnd w:id="3481"/>
      <w:bookmarkEnd w:id="3482"/>
      <w:bookmarkEnd w:id="3483"/>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(eg, kelly bush).</w:t>
      </w:r>
    </w:p>
    <w:p w14:paraId="63502C36" w14:textId="5482CC79" w:rsidR="00B3403C" w:rsidRDefault="009F2680" w:rsidP="00B3403C">
      <w:pPr>
        <w:keepNext/>
      </w:pPr>
      <w:r>
        <w:rPr>
          <w:noProof/>
          <w:lang w:val="en-CA" w:eastAsia="en-CA"/>
        </w:rPr>
        <w:pict w14:anchorId="45010DFF">
          <v:shape id="_x0000_i1112" type="#_x0000_t75" style="width:362.55pt;height:317.3pt;visibility:visible;mso-wrap-style:square">
            <v:imagedata r:id="rId96" o:title=""/>
          </v:shape>
        </w:pict>
      </w:r>
    </w:p>
    <w:p w14:paraId="2D670C68" w14:textId="10D8767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3484" w:author="Eric Boisvert" w:date="2016-03-06T13:27:00Z">
        <w:r w:rsidR="004D34D6">
          <w:rPr>
            <w:noProof/>
          </w:rPr>
          <w:t>84</w:t>
        </w:r>
      </w:ins>
      <w:del w:id="3485" w:author="Eric Boisvert" w:date="2016-03-06T13:27:00Z">
        <w:r w:rsidR="0085617E" w:rsidDel="004D34D6">
          <w:rPr>
            <w:noProof/>
          </w:rPr>
          <w:delText>86</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 w14:paraId="1343FB34" w14:textId="71D02F71" w:rsidR="0071071E" w:rsidRDefault="0071071E" w:rsidP="00D20646">
      <w:pPr>
        <w:pStyle w:val="Heading5"/>
      </w:pPr>
      <w:r>
        <w:t>location</w:t>
      </w:r>
    </w:p>
    <w:p w14:paraId="5AB90865" w14:textId="77777777" w:rsidR="0071071E" w:rsidRPr="0071071E" w:rsidRDefault="0071071E"/>
    <w:p w14:paraId="3208C62B" w14:textId="48CC6578" w:rsidR="0071071E" w:rsidRDefault="0071071E" w:rsidP="00CD7325">
      <w:r>
        <w:t>The property location shall contain a geometry corresponding to t</w:t>
      </w:r>
      <w:r w:rsidRPr="0071071E">
        <w:t>he location of the borehole collar.</w:t>
      </w:r>
    </w:p>
    <w:p w14:paraId="0783FEC2" w14:textId="47A94D06" w:rsidR="0071071E" w:rsidRDefault="001111B0" w:rsidP="00D20646">
      <w:pPr>
        <w:pStyle w:val="Heading5"/>
      </w:pPr>
      <w:r>
        <w:t>elevation</w:t>
      </w:r>
    </w:p>
    <w:p w14:paraId="44FCAD54" w14:textId="77777777" w:rsidR="001111B0" w:rsidRDefault="001111B0" w:rsidP="00CD7325"/>
    <w:p w14:paraId="3A11DB01" w14:textId="0B8CB257" w:rsidR="001111B0" w:rsidRDefault="001111B0" w:rsidP="00CD7325">
      <w:r>
        <w:t>The elevation:DirectPosition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32352138" w:rsidR="001111B0" w:rsidRPr="00D12552" w:rsidRDefault="001111B0" w:rsidP="001111B0">
            <w:pPr>
              <w:pStyle w:val="Tabletext10"/>
              <w:jc w:val="left"/>
              <w:rPr>
                <w:rStyle w:val="reqtext"/>
                <w:lang w:val="en-CA"/>
              </w:rPr>
            </w:pPr>
            <w:r>
              <w:rPr>
                <w:rStyle w:val="reqtext"/>
                <w:lang w:val="en-CA"/>
              </w:rPr>
              <w:t>Origin elevation SHALL be a geometry with a dimension of 1</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Origin elevation srsName identifier SHALL be vertical CRS having a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3486" w:author="Eric Boisvert" w:date="2016-03-06T13:27:00Z">
        <w:r w:rsidR="004D34D6">
          <w:t xml:space="preserve">Table </w:t>
        </w:r>
        <w:r w:rsidR="004D34D6">
          <w:rPr>
            <w:noProof/>
          </w:rPr>
          <w:t>7</w:t>
        </w:r>
      </w:ins>
      <w:del w:id="3487" w:author="Eric Boisvert" w:date="2016-03-06T13:27:00Z">
        <w:r w:rsidDel="004D34D6">
          <w:delText xml:space="preserve">Table </w:delText>
        </w:r>
        <w:r w:rsidDel="004D34D6">
          <w:rPr>
            <w:noProof/>
          </w:rPr>
          <w:delText>17</w:delText>
        </w:r>
      </w:del>
      <w:r>
        <w:fldChar w:fldCharType="end"/>
      </w:r>
    </w:p>
    <w:p w14:paraId="33AE2642" w14:textId="77777777" w:rsidR="00C80D4B" w:rsidRDefault="00C80D4B" w:rsidP="00CD7325"/>
    <w:p w14:paraId="626D0DB1" w14:textId="5B44BCC4" w:rsidR="00C80D4B" w:rsidRDefault="00C80D4B" w:rsidP="00C80D4B">
      <w:pPr>
        <w:pStyle w:val="Caption"/>
        <w:keepNext/>
      </w:pPr>
      <w:bookmarkStart w:id="3488" w:name="_Ref433007016"/>
      <w:r>
        <w:t xml:space="preserve">Table </w:t>
      </w:r>
      <w:r w:rsidR="00415E41">
        <w:fldChar w:fldCharType="begin"/>
      </w:r>
      <w:r w:rsidR="00415E41">
        <w:instrText xml:space="preserve"> SEQ Table \* ARABIC </w:instrText>
      </w:r>
      <w:r w:rsidR="00415E41">
        <w:fldChar w:fldCharType="separate"/>
      </w:r>
      <w:r w:rsidR="004D34D6">
        <w:rPr>
          <w:noProof/>
        </w:rPr>
        <w:t>7</w:t>
      </w:r>
      <w:r w:rsidR="00415E41">
        <w:fldChar w:fldCharType="end"/>
      </w:r>
      <w:bookmarkEnd w:id="3488"/>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lastRenderedPageBreak/>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08C9898" w14:textId="442E5E5D" w:rsidR="00AA6130" w:rsidRDefault="00AA6130" w:rsidP="00D20646">
      <w:pPr>
        <w:pStyle w:val="Heading3"/>
      </w:pPr>
      <w:bookmarkStart w:id="3489" w:name="_Toc445034229"/>
      <w:r>
        <w:lastRenderedPageBreak/>
        <w:t>Positioning features and observations in context of boreholes.</w:t>
      </w:r>
      <w:bookmarkEnd w:id="3489"/>
    </w:p>
    <w:p w14:paraId="0CC6DD8F" w14:textId="77777777" w:rsidR="00AA6130" w:rsidRDefault="00AA6130" w:rsidP="00CD7325"/>
    <w:p w14:paraId="12D70243" w14:textId="4EEAAC58" w:rsidR="00990E7C" w:rsidRPr="00990E7C" w:rsidRDefault="00AA6130" w:rsidP="00166583">
      <w:r>
        <w:t>It is common to report observations or feature along the path of a borehole.  In addition of providing an observation context, it often also provides a spatial reference system, where location is expressed as the distance from the beginning of the borehole, similar to BoreholeInterval’s mappedIntervalBegin and mappedIntervalEnd (</w:t>
      </w:r>
      <w:r>
        <w:fldChar w:fldCharType="begin"/>
      </w:r>
      <w:r>
        <w:instrText xml:space="preserve"> REF _Ref443827761 \r \h </w:instrText>
      </w:r>
      <w:r>
        <w:fldChar w:fldCharType="separate"/>
      </w:r>
      <w:r w:rsidR="004D34D6">
        <w:t>8.7.1.3</w:t>
      </w:r>
      <w:r>
        <w:fldChar w:fldCharType="end"/>
      </w:r>
      <w:r>
        <w:t xml:space="preserve">).    </w:t>
      </w:r>
    </w:p>
    <w:p w14:paraId="68DE4E5A" w14:textId="77777777" w:rsidR="0085617E" w:rsidRDefault="005802CB" w:rsidP="00FD7CA9">
      <w:r>
        <w:t>Observation and Measurement (ISO19156</w:t>
      </w:r>
      <w:r w:rsidR="00990E7C">
        <w:t>:2011 clause 7.2.4.1</w:t>
      </w:r>
      <w:r>
        <w:t>) already provide a relatedObservation property linking SF_SamplingFeature</w:t>
      </w:r>
      <w:r w:rsidR="00990E7C">
        <w:t xml:space="preserve"> to OM_Observation.  Linking sampling features is done through SamplingFeatureComplex (ISO19156:2011 clause 9.2.3)</w:t>
      </w:r>
      <w:r w:rsidR="00166583">
        <w:t xml:space="preserve">.  SamplingFeatures have their own geometry and therefore can report their absolute location. </w:t>
      </w:r>
    </w:p>
    <w:p w14:paraId="29243C22" w14:textId="77777777" w:rsidR="0085617E" w:rsidRDefault="009F2680" w:rsidP="00D20646">
      <w:pPr>
        <w:keepNext/>
      </w:pPr>
      <w:r>
        <w:pict w14:anchorId="4D296CEE">
          <v:shape id="_x0000_i1113" type="#_x0000_t75" style="width:6in;height:357.45pt">
            <v:imagedata r:id="rId97" o:title=""/>
          </v:shape>
        </w:pict>
      </w:r>
    </w:p>
    <w:p w14:paraId="095A9E9C" w14:textId="7FA95185" w:rsidR="0085617E" w:rsidRDefault="0085617E" w:rsidP="00D20646">
      <w:pPr>
        <w:pStyle w:val="Caption"/>
      </w:pPr>
      <w:bookmarkStart w:id="3490" w:name="_Ref443836590"/>
      <w:r>
        <w:t xml:space="preserve">Figure </w:t>
      </w:r>
      <w:r>
        <w:fldChar w:fldCharType="begin"/>
      </w:r>
      <w:r>
        <w:instrText xml:space="preserve"> SEQ Figure \* ARABIC </w:instrText>
      </w:r>
      <w:r>
        <w:fldChar w:fldCharType="separate"/>
      </w:r>
      <w:ins w:id="3491" w:author="Eric Boisvert" w:date="2016-03-06T13:27:00Z">
        <w:r w:rsidR="004D34D6">
          <w:rPr>
            <w:noProof/>
          </w:rPr>
          <w:t>85</w:t>
        </w:r>
      </w:ins>
      <w:del w:id="3492" w:author="Eric Boisvert" w:date="2016-03-06T13:27:00Z">
        <w:r w:rsidDel="004D34D6">
          <w:rPr>
            <w:noProof/>
          </w:rPr>
          <w:delText>87</w:delText>
        </w:r>
      </w:del>
      <w:r>
        <w:fldChar w:fldCharType="end"/>
      </w:r>
      <w:bookmarkEnd w:id="3490"/>
      <w:r>
        <w:t>: Observation and Sampling feature associated to a Borehole.</w:t>
      </w:r>
    </w:p>
    <w:p w14:paraId="74838B14" w14:textId="5F9481EA" w:rsidR="0085617E" w:rsidRDefault="0085617E" w:rsidP="00FD7CA9">
      <w:r>
        <w:fldChar w:fldCharType="begin"/>
      </w:r>
      <w:r>
        <w:instrText xml:space="preserve"> REF _Ref443836590 \h </w:instrText>
      </w:r>
      <w:r>
        <w:fldChar w:fldCharType="separate"/>
      </w:r>
      <w:ins w:id="3493" w:author="Eric Boisvert" w:date="2016-03-06T13:27:00Z">
        <w:r w:rsidR="004D34D6">
          <w:t xml:space="preserve">Figure </w:t>
        </w:r>
        <w:r w:rsidR="004D34D6">
          <w:rPr>
            <w:noProof/>
          </w:rPr>
          <w:t>85</w:t>
        </w:r>
      </w:ins>
      <w:del w:id="3494" w:author="Eric Boisvert" w:date="2016-03-06T13:27:00Z">
        <w:r w:rsidDel="004D34D6">
          <w:delText xml:space="preserve">Figure </w:delText>
        </w:r>
        <w:r w:rsidDel="004D34D6">
          <w:rPr>
            <w:noProof/>
          </w:rPr>
          <w:delText>87</w:delText>
        </w:r>
      </w:del>
      <w:r>
        <w:fldChar w:fldCharType="end"/>
      </w:r>
      <w:r>
        <w:t xml:space="preserve"> shows 3 uses cases where absolute location is defined by the linked sampling feature’s shape.  Observations location </w:t>
      </w:r>
      <w:r w:rsidR="00CF12E6">
        <w:t xml:space="preserve">is ambiguous since it depends of the semantic used for featureOfInterest as it can either be the real world feature of the sampling feature.  Using a SamplingFeature can contextualize observations and provide a </w:t>
      </w:r>
      <w:r w:rsidR="00CF12E6">
        <w:lastRenderedPageBreak/>
        <w:t>specific location in the context of the borehole.  In situ observation can be contextualized using a “virtual sample”.</w:t>
      </w:r>
    </w:p>
    <w:p w14:paraId="30C70FFF" w14:textId="10000FDD" w:rsidR="00457AE6" w:rsidRDefault="00166583" w:rsidP="00FD7CA9">
      <w:pPr>
        <w:rPr>
          <w:ins w:id="3495" w:author="Eric Boisvert" w:date="2016-02-28T14:45:00Z"/>
        </w:rPr>
      </w:pPr>
      <w:r>
        <w:t>Relative location requires more contex</w:t>
      </w:r>
      <w:ins w:id="3496" w:author="Eric Boisvert" w:date="2016-02-28T14:42:00Z">
        <w:r w:rsidR="00457AE6">
          <w:t>t because location is along a linear feature</w:t>
        </w:r>
      </w:ins>
      <w:del w:id="3497" w:author="Eric Boisvert" w:date="2016-02-28T14:42:00Z">
        <w:r w:rsidDel="00457AE6">
          <w:delText>t</w:delText>
        </w:r>
      </w:del>
      <w:r w:rsidR="00AF0657">
        <w:t>.  For convenience</w:t>
      </w:r>
      <w:ins w:id="3498" w:author="Eric Boisvert" w:date="2016-02-28T14:44:00Z">
        <w:r w:rsidR="00457AE6">
          <w:t xml:space="preserve"> – mainly because very few GIS and WFS can deal with 1D geometries, </w:t>
        </w:r>
      </w:ins>
      <w:r w:rsidR="00AF0657">
        <w:t>, relative position</w:t>
      </w:r>
      <w:ins w:id="3499" w:author="Eric Boisvert" w:date="2016-02-28T14:45:00Z">
        <w:r w:rsidR="00457AE6">
          <w:t>s</w:t>
        </w:r>
      </w:ins>
      <w:r w:rsidR="00AF0657">
        <w:t xml:space="preserve"> </w:t>
      </w:r>
      <w:del w:id="3500" w:author="Eric Boisvert" w:date="2016-02-28T14:42:00Z">
        <w:r w:rsidR="00AF0657" w:rsidDel="00457AE6">
          <w:delText xml:space="preserve">along </w:delText>
        </w:r>
      </w:del>
      <w:del w:id="3501" w:author="Eric Boisvert" w:date="2016-02-28T14:45:00Z">
        <w:r w:rsidR="00AF0657" w:rsidDel="00457AE6">
          <w:delText xml:space="preserve">is </w:delText>
        </w:r>
      </w:del>
      <w:ins w:id="3502" w:author="Eric Boisvert" w:date="2016-02-28T14:45:00Z">
        <w:r w:rsidR="00457AE6">
          <w:t xml:space="preserve">are </w:t>
        </w:r>
      </w:ins>
      <w:r w:rsidR="00AF0657">
        <w:t>expressed using a pair of values</w:t>
      </w:r>
      <w:ins w:id="3503" w:author="Eric Boisvert" w:date="2016-02-28T14:45:00Z">
        <w:r w:rsidR="00457AE6">
          <w:t xml:space="preserve"> instead of a 1D geometry</w:t>
        </w:r>
      </w:ins>
    </w:p>
    <w:p w14:paraId="2E4F31B8" w14:textId="7FB54B0B" w:rsidR="005802CB" w:rsidRDefault="00AF0657" w:rsidP="00FD7CA9">
      <w:pPr>
        <w:rPr>
          <w:ins w:id="3504" w:author="Eric Boisvert" w:date="2016-02-28T17:26:00Z"/>
        </w:rPr>
      </w:pPr>
      <w:r>
        <w:t>.  Several use cases just need to report a depth (along the vertical axis), but for more complex uses case,</w:t>
      </w:r>
      <w:ins w:id="3505" w:author="Eric Boisvert" w:date="2016-02-28T14:43:00Z">
        <w:r w:rsidR="00457AE6">
          <w:t xml:space="preserve"> such as surveyed well, </w:t>
        </w:r>
      </w:ins>
      <w:r>
        <w:t xml:space="preserve"> the position must be calculated along a complex curve.</w:t>
      </w:r>
    </w:p>
    <w:p w14:paraId="678763EB" w14:textId="18C53CF1" w:rsidR="00BC33BD" w:rsidRDefault="00BC33BD" w:rsidP="00FD7CA9">
      <w:pPr>
        <w:rPr>
          <w:ins w:id="3506" w:author="Eric Boisvert" w:date="2016-02-28T17:26:00Z"/>
        </w:rPr>
      </w:pPr>
      <w:ins w:id="3507" w:author="Eric Boisvert" w:date="2016-02-28T17:26:00Z">
        <w:r w:rsidRPr="00BC33BD">
          <w:rPr>
            <w:highlight w:val="yellow"/>
            <w:rPrChange w:id="3508" w:author="Eric Boisvert" w:date="2016-02-28T17:27:00Z">
              <w:rPr/>
            </w:rPrChange>
          </w:rPr>
          <w:t>Should we use ISO/DIS 19148, 6.2.2 (GML 3.3 Clause 9.3 Basic Linear Referencing)</w:t>
        </w:r>
      </w:ins>
    </w:p>
    <w:p w14:paraId="66990E44" w14:textId="77777777" w:rsidR="00BC33BD" w:rsidRDefault="00BC33BD" w:rsidP="00FD7CA9"/>
    <w:p w14:paraId="24F874FF" w14:textId="101EA08A" w:rsidR="009B3BBD" w:rsidRPr="00D12552" w:rsidRDefault="009B3BBD" w:rsidP="009B3BBD">
      <w:pPr>
        <w:pStyle w:val="Heading2"/>
        <w:rPr>
          <w:lang w:val="en-CA"/>
        </w:rPr>
      </w:pPr>
      <w:bookmarkStart w:id="3509" w:name="_Toc445034230"/>
      <w:r w:rsidRPr="00D12552">
        <w:rPr>
          <w:lang w:val="en-CA"/>
        </w:rPr>
        <w:t xml:space="preserve">GeoSciML </w:t>
      </w:r>
      <w:r>
        <w:rPr>
          <w:lang w:val="en-CA"/>
        </w:rPr>
        <w:t xml:space="preserve">Laboratory </w:t>
      </w:r>
      <w:r w:rsidR="004F0DC1">
        <w:rPr>
          <w:lang w:val="en-CA"/>
        </w:rPr>
        <w:t xml:space="preserve">Abstract </w:t>
      </w:r>
      <w:r>
        <w:rPr>
          <w:lang w:val="en-CA"/>
        </w:rPr>
        <w:t>Analysis</w:t>
      </w:r>
      <w:r w:rsidRPr="00D12552">
        <w:rPr>
          <w:lang w:val="en-CA"/>
        </w:rPr>
        <w:t xml:space="preserve"> Requirements Class</w:t>
      </w:r>
      <w:bookmarkEnd w:id="3509"/>
    </w:p>
    <w:p w14:paraId="314F9F4D" w14:textId="77777777" w:rsidR="002151F2" w:rsidRDefault="002151F2" w:rsidP="00CD7325">
      <w:pPr>
        <w:rPr>
          <w:lang w:val="en-CA"/>
        </w:rPr>
      </w:pPr>
    </w:p>
    <w:p w14:paraId="7E1A0401" w14:textId="41DE1956"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1111B0">
        <w:rPr>
          <w:lang w:val="en-CA"/>
        </w:rPr>
        <w:t>(Ventouras et al, 2010</w:t>
      </w:r>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9F2680" w:rsidP="00090DCF">
      <w:pPr>
        <w:keepNext/>
      </w:pPr>
      <w:r>
        <w:rPr>
          <w:noProof/>
          <w:lang w:val="en-CA" w:eastAsia="en-CA"/>
        </w:rPr>
        <w:lastRenderedPageBreak/>
        <w:pict w14:anchorId="540C09FE">
          <v:shape id="_x0000_i1114" type="#_x0000_t75" style="width:431.35pt;height:398.85pt;visibility:visible;mso-wrap-style:square">
            <v:imagedata r:id="rId98" o:title=""/>
          </v:shape>
        </w:pict>
      </w:r>
      <w:r w:rsidR="00043E8E">
        <w:rPr>
          <w:rStyle w:val="CommentReference"/>
        </w:rPr>
        <w:commentReference w:id="3510"/>
      </w:r>
    </w:p>
    <w:p w14:paraId="053FE055" w14:textId="007ED289"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3511" w:author="Eric Boisvert" w:date="2016-03-06T13:27:00Z">
        <w:r w:rsidR="004D34D6">
          <w:rPr>
            <w:noProof/>
          </w:rPr>
          <w:t>86</w:t>
        </w:r>
      </w:ins>
      <w:del w:id="3512" w:author="Eric Boisvert" w:date="2016-03-06T13:27:00Z">
        <w:r w:rsidR="0085617E" w:rsidDel="004D34D6">
          <w:rPr>
            <w:noProof/>
          </w:rPr>
          <w:delText>88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1C5F8087"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1111B0">
              <w:rPr>
                <w:rFonts w:eastAsia="MS Mincho"/>
                <w:b/>
                <w:color w:val="FF0000"/>
                <w:sz w:val="22"/>
                <w:lang w:val="en-CA"/>
              </w:rPr>
              <w:t>lab-</w:t>
            </w:r>
            <w:r w:rsidR="00733724">
              <w:rPr>
                <w:rFonts w:eastAsia="MS Mincho"/>
                <w:b/>
                <w:color w:val="FF0000"/>
                <w:sz w:val="22"/>
                <w:lang w:val="en-CA"/>
              </w:rPr>
              <w:t>analysis</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3513"/>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3513"/>
            <w:r>
              <w:rPr>
                <w:rStyle w:val="CommentReference"/>
              </w:rPr>
              <w:commentReference w:id="3513"/>
            </w:r>
          </w:p>
        </w:tc>
      </w:tr>
    </w:tbl>
    <w:p w14:paraId="5E77148F" w14:textId="77777777" w:rsidR="002A58E0" w:rsidRDefault="002A58E0" w:rsidP="00F67178">
      <w:pPr>
        <w:rPr>
          <w:lang w:val="en-CA"/>
        </w:rPr>
      </w:pPr>
    </w:p>
    <w:p w14:paraId="7C25DBA1" w14:textId="77777777" w:rsidR="00733724" w:rsidRDefault="00733724" w:rsidP="00733724">
      <w:pPr>
        <w:pStyle w:val="Heading3"/>
        <w:rPr>
          <w:lang w:val="en-CA"/>
        </w:rPr>
      </w:pPr>
      <w:bookmarkStart w:id="3514" w:name="_Toc445034231"/>
      <w:r>
        <w:rPr>
          <w:lang w:val="en-CA"/>
        </w:rPr>
        <w:t>Laboratory Analysis</w:t>
      </w:r>
      <w:bookmarkEnd w:id="3514"/>
    </w:p>
    <w:p w14:paraId="3C76CA9A" w14:textId="77777777" w:rsidR="00733724" w:rsidRDefault="00733724" w:rsidP="00733724">
      <w:pPr>
        <w:rPr>
          <w:lang w:val="en-CA"/>
        </w:rPr>
      </w:pPr>
    </w:p>
    <w:p w14:paraId="5367A31A" w14:textId="5D465A26" w:rsidR="00733724" w:rsidRDefault="00733724" w:rsidP="00733724">
      <w:pPr>
        <w:rPr>
          <w:lang w:val="en-CA"/>
        </w:rPr>
      </w:pPr>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requirements over some of O&amp;M classes.</w:t>
      </w:r>
    </w:p>
    <w:p w14:paraId="50A252A0" w14:textId="6EFD4A01" w:rsidR="001111B0" w:rsidRDefault="00733724" w:rsidP="00D20646">
      <w:pPr>
        <w:pStyle w:val="Heading4"/>
        <w:rPr>
          <w:lang w:val="en-CA"/>
        </w:rPr>
      </w:pPr>
      <w:r>
        <w:rPr>
          <w:lang w:val="en-CA"/>
        </w:rPr>
        <w:t>OM_Observation.sampledFeature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23E0AABB" w:rsidR="0084053A" w:rsidRDefault="0084053A" w:rsidP="0084053A">
      <w:r>
        <w:t>OM_Observation/resultQuality/DQ_QuantitativeAttributeAccuracy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 xml:space="preserve">At least "nameOfMeasure" and "result" shall be used when delivering om:resultQuality/gmd:DQ_QuantitativeAttributeAccuracy.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68AFE9D2" w14:textId="7AE9EB93" w:rsidR="00733724" w:rsidRDefault="00733724" w:rsidP="00D20646">
      <w:pPr>
        <w:pStyle w:val="Heading4"/>
      </w:pPr>
      <w:r>
        <w:t>OM_Observation.parameter</w:t>
      </w:r>
    </w:p>
    <w:p w14:paraId="7AFF5598" w14:textId="77777777" w:rsidR="00733724" w:rsidRPr="00733724" w:rsidRDefault="00733724"/>
    <w:p w14:paraId="1EC677FE" w14:textId="390750B4" w:rsidR="00C02200" w:rsidRDefault="00C02200" w:rsidP="002151F2">
      <w:r>
        <w:lastRenderedPageBreak/>
        <w:t>Analytical methods are very varied and a single model can’t capture all the intricacies of each method used in geoscience.  Communities that need to report specific parameter</w:t>
      </w:r>
      <w:r w:rsidR="00733724">
        <w:t>s</w:t>
      </w:r>
      <w:r>
        <w:t xml:space="preserve"> that are not covered by this specification shall us</w:t>
      </w:r>
      <w:r w:rsidR="00733724">
        <w:t>e</w:t>
      </w:r>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7D028D34"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r w:rsidR="00733724">
              <w:rPr>
                <w:rStyle w:val="reqtext"/>
                <w:lang w:val="en-CA"/>
              </w:rPr>
              <w:t>.parameter.</w:t>
            </w:r>
            <w:r>
              <w:rPr>
                <w:rStyle w:val="reqtext"/>
                <w:lang w:val="en-CA"/>
              </w:rPr>
              <w:t>NamedParameter</w:t>
            </w:r>
          </w:p>
        </w:tc>
      </w:tr>
    </w:tbl>
    <w:p w14:paraId="71A90CDD" w14:textId="77777777" w:rsidR="00F67178" w:rsidRPr="00F67178" w:rsidRDefault="00F67178" w:rsidP="002151F2"/>
    <w:p w14:paraId="520DD96C" w14:textId="6BCD88F7" w:rsidR="00775DD7" w:rsidRDefault="009F2680" w:rsidP="00775DD7">
      <w:pPr>
        <w:keepNext/>
      </w:pPr>
      <w:r>
        <w:rPr>
          <w:noProof/>
          <w:lang w:val="en-CA" w:eastAsia="en-CA"/>
        </w:rPr>
        <w:pict w14:anchorId="7C6C8F97">
          <v:shape id="_x0000_i1115" type="#_x0000_t75" style="width:432.65pt;height:253.6pt;visibility:visible;mso-wrap-style:square">
            <v:imagedata r:id="rId99" o:title=""/>
          </v:shape>
        </w:pict>
      </w:r>
    </w:p>
    <w:p w14:paraId="790AFF30" w14:textId="2A7C84BF"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3515" w:author="Eric Boisvert" w:date="2016-03-06T13:27:00Z">
        <w:r w:rsidR="004D34D6">
          <w:rPr>
            <w:noProof/>
          </w:rPr>
          <w:t>87</w:t>
        </w:r>
      </w:ins>
      <w:del w:id="3516" w:author="Eric Boisvert" w:date="2016-03-06T13:27:00Z">
        <w:r w:rsidR="0085617E" w:rsidDel="004D34D6">
          <w:rPr>
            <w:noProof/>
          </w:rPr>
          <w:delText>89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9F2680" w:rsidP="00775DD7">
      <w:pPr>
        <w:keepNext/>
      </w:pPr>
      <w:r>
        <w:rPr>
          <w:noProof/>
          <w:lang w:val="en-CA" w:eastAsia="en-CA"/>
        </w:rPr>
        <w:lastRenderedPageBreak/>
        <w:pict w14:anchorId="4548520E">
          <v:shape id="_x0000_i1116" type="#_x0000_t75" style="width:6in;height:229.4pt;visibility:visible;mso-wrap-style:square">
            <v:imagedata r:id="rId100" o:title=""/>
          </v:shape>
        </w:pict>
      </w:r>
    </w:p>
    <w:p w14:paraId="0188072E" w14:textId="05FD5182"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517" w:author="Eric Boisvert" w:date="2016-03-06T13:27:00Z">
        <w:r w:rsidR="004D34D6">
          <w:rPr>
            <w:noProof/>
          </w:rPr>
          <w:t>88</w:t>
        </w:r>
      </w:ins>
      <w:del w:id="3518" w:author="Eric Boisvert" w:date="2016-03-06T13:27:00Z">
        <w:r w:rsidR="0085617E" w:rsidDel="004D34D6">
          <w:rPr>
            <w:noProof/>
          </w:rPr>
          <w:delText>90</w:delText>
        </w:r>
      </w:del>
      <w:r w:rsidR="00673E83">
        <w:rPr>
          <w:noProof/>
        </w:rPr>
        <w:fldChar w:fldCharType="end"/>
      </w:r>
      <w:r>
        <w:t>: Analytical instrument</w:t>
      </w:r>
      <w:r w:rsidR="00733724">
        <w:t xml:space="preserve"> context diagram</w:t>
      </w:r>
    </w:p>
    <w:p w14:paraId="4351A678" w14:textId="1FEFAAC6" w:rsidR="00733724" w:rsidRDefault="00733724" w:rsidP="00D20646">
      <w:pPr>
        <w:pStyle w:val="Heading5"/>
      </w:pPr>
      <w:r>
        <w:t>t</w:t>
      </w:r>
      <w:r w:rsidRPr="00733724">
        <w:t>ype</w:t>
      </w:r>
    </w:p>
    <w:p w14:paraId="48773137" w14:textId="77777777" w:rsidR="00733724" w:rsidRPr="00733724" w:rsidRDefault="00733724" w:rsidP="00D20646"/>
    <w:p w14:paraId="71D50A4C" w14:textId="0BF90DC8" w:rsidR="00733724" w:rsidRPr="00733724" w:rsidRDefault="00733724" w:rsidP="00D20646">
      <w:r>
        <w:t>The property type:InstrumentTypeTerm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Heading5"/>
        <w:rPr>
          <w:lang w:val="en-CA"/>
        </w:rPr>
      </w:pPr>
      <w:bookmarkStart w:id="3519" w:name="BKM_4320F660_2F6E_4F45_98F8_50B996AF05CA"/>
      <w:bookmarkEnd w:id="3519"/>
      <w:r>
        <w:rPr>
          <w:lang w:val="en-CA"/>
        </w:rPr>
        <w:t>m</w:t>
      </w:r>
      <w:r w:rsidRPr="00733724">
        <w:rPr>
          <w:lang w:val="en-CA"/>
        </w:rPr>
        <w:t>odel</w:t>
      </w:r>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r w:rsidR="00253146">
        <w:rPr>
          <w:lang w:val="en-CA"/>
        </w:rPr>
        <w:t>:Primitive::CharacterString</w:t>
      </w:r>
      <w:r>
        <w:rPr>
          <w:lang w:val="en-CA"/>
        </w:rPr>
        <w:t xml:space="preserve"> shall contain a string identifying</w:t>
      </w:r>
      <w:r w:rsidRPr="00733724">
        <w:rPr>
          <w:lang w:val="en-CA"/>
        </w:rPr>
        <w:t xml:space="preserve"> the model of instrument used. (eg instrument type = XRD, model = Siemens Diffraktometer D500)</w:t>
      </w:r>
      <w:r>
        <w:rPr>
          <w:lang w:val="en-CA"/>
        </w:rPr>
        <w:t>.</w:t>
      </w:r>
    </w:p>
    <w:p w14:paraId="2A33DBFA" w14:textId="0C38380B" w:rsidR="00733724" w:rsidRDefault="00733724" w:rsidP="00D20646">
      <w:pPr>
        <w:pStyle w:val="Heading5"/>
        <w:rPr>
          <w:lang w:val="en-CA"/>
        </w:rPr>
      </w:pPr>
      <w:r w:rsidRPr="00D970E9">
        <w:rPr>
          <w:lang w:val="en-CA"/>
        </w:rPr>
        <w:t>serialNumber</w:t>
      </w:r>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7060007F" w:rsidR="00733724" w:rsidRDefault="00733724" w:rsidP="00D20646">
      <w:pPr>
        <w:rPr>
          <w:lang w:val="en-CA"/>
        </w:rPr>
      </w:pPr>
      <w:r>
        <w:rPr>
          <w:lang w:val="en-CA"/>
        </w:rPr>
        <w:t>The property serialNumber</w:t>
      </w:r>
      <w:r w:rsidR="00253146">
        <w:rPr>
          <w:lang w:val="en-CA"/>
        </w:rPr>
        <w:t>:Primitive::CharacterString</w:t>
      </w:r>
      <w:r>
        <w:rPr>
          <w:lang w:val="en-CA"/>
        </w:rPr>
        <w:t xml:space="preserve"> shall contain a string that describes </w:t>
      </w:r>
      <w:r w:rsidRPr="00733724">
        <w:rPr>
          <w:lang w:val="en-CA"/>
        </w:rPr>
        <w:t>the serial number of the machine used in an analytical session.</w:t>
      </w:r>
    </w:p>
    <w:p w14:paraId="74EC4CC8" w14:textId="6DEAEF68" w:rsidR="00733724" w:rsidRDefault="00733724" w:rsidP="00D20646">
      <w:pPr>
        <w:pStyle w:val="Heading5"/>
        <w:rPr>
          <w:lang w:val="en-CA"/>
        </w:rPr>
      </w:pPr>
      <w:r w:rsidRPr="00D970E9">
        <w:rPr>
          <w:lang w:val="en-CA"/>
        </w:rPr>
        <w:t>commissionDate</w:t>
      </w:r>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6E3DE189" w:rsidR="00B17686" w:rsidRDefault="00B17686" w:rsidP="00D20646">
      <w:pPr>
        <w:pStyle w:val="Heading5"/>
        <w:rPr>
          <w:lang w:val="en-CA"/>
        </w:rPr>
      </w:pPr>
      <w:r w:rsidRPr="00B17686">
        <w:rPr>
          <w:lang w:val="en-CA"/>
        </w:rPr>
        <w:t>Location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D27A477" w:rsidR="00B17686" w:rsidRDefault="00B17686" w:rsidP="00D20646">
      <w:pPr>
        <w:rPr>
          <w:lang w:val="en-CA"/>
        </w:rPr>
      </w:pPr>
      <w:r>
        <w:rPr>
          <w:lang w:val="en-CA"/>
        </w:rPr>
        <w:lastRenderedPageBreak/>
        <w:t xml:space="preserve">The property location shall be an association between an AnalyticalInstrument and a cit:Responsibility describing the </w:t>
      </w:r>
      <w:r w:rsidRPr="00B17686">
        <w:rPr>
          <w:lang w:val="en-CA"/>
        </w:rPr>
        <w:t xml:space="preserve">and 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r w:rsidRPr="00D970E9">
        <w:rPr>
          <w:lang w:val="en-CA"/>
        </w:rPr>
        <w:t>usedIn</w:t>
      </w:r>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a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3520" w:name="BKM_C47BB20E_AB3E_41B0_BEAF_8545314C826D"/>
      <w:bookmarkStart w:id="3521" w:name="BKM_5A9940B3_320D_4C85_8B41_0199FF52327B"/>
      <w:bookmarkStart w:id="3522" w:name="BKM_692BBE92_2CD8_471D_9014_13E6919FFDA7"/>
      <w:bookmarkStart w:id="3523" w:name="BKM_E14379F1_C7A7_42A6_B412_F1E01671E46F"/>
      <w:bookmarkStart w:id="3524" w:name="BKM_40997390_B407_46AF_928A_15F7B52273ED"/>
      <w:bookmarkEnd w:id="3520"/>
      <w:bookmarkEnd w:id="3521"/>
      <w:bookmarkEnd w:id="3522"/>
      <w:bookmarkEnd w:id="3523"/>
      <w:bookmarkEnd w:id="3524"/>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9F2680" w:rsidP="00775DD7">
      <w:pPr>
        <w:keepNext/>
      </w:pPr>
      <w:r>
        <w:rPr>
          <w:noProof/>
          <w:lang w:val="en-CA" w:eastAsia="en-CA"/>
        </w:rPr>
        <w:pict w14:anchorId="787888AA">
          <v:shape id="_x0000_i1117" type="#_x0000_t75" style="width:6in;height:341.5pt;visibility:visible;mso-wrap-style:square">
            <v:imagedata r:id="rId101" o:title=""/>
          </v:shape>
        </w:pict>
      </w:r>
    </w:p>
    <w:p w14:paraId="61F89649" w14:textId="622C8B97"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525" w:author="Eric Boisvert" w:date="2016-03-06T13:27:00Z">
        <w:r w:rsidR="004D34D6">
          <w:rPr>
            <w:noProof/>
          </w:rPr>
          <w:t>89</w:t>
        </w:r>
      </w:ins>
      <w:del w:id="3526" w:author="Eric Boisvert" w:date="2016-03-06T13:27:00Z">
        <w:r w:rsidR="0085617E" w:rsidDel="004D34D6">
          <w:rPr>
            <w:noProof/>
          </w:rPr>
          <w:delText>91</w:delText>
        </w:r>
      </w:del>
      <w:r w:rsidR="00673E83">
        <w:rPr>
          <w:noProof/>
        </w:rPr>
        <w:fldChar w:fldCharType="end"/>
      </w:r>
      <w:r>
        <w:t>: Analytical session</w:t>
      </w:r>
      <w:r w:rsidR="00B17686">
        <w:t xml:space="preserve"> context diagram</w:t>
      </w:r>
    </w:p>
    <w:p w14:paraId="134D2DC3" w14:textId="5581F845" w:rsidR="00775DD7" w:rsidRDefault="00B17686" w:rsidP="00D20646">
      <w:pPr>
        <w:pStyle w:val="Heading5"/>
        <w:rPr>
          <w:lang w:val="en-CA"/>
        </w:rPr>
      </w:pPr>
      <w:bookmarkStart w:id="3527" w:name="BKM_BF1C223A_F0A6_4FC2_9EEF_88DC486F7DB4"/>
      <w:bookmarkEnd w:id="3527"/>
      <w:r>
        <w:rPr>
          <w:lang w:val="en-CA"/>
        </w:rPr>
        <w:lastRenderedPageBreak/>
        <w:t>time</w:t>
      </w:r>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4DC4CB31" w:rsidR="00B17686" w:rsidRDefault="00B17686" w:rsidP="00D20646">
      <w:pPr>
        <w:pStyle w:val="Heading5"/>
        <w:rPr>
          <w:lang w:val="en-CA"/>
        </w:rPr>
      </w:pPr>
      <w:r>
        <w:rPr>
          <w:lang w:val="en-CA"/>
        </w:rPr>
        <w:t xml:space="preserve">Operator </w:t>
      </w:r>
    </w:p>
    <w:p w14:paraId="1D4FEDC3" w14:textId="77777777" w:rsidR="00B17686" w:rsidRPr="00B17686" w:rsidRDefault="00B17686" w:rsidP="00D20646">
      <w:pPr>
        <w:rPr>
          <w:lang w:val="en-CA"/>
        </w:rPr>
      </w:pPr>
    </w:p>
    <w:p w14:paraId="11B3F18B" w14:textId="48E892AE" w:rsidR="00B17686" w:rsidRDefault="00B17686" w:rsidP="00D20646">
      <w:pPr>
        <w:rPr>
          <w:lang w:val="en-CA"/>
        </w:rPr>
      </w:pPr>
      <w:r>
        <w:rPr>
          <w:lang w:val="en-CA"/>
        </w:rPr>
        <w:t xml:space="preserve">The property operator shall be an association between an AnalyticalSession and a cit:CI_Responsability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r>
        <w:rPr>
          <w:lang w:val="en-CA"/>
        </w:rPr>
        <w:t>p</w:t>
      </w:r>
      <w:r w:rsidRPr="00B17686">
        <w:rPr>
          <w:lang w:val="en-CA"/>
        </w:rPr>
        <w:t>arameter</w:t>
      </w:r>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 xml:space="preserve">The property parameter (om:NamedValue) shall contain name/value pair to describe arbitrary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r>
        <w:rPr>
          <w:lang w:val="en-CA"/>
        </w:rPr>
        <w:t>i</w:t>
      </w:r>
      <w:r w:rsidRPr="00B17686">
        <w:rPr>
          <w:lang w:val="en-CA"/>
        </w:rPr>
        <w:t>nstrument</w:t>
      </w:r>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r w:rsidRPr="00B17686">
        <w:rPr>
          <w:lang w:val="en-CA"/>
        </w:rPr>
        <w:t>referenceAnalysis</w:t>
      </w:r>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Heading4"/>
        <w:rPr>
          <w:lang w:val="en-CA"/>
        </w:rPr>
      </w:pPr>
      <w:bookmarkStart w:id="3528" w:name="BKM_FCC3B9BB_23CF_4B5C_A83B_A898D191B651"/>
      <w:bookmarkStart w:id="3529" w:name="BKM_D9B59F94_645D_4A43_B06F_F3308DA82998"/>
      <w:bookmarkStart w:id="3530" w:name="BKM_963C6EE0_1269_4609_B11A_C2CBF9678C56"/>
      <w:bookmarkEnd w:id="3528"/>
      <w:bookmarkEnd w:id="3529"/>
      <w:bookmarkEnd w:id="3530"/>
      <w:r>
        <w:rPr>
          <w:lang w:val="en-CA"/>
        </w:rPr>
        <w:t>AnalyticalProcess</w:t>
      </w:r>
    </w:p>
    <w:p w14:paraId="13588CCA" w14:textId="77777777" w:rsidR="00B51AB4" w:rsidRDefault="00B51AB4" w:rsidP="00775DD7">
      <w:pPr>
        <w:rPr>
          <w:lang w:val="en-CA"/>
        </w:rPr>
      </w:pPr>
    </w:p>
    <w:p w14:paraId="75A83E7E" w14:textId="3D78F9A2"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describes the steps and methods used in an analytical session</w:t>
      </w:r>
      <w:r w:rsidRPr="00B51AB4">
        <w:rPr>
          <w:lang w:val="en-CA"/>
        </w:rPr>
        <w:t xml:space="preserve">  </w:t>
      </w:r>
      <w:r>
        <w:rPr>
          <w:lang w:val="en-CA"/>
        </w:rPr>
        <w:t>It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9F2680" w:rsidP="00D01D0C">
      <w:pPr>
        <w:keepNext/>
      </w:pPr>
      <w:r>
        <w:rPr>
          <w:noProof/>
          <w:lang w:val="en-CA" w:eastAsia="en-CA"/>
        </w:rPr>
        <w:pict w14:anchorId="01F9E98B">
          <v:shape id="_x0000_i1118" type="#_x0000_t75" style="width:6in;height:401.4pt;visibility:visible;mso-wrap-style:square">
            <v:imagedata r:id="rId102" o:title=""/>
          </v:shape>
        </w:pict>
      </w:r>
    </w:p>
    <w:p w14:paraId="0A42FE07" w14:textId="650D8581"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3531" w:author="Eric Boisvert" w:date="2016-03-06T13:27:00Z">
        <w:r w:rsidR="004D34D6">
          <w:rPr>
            <w:noProof/>
          </w:rPr>
          <w:t>90</w:t>
        </w:r>
      </w:ins>
      <w:del w:id="3532" w:author="Eric Boisvert" w:date="2016-03-06T13:27:00Z">
        <w:r w:rsidR="0085617E" w:rsidDel="004D34D6">
          <w:rPr>
            <w:noProof/>
          </w:rPr>
          <w:delText>92</w:delText>
        </w:r>
      </w:del>
      <w:r w:rsidR="00673E83">
        <w:rPr>
          <w:noProof/>
        </w:rPr>
        <w:fldChar w:fldCharType="end"/>
      </w:r>
      <w:r>
        <w:t xml:space="preserve">: </w:t>
      </w:r>
      <w:r w:rsidRPr="002736FE">
        <w:t>Analytical process</w:t>
      </w:r>
    </w:p>
    <w:p w14:paraId="620264FC" w14:textId="797B13A2" w:rsidR="00B51AB4" w:rsidRDefault="0026586A" w:rsidP="00D20646">
      <w:pPr>
        <w:pStyle w:val="Heading5"/>
      </w:pPr>
      <w:r w:rsidRPr="0026586A">
        <w:t>Method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4097045B" w:rsidR="0026586A" w:rsidRDefault="0026586A" w:rsidP="00D20646">
      <w:pPr>
        <w:pStyle w:val="Heading5"/>
        <w:rPr>
          <w:lang w:val="en-CA"/>
        </w:rPr>
      </w:pPr>
      <w:r w:rsidRPr="00D970E9">
        <w:rPr>
          <w:lang w:val="en-CA"/>
        </w:rPr>
        <w:t>Acquisition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63E05FD9" w:rsidR="0026586A" w:rsidRDefault="0026586A" w:rsidP="00D20646">
      <w:pPr>
        <w:pStyle w:val="Heading5"/>
        <w:rPr>
          <w:lang w:val="en-CA"/>
        </w:rPr>
      </w:pPr>
      <w:r w:rsidRPr="00D970E9">
        <w:rPr>
          <w:lang w:val="en-CA"/>
        </w:rPr>
        <w:t>Computation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52C794E8" w:rsidR="00E966AA" w:rsidRDefault="0026586A" w:rsidP="00B51AB4">
      <w:r>
        <w:t>The AnalyticalMethod provides the n</w:t>
      </w:r>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9F2680" w:rsidP="00E966AA">
      <w:pPr>
        <w:keepNext/>
      </w:pPr>
      <w:r>
        <w:rPr>
          <w:noProof/>
          <w:lang w:val="en-CA" w:eastAsia="en-CA"/>
        </w:rPr>
        <w:pict w14:anchorId="0B91289A">
          <v:shape id="_x0000_i1119" type="#_x0000_t75" style="width:366.35pt;height:244.05pt;visibility:visible;mso-wrap-style:square">
            <v:imagedata r:id="rId103" o:title=""/>
          </v:shape>
        </w:pict>
      </w:r>
    </w:p>
    <w:p w14:paraId="6CA05FBD" w14:textId="4DA86976"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533" w:author="Eric Boisvert" w:date="2016-03-06T13:27:00Z">
        <w:r w:rsidR="004D34D6">
          <w:rPr>
            <w:noProof/>
          </w:rPr>
          <w:t>91</w:t>
        </w:r>
      </w:ins>
      <w:del w:id="3534" w:author="Eric Boisvert" w:date="2016-03-06T13:27:00Z">
        <w:r w:rsidR="0085617E" w:rsidDel="004D34D6">
          <w:rPr>
            <w:noProof/>
          </w:rPr>
          <w:delText>93</w:delText>
        </w:r>
      </w:del>
      <w:r w:rsidR="00673E83">
        <w:rPr>
          <w:noProof/>
        </w:rPr>
        <w:fldChar w:fldCharType="end"/>
      </w:r>
      <w:r>
        <w:t xml:space="preserve"> : Analytical method</w:t>
      </w:r>
    </w:p>
    <w:p w14:paraId="23D69338" w14:textId="5256FF8D" w:rsidR="00E966AA" w:rsidRDefault="0026586A" w:rsidP="00D20646">
      <w:pPr>
        <w:pStyle w:val="Heading5"/>
      </w:pPr>
      <w:r w:rsidRPr="0026586A">
        <w:t>methodName</w:t>
      </w:r>
    </w:p>
    <w:p w14:paraId="6A155205" w14:textId="77777777" w:rsidR="0026586A" w:rsidRPr="0026586A" w:rsidRDefault="0026586A"/>
    <w:p w14:paraId="6E96A960" w14:textId="053C0195" w:rsidR="0026586A" w:rsidRDefault="0026586A" w:rsidP="00E966AA">
      <w:r>
        <w:t xml:space="preserve">The property methodName:AnalyticalMethodTerm shall contain a term from a controlled vocabulary that describes an </w:t>
      </w:r>
      <w:r w:rsidRPr="0026586A">
        <w:t>analytical method used in a session (eg; XRF mass spectrometry, ICPMS, SHRIMP geochronology)</w:t>
      </w:r>
    </w:p>
    <w:p w14:paraId="1D049858" w14:textId="19FE6029" w:rsidR="0026586A" w:rsidRDefault="0026586A" w:rsidP="00D20646">
      <w:pPr>
        <w:pStyle w:val="Heading5"/>
      </w:pPr>
      <w:r>
        <w:t>c</w:t>
      </w:r>
      <w:r w:rsidRPr="0026586A">
        <w:t>itation</w:t>
      </w:r>
    </w:p>
    <w:p w14:paraId="096255E1" w14:textId="304C10D4" w:rsidR="0026586A" w:rsidRDefault="0026586A" w:rsidP="00E966AA">
      <w:r>
        <w:lastRenderedPageBreak/>
        <w:t xml:space="preserve">The citation property shall be an association between an AnalyticalMethod and a cit:CI_Citation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Heading4"/>
      </w:pPr>
      <w:bookmarkStart w:id="3535" w:name="BKM_79050478_59B4_46CF_B3EE_2B3B979B34B2"/>
      <w:bookmarkStart w:id="3536" w:name="BKM_49851DB0_5102_456A_B25E_E5E16C13E2EB"/>
      <w:bookmarkStart w:id="3537" w:name="BKM_B16CD918_4034_47F7_9393_204D6BE54C10"/>
      <w:bookmarkEnd w:id="3535"/>
      <w:bookmarkEnd w:id="3536"/>
      <w:bookmarkEnd w:id="3537"/>
      <w:r>
        <w:t>Image</w:t>
      </w:r>
    </w:p>
    <w:p w14:paraId="16C55310" w14:textId="77777777" w:rsidR="0026586A" w:rsidRDefault="0026586A" w:rsidP="00E966AA"/>
    <w:p w14:paraId="5C92B4AE" w14:textId="50E2C442" w:rsidR="00E966AA" w:rsidRDefault="0026586A" w:rsidP="00E966AA">
      <w:r>
        <w:t>The Image class 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9F2680" w:rsidP="00E966AA">
      <w:pPr>
        <w:keepNext/>
      </w:pPr>
      <w:r>
        <w:rPr>
          <w:noProof/>
          <w:lang w:val="en-CA" w:eastAsia="en-CA"/>
        </w:rPr>
        <w:pict w14:anchorId="40102AE1">
          <v:shape id="_x0000_i1120" type="#_x0000_t75" style="width:212.8pt;height:247.85pt;visibility:visible;mso-wrap-style:square">
            <v:imagedata r:id="rId104" o:title=""/>
          </v:shape>
        </w:pict>
      </w:r>
    </w:p>
    <w:p w14:paraId="7E3A17FD" w14:textId="26900380"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538" w:author="Eric Boisvert" w:date="2016-03-06T13:27:00Z">
        <w:r w:rsidR="004D34D6">
          <w:rPr>
            <w:noProof/>
          </w:rPr>
          <w:t>92</w:t>
        </w:r>
      </w:ins>
      <w:del w:id="3539" w:author="Eric Boisvert" w:date="2016-03-06T13:27:00Z">
        <w:r w:rsidR="0085617E" w:rsidDel="004D34D6">
          <w:rPr>
            <w:noProof/>
          </w:rPr>
          <w:delText>94</w:delText>
        </w:r>
      </w:del>
      <w:r w:rsidR="00673E83">
        <w:rPr>
          <w:noProof/>
        </w:rPr>
        <w:fldChar w:fldCharType="end"/>
      </w:r>
      <w:r>
        <w:t>: Image</w:t>
      </w:r>
    </w:p>
    <w:p w14:paraId="1B44B20B" w14:textId="0B39552C" w:rsidR="00E966AA" w:rsidRPr="00E966AA" w:rsidRDefault="00E966AA" w:rsidP="00E966AA">
      <w:r>
        <w:t xml:space="preserve">When the image is available online, </w:t>
      </w:r>
      <w:r w:rsidR="0026586A">
        <w:t>the identifier of the image, a HTTP URI, shall point to one or more representation of this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5FCE674D" w:rsidR="00F67178" w:rsidRDefault="00F67178" w:rsidP="00E966AA">
      <w:r>
        <w:t xml:space="preserve">The </w:t>
      </w:r>
      <w:r w:rsidR="00F701C7">
        <w:t xml:space="preserve">samplingMethod (inherited from </w:t>
      </w:r>
      <w:r w:rsidR="0099305B">
        <w:t>OM::</w:t>
      </w:r>
      <w:r w:rsidR="00F701C7">
        <w:t xml:space="preserve">SF_SamplingFeature) </w:t>
      </w:r>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3540" w:name="_Toc445034232"/>
      <w:r>
        <w:lastRenderedPageBreak/>
        <w:t>Geochronology</w:t>
      </w:r>
      <w:bookmarkEnd w:id="3540"/>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9F2680" w:rsidP="007F7DE0">
      <w:pPr>
        <w:keepNext/>
      </w:pPr>
      <w:r>
        <w:rPr>
          <w:noProof/>
          <w:lang w:val="en-CA" w:eastAsia="en-CA"/>
        </w:rPr>
        <w:pict w14:anchorId="3C78E219">
          <v:shape id="_x0000_i1121" type="#_x0000_t75" style="width:431.35pt;height:261.9pt;visibility:visible;mso-wrap-style:square">
            <v:imagedata r:id="rId105" o:title=""/>
          </v:shape>
        </w:pict>
      </w:r>
    </w:p>
    <w:p w14:paraId="46654EFA" w14:textId="0C5DEA50"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541" w:author="Eric Boisvert" w:date="2016-03-06T13:27:00Z">
        <w:r w:rsidR="004D34D6">
          <w:rPr>
            <w:noProof/>
          </w:rPr>
          <w:t>93</w:t>
        </w:r>
      </w:ins>
      <w:del w:id="3542" w:author="Eric Boisvert" w:date="2016-03-06T13:27:00Z">
        <w:r w:rsidR="0085617E" w:rsidDel="004D34D6">
          <w:rPr>
            <w:noProof/>
          </w:rPr>
          <w:delText>95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3543" w:name="BKM_A1B6B909_67BC_419F_AEF9_8696BB63F29E"/>
      <w:bookmarkEnd w:id="3543"/>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9F2680" w:rsidP="007F7DE0">
      <w:pPr>
        <w:keepNext/>
      </w:pPr>
      <w:r>
        <w:rPr>
          <w:noProof/>
          <w:lang w:val="en-CA" w:eastAsia="en-CA"/>
        </w:rPr>
        <w:lastRenderedPageBreak/>
        <w:pict w14:anchorId="2A5AD7C5">
          <v:shape id="_x0000_i1122" type="#_x0000_t75" style="width:6in;height:402.7pt;visibility:visible;mso-wrap-style:square">
            <v:imagedata r:id="rId106" o:title=""/>
          </v:shape>
        </w:pict>
      </w:r>
    </w:p>
    <w:p w14:paraId="1497C4AA" w14:textId="414D4C0F"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544" w:author="Eric Boisvert" w:date="2016-03-06T13:27:00Z">
        <w:r w:rsidR="004D34D6">
          <w:rPr>
            <w:noProof/>
          </w:rPr>
          <w:t>94</w:t>
        </w:r>
      </w:ins>
      <w:del w:id="3545" w:author="Eric Boisvert" w:date="2016-03-06T13:27:00Z">
        <w:r w:rsidR="0085617E" w:rsidDel="004D34D6">
          <w:rPr>
            <w:noProof/>
          </w:rPr>
          <w:delText>96</w:delText>
        </w:r>
      </w:del>
      <w:r w:rsidR="00673E83">
        <w:rPr>
          <w:noProof/>
        </w:rPr>
        <w:fldChar w:fldCharType="end"/>
      </w:r>
      <w:r>
        <w:t>: Geochronologic interpretation</w:t>
      </w:r>
    </w:p>
    <w:p w14:paraId="311A44BD" w14:textId="7CF3D841" w:rsidR="007F7DE0" w:rsidRDefault="00F701C7" w:rsidP="00D20646">
      <w:pPr>
        <w:pStyle w:val="Heading5"/>
      </w:pPr>
      <w:r w:rsidRPr="00F701C7">
        <w:t>interpretedAge</w:t>
      </w:r>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Heading5"/>
        <w:rPr>
          <w:lang w:val="en-CA"/>
        </w:rPr>
      </w:pPr>
      <w:r w:rsidRPr="00F701C7">
        <w:rPr>
          <w:lang w:val="en-CA"/>
        </w:rPr>
        <w:t>isotopicEvent</w:t>
      </w:r>
    </w:p>
    <w:p w14:paraId="355DE665" w14:textId="185D9AB2" w:rsidR="00F701C7" w:rsidRDefault="00F701C7" w:rsidP="00D20646">
      <w:pPr>
        <w:rPr>
          <w:lang w:val="en-CA"/>
        </w:rPr>
      </w:pPr>
      <w:r>
        <w:rPr>
          <w:lang w:val="en-CA"/>
        </w:rPr>
        <w:t xml:space="preserve">The isotopicEvent:IsotopicEventType  shall contain a term from a controlled vocabulary that </w:t>
      </w:r>
      <w:r w:rsidRPr="00F701C7">
        <w:rPr>
          <w:lang w:val="en-CA"/>
        </w:rPr>
        <w:t>Describes any isotopic events that are relevant to the interpretation. eg; closure, isotopic mixing, Pb loss, etc</w:t>
      </w:r>
      <w:r>
        <w:rPr>
          <w:lang w:val="en-CA"/>
        </w:rPr>
        <w:t>.</w:t>
      </w:r>
    </w:p>
    <w:p w14:paraId="07B3D0CA" w14:textId="0D3E0778" w:rsidR="00F701C7" w:rsidRDefault="00F701C7" w:rsidP="00D20646">
      <w:pPr>
        <w:pStyle w:val="Heading5"/>
        <w:rPr>
          <w:lang w:val="en-CA"/>
        </w:rPr>
      </w:pPr>
      <w:r w:rsidRPr="00F701C7">
        <w:rPr>
          <w:lang w:val="en-CA"/>
        </w:rPr>
        <w:t>isotopicSystem</w:t>
      </w:r>
    </w:p>
    <w:p w14:paraId="19E409B4" w14:textId="77777777" w:rsidR="00F701C7" w:rsidRPr="00F701C7" w:rsidRDefault="00F701C7" w:rsidP="00D20646">
      <w:pPr>
        <w:rPr>
          <w:lang w:val="en-CA"/>
        </w:rPr>
      </w:pPr>
    </w:p>
    <w:p w14:paraId="1FB12F95" w14:textId="3C120203" w:rsidR="00F701C7" w:rsidRDefault="00F701C7" w:rsidP="00D20646">
      <w:pPr>
        <w:rPr>
          <w:lang w:val="en-CA"/>
        </w:rPr>
      </w:pPr>
      <w:r>
        <w:rPr>
          <w:lang w:val="en-CA"/>
        </w:rPr>
        <w:t>The property isotopicSystem:IsotopicSystemName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p>
    <w:p w14:paraId="553CE5C0" w14:textId="6313DACE" w:rsidR="00F701C7" w:rsidRDefault="00F701C7" w:rsidP="00D20646">
      <w:pPr>
        <w:pStyle w:val="Heading5"/>
        <w:rPr>
          <w:lang w:val="en-CA"/>
        </w:rPr>
      </w:pPr>
      <w:r>
        <w:rPr>
          <w:lang w:val="en-CA"/>
        </w:rPr>
        <w:t>statisticalMethod</w:t>
      </w:r>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r>
        <w:rPr>
          <w:lang w:val="en-CA"/>
        </w:rPr>
        <w:t>:</w:t>
      </w:r>
      <w:r>
        <w:t>S</w:t>
      </w:r>
      <w:r w:rsidRPr="00F701C7">
        <w:rPr>
          <w:lang w:val="en-CA"/>
        </w:rPr>
        <w:t>tatisticalMethod</w:t>
      </w:r>
      <w:r>
        <w:rPr>
          <w:lang w:val="en-CA"/>
        </w:rPr>
        <w:t xml:space="preserve">Term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r w:rsidRPr="00D970E9">
        <w:rPr>
          <w:lang w:val="en-CA"/>
        </w:rPr>
        <w:t>interpretedBy</w:t>
      </w:r>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r>
        <w:rPr>
          <w:lang w:val="en-CA"/>
        </w:rPr>
        <w:t>c</w:t>
      </w:r>
      <w:r w:rsidRPr="00F701C7">
        <w:rPr>
          <w:lang w:val="en-CA"/>
        </w:rPr>
        <w:t>itation</w:t>
      </w:r>
    </w:p>
    <w:p w14:paraId="141954F9" w14:textId="77777777" w:rsidR="00F701C7" w:rsidRPr="00F701C7" w:rsidRDefault="00F701C7" w:rsidP="00D20646">
      <w:pPr>
        <w:rPr>
          <w:lang w:val="en-CA"/>
        </w:rPr>
      </w:pPr>
    </w:p>
    <w:p w14:paraId="78C03161" w14:textId="54D1EA60" w:rsidR="00F701C7" w:rsidRDefault="00F701C7" w:rsidP="00D20646">
      <w:pPr>
        <w:rPr>
          <w:lang w:val="en-CA"/>
        </w:rPr>
      </w:pPr>
      <w:r>
        <w:rPr>
          <w:lang w:val="en-CA"/>
        </w:rPr>
        <w:t xml:space="preserve">The citation property </w:t>
      </w:r>
      <w:r w:rsidRPr="00F701C7">
        <w:rPr>
          <w:lang w:val="en-CA"/>
        </w:rPr>
        <w:t>shall be an association between a GeochronologicInterpretation and a cit:CI_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r w:rsidRPr="00F701C7">
        <w:rPr>
          <w:lang w:val="en-CA"/>
        </w:rPr>
        <w:t>preferredInterpretation</w:t>
      </w:r>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r>
        <w:rPr>
          <w:lang w:val="en-CA"/>
        </w:rPr>
        <w:t>:Boolean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Heading5"/>
        <w:rPr>
          <w:lang w:val="en-CA"/>
        </w:rPr>
      </w:pPr>
      <w:r w:rsidRPr="00F701C7">
        <w:rPr>
          <w:lang w:val="en-CA"/>
        </w:rPr>
        <w:t>sourceCollection</w:t>
      </w:r>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a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3546" w:name="BKM_0B1CA329_7FCB_4838_9738_F600EF3A8B04"/>
      <w:bookmarkStart w:id="3547" w:name="BKM_1D244EC3_ED85_479D_9C71_0F691EEBA5EA"/>
      <w:bookmarkStart w:id="3548" w:name="BKM_9712572B_F199_4830_ACFD_E9764FB58028"/>
      <w:bookmarkStart w:id="3549" w:name="BKM_95947C71_177C_4EA6_8B4C_94C513E8FE7E"/>
      <w:bookmarkStart w:id="3550" w:name="BKM_F00B629C_EDB4_449B_8603_CDBBEFBA3576"/>
      <w:bookmarkStart w:id="3551" w:name="BKM_B465F0F6_D0B5_40C2_8492_D188CFF84ACF"/>
      <w:bookmarkStart w:id="3552" w:name="BKM_84CD8D11_428B_401E_A711_B019F6D0913D"/>
      <w:bookmarkStart w:id="3553" w:name="_Toc445034233"/>
      <w:bookmarkEnd w:id="3546"/>
      <w:bookmarkEnd w:id="3547"/>
      <w:bookmarkEnd w:id="3548"/>
      <w:bookmarkEnd w:id="3549"/>
      <w:bookmarkEnd w:id="3550"/>
      <w:bookmarkEnd w:id="3551"/>
      <w:bookmarkEnd w:id="3552"/>
      <w:r>
        <w:rPr>
          <w:lang w:val="en-CA"/>
        </w:rPr>
        <w:t>Geologic Specimen</w:t>
      </w:r>
      <w:bookmarkEnd w:id="3553"/>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lastRenderedPageBreak/>
        <w:t>The GeologicSpecimen package extends the ISO19156 O&amp;M schema, and describes processes relevant to the sampling, preparation and analysis of geologic specimens.</w:t>
      </w:r>
    </w:p>
    <w:p w14:paraId="1AC9EEA0" w14:textId="58779156" w:rsidR="00672D0D" w:rsidRDefault="009F2680" w:rsidP="00672D0D">
      <w:pPr>
        <w:keepNext/>
      </w:pPr>
      <w:r>
        <w:rPr>
          <w:noProof/>
          <w:lang w:val="en-CA" w:eastAsia="en-CA"/>
        </w:rPr>
        <w:pict w14:anchorId="2C9B2F6F">
          <v:shape id="_x0000_i1123" type="#_x0000_t75" style="width:431.35pt;height:383.6pt;visibility:visible;mso-wrap-style:square">
            <v:imagedata r:id="rId107" o:title=""/>
          </v:shape>
        </w:pict>
      </w:r>
    </w:p>
    <w:p w14:paraId="3258DEC6" w14:textId="4D6BC01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554" w:author="Eric Boisvert" w:date="2016-03-06T13:27:00Z">
        <w:r w:rsidR="004D34D6">
          <w:rPr>
            <w:noProof/>
          </w:rPr>
          <w:t>95</w:t>
        </w:r>
      </w:ins>
      <w:del w:id="3555" w:author="Eric Boisvert" w:date="2016-03-06T13:27:00Z">
        <w:r w:rsidR="0085617E" w:rsidDel="004D34D6">
          <w:rPr>
            <w:noProof/>
          </w:rPr>
          <w:delText>97</w:delText>
        </w:r>
      </w:del>
      <w:r w:rsidR="00673E83">
        <w:rPr>
          <w:noProof/>
        </w:rPr>
        <w:fldChar w:fldCharType="end"/>
      </w:r>
      <w:r>
        <w:t>: Geologic speciment summary diagram</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9F2680" w:rsidP="00672D0D">
      <w:pPr>
        <w:keepNext/>
      </w:pPr>
      <w:r>
        <w:rPr>
          <w:noProof/>
          <w:lang w:val="en-CA" w:eastAsia="en-CA"/>
        </w:rPr>
        <w:lastRenderedPageBreak/>
        <w:pict w14:anchorId="5B91989F">
          <v:shape id="_x0000_i1124" type="#_x0000_t75" style="width:226.85pt;height:346.6pt;visibility:visible;mso-wrap-style:square">
            <v:imagedata r:id="rId108" o:title=""/>
          </v:shape>
        </w:pict>
      </w:r>
    </w:p>
    <w:p w14:paraId="47E216F7" w14:textId="39B496EF"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556" w:author="Eric Boisvert" w:date="2016-03-06T13:27:00Z">
        <w:r w:rsidR="004D34D6">
          <w:rPr>
            <w:noProof/>
          </w:rPr>
          <w:t>96</w:t>
        </w:r>
      </w:ins>
      <w:del w:id="3557" w:author="Eric Boisvert" w:date="2016-03-06T13:27:00Z">
        <w:r w:rsidR="0085617E" w:rsidDel="004D34D6">
          <w:rPr>
            <w:noProof/>
          </w:rPr>
          <w:delText>98</w:delText>
        </w:r>
      </w:del>
      <w:r w:rsidR="00673E83">
        <w:rPr>
          <w:noProof/>
        </w:rPr>
        <w:fldChar w:fldCharType="end"/>
      </w:r>
      <w:r>
        <w:t>: Reference specimen</w:t>
      </w:r>
      <w:r w:rsidR="00437ED0">
        <w:t xml:space="preserve"> context diagram</w:t>
      </w:r>
    </w:p>
    <w:p w14:paraId="12F5F644" w14:textId="48518A83" w:rsidR="00672D0D" w:rsidRDefault="00437ED0" w:rsidP="00D20646">
      <w:pPr>
        <w:pStyle w:val="Heading5"/>
      </w:pPr>
      <w:r w:rsidRPr="00437ED0">
        <w:t>referenceDescription</w:t>
      </w:r>
    </w:p>
    <w:p w14:paraId="0736FF22" w14:textId="77777777" w:rsidR="00437ED0" w:rsidRPr="00437ED0" w:rsidRDefault="00437ED0"/>
    <w:p w14:paraId="7B3BAECF" w14:textId="222E079E" w:rsidR="00437ED0" w:rsidRDefault="00437ED0" w:rsidP="00672D0D">
      <w:r>
        <w:t xml:space="preserve">The property </w:t>
      </w:r>
      <w:r w:rsidRPr="00437ED0">
        <w:t>referenceDescription</w:t>
      </w:r>
      <w:r>
        <w:t xml:space="preserve"> shall be an association between a ReferenceSpecimen and a cit:CI_Citation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3558" w:name="BKM_A953E1E0_629C_4E85_A72E_737CDDDCFAE9"/>
      <w:bookmarkEnd w:id="3558"/>
      <w:r>
        <w:rPr>
          <w:lang w:val="en-CA"/>
        </w:rPr>
        <w:t>usedIn</w:t>
      </w:r>
    </w:p>
    <w:p w14:paraId="77084927" w14:textId="77777777" w:rsidR="00437ED0" w:rsidRPr="00437ED0" w:rsidRDefault="00437ED0" w:rsidP="00D20646">
      <w:pPr>
        <w:rPr>
          <w:lang w:val="en-CA"/>
        </w:rPr>
      </w:pPr>
    </w:p>
    <w:p w14:paraId="63E675CB" w14:textId="63CE2903"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3559" w:name="BKM_01360702_0FF9_4329_8A24_6080B84F3852"/>
      <w:bookmarkEnd w:id="3559"/>
      <w:r>
        <w:rPr>
          <w:lang w:val="en-CA"/>
        </w:rPr>
        <w:t>GeologicSpecimenPreparation</w:t>
      </w:r>
    </w:p>
    <w:p w14:paraId="6CC3B4D3" w14:textId="77777777" w:rsidR="00DD288D" w:rsidRDefault="00DD288D" w:rsidP="00672D0D">
      <w:pPr>
        <w:rPr>
          <w:lang w:val="en-CA"/>
        </w:rPr>
      </w:pPr>
    </w:p>
    <w:p w14:paraId="65469F5E" w14:textId="600F163B"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(eg, filtration and mesh size, chemical additives, crushing methods, drying parameters, etc)</w:t>
      </w:r>
    </w:p>
    <w:p w14:paraId="3292B09B" w14:textId="0CDEF85E" w:rsidR="00180077" w:rsidRDefault="009F2680" w:rsidP="00D20646">
      <w:pPr>
        <w:keepNext/>
      </w:pPr>
      <w:r>
        <w:rPr>
          <w:noProof/>
          <w:lang w:val="en-CA" w:eastAsia="en-CA"/>
        </w:rPr>
        <w:pict w14:anchorId="35800F7D">
          <v:shape id="_x0000_i1125" type="#_x0000_t75" style="width:6in;height:354.25pt;visibility:visible;mso-wrap-style:square">
            <v:imagedata r:id="rId109" o:title=""/>
          </v:shape>
        </w:pict>
      </w:r>
    </w:p>
    <w:p w14:paraId="21DA6829" w14:textId="494674FD"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3560" w:author="Eric Boisvert" w:date="2016-03-06T13:27:00Z">
        <w:r w:rsidR="004D34D6">
          <w:rPr>
            <w:noProof/>
          </w:rPr>
          <w:t>97</w:t>
        </w:r>
      </w:ins>
      <w:del w:id="3561" w:author="Eric Boisvert" w:date="2016-03-06T13:27:00Z">
        <w:r w:rsidR="0085617E" w:rsidDel="004D34D6">
          <w:rPr>
            <w:noProof/>
          </w:rPr>
          <w:delText>99</w:delText>
        </w:r>
      </w:del>
      <w:r>
        <w:fldChar w:fldCharType="end"/>
      </w:r>
      <w:r>
        <w:t xml:space="preserve"> : Geologic specimen preparation</w:t>
      </w:r>
      <w:r w:rsidR="00437ED0">
        <w:t xml:space="preserve"> context diagram</w:t>
      </w:r>
    </w:p>
    <w:p w14:paraId="26FAB876" w14:textId="70DC2A0F" w:rsidR="00DD288D" w:rsidRDefault="00437ED0" w:rsidP="00D20646">
      <w:pPr>
        <w:pStyle w:val="Heading5"/>
        <w:rPr>
          <w:lang w:val="en-CA"/>
        </w:rPr>
      </w:pPr>
      <w:bookmarkStart w:id="3562" w:name="BKM_99DC7785_B09A_4EA4_AE4E_BDEDC4CCA382"/>
      <w:bookmarkEnd w:id="3562"/>
      <w:r w:rsidRPr="00437ED0">
        <w:rPr>
          <w:lang w:val="en-CA"/>
        </w:rPr>
        <w:t>preparationMethod</w:t>
      </w:r>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r>
        <w:rPr>
          <w:lang w:val="en-CA"/>
        </w:rPr>
        <w:t>p</w:t>
      </w:r>
      <w:r w:rsidRPr="00D970E9">
        <w:rPr>
          <w:lang w:val="en-CA"/>
        </w:rPr>
        <w:t>arameter</w:t>
      </w:r>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 xml:space="preserve">parameters used in this preparation step. eg, mesh size in a sieving process, type </w:t>
      </w:r>
      <w:r w:rsidRPr="00437ED0">
        <w:rPr>
          <w:lang w:val="en-CA"/>
        </w:rPr>
        <w:lastRenderedPageBreak/>
        <w:t>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3563" w:name="BKM_2563A400_6C3B_4942_8487_10D45BA1555F"/>
      <w:bookmarkStart w:id="3564" w:name="BKM_F3DE8415_7817_43D1_B72D_75E85103B0DD"/>
      <w:bookmarkEnd w:id="3563"/>
      <w:bookmarkEnd w:id="3564"/>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9F2680" w:rsidP="00D20646">
      <w:pPr>
        <w:keepNext/>
      </w:pPr>
      <w:r>
        <w:rPr>
          <w:noProof/>
          <w:lang w:val="en-CA" w:eastAsia="en-CA"/>
        </w:rPr>
        <w:pict w14:anchorId="14B5059D">
          <v:shape id="_x0000_i1126" type="#_x0000_t75" style="width:367.65pt;height:338.35pt;visibility:visible;mso-wrap-style:square">
            <v:imagedata r:id="rId110" o:title=""/>
          </v:shape>
        </w:pict>
      </w:r>
    </w:p>
    <w:p w14:paraId="0AA98F0B" w14:textId="53DD3FEB"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3565" w:author="Eric Boisvert" w:date="2016-03-06T13:27:00Z">
        <w:r w:rsidR="004D34D6">
          <w:rPr>
            <w:noProof/>
          </w:rPr>
          <w:t>98</w:t>
        </w:r>
      </w:ins>
      <w:del w:id="3566" w:author="Eric Boisvert" w:date="2016-03-06T13:27:00Z">
        <w:r w:rsidR="0085617E" w:rsidDel="004D34D6">
          <w:rPr>
            <w:noProof/>
          </w:rPr>
          <w:delText>100</w:delText>
        </w:r>
      </w:del>
      <w:r>
        <w:fldChar w:fldCharType="end"/>
      </w:r>
      <w:r>
        <w:t xml:space="preserve"> : </w:t>
      </w:r>
      <w:r w:rsidRPr="00F115BF">
        <w:t>Geologic sampling method</w:t>
      </w:r>
    </w:p>
    <w:p w14:paraId="55D7FE27" w14:textId="6304FF94" w:rsidR="00DD288D" w:rsidRDefault="00FA03D9" w:rsidP="00DD288D">
      <w:pPr>
        <w:rPr>
          <w:lang w:val="en-CA"/>
        </w:rPr>
      </w:pPr>
      <w:r>
        <w:rPr>
          <w:lang w:val="en-CA"/>
        </w:rPr>
        <w:lastRenderedPageBreak/>
        <w:t xml:space="preserve">GeologicSamplingMethod can only be used in a context of a </w:t>
      </w:r>
      <w:r w:rsidR="0099305B">
        <w:rPr>
          <w:lang w:val="en-CA"/>
        </w:rPr>
        <w:t>OM::</w:t>
      </w:r>
      <w:r>
        <w:rPr>
          <w:lang w:val="en-CA"/>
        </w:rPr>
        <w:t>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51CDAE46" w:rsidR="00DD288D" w:rsidRPr="00D12552" w:rsidRDefault="00FA03D9" w:rsidP="006A7DD0">
            <w:pPr>
              <w:pStyle w:val="Tabletext10"/>
              <w:jc w:val="left"/>
              <w:rPr>
                <w:rStyle w:val="reqtext"/>
                <w:lang w:val="en-CA"/>
              </w:rPr>
            </w:pPr>
            <w:commentRangeStart w:id="3567"/>
            <w:r>
              <w:rPr>
                <w:rStyle w:val="reqtext"/>
                <w:lang w:val="en-CA"/>
              </w:rPr>
              <w:t xml:space="preserve">In a GeoSciML instance, GeologicMethod SHALL only be used as a value for </w:t>
            </w:r>
            <w:r w:rsidR="0099305B">
              <w:rPr>
                <w:rStyle w:val="reqtext"/>
                <w:lang w:val="en-CA"/>
              </w:rPr>
              <w:t>OM::</w:t>
            </w:r>
            <w:r>
              <w:rPr>
                <w:rStyle w:val="reqtext"/>
                <w:lang w:val="en-CA"/>
              </w:rPr>
              <w:t>SF_Speciment::samplingMethod.</w:t>
            </w:r>
            <w:commentRangeEnd w:id="3567"/>
            <w:r>
              <w:rPr>
                <w:rStyle w:val="CommentReference"/>
                <w:rFonts w:ascii="Times New Roman" w:eastAsia="Times New Roman" w:hAnsi="Times New Roman"/>
                <w:lang w:val="en-US" w:eastAsia="en-US"/>
              </w:rPr>
              <w:commentReference w:id="3567"/>
            </w:r>
          </w:p>
        </w:tc>
      </w:tr>
    </w:tbl>
    <w:p w14:paraId="39331A94" w14:textId="77777777" w:rsidR="00437ED0" w:rsidRDefault="00437ED0" w:rsidP="00DD288D"/>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7F07E12B" w:rsidR="00437ED0" w:rsidRDefault="00437ED0" w:rsidP="00437ED0">
      <w:pPr>
        <w:keepNext/>
      </w:pPr>
      <w:r>
        <w:t>The property method:</w:t>
      </w:r>
      <w:r w:rsidRPr="00437ED0">
        <w:t>GeologicSamplingMethodTerm</w:t>
      </w:r>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3568" w:name="BKM_7694DED9_A4F1_4913_BBD8_F553EF63B4A9"/>
      <w:bookmarkEnd w:id="3568"/>
      <w:r>
        <w:rPr>
          <w:lang w:val="en-CA"/>
        </w:rPr>
        <w:t>p</w:t>
      </w:r>
      <w:r w:rsidRPr="00D970E9">
        <w:rPr>
          <w:lang w:val="en-CA"/>
        </w:rPr>
        <w:t>arameter</w:t>
      </w:r>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3569" w:name="BKM_D4F19968_4426_4517_BA14_BAB7917AB647"/>
      <w:bookmarkStart w:id="3570" w:name="BKM_04EA1B0A_66CA_4B08_B485_94449A53A44A"/>
      <w:bookmarkStart w:id="3571" w:name="_Toc445034234"/>
      <w:bookmarkEnd w:id="3569"/>
      <w:bookmarkEnd w:id="3570"/>
      <w:r>
        <w:rPr>
          <w:lang w:val="en-CA"/>
        </w:rPr>
        <w:t>GeoSciML Laboratory analysis and specimen vocabularies</w:t>
      </w:r>
      <w:bookmarkEnd w:id="3571"/>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describing statistical </w:t>
            </w:r>
            <w:r w:rsidRPr="00D970E9">
              <w:rPr>
                <w:rFonts w:ascii="Calibri" w:hAnsi="Calibri"/>
                <w:color w:val="000000"/>
                <w:lang w:val="en-CA"/>
              </w:rPr>
              <w:lastRenderedPageBreak/>
              <w:t>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lastRenderedPageBreak/>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3572" w:name="_Ref433015177"/>
      <w:bookmarkStart w:id="3573" w:name="_Toc445034235"/>
      <w:r>
        <w:rPr>
          <w:lang w:val="en-CA"/>
        </w:rPr>
        <w:t>Outcrop encoding pattern</w:t>
      </w:r>
      <w:r w:rsidR="00DD288D">
        <w:rPr>
          <w:lang w:val="en-CA"/>
        </w:rPr>
        <w:t xml:space="preserve"> (</w:t>
      </w:r>
      <w:commentRangeStart w:id="3574"/>
      <w:r w:rsidR="00DD288D">
        <w:rPr>
          <w:lang w:val="en-CA"/>
        </w:rPr>
        <w:t>Informative</w:t>
      </w:r>
      <w:commentRangeEnd w:id="3574"/>
      <w:r w:rsidR="00DD288D">
        <w:rPr>
          <w:rStyle w:val="CommentReference"/>
          <w:b w:val="0"/>
          <w:bCs w:val="0"/>
        </w:rPr>
        <w:commentReference w:id="3574"/>
      </w:r>
      <w:r w:rsidR="00DD288D">
        <w:rPr>
          <w:lang w:val="en-CA"/>
        </w:rPr>
        <w:t>)</w:t>
      </w:r>
      <w:bookmarkEnd w:id="3572"/>
      <w:bookmarkEnd w:id="3573"/>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9F2680" w:rsidP="00672D0D">
      <w:pPr>
        <w:keepNext/>
      </w:pPr>
      <w:r>
        <w:rPr>
          <w:noProof/>
          <w:lang w:val="en-CA" w:eastAsia="en-CA"/>
        </w:rPr>
        <w:lastRenderedPageBreak/>
        <w:pict w14:anchorId="6AAC71D2">
          <v:shape id="_x0000_i1127" type="#_x0000_t75" style="width:431.35pt;height:243.4pt;visibility:visible;mso-wrap-style:square">
            <v:imagedata r:id="rId111"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3575" w:author="Eric Boisvert" w:date="2016-03-06T13:27:00Z">
        <w:r w:rsidR="004D34D6">
          <w:rPr>
            <w:noProof/>
          </w:rPr>
          <w:t>99</w:t>
        </w:r>
      </w:ins>
      <w:del w:id="3576"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4D34D6">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4D34D6">
              <w:rPr>
                <w:rStyle w:val="reqtext"/>
                <w:lang w:val="en-CA"/>
              </w:rPr>
              <w:fldChar w:fldCharType="separate"/>
            </w:r>
            <w:ins w:id="3577" w:author="Eric Boisvert" w:date="2016-03-06T13:27:00Z">
              <w:r w:rsidR="004D34D6">
                <w:rPr>
                  <w:rStyle w:val="reqtext"/>
                  <w:noProof/>
                  <w:lang w:val="en-CA"/>
                </w:rPr>
                <w:t>202</w:t>
              </w:r>
            </w:ins>
            <w:r w:rsidR="00C2184E">
              <w:rPr>
                <w:rStyle w:val="reqtext"/>
                <w:lang w:val="en-CA"/>
              </w:rPr>
              <w:fldChar w:fldCharType="end"/>
            </w:r>
          </w:p>
        </w:tc>
      </w:tr>
    </w:tbl>
    <w:p w14:paraId="254431DB" w14:textId="76869EA6" w:rsidR="00437ED0" w:rsidRDefault="00437ED0" w:rsidP="007F7DE0">
      <w:pPr>
        <w:rPr>
          <w:ins w:id="3578" w:author="Eric Boisvert" w:date="2016-01-19T21:25:00Z"/>
        </w:rPr>
      </w:pPr>
    </w:p>
    <w:p w14:paraId="70D35591" w14:textId="77777777" w:rsidR="00672D0D" w:rsidRPr="0073628E" w:rsidRDefault="00437ED0" w:rsidP="007F7DE0">
      <w:ins w:id="3579" w:author="Eric Boisvert" w:date="2016-01-19T21:25:00Z">
        <w:r>
          <w:br w:type="page"/>
        </w:r>
      </w:ins>
    </w:p>
    <w:p w14:paraId="10AC2A8A" w14:textId="77777777" w:rsidR="009B3BBD" w:rsidRDefault="009B3BBD" w:rsidP="009B3BBD">
      <w:pPr>
        <w:pStyle w:val="Heading1"/>
        <w:rPr>
          <w:lang w:val="en-CA"/>
        </w:rPr>
      </w:pPr>
      <w:bookmarkStart w:id="3580" w:name="_Toc445034236"/>
      <w:r>
        <w:rPr>
          <w:lang w:val="en-CA"/>
        </w:rPr>
        <w:t>GML Encoding Requirements classes</w:t>
      </w:r>
      <w:bookmarkEnd w:id="3580"/>
    </w:p>
    <w:p w14:paraId="120C17FC" w14:textId="5F1BBEA1" w:rsidR="00504099" w:rsidRPr="00504099" w:rsidRDefault="00504099" w:rsidP="00156903">
      <w:pPr>
        <w:rPr>
          <w:lang w:val="en-CA"/>
        </w:rPr>
      </w:pPr>
      <w:r>
        <w:rPr>
          <w:lang w:val="en-CA"/>
        </w:rPr>
        <w:t>XSD</w:t>
      </w:r>
      <w:ins w:id="3581"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10-129r1) that </w:t>
      </w:r>
      <w:ins w:id="3582" w:author="Eric Boisvert" w:date="2016-01-04T09:19:00Z">
        <w:r w:rsidR="0064023A">
          <w:rPr>
            <w:lang w:val="en-CA"/>
          </w:rPr>
          <w:t xml:space="preserve">extends and </w:t>
        </w:r>
      </w:ins>
      <w:r w:rsidR="00156903">
        <w:rPr>
          <w:lang w:val="en-CA"/>
        </w:rPr>
        <w:t xml:space="preserve">superceeds some of </w:t>
      </w:r>
      <w:del w:id="3583" w:author="Eric Boisvert" w:date="2016-01-04T09:20:00Z">
        <w:r w:rsidR="00156903" w:rsidDel="0064023A">
          <w:rPr>
            <w:lang w:val="en-CA"/>
          </w:rPr>
          <w:delText xml:space="preserve">the </w:delText>
        </w:r>
      </w:del>
      <w:r w:rsidR="00156903">
        <w:rPr>
          <w:lang w:val="en-CA"/>
        </w:rPr>
        <w:t>ISO 19136-2007</w:t>
      </w:r>
      <w:del w:id="3584" w:author="Eric Boisvert" w:date="2016-01-04T09:20:00Z">
        <w:r w:rsidR="00156903" w:rsidDel="0064023A">
          <w:rPr>
            <w:lang w:val="en-CA"/>
          </w:rPr>
          <w:delText xml:space="preserve"> rules </w:delText>
        </w:r>
      </w:del>
      <w:ins w:id="3585" w:author="Eric Boisvert" w:date="2015-11-03T05:22:00Z">
        <w:r w:rsidR="004F0DC1">
          <w:rPr>
            <w:lang w:val="en-CA"/>
          </w:rPr>
          <w:t xml:space="preserve">, specifically regarding clauses 11 (CodeType encoding) and </w:t>
        </w:r>
      </w:ins>
      <w:ins w:id="3586" w:author="Eric Boisvert" w:date="2015-11-03T05:23:00Z">
        <w:r w:rsidR="004F0DC1">
          <w:rPr>
            <w:lang w:val="en-CA"/>
          </w:rPr>
          <w:t xml:space="preserve">12.3 (Association encoding) </w:t>
        </w:r>
      </w:ins>
      <w:del w:id="3587" w:author="Eric Boisvert" w:date="2015-11-03T05:15:00Z">
        <w:r w:rsidR="00156903" w:rsidDel="004F0DC1">
          <w:rPr>
            <w:lang w:val="en-CA"/>
          </w:rPr>
          <w:delText>(</w:delText>
        </w:r>
      </w:del>
      <w:del w:id="3588" w:author="Eric Boisvert" w:date="2015-11-03T05:24:00Z">
        <w:r w:rsidR="00156903" w:rsidDel="007C49F8">
          <w:rPr>
            <w:lang w:val="en-CA"/>
          </w:rPr>
          <w:delText>more specifically CodeType encoding)</w:delText>
        </w:r>
      </w:del>
      <w:del w:id="3589" w:author="Eric Boisvert" w:date="2015-10-30T05:10:00Z">
        <w:r w:rsidDel="00156903">
          <w:rPr>
            <w:lang w:val="en-CA"/>
          </w:rPr>
          <w:delText xml:space="preserve"> </w:delText>
        </w:r>
      </w:del>
      <w:del w:id="3590" w:author="Eric Boisvert" w:date="2015-11-03T05:24:00Z">
        <w:r w:rsidDel="007C49F8">
          <w:rPr>
            <w:lang w:val="en-CA"/>
          </w:rPr>
          <w:delText xml:space="preserve">.  </w:delText>
        </w:r>
      </w:del>
    </w:p>
    <w:p w14:paraId="0B58FD66" w14:textId="2DE47107" w:rsidR="00C648D4" w:rsidRDefault="009B3BBD" w:rsidP="009B3BBD">
      <w:pPr>
        <w:rPr>
          <w:ins w:id="3591"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3592" w:author="Eric Boisvert" w:date="2016-02-14T13:30:00Z">
        <w:r w:rsidR="00415E41">
          <w:rPr>
            <w:lang w:val="en-CA"/>
          </w:rPr>
          <w:t xml:space="preserve"> of this document</w:t>
        </w:r>
      </w:ins>
      <w:r>
        <w:rPr>
          <w:lang w:val="en-CA"/>
        </w:rPr>
        <w:t>.</w:t>
      </w:r>
      <w:ins w:id="3593" w:author="Eric Boisvert" w:date="2016-02-14T13:30:00Z">
        <w:r w:rsidR="00415E41">
          <w:rPr>
            <w:lang w:val="en-CA"/>
          </w:rPr>
          <w:t xml:space="preserve">  Therefore, compliant XML instances shall </w:t>
        </w:r>
      </w:ins>
      <w:ins w:id="3594" w:author="Eric Boisvert" w:date="2016-02-14T13:32:00Z">
        <w:r w:rsidR="00415E41">
          <w:rPr>
            <w:lang w:val="en-CA"/>
          </w:rPr>
          <w:t xml:space="preserve">1) </w:t>
        </w:r>
      </w:ins>
      <w:ins w:id="3595" w:author="Eric Boisvert" w:date="2016-02-14T13:30:00Z">
        <w:r w:rsidR="00415E41">
          <w:rPr>
            <w:lang w:val="en-CA"/>
          </w:rPr>
          <w:t xml:space="preserve">validate with XSD schemas, </w:t>
        </w:r>
      </w:ins>
      <w:ins w:id="3596" w:author="Eric Boisvert" w:date="2016-02-14T13:32:00Z">
        <w:r w:rsidR="00415E41">
          <w:rPr>
            <w:lang w:val="en-CA"/>
          </w:rPr>
          <w:t xml:space="preserve">2) </w:t>
        </w:r>
      </w:ins>
      <w:ins w:id="3597" w:author="Eric Boisvert" w:date="2016-02-14T13:30:00Z">
        <w:r w:rsidR="00415E41">
          <w:rPr>
            <w:lang w:val="en-CA"/>
          </w:rPr>
          <w:t xml:space="preserve">pass schematron rules and then </w:t>
        </w:r>
      </w:ins>
      <w:ins w:id="3598" w:author="Eric Boisvert" w:date="2016-02-14T13:32:00Z">
        <w:r w:rsidR="00415E41">
          <w:rPr>
            <w:lang w:val="en-CA"/>
          </w:rPr>
          <w:t xml:space="preserve">3) </w:t>
        </w:r>
      </w:ins>
      <w:ins w:id="3599" w:author="Eric Boisvert" w:date="2016-02-14T13:30:00Z">
        <w:r w:rsidR="00415E41">
          <w:rPr>
            <w:lang w:val="en-CA"/>
          </w:rPr>
          <w:t xml:space="preserve"> pass compl</w:t>
        </w:r>
      </w:ins>
      <w:ins w:id="3600" w:author="Eric Boisvert" w:date="2016-02-14T13:31:00Z">
        <w:r w:rsidR="00415E41">
          <w:rPr>
            <w:lang w:val="en-CA"/>
          </w:rPr>
          <w:t>iance tests</w:t>
        </w:r>
      </w:ins>
      <w:ins w:id="3601" w:author="Eric Boisvert" w:date="2016-02-14T13:32:00Z">
        <w:r w:rsidR="00415E41">
          <w:rPr>
            <w:lang w:val="en-CA"/>
          </w:rPr>
          <w:t xml:space="preserve"> listed in relevant compliance sections.</w:t>
        </w:r>
      </w:ins>
      <w:del w:id="3602"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Heading2"/>
        <w:rPr>
          <w:lang w:val="en-CA"/>
        </w:rPr>
        <w:pPrChange w:id="3603" w:author="Eric Boisvert" w:date="2015-10-30T05:36:00Z">
          <w:pPr/>
        </w:pPrChange>
      </w:pPr>
      <w:bookmarkStart w:id="3604" w:name="_Toc445034237"/>
      <w:ins w:id="3605" w:author="Eric Boisvert" w:date="2015-10-30T05:35:00Z">
        <w:r>
          <w:rPr>
            <w:lang w:val="en-CA"/>
          </w:rPr>
          <w:t>Prefixes used in examples</w:t>
        </w:r>
      </w:ins>
      <w:bookmarkEnd w:id="3604"/>
    </w:p>
    <w:p w14:paraId="1E3C2AA6" w14:textId="77777777" w:rsidR="0099305B" w:rsidRDefault="0099305B" w:rsidP="009B3BBD">
      <w:pPr>
        <w:rPr>
          <w:ins w:id="3606" w:author="Eric Boisvert" w:date="2016-01-24T13:37:00Z"/>
          <w:lang w:val="en-CA"/>
        </w:rPr>
      </w:pPr>
    </w:p>
    <w:p w14:paraId="75322E50" w14:textId="159B3D2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3607" w:author="Eric Boisvert" w:date="2015-10-30T05:36:00Z">
        <w:r w:rsidDel="00E97666">
          <w:rPr>
            <w:lang w:val="en-CA"/>
          </w:rPr>
          <w:delText xml:space="preserve">prefixes </w:delText>
        </w:r>
      </w:del>
      <w:ins w:id="3608" w:author="Eric Boisvert" w:date="2015-10-30T05:36:00Z">
        <w:r w:rsidR="00E97666">
          <w:rPr>
            <w:lang w:val="en-CA"/>
          </w:rPr>
          <w:t xml:space="preserve">namespaces mapping </w:t>
        </w:r>
      </w:ins>
      <w:ins w:id="3609" w:author="Eric Boisvert" w:date="2016-02-14T13:33:00Z">
        <w:r w:rsidR="00415E41">
          <w:rPr>
            <w:lang w:val="en-CA"/>
          </w:rPr>
          <w:t>(</w:t>
        </w:r>
      </w:ins>
      <w:ins w:id="3610" w:author="Eric Boisvert" w:date="2016-02-14T13:34:00Z">
        <w:r w:rsidR="00415E41">
          <w:rPr>
            <w:lang w:val="en-CA"/>
          </w:rPr>
          <w:fldChar w:fldCharType="begin"/>
        </w:r>
        <w:r w:rsidR="00415E41">
          <w:rPr>
            <w:lang w:val="en-CA"/>
          </w:rPr>
          <w:instrText xml:space="preserve"> REF _Ref443220196 \h </w:instrText>
        </w:r>
      </w:ins>
      <w:r w:rsidR="00415E41">
        <w:rPr>
          <w:lang w:val="en-CA"/>
        </w:rPr>
      </w:r>
      <w:r w:rsidR="00415E41">
        <w:rPr>
          <w:lang w:val="en-CA"/>
        </w:rPr>
        <w:fldChar w:fldCharType="separate"/>
      </w:r>
      <w:ins w:id="3611" w:author="Eric Boisvert" w:date="2016-03-06T13:27:00Z">
        <w:r w:rsidR="004D34D6">
          <w:t xml:space="preserve">Table </w:t>
        </w:r>
        <w:r w:rsidR="004D34D6">
          <w:rPr>
            <w:noProof/>
          </w:rPr>
          <w:t>8</w:t>
        </w:r>
      </w:ins>
      <w:ins w:id="3612" w:author="Eric Boisvert" w:date="2016-02-14T13:34:00Z">
        <w:r w:rsidR="00415E41">
          <w:rPr>
            <w:lang w:val="en-CA"/>
          </w:rPr>
          <w:fldChar w:fldCharType="end"/>
        </w:r>
      </w:ins>
      <w:ins w:id="3613" w:author="Eric Boisvert" w:date="2016-02-14T13:33:00Z">
        <w:r w:rsidR="00415E41">
          <w:rPr>
            <w:lang w:val="en-CA"/>
          </w:rPr>
          <w:t xml:space="preserve">) </w:t>
        </w:r>
      </w:ins>
      <w:r>
        <w:rPr>
          <w:lang w:val="en-CA"/>
        </w:rPr>
        <w:t xml:space="preserve">will be </w:t>
      </w:r>
      <w:del w:id="3614" w:author="Eric Boisvert" w:date="2015-10-30T05:36:00Z">
        <w:r w:rsidDel="00E97666">
          <w:rPr>
            <w:lang w:val="en-CA"/>
          </w:rPr>
          <w:delText>used</w:delText>
        </w:r>
      </w:del>
      <w:ins w:id="3615" w:author="Eric Boisvert" w:date="2015-10-30T05:36:00Z">
        <w:r w:rsidR="00E97666">
          <w:rPr>
            <w:lang w:val="en-CA"/>
          </w:rPr>
          <w:t>assumed.</w:t>
        </w:r>
      </w:ins>
    </w:p>
    <w:p w14:paraId="2127A182" w14:textId="2267FDE5" w:rsidR="001517B8" w:rsidRDefault="00380908" w:rsidP="00380908">
      <w:del w:id="3616"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pPr>
              <w:spacing w:after="0"/>
              <w:rPr>
                <w:rFonts w:ascii="Arial" w:hAnsi="Arial" w:cs="Arial"/>
                <w:b/>
                <w:bCs/>
                <w:color w:val="000000"/>
                <w:sz w:val="20"/>
                <w:szCs w:val="20"/>
                <w:lang w:val="en-CA" w:eastAsia="en-CA"/>
              </w:rPr>
              <w:pPrChange w:id="3617" w:author="Eric Boisvert" w:date="2016-01-24T13:37:00Z">
                <w:pPr/>
              </w:pPrChange>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pPr>
              <w:spacing w:after="0"/>
              <w:rPr>
                <w:rFonts w:ascii="Arial" w:hAnsi="Arial" w:cs="Arial"/>
                <w:b/>
                <w:bCs/>
                <w:color w:val="000000"/>
                <w:sz w:val="20"/>
                <w:szCs w:val="20"/>
                <w:lang w:val="en-CA" w:eastAsia="en-CA"/>
              </w:rPr>
              <w:pPrChange w:id="3618" w:author="Eric Boisvert" w:date="2016-01-24T13:37:00Z">
                <w:pPr/>
              </w:pPrChange>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pPr>
              <w:spacing w:after="0"/>
              <w:rPr>
                <w:rFonts w:ascii="Consolas" w:hAnsi="Consolas" w:cs="Consolas"/>
                <w:b/>
                <w:bCs/>
                <w:color w:val="000000"/>
                <w:sz w:val="20"/>
                <w:szCs w:val="20"/>
                <w:lang w:val="en-CA" w:eastAsia="en-CA"/>
              </w:rPr>
              <w:pPrChange w:id="3619" w:author="Eric Boisvert" w:date="2016-01-24T13:37:00Z">
                <w:pPr/>
              </w:pPrChange>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9F09E7">
            <w:pPr>
              <w:spacing w:after="0"/>
              <w:rPr>
                <w:rFonts w:ascii="Consolas" w:hAnsi="Consolas" w:cs="Consolas"/>
                <w:color w:val="000000"/>
                <w:sz w:val="20"/>
                <w:szCs w:val="20"/>
                <w:lang w:val="en-CA" w:eastAsia="en-CA"/>
              </w:rPr>
              <w:pPrChange w:id="3620" w:author="Eric Boisvert" w:date="2016-01-24T13:37:00Z">
                <w:pPr/>
              </w:pPrChange>
            </w:pPr>
            <w:r>
              <w:fldChar w:fldCharType="begin"/>
            </w:r>
            <w:r>
              <w:instrText xml:space="preserve"> HYPERLINK "http://standards.iso.org/iso/19115/-3/cit/1.0" </w:instrText>
            </w:r>
            <w:ins w:id="3621" w:author="Eric Boisvert" w:date="2016-03-06T13:27:00Z"/>
            <w:r>
              <w:fldChar w:fldCharType="separate"/>
            </w:r>
            <w:r w:rsidR="00C2184E" w:rsidRPr="00D970E9">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pPr>
              <w:spacing w:after="0"/>
              <w:rPr>
                <w:rFonts w:ascii="Consolas" w:hAnsi="Consolas" w:cs="Consolas"/>
                <w:b/>
                <w:bCs/>
                <w:color w:val="000000"/>
                <w:sz w:val="20"/>
                <w:szCs w:val="20"/>
                <w:lang w:val="en-CA" w:eastAsia="en-CA"/>
              </w:rPr>
              <w:pPrChange w:id="3622" w:author="Eric Boisvert" w:date="2016-01-24T13:37:00Z">
                <w:pPr/>
              </w:pPrChange>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9F09E7">
            <w:pPr>
              <w:spacing w:after="0"/>
              <w:rPr>
                <w:rFonts w:ascii="Consolas" w:hAnsi="Consolas" w:cs="Consolas"/>
                <w:color w:val="0000FF"/>
                <w:sz w:val="20"/>
                <w:szCs w:val="20"/>
                <w:u w:val="single"/>
                <w:lang w:val="en-CA" w:eastAsia="en-CA"/>
              </w:rPr>
              <w:pPrChange w:id="3623" w:author="Eric Boisvert" w:date="2016-01-24T13:37:00Z">
                <w:pPr/>
              </w:pPrChange>
            </w:pPr>
            <w:r>
              <w:fldChar w:fldCharType="begin"/>
            </w:r>
            <w:r>
              <w:instrText xml:space="preserve"> HYPERLINK "http://www.opengis.net/cv/0.2/gml32" </w:instrText>
            </w:r>
            <w:ins w:id="3624" w:author="Eric Boisvert" w:date="2016-03-06T13:27:00Z"/>
            <w:r>
              <w:fldChar w:fldCharType="separate"/>
            </w:r>
            <w:r w:rsidR="001517B8" w:rsidRPr="00D970E9">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pPr>
              <w:spacing w:after="0"/>
              <w:rPr>
                <w:rFonts w:ascii="Consolas" w:hAnsi="Consolas" w:cs="Consolas"/>
                <w:b/>
                <w:bCs/>
                <w:color w:val="000000"/>
                <w:sz w:val="20"/>
                <w:szCs w:val="20"/>
                <w:lang w:val="en-CA" w:eastAsia="en-CA"/>
              </w:rPr>
              <w:pPrChange w:id="3625" w:author="Eric Boisvert" w:date="2016-01-24T13:37:00Z">
                <w:pPr/>
              </w:pPrChange>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9F09E7">
            <w:pPr>
              <w:spacing w:after="0"/>
              <w:rPr>
                <w:rFonts w:ascii="Consolas" w:hAnsi="Consolas" w:cs="Consolas"/>
                <w:color w:val="0000FF"/>
                <w:sz w:val="20"/>
                <w:szCs w:val="20"/>
                <w:u w:val="single"/>
                <w:lang w:val="en-CA" w:eastAsia="en-CA"/>
              </w:rPr>
              <w:pPrChange w:id="3626" w:author="Eric Boisvert" w:date="2016-01-24T13:37:00Z">
                <w:pPr/>
              </w:pPrChange>
            </w:pPr>
            <w:r>
              <w:fldChar w:fldCharType="begin"/>
            </w:r>
            <w:r>
              <w:instrText xml:space="preserve"> HYPERLINK "http://www.isotc211.org/2005/gco" </w:instrText>
            </w:r>
            <w:ins w:id="3627" w:author="Eric Boisvert" w:date="2016-03-06T13:27:00Z"/>
            <w:r>
              <w:fldChar w:fldCharType="separate"/>
            </w:r>
            <w:r w:rsidR="001517B8" w:rsidRPr="00D970E9">
              <w:rPr>
                <w:rFonts w:ascii="Consolas" w:hAnsi="Consolas" w:cs="Consolas"/>
                <w:color w:val="0000FF"/>
                <w:sz w:val="20"/>
                <w:szCs w:val="20"/>
                <w:u w:val="single"/>
                <w:lang w:eastAsia="en-CA"/>
              </w:rPr>
              <w:t>http://www.isotc211.org/2005/gco</w:t>
            </w:r>
            <w:r>
              <w:rPr>
                <w:rFonts w:ascii="Consolas" w:hAnsi="Consolas" w:cs="Consolas"/>
                <w:color w:val="0000FF"/>
                <w:sz w:val="20"/>
                <w:szCs w:val="20"/>
                <w:u w:val="single"/>
                <w:lang w:eastAsia="en-CA"/>
              </w:rPr>
              <w:fldChar w:fldCharType="end"/>
            </w:r>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pPr>
              <w:spacing w:after="0"/>
              <w:rPr>
                <w:rFonts w:ascii="Consolas" w:hAnsi="Consolas" w:cs="Consolas"/>
                <w:b/>
                <w:bCs/>
                <w:color w:val="000000"/>
                <w:sz w:val="20"/>
                <w:szCs w:val="20"/>
                <w:lang w:val="en-CA" w:eastAsia="en-CA"/>
              </w:rPr>
              <w:pPrChange w:id="3628" w:author="Eric Boisvert" w:date="2016-01-24T13:37:00Z">
                <w:pPr/>
              </w:pPrChange>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9F09E7">
            <w:pPr>
              <w:spacing w:after="0"/>
              <w:rPr>
                <w:rFonts w:ascii="Consolas" w:hAnsi="Consolas" w:cs="Consolas"/>
                <w:color w:val="0000FF"/>
                <w:sz w:val="20"/>
                <w:szCs w:val="20"/>
                <w:u w:val="single"/>
                <w:lang w:val="en-CA" w:eastAsia="en-CA"/>
              </w:rPr>
              <w:pPrChange w:id="3629" w:author="Eric Boisvert" w:date="2016-01-24T13:37:00Z">
                <w:pPr/>
              </w:pPrChange>
            </w:pPr>
            <w:r>
              <w:fldChar w:fldCharType="begin"/>
            </w:r>
            <w:r>
              <w:instrText xml:space="preserve"> HYPERLINK "http://www.isotc211.org/2005/gmd" </w:instrText>
            </w:r>
            <w:ins w:id="3630" w:author="Eric Boisvert" w:date="2016-03-06T13:27:00Z"/>
            <w:r>
              <w:fldChar w:fldCharType="separate"/>
            </w:r>
            <w:r w:rsidR="001517B8" w:rsidRPr="00D970E9">
              <w:rPr>
                <w:rFonts w:ascii="Consolas" w:hAnsi="Consolas" w:cs="Consolas"/>
                <w:color w:val="0000FF"/>
                <w:sz w:val="20"/>
                <w:szCs w:val="20"/>
                <w:u w:val="single"/>
                <w:lang w:eastAsia="en-CA"/>
              </w:rPr>
              <w:t>http://www.isotc211.org/2005/gmd</w:t>
            </w:r>
            <w:r>
              <w:rPr>
                <w:rFonts w:ascii="Consolas" w:hAnsi="Consolas" w:cs="Consolas"/>
                <w:color w:val="0000FF"/>
                <w:sz w:val="20"/>
                <w:szCs w:val="20"/>
                <w:u w:val="single"/>
                <w:lang w:eastAsia="en-CA"/>
              </w:rPr>
              <w:fldChar w:fldCharType="end"/>
            </w:r>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pPr>
              <w:spacing w:after="0"/>
              <w:rPr>
                <w:rFonts w:ascii="Consolas" w:hAnsi="Consolas" w:cs="Consolas"/>
                <w:b/>
                <w:bCs/>
                <w:color w:val="000000"/>
                <w:sz w:val="20"/>
                <w:szCs w:val="20"/>
                <w:lang w:val="en-CA" w:eastAsia="en-CA"/>
              </w:rPr>
              <w:pPrChange w:id="3631" w:author="Eric Boisvert" w:date="2016-01-24T13:37:00Z">
                <w:pPr/>
              </w:pPrChange>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9F09E7">
            <w:pPr>
              <w:spacing w:after="0"/>
              <w:rPr>
                <w:rFonts w:ascii="Consolas" w:hAnsi="Consolas" w:cs="Consolas"/>
                <w:color w:val="0000FF"/>
                <w:sz w:val="20"/>
                <w:szCs w:val="20"/>
                <w:u w:val="single"/>
                <w:lang w:val="en-CA" w:eastAsia="en-CA"/>
              </w:rPr>
              <w:pPrChange w:id="3632" w:author="Eric Boisvert" w:date="2016-01-24T13:37:00Z">
                <w:pPr/>
              </w:pPrChange>
            </w:pPr>
            <w:r>
              <w:fldChar w:fldCharType="begin"/>
            </w:r>
            <w:r>
              <w:instrText xml:space="preserve"> HYPERLINK "http://www.opengis.net/gml/3.2" </w:instrText>
            </w:r>
            <w:ins w:id="3633" w:author="Eric Boisvert" w:date="2016-03-06T13:27:00Z"/>
            <w:r>
              <w:fldChar w:fldCharType="separate"/>
            </w:r>
            <w:r w:rsidR="001517B8" w:rsidRPr="00D970E9">
              <w:rPr>
                <w:rFonts w:ascii="Consolas" w:hAnsi="Consolas" w:cs="Consolas"/>
                <w:color w:val="0000FF"/>
                <w:sz w:val="20"/>
                <w:szCs w:val="20"/>
                <w:u w:val="single"/>
                <w:lang w:eastAsia="en-CA"/>
              </w:rPr>
              <w:t>http://www.opengis.net/gml/3.2</w:t>
            </w:r>
            <w:r>
              <w:rPr>
                <w:rFonts w:ascii="Consolas" w:hAnsi="Consolas" w:cs="Consolas"/>
                <w:color w:val="0000FF"/>
                <w:sz w:val="20"/>
                <w:szCs w:val="20"/>
                <w:u w:val="single"/>
                <w:lang w:eastAsia="en-CA"/>
              </w:rPr>
              <w:fldChar w:fldCharType="end"/>
            </w:r>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pPr>
              <w:spacing w:after="0"/>
              <w:rPr>
                <w:rFonts w:ascii="Consolas" w:hAnsi="Consolas" w:cs="Consolas"/>
                <w:b/>
                <w:bCs/>
                <w:color w:val="000000"/>
                <w:sz w:val="20"/>
                <w:szCs w:val="20"/>
                <w:lang w:val="en-CA" w:eastAsia="en-CA"/>
              </w:rPr>
              <w:pPrChange w:id="3634" w:author="Eric Boisvert" w:date="2016-01-24T13:37:00Z">
                <w:pPr/>
              </w:pPrChange>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9F09E7">
            <w:pPr>
              <w:spacing w:after="0"/>
              <w:rPr>
                <w:rFonts w:ascii="Consolas" w:hAnsi="Consolas" w:cs="Consolas"/>
                <w:color w:val="000000"/>
                <w:sz w:val="20"/>
                <w:szCs w:val="20"/>
                <w:lang w:val="en-CA" w:eastAsia="en-CA"/>
              </w:rPr>
              <w:pPrChange w:id="3635" w:author="Eric Boisvert" w:date="2016-01-24T13:37:00Z">
                <w:pPr/>
              </w:pPrChange>
            </w:pPr>
            <w:r>
              <w:fldChar w:fldCharType="begin"/>
            </w:r>
            <w:r>
              <w:instrText xml:space="preserve"> HYPERLINK "http://www.opengis.net/gml/3.3/exr" </w:instrText>
            </w:r>
            <w:ins w:id="3636" w:author="Eric Boisvert" w:date="2016-03-06T13:27:00Z"/>
            <w:r>
              <w:fldChar w:fldCharType="separate"/>
            </w:r>
            <w:r w:rsidR="001517B8" w:rsidRPr="00D970E9">
              <w:rPr>
                <w:rStyle w:val="Hyperlink"/>
                <w:rFonts w:ascii="Consolas" w:hAnsi="Consolas" w:cs="Consolas"/>
                <w:sz w:val="20"/>
                <w:szCs w:val="20"/>
                <w:lang w:val="en-CA" w:eastAsia="en-CA"/>
              </w:rPr>
              <w:t>http://www.opengis.net/gml/3.3/exr</w:t>
            </w:r>
            <w:r>
              <w:rPr>
                <w:rStyle w:val="Hyperlink"/>
                <w:rFonts w:ascii="Consolas" w:hAnsi="Consolas" w:cs="Consolas"/>
                <w:sz w:val="20"/>
                <w:szCs w:val="20"/>
                <w:lang w:val="en-CA" w:eastAsia="en-CA"/>
              </w:rPr>
              <w:fldChar w:fldCharType="end"/>
            </w:r>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pPr>
              <w:spacing w:after="0"/>
              <w:rPr>
                <w:rFonts w:ascii="Consolas" w:hAnsi="Consolas" w:cs="Consolas"/>
                <w:b/>
                <w:bCs/>
                <w:color w:val="000000"/>
                <w:sz w:val="20"/>
                <w:szCs w:val="20"/>
                <w:lang w:val="en-CA" w:eastAsia="en-CA"/>
              </w:rPr>
              <w:pPrChange w:id="3637" w:author="Eric Boisvert" w:date="2016-01-24T13:37:00Z">
                <w:pPr/>
              </w:pPrChange>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9F09E7">
            <w:pPr>
              <w:spacing w:after="0"/>
              <w:rPr>
                <w:rFonts w:ascii="Consolas" w:hAnsi="Consolas" w:cs="Consolas"/>
                <w:color w:val="000000"/>
                <w:sz w:val="20"/>
                <w:szCs w:val="20"/>
                <w:lang w:val="en-CA" w:eastAsia="en-CA"/>
              </w:rPr>
              <w:pPrChange w:id="3638" w:author="Eric Boisvert" w:date="2016-01-24T13:37:00Z">
                <w:pPr/>
              </w:pPrChange>
            </w:pPr>
            <w:r>
              <w:fldChar w:fldCharType="begin"/>
            </w:r>
            <w:r>
              <w:instrText xml:space="preserve"> HYPERLINK "http://xmlns.geosciml.org/GeoSciML-Basic/4.0" </w:instrText>
            </w:r>
            <w:ins w:id="3639" w:author="Eric Boisvert" w:date="2016-03-06T13:27:00Z"/>
            <w:r>
              <w:fldChar w:fldCharType="separate"/>
            </w:r>
            <w:r w:rsidR="001517B8" w:rsidRPr="00D970E9">
              <w:rPr>
                <w:rStyle w:val="Hyperlink"/>
                <w:rFonts w:ascii="Consolas" w:hAnsi="Consolas" w:cs="Consolas"/>
                <w:sz w:val="20"/>
                <w:szCs w:val="20"/>
                <w:lang w:val="en-CA" w:eastAsia="en-CA"/>
              </w:rPr>
              <w:t>http://xmlns.geosciml.org/GeoSciML-Basic/4.0</w:t>
            </w:r>
            <w:r>
              <w:rPr>
                <w:rStyle w:val="Hyperlink"/>
                <w:rFonts w:ascii="Consolas" w:hAnsi="Consolas" w:cs="Consolas"/>
                <w:sz w:val="20"/>
                <w:szCs w:val="20"/>
                <w:lang w:val="en-CA" w:eastAsia="en-CA"/>
              </w:rPr>
              <w:fldChar w:fldCharType="end"/>
            </w:r>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pPr>
              <w:spacing w:after="0"/>
              <w:rPr>
                <w:rFonts w:ascii="Consolas" w:hAnsi="Consolas" w:cs="Consolas"/>
                <w:b/>
                <w:bCs/>
                <w:color w:val="000000"/>
                <w:sz w:val="20"/>
                <w:szCs w:val="20"/>
                <w:lang w:val="en-CA" w:eastAsia="en-CA"/>
              </w:rPr>
              <w:pPrChange w:id="3640" w:author="Eric Boisvert" w:date="2016-01-24T13:37:00Z">
                <w:pPr/>
              </w:pPrChange>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9F09E7">
            <w:pPr>
              <w:spacing w:after="0"/>
              <w:rPr>
                <w:rFonts w:ascii="Consolas" w:hAnsi="Consolas" w:cs="Consolas"/>
                <w:color w:val="000000"/>
                <w:sz w:val="20"/>
                <w:szCs w:val="20"/>
                <w:lang w:val="en-CA" w:eastAsia="en-CA"/>
              </w:rPr>
              <w:pPrChange w:id="3641" w:author="Eric Boisvert" w:date="2016-01-24T13:37:00Z">
                <w:pPr/>
              </w:pPrChange>
            </w:pPr>
            <w:r>
              <w:fldChar w:fldCharType="begin"/>
            </w:r>
            <w:r>
              <w:instrText xml:space="preserve"> HYPERLINK "http://xmlns.geosciml.org/Borehole/4.0" </w:instrText>
            </w:r>
            <w:ins w:id="3642" w:author="Eric Boisvert" w:date="2016-03-06T13:27:00Z"/>
            <w:r>
              <w:fldChar w:fldCharType="separate"/>
            </w:r>
            <w:r w:rsidR="001517B8" w:rsidRPr="00D970E9">
              <w:rPr>
                <w:rStyle w:val="Hyperlink"/>
                <w:rFonts w:ascii="Consolas" w:hAnsi="Consolas" w:cs="Consolas"/>
                <w:sz w:val="20"/>
                <w:szCs w:val="20"/>
                <w:lang w:val="en-CA" w:eastAsia="en-CA"/>
              </w:rPr>
              <w:t>http://xmlns.geosciml.org/Borehole/4.0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pPr>
              <w:spacing w:after="0"/>
              <w:rPr>
                <w:rFonts w:ascii="Consolas" w:hAnsi="Consolas" w:cs="Consolas"/>
                <w:b/>
                <w:bCs/>
                <w:color w:val="000000"/>
                <w:sz w:val="20"/>
                <w:szCs w:val="20"/>
                <w:lang w:val="en-CA" w:eastAsia="en-CA"/>
              </w:rPr>
              <w:pPrChange w:id="3643" w:author="Eric Boisvert" w:date="2016-01-24T13:37:00Z">
                <w:pPr/>
              </w:pPrChange>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9F09E7">
            <w:pPr>
              <w:spacing w:after="0"/>
              <w:rPr>
                <w:rFonts w:ascii="Consolas" w:hAnsi="Consolas" w:cs="Consolas"/>
                <w:color w:val="000000"/>
                <w:sz w:val="20"/>
                <w:szCs w:val="20"/>
                <w:lang w:val="en-CA" w:eastAsia="en-CA"/>
              </w:rPr>
              <w:pPrChange w:id="3644" w:author="Eric Boisvert" w:date="2016-01-24T13:37:00Z">
                <w:pPr/>
              </w:pPrChange>
            </w:pPr>
            <w:r>
              <w:fldChar w:fldCharType="begin"/>
            </w:r>
            <w:r>
              <w:instrText xml:space="preserve"> HYPERLINK "http://xmlns.geosciml.org/GeoSciML-Extension/4.0" </w:instrText>
            </w:r>
            <w:ins w:id="3645" w:author="Eric Boisvert" w:date="2016-03-06T13:27:00Z"/>
            <w:r>
              <w:fldChar w:fldCharType="separate"/>
            </w:r>
            <w:r w:rsidR="001517B8" w:rsidRPr="00D970E9">
              <w:rPr>
                <w:rStyle w:val="Hyperlink"/>
                <w:rFonts w:ascii="Consolas" w:hAnsi="Consolas" w:cs="Consolas"/>
                <w:sz w:val="20"/>
                <w:szCs w:val="20"/>
                <w:lang w:val="en-CA" w:eastAsia="en-CA"/>
              </w:rPr>
              <w:t>http://xmlns.geosciml.org/GeoSciML-Extension/4.0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pPr>
              <w:spacing w:after="0"/>
              <w:rPr>
                <w:rFonts w:ascii="Consolas" w:hAnsi="Consolas" w:cs="Consolas"/>
                <w:b/>
                <w:bCs/>
                <w:color w:val="000000"/>
                <w:sz w:val="20"/>
                <w:szCs w:val="20"/>
                <w:lang w:val="en-CA" w:eastAsia="en-CA"/>
              </w:rPr>
              <w:pPrChange w:id="3646" w:author="Eric Boisvert" w:date="2016-01-24T13:37:00Z">
                <w:pPr/>
              </w:pPrChange>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9F09E7">
            <w:pPr>
              <w:spacing w:after="0"/>
              <w:rPr>
                <w:rFonts w:ascii="Consolas" w:hAnsi="Consolas" w:cs="Consolas"/>
                <w:color w:val="000000"/>
                <w:sz w:val="20"/>
                <w:szCs w:val="20"/>
                <w:lang w:val="en-CA" w:eastAsia="en-CA"/>
              </w:rPr>
              <w:pPrChange w:id="3647" w:author="Eric Boisvert" w:date="2016-01-24T13:37:00Z">
                <w:pPr/>
              </w:pPrChange>
            </w:pPr>
            <w:r>
              <w:fldChar w:fldCharType="begin"/>
            </w:r>
            <w:r>
              <w:instrText xml:space="preserve"> HYPERLINK "http://xmlns.geosciml.org/GeologicTime/4.0" </w:instrText>
            </w:r>
            <w:ins w:id="3648" w:author="Eric Boisvert" w:date="2016-03-06T13:27:00Z"/>
            <w:r>
              <w:fldChar w:fldCharType="separate"/>
            </w:r>
            <w:r w:rsidR="001517B8" w:rsidRPr="00D970E9">
              <w:rPr>
                <w:rStyle w:val="Hyperlink"/>
                <w:rFonts w:ascii="Consolas" w:hAnsi="Consolas" w:cs="Consolas"/>
                <w:sz w:val="20"/>
                <w:szCs w:val="20"/>
                <w:lang w:val="en-CA" w:eastAsia="en-CA"/>
              </w:rPr>
              <w:t>http://xmlns.geosciml.org/GeologicTime/4.0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pPr>
              <w:spacing w:after="0"/>
              <w:rPr>
                <w:rFonts w:ascii="Consolas" w:hAnsi="Consolas" w:cs="Consolas"/>
                <w:b/>
                <w:bCs/>
                <w:color w:val="000000"/>
                <w:sz w:val="20"/>
                <w:szCs w:val="20"/>
                <w:lang w:val="en-CA" w:eastAsia="en-CA"/>
              </w:rPr>
              <w:pPrChange w:id="3649" w:author="Eric Boisvert" w:date="2016-01-24T13:37:00Z">
                <w:pPr/>
              </w:pPrChange>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9F09E7">
            <w:pPr>
              <w:spacing w:after="0"/>
              <w:rPr>
                <w:rFonts w:ascii="Consolas" w:hAnsi="Consolas" w:cs="Consolas"/>
                <w:color w:val="000000"/>
                <w:sz w:val="20"/>
                <w:szCs w:val="20"/>
                <w:lang w:val="en-CA" w:eastAsia="en-CA"/>
              </w:rPr>
              <w:pPrChange w:id="3650" w:author="Eric Boisvert" w:date="2016-01-24T13:37:00Z">
                <w:pPr/>
              </w:pPrChange>
            </w:pPr>
            <w:r>
              <w:fldChar w:fldCharType="begin"/>
            </w:r>
            <w:r>
              <w:instrText xml:space="preserve"> HYPERLINK "http://xmlns.geosciml.org/LaboratoryAnalysis-Specimen/4.0" </w:instrText>
            </w:r>
            <w:ins w:id="3651" w:author="Eric Boisvert" w:date="2016-03-06T13:27:00Z"/>
            <w:r>
              <w:fldChar w:fldCharType="separate"/>
            </w:r>
            <w:r w:rsidR="001517B8" w:rsidRPr="00D970E9">
              <w:rPr>
                <w:rStyle w:val="Hyperlink"/>
                <w:rFonts w:ascii="Consolas" w:hAnsi="Consolas" w:cs="Consolas"/>
                <w:sz w:val="20"/>
                <w:szCs w:val="20"/>
                <w:lang w:val="en-CA" w:eastAsia="en-CA"/>
              </w:rPr>
              <w:t>http://xmlns.geosciml.org/LaboratoryAnalysis-Specimen/4.0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pPr>
              <w:spacing w:after="0"/>
              <w:rPr>
                <w:rFonts w:ascii="Consolas" w:hAnsi="Consolas" w:cs="Consolas"/>
                <w:b/>
                <w:bCs/>
                <w:color w:val="000000"/>
                <w:sz w:val="20"/>
                <w:szCs w:val="20"/>
                <w:lang w:val="en-CA" w:eastAsia="en-CA"/>
              </w:rPr>
              <w:pPrChange w:id="3652" w:author="Eric Boisvert" w:date="2016-01-24T13:37:00Z">
                <w:pPr/>
              </w:pPrChange>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9F09E7">
            <w:pPr>
              <w:spacing w:after="0"/>
              <w:rPr>
                <w:rFonts w:ascii="Consolas" w:hAnsi="Consolas" w:cs="Consolas"/>
                <w:color w:val="000000"/>
                <w:sz w:val="20"/>
                <w:szCs w:val="20"/>
                <w:lang w:val="en-CA" w:eastAsia="en-CA"/>
              </w:rPr>
              <w:pPrChange w:id="3653" w:author="Eric Boisvert" w:date="2016-01-24T13:37:00Z">
                <w:pPr/>
              </w:pPrChange>
            </w:pPr>
            <w:r>
              <w:fldChar w:fldCharType="begin"/>
            </w:r>
            <w:r>
              <w:instrText xml:space="preserve"> HYPERLINK "http://xmlns.geosciml.org/geosciml-portrayal/4.0" </w:instrText>
            </w:r>
            <w:ins w:id="3654" w:author="Eric Boisvert" w:date="2016-03-06T13:27:00Z"/>
            <w:r>
              <w:fldChar w:fldCharType="separate"/>
            </w:r>
            <w:r w:rsidR="001517B8" w:rsidRPr="00D970E9">
              <w:rPr>
                <w:rStyle w:val="Hyperlink"/>
                <w:rFonts w:ascii="Consolas" w:hAnsi="Consolas" w:cs="Consolas"/>
                <w:sz w:val="20"/>
                <w:szCs w:val="20"/>
                <w:lang w:val="en-CA" w:eastAsia="en-CA"/>
              </w:rPr>
              <w:t>http://xmlns.geosciml.org/geosciml-portrayal/4.0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pPr>
              <w:spacing w:after="0"/>
              <w:rPr>
                <w:rFonts w:ascii="Consolas" w:hAnsi="Consolas" w:cs="Consolas"/>
                <w:b/>
                <w:bCs/>
                <w:color w:val="000000"/>
                <w:sz w:val="20"/>
                <w:szCs w:val="20"/>
                <w:lang w:val="en-CA" w:eastAsia="en-CA"/>
              </w:rPr>
              <w:pPrChange w:id="3655" w:author="Eric Boisvert" w:date="2016-01-24T13:37:00Z">
                <w:pPr/>
              </w:pPrChange>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9F09E7">
            <w:pPr>
              <w:spacing w:after="0"/>
              <w:rPr>
                <w:rFonts w:ascii="Consolas" w:hAnsi="Consolas" w:cs="Consolas"/>
                <w:color w:val="000000"/>
                <w:sz w:val="20"/>
                <w:szCs w:val="20"/>
                <w:lang w:val="en-CA" w:eastAsia="en-CA"/>
              </w:rPr>
              <w:pPrChange w:id="3656" w:author="Eric Boisvert" w:date="2016-01-24T13:37:00Z">
                <w:pPr/>
              </w:pPrChange>
            </w:pPr>
            <w:r>
              <w:fldChar w:fldCharType="begin"/>
            </w:r>
            <w:r>
              <w:instrText xml:space="preserve"> HYPERLINK "http://standards.iso.org/iso/19115/-3/mrl/1.0" </w:instrText>
            </w:r>
            <w:ins w:id="3657" w:author="Eric Boisvert" w:date="2016-03-06T13:27:00Z"/>
            <w:r>
              <w:fldChar w:fldCharType="separate"/>
            </w:r>
            <w:r w:rsidR="001517B8" w:rsidRPr="00D970E9">
              <w:rPr>
                <w:rStyle w:val="Hyperlink"/>
                <w:rFonts w:ascii="Consolas" w:hAnsi="Consolas" w:cs="Consolas"/>
                <w:sz w:val="20"/>
                <w:szCs w:val="20"/>
                <w:lang w:val="en-CA" w:eastAsia="en-CA"/>
              </w:rPr>
              <w:t>http://standards.iso.org/iso/19115/-3/mrl/1.0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pPr>
              <w:spacing w:after="0"/>
              <w:rPr>
                <w:rFonts w:ascii="Consolas" w:hAnsi="Consolas" w:cs="Consolas"/>
                <w:b/>
                <w:bCs/>
                <w:color w:val="000000"/>
                <w:sz w:val="20"/>
                <w:szCs w:val="20"/>
                <w:lang w:val="en-CA" w:eastAsia="en-CA"/>
              </w:rPr>
              <w:pPrChange w:id="3658" w:author="Eric Boisvert" w:date="2016-01-24T13:37:00Z">
                <w:pPr/>
              </w:pPrChange>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9F09E7">
            <w:pPr>
              <w:spacing w:after="0"/>
              <w:rPr>
                <w:rFonts w:ascii="Consolas" w:hAnsi="Consolas" w:cs="Consolas"/>
                <w:color w:val="0000FF"/>
                <w:sz w:val="20"/>
                <w:szCs w:val="20"/>
                <w:u w:val="single"/>
                <w:lang w:val="en-CA" w:eastAsia="en-CA"/>
              </w:rPr>
              <w:pPrChange w:id="3659" w:author="Eric Boisvert" w:date="2016-01-24T13:37:00Z">
                <w:pPr/>
              </w:pPrChange>
            </w:pPr>
            <w:r>
              <w:fldChar w:fldCharType="begin"/>
            </w:r>
            <w:r>
              <w:instrText xml:space="preserve"> HYPERLINK "http://www.opengis.net/om/2.0" </w:instrText>
            </w:r>
            <w:ins w:id="3660" w:author="Eric Boisvert" w:date="2016-03-06T13:27:00Z"/>
            <w:r>
              <w:fldChar w:fldCharType="separate"/>
            </w:r>
            <w:r w:rsidR="001517B8" w:rsidRPr="00D970E9">
              <w:rPr>
                <w:rFonts w:ascii="Consolas" w:hAnsi="Consolas" w:cs="Consolas"/>
                <w:color w:val="0000FF"/>
                <w:sz w:val="20"/>
                <w:szCs w:val="20"/>
                <w:u w:val="single"/>
                <w:lang w:eastAsia="en-CA"/>
              </w:rPr>
              <w:t>http://www.opengis.net/om/2.0</w:t>
            </w:r>
            <w:r>
              <w:rPr>
                <w:rFonts w:ascii="Consolas" w:hAnsi="Consolas" w:cs="Consolas"/>
                <w:color w:val="0000FF"/>
                <w:sz w:val="20"/>
                <w:szCs w:val="20"/>
                <w:u w:val="single"/>
                <w:lang w:eastAsia="en-CA"/>
              </w:rPr>
              <w:fldChar w:fldCharType="end"/>
            </w:r>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pPr>
              <w:spacing w:after="0"/>
              <w:rPr>
                <w:rFonts w:ascii="Consolas" w:hAnsi="Consolas" w:cs="Consolas"/>
                <w:b/>
                <w:bCs/>
                <w:color w:val="000000"/>
                <w:sz w:val="20"/>
                <w:szCs w:val="20"/>
                <w:lang w:val="en-CA" w:eastAsia="en-CA"/>
              </w:rPr>
              <w:pPrChange w:id="3661" w:author="Eric Boisvert" w:date="2016-01-24T13:37:00Z">
                <w:pPr/>
              </w:pPrChange>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9F09E7">
            <w:pPr>
              <w:spacing w:after="0"/>
              <w:rPr>
                <w:rFonts w:ascii="Consolas" w:hAnsi="Consolas" w:cs="Consolas"/>
                <w:color w:val="0000FF"/>
                <w:sz w:val="20"/>
                <w:szCs w:val="20"/>
                <w:u w:val="single"/>
                <w:lang w:val="en-CA" w:eastAsia="en-CA"/>
              </w:rPr>
              <w:pPrChange w:id="3662" w:author="Eric Boisvert" w:date="2016-01-24T13:37:00Z">
                <w:pPr/>
              </w:pPrChange>
            </w:pPr>
            <w:r>
              <w:fldChar w:fldCharType="begin"/>
            </w:r>
            <w:r>
              <w:instrText xml:space="preserve"> HYPERLINK "http://www.opengis.net/sampling/2.0" </w:instrText>
            </w:r>
            <w:ins w:id="3663" w:author="Eric Boisvert" w:date="2016-03-06T13:27:00Z"/>
            <w:r>
              <w:fldChar w:fldCharType="separate"/>
            </w:r>
            <w:r w:rsidR="001517B8" w:rsidRPr="00D970E9">
              <w:rPr>
                <w:rFonts w:ascii="Consolas" w:hAnsi="Consolas" w:cs="Consolas"/>
                <w:color w:val="0000FF"/>
                <w:sz w:val="20"/>
                <w:szCs w:val="20"/>
                <w:u w:val="single"/>
                <w:lang w:eastAsia="en-CA"/>
              </w:rPr>
              <w:t>http://www.opengis.net/sampling/2.0</w:t>
            </w:r>
            <w:r>
              <w:rPr>
                <w:rFonts w:ascii="Consolas" w:hAnsi="Consolas" w:cs="Consolas"/>
                <w:color w:val="0000FF"/>
                <w:sz w:val="20"/>
                <w:szCs w:val="20"/>
                <w:u w:val="single"/>
                <w:lang w:eastAsia="en-CA"/>
              </w:rPr>
              <w:fldChar w:fldCharType="end"/>
            </w:r>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pPr>
              <w:spacing w:after="0"/>
              <w:rPr>
                <w:rFonts w:ascii="Consolas" w:hAnsi="Consolas" w:cs="Consolas"/>
                <w:b/>
                <w:bCs/>
                <w:color w:val="000000"/>
                <w:sz w:val="20"/>
                <w:szCs w:val="20"/>
                <w:lang w:val="en-CA" w:eastAsia="en-CA"/>
              </w:rPr>
              <w:pPrChange w:id="3664" w:author="Eric Boisvert" w:date="2016-01-24T13:37:00Z">
                <w:pPr/>
              </w:pPrChange>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9F09E7">
            <w:pPr>
              <w:spacing w:after="0"/>
              <w:rPr>
                <w:rFonts w:ascii="Consolas" w:hAnsi="Consolas" w:cs="Consolas"/>
                <w:color w:val="0000FF"/>
                <w:sz w:val="20"/>
                <w:szCs w:val="20"/>
                <w:u w:val="single"/>
                <w:lang w:val="en-CA" w:eastAsia="en-CA"/>
              </w:rPr>
              <w:pPrChange w:id="3665" w:author="Eric Boisvert" w:date="2016-01-24T13:37:00Z">
                <w:pPr/>
              </w:pPrChange>
            </w:pPr>
            <w:r>
              <w:fldChar w:fldCharType="begin"/>
            </w:r>
            <w:r>
              <w:instrText xml:space="preserve"> HYPERLINK "http://www.opengis.net/samplingSpatial/2.0" </w:instrText>
            </w:r>
            <w:ins w:id="3666" w:author="Eric Boisvert" w:date="2016-03-06T13:27:00Z"/>
            <w:r>
              <w:fldChar w:fldCharType="separate"/>
            </w:r>
            <w:r w:rsidR="001517B8" w:rsidRPr="00D970E9">
              <w:rPr>
                <w:rFonts w:ascii="Consolas" w:hAnsi="Consolas" w:cs="Consolas"/>
                <w:color w:val="0000FF"/>
                <w:sz w:val="20"/>
                <w:szCs w:val="20"/>
                <w:u w:val="single"/>
                <w:lang w:eastAsia="en-CA"/>
              </w:rPr>
              <w:t>http://www.opengis.net/samplingSpatial/2.0</w:t>
            </w:r>
            <w:r>
              <w:rPr>
                <w:rFonts w:ascii="Consolas" w:hAnsi="Consolas" w:cs="Consolas"/>
                <w:color w:val="0000FF"/>
                <w:sz w:val="20"/>
                <w:szCs w:val="20"/>
                <w:u w:val="single"/>
                <w:lang w:eastAsia="en-CA"/>
              </w:rPr>
              <w:fldChar w:fldCharType="end"/>
            </w:r>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pPr>
              <w:spacing w:after="0"/>
              <w:rPr>
                <w:rFonts w:ascii="Consolas" w:hAnsi="Consolas" w:cs="Consolas"/>
                <w:b/>
                <w:bCs/>
                <w:color w:val="000000"/>
                <w:sz w:val="20"/>
                <w:szCs w:val="20"/>
                <w:lang w:val="en-CA" w:eastAsia="en-CA"/>
              </w:rPr>
              <w:pPrChange w:id="3667" w:author="Eric Boisvert" w:date="2016-01-24T13:37:00Z">
                <w:pPr/>
              </w:pPrChange>
            </w:pPr>
            <w:r w:rsidRPr="00D970E9">
              <w:rPr>
                <w:rFonts w:ascii="Consolas" w:hAnsi="Consolas" w:cs="Consolas"/>
                <w:b/>
                <w:bCs/>
                <w:color w:val="000000"/>
                <w:sz w:val="20"/>
                <w:szCs w:val="20"/>
                <w:lang w:eastAsia="en-CA"/>
              </w:rPr>
              <w:lastRenderedPageBreak/>
              <w:t>spec</w:t>
            </w:r>
          </w:p>
        </w:tc>
        <w:tc>
          <w:tcPr>
            <w:tcW w:w="0" w:type="auto"/>
            <w:tcBorders>
              <w:left w:val="nil"/>
              <w:right w:val="nil"/>
            </w:tcBorders>
            <w:shd w:val="clear" w:color="auto" w:fill="C0C0C0"/>
            <w:hideMark/>
          </w:tcPr>
          <w:p w14:paraId="039102C9" w14:textId="77777777" w:rsidR="001517B8" w:rsidRPr="00D970E9" w:rsidRDefault="009F09E7">
            <w:pPr>
              <w:spacing w:after="0"/>
              <w:rPr>
                <w:rFonts w:ascii="Consolas" w:hAnsi="Consolas" w:cs="Consolas"/>
                <w:color w:val="0000FF"/>
                <w:sz w:val="20"/>
                <w:szCs w:val="20"/>
                <w:u w:val="single"/>
                <w:lang w:val="en-CA" w:eastAsia="en-CA"/>
              </w:rPr>
              <w:pPrChange w:id="3668" w:author="Eric Boisvert" w:date="2016-01-24T13:37:00Z">
                <w:pPr/>
              </w:pPrChange>
            </w:pPr>
            <w:r>
              <w:fldChar w:fldCharType="begin"/>
            </w:r>
            <w:r>
              <w:instrText xml:space="preserve"> HYPERLINK "http://www.opengis.net/samplingSpecimen/2.0" </w:instrText>
            </w:r>
            <w:ins w:id="3669" w:author="Eric Boisvert" w:date="2016-03-06T13:27:00Z"/>
            <w:r>
              <w:fldChar w:fldCharType="separate"/>
            </w:r>
            <w:r w:rsidR="001517B8" w:rsidRPr="00D970E9">
              <w:rPr>
                <w:rFonts w:ascii="Consolas" w:hAnsi="Consolas" w:cs="Consolas"/>
                <w:color w:val="0000FF"/>
                <w:sz w:val="20"/>
                <w:szCs w:val="20"/>
                <w:u w:val="single"/>
                <w:lang w:eastAsia="en-CA"/>
              </w:rPr>
              <w:t>http://www.opengis.net/samplingSpecimen/2.0</w:t>
            </w:r>
            <w:r>
              <w:rPr>
                <w:rFonts w:ascii="Consolas" w:hAnsi="Consolas" w:cs="Consolas"/>
                <w:color w:val="0000FF"/>
                <w:sz w:val="20"/>
                <w:szCs w:val="20"/>
                <w:u w:val="single"/>
                <w:lang w:eastAsia="en-CA"/>
              </w:rPr>
              <w:fldChar w:fldCharType="end"/>
            </w:r>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pPr>
              <w:spacing w:after="0"/>
              <w:rPr>
                <w:rFonts w:ascii="Consolas" w:hAnsi="Consolas" w:cs="Consolas"/>
                <w:b/>
                <w:bCs/>
                <w:color w:val="000000"/>
                <w:sz w:val="20"/>
                <w:szCs w:val="20"/>
                <w:lang w:val="en-CA" w:eastAsia="en-CA"/>
              </w:rPr>
              <w:pPrChange w:id="3670" w:author="Eric Boisvert" w:date="2016-01-24T13:37:00Z">
                <w:pPr/>
              </w:pPrChange>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9F09E7">
            <w:pPr>
              <w:spacing w:after="0"/>
              <w:rPr>
                <w:rFonts w:ascii="Consolas" w:hAnsi="Consolas" w:cs="Consolas"/>
                <w:color w:val="0000FF"/>
                <w:sz w:val="20"/>
                <w:szCs w:val="20"/>
                <w:u w:val="single"/>
                <w:lang w:val="en-CA" w:eastAsia="en-CA"/>
              </w:rPr>
              <w:pPrChange w:id="3671" w:author="Eric Boisvert" w:date="2016-01-24T13:37:00Z">
                <w:pPr/>
              </w:pPrChange>
            </w:pPr>
            <w:r>
              <w:fldChar w:fldCharType="begin"/>
            </w:r>
            <w:r>
              <w:instrText xml:space="preserve"> HYPERLINK "http://www.opengis.net/swe/2.0" </w:instrText>
            </w:r>
            <w:ins w:id="3672" w:author="Eric Boisvert" w:date="2016-03-06T13:27:00Z"/>
            <w:r>
              <w:fldChar w:fldCharType="separate"/>
            </w:r>
            <w:r w:rsidR="001517B8" w:rsidRPr="00D970E9">
              <w:rPr>
                <w:rFonts w:ascii="Consolas" w:hAnsi="Consolas" w:cs="Consolas"/>
                <w:color w:val="0000FF"/>
                <w:sz w:val="20"/>
                <w:szCs w:val="20"/>
                <w:u w:val="single"/>
                <w:lang w:eastAsia="en-CA"/>
              </w:rPr>
              <w:t>http://www.opengis.net/swe/2.0</w:t>
            </w:r>
            <w:r>
              <w:rPr>
                <w:rFonts w:ascii="Consolas" w:hAnsi="Consolas" w:cs="Consolas"/>
                <w:color w:val="0000FF"/>
                <w:sz w:val="20"/>
                <w:szCs w:val="20"/>
                <w:u w:val="single"/>
                <w:lang w:eastAsia="en-CA"/>
              </w:rPr>
              <w:fldChar w:fldCharType="end"/>
            </w:r>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pPr>
              <w:spacing w:after="0"/>
              <w:rPr>
                <w:rFonts w:ascii="Consolas" w:hAnsi="Consolas" w:cs="Consolas"/>
                <w:b/>
                <w:bCs/>
                <w:color w:val="000000"/>
                <w:sz w:val="20"/>
                <w:szCs w:val="20"/>
                <w:lang w:val="en-CA" w:eastAsia="en-CA"/>
              </w:rPr>
              <w:pPrChange w:id="3673" w:author="Eric Boisvert" w:date="2016-01-24T13:37:00Z">
                <w:pPr/>
              </w:pPrChange>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9F09E7">
            <w:pPr>
              <w:spacing w:after="0"/>
              <w:rPr>
                <w:rFonts w:ascii="Consolas" w:hAnsi="Consolas" w:cs="Consolas"/>
                <w:color w:val="0000FF"/>
                <w:sz w:val="20"/>
                <w:szCs w:val="20"/>
                <w:u w:val="single"/>
                <w:lang w:val="en-CA" w:eastAsia="en-CA"/>
              </w:rPr>
              <w:pPrChange w:id="3674" w:author="Eric Boisvert" w:date="2016-01-24T13:37:00Z">
                <w:pPr/>
              </w:pPrChange>
            </w:pPr>
            <w:r>
              <w:fldChar w:fldCharType="begin"/>
            </w:r>
            <w:r>
              <w:instrText xml:space="preserve"> HYPERLINK "http://www.opengis.net/wfs/2.0" </w:instrText>
            </w:r>
            <w:ins w:id="3675" w:author="Eric Boisvert" w:date="2016-03-06T13:27:00Z"/>
            <w:r>
              <w:fldChar w:fldCharType="separate"/>
            </w:r>
            <w:r w:rsidR="001517B8" w:rsidRPr="00D970E9">
              <w:rPr>
                <w:rFonts w:ascii="Consolas" w:hAnsi="Consolas" w:cs="Consolas"/>
                <w:color w:val="0000FF"/>
                <w:sz w:val="20"/>
                <w:szCs w:val="20"/>
                <w:u w:val="single"/>
                <w:lang w:eastAsia="en-CA"/>
              </w:rPr>
              <w:t>http://www.opengis.net/wfs/2.0</w:t>
            </w:r>
            <w:r>
              <w:rPr>
                <w:rFonts w:ascii="Consolas" w:hAnsi="Consolas" w:cs="Consolas"/>
                <w:color w:val="0000FF"/>
                <w:sz w:val="20"/>
                <w:szCs w:val="20"/>
                <w:u w:val="single"/>
                <w:lang w:eastAsia="en-CA"/>
              </w:rPr>
              <w:fldChar w:fldCharType="end"/>
            </w:r>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pPr>
              <w:spacing w:after="0"/>
              <w:rPr>
                <w:rFonts w:ascii="Consolas" w:hAnsi="Consolas" w:cs="Consolas"/>
                <w:b/>
                <w:bCs/>
                <w:color w:val="000000"/>
                <w:sz w:val="20"/>
                <w:szCs w:val="20"/>
                <w:lang w:val="en-CA" w:eastAsia="en-CA"/>
              </w:rPr>
              <w:pPrChange w:id="3676" w:author="Eric Boisvert" w:date="2016-01-24T13:37:00Z">
                <w:pPr/>
              </w:pPrChange>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9F09E7">
            <w:pPr>
              <w:keepNext/>
              <w:spacing w:after="0"/>
              <w:rPr>
                <w:rFonts w:ascii="Consolas" w:hAnsi="Consolas" w:cs="Consolas"/>
                <w:color w:val="0000FF"/>
                <w:sz w:val="20"/>
                <w:szCs w:val="20"/>
                <w:u w:val="single"/>
                <w:lang w:val="en-CA" w:eastAsia="en-CA"/>
              </w:rPr>
              <w:pPrChange w:id="3677" w:author="Eric Boisvert" w:date="2016-02-14T13:33:00Z">
                <w:pPr/>
              </w:pPrChange>
            </w:pPr>
            <w:r>
              <w:fldChar w:fldCharType="begin"/>
            </w:r>
            <w:r>
              <w:instrText xml:space="preserve"> HYPERLINK "http://www.w3.org/1999/xlink" </w:instrText>
            </w:r>
            <w:ins w:id="3678" w:author="Eric Boisvert" w:date="2016-03-06T13:27:00Z"/>
            <w:r>
              <w:fldChar w:fldCharType="separate"/>
            </w:r>
            <w:r w:rsidR="001517B8" w:rsidRPr="00D970E9">
              <w:rPr>
                <w:rFonts w:ascii="Consolas" w:hAnsi="Consolas" w:cs="Consolas"/>
                <w:color w:val="0000FF"/>
                <w:sz w:val="20"/>
                <w:szCs w:val="20"/>
                <w:u w:val="single"/>
                <w:lang w:eastAsia="en-CA"/>
              </w:rPr>
              <w:t>http://www.w3.org/1999/xlink</w:t>
            </w:r>
            <w:r>
              <w:rPr>
                <w:rFonts w:ascii="Consolas" w:hAnsi="Consolas" w:cs="Consolas"/>
                <w:color w:val="0000FF"/>
                <w:sz w:val="20"/>
                <w:szCs w:val="20"/>
                <w:u w:val="single"/>
                <w:lang w:eastAsia="en-CA"/>
              </w:rPr>
              <w:fldChar w:fldCharType="end"/>
            </w:r>
          </w:p>
        </w:tc>
      </w:tr>
    </w:tbl>
    <w:p w14:paraId="448CB701" w14:textId="758BF899" w:rsidR="00415E41" w:rsidRDefault="00415E41">
      <w:pPr>
        <w:pStyle w:val="Caption"/>
        <w:rPr>
          <w:ins w:id="3679" w:author="Eric Boisvert" w:date="2016-02-14T13:33:00Z"/>
        </w:rPr>
      </w:pPr>
      <w:bookmarkStart w:id="3680" w:name="_Ref443220196"/>
      <w:ins w:id="3681" w:author="Eric Boisvert" w:date="2016-02-14T13:33:00Z">
        <w:r>
          <w:t xml:space="preserve">Table </w:t>
        </w:r>
        <w:r>
          <w:fldChar w:fldCharType="begin"/>
        </w:r>
        <w:r>
          <w:instrText xml:space="preserve"> SEQ Table \* ARABIC </w:instrText>
        </w:r>
      </w:ins>
      <w:r>
        <w:fldChar w:fldCharType="separate"/>
      </w:r>
      <w:ins w:id="3682" w:author="Eric Boisvert" w:date="2016-03-06T13:27:00Z">
        <w:r w:rsidR="004D34D6">
          <w:rPr>
            <w:noProof/>
          </w:rPr>
          <w:t>8</w:t>
        </w:r>
      </w:ins>
      <w:ins w:id="3683" w:author="Eric Boisvert" w:date="2016-02-14T13:33:00Z">
        <w:r>
          <w:fldChar w:fldCharType="end"/>
        </w:r>
        <w:bookmarkEnd w:id="3680"/>
        <w:r>
          <w:t xml:space="preserve"> : default prefix mapping for xml snippets</w:t>
        </w:r>
      </w:ins>
    </w:p>
    <w:p w14:paraId="019C8217" w14:textId="77777777" w:rsidR="00380908" w:rsidRDefault="001517B8" w:rsidP="00380908">
      <w:pPr>
        <w:rPr>
          <w:ins w:id="3684" w:author="Eric Boisvert" w:date="2016-02-14T14:08:00Z"/>
        </w:rPr>
      </w:pPr>
      <w:r>
        <w:t xml:space="preserve"> </w:t>
      </w:r>
    </w:p>
    <w:p w14:paraId="213BD9E7" w14:textId="1C6C4908" w:rsidR="00E20E2E" w:rsidRDefault="00FE640E" w:rsidP="00380908">
      <w:pPr>
        <w:rPr>
          <w:ins w:id="3685" w:author="Eric Boisvert" w:date="2016-02-14T14:08:00Z"/>
        </w:rPr>
      </w:pPr>
      <w:ins w:id="3686" w:author="Eric Boisvert" w:date="2016-02-14T14:08:00Z">
        <w:r>
          <w:t>Also to improve readability, the following XML entities are used</w:t>
        </w:r>
      </w:ins>
      <w:ins w:id="3687" w:author="Eric Boisvert" w:date="2016-03-06T13:56:00Z">
        <w:r w:rsidR="00B123AA">
          <w:t xml:space="preserve"> in instance examples</w:t>
        </w:r>
      </w:ins>
    </w:p>
    <w:p w14:paraId="3C9E2732" w14:textId="1CB7CF00" w:rsidR="00FE640E" w:rsidDel="00FE640E" w:rsidRDefault="00FE640E">
      <w:pPr>
        <w:numPr>
          <w:ilvl w:val="0"/>
          <w:numId w:val="48"/>
        </w:numPr>
        <w:rPr>
          <w:del w:id="3688" w:author="Eric Boisvert" w:date="2016-02-14T14:13:00Z"/>
        </w:rPr>
        <w:pPrChange w:id="3689" w:author="Eric Boisvert" w:date="2016-02-14T14:11:00Z">
          <w:pPr/>
        </w:pPrChange>
      </w:pPr>
    </w:p>
    <w:p w14:paraId="62A0F49E" w14:textId="544852C7" w:rsidR="00FE640E" w:rsidRPr="00FE640E" w:rsidRDefault="00FE640E">
      <w:pPr>
        <w:spacing w:after="0"/>
        <w:rPr>
          <w:ins w:id="3690" w:author="Eric Boisvert" w:date="2016-02-14T14:12:00Z"/>
          <w:rFonts w:ascii="Courier New" w:hAnsi="Courier New" w:cs="Courier New"/>
          <w:lang w:val="en-CA"/>
          <w:rPrChange w:id="3691" w:author="Eric Boisvert" w:date="2016-02-14T14:12:00Z">
            <w:rPr>
              <w:ins w:id="3692" w:author="Eric Boisvert" w:date="2016-02-14T14:12:00Z"/>
              <w:lang w:val="en-CA"/>
            </w:rPr>
          </w:rPrChange>
        </w:rPr>
        <w:pPrChange w:id="3693" w:author="Eric Boisvert" w:date="2016-02-14T14:12:00Z">
          <w:pPr/>
        </w:pPrChange>
      </w:pPr>
      <w:commentRangeStart w:id="3694"/>
      <w:ins w:id="3695" w:author="Eric Boisvert" w:date="2016-02-14T14:12:00Z">
        <w:r w:rsidRPr="00FE640E">
          <w:rPr>
            <w:rFonts w:ascii="Courier New" w:hAnsi="Courier New" w:cs="Courier New"/>
            <w:lang w:val="en-CA"/>
            <w:rPrChange w:id="3696" w:author="Eric Boisvert" w:date="2016-02-14T14:12:00Z">
              <w:rPr>
                <w:lang w:val="en-CA"/>
              </w:rPr>
            </w:rPrChange>
          </w:rPr>
          <w:t xml:space="preserve">&lt;!ENTITY </w:t>
        </w:r>
        <w:r>
          <w:rPr>
            <w:rFonts w:ascii="Courier New" w:hAnsi="Courier New" w:cs="Courier New"/>
            <w:lang w:val="en-CA"/>
          </w:rPr>
          <w:t>guid</w:t>
        </w:r>
        <w:r w:rsidRPr="00FE640E">
          <w:rPr>
            <w:rFonts w:ascii="Courier New" w:hAnsi="Courier New" w:cs="Courier New"/>
            <w:lang w:val="en-CA"/>
            <w:rPrChange w:id="3697" w:author="Eric Boisvert" w:date="2016-02-14T14:12:00Z">
              <w:rPr>
                <w:lang w:val="en-CA"/>
              </w:rPr>
            </w:rPrChange>
          </w:rPr>
          <w:t xml:space="preserve"> "</w:t>
        </w:r>
      </w:ins>
      <w:ins w:id="3698" w:author="Eric Boisvert" w:date="2016-02-14T14:13:00Z">
        <w:r w:rsidRPr="00FE640E">
          <w:rPr>
            <w:rFonts w:ascii="Courier New" w:hAnsi="Courier New" w:cs="Courier New"/>
            <w:lang w:val="en-CA"/>
          </w:rPr>
          <w:t>http://www.ietf.org/rfc/rfc2616</w:t>
        </w:r>
      </w:ins>
      <w:ins w:id="3699" w:author="Eric Boisvert" w:date="2016-02-14T14:12:00Z">
        <w:r w:rsidRPr="00FE640E">
          <w:rPr>
            <w:rFonts w:ascii="Courier New" w:hAnsi="Courier New" w:cs="Courier New"/>
            <w:lang w:val="en-CA"/>
            <w:rPrChange w:id="3700" w:author="Eric Boisvert" w:date="2016-02-14T14:12:00Z">
              <w:rPr>
                <w:lang w:val="en-CA"/>
              </w:rPr>
            </w:rPrChange>
          </w:rPr>
          <w:t>"&gt;</w:t>
        </w:r>
      </w:ins>
      <w:commentRangeEnd w:id="3694"/>
      <w:ins w:id="3701" w:author="Eric Boisvert" w:date="2016-02-14T14:13:00Z">
        <w:r>
          <w:rPr>
            <w:rStyle w:val="CommentReference"/>
          </w:rPr>
          <w:commentReference w:id="3694"/>
        </w:r>
      </w:ins>
    </w:p>
    <w:p w14:paraId="53D5459D" w14:textId="004B31ED" w:rsidR="00FE640E" w:rsidRPr="00FE640E" w:rsidRDefault="00FE640E">
      <w:pPr>
        <w:spacing w:after="0"/>
        <w:rPr>
          <w:ins w:id="3702" w:author="Eric Boisvert" w:date="2016-02-14T14:12:00Z"/>
          <w:rFonts w:ascii="Courier New" w:hAnsi="Courier New" w:cs="Courier New"/>
          <w:lang w:val="en-CA"/>
          <w:rPrChange w:id="3703" w:author="Eric Boisvert" w:date="2016-02-14T14:12:00Z">
            <w:rPr>
              <w:ins w:id="3704" w:author="Eric Boisvert" w:date="2016-02-14T14:12:00Z"/>
              <w:lang w:val="en-CA"/>
            </w:rPr>
          </w:rPrChange>
        </w:rPr>
        <w:pPrChange w:id="3705" w:author="Eric Boisvert" w:date="2016-02-14T14:12:00Z">
          <w:pPr/>
        </w:pPrChange>
      </w:pPr>
      <w:ins w:id="3706" w:author="Eric Boisvert" w:date="2016-02-14T14:12:00Z">
        <w:r w:rsidRPr="00FE640E">
          <w:rPr>
            <w:rFonts w:ascii="Courier New" w:hAnsi="Courier New" w:cs="Courier New"/>
            <w:lang w:val="en-CA"/>
            <w:rPrChange w:id="3707" w:author="Eric Boisvert" w:date="2016-02-14T14:12:00Z">
              <w:rPr>
                <w:lang w:val="en-CA"/>
              </w:rPr>
            </w:rPrChange>
          </w:rPr>
          <w:t xml:space="preserve">&lt;!ENTITY </w:t>
        </w:r>
      </w:ins>
      <w:ins w:id="3708" w:author="Eric Boisvert" w:date="2016-02-14T14:13:00Z">
        <w:r>
          <w:rPr>
            <w:rFonts w:ascii="Courier New" w:hAnsi="Courier New" w:cs="Courier New"/>
          </w:rPr>
          <w:t>resource</w:t>
        </w:r>
        <w:r>
          <w:t xml:space="preserve"> </w:t>
        </w:r>
      </w:ins>
      <w:ins w:id="3709" w:author="Eric Boisvert" w:date="2016-02-14T14:12:00Z">
        <w:r w:rsidRPr="00FE640E">
          <w:rPr>
            <w:rFonts w:ascii="Courier New" w:hAnsi="Courier New" w:cs="Courier New"/>
            <w:lang w:val="en-CA"/>
            <w:rPrChange w:id="3710" w:author="Eric Boisvert" w:date="2016-02-14T14:12:00Z">
              <w:rPr>
                <w:lang w:val="en-CA"/>
              </w:rPr>
            </w:rPrChange>
          </w:rPr>
          <w:t>"</w:t>
        </w:r>
      </w:ins>
      <w:ins w:id="3711" w:author="Eric Boisvert" w:date="2016-02-14T14:13:00Z">
        <w:r w:rsidRPr="00FE640E">
          <w:t xml:space="preserve"> </w:t>
        </w:r>
        <w:r w:rsidRPr="00FE640E">
          <w:rPr>
            <w:rFonts w:ascii="Courier New" w:hAnsi="Courier New" w:cs="Courier New"/>
            <w:lang w:val="en-CA"/>
          </w:rPr>
          <w:t xml:space="preserve">http://resource.geosciml.org </w:t>
        </w:r>
      </w:ins>
      <w:ins w:id="3712" w:author="Eric Boisvert" w:date="2016-02-14T14:12:00Z">
        <w:r w:rsidRPr="00FE640E">
          <w:rPr>
            <w:rFonts w:ascii="Courier New" w:hAnsi="Courier New" w:cs="Courier New"/>
            <w:lang w:val="en-CA"/>
            <w:rPrChange w:id="3713" w:author="Eric Boisvert" w:date="2016-02-14T14:12:00Z">
              <w:rPr>
                <w:lang w:val="en-CA"/>
              </w:rPr>
            </w:rPrChange>
          </w:rPr>
          <w:t>"&gt;</w:t>
        </w:r>
      </w:ins>
    </w:p>
    <w:p w14:paraId="37DC674F" w14:textId="77777777" w:rsidR="00FE640E" w:rsidRPr="00FE640E" w:rsidRDefault="00FE640E">
      <w:pPr>
        <w:spacing w:after="0"/>
        <w:rPr>
          <w:ins w:id="3714" w:author="Eric Boisvert" w:date="2016-02-14T14:12:00Z"/>
          <w:rFonts w:ascii="Courier New" w:hAnsi="Courier New" w:cs="Courier New"/>
          <w:lang w:val="en-CA"/>
          <w:rPrChange w:id="3715" w:author="Eric Boisvert" w:date="2016-02-14T14:12:00Z">
            <w:rPr>
              <w:ins w:id="3716" w:author="Eric Boisvert" w:date="2016-02-14T14:12:00Z"/>
              <w:lang w:val="en-CA"/>
            </w:rPr>
          </w:rPrChange>
        </w:rPr>
        <w:pPrChange w:id="3717" w:author="Eric Boisvert" w:date="2016-02-14T14:12:00Z">
          <w:pPr/>
        </w:pPrChange>
      </w:pPr>
      <w:ins w:id="3718" w:author="Eric Boisvert" w:date="2016-02-14T14:12:00Z">
        <w:r w:rsidRPr="00FE640E">
          <w:rPr>
            <w:rFonts w:ascii="Courier New" w:hAnsi="Courier New" w:cs="Courier New"/>
            <w:lang w:val="en-CA"/>
            <w:rPrChange w:id="3719" w:author="Eric Boisvert" w:date="2016-02-14T14:12:00Z">
              <w:rPr>
                <w:lang w:val="en-CA"/>
              </w:rPr>
            </w:rPrChange>
          </w:rPr>
          <w:t>&lt;!ENTITY nil "http://www.opengis.net/def/nil/OGC/0/unknown"&gt;</w:t>
        </w:r>
      </w:ins>
    </w:p>
    <w:p w14:paraId="4C6BAEAB" w14:textId="1D742249" w:rsidR="00FE640E" w:rsidRPr="00FE640E" w:rsidRDefault="00FE640E">
      <w:pPr>
        <w:spacing w:after="0"/>
        <w:rPr>
          <w:ins w:id="3720" w:author="Eric Boisvert" w:date="2016-02-14T14:12:00Z"/>
          <w:rFonts w:ascii="Courier New" w:hAnsi="Courier New" w:cs="Courier New"/>
          <w:lang w:val="en-CA"/>
          <w:rPrChange w:id="3721" w:author="Eric Boisvert" w:date="2016-02-14T14:12:00Z">
            <w:rPr>
              <w:ins w:id="3722" w:author="Eric Boisvert" w:date="2016-02-14T14:12:00Z"/>
              <w:lang w:val="en-CA"/>
            </w:rPr>
          </w:rPrChange>
        </w:rPr>
        <w:pPrChange w:id="3723" w:author="Eric Boisvert" w:date="2016-02-14T14:12:00Z">
          <w:pPr/>
        </w:pPrChange>
      </w:pPr>
      <w:ins w:id="3724" w:author="Eric Boisvert" w:date="2016-02-14T14:12:00Z">
        <w:r w:rsidRPr="00FE640E">
          <w:rPr>
            <w:rFonts w:ascii="Courier New" w:hAnsi="Courier New" w:cs="Courier New"/>
            <w:lang w:val="en-CA"/>
            <w:rPrChange w:id="3725" w:author="Eric Boisvert" w:date="2016-02-14T14:12:00Z">
              <w:rPr>
                <w:lang w:val="en-CA"/>
              </w:rPr>
            </w:rPrChange>
          </w:rPr>
          <w:t>]&gt;</w:t>
        </w:r>
      </w:ins>
    </w:p>
    <w:p w14:paraId="5A18B9B3" w14:textId="77777777" w:rsidR="00FE640E" w:rsidRPr="009B3BBD" w:rsidRDefault="00FE640E" w:rsidP="009B3BBD">
      <w:pPr>
        <w:rPr>
          <w:lang w:val="en-CA"/>
        </w:rPr>
      </w:pPr>
    </w:p>
    <w:p w14:paraId="238F699D" w14:textId="7CFF7266" w:rsidR="009B3BBD" w:rsidRDefault="009B3BBD" w:rsidP="009B3BBD">
      <w:pPr>
        <w:pStyle w:val="Heading2"/>
        <w:rPr>
          <w:lang w:val="en-CA"/>
        </w:rPr>
      </w:pPr>
      <w:bookmarkStart w:id="3726" w:name="_Toc445034238"/>
      <w:r w:rsidRPr="00D12552">
        <w:rPr>
          <w:lang w:val="en-CA"/>
        </w:rPr>
        <w:t xml:space="preserve">GeoSciML </w:t>
      </w:r>
      <w:r>
        <w:rPr>
          <w:lang w:val="en-CA"/>
        </w:rPr>
        <w:t>Core XML</w:t>
      </w:r>
      <w:r w:rsidRPr="00D12552">
        <w:rPr>
          <w:lang w:val="en-CA"/>
        </w:rPr>
        <w:t xml:space="preserve"> </w:t>
      </w:r>
      <w:ins w:id="3727" w:author="Eric Boisvert" w:date="2016-02-27T14:49:00Z">
        <w:r w:rsidR="00AF7E7A">
          <w:rPr>
            <w:lang w:val="en-CA"/>
          </w:rPr>
          <w:t xml:space="preserve">Abstract </w:t>
        </w:r>
      </w:ins>
      <w:r w:rsidRPr="00D12552">
        <w:rPr>
          <w:lang w:val="en-CA"/>
        </w:rPr>
        <w:t>Requirements Class</w:t>
      </w:r>
      <w:bookmarkEnd w:id="3726"/>
    </w:p>
    <w:p w14:paraId="46D450FC" w14:textId="77777777" w:rsidR="005A0C30" w:rsidRDefault="005A0C30" w:rsidP="005A0C30">
      <w:pPr>
        <w:rPr>
          <w:ins w:id="3728" w:author="Eric Boisvert" w:date="2016-01-24T13:38:00Z"/>
          <w:lang w:val="en-CA"/>
        </w:rPr>
      </w:pPr>
    </w:p>
    <w:p w14:paraId="7F6C0035" w14:textId="68D98CE7" w:rsidR="0099305B" w:rsidRPr="005A0C30" w:rsidRDefault="00AF7E7A" w:rsidP="005A0C30">
      <w:pPr>
        <w:rPr>
          <w:lang w:val="en-CA"/>
        </w:rPr>
      </w:pPr>
      <w:ins w:id="3729" w:author="Eric Boisvert" w:date="2016-01-24T13:38:00Z">
        <w:r>
          <w:rPr>
            <w:lang w:val="en-CA"/>
          </w:rPr>
          <w:t>Th</w:t>
        </w:r>
      </w:ins>
      <w:ins w:id="3730" w:author="Eric Boisvert" w:date="2016-02-27T14:48:00Z">
        <w:r>
          <w:rPr>
            <w:lang w:val="en-CA"/>
          </w:rPr>
          <w:t>is</w:t>
        </w:r>
      </w:ins>
      <w:ins w:id="3731" w:author="Eric Boisvert" w:date="2016-01-24T13:38:00Z">
        <w:r w:rsidR="0099305B">
          <w:rPr>
            <w:lang w:val="en-CA"/>
          </w:rPr>
          <w:t xml:space="preserve"> requiremen</w:t>
        </w:r>
      </w:ins>
      <w:ins w:id="3732" w:author="Eric Boisvert" w:date="2016-01-24T13:39:00Z">
        <w:r w:rsidR="0099305B">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6ED4B640" w:rsidR="00AD7649" w:rsidRPr="00D12552" w:rsidRDefault="00AF7E7A" w:rsidP="00380908">
            <w:pPr>
              <w:keepNext/>
              <w:spacing w:before="100" w:beforeAutospacing="1" w:after="100" w:afterAutospacing="1" w:line="230" w:lineRule="atLeast"/>
              <w:jc w:val="both"/>
              <w:rPr>
                <w:rFonts w:eastAsia="MS Mincho"/>
                <w:b/>
                <w:sz w:val="22"/>
                <w:lang w:val="en-CA"/>
              </w:rPr>
            </w:pPr>
            <w:ins w:id="3733" w:author="Eric Boisvert" w:date="2016-02-27T14:49:00Z">
              <w:r>
                <w:rPr>
                  <w:rFonts w:eastAsia="MS Mincho"/>
                  <w:b/>
                  <w:sz w:val="22"/>
                  <w:lang w:val="en-CA"/>
                </w:rPr>
                <w:t xml:space="preserve">Abstract </w:t>
              </w:r>
            </w:ins>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734"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735" w:author="Eric Boisvert" w:date="2015-10-30T05:55:00Z"/>
                <w:rFonts w:eastAsia="MS Mincho"/>
                <w:lang w:val="en-CA"/>
              </w:rPr>
            </w:pPr>
            <w:ins w:id="3736"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737" w:author="Eric Boisvert" w:date="2015-10-30T05:55:00Z"/>
                <w:rFonts w:eastAsia="MS Mincho"/>
                <w:b/>
                <w:color w:val="0000FF"/>
                <w:sz w:val="22"/>
                <w:lang w:val="en-CA"/>
              </w:rPr>
            </w:pPr>
            <w:ins w:id="3738"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739"/>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739"/>
            <w:r w:rsidR="00106124">
              <w:rPr>
                <w:rStyle w:val="CommentReference"/>
              </w:rPr>
              <w:commentReference w:id="3739"/>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740"/>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3740"/>
            <w:r w:rsidR="00106124">
              <w:rPr>
                <w:rStyle w:val="CommentReference"/>
              </w:rPr>
              <w:commentReference w:id="3740"/>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741" w:name="_Toc445034239"/>
      <w:r>
        <w:rPr>
          <w:lang w:val="en-CA"/>
        </w:rPr>
        <w:t>XML document validation</w:t>
      </w:r>
      <w:bookmarkEnd w:id="3741"/>
    </w:p>
    <w:p w14:paraId="0167B34A" w14:textId="77777777" w:rsidR="00B95F74" w:rsidRDefault="00B95F74" w:rsidP="00380908">
      <w:pPr>
        <w:rPr>
          <w:ins w:id="3742" w:author="Eric Boisvert" w:date="2016-01-20T05:27:00Z"/>
          <w:lang w:val="en-CA"/>
        </w:rPr>
      </w:pPr>
    </w:p>
    <w:p w14:paraId="474E80BF" w14:textId="77777777" w:rsidR="00380908" w:rsidRDefault="00380908" w:rsidP="00380908">
      <w:pPr>
        <w:rPr>
          <w:lang w:val="en-CA"/>
        </w:rPr>
      </w:pPr>
      <w:commentRangeStart w:id="3743"/>
      <w:r>
        <w:rPr>
          <w:lang w:val="en-CA"/>
        </w:rPr>
        <w:t xml:space="preserve">An XML instance shall validate to both the XSD and schematron rules provided by this specification for each of the XML requirements classes. </w:t>
      </w:r>
      <w:commentRangeEnd w:id="3743"/>
      <w:r w:rsidR="00C859E9">
        <w:rPr>
          <w:rStyle w:val="CommentReference"/>
        </w:rPr>
        <w:commentReference w:id="3743"/>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744"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375F2236" w:rsidR="00380908" w:rsidRPr="00D12552" w:rsidRDefault="00380908" w:rsidP="00415E41">
            <w:pPr>
              <w:pStyle w:val="Tabletext10"/>
              <w:jc w:val="left"/>
              <w:rPr>
                <w:rStyle w:val="reqtext"/>
                <w:lang w:val="en-CA"/>
              </w:rPr>
            </w:pPr>
            <w:r>
              <w:rPr>
                <w:rStyle w:val="reqtext"/>
                <w:lang w:val="en-CA"/>
              </w:rPr>
              <w:t xml:space="preserve">XML instance SHALL </w:t>
            </w:r>
            <w:ins w:id="3745" w:author="Eric Boisvert" w:date="2016-02-14T13:34:00Z">
              <w:r w:rsidR="00415E41">
                <w:rPr>
                  <w:rStyle w:val="reqtext"/>
                  <w:lang w:val="en-CA"/>
                </w:rPr>
                <w:t>pass</w:t>
              </w:r>
            </w:ins>
            <w:del w:id="3746" w:author="Eric Boisvert" w:date="2016-02-14T13:34:00Z">
              <w:r w:rsidDel="00415E41">
                <w:rPr>
                  <w:rStyle w:val="reqtext"/>
                  <w:lang w:val="en-CA"/>
                </w:rPr>
                <w:delText>against</w:delText>
              </w:r>
            </w:del>
            <w:r>
              <w:rPr>
                <w:rStyle w:val="reqtext"/>
                <w:lang w:val="en-CA"/>
              </w:rPr>
              <w:t xml:space="preserve"> schematron rules</w:t>
            </w:r>
          </w:p>
        </w:tc>
      </w:tr>
    </w:tbl>
    <w:p w14:paraId="3812B48A" w14:textId="77777777" w:rsidR="00380908" w:rsidRDefault="00380908" w:rsidP="00AD7649">
      <w:pPr>
        <w:rPr>
          <w:lang w:val="en-CA"/>
        </w:rPr>
      </w:pPr>
    </w:p>
    <w:p w14:paraId="2C975498" w14:textId="013A7BDF" w:rsidR="005C1C53" w:rsidRDefault="005C1C53" w:rsidP="00AD7649">
      <w:pPr>
        <w:rPr>
          <w:lang w:val="en-CA"/>
        </w:rPr>
      </w:pPr>
      <w:commentRangeStart w:id="3747"/>
      <w:r>
        <w:rPr>
          <w:lang w:val="en-CA"/>
        </w:rPr>
        <w:t xml:space="preserve">Some core rules are implemented in .sch </w:t>
      </w:r>
      <w:del w:id="3748" w:author="Eric Boisvert" w:date="2016-01-23T11:34:00Z">
        <w:r w:rsidDel="005F3FAD">
          <w:rPr>
            <w:lang w:val="en-CA"/>
          </w:rPr>
          <w:delText xml:space="preserve">that </w:delText>
        </w:r>
      </w:del>
      <w:ins w:id="3749" w:author="Eric Boisvert" w:date="2016-01-23T11:34:00Z">
        <w:r w:rsidR="005F3FAD">
          <w:rPr>
            <w:lang w:val="en-CA"/>
          </w:rPr>
          <w:t xml:space="preserve">and </w:t>
        </w:r>
      </w:ins>
      <w:r>
        <w:rPr>
          <w:lang w:val="en-CA"/>
        </w:rPr>
        <w:t>apply to all instances</w:t>
      </w:r>
      <w:commentRangeEnd w:id="3747"/>
      <w:r>
        <w:rPr>
          <w:rStyle w:val="CommentReference"/>
        </w:rPr>
        <w:commentReference w:id="3747"/>
      </w:r>
      <w:r w:rsidR="005B40C3">
        <w:rPr>
          <w:lang w:val="en-CA"/>
        </w:rPr>
        <w:t xml:space="preserve">.  Since this is a </w:t>
      </w:r>
      <w:r w:rsidR="005B40C3" w:rsidRPr="005F3FAD">
        <w:rPr>
          <w:u w:val="single"/>
          <w:lang w:val="en-CA"/>
          <w:rPrChange w:id="3750" w:author="Eric Boisvert" w:date="2016-01-23T11:34:00Z">
            <w:rPr>
              <w:lang w:val="en-CA"/>
            </w:rPr>
          </w:rPrChange>
        </w:rPr>
        <w:t>abstract</w:t>
      </w:r>
      <w:r w:rsidR="005B40C3">
        <w:rPr>
          <w:lang w:val="en-CA"/>
        </w:rPr>
        <w:t xml:space="preserve"> requirement</w:t>
      </w:r>
      <w:ins w:id="3751" w:author="Eric Boisvert" w:date="2016-03-06T13:58:00Z">
        <w:r w:rsidR="00B123AA">
          <w:rPr>
            <w:lang w:val="en-CA"/>
          </w:rPr>
          <w:t>s</w:t>
        </w:r>
      </w:ins>
      <w:r w:rsidR="005B40C3">
        <w:rPr>
          <w:lang w:val="en-CA"/>
        </w:rPr>
        <w:t xml:space="preserve"> class, there are no instance of “core” to be tested.  But all concrete </w:t>
      </w:r>
      <w:del w:id="3752" w:author="Eric Boisvert" w:date="2016-01-23T11:35:00Z">
        <w:r w:rsidR="005B40C3" w:rsidDel="005F3FAD">
          <w:rPr>
            <w:lang w:val="en-CA"/>
          </w:rPr>
          <w:delText>targets will import this schematron file</w:delText>
        </w:r>
      </w:del>
      <w:ins w:id="3753" w:author="Eric Boisvert" w:date="2016-01-23T11:35:00Z">
        <w:r w:rsidR="005F3FAD">
          <w:rPr>
            <w:lang w:val="en-CA"/>
          </w:rPr>
          <w:t>requirements classes will inherit from this requirements class</w:t>
        </w:r>
      </w:ins>
      <w:r w:rsidR="005B40C3">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3754" w:author="Eric Boisvert" w:date="2016-02-14T13:46:00Z">
          <w:pPr/>
        </w:pPrChange>
      </w:pPr>
      <w:r>
        <w:rPr>
          <w:lang w:val="en-CA"/>
        </w:rPr>
        <w:t xml:space="preserve"> </w:t>
      </w:r>
      <w:bookmarkStart w:id="3755" w:name="_Toc445034240"/>
      <w:r>
        <w:rPr>
          <w:lang w:val="en-CA"/>
        </w:rPr>
        <w:t>Reference</w:t>
      </w:r>
      <w:bookmarkEnd w:id="3755"/>
    </w:p>
    <w:p w14:paraId="3BAEC3D3" w14:textId="77777777" w:rsidR="00B123AA" w:rsidRDefault="00B123AA" w:rsidP="00AD7649">
      <w:pPr>
        <w:rPr>
          <w:ins w:id="3756" w:author="Eric Boisvert" w:date="2016-03-06T13:59:00Z"/>
          <w:lang w:val="en-CA"/>
        </w:rPr>
      </w:pPr>
    </w:p>
    <w:p w14:paraId="3A9B36C4" w14:textId="40744685" w:rsidR="00B123AA" w:rsidRDefault="00B123AA" w:rsidP="00AD7649">
      <w:pPr>
        <w:rPr>
          <w:ins w:id="3757" w:author="Eric Boisvert" w:date="2016-02-14T13:46:00Z"/>
          <w:lang w:val="en-CA"/>
        </w:rPr>
      </w:pPr>
      <w:ins w:id="3758" w:author="Eric Boisvert" w:date="2016-03-06T13:59:00Z">
        <w:r>
          <w:rPr>
            <w:lang w:val="en-CA"/>
          </w:rPr>
          <w:t xml:space="preserve">This requirement enforces the use a Linked Data URI </w:t>
        </w:r>
      </w:ins>
      <w:ins w:id="3759" w:author="Eric Boisvert" w:date="2016-03-06T14:03:00Z">
        <w:r>
          <w:rPr>
            <w:lang w:val="en-CA"/>
          </w:rPr>
          <w:t>in xlink:href and gml:identifier.</w:t>
        </w:r>
      </w:ins>
      <w:ins w:id="3760" w:author="Eric Boisvert" w:date="2016-03-06T14:04:00Z">
        <w:r>
          <w:rPr>
            <w:lang w:val="en-CA"/>
          </w:rPr>
          <w:t xml:space="preserve">  Linked Data URIs play the dual role of identifier and accessor (a mean to retrieve an instance).  The requirement clarifies some</w:t>
        </w:r>
      </w:ins>
      <w:ins w:id="3761" w:author="Eric Boisvert" w:date="2016-03-06T14:07:00Z">
        <w:r w:rsidR="00C67B89">
          <w:rPr>
            <w:lang w:val="en-CA"/>
          </w:rPr>
          <w:t xml:space="preserve"> expectation about the use of those URIs </w:t>
        </w:r>
      </w:ins>
      <w:ins w:id="3762" w:author="Eric Boisvert" w:date="2016-03-06T14:08:00Z">
        <w:r w:rsidR="00C67B89">
          <w:rPr>
            <w:lang w:val="en-CA"/>
          </w:rPr>
          <w:t>in</w:t>
        </w:r>
      </w:ins>
      <w:ins w:id="3763" w:author="Eric Boisvert" w:date="2016-03-06T14:07:00Z">
        <w:r w:rsidR="00C67B89">
          <w:rPr>
            <w:lang w:val="en-CA"/>
          </w:rPr>
          <w:t xml:space="preserve"> processing XML instance</w:t>
        </w:r>
      </w:ins>
      <w:ins w:id="3764" w:author="Eric Boisvert" w:date="2016-03-06T14:08:00Z">
        <w:r w:rsidR="00C67B89">
          <w:rPr>
            <w:lang w:val="en-CA"/>
          </w:rPr>
          <w:t>s</w:t>
        </w:r>
      </w:ins>
      <w:ins w:id="3765" w:author="Eric Boisvert" w:date="2016-03-06T14:07:00Z">
        <w:r w:rsidR="00C67B89">
          <w:rPr>
            <w:lang w:val="en-CA"/>
          </w:rPr>
          <w:t>.</w:t>
        </w:r>
      </w:ins>
    </w:p>
    <w:p w14:paraId="1125D7C9" w14:textId="266E7145" w:rsidR="00A8510C" w:rsidRDefault="00A8510C" w:rsidP="00AD7649">
      <w:pPr>
        <w:rPr>
          <w:ins w:id="3766" w:author="Eric Boisvert" w:date="2016-03-06T14:08:00Z"/>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w:t>
      </w:r>
      <w:ins w:id="3767"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3768" w:author="Eric Boisvert" w:date="2016-02-14T13:37:00Z"/>
          <w:lang w:val="en-CA"/>
        </w:rPr>
      </w:pPr>
      <w:ins w:id="3769" w:author="Eric Boisvert" w:date="2016-03-06T14:08:00Z">
        <w:r>
          <w:rPr>
            <w:lang w:val="en-CA"/>
          </w:rPr>
          <w:t xml:space="preserve">W3C XLink </w:t>
        </w:r>
      </w:ins>
      <w:ins w:id="3770" w:author="Eric Boisvert" w:date="2016-03-06T14:11:00Z">
        <w:r>
          <w:rPr>
            <w:lang w:val="en-CA"/>
          </w:rPr>
          <w:t xml:space="preserve">tells where the resource is, but not </w:t>
        </w:r>
        <w:r w:rsidRPr="00C67B89">
          <w:rPr>
            <w:u w:val="single"/>
            <w:lang w:val="en-CA"/>
            <w:rPrChange w:id="3771" w:author="Eric Boisvert" w:date="2016-03-06T14:12:00Z">
              <w:rPr>
                <w:lang w:val="en-CA"/>
              </w:rPr>
            </w:rPrChange>
          </w:rPr>
          <w:t>what</w:t>
        </w:r>
      </w:ins>
      <w:ins w:id="3772" w:author="Eric Boisvert" w:date="2016-03-06T14:25:00Z">
        <w:r w:rsidR="0042527D">
          <w:rPr>
            <w:u w:val="single"/>
            <w:lang w:val="en-CA"/>
          </w:rPr>
          <w:t xml:space="preserve"> it is</w:t>
        </w:r>
      </w:ins>
      <w:ins w:id="3773" w:author="Eric Boisvert" w:date="2016-03-06T14:12:00Z">
        <w:r>
          <w:rPr>
            <w:u w:val="single"/>
            <w:lang w:val="en-CA"/>
          </w:rPr>
          <w:t xml:space="preserve"> (</w:t>
        </w:r>
      </w:ins>
      <w:ins w:id="3774" w:author="Eric Boisvert" w:date="2016-03-06T14:24:00Z">
        <w:r w:rsidR="0042527D">
          <w:rPr>
            <w:u w:val="single"/>
            <w:lang w:val="en-CA"/>
          </w:rPr>
          <w:t>the identity of what will be retrieve</w:t>
        </w:r>
      </w:ins>
      <w:ins w:id="3775" w:author="Eric Boisvert" w:date="2016-03-06T14:12:00Z">
        <w:r>
          <w:rPr>
            <w:u w:val="single"/>
            <w:lang w:val="en-CA"/>
          </w:rPr>
          <w:t>)</w:t>
        </w:r>
      </w:ins>
      <w:ins w:id="3776" w:author="Eric Boisvert" w:date="2016-03-06T14:16:00Z">
        <w:r w:rsidR="0042527D">
          <w:rPr>
            <w:lang w:val="en-CA"/>
          </w:rPr>
          <w:t xml:space="preserve">.  </w:t>
        </w:r>
      </w:ins>
      <w:ins w:id="3777" w:author="Eric Boisvert" w:date="2016-03-06T14:12:00Z">
        <w:r>
          <w:rPr>
            <w:lang w:val="en-CA"/>
          </w:rPr>
          <w:t>Obviously, the identifier is often part of the link</w:t>
        </w:r>
      </w:ins>
      <w:ins w:id="3778" w:author="Eric Boisvert" w:date="2016-03-06T14:21:00Z">
        <w:r w:rsidR="0042527D">
          <w:rPr>
            <w:lang w:val="en-CA"/>
          </w:rPr>
          <w:t>, but it requires from the client a prior knowledge of the API (SOS or WFS</w:t>
        </w:r>
      </w:ins>
      <w:ins w:id="3779" w:author="Eric Boisvert" w:date="2016-03-06T14:25:00Z">
        <w:r w:rsidR="0042527D">
          <w:rPr>
            <w:lang w:val="en-CA"/>
          </w:rPr>
          <w:t xml:space="preserve"> for example</w:t>
        </w:r>
      </w:ins>
      <w:ins w:id="3780" w:author="Eric Boisvert" w:date="2016-03-06T14:21:00Z">
        <w:r w:rsidR="0042527D">
          <w:rPr>
            <w:lang w:val="en-CA"/>
          </w:rPr>
          <w:t>) and where to find the identifier in the list of parameters.</w:t>
        </w:r>
      </w:ins>
    </w:p>
    <w:p w14:paraId="02275925" w14:textId="28DCA5CD" w:rsidR="00C13B9B" w:rsidRDefault="00C13B9B" w:rsidP="00C13B9B">
      <w:pPr>
        <w:rPr>
          <w:ins w:id="3781" w:author="Eric Boisvert" w:date="2016-02-14T13:37:00Z"/>
          <w:lang w:val="en-CA"/>
        </w:rPr>
      </w:pPr>
      <w:ins w:id="3782" w:author="Eric Boisvert" w:date="2016-02-14T13:37:00Z">
        <w:r>
          <w:rPr>
            <w:lang w:val="en-CA"/>
          </w:rPr>
          <w:t xml:space="preserve">This example shows 3 encoding of a gsmlb:specification property containing (or referring) to </w:t>
        </w:r>
      </w:ins>
      <w:ins w:id="3783" w:author="Eric Boisvert" w:date="2016-03-06T14:26:00Z">
        <w:r w:rsidR="0042527D">
          <w:rPr>
            <w:lang w:val="en-CA"/>
          </w:rPr>
          <w:t>the same</w:t>
        </w:r>
      </w:ins>
      <w:ins w:id="3784" w:author="Eric Boisvert" w:date="2016-02-14T13:37:00Z">
        <w:r>
          <w:rPr>
            <w:lang w:val="en-CA"/>
          </w:rPr>
          <w:t xml:space="preserve"> gsmlb:GeologicUnit</w:t>
        </w:r>
      </w:ins>
      <w:ins w:id="3785" w:author="Eric Boisvert" w:date="2016-03-06T14:26:00Z">
        <w:r w:rsidR="0042527D">
          <w:rPr>
            <w:lang w:val="en-CA"/>
          </w:rPr>
          <w:t xml:space="preserve"> instance</w:t>
        </w:r>
      </w:ins>
      <w:ins w:id="3786" w:author="Eric Boisvert" w:date="2016-02-14T13:37:00Z">
        <w:r>
          <w:rPr>
            <w:lang w:val="en-CA"/>
          </w:rPr>
          <w:t xml:space="preserve">.  The first is inline, </w:t>
        </w:r>
      </w:ins>
      <w:ins w:id="3787" w:author="Eric Boisvert" w:date="2016-03-06T14:26:00Z">
        <w:r w:rsidR="0042527D">
          <w:rPr>
            <w:lang w:val="en-CA"/>
          </w:rPr>
          <w:t>the second uses a local reference, while the last</w:t>
        </w:r>
      </w:ins>
      <w:ins w:id="3788" w:author="Eric Boisvert" w:date="2016-02-14T13:37:00Z">
        <w:r>
          <w:rPr>
            <w:lang w:val="en-CA"/>
          </w:rPr>
          <w:t xml:space="preserve">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3789" w:author="Eric Boisvert" w:date="2015-10-30T06:31:00Z">
            <w:rPr>
              <w:lang w:val="en-CA"/>
            </w:rPr>
          </w:rPrChange>
        </w:rPr>
        <w:pPrChange w:id="3790" w:author="Eric Boisvert" w:date="2015-10-30T06:31:00Z">
          <w:pPr/>
        </w:pPrChange>
      </w:pPr>
      <w:r w:rsidRPr="00174304">
        <w:rPr>
          <w:rFonts w:ascii="Courier New" w:hAnsi="Courier New" w:cs="Courier New"/>
          <w:sz w:val="20"/>
          <w:szCs w:val="20"/>
          <w:lang w:val="en-CA"/>
          <w:rPrChange w:id="3791" w:author="Eric Boisvert" w:date="2015-10-30T06:31:00Z">
            <w:rPr>
              <w:lang w:val="en-CA"/>
            </w:rPr>
          </w:rPrChange>
        </w:rPr>
        <w:lastRenderedPageBreak/>
        <w:t>&lt;gsmlb:GSML&gt;</w:t>
      </w:r>
    </w:p>
    <w:p w14:paraId="2D9F9469" w14:textId="77777777" w:rsidR="00174304" w:rsidRPr="00174304" w:rsidRDefault="00174304">
      <w:pPr>
        <w:contextualSpacing/>
        <w:rPr>
          <w:rFonts w:ascii="Courier New" w:hAnsi="Courier New" w:cs="Courier New"/>
          <w:sz w:val="20"/>
          <w:szCs w:val="20"/>
          <w:lang w:val="en-CA"/>
          <w:rPrChange w:id="3792" w:author="Eric Boisvert" w:date="2015-10-30T06:31:00Z">
            <w:rPr>
              <w:lang w:val="en-CA"/>
            </w:rPr>
          </w:rPrChange>
        </w:rPr>
        <w:pPrChange w:id="3793" w:author="Eric Boisvert" w:date="2015-10-30T06:31:00Z">
          <w:pPr/>
        </w:pPrChange>
      </w:pPr>
      <w:r w:rsidRPr="00174304">
        <w:rPr>
          <w:rFonts w:ascii="Courier New" w:hAnsi="Courier New" w:cs="Courier New"/>
          <w:sz w:val="20"/>
          <w:szCs w:val="20"/>
          <w:lang w:val="en-CA"/>
          <w:rPrChange w:id="3794" w:author="Eric Boisvert" w:date="2015-10-30T06:31:00Z">
            <w:rPr>
              <w:lang w:val="en-CA"/>
            </w:rPr>
          </w:rPrChange>
        </w:rPr>
        <w:t>&lt;gsmlb:mappedItem&gt;</w:t>
      </w:r>
    </w:p>
    <w:p w14:paraId="5E0D496C" w14:textId="77777777" w:rsidR="00174304" w:rsidRPr="00174304" w:rsidRDefault="00174304">
      <w:pPr>
        <w:contextualSpacing/>
        <w:rPr>
          <w:rFonts w:ascii="Courier New" w:hAnsi="Courier New" w:cs="Courier New"/>
          <w:sz w:val="20"/>
          <w:szCs w:val="20"/>
          <w:lang w:val="en-CA"/>
          <w:rPrChange w:id="3795" w:author="Eric Boisvert" w:date="2015-10-30T06:31:00Z">
            <w:rPr>
              <w:lang w:val="en-CA"/>
            </w:rPr>
          </w:rPrChange>
        </w:rPr>
        <w:pPrChange w:id="3796" w:author="Eric Boisvert" w:date="2015-10-30T06:31:00Z">
          <w:pPr/>
        </w:pPrChange>
      </w:pPr>
      <w:r w:rsidRPr="00174304">
        <w:rPr>
          <w:rFonts w:ascii="Courier New" w:hAnsi="Courier New" w:cs="Courier New"/>
          <w:sz w:val="20"/>
          <w:szCs w:val="20"/>
          <w:lang w:val="en-CA"/>
          <w:rPrChange w:id="3797" w:author="Eric Boisvert" w:date="2015-10-30T06:31:00Z">
            <w:rPr>
              <w:lang w:val="en-CA"/>
            </w:rPr>
          </w:rPrChange>
        </w:rPr>
        <w:tab/>
        <w:t>&lt;gsmlb:MappedFeature gml:id="m1"&gt;</w:t>
      </w:r>
    </w:p>
    <w:p w14:paraId="3EC6A6CD" w14:textId="77777777" w:rsidR="00174304" w:rsidRPr="00174304" w:rsidRDefault="00174304">
      <w:pPr>
        <w:contextualSpacing/>
        <w:rPr>
          <w:rFonts w:ascii="Courier New" w:hAnsi="Courier New" w:cs="Courier New"/>
          <w:sz w:val="20"/>
          <w:szCs w:val="20"/>
          <w:lang w:val="en-CA"/>
          <w:rPrChange w:id="3798" w:author="Eric Boisvert" w:date="2015-10-30T06:31:00Z">
            <w:rPr>
              <w:lang w:val="en-CA"/>
            </w:rPr>
          </w:rPrChange>
        </w:rPr>
        <w:pPrChange w:id="3799" w:author="Eric Boisvert" w:date="2015-10-30T06:31:00Z">
          <w:pPr/>
        </w:pPrChange>
      </w:pPr>
      <w:r w:rsidRPr="00174304">
        <w:rPr>
          <w:rFonts w:ascii="Courier New" w:hAnsi="Courier New" w:cs="Courier New"/>
          <w:sz w:val="20"/>
          <w:szCs w:val="20"/>
          <w:lang w:val="en-CA"/>
          <w:rPrChange w:id="3800" w:author="Eric Boisvert" w:date="2015-10-30T06:31:00Z">
            <w:rPr>
              <w:lang w:val="en-CA"/>
            </w:rPr>
          </w:rPrChange>
        </w:rPr>
        <w:tab/>
      </w:r>
      <w:r w:rsidRPr="00174304">
        <w:rPr>
          <w:rFonts w:ascii="Courier New" w:hAnsi="Courier New" w:cs="Courier New"/>
          <w:sz w:val="20"/>
          <w:szCs w:val="20"/>
          <w:lang w:val="en-CA"/>
          <w:rPrChange w:id="3801" w:author="Eric Boisvert" w:date="2015-10-30T06:31:00Z">
            <w:rPr>
              <w:lang w:val="en-CA"/>
            </w:rPr>
          </w:rPrChange>
        </w:rPr>
        <w:tab/>
        <w:t>&lt;gsmlb:specification&gt;</w:t>
      </w:r>
    </w:p>
    <w:p w14:paraId="65F9D5E5" w14:textId="77777777" w:rsidR="00174304" w:rsidRDefault="00174304">
      <w:pPr>
        <w:contextualSpacing/>
        <w:rPr>
          <w:ins w:id="3802" w:author="Eric Boisvert" w:date="2016-02-14T13:53:00Z"/>
          <w:rFonts w:ascii="Courier New" w:hAnsi="Courier New" w:cs="Courier New"/>
          <w:sz w:val="20"/>
          <w:szCs w:val="20"/>
          <w:lang w:val="en-CA"/>
        </w:rPr>
        <w:pPrChange w:id="3803" w:author="Eric Boisvert" w:date="2015-10-30T06:31:00Z">
          <w:pPr/>
        </w:pPrChange>
      </w:pPr>
      <w:r w:rsidRPr="00174304">
        <w:rPr>
          <w:rFonts w:ascii="Courier New" w:hAnsi="Courier New" w:cs="Courier New"/>
          <w:sz w:val="20"/>
          <w:szCs w:val="20"/>
          <w:lang w:val="en-CA"/>
          <w:rPrChange w:id="3804" w:author="Eric Boisvert" w:date="2015-10-30T06:31:00Z">
            <w:rPr>
              <w:lang w:val="en-CA"/>
            </w:rPr>
          </w:rPrChange>
        </w:rPr>
        <w:tab/>
      </w:r>
      <w:r w:rsidRPr="00174304">
        <w:rPr>
          <w:rFonts w:ascii="Courier New" w:hAnsi="Courier New" w:cs="Courier New"/>
          <w:sz w:val="20"/>
          <w:szCs w:val="20"/>
          <w:lang w:val="en-CA"/>
          <w:rPrChange w:id="3805" w:author="Eric Boisvert" w:date="2015-10-30T06:31:00Z">
            <w:rPr>
              <w:lang w:val="en-CA"/>
            </w:rPr>
          </w:rPrChange>
        </w:rPr>
        <w:tab/>
      </w:r>
      <w:r w:rsidRPr="00174304">
        <w:rPr>
          <w:rFonts w:ascii="Courier New" w:hAnsi="Courier New" w:cs="Courier New"/>
          <w:sz w:val="20"/>
          <w:szCs w:val="20"/>
          <w:lang w:val="en-CA"/>
          <w:rPrChange w:id="3806" w:author="Eric Boisvert" w:date="2015-10-30T06:31:00Z">
            <w:rPr>
              <w:lang w:val="en-CA"/>
            </w:rPr>
          </w:rPrChange>
        </w:rPr>
        <w:tab/>
        <w:t>&lt;gsmlb:GeologicUnit gml:id="G1"&gt;</w:t>
      </w:r>
    </w:p>
    <w:p w14:paraId="26F633BF" w14:textId="7285F93A" w:rsidR="00BB76F4" w:rsidRDefault="00BB76F4">
      <w:pPr>
        <w:contextualSpacing/>
        <w:rPr>
          <w:ins w:id="3807" w:author="Eric Boisvert" w:date="2016-02-14T13:53:00Z"/>
          <w:rFonts w:ascii="Courier New" w:hAnsi="Courier New" w:cs="Courier New"/>
          <w:sz w:val="20"/>
          <w:szCs w:val="20"/>
          <w:lang w:val="en-CA"/>
        </w:rPr>
        <w:pPrChange w:id="3808" w:author="Eric Boisvert" w:date="2015-10-30T06:31:00Z">
          <w:pPr/>
        </w:pPrChange>
      </w:pPr>
      <w:commentRangeStart w:id="3809"/>
      <w:ins w:id="3810"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ins>
      <w:ins w:id="3811" w:author="Eric Boisvert" w:date="2016-02-14T13:54:00Z">
        <w:r>
          <w:rPr>
            <w:rFonts w:ascii="Courier New" w:hAnsi="Courier New" w:cs="Courier New"/>
            <w:sz w:val="20"/>
            <w:szCs w:val="20"/>
            <w:lang w:val="en-CA"/>
          </w:rPr>
          <w:t>identifier</w:t>
        </w:r>
      </w:ins>
      <w:ins w:id="3812"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3813" w:author="Eric Boisvert" w:date="2016-02-14T13:54:00Z">
        <w:r w:rsidRPr="00BB76F4">
          <w:t xml:space="preserve"> </w:t>
        </w:r>
      </w:ins>
      <w:ins w:id="3814" w:author="Eric Boisvert" w:date="2016-02-14T14:10:00Z">
        <w:r w:rsidR="00FE640E">
          <w:rPr>
            <w:rFonts w:ascii="Courier New" w:hAnsi="Courier New" w:cs="Courier New"/>
            <w:sz w:val="20"/>
            <w:szCs w:val="20"/>
            <w:lang w:val="en-CA"/>
          </w:rPr>
          <w:t>&amp;resource;</w:t>
        </w:r>
      </w:ins>
      <w:ins w:id="3815" w:author="Eric Boisvert" w:date="2016-02-14T13:57:00Z">
        <w:r w:rsidR="00E20E2E" w:rsidRPr="00E20E2E">
          <w:rPr>
            <w:rFonts w:ascii="Courier New" w:hAnsi="Courier New" w:cs="Courier New"/>
            <w:sz w:val="20"/>
            <w:szCs w:val="20"/>
            <w:lang w:val="en-CA"/>
          </w:rPr>
          <w:t>/feature/GeologicUnit/45247347623</w:t>
        </w:r>
      </w:ins>
      <w:ins w:id="3816" w:author="Eric Boisvert" w:date="2016-02-14T13:54:00Z">
        <w:r>
          <w:rPr>
            <w:rFonts w:ascii="Courier New" w:hAnsi="Courier New" w:cs="Courier New"/>
            <w:sz w:val="20"/>
            <w:szCs w:val="20"/>
            <w:lang w:val="en-CA"/>
          </w:rPr>
          <w:t>&lt;/gml:identifier&gt;</w:t>
        </w:r>
        <w:commentRangeEnd w:id="3809"/>
        <w:r>
          <w:rPr>
            <w:rStyle w:val="CommentReference"/>
          </w:rPr>
          <w:commentReference w:id="3809"/>
        </w:r>
      </w:ins>
    </w:p>
    <w:p w14:paraId="29E1646A" w14:textId="483FDC82" w:rsidR="00BB76F4" w:rsidRPr="00174304" w:rsidDel="00BB76F4" w:rsidRDefault="00BB76F4">
      <w:pPr>
        <w:contextualSpacing/>
        <w:rPr>
          <w:del w:id="3817" w:author="Eric Boisvert" w:date="2016-02-14T13:53:00Z"/>
          <w:rFonts w:ascii="Courier New" w:hAnsi="Courier New" w:cs="Courier New"/>
          <w:sz w:val="20"/>
          <w:szCs w:val="20"/>
          <w:lang w:val="en-CA"/>
          <w:rPrChange w:id="3818" w:author="Eric Boisvert" w:date="2015-10-30T06:31:00Z">
            <w:rPr>
              <w:del w:id="3819" w:author="Eric Boisvert" w:date="2016-02-14T13:53:00Z"/>
              <w:lang w:val="en-CA"/>
            </w:rPr>
          </w:rPrChange>
        </w:rPr>
        <w:pPrChange w:id="3820"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3821" w:author="Eric Boisvert" w:date="2015-10-30T06:31:00Z">
            <w:rPr>
              <w:lang w:val="en-CA"/>
            </w:rPr>
          </w:rPrChange>
        </w:rPr>
        <w:pPrChange w:id="3822" w:author="Eric Boisvert" w:date="2015-10-30T06:31:00Z">
          <w:pPr/>
        </w:pPrChange>
      </w:pPr>
      <w:del w:id="3823" w:author="Eric Boisvert" w:date="2016-02-14T13:53:00Z">
        <w:r w:rsidRPr="00174304" w:rsidDel="00BB76F4">
          <w:rPr>
            <w:rFonts w:ascii="Courier New" w:hAnsi="Courier New" w:cs="Courier New"/>
            <w:sz w:val="20"/>
            <w:szCs w:val="20"/>
            <w:lang w:val="en-CA"/>
            <w:rPrChange w:id="3824" w:author="Eric Boisvert" w:date="2015-10-30T06:31:00Z">
              <w:rPr>
                <w:lang w:val="en-CA"/>
              </w:rPr>
            </w:rPrChange>
          </w:rPr>
          <w:tab/>
        </w:r>
        <w:r w:rsidRPr="00174304" w:rsidDel="00BB76F4">
          <w:rPr>
            <w:rFonts w:ascii="Courier New" w:hAnsi="Courier New" w:cs="Courier New"/>
            <w:sz w:val="20"/>
            <w:szCs w:val="20"/>
            <w:lang w:val="en-CA"/>
            <w:rPrChange w:id="3825" w:author="Eric Boisvert" w:date="2015-10-30T06:31:00Z">
              <w:rPr>
                <w:lang w:val="en-CA"/>
              </w:rPr>
            </w:rPrChange>
          </w:rPr>
          <w:tab/>
        </w:r>
      </w:del>
      <w:r w:rsidRPr="00174304">
        <w:rPr>
          <w:rFonts w:ascii="Courier New" w:hAnsi="Courier New" w:cs="Courier New"/>
          <w:sz w:val="20"/>
          <w:szCs w:val="20"/>
          <w:lang w:val="en-CA"/>
          <w:rPrChange w:id="3826"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3827" w:author="Eric Boisvert" w:date="2015-10-30T06:31:00Z">
            <w:rPr>
              <w:lang w:val="en-CA"/>
            </w:rPr>
          </w:rPrChange>
        </w:rPr>
        <w:pPrChange w:id="3828" w:author="Eric Boisvert" w:date="2015-10-30T06:31:00Z">
          <w:pPr/>
        </w:pPrChange>
      </w:pPr>
      <w:r w:rsidRPr="00174304">
        <w:rPr>
          <w:rFonts w:ascii="Courier New" w:hAnsi="Courier New" w:cs="Courier New"/>
          <w:sz w:val="20"/>
          <w:szCs w:val="20"/>
          <w:lang w:val="en-CA"/>
          <w:rPrChange w:id="3829" w:author="Eric Boisvert" w:date="2015-10-30T06:31:00Z">
            <w:rPr>
              <w:lang w:val="en-CA"/>
            </w:rPr>
          </w:rPrChange>
        </w:rPr>
        <w:tab/>
      </w:r>
      <w:r w:rsidRPr="00174304">
        <w:rPr>
          <w:rFonts w:ascii="Courier New" w:hAnsi="Courier New" w:cs="Courier New"/>
          <w:sz w:val="20"/>
          <w:szCs w:val="20"/>
          <w:lang w:val="en-CA"/>
          <w:rPrChange w:id="3830" w:author="Eric Boisvert" w:date="2015-10-30T06:31:00Z">
            <w:rPr>
              <w:lang w:val="en-CA"/>
            </w:rPr>
          </w:rPrChange>
        </w:rPr>
        <w:tab/>
      </w:r>
      <w:r w:rsidRPr="00174304">
        <w:rPr>
          <w:rFonts w:ascii="Courier New" w:hAnsi="Courier New" w:cs="Courier New"/>
          <w:sz w:val="20"/>
          <w:szCs w:val="20"/>
          <w:lang w:val="en-CA"/>
          <w:rPrChange w:id="3831" w:author="Eric Boisvert" w:date="2015-10-30T06:31:00Z">
            <w:rPr>
              <w:lang w:val="en-CA"/>
            </w:rPr>
          </w:rPrChange>
        </w:rPr>
        <w:tab/>
        <w:t>&lt;/gsmlb:GeologicUnit&gt;</w:t>
      </w:r>
    </w:p>
    <w:p w14:paraId="62CD90FA" w14:textId="77777777" w:rsidR="00174304" w:rsidRPr="00174304" w:rsidRDefault="00174304">
      <w:pPr>
        <w:contextualSpacing/>
        <w:rPr>
          <w:rFonts w:ascii="Courier New" w:hAnsi="Courier New" w:cs="Courier New"/>
          <w:sz w:val="20"/>
          <w:szCs w:val="20"/>
          <w:lang w:val="en-CA"/>
          <w:rPrChange w:id="3832" w:author="Eric Boisvert" w:date="2015-10-30T06:31:00Z">
            <w:rPr>
              <w:lang w:val="en-CA"/>
            </w:rPr>
          </w:rPrChange>
        </w:rPr>
        <w:pPrChange w:id="3833" w:author="Eric Boisvert" w:date="2015-10-30T06:31:00Z">
          <w:pPr/>
        </w:pPrChange>
      </w:pPr>
      <w:r w:rsidRPr="00174304">
        <w:rPr>
          <w:rFonts w:ascii="Courier New" w:hAnsi="Courier New" w:cs="Courier New"/>
          <w:sz w:val="20"/>
          <w:szCs w:val="20"/>
          <w:lang w:val="en-CA"/>
          <w:rPrChange w:id="3834" w:author="Eric Boisvert" w:date="2015-10-30T06:31:00Z">
            <w:rPr>
              <w:lang w:val="en-CA"/>
            </w:rPr>
          </w:rPrChange>
        </w:rPr>
        <w:tab/>
      </w:r>
      <w:r w:rsidRPr="00174304">
        <w:rPr>
          <w:rFonts w:ascii="Courier New" w:hAnsi="Courier New" w:cs="Courier New"/>
          <w:sz w:val="20"/>
          <w:szCs w:val="20"/>
          <w:lang w:val="en-CA"/>
          <w:rPrChange w:id="3835" w:author="Eric Boisvert" w:date="2015-10-30T06:31:00Z">
            <w:rPr>
              <w:lang w:val="en-CA"/>
            </w:rPr>
          </w:rPrChange>
        </w:rPr>
        <w:tab/>
        <w:t>&lt;/gsmlb:specification&gt;</w:t>
      </w:r>
    </w:p>
    <w:p w14:paraId="033FAFCD" w14:textId="77777777" w:rsidR="00174304" w:rsidRPr="00174304" w:rsidRDefault="00174304">
      <w:pPr>
        <w:contextualSpacing/>
        <w:rPr>
          <w:rFonts w:ascii="Courier New" w:hAnsi="Courier New" w:cs="Courier New"/>
          <w:sz w:val="20"/>
          <w:szCs w:val="20"/>
          <w:lang w:val="en-CA"/>
          <w:rPrChange w:id="3836" w:author="Eric Boisvert" w:date="2015-10-30T06:31:00Z">
            <w:rPr>
              <w:lang w:val="en-CA"/>
            </w:rPr>
          </w:rPrChange>
        </w:rPr>
        <w:pPrChange w:id="3837" w:author="Eric Boisvert" w:date="2015-10-30T06:31:00Z">
          <w:pPr/>
        </w:pPrChange>
      </w:pPr>
      <w:r w:rsidRPr="00174304">
        <w:rPr>
          <w:rFonts w:ascii="Courier New" w:hAnsi="Courier New" w:cs="Courier New"/>
          <w:sz w:val="20"/>
          <w:szCs w:val="20"/>
          <w:lang w:val="en-CA"/>
          <w:rPrChange w:id="3838" w:author="Eric Boisvert" w:date="2015-10-30T06:31:00Z">
            <w:rPr>
              <w:lang w:val="en-CA"/>
            </w:rPr>
          </w:rPrChange>
        </w:rPr>
        <w:tab/>
        <w:t>&lt;/gsmlb:MappedFeature&gt;</w:t>
      </w:r>
    </w:p>
    <w:p w14:paraId="3D47EAF1" w14:textId="77777777" w:rsidR="00174304" w:rsidRPr="00174304" w:rsidRDefault="00174304">
      <w:pPr>
        <w:contextualSpacing/>
        <w:rPr>
          <w:rFonts w:ascii="Courier New" w:hAnsi="Courier New" w:cs="Courier New"/>
          <w:sz w:val="20"/>
          <w:szCs w:val="20"/>
          <w:lang w:val="en-CA"/>
          <w:rPrChange w:id="3839" w:author="Eric Boisvert" w:date="2015-10-30T06:31:00Z">
            <w:rPr>
              <w:lang w:val="en-CA"/>
            </w:rPr>
          </w:rPrChange>
        </w:rPr>
        <w:pPrChange w:id="3840" w:author="Eric Boisvert" w:date="2015-10-30T06:31:00Z">
          <w:pPr/>
        </w:pPrChange>
      </w:pPr>
      <w:r w:rsidRPr="00174304">
        <w:rPr>
          <w:rFonts w:ascii="Courier New" w:hAnsi="Courier New" w:cs="Courier New"/>
          <w:sz w:val="20"/>
          <w:szCs w:val="20"/>
          <w:lang w:val="en-CA"/>
          <w:rPrChange w:id="3841" w:author="Eric Boisvert" w:date="2015-10-30T06:31:00Z">
            <w:rPr>
              <w:lang w:val="en-CA"/>
            </w:rPr>
          </w:rPrChange>
        </w:rPr>
        <w:t>&lt;/gsmlb:mappedItem&gt;</w:t>
      </w:r>
    </w:p>
    <w:p w14:paraId="0B0D047C" w14:textId="77777777" w:rsidR="00174304" w:rsidRPr="00174304" w:rsidRDefault="00174304">
      <w:pPr>
        <w:contextualSpacing/>
        <w:rPr>
          <w:rFonts w:ascii="Courier New" w:hAnsi="Courier New" w:cs="Courier New"/>
          <w:sz w:val="20"/>
          <w:szCs w:val="20"/>
          <w:lang w:val="en-CA"/>
          <w:rPrChange w:id="3842" w:author="Eric Boisvert" w:date="2015-10-30T06:31:00Z">
            <w:rPr>
              <w:lang w:val="en-CA"/>
            </w:rPr>
          </w:rPrChange>
        </w:rPr>
        <w:pPrChange w:id="3843" w:author="Eric Boisvert" w:date="2015-10-30T06:31:00Z">
          <w:pPr/>
        </w:pPrChange>
      </w:pPr>
      <w:r w:rsidRPr="00174304">
        <w:rPr>
          <w:rFonts w:ascii="Courier New" w:hAnsi="Courier New" w:cs="Courier New"/>
          <w:sz w:val="20"/>
          <w:szCs w:val="20"/>
          <w:lang w:val="en-CA"/>
          <w:rPrChange w:id="3844" w:author="Eric Boisvert" w:date="2015-10-30T06:31:00Z">
            <w:rPr>
              <w:lang w:val="en-CA"/>
            </w:rPr>
          </w:rPrChange>
        </w:rPr>
        <w:t>&lt;gsmlb:mappedItem&gt;</w:t>
      </w:r>
    </w:p>
    <w:p w14:paraId="0D71C6DE" w14:textId="77777777" w:rsidR="00174304" w:rsidRPr="00174304" w:rsidRDefault="00174304">
      <w:pPr>
        <w:contextualSpacing/>
        <w:rPr>
          <w:rFonts w:ascii="Courier New" w:hAnsi="Courier New" w:cs="Courier New"/>
          <w:sz w:val="20"/>
          <w:szCs w:val="20"/>
          <w:lang w:val="en-CA"/>
          <w:rPrChange w:id="3845" w:author="Eric Boisvert" w:date="2015-10-30T06:31:00Z">
            <w:rPr>
              <w:lang w:val="en-CA"/>
            </w:rPr>
          </w:rPrChange>
        </w:rPr>
        <w:pPrChange w:id="3846" w:author="Eric Boisvert" w:date="2015-10-30T06:31:00Z">
          <w:pPr/>
        </w:pPrChange>
      </w:pPr>
      <w:r w:rsidRPr="00174304">
        <w:rPr>
          <w:rFonts w:ascii="Courier New" w:hAnsi="Courier New" w:cs="Courier New"/>
          <w:sz w:val="20"/>
          <w:szCs w:val="20"/>
          <w:lang w:val="en-CA"/>
          <w:rPrChange w:id="3847" w:author="Eric Boisvert" w:date="2015-10-30T06:31:00Z">
            <w:rPr>
              <w:lang w:val="en-CA"/>
            </w:rPr>
          </w:rPrChange>
        </w:rPr>
        <w:tab/>
        <w:t>&lt;gsmlb:MappedFeature gml:id="m2"&gt;</w:t>
      </w:r>
    </w:p>
    <w:p w14:paraId="60E6E081" w14:textId="77777777" w:rsidR="00174304" w:rsidRPr="00174304" w:rsidRDefault="00174304">
      <w:pPr>
        <w:contextualSpacing/>
        <w:rPr>
          <w:rFonts w:ascii="Courier New" w:hAnsi="Courier New" w:cs="Courier New"/>
          <w:b/>
          <w:sz w:val="20"/>
          <w:szCs w:val="20"/>
          <w:lang w:val="en-CA"/>
          <w:rPrChange w:id="3848" w:author="Eric Boisvert" w:date="2015-10-30T06:32:00Z">
            <w:rPr>
              <w:lang w:val="en-CA"/>
            </w:rPr>
          </w:rPrChange>
        </w:rPr>
        <w:pPrChange w:id="3849" w:author="Eric Boisvert" w:date="2015-10-30T06:31:00Z">
          <w:pPr/>
        </w:pPrChange>
      </w:pPr>
      <w:r w:rsidRPr="00174304">
        <w:rPr>
          <w:rFonts w:ascii="Courier New" w:hAnsi="Courier New" w:cs="Courier New"/>
          <w:b/>
          <w:sz w:val="20"/>
          <w:szCs w:val="20"/>
          <w:lang w:val="en-CA"/>
          <w:rPrChange w:id="3850" w:author="Eric Boisvert" w:date="2015-10-30T06:32:00Z">
            <w:rPr>
              <w:lang w:val="en-CA"/>
            </w:rPr>
          </w:rPrChange>
        </w:rPr>
        <w:tab/>
      </w:r>
      <w:r w:rsidRPr="00174304">
        <w:rPr>
          <w:rFonts w:ascii="Courier New" w:hAnsi="Courier New" w:cs="Courier New"/>
          <w:b/>
          <w:sz w:val="20"/>
          <w:szCs w:val="20"/>
          <w:lang w:val="en-CA"/>
          <w:rPrChange w:id="3851" w:author="Eric Boisvert" w:date="2015-10-30T06:32:00Z">
            <w:rPr>
              <w:lang w:val="en-CA"/>
            </w:rPr>
          </w:rPrChange>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3852"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3853" w:author="Eric Boisvert" w:date="2015-10-30T06:31:00Z">
            <w:rPr>
              <w:lang w:val="en-CA"/>
            </w:rPr>
          </w:rPrChange>
        </w:rPr>
        <w:pPrChange w:id="3854" w:author="Eric Boisvert" w:date="2015-10-30T06:31:00Z">
          <w:pPr/>
        </w:pPrChange>
      </w:pPr>
      <w:r w:rsidRPr="00174304">
        <w:rPr>
          <w:rFonts w:ascii="Courier New" w:hAnsi="Courier New" w:cs="Courier New"/>
          <w:sz w:val="20"/>
          <w:szCs w:val="20"/>
          <w:lang w:val="en-CA"/>
          <w:rPrChange w:id="3855" w:author="Eric Boisvert" w:date="2015-10-30T06:31:00Z">
            <w:rPr>
              <w:lang w:val="en-CA"/>
            </w:rPr>
          </w:rPrChange>
        </w:rPr>
        <w:tab/>
        <w:t>&lt;/gsmlb:MappedFeature&gt;</w:t>
      </w:r>
    </w:p>
    <w:p w14:paraId="6643D632" w14:textId="77777777" w:rsidR="00174304" w:rsidRDefault="00174304">
      <w:pPr>
        <w:contextualSpacing/>
        <w:rPr>
          <w:rFonts w:ascii="Courier New" w:hAnsi="Courier New" w:cs="Courier New"/>
          <w:sz w:val="20"/>
          <w:szCs w:val="20"/>
          <w:lang w:val="en-CA"/>
        </w:rPr>
        <w:pPrChange w:id="3856" w:author="Eric Boisvert" w:date="2015-10-30T06:31:00Z">
          <w:pPr/>
        </w:pPrChange>
      </w:pPr>
      <w:r w:rsidRPr="00174304">
        <w:rPr>
          <w:rFonts w:ascii="Courier New" w:hAnsi="Courier New" w:cs="Courier New"/>
          <w:sz w:val="20"/>
          <w:szCs w:val="20"/>
          <w:lang w:val="en-CA"/>
          <w:rPrChange w:id="3857" w:author="Eric Boisvert" w:date="2015-10-30T06:31:00Z">
            <w:rPr>
              <w:lang w:val="en-CA"/>
            </w:rPr>
          </w:rPrChange>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ins w:id="3858"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174304" w:rsidRDefault="00174304">
      <w:pPr>
        <w:contextualSpacing/>
        <w:rPr>
          <w:rFonts w:ascii="Courier New" w:hAnsi="Courier New" w:cs="Courier New"/>
          <w:sz w:val="20"/>
          <w:szCs w:val="20"/>
          <w:lang w:val="en-CA"/>
          <w:rPrChange w:id="3859" w:author="Eric Boisvert" w:date="2015-10-30T06:31:00Z">
            <w:rPr>
              <w:lang w:val="en-CA"/>
            </w:rPr>
          </w:rPrChange>
        </w:rPr>
        <w:pPrChange w:id="3860"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3861" w:author="Eric Boisvert" w:date="2015-10-30T06:31:00Z">
            <w:rPr>
              <w:lang w:val="en-CA"/>
            </w:rPr>
          </w:rPrChange>
        </w:rPr>
        <w:pPrChange w:id="3862" w:author="Eric Boisvert" w:date="2015-10-30T06:31:00Z">
          <w:pPr/>
        </w:pPrChange>
      </w:pPr>
      <w:r w:rsidRPr="00174304">
        <w:rPr>
          <w:rFonts w:ascii="Courier New" w:hAnsi="Courier New" w:cs="Courier New"/>
          <w:sz w:val="20"/>
          <w:szCs w:val="20"/>
          <w:lang w:val="en-CA"/>
          <w:rPrChange w:id="3863" w:author="Eric Boisvert" w:date="2015-10-30T06:31:00Z">
            <w:rPr>
              <w:lang w:val="en-CA"/>
            </w:rPr>
          </w:rPrChange>
        </w:rPr>
        <w:t>&lt;/gsmlb:GSML&gt;</w:t>
      </w:r>
      <w:r w:rsidRPr="00174304">
        <w:rPr>
          <w:rFonts w:ascii="Courier New" w:hAnsi="Courier New" w:cs="Courier New"/>
          <w:sz w:val="20"/>
          <w:szCs w:val="20"/>
          <w:lang w:val="en-CA"/>
          <w:rPrChange w:id="3864" w:author="Eric Boisvert" w:date="2015-10-30T06:31:00Z">
            <w:rPr>
              <w:lang w:val="en-CA"/>
            </w:rPr>
          </w:rPrChange>
        </w:rPr>
        <w:tab/>
      </w:r>
    </w:p>
    <w:p w14:paraId="0AD1A072" w14:textId="77777777" w:rsidR="00174304" w:rsidRDefault="00174304" w:rsidP="00A8510C">
      <w:pPr>
        <w:rPr>
          <w:ins w:id="3865" w:author="Eric Boisvert" w:date="2016-02-14T13:37:00Z"/>
          <w:lang w:val="en-CA"/>
        </w:rPr>
      </w:pPr>
    </w:p>
    <w:p w14:paraId="56876531" w14:textId="5A990A6B" w:rsidR="00C13B9B" w:rsidRDefault="00C13B9B" w:rsidP="00C13B9B">
      <w:pPr>
        <w:rPr>
          <w:ins w:id="3866" w:author="Eric Boisvert" w:date="2016-02-14T13:37:00Z"/>
          <w:lang w:val="en-CA"/>
        </w:rPr>
      </w:pPr>
      <w:ins w:id="3867" w:author="Eric Boisvert" w:date="2016-02-14T13:37:00Z">
        <w:r>
          <w:rPr>
            <w:lang w:val="en-CA"/>
          </w:rPr>
          <w:t xml:space="preserve">The next example shows yet </w:t>
        </w:r>
      </w:ins>
      <w:ins w:id="3868" w:author="Eric Boisvert" w:date="2016-02-27T14:53:00Z">
        <w:r w:rsidR="00AF7E7A">
          <w:rPr>
            <w:lang w:val="en-CA"/>
          </w:rPr>
          <w:t>an</w:t>
        </w:r>
      </w:ins>
      <w:ins w:id="3869" w:author="Eric Boisvert" w:date="2016-02-14T13:38:00Z">
        <w:r>
          <w:rPr>
            <w:lang w:val="en-CA"/>
          </w:rPr>
          <w:t>other</w:t>
        </w:r>
      </w:ins>
      <w:ins w:id="3870" w:author="Eric Boisvert" w:date="2016-02-14T13:37:00Z">
        <w:r>
          <w:rPr>
            <w:lang w:val="en-CA"/>
          </w:rPr>
          <w:t xml:space="preserve"> W3C encoding of a link using a WFS 2.0 request.  While </w:t>
        </w:r>
      </w:ins>
      <w:ins w:id="3871" w:author="Eric Boisvert" w:date="2016-02-27T14:54:00Z">
        <w:r w:rsidR="00AF7E7A">
          <w:rPr>
            <w:lang w:val="en-CA"/>
          </w:rPr>
          <w:t>it</w:t>
        </w:r>
      </w:ins>
      <w:ins w:id="3872" w:author="Eric Boisvert" w:date="2016-02-14T13:37:00Z">
        <w:r w:rsidR="00AF7E7A">
          <w:rPr>
            <w:lang w:val="en-CA"/>
          </w:rPr>
          <w:t xml:space="preserve"> </w:t>
        </w:r>
      </w:ins>
      <w:ins w:id="3873" w:author="Eric Boisvert" w:date="2016-02-27T14:54:00Z">
        <w:r w:rsidR="00AF7E7A">
          <w:rPr>
            <w:lang w:val="en-CA"/>
          </w:rPr>
          <w:t>is an</w:t>
        </w:r>
      </w:ins>
      <w:ins w:id="3874" w:author="Eric Boisvert" w:date="2016-02-14T13:37:00Z">
        <w:r>
          <w:rPr>
            <w:lang w:val="en-CA"/>
          </w:rPr>
          <w:t xml:space="preserve"> </w:t>
        </w:r>
      </w:ins>
      <w:ins w:id="3875" w:author="Eric Boisvert" w:date="2016-02-27T14:51:00Z">
        <w:r w:rsidR="00AF7E7A">
          <w:rPr>
            <w:lang w:val="en-CA"/>
          </w:rPr>
          <w:t xml:space="preserve">XSD </w:t>
        </w:r>
      </w:ins>
      <w:ins w:id="3876" w:author="Eric Boisvert" w:date="2016-02-14T13:37:00Z">
        <w:r w:rsidR="00AF7E7A">
          <w:rPr>
            <w:lang w:val="en-CA"/>
          </w:rPr>
          <w:t xml:space="preserve">valid encoding, the link </w:t>
        </w:r>
      </w:ins>
      <w:ins w:id="3877" w:author="Eric Boisvert" w:date="2016-02-27T14:54:00Z">
        <w:r w:rsidR="00AF7E7A">
          <w:rPr>
            <w:lang w:val="en-CA"/>
          </w:rPr>
          <w:t>is</w:t>
        </w:r>
      </w:ins>
      <w:ins w:id="3878" w:author="Eric Boisvert" w:date="2016-02-14T13:37:00Z">
        <w:r>
          <w:rPr>
            <w:lang w:val="en-CA"/>
          </w:rPr>
          <w:t xml:space="preserve"> not</w:t>
        </w:r>
      </w:ins>
      <w:ins w:id="3879" w:author="Eric Boisvert" w:date="2016-02-27T14:54:00Z">
        <w:r w:rsidR="00AF7E7A">
          <w:rPr>
            <w:lang w:val="en-CA"/>
          </w:rPr>
          <w:t xml:space="preserve"> an</w:t>
        </w:r>
      </w:ins>
      <w:ins w:id="3880" w:author="Eric Boisvert" w:date="2016-02-14T13:37:00Z">
        <w:r>
          <w:rPr>
            <w:lang w:val="en-CA"/>
          </w:rPr>
          <w:t xml:space="preserve"> identifier (although </w:t>
        </w:r>
      </w:ins>
      <w:ins w:id="3881" w:author="Eric Boisvert" w:date="2016-02-27T14:51:00Z">
        <w:r w:rsidR="00AF7E7A">
          <w:rPr>
            <w:lang w:val="en-CA"/>
          </w:rPr>
          <w:t>an identifier might appear somewhere in the</w:t>
        </w:r>
      </w:ins>
      <w:ins w:id="3882" w:author="Eric Boisvert" w:date="2016-02-14T13:37:00Z">
        <w:r>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3883" w:author="Eric Boisvert" w:date="2016-03-06T14:34:00Z"/>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ins w:id="3884"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del w:id="3885" w:author="Eric Boisvert" w:date="2016-02-14T13:37:00Z">
        <w:r w:rsidDel="00C13B9B">
          <w:rPr>
            <w:rFonts w:ascii="Courier New" w:hAnsi="Courier New" w:cs="Courier New"/>
            <w:sz w:val="20"/>
            <w:szCs w:val="20"/>
            <w:lang w:val="en-CA"/>
          </w:rPr>
          <w:delText>m4</w:delText>
        </w:r>
      </w:del>
      <w:ins w:id="3886"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3887"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3888"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3889"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3890"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ins w:id="3891" w:author="Eric Boisvert" w:date="2016-03-06T14:28:00Z"/>
          <w:lang w:val="en-CA"/>
        </w:rPr>
      </w:pPr>
    </w:p>
    <w:p w14:paraId="7C856C8D" w14:textId="7D7EE9C9" w:rsidR="005171DA" w:rsidRDefault="005171DA" w:rsidP="00A8510C">
      <w:pPr>
        <w:rPr>
          <w:lang w:val="en-CA"/>
        </w:rPr>
      </w:pPr>
      <w:ins w:id="3892" w:author="Eric Boisvert" w:date="2016-03-06T14:28:00Z">
        <w:r>
          <w:rPr>
            <w:lang w:val="en-CA"/>
          </w:rPr>
          <w:t xml:space="preserve">This encoding does not readily tell the client </w:t>
        </w:r>
      </w:ins>
      <w:ins w:id="3893" w:author="Eric Boisvert" w:date="2016-03-06T14:29:00Z">
        <w:r>
          <w:rPr>
            <w:lang w:val="en-CA"/>
          </w:rPr>
          <w:t xml:space="preserve">application </w:t>
        </w:r>
      </w:ins>
      <w:ins w:id="3894" w:author="Eric Boisvert" w:date="2016-03-06T14:28:00Z">
        <w:r>
          <w:rPr>
            <w:lang w:val="en-CA"/>
          </w:rPr>
          <w:t xml:space="preserve">what to expect by following that link (again, unless </w:t>
        </w:r>
      </w:ins>
      <w:ins w:id="3895" w:author="Eric Boisvert" w:date="2016-03-06T14:29:00Z">
        <w:r>
          <w:rPr>
            <w:lang w:val="en-CA"/>
          </w:rPr>
          <w:t xml:space="preserve">it can figure it’s a WFS request and the ID parameter is a datastore reference to </w:t>
        </w:r>
      </w:ins>
      <w:ins w:id="3896" w:author="Eric Boisvert" w:date="2016-03-06T14:30:00Z">
        <w:r w:rsidRPr="005171DA">
          <w:rPr>
            <w:lang w:val="en-CA"/>
          </w:rPr>
          <w:t>&amp;resource;/feature/GeologicUnit/45247347623</w:t>
        </w:r>
      </w:ins>
      <w:ins w:id="3897" w:author="Eric Boisvert" w:date="2016-03-06T14:34:00Z">
        <w:r>
          <w:rPr>
            <w:lang w:val="en-CA"/>
          </w:rPr>
          <w:t>)</w:t>
        </w:r>
      </w:ins>
      <w:ins w:id="3898" w:author="Eric Boisvert" w:date="2016-03-06T14:35:00Z">
        <w:r>
          <w:rPr>
            <w:lang w:val="en-CA"/>
          </w:rPr>
          <w:t xml:space="preserve"> </w:t>
        </w:r>
      </w:ins>
      <w:ins w:id="3899" w:author="Eric Boisvert" w:date="2016-03-06T14:34:00Z">
        <w:r>
          <w:rPr>
            <w:lang w:val="en-CA"/>
          </w:rPr>
          <w:t xml:space="preserve"> </w:t>
        </w:r>
      </w:ins>
      <w:ins w:id="3900" w:author="Eric Boisvert" w:date="2016-03-06T14:35:00Z">
        <w:r>
          <w:rPr>
            <w:lang w:val="en-CA"/>
          </w:rPr>
          <w:t>and prevent the client to immediately link this reference to the already serialized instance in the document.</w:t>
        </w:r>
      </w:ins>
    </w:p>
    <w:p w14:paraId="308DAA23" w14:textId="228F1A48" w:rsidR="003E6590" w:rsidRDefault="00B95F74" w:rsidP="00A8510C">
      <w:pPr>
        <w:rPr>
          <w:ins w:id="3901" w:author="Eric Boisvert" w:date="2016-02-14T13:42:00Z"/>
          <w:lang w:val="en-CA"/>
        </w:rPr>
      </w:pPr>
      <w:del w:id="3902" w:author="Eric Boisvert" w:date="2016-03-06T14:35:00Z">
        <w:r w:rsidDel="005171DA">
          <w:rPr>
            <w:lang w:val="en-CA"/>
          </w:rPr>
          <w:lastRenderedPageBreak/>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3903"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3904"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3905"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3906" w:author="Eric Boisvert" w:date="2015-10-30T06:47:00Z"/>
          <w:lang w:val="en-CA"/>
        </w:rPr>
      </w:pPr>
      <w:r>
        <w:rPr>
          <w:lang w:val="en-CA"/>
        </w:rPr>
        <w:t xml:space="preserve"> </w:t>
      </w:r>
    </w:p>
    <w:p w14:paraId="00A2CAF8" w14:textId="77777777" w:rsidR="00652E95" w:rsidRDefault="00652E95" w:rsidP="00652E95">
      <w:pPr>
        <w:pStyle w:val="Heading3"/>
        <w:rPr>
          <w:ins w:id="3907" w:author="Eric Boisvert" w:date="2015-10-30T06:47:00Z"/>
          <w:lang w:val="en-CA"/>
        </w:rPr>
      </w:pPr>
      <w:bookmarkStart w:id="3908" w:name="_Toc445034241"/>
      <w:ins w:id="3909" w:author="Eric Boisvert" w:date="2015-10-30T06:47:00Z">
        <w:r>
          <w:rPr>
            <w:lang w:val="en-CA"/>
          </w:rPr>
          <w:t>CodeList</w:t>
        </w:r>
        <w:bookmarkEnd w:id="3908"/>
      </w:ins>
    </w:p>
    <w:p w14:paraId="00512E31" w14:textId="77777777" w:rsidR="00652E95" w:rsidRDefault="00652E95" w:rsidP="00652E95">
      <w:pPr>
        <w:rPr>
          <w:ins w:id="3910" w:author="Eric Boisvert" w:date="2015-10-30T06:47:00Z"/>
          <w:lang w:val="en-CA"/>
        </w:rPr>
      </w:pPr>
    </w:p>
    <w:p w14:paraId="4565B3B7" w14:textId="461BF747" w:rsidR="00652E95" w:rsidRDefault="00652E95" w:rsidP="00652E95">
      <w:pPr>
        <w:rPr>
          <w:ins w:id="3911" w:author="Eric Boisvert" w:date="2015-10-30T06:47:00Z"/>
          <w:lang w:val="en-CA"/>
        </w:rPr>
      </w:pPr>
      <w:ins w:id="3912" w:author="Eric Boisvert" w:date="2015-10-30T06:47:00Z">
        <w:r>
          <w:rPr>
            <w:lang w:val="en-CA"/>
          </w:rPr>
          <w:t>Code List</w:t>
        </w:r>
      </w:ins>
      <w:ins w:id="3913" w:author="Eric Boisvert" w:date="2016-02-14T14:37:00Z">
        <w:r w:rsidR="00D70F03">
          <w:rPr>
            <w:lang w:val="en-CA"/>
          </w:rPr>
          <w:t>s</w:t>
        </w:r>
      </w:ins>
      <w:ins w:id="3914" w:author="Eric Boisvert" w:date="2015-10-30T06:47:00Z">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ins>
      <w:ins w:id="3915" w:author="Eric Boisvert" w:date="2016-03-06T13:27:00Z">
        <w:r w:rsidR="004D34D6">
          <w:rPr>
            <w:lang w:val="en-CA"/>
          </w:rPr>
        </w:r>
      </w:ins>
      <w:ins w:id="3916" w:author="Eric Boisvert" w:date="2015-10-30T06:47:00Z">
        <w:r>
          <w:rPr>
            <w:lang w:val="en-CA"/>
          </w:rPr>
          <w:fldChar w:fldCharType="separate"/>
        </w:r>
        <w:r w:rsidRPr="006716F1">
          <w:rPr>
            <w:rStyle w:val="Hyperlink"/>
            <w:lang w:val="en-CA"/>
          </w:rPr>
          <w:t>http://www.w3.org/TR/xlink11/</w:t>
        </w:r>
        <w:r>
          <w:rPr>
            <w:lang w:val="en-CA"/>
          </w:rPr>
          <w:fldChar w:fldCharType="end"/>
        </w:r>
        <w:r>
          <w:rPr>
            <w:lang w:val="en-CA"/>
          </w:rPr>
          <w:t>) . A vocabulary</w:t>
        </w:r>
      </w:ins>
      <w:ins w:id="3917" w:author="Eric Boisvert" w:date="2016-01-20T05:31:00Z">
        <w:r w:rsidR="00B95F74">
          <w:rPr>
            <w:lang w:val="en-CA"/>
          </w:rPr>
          <w:t xml:space="preserve"> term</w:t>
        </w:r>
      </w:ins>
      <w:ins w:id="3918" w:author="Eric Boisvert" w:date="2015-10-30T06:47:00Z">
        <w:r w:rsidR="00D70F03">
          <w:rPr>
            <w:lang w:val="en-CA"/>
          </w:rPr>
          <w:t xml:space="preserve"> reference ha</w:t>
        </w:r>
      </w:ins>
      <w:ins w:id="3919" w:author="Eric Boisvert" w:date="2016-02-14T14:37:00Z">
        <w:r w:rsidR="00D70F03">
          <w:rPr>
            <w:lang w:val="en-CA"/>
          </w:rPr>
          <w:t>s</w:t>
        </w:r>
      </w:ins>
      <w:ins w:id="3920" w:author="Eric Boisvert" w:date="2015-10-30T06:47:00Z">
        <w:r>
          <w:rPr>
            <w:lang w:val="en-CA"/>
          </w:rPr>
          <w:t xml:space="preserve"> xlink:href and xlink:title as mandatory attributes.</w:t>
        </w:r>
      </w:ins>
    </w:p>
    <w:p w14:paraId="69AC555F" w14:textId="77777777" w:rsidR="00652E95" w:rsidRDefault="00652E95" w:rsidP="00652E95">
      <w:pPr>
        <w:rPr>
          <w:ins w:id="3921" w:author="Eric Boisvert" w:date="2015-10-30T06:47:00Z"/>
          <w:rFonts w:ascii="Consolas" w:hAnsi="Consolas" w:cs="Consolas"/>
          <w:sz w:val="20"/>
          <w:szCs w:val="20"/>
          <w:lang w:val="en-CA"/>
        </w:rPr>
      </w:pPr>
      <w:ins w:id="3922" w:author="Eric Boisvert" w:date="2015-10-30T06:47:00Z">
        <w:r w:rsidRPr="008D2309">
          <w:rPr>
            <w:rFonts w:ascii="Consolas" w:hAnsi="Consolas" w:cs="Consolas"/>
            <w:sz w:val="20"/>
            <w:szCs w:val="20"/>
            <w:lang w:val="en-CA"/>
          </w:rPr>
          <w:t>&lt;gsmlb:lithology xlink:href="</w:t>
        </w:r>
        <w:commentRangeStart w:id="3923"/>
        <w:r w:rsidRPr="008D2309">
          <w:rPr>
            <w:rFonts w:ascii="Consolas" w:hAnsi="Consolas" w:cs="Consolas"/>
            <w:sz w:val="20"/>
            <w:szCs w:val="20"/>
            <w:lang w:val="en-CA"/>
          </w:rPr>
          <w:t>http://resource.geosciml.org/classifier/cgi/simplelithology/mudstone</w:t>
        </w:r>
        <w:commentRangeEnd w:id="3923"/>
        <w:r>
          <w:rPr>
            <w:rStyle w:val="CommentReference"/>
          </w:rPr>
          <w:commentReference w:id="3923"/>
        </w:r>
        <w:r w:rsidRPr="008D2309">
          <w:rPr>
            <w:rFonts w:ascii="Consolas" w:hAnsi="Consolas" w:cs="Consolas"/>
            <w:sz w:val="20"/>
            <w:szCs w:val="20"/>
            <w:lang w:val="en-CA"/>
          </w:rPr>
          <w:t>" xlink:title="mudstone"/&gt;</w:t>
        </w:r>
      </w:ins>
    </w:p>
    <w:p w14:paraId="13540271" w14:textId="4D0DCD42" w:rsidR="00652E95" w:rsidRDefault="00652E95" w:rsidP="00652E95">
      <w:pPr>
        <w:rPr>
          <w:ins w:id="3924" w:author="Eric Boisvert" w:date="2015-10-30T06:47:00Z"/>
          <w:lang w:val="en-CA"/>
        </w:rPr>
      </w:pPr>
      <w:ins w:id="3925" w:author="Eric Boisvert" w:date="2015-10-30T06:47:00Z">
        <w:r>
          <w:rPr>
            <w:lang w:val="en-CA"/>
          </w:rPr>
          <w:t xml:space="preserve">The xlink:href contains an absolute HTTP URI that </w:t>
        </w:r>
      </w:ins>
      <w:ins w:id="3926" w:author="Eric Boisvert" w:date="2016-01-24T13:41:00Z">
        <w:r w:rsidR="0099305B">
          <w:rPr>
            <w:lang w:val="en-CA"/>
          </w:rPr>
          <w:t>should</w:t>
        </w:r>
      </w:ins>
      <w:ins w:id="3927" w:author="Eric Boisvert" w:date="2015-10-30T06:47:00Z">
        <w:r>
          <w:rPr>
            <w:lang w:val="en-CA"/>
          </w:rPr>
          <w:t xml:space="preserve"> resolve to a resource</w:t>
        </w:r>
      </w:ins>
      <w:ins w:id="3928" w:author="Eric Boisvert" w:date="2016-01-24T13:41:00Z">
        <w:r w:rsidR="0099305B">
          <w:rPr>
            <w:lang w:val="en-CA"/>
          </w:rPr>
          <w:t xml:space="preserve"> representation</w:t>
        </w:r>
      </w:ins>
      <w:ins w:id="3929"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3930"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3931"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3932" w:author="Eric Boisvert" w:date="2015-10-30T06:48:00Z"/>
                <w:rStyle w:val="requri"/>
                <w:lang w:val="en-CA"/>
              </w:rPr>
            </w:pPr>
            <w:ins w:id="3933"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3934" w:author="Eric Boisvert" w:date="2015-10-30T06:48:00Z"/>
                <w:rStyle w:val="reqtext"/>
                <w:lang w:val="en-CA"/>
              </w:rPr>
            </w:pPr>
            <w:ins w:id="3935"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3936"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3937" w:author="Eric Boisvert" w:date="2015-10-30T05:38:00Z"/>
          <w:lang w:val="en-CA"/>
        </w:rPr>
      </w:pPr>
      <w:del w:id="3938"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3939" w:author="Eric Boisvert" w:date="2015-10-30T05:38:00Z"/>
          <w:rFonts w:ascii="Consolas" w:hAnsi="Consolas" w:cs="Consolas"/>
          <w:sz w:val="20"/>
          <w:szCs w:val="20"/>
          <w:lang w:val="en-CA"/>
        </w:rPr>
      </w:pPr>
      <w:del w:id="3940" w:author="Eric Boisvert" w:date="2015-10-30T05:38:00Z">
        <w:r w:rsidRPr="008D2309" w:rsidDel="00E97666">
          <w:rPr>
            <w:rFonts w:ascii="Consolas" w:hAnsi="Consolas" w:cs="Consolas"/>
            <w:sz w:val="20"/>
            <w:szCs w:val="20"/>
            <w:lang w:val="en-CA"/>
          </w:rPr>
          <w:delText>&lt;gsmlb:lithology xlink:href="</w:delText>
        </w:r>
        <w:commentRangeStart w:id="3941"/>
        <w:r w:rsidRPr="008D2309" w:rsidDel="00E97666">
          <w:rPr>
            <w:rFonts w:ascii="Consolas" w:hAnsi="Consolas" w:cs="Consolas"/>
            <w:sz w:val="20"/>
            <w:szCs w:val="20"/>
            <w:lang w:val="en-CA"/>
          </w:rPr>
          <w:delText>http://resource.geosciml.org/classifier/cgi/simplelithology/mudstone</w:delText>
        </w:r>
        <w:commentRangeEnd w:id="3941"/>
        <w:r w:rsidR="008D1584" w:rsidDel="00E97666">
          <w:rPr>
            <w:rStyle w:val="CommentReference"/>
          </w:rPr>
          <w:commentReference w:id="3941"/>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3942" w:author="Eric Boisvert" w:date="2015-10-30T05:38:00Z"/>
          <w:lang w:val="en-CA"/>
        </w:rPr>
      </w:pPr>
      <w:del w:id="3943" w:author="Eric Boisvert" w:date="2015-10-30T05:38:00Z">
        <w:r w:rsidDel="00E97666">
          <w:rPr>
            <w:lang w:val="en-CA"/>
          </w:rPr>
          <w:lastRenderedPageBreak/>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3944" w:name="_Toc445034242"/>
      <w:r>
        <w:rPr>
          <w:lang w:val="en-CA"/>
        </w:rPr>
        <w:t>Identifiers</w:t>
      </w:r>
      <w:bookmarkEnd w:id="3944"/>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 xml:space="preserve">Feature identifiers shall be encoded as gml:identifier which value is </w:t>
      </w:r>
      <w:commentRangeStart w:id="3945"/>
      <w:r>
        <w:rPr>
          <w:lang w:val="en-CA"/>
        </w:rPr>
        <w:t>a Linked Open Data resource identifier</w:t>
      </w:r>
      <w:commentRangeEnd w:id="3945"/>
      <w:r w:rsidR="0068411B">
        <w:rPr>
          <w:rStyle w:val="CommentReference"/>
        </w:rPr>
        <w:commentReference w:id="394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3946"/>
            <w:r>
              <w:rPr>
                <w:rStyle w:val="reqtext"/>
                <w:lang w:val="en-CA"/>
              </w:rPr>
              <w:t>Feature identifiers (unique name) provided in gml:identifier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3946"/>
            <w:r>
              <w:rPr>
                <w:rStyle w:val="CommentReference"/>
                <w:rFonts w:ascii="Times New Roman" w:eastAsia="Times New Roman" w:hAnsi="Times New Roman"/>
                <w:lang w:val="en-US" w:eastAsia="en-US"/>
              </w:rPr>
              <w:commentReference w:id="3946"/>
            </w:r>
          </w:p>
        </w:tc>
      </w:tr>
    </w:tbl>
    <w:p w14:paraId="63A966FD" w14:textId="77777777" w:rsidR="008C6C76" w:rsidRPr="008C6C76" w:rsidRDefault="008C6C76" w:rsidP="00AD7649"/>
    <w:p w14:paraId="6AE41641" w14:textId="1AF16C8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3947" w:author="Eric Boisvert" w:date="2016-02-14T14:38:00Z">
        <w:r w:rsidR="00D70F03" w:rsidRPr="008C6C76" w:rsidDel="00D70F03">
          <w:rPr>
            <w:rFonts w:ascii="Consolas" w:hAnsi="Consolas" w:cs="Consolas"/>
            <w:color w:val="000000"/>
            <w:sz w:val="20"/>
            <w:szCs w:val="20"/>
            <w:highlight w:val="white"/>
            <w:lang w:val="fr-CA"/>
          </w:rPr>
          <w:t xml:space="preserve"> </w:t>
        </w:r>
      </w:ins>
      <w:del w:id="3948" w:author="Eric Boisvert" w:date="2016-02-14T14:38:00Z">
        <w:r w:rsidRPr="008C6C76" w:rsidDel="00D70F03">
          <w:rPr>
            <w:rFonts w:ascii="Consolas" w:hAnsi="Consolas" w:cs="Consolas"/>
            <w:color w:val="000000"/>
            <w:sz w:val="20"/>
            <w:szCs w:val="20"/>
            <w:highlight w:val="white"/>
            <w:lang w:val="fr-CA"/>
          </w:rPr>
          <w:delText>http://data.geoscience.gov.xx</w:delText>
        </w:r>
      </w:del>
      <w:commentRangeStart w:id="3949"/>
      <w:ins w:id="3950" w:author="Eric Boisvert" w:date="2016-02-14T14:38:00Z">
        <w:r w:rsidR="00D70F03">
          <w:rPr>
            <w:rFonts w:ascii="Consolas" w:hAnsi="Consolas" w:cs="Consolas"/>
            <w:color w:val="000000"/>
            <w:sz w:val="20"/>
            <w:szCs w:val="20"/>
            <w:highlight w:val="white"/>
            <w:lang w:val="fr-CA"/>
          </w:rPr>
          <w:t>&amp;guid;</w:t>
        </w:r>
        <w:commentRangeEnd w:id="3949"/>
        <w:r w:rsidR="00D70F03">
          <w:rPr>
            <w:rStyle w:val="CommentReference"/>
          </w:rPr>
          <w:commentReference w:id="3949"/>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3951" w:author="Boisvert, Eric" w:date="2016-01-27T08:28:00Z">
            <w:rPr/>
          </w:rPrChange>
        </w:rPr>
        <w:instrText xml:space="preserve"> HYPERLINK "http://data.geoscience.gov.xx/feature/asc/geologicunit/stratno/25947%3c/gml:identifier" </w:instrText>
      </w:r>
      <w:ins w:id="3952" w:author="Eric Boisvert" w:date="2016-03-06T13:27:00Z"/>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3953" w:name="_Toc445034243"/>
      <w:r>
        <w:rPr>
          <w:lang w:val="en-CA"/>
        </w:rPr>
        <w:t>Nillables or Voidables</w:t>
      </w:r>
      <w:bookmarkEnd w:id="3953"/>
    </w:p>
    <w:p w14:paraId="168C9B83" w14:textId="77777777" w:rsidR="00370329" w:rsidRDefault="00370329" w:rsidP="00AD7649">
      <w:pPr>
        <w:rPr>
          <w:lang w:val="en-CA"/>
        </w:rPr>
      </w:pPr>
    </w:p>
    <w:p w14:paraId="1F86A32A" w14:textId="526BBC3E" w:rsidR="00E966AA" w:rsidRDefault="00370329" w:rsidP="00AD7649">
      <w:pPr>
        <w:rPr>
          <w:ins w:id="3954"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3955" w:author="Eric Boisvert" w:date="2016-03-06T10:39:00Z">
        <w:r w:rsidR="00C47395">
          <w:rPr>
            <w:lang w:val="en-CA"/>
          </w:rPr>
          <w:t>a value is not provided.</w:t>
        </w:r>
      </w:ins>
      <w:del w:id="3956" w:author="Eric Boisvert" w:date="2016-01-20T05:39:00Z">
        <w:r w:rsidR="008A6B29" w:rsidDel="00B63214">
          <w:rPr>
            <w:lang w:val="en-CA"/>
          </w:rPr>
          <w:delText>it</w:delText>
        </w:r>
      </w:del>
      <w:del w:id="3957" w:author="Eric Boisvert" w:date="2016-03-06T10:39:00Z">
        <w:r w:rsidR="008A6B29" w:rsidDel="00C47395">
          <w:rPr>
            <w:lang w:val="en-CA"/>
          </w:rPr>
          <w:delText xml:space="preserve"> d</w:delText>
        </w:r>
      </w:del>
      <w:del w:id="3958" w:author="Eric Boisvert" w:date="2016-01-20T05:39:00Z">
        <w:r w:rsidR="008A6B29" w:rsidDel="00B63214">
          <w:rPr>
            <w:lang w:val="en-CA"/>
          </w:rPr>
          <w:delText>oes</w:delText>
        </w:r>
      </w:del>
      <w:del w:id="3959"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3960" w:author="Eric Boisvert" w:date="2016-01-20T05:39:00Z">
        <w:r w:rsidR="00B63214">
          <w:rPr>
            <w:lang w:val="en-CA"/>
          </w:rPr>
          <w:t>.</w:t>
        </w:r>
      </w:ins>
    </w:p>
    <w:p w14:paraId="4E1749C7" w14:textId="3011CF13" w:rsidR="00B63214" w:rsidRDefault="00B63214">
      <w:pPr>
        <w:numPr>
          <w:ilvl w:val="0"/>
          <w:numId w:val="37"/>
        </w:numPr>
        <w:rPr>
          <w:ins w:id="3961" w:author="Eric Boisvert" w:date="2016-01-20T05:40:00Z"/>
          <w:lang w:val="en-CA"/>
        </w:rPr>
        <w:pPrChange w:id="3962" w:author="Eric Boisvert" w:date="2016-01-20T05:40:00Z">
          <w:pPr/>
        </w:pPrChange>
      </w:pPr>
      <w:ins w:id="3963" w:author="Eric Boisvert" w:date="2016-01-20T05:39:00Z">
        <w:r>
          <w:rPr>
            <w:lang w:val="en-CA"/>
          </w:rPr>
          <w:t>Using XSD xsi:nill=”true” and nilReason</w:t>
        </w:r>
      </w:ins>
    </w:p>
    <w:p w14:paraId="453B707B" w14:textId="47A88E00" w:rsidR="00B63214" w:rsidRDefault="00B63214">
      <w:pPr>
        <w:numPr>
          <w:ilvl w:val="0"/>
          <w:numId w:val="37"/>
        </w:numPr>
        <w:rPr>
          <w:ins w:id="3964" w:author="Eric Boisvert" w:date="2016-01-20T05:39:00Z"/>
          <w:lang w:val="en-CA"/>
        </w:rPr>
        <w:pPrChange w:id="3965" w:author="Eric Boisvert" w:date="2016-01-20T05:40:00Z">
          <w:pPr/>
        </w:pPrChange>
      </w:pPr>
      <w:ins w:id="3966" w:author="Eric Boisvert" w:date="2016-01-20T05:40:00Z">
        <w:r>
          <w:rPr>
            <w:lang w:val="en-CA"/>
          </w:rPr>
          <w:t xml:space="preserve">Using a HTTP URI identifier defined by a community as representing a null value.  OGC uses </w:t>
        </w:r>
      </w:ins>
      <w:ins w:id="3967"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ins>
      <w:ins w:id="3968" w:author="Eric Boisvert" w:date="2016-03-06T13:27:00Z">
        <w:r w:rsidR="004D34D6">
          <w:rPr>
            <w:lang w:val="en-CA"/>
          </w:rPr>
        </w:r>
      </w:ins>
      <w:ins w:id="3969" w:author="Eric Boisvert" w:date="2016-01-20T05:46:00Z">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3970"/>
        <w:r>
          <w:rPr>
            <w:lang w:val="en-CA"/>
          </w:rPr>
          <w:t>(OGC 12-110).</w:t>
        </w:r>
        <w:commentRangeEnd w:id="3970"/>
        <w:r>
          <w:rPr>
            <w:rStyle w:val="CommentReference"/>
          </w:rPr>
          <w:commentReference w:id="3970"/>
        </w:r>
      </w:ins>
    </w:p>
    <w:p w14:paraId="53D1BB78" w14:textId="77777777" w:rsidR="00B63214" w:rsidRDefault="00B63214" w:rsidP="00AD7649">
      <w:pPr>
        <w:rPr>
          <w:ins w:id="3971"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3972" w:name="_Toc445034244"/>
      <w:r>
        <w:rPr>
          <w:lang w:val="en-CA"/>
        </w:rPr>
        <w:t>Date encoding</w:t>
      </w:r>
      <w:bookmarkEnd w:id="3972"/>
    </w:p>
    <w:p w14:paraId="4E700643" w14:textId="77777777" w:rsidR="00330E0C" w:rsidRDefault="00330E0C" w:rsidP="00AD7649">
      <w:pPr>
        <w:rPr>
          <w:lang w:val="en-CA"/>
        </w:rPr>
      </w:pPr>
    </w:p>
    <w:p w14:paraId="34A50A34" w14:textId="35ECE71C" w:rsidR="00330E0C" w:rsidRDefault="00330E0C" w:rsidP="00330E0C">
      <w:r>
        <w:t xml:space="preserve">The date-time </w:t>
      </w:r>
      <w:del w:id="3973" w:author="Eric Boisvert" w:date="2016-01-20T05:47:00Z">
        <w:r w:rsidDel="00AE70BC">
          <w:delText xml:space="preserve">formats </w:delText>
        </w:r>
      </w:del>
      <w:ins w:id="3974" w:author="Eric Boisvert" w:date="2016-01-20T05:47:00Z">
        <w:r w:rsidR="00AE70BC">
          <w:t>values shall</w:t>
        </w:r>
      </w:ins>
      <w:del w:id="3975" w:author="Eric Boisvert" w:date="2016-01-20T05:47:00Z">
        <w:r w:rsidDel="00AE70BC">
          <w:delText>will</w:delText>
        </w:r>
      </w:del>
      <w:r>
        <w:t xml:space="preserve"> conform to ISO</w:t>
      </w:r>
      <w:ins w:id="3976" w:author="Eric Boisvert" w:date="2016-01-20T05:47:00Z">
        <w:r w:rsidR="00AE70BC">
          <w:t xml:space="preserve"> 8601</w:t>
        </w:r>
      </w:ins>
      <w:r>
        <w:t xml:space="preserve"> standards.  Although this is already a GML 3.2 encoding rule (clause 14.2.2.7), this format shall also be used in any string </w:t>
      </w:r>
      <w:del w:id="3977" w:author="Eric Boisvert" w:date="2016-01-20T05:47:00Z">
        <w:r w:rsidDel="00AE70BC">
          <w:delText>that does not attempt to validate</w:delText>
        </w:r>
      </w:del>
      <w:ins w:id="3978" w:author="Eric Boisvert" w:date="2016-01-20T05:47:00Z">
        <w:r w:rsidR="00AE70BC">
          <w:t>that contain</w:t>
        </w:r>
      </w:ins>
      <w:del w:id="3979" w:author="Eric Boisvert" w:date="2016-01-20T05:47:00Z">
        <w:r w:rsidDel="00AE70BC">
          <w:delText xml:space="preserve"> the</w:delText>
        </w:r>
      </w:del>
      <w:r>
        <w:t xml:space="preserve"> </w:t>
      </w:r>
      <w:ins w:id="3980" w:author="Eric Boisvert" w:date="2016-01-20T05:47:00Z">
        <w:r w:rsidR="00AE70BC">
          <w:t xml:space="preserve">a </w:t>
        </w:r>
      </w:ins>
      <w:r>
        <w:t>date</w:t>
      </w:r>
      <w:ins w:id="3981" w:author="Eric Boisvert" w:date="2016-01-20T05:48:00Z">
        <w:r w:rsidR="00AE70BC">
          <w:t>-</w:t>
        </w:r>
      </w:ins>
      <w:del w:id="3982" w:author="Eric Boisvert" w:date="2016-01-20T05:48:00Z">
        <w:r w:rsidDel="00AE70BC">
          <w:delText xml:space="preserve"> </w:delText>
        </w:r>
      </w:del>
      <w:r>
        <w:t xml:space="preserve">time </w:t>
      </w:r>
      <w:del w:id="3983"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3984" w:author="Eric Boisvert" w:date="2016-01-20T05:48:00Z">
              <w:r w:rsidRPr="00031D61" w:rsidDel="00AE70BC">
                <w:rPr>
                  <w:rStyle w:val="reqtext"/>
                </w:rPr>
                <w:delText xml:space="preserve">elements </w:delText>
              </w:r>
            </w:del>
            <w:ins w:id="3985"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41E3B48" w:rsidR="00AE70BC" w:rsidRDefault="00330E0C" w:rsidP="00330E0C">
      <w:pPr>
        <w:rPr>
          <w:ins w:id="3986" w:author="Eric Boisvert" w:date="2016-01-20T05:49:00Z"/>
        </w:rPr>
      </w:pPr>
      <w:r>
        <w:lastRenderedPageBreak/>
        <w:t xml:space="preserve">Note that this precludes the use of time-coordinate systems such as UNIX time. This is specified in order to be maximally consistent with </w:t>
      </w:r>
      <w:del w:id="3987" w:author="Eric Boisvert" w:date="2016-02-28T14:38:00Z">
        <w:r w:rsidDel="00457AE6">
          <w:delText xml:space="preserve">WML2 </w:delText>
        </w:r>
      </w:del>
      <w:ins w:id="3988"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3989" w:author="Eric Boisvert" w:date="2016-01-20T05:49:00Z">
        <w:r w:rsidDel="00AE70BC">
          <w:delText xml:space="preserve">will </w:delText>
        </w:r>
      </w:del>
      <w:ins w:id="3990"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3991" w:name="_Toc445034245"/>
      <w:r>
        <w:t>Units of Measure</w:t>
      </w:r>
      <w:bookmarkEnd w:id="3991"/>
    </w:p>
    <w:p w14:paraId="76D71FB5" w14:textId="77777777" w:rsidR="00E966AA" w:rsidRDefault="00E966AA" w:rsidP="00AD7649">
      <w:pPr>
        <w:rPr>
          <w:lang w:val="en-CA"/>
        </w:rPr>
      </w:pPr>
    </w:p>
    <w:p w14:paraId="71B250A1" w14:textId="52D6C0BB" w:rsidR="008D6449" w:rsidRDefault="008D6449" w:rsidP="00AD7649">
      <w:pPr>
        <w:rPr>
          <w:lang w:val="en-CA"/>
        </w:rPr>
      </w:pPr>
      <w:del w:id="3992" w:author="Eric Boisvert" w:date="2016-01-24T13:46:00Z">
        <w:r w:rsidDel="00974714">
          <w:rPr>
            <w:lang w:val="en-CA"/>
          </w:rPr>
          <w:delText xml:space="preserve">SWE </w:delText>
        </w:r>
      </w:del>
      <w:ins w:id="3993" w:author="Eric Boisvert" w:date="2016-01-24T13:46:00Z">
        <w:r w:rsidR="00974714">
          <w:rPr>
            <w:lang w:val="en-CA"/>
          </w:rPr>
          <w:t>swe:</w:t>
        </w:r>
      </w:ins>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3994"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3995" w:name="_Ref444433734"/>
      <w:bookmarkStart w:id="3996" w:name="_Toc445034246"/>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3995"/>
      <w:bookmarkEnd w:id="3996"/>
    </w:p>
    <w:p w14:paraId="04AEED42" w14:textId="77777777" w:rsidR="00225333" w:rsidRDefault="00225333" w:rsidP="00225333">
      <w:pPr>
        <w:rPr>
          <w:lang w:val="en-CA"/>
        </w:rPr>
      </w:pPr>
    </w:p>
    <w:p w14:paraId="4B15B9BE" w14:textId="2A062BA5" w:rsidR="003A3448" w:rsidRDefault="003A3448" w:rsidP="00225333">
      <w:pPr>
        <w:rPr>
          <w:lang w:val="en-CA"/>
        </w:rPr>
      </w:pPr>
      <w:r>
        <w:rPr>
          <w:lang w:val="en-CA"/>
        </w:rPr>
        <w:t>The abstract portrayal encoding set</w:t>
      </w:r>
      <w:ins w:id="3997" w:author="Eric Boisvert" w:date="2016-02-14T13:28:00Z">
        <w:r w:rsidR="00415E41">
          <w:rPr>
            <w:lang w:val="en-CA"/>
          </w:rPr>
          <w:t>s</w:t>
        </w:r>
      </w:ins>
      <w:r>
        <w:rPr>
          <w:lang w:val="en-CA"/>
        </w:rPr>
        <w:t xml:space="preserve">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3998" w:author="Eric Boisvert" w:date="2015-10-29T03:56:00Z"/>
        </w:rPr>
      </w:pPr>
    </w:p>
    <w:p w14:paraId="6378C5AC" w14:textId="1836A7BD" w:rsidR="007A1979" w:rsidDel="00974714" w:rsidRDefault="007A1979" w:rsidP="00225333">
      <w:pPr>
        <w:rPr>
          <w:del w:id="3999" w:author="Eric Boisvert" w:date="2016-01-24T13:47:00Z"/>
        </w:rPr>
      </w:pPr>
    </w:p>
    <w:p w14:paraId="7A803E96" w14:textId="262B87E2" w:rsidR="008246C7" w:rsidRDefault="008246C7" w:rsidP="00225333">
      <w:r>
        <w:t>Portrayal schemas are meant to deliver simple content, consistent with simple scenarios described in GML Simple Feature</w:t>
      </w:r>
      <w:r w:rsidR="00112EA6">
        <w:t xml:space="preserve"> Level </w:t>
      </w:r>
      <w:ins w:id="4000" w:author="Eric Boisvert" w:date="2016-01-24T14:17:00Z">
        <w:r w:rsidR="006F54EF">
          <w:t>0</w:t>
        </w:r>
      </w:ins>
      <w:del w:id="4001" w:author="Eric Boisvert" w:date="2016-01-24T14:17:00Z">
        <w:r w:rsidR="00112EA6" w:rsidDel="006F54EF">
          <w:delText>1</w:delText>
        </w:r>
      </w:del>
      <w:r w:rsidR="00112EA6">
        <w:t xml:space="preserve"> (OGC 10-100r3</w:t>
      </w:r>
      <w:r>
        <w:t>)</w:t>
      </w:r>
      <w:ins w:id="4002" w:author="Eric Boisvert" w:date="2016-01-20T05:54:00Z">
        <w:r w:rsidR="00AE70BC">
          <w:t xml:space="preserve">. </w:t>
        </w:r>
      </w:ins>
      <w:del w:id="4003" w:author="Eric Boisvert" w:date="2016-01-20T05:54:00Z">
        <w:r w:rsidR="00112EA6" w:rsidDel="00AE70BC">
          <w:delText>,</w:delText>
        </w:r>
      </w:del>
      <w:r w:rsidR="00112EA6">
        <w:t xml:space="preserve"> </w:t>
      </w:r>
      <w:commentRangeStart w:id="4004"/>
      <w:ins w:id="4005" w:author="Eric Boisvert" w:date="2016-01-20T05:54:00Z">
        <w:r w:rsidR="00AE70BC">
          <w:t>U</w:t>
        </w:r>
      </w:ins>
      <w:del w:id="4006" w:author="Eric Boisvert" w:date="2016-01-20T05:54:00Z">
        <w:r w:rsidR="00112EA6" w:rsidDel="00AE70BC">
          <w:delText>u</w:delText>
        </w:r>
      </w:del>
      <w:r w:rsidR="00112EA6">
        <w:t>ser defined properties must respect the same constrains as defined in SF-1 specification</w:t>
      </w:r>
      <w:commentRangeEnd w:id="4004"/>
      <w:r w:rsidR="00AE70BC">
        <w:rPr>
          <w:rStyle w:val="CommentReference"/>
        </w:rPr>
        <w:commentReference w:id="400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4007" w:author="Eric Boisvert" w:date="2016-01-24T14:21:00Z"/>
        </w:rPr>
      </w:pPr>
    </w:p>
    <w:p w14:paraId="11794971" w14:textId="3EC4A762" w:rsidR="006F54EF" w:rsidRDefault="006F54EF" w:rsidP="00225333">
      <w:pPr>
        <w:rPr>
          <w:ins w:id="4008" w:author="Eric Boisvert" w:date="2016-01-24T14:22:00Z"/>
        </w:rPr>
      </w:pPr>
      <w:ins w:id="4009" w:author="Eric Boisvert" w:date="2016-01-24T14:21:00Z">
        <w:r>
          <w:t>Simple Feature defines 3 compliance levels</w:t>
        </w:r>
      </w:ins>
      <w:ins w:id="4010" w:author="Eric Boisvert" w:date="2016-01-24T14:22:00Z">
        <w:r>
          <w:t xml:space="preserve"> summarized </w:t>
        </w:r>
        <w:r w:rsidR="007F17CE">
          <w:t xml:space="preserve">in </w:t>
        </w:r>
      </w:ins>
      <w:ins w:id="4011" w:author="Eric Boisvert" w:date="2016-01-24T14:33:00Z">
        <w:r w:rsidR="007F17CE">
          <w:fldChar w:fldCharType="begin"/>
        </w:r>
        <w:r w:rsidR="007F17CE">
          <w:instrText xml:space="preserve"> REF _Ref441409363 \h </w:instrText>
        </w:r>
      </w:ins>
      <w:r w:rsidR="007F17CE">
        <w:fldChar w:fldCharType="separate"/>
      </w:r>
      <w:ins w:id="4012" w:author="Eric Boisvert" w:date="2016-03-06T13:27:00Z">
        <w:r w:rsidR="004D34D6">
          <w:t xml:space="preserve">Table </w:t>
        </w:r>
        <w:r w:rsidR="004D34D6">
          <w:rPr>
            <w:noProof/>
          </w:rPr>
          <w:t>9</w:t>
        </w:r>
      </w:ins>
      <w:ins w:id="4013" w:author="Eric Boisvert" w:date="2016-01-24T14:33:00Z">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4014" w:author="Eric Boisvert" w:date="2016-01-24T14:22:00Z"/>
        </w:trPr>
        <w:tc>
          <w:tcPr>
            <w:tcW w:w="4576" w:type="dxa"/>
            <w:shd w:val="clear" w:color="auto" w:fill="auto"/>
          </w:tcPr>
          <w:p w14:paraId="3E73F22B" w14:textId="54341E87" w:rsidR="006F54EF" w:rsidRDefault="006F54EF" w:rsidP="00225333">
            <w:pPr>
              <w:rPr>
                <w:ins w:id="4015"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4016" w:author="Eric Boisvert" w:date="2016-01-24T14:22:00Z"/>
              </w:rPr>
            </w:pPr>
            <w:ins w:id="4017"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4018" w:author="Eric Boisvert" w:date="2016-01-24T14:22:00Z"/>
              </w:rPr>
            </w:pPr>
            <w:ins w:id="4019"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4020" w:author="Eric Boisvert" w:date="2016-01-24T14:22:00Z"/>
                <w:rFonts w:ascii="TimesNewRomanPS-BoldMT" w:hAnsi="TimesNewRomanPS-BoldMT" w:cs="TimesNewRomanPS-BoldMT"/>
                <w:b/>
                <w:bCs/>
                <w:sz w:val="20"/>
                <w:szCs w:val="20"/>
                <w:lang w:val="en-CA" w:eastAsia="en-CA"/>
              </w:rPr>
            </w:pPr>
            <w:ins w:id="4021"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4022"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4023" w:author="Eric Boisvert" w:date="2016-01-24T14:24:00Z"/>
                <w:rFonts w:ascii="TimesNewRomanPSMT" w:hAnsi="TimesNewRomanPSMT" w:cs="TimesNewRomanPSMT"/>
                <w:sz w:val="20"/>
                <w:szCs w:val="20"/>
                <w:lang w:val="en-CA" w:eastAsia="en-CA"/>
              </w:rPr>
            </w:pPr>
            <w:ins w:id="4024"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4025" w:author="Eric Boisvert" w:date="2016-01-24T14:22:00Z"/>
                <w:rFonts w:ascii="TimesNewRomanPSMT" w:hAnsi="TimesNewRomanPSMT" w:cs="TimesNewRomanPSMT"/>
                <w:sz w:val="20"/>
                <w:szCs w:val="20"/>
                <w:lang w:val="en-CA" w:eastAsia="en-CA"/>
              </w:rPr>
            </w:pPr>
            <w:ins w:id="4026"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4027" w:author="Eric Boisvert" w:date="2016-01-24T14:22:00Z"/>
              </w:rPr>
            </w:pPr>
            <w:ins w:id="4028" w:author="Eric Boisvert" w:date="2016-01-24T14:26:00Z">
              <w:r>
                <w:t>Yes</w:t>
              </w:r>
            </w:ins>
            <w:ins w:id="4029"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4030" w:author="Eric Boisvert" w:date="2016-01-24T14:22:00Z"/>
              </w:rPr>
            </w:pPr>
            <w:ins w:id="4031" w:author="Eric Boisvert" w:date="2016-01-24T14:26:00Z">
              <w:r>
                <w:t>Yes</w:t>
              </w:r>
            </w:ins>
            <w:ins w:id="4032"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4033" w:author="Eric Boisvert" w:date="2016-01-24T14:22:00Z"/>
              </w:rPr>
            </w:pPr>
            <w:ins w:id="4034" w:author="Eric Boisvert" w:date="2016-01-24T14:26:00Z">
              <w:r>
                <w:t>No</w:t>
              </w:r>
            </w:ins>
          </w:p>
        </w:tc>
      </w:tr>
      <w:tr w:rsidR="0060248E" w14:paraId="2C7413B7" w14:textId="77777777" w:rsidTr="0060248E">
        <w:trPr>
          <w:ins w:id="4035" w:author="Eric Boisvert" w:date="2016-01-24T14:27:00Z"/>
        </w:trPr>
        <w:tc>
          <w:tcPr>
            <w:tcW w:w="4576" w:type="dxa"/>
            <w:shd w:val="clear" w:color="auto" w:fill="auto"/>
          </w:tcPr>
          <w:p w14:paraId="71CF1A5B" w14:textId="5CA09BD7" w:rsidR="007F17CE" w:rsidRPr="0060248E" w:rsidRDefault="007F17CE" w:rsidP="00225333">
            <w:pPr>
              <w:rPr>
                <w:ins w:id="4036" w:author="Eric Boisvert" w:date="2016-01-24T14:27:00Z"/>
                <w:rFonts w:ascii="TimesNewRomanPSMT" w:hAnsi="TimesNewRomanPSMT" w:cs="TimesNewRomanPSMT"/>
                <w:sz w:val="20"/>
                <w:szCs w:val="20"/>
                <w:lang w:val="en-CA" w:eastAsia="en-CA"/>
              </w:rPr>
            </w:pPr>
            <w:ins w:id="4037"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4038" w:author="Eric Boisvert" w:date="2016-01-24T14:27:00Z"/>
              </w:rPr>
            </w:pPr>
            <w:ins w:id="4039" w:author="Eric Boisvert" w:date="2016-01-24T14:27:00Z">
              <w:r>
                <w:t>Yes</w:t>
              </w:r>
            </w:ins>
            <w:ins w:id="4040"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4041" w:author="Eric Boisvert" w:date="2016-01-24T14:27:00Z"/>
              </w:rPr>
            </w:pPr>
            <w:ins w:id="4042" w:author="Eric Boisvert" w:date="2016-01-24T14:27:00Z">
              <w:r>
                <w:t>Yes</w:t>
              </w:r>
            </w:ins>
            <w:ins w:id="4043"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4044" w:author="Eric Boisvert" w:date="2016-01-24T14:27:00Z"/>
              </w:rPr>
            </w:pPr>
            <w:ins w:id="4045" w:author="Eric Boisvert" w:date="2016-01-24T14:28:00Z">
              <w:r>
                <w:t>Yes</w:t>
              </w:r>
            </w:ins>
            <w:ins w:id="4046" w:author="Eric Boisvert" w:date="2016-01-24T14:30:00Z">
              <w:r w:rsidRPr="0060248E">
                <w:rPr>
                  <w:vertAlign w:val="superscript"/>
                </w:rPr>
                <w:t>2</w:t>
              </w:r>
            </w:ins>
          </w:p>
        </w:tc>
      </w:tr>
      <w:tr w:rsidR="0060248E" w14:paraId="714F7F34" w14:textId="77777777" w:rsidTr="0060248E">
        <w:trPr>
          <w:ins w:id="4047" w:author="Eric Boisvert" w:date="2016-01-24T14:22:00Z"/>
        </w:trPr>
        <w:tc>
          <w:tcPr>
            <w:tcW w:w="4576" w:type="dxa"/>
            <w:shd w:val="clear" w:color="auto" w:fill="auto"/>
          </w:tcPr>
          <w:p w14:paraId="1C761C97" w14:textId="7D516A12" w:rsidR="006F54EF" w:rsidRDefault="006F54EF" w:rsidP="00225333">
            <w:pPr>
              <w:rPr>
                <w:ins w:id="4048" w:author="Eric Boisvert" w:date="2016-01-24T14:22:00Z"/>
              </w:rPr>
            </w:pPr>
            <w:ins w:id="4049"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4050" w:author="Eric Boisvert" w:date="2016-01-24T14:22:00Z"/>
              </w:rPr>
            </w:pPr>
            <w:ins w:id="4051" w:author="Eric Boisvert" w:date="2016-01-24T14:28:00Z">
              <w:r>
                <w:t>No</w:t>
              </w:r>
            </w:ins>
          </w:p>
        </w:tc>
        <w:tc>
          <w:tcPr>
            <w:tcW w:w="1403" w:type="dxa"/>
            <w:shd w:val="clear" w:color="auto" w:fill="auto"/>
          </w:tcPr>
          <w:p w14:paraId="0867A795" w14:textId="11E3557C" w:rsidR="006F54EF" w:rsidRDefault="006F54EF" w:rsidP="0060248E">
            <w:pPr>
              <w:jc w:val="center"/>
              <w:rPr>
                <w:ins w:id="4052" w:author="Eric Boisvert" w:date="2016-01-24T14:22:00Z"/>
              </w:rPr>
            </w:pPr>
            <w:ins w:id="4053" w:author="Eric Boisvert" w:date="2016-01-24T14:26:00Z">
              <w:r>
                <w:t>Yes</w:t>
              </w:r>
            </w:ins>
          </w:p>
        </w:tc>
        <w:tc>
          <w:tcPr>
            <w:tcW w:w="1523" w:type="dxa"/>
            <w:shd w:val="clear" w:color="auto" w:fill="auto"/>
          </w:tcPr>
          <w:p w14:paraId="25FCE0F9" w14:textId="595328EC" w:rsidR="006F54EF" w:rsidRDefault="006F54EF" w:rsidP="0060248E">
            <w:pPr>
              <w:jc w:val="center"/>
              <w:rPr>
                <w:ins w:id="4054" w:author="Eric Boisvert" w:date="2016-01-24T14:22:00Z"/>
              </w:rPr>
            </w:pPr>
            <w:ins w:id="4055" w:author="Eric Boisvert" w:date="2016-01-24T14:26:00Z">
              <w:r>
                <w:t>Yes</w:t>
              </w:r>
            </w:ins>
          </w:p>
        </w:tc>
      </w:tr>
      <w:tr w:rsidR="0060248E" w14:paraId="39F91C11" w14:textId="77777777" w:rsidTr="0060248E">
        <w:trPr>
          <w:ins w:id="4056" w:author="Eric Boisvert" w:date="2016-01-24T14:22:00Z"/>
        </w:trPr>
        <w:tc>
          <w:tcPr>
            <w:tcW w:w="4576" w:type="dxa"/>
            <w:shd w:val="clear" w:color="auto" w:fill="auto"/>
          </w:tcPr>
          <w:p w14:paraId="11CFEA6D" w14:textId="204B1521" w:rsidR="006F54EF" w:rsidRDefault="006F54EF" w:rsidP="00225333">
            <w:pPr>
              <w:rPr>
                <w:ins w:id="4057" w:author="Eric Boisvert" w:date="2016-01-24T14:22:00Z"/>
              </w:rPr>
            </w:pPr>
            <w:ins w:id="4058"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4059" w:author="Eric Boisvert" w:date="2016-01-24T14:22:00Z"/>
              </w:rPr>
            </w:pPr>
            <w:ins w:id="4060" w:author="Eric Boisvert" w:date="2016-01-24T14:27:00Z">
              <w:r>
                <w:t>No</w:t>
              </w:r>
            </w:ins>
          </w:p>
        </w:tc>
        <w:tc>
          <w:tcPr>
            <w:tcW w:w="1403" w:type="dxa"/>
            <w:shd w:val="clear" w:color="auto" w:fill="auto"/>
          </w:tcPr>
          <w:p w14:paraId="62BCF42B" w14:textId="048EC5F7" w:rsidR="006F54EF" w:rsidRDefault="006F54EF" w:rsidP="0060248E">
            <w:pPr>
              <w:jc w:val="center"/>
              <w:rPr>
                <w:ins w:id="4061" w:author="Eric Boisvert" w:date="2016-01-24T14:22:00Z"/>
              </w:rPr>
            </w:pPr>
            <w:ins w:id="4062" w:author="Eric Boisvert" w:date="2016-01-24T14:27:00Z">
              <w:r>
                <w:t>Yes</w:t>
              </w:r>
            </w:ins>
          </w:p>
        </w:tc>
        <w:tc>
          <w:tcPr>
            <w:tcW w:w="1523" w:type="dxa"/>
            <w:shd w:val="clear" w:color="auto" w:fill="auto"/>
          </w:tcPr>
          <w:p w14:paraId="5551B0D1" w14:textId="744D3998" w:rsidR="006F54EF" w:rsidRDefault="006F54EF" w:rsidP="0060248E">
            <w:pPr>
              <w:jc w:val="center"/>
              <w:rPr>
                <w:ins w:id="4063" w:author="Eric Boisvert" w:date="2016-01-24T14:22:00Z"/>
              </w:rPr>
            </w:pPr>
            <w:ins w:id="4064" w:author="Eric Boisvert" w:date="2016-01-24T14:27:00Z">
              <w:r>
                <w:t>Yes</w:t>
              </w:r>
            </w:ins>
          </w:p>
        </w:tc>
      </w:tr>
      <w:tr w:rsidR="0060248E" w14:paraId="03E33332" w14:textId="77777777" w:rsidTr="0060248E">
        <w:trPr>
          <w:ins w:id="4065" w:author="Eric Boisvert" w:date="2016-01-24T14:22:00Z"/>
        </w:trPr>
        <w:tc>
          <w:tcPr>
            <w:tcW w:w="4576" w:type="dxa"/>
            <w:shd w:val="clear" w:color="auto" w:fill="auto"/>
          </w:tcPr>
          <w:p w14:paraId="24B67F5C" w14:textId="2AA6A805" w:rsidR="006F54EF" w:rsidRDefault="006F54EF" w:rsidP="00225333">
            <w:pPr>
              <w:rPr>
                <w:ins w:id="4066" w:author="Eric Boisvert" w:date="2016-01-24T14:22:00Z"/>
              </w:rPr>
            </w:pPr>
            <w:ins w:id="4067"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4068" w:author="Eric Boisvert" w:date="2016-01-24T14:22:00Z"/>
              </w:rPr>
            </w:pPr>
            <w:ins w:id="4069" w:author="Eric Boisvert" w:date="2016-01-24T14:28:00Z">
              <w:r>
                <w:t>0..1</w:t>
              </w:r>
            </w:ins>
          </w:p>
        </w:tc>
        <w:tc>
          <w:tcPr>
            <w:tcW w:w="1403" w:type="dxa"/>
            <w:shd w:val="clear" w:color="auto" w:fill="auto"/>
          </w:tcPr>
          <w:p w14:paraId="638B3377" w14:textId="77E94A81" w:rsidR="006F54EF" w:rsidRDefault="007F17CE" w:rsidP="0060248E">
            <w:pPr>
              <w:jc w:val="center"/>
              <w:rPr>
                <w:ins w:id="4070" w:author="Eric Boisvert" w:date="2016-01-24T14:22:00Z"/>
              </w:rPr>
            </w:pPr>
            <w:ins w:id="4071" w:author="Eric Boisvert" w:date="2016-01-24T14:28:00Z">
              <w:r>
                <w:t>0..unbouded</w:t>
              </w:r>
            </w:ins>
          </w:p>
        </w:tc>
        <w:tc>
          <w:tcPr>
            <w:tcW w:w="1523" w:type="dxa"/>
            <w:shd w:val="clear" w:color="auto" w:fill="auto"/>
          </w:tcPr>
          <w:p w14:paraId="3579273E" w14:textId="4BDC3E09" w:rsidR="006F54EF" w:rsidRDefault="007F17CE" w:rsidP="0060248E">
            <w:pPr>
              <w:jc w:val="center"/>
              <w:rPr>
                <w:ins w:id="4072" w:author="Eric Boisvert" w:date="2016-01-24T14:22:00Z"/>
              </w:rPr>
            </w:pPr>
            <w:ins w:id="4073" w:author="Eric Boisvert" w:date="2016-01-24T14:28:00Z">
              <w:r>
                <w:t>0..unbounded</w:t>
              </w:r>
            </w:ins>
          </w:p>
        </w:tc>
      </w:tr>
      <w:tr w:rsidR="0060248E" w14:paraId="2ECF629C" w14:textId="77777777" w:rsidTr="0060248E">
        <w:trPr>
          <w:ins w:id="4074"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4075" w:author="Eric Boisvert" w:date="2016-01-24T14:25:00Z"/>
                <w:rFonts w:ascii="TimesNewRomanPSMT" w:hAnsi="TimesNewRomanPSMT" w:cs="TimesNewRomanPSMT"/>
                <w:sz w:val="20"/>
                <w:szCs w:val="20"/>
                <w:lang w:val="en-CA" w:eastAsia="en-CA"/>
              </w:rPr>
            </w:pPr>
            <w:ins w:id="4076"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4077" w:author="Eric Boisvert" w:date="2016-01-24T14:24:00Z"/>
                <w:rFonts w:ascii="TimesNewRomanPSMT" w:hAnsi="TimesNewRomanPSMT" w:cs="TimesNewRomanPSMT"/>
                <w:sz w:val="20"/>
                <w:szCs w:val="20"/>
                <w:lang w:val="en-CA" w:eastAsia="en-CA"/>
              </w:rPr>
            </w:pPr>
            <w:ins w:id="4078"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4079" w:author="Eric Boisvert" w:date="2016-01-24T14:24:00Z"/>
              </w:rPr>
            </w:pPr>
            <w:ins w:id="4080" w:author="Eric Boisvert" w:date="2016-01-24T14:28:00Z">
              <w:r>
                <w:t>Yes</w:t>
              </w:r>
            </w:ins>
            <w:ins w:id="4081"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4082" w:author="Eric Boisvert" w:date="2016-01-24T14:24:00Z"/>
              </w:rPr>
            </w:pPr>
            <w:ins w:id="4083" w:author="Eric Boisvert" w:date="2016-01-24T14:28:00Z">
              <w:r>
                <w:t>Yes</w:t>
              </w:r>
            </w:ins>
            <w:ins w:id="4084"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4085" w:author="Eric Boisvert" w:date="2016-01-24T14:24:00Z"/>
              </w:rPr>
            </w:pPr>
            <w:ins w:id="4086" w:author="Eric Boisvert" w:date="2016-01-24T14:28:00Z">
              <w:r>
                <w:t>Yes</w:t>
              </w:r>
            </w:ins>
          </w:p>
        </w:tc>
      </w:tr>
      <w:tr w:rsidR="0060248E" w14:paraId="64620F7F" w14:textId="77777777" w:rsidTr="0060248E">
        <w:trPr>
          <w:ins w:id="4087"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4088" w:author="Eric Boisvert" w:date="2016-01-24T14:25:00Z"/>
                <w:rFonts w:ascii="TimesNewRomanPSMT" w:hAnsi="TimesNewRomanPSMT" w:cs="TimesNewRomanPSMT"/>
                <w:sz w:val="20"/>
                <w:szCs w:val="20"/>
                <w:lang w:val="en-CA" w:eastAsia="en-CA"/>
              </w:rPr>
            </w:pPr>
            <w:ins w:id="4089" w:author="Eric Boisvert" w:date="2016-01-24T14:25:00Z">
              <w:r w:rsidRPr="0060248E">
                <w:rPr>
                  <w:rFonts w:ascii="TimesNewRomanPSMT" w:hAnsi="TimesNewRomanPSMT" w:cs="TimesNewRomanPSMT"/>
                  <w:sz w:val="20"/>
                  <w:szCs w:val="20"/>
                  <w:lang w:val="en-CA" w:eastAsia="en-CA"/>
                </w:rPr>
                <w:t>spatial property values</w:t>
              </w:r>
            </w:ins>
          </w:p>
          <w:p w14:paraId="6506BA49" w14:textId="5321F6A6" w:rsidR="006F54EF" w:rsidRPr="0060248E" w:rsidRDefault="007F17CE" w:rsidP="0060248E">
            <w:pPr>
              <w:autoSpaceDE w:val="0"/>
              <w:autoSpaceDN w:val="0"/>
              <w:adjustRightInd w:val="0"/>
              <w:spacing w:after="0"/>
              <w:rPr>
                <w:ins w:id="4090" w:author="Eric Boisvert" w:date="2016-01-24T14:24:00Z"/>
                <w:rFonts w:ascii="TimesNewRomanPSMT" w:hAnsi="TimesNewRomanPSMT" w:cs="TimesNewRomanPSMT"/>
                <w:sz w:val="20"/>
                <w:szCs w:val="20"/>
                <w:lang w:val="en-CA" w:eastAsia="en-CA"/>
              </w:rPr>
            </w:pPr>
            <w:ins w:id="4091"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4092" w:author="Eric Boisvert" w:date="2016-01-24T14:24:00Z"/>
              </w:rPr>
            </w:pPr>
            <w:ins w:id="4093" w:author="Eric Boisvert" w:date="2016-01-24T14:29:00Z">
              <w:r>
                <w:t>Yes</w:t>
              </w:r>
            </w:ins>
            <w:ins w:id="4094"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4095" w:author="Eric Boisvert" w:date="2016-01-24T14:24:00Z"/>
              </w:rPr>
            </w:pPr>
            <w:ins w:id="4096" w:author="Eric Boisvert" w:date="2016-01-24T14:29:00Z">
              <w:r>
                <w:t>Yes</w:t>
              </w:r>
            </w:ins>
            <w:ins w:id="4097"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4098" w:author="Eric Boisvert" w:date="2016-01-24T14:24:00Z"/>
              </w:rPr>
            </w:pPr>
            <w:ins w:id="4099" w:author="Eric Boisvert" w:date="2016-01-24T14:29:00Z">
              <w:r>
                <w:t>Yes</w:t>
              </w:r>
            </w:ins>
          </w:p>
        </w:tc>
      </w:tr>
      <w:tr w:rsidR="007F17CE" w14:paraId="3FA2299E" w14:textId="77777777" w:rsidTr="0060248E">
        <w:trPr>
          <w:ins w:id="4100"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4101" w:author="Eric Boisvert" w:date="2016-01-24T14:29:00Z"/>
                <w:rFonts w:ascii="TimesNewRomanPSMT" w:hAnsi="TimesNewRomanPSMT" w:cs="TimesNewRomanPSMT"/>
                <w:sz w:val="20"/>
                <w:szCs w:val="20"/>
                <w:lang w:val="en-CA" w:eastAsia="en-CA"/>
              </w:rPr>
            </w:pPr>
            <w:ins w:id="4102"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4103" w:author="Eric Boisvert" w:date="2016-01-24T14:29:00Z"/>
                <w:rFonts w:ascii="TimesNewRomanPSMT" w:hAnsi="TimesNewRomanPSMT" w:cs="TimesNewRomanPSMT"/>
                <w:sz w:val="20"/>
                <w:szCs w:val="20"/>
                <w:lang w:val="en-CA" w:eastAsia="en-CA"/>
              </w:rPr>
            </w:pPr>
            <w:ins w:id="4104"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4105" w:author="Eric Boisvert" w:date="2016-01-24T14:32:00Z">
              <w:r w:rsidRPr="0060248E">
                <w:rPr>
                  <w:rFonts w:ascii="TimesNewRomanPSMT" w:hAnsi="TimesNewRomanPSMT" w:cs="TimesNewRomanPSMT"/>
                  <w:sz w:val="20"/>
                  <w:szCs w:val="20"/>
                  <w:lang w:val="en-CA" w:eastAsia="en-CA"/>
                </w:rPr>
                <w:t xml:space="preserve"> </w:t>
              </w:r>
            </w:ins>
            <w:ins w:id="4106"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4107" w:author="Eric Boisvert" w:date="2016-01-24T14:24:00Z"/>
              </w:rPr>
            </w:pPr>
            <w:ins w:id="4108"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4109" w:author="Eric Boisvert" w:date="2016-01-24T14:32:00Z">
              <w:r w:rsidRPr="0060248E">
                <w:rPr>
                  <w:rFonts w:ascii="TimesNewRomanPSMT" w:hAnsi="TimesNewRomanPSMT" w:cs="TimesNewRomanPSMT"/>
                  <w:sz w:val="20"/>
                  <w:szCs w:val="20"/>
                  <w:lang w:val="en-CA" w:eastAsia="en-CA"/>
                </w:rPr>
                <w:t xml:space="preserve"> g</w:t>
              </w:r>
            </w:ins>
            <w:ins w:id="4110" w:author="Eric Boisvert" w:date="2016-01-24T14:29:00Z">
              <w:r w:rsidRPr="0060248E">
                <w:rPr>
                  <w:rFonts w:ascii="TimesNewRomanPSMT" w:hAnsi="TimesNewRomanPSMT" w:cs="TimesNewRomanPSMT"/>
                  <w:sz w:val="20"/>
                  <w:szCs w:val="20"/>
                  <w:lang w:val="en-CA" w:eastAsia="en-CA"/>
                </w:rPr>
                <w:t>ml:ReferenceType. The more generalized GML property-type pattern allowing mixed inline and byreference</w:t>
              </w:r>
            </w:ins>
            <w:ins w:id="4111" w:author="Eric Boisvert" w:date="2016-01-24T14:32:00Z">
              <w:r w:rsidRPr="0060248E">
                <w:rPr>
                  <w:rFonts w:ascii="TimesNewRomanPSMT" w:hAnsi="TimesNewRomanPSMT" w:cs="TimesNewRomanPSMT"/>
                  <w:sz w:val="20"/>
                  <w:szCs w:val="20"/>
                  <w:lang w:val="en-CA" w:eastAsia="en-CA"/>
                </w:rPr>
                <w:t xml:space="preserve"> </w:t>
              </w:r>
            </w:ins>
            <w:ins w:id="4112"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4EEEDA3B" w:rsidR="006F54EF" w:rsidRDefault="007F17CE">
      <w:pPr>
        <w:pStyle w:val="Caption"/>
        <w:rPr>
          <w:ins w:id="4113" w:author="Eric Boisvert" w:date="2016-01-24T14:22:00Z"/>
        </w:rPr>
        <w:pPrChange w:id="4114" w:author="Eric Boisvert" w:date="2016-01-24T14:33:00Z">
          <w:pPr/>
        </w:pPrChange>
      </w:pPr>
      <w:bookmarkStart w:id="4115" w:name="_Ref441409363"/>
      <w:ins w:id="4116" w:author="Eric Boisvert" w:date="2016-01-24T14:33:00Z">
        <w:r>
          <w:t xml:space="preserve">Table </w:t>
        </w:r>
      </w:ins>
      <w:ins w:id="4117" w:author="Eric Boisvert" w:date="2016-02-14T13:33:00Z">
        <w:r w:rsidR="00415E41">
          <w:fldChar w:fldCharType="begin"/>
        </w:r>
        <w:r w:rsidR="00415E41">
          <w:instrText xml:space="preserve"> SEQ Table \* ARABIC </w:instrText>
        </w:r>
      </w:ins>
      <w:r w:rsidR="00415E41">
        <w:fldChar w:fldCharType="separate"/>
      </w:r>
      <w:ins w:id="4118" w:author="Eric Boisvert" w:date="2016-03-06T13:27:00Z">
        <w:r w:rsidR="004D34D6">
          <w:rPr>
            <w:noProof/>
          </w:rPr>
          <w:t>9</w:t>
        </w:r>
      </w:ins>
      <w:ins w:id="4119" w:author="Eric Boisvert" w:date="2016-02-14T13:33:00Z">
        <w:r w:rsidR="00415E41">
          <w:fldChar w:fldCharType="end"/>
        </w:r>
      </w:ins>
      <w:bookmarkEnd w:id="4115"/>
      <w:ins w:id="4120" w:author="Eric Boisvert" w:date="2016-01-24T14:33:00Z">
        <w:r>
          <w:t xml:space="preserve"> : Reproduction of Table 1 of 10-100r3 (Clause 2.1)</w:t>
        </w:r>
      </w:ins>
    </w:p>
    <w:p w14:paraId="4F94B38D" w14:textId="7CC72F00" w:rsidR="006F54EF" w:rsidRDefault="006F54EF" w:rsidP="00225333"/>
    <w:p w14:paraId="0B05AC3E" w14:textId="6F08B680" w:rsidR="00112EA6" w:rsidRDefault="00112EA6" w:rsidP="00112EA6">
      <w:r>
        <w:lastRenderedPageBreak/>
        <w:t>SF-</w:t>
      </w:r>
      <w:ins w:id="4121" w:author="Eric Boisvert" w:date="2016-01-24T14:17:00Z">
        <w:r w:rsidR="006F54EF">
          <w:t>0</w:t>
        </w:r>
      </w:ins>
      <w:del w:id="4122"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w:t>
      </w:r>
      <w:commentRangeStart w:id="4123"/>
      <w:r w:rsidR="00753B5D">
        <w:t>this specification restrict user defined content to simple type</w:t>
      </w:r>
      <w:commentRangeEnd w:id="4123"/>
      <w:r w:rsidR="00AE70BC">
        <w:rPr>
          <w:rStyle w:val="CommentReference"/>
        </w:rPr>
        <w:commentReference w:id="412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0063136E"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4124" w:author="Eric Boisvert" w:date="2016-01-24T14:34:00Z">
              <w:r w:rsidR="007F17CE">
                <w:rPr>
                  <w:rStyle w:val="requri"/>
                  <w:lang w:val="en-CA"/>
                </w:rPr>
                <w:t>0</w:t>
              </w:r>
            </w:ins>
            <w:del w:id="4125" w:author="Eric Boisvert" w:date="2016-01-24T14:34:00Z">
              <w:r w:rsidDel="007F17CE">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4126" w:author="Eric Boisvert" w:date="2016-01-24T14:34:00Z">
        <w:r w:rsidDel="007F17CE">
          <w:delText xml:space="preserve">defined </w:delText>
        </w:r>
      </w:del>
      <w:ins w:id="4127" w:author="Eric Boisvert" w:date="2016-01-24T14:34:00Z">
        <w:r w:rsidR="007F17CE">
          <w:t xml:space="preserve">encoded </w:t>
        </w:r>
      </w:ins>
      <w:r>
        <w:t>as</w:t>
      </w:r>
      <w:ins w:id="4128"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4129" w:author="Eric Boisvert" w:date="2016-01-24T14:35:00Z">
        <w:r w:rsidDel="007F17CE">
          <w:delText xml:space="preserve">that </w:delText>
        </w:r>
      </w:del>
      <w:r>
        <w:t xml:space="preserve">the validator will attempt to validate user defined property </w:t>
      </w:r>
      <w:ins w:id="4130" w:author="Eric Boisvert" w:date="2016-01-24T14:35:00Z">
        <w:r w:rsidR="007F17CE">
          <w:t xml:space="preserve">only </w:t>
        </w:r>
      </w:ins>
      <w:r>
        <w:t>i</w:t>
      </w:r>
      <w:ins w:id="4131" w:author="Eric Boisvert" w:date="2016-01-20T05:57:00Z">
        <w:r w:rsidR="00153787">
          <w:t>f</w:t>
        </w:r>
      </w:ins>
      <w:del w:id="4132" w:author="Eric Boisvert" w:date="2016-01-20T05:57:00Z">
        <w:r w:rsidDel="00153787">
          <w:delText>s</w:delText>
        </w:r>
      </w:del>
      <w:r>
        <w:t xml:space="preserve"> a schema is available.  To help client applications and developer to validate instance containing use</w:t>
      </w:r>
      <w:ins w:id="4133" w:author="Eric Boisvert" w:date="2016-01-24T14:35:00Z">
        <w:r w:rsidR="007F17CE">
          <w:t>r</w:t>
        </w:r>
      </w:ins>
      <w:r>
        <w:t xml:space="preserve"> defined propert</w:t>
      </w:r>
      <w:ins w:id="4134" w:author="Eric Boisvert" w:date="2016-01-24T14:35:00Z">
        <w:r w:rsidR="007F17CE">
          <w:t>ies</w:t>
        </w:r>
      </w:ins>
      <w:del w:id="4135" w:author="Eric Boisvert" w:date="2016-01-24T14:35:00Z">
        <w:r w:rsidDel="007F17CE">
          <w:delText>y</w:delText>
        </w:r>
      </w:del>
      <w:r>
        <w:t xml:space="preserve">, a XSD </w:t>
      </w:r>
      <w:ins w:id="4136" w:author="Eric Boisvert" w:date="2016-01-24T14:36:00Z">
        <w:r w:rsidR="007F17CE">
          <w:t>schema</w:t>
        </w:r>
      </w:ins>
      <w:del w:id="4137" w:author="Eric Boisvert" w:date="2016-01-24T14:36:00Z">
        <w:r w:rsidDel="007F17CE">
          <w:delText xml:space="preserve">file </w:delText>
        </w:r>
      </w:del>
      <w:r>
        <w:t>should be provided</w:t>
      </w:r>
      <w:ins w:id="4138" w:author="Eric Boisvert" w:date="2016-01-20T05:57:00Z">
        <w:r w:rsidR="00153787">
          <w:t xml:space="preserve"> in the instance</w:t>
        </w:r>
      </w:ins>
      <w:ins w:id="4139" w:author="Eric Boisvert" w:date="2016-01-24T14:36:00Z">
        <w:r w:rsidR="007F17CE">
          <w:t>’s</w:t>
        </w:r>
      </w:ins>
      <w:ins w:id="4140"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4141"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4142" w:name="_Ref439836832"/>
      <w:bookmarkStart w:id="4143" w:name="_Toc445034247"/>
      <w:r>
        <w:t>GeoSciML Portrayal GML 3.1 profile</w:t>
      </w:r>
      <w:bookmarkEnd w:id="4142"/>
      <w:bookmarkEnd w:id="4143"/>
    </w:p>
    <w:p w14:paraId="28785625" w14:textId="77777777" w:rsidR="00746B77" w:rsidRDefault="00746B77" w:rsidP="00225333">
      <w:pPr>
        <w:rPr>
          <w:ins w:id="4144" w:author="Eric Boisvert" w:date="2016-01-24T13:47:00Z"/>
        </w:rPr>
      </w:pPr>
    </w:p>
    <w:p w14:paraId="24EAECDC" w14:textId="6AC0E28B" w:rsidR="00746B77" w:rsidRDefault="00974714" w:rsidP="00974714">
      <w:commentRangeStart w:id="4145"/>
      <w:r>
        <w:t xml:space="preserve">Because of the limited availability of WFS 2.0 compliant servers and clients, GeoSciML SWG officially supports WFS 1.1.0 and GML 3.1.1. </w:t>
      </w:r>
      <w:commentRangeEnd w:id="4145"/>
      <w:r>
        <w:rPr>
          <w:rStyle w:val="CommentReference"/>
        </w:rPr>
        <w:commentReference w:id="4145"/>
      </w:r>
      <w:r>
        <w:t xml:space="preserve">(See  </w:t>
      </w:r>
      <w:r>
        <w:fldChar w:fldCharType="begin"/>
      </w:r>
      <w:r>
        <w:instrText xml:space="preserve"> REF _Ref439836832 \r \h </w:instrText>
      </w:r>
      <w:r>
        <w:fldChar w:fldCharType="separate"/>
      </w:r>
      <w:ins w:id="4146" w:author="Eric Boisvert" w:date="2016-03-06T13:27:00Z">
        <w:r w:rsidR="004D34D6">
          <w:t>9.4</w:t>
        </w:r>
      </w:ins>
      <w:del w:id="4147" w:author="Eric Boisvert" w:date="2016-03-06T13:27:00Z">
        <w:r w:rsidDel="004D34D6">
          <w:delText>9.5</w:delText>
        </w:r>
      </w:del>
      <w:r>
        <w:fldChar w:fldCharType="end"/>
      </w:r>
      <w:r>
        <w:t xml:space="preserve">).  </w:t>
      </w:r>
      <w:r w:rsidR="00746B77">
        <w:t>to accommodate WFS 1.1.0 services</w:t>
      </w:r>
      <w:r>
        <w:t>.  GML 3.2 compliant portrayal schema shall be published as a profile</w:t>
      </w:r>
      <w:ins w:id="4148" w:author="Eric Boisvert" w:date="2016-02-28T14:39:00Z">
        <w:r w:rsidR="00457AE6">
          <w:t xml:space="preserve"> of </w:t>
        </w:r>
      </w:ins>
      <w:ins w:id="4149" w:author="Eric Boisvert" w:date="2016-02-28T14:40:00Z">
        <w:r w:rsidR="00457AE6">
          <w:fldChar w:fldCharType="begin"/>
        </w:r>
        <w:r w:rsidR="00457AE6">
          <w:instrText xml:space="preserve"> REF _Ref444433734 \r \h </w:instrText>
        </w:r>
      </w:ins>
      <w:r w:rsidR="00457AE6">
        <w:fldChar w:fldCharType="separate"/>
      </w:r>
      <w:ins w:id="4150" w:author="Eric Boisvert" w:date="2016-03-06T13:27:00Z">
        <w:r w:rsidR="004D34D6">
          <w:t>9.3</w:t>
        </w:r>
      </w:ins>
      <w:ins w:id="4151" w:author="Eric Boisvert" w:date="2016-02-28T14:40:00Z">
        <w:r w:rsidR="00457AE6">
          <w:fldChar w:fldCharType="end"/>
        </w:r>
      </w:ins>
      <w:ins w:id="4152" w:author="Eric Boisvert" w:date="2016-01-24T13:48:00Z">
        <w:r>
          <w:t>.</w:t>
        </w:r>
      </w:ins>
      <w:r>
        <w:t xml:space="preserve"> </w:t>
      </w:r>
      <w:del w:id="4153"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4154"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lastRenderedPageBreak/>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4155"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r w:rsidR="009F2680">
        <w:fldChar w:fldCharType="begin"/>
      </w:r>
      <w:r w:rsidR="009F2680">
        <w:instrText xml:space="preserve"> HYPERLINK "http://schemas.opengis.net/gsml/4.0/geosciml-portrayal.sch" </w:instrText>
      </w:r>
      <w:ins w:id="4156" w:author="Eric Boisvert" w:date="2016-03-06T13:27:00Z"/>
      <w:r w:rsidR="009F2680">
        <w:fldChar w:fldCharType="separate"/>
      </w:r>
      <w:r w:rsidRPr="00140F09">
        <w:rPr>
          <w:rStyle w:val="Hyperlink"/>
        </w:rPr>
        <w:t>http://schemas.opengis.net/gsml/4.0/geosciml-portrayal.sch</w:t>
      </w:r>
      <w:r w:rsidR="009F2680">
        <w:rPr>
          <w:rStyle w:val="Hyperlink"/>
        </w:rPr>
        <w:fldChar w:fldCharType="end"/>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4157" w:name="_Toc445034248"/>
      <w:r w:rsidRPr="00D12552">
        <w:rPr>
          <w:lang w:val="en-CA"/>
        </w:rPr>
        <w:t xml:space="preserve">GeoSciML </w:t>
      </w:r>
      <w:r>
        <w:rPr>
          <w:lang w:val="en-CA"/>
        </w:rPr>
        <w:t>Basic XML</w:t>
      </w:r>
      <w:r w:rsidRPr="00D12552">
        <w:rPr>
          <w:lang w:val="en-CA"/>
        </w:rPr>
        <w:t xml:space="preserve"> Requirements Class</w:t>
      </w:r>
      <w:bookmarkEnd w:id="4157"/>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158"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4159">
          <w:tblGrid>
            <w:gridCol w:w="4219"/>
            <w:gridCol w:w="4678"/>
          </w:tblGrid>
        </w:tblGridChange>
      </w:tblGrid>
      <w:tr w:rsidR="005372A3" w:rsidRPr="00D12552" w14:paraId="1DAD4D89" w14:textId="77777777" w:rsidTr="00C859E9">
        <w:trPr>
          <w:cantSplit/>
          <w:trPrChange w:id="4160" w:author="Eric Boisvert" w:date="2016-01-24T14:40:00Z">
            <w:trPr>
              <w:cantSplit/>
            </w:trPr>
          </w:trPrChange>
        </w:trPr>
        <w:tc>
          <w:tcPr>
            <w:tcW w:w="4077" w:type="dxa"/>
            <w:tcBorders>
              <w:right w:val="nil"/>
            </w:tcBorders>
            <w:shd w:val="clear" w:color="auto" w:fill="auto"/>
            <w:tcPrChange w:id="4161"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4162"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4163"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r w:rsidR="009F2680">
        <w:fldChar w:fldCharType="begin"/>
      </w:r>
      <w:r w:rsidR="009F2680">
        <w:instrText xml:space="preserve"> HYPERLINK "http://schemas.opengis.net/gsml/4.0/geoSciMLBasic.sch" </w:instrText>
      </w:r>
      <w:ins w:id="4164" w:author="Eric Boisvert" w:date="2016-03-06T13:27:00Z"/>
      <w:r w:rsidR="009F2680">
        <w:fldChar w:fldCharType="separate"/>
      </w:r>
      <w:r w:rsidR="00CE5B49" w:rsidRPr="00140F09">
        <w:rPr>
          <w:rStyle w:val="Hyperlink"/>
        </w:rPr>
        <w:t>http://schemas.opengis.net/gsml/4.0/geoSciMLBasic.sch</w:t>
      </w:r>
      <w:r w:rsidR="009F2680">
        <w:rPr>
          <w:rStyle w:val="Hyperlink"/>
        </w:rPr>
        <w:fldChar w:fldCharType="end"/>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6C64E89C" w14:textId="6C800358" w:rsidR="004F0435" w:rsidRDefault="00330E0C" w:rsidP="006A7DD0">
      <w:pPr>
        <w:rPr>
          <w:ins w:id="4165" w:author="Eric Boisvert" w:date="2016-03-06T14:53:00Z"/>
        </w:rPr>
      </w:pPr>
      <w:r>
        <w:lastRenderedPageBreak/>
        <w:t xml:space="preserve">Some properties links to stub property blocks (see </w:t>
      </w:r>
      <w:r w:rsidR="008A0D27">
        <w:fldChar w:fldCharType="begin"/>
      </w:r>
      <w:r w:rsidR="008A0D27">
        <w:instrText xml:space="preserve"> REF _Ref432754283 \r \h </w:instrText>
      </w:r>
      <w:r w:rsidR="008A0D27">
        <w:fldChar w:fldCharType="separate"/>
      </w:r>
      <w:r w:rsidR="004D34D6">
        <w:t>5.2</w:t>
      </w:r>
      <w:r w:rsidR="008A0D27">
        <w:fldChar w:fldCharType="end"/>
      </w:r>
      <w:r w:rsidR="008A0D27">
        <w:t>) which value are empty abstract classes</w:t>
      </w:r>
      <w:ins w:id="4166" w:author="Eric Boisvert" w:date="2016-03-06T14:57:00Z">
        <w:r w:rsidR="004F0435">
          <w:t xml:space="preserve"> in Basic package</w:t>
        </w:r>
      </w:ins>
      <w:ins w:id="4167" w:author="Eric Boisvert" w:date="2016-03-06T14:37:00Z">
        <w:r w:rsidR="00C70FFE">
          <w:t xml:space="preserve">. </w:t>
        </w:r>
      </w:ins>
      <w:del w:id="4168" w:author="Eric Boisvert" w:date="2016-03-06T14:37:00Z">
        <w:r w:rsidR="002A2C89" w:rsidDel="00C70FFE">
          <w:delText>,</w:delText>
        </w:r>
      </w:del>
      <w:r w:rsidR="002A2C89">
        <w:t xml:space="preserve"> </w:t>
      </w:r>
      <w:ins w:id="4169" w:author="Eric Boisvert" w:date="2016-03-06T14:57:00Z">
        <w:r w:rsidR="004F0435">
          <w:t xml:space="preserve">Since abstract description classes are DataType, the property is inline only and therefore an empty property is not schema valid.  </w:t>
        </w:r>
      </w:ins>
      <w:del w:id="4170" w:author="Eric Boisvert" w:date="2016-03-06T14:37:00Z">
        <w:r w:rsidR="002A2C89" w:rsidDel="00C70FFE">
          <w:delText>t</w:delText>
        </w:r>
      </w:del>
      <w:del w:id="4171" w:author="Eric Boisvert" w:date="2016-03-06T14:57:00Z">
        <w:r w:rsidR="002A2C89" w:rsidDel="004F0435">
          <w:delText xml:space="preserve">herefore no value </w:delText>
        </w:r>
      </w:del>
      <w:del w:id="4172" w:author="Eric Boisvert" w:date="2016-03-06T14:56:00Z">
        <w:r w:rsidR="002A2C89" w:rsidDel="004F0435">
          <w:delText>can be</w:delText>
        </w:r>
      </w:del>
      <w:del w:id="4173" w:author="Eric Boisvert" w:date="2016-03-06T14:57:00Z">
        <w:r w:rsidR="002A2C89" w:rsidDel="004F0435">
          <w:delText xml:space="preserve"> provided in basic package.  </w:delText>
        </w:r>
      </w:del>
    </w:p>
    <w:p w14:paraId="3DF8D3C9" w14:textId="31F73FB6" w:rsidR="005372A3" w:rsidDel="004F0435" w:rsidRDefault="004F0435" w:rsidP="006A7DD0">
      <w:pPr>
        <w:rPr>
          <w:del w:id="4174" w:author="Eric Boisvert" w:date="2016-03-06T14:58:00Z"/>
        </w:rPr>
      </w:pPr>
      <w:ins w:id="4175" w:author="Eric Boisvert" w:date="2016-03-06T14:58:00Z">
        <w:r w:rsidDel="004F0435">
          <w:t xml:space="preserve"> </w:t>
        </w:r>
      </w:ins>
      <w:del w:id="4176"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4177" w:author="Eric Boisvert" w:date="2016-03-06T14:58:00Z"/>
          <w:rFonts w:ascii="Courier New" w:hAnsi="Courier New" w:cs="Courier New"/>
          <w:b/>
          <w:bCs/>
          <w:color w:val="000000"/>
          <w:sz w:val="20"/>
          <w:szCs w:val="20"/>
          <w:highlight w:val="white"/>
          <w:lang w:val="en-CA" w:eastAsia="en-CA"/>
        </w:rPr>
      </w:pPr>
      <w:del w:id="4178"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4179" w:author="Eric Boisvert" w:date="2016-03-06T14:58:00Z"/>
          <w:rFonts w:ascii="Courier New" w:hAnsi="Courier New" w:cs="Courier New"/>
          <w:b/>
          <w:bCs/>
          <w:color w:val="000000"/>
          <w:sz w:val="20"/>
          <w:szCs w:val="20"/>
          <w:highlight w:val="white"/>
          <w:lang w:val="en-CA" w:eastAsia="en-CA"/>
        </w:rPr>
      </w:pPr>
      <w:del w:id="4180"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4181" w:author="Eric Boisvert" w:date="2016-03-06T14:58:00Z"/>
          <w:rFonts w:ascii="Courier New" w:hAnsi="Courier New" w:cs="Courier New"/>
          <w:b/>
          <w:bCs/>
          <w:color w:val="000000"/>
          <w:sz w:val="20"/>
          <w:szCs w:val="20"/>
          <w:highlight w:val="white"/>
          <w:lang w:val="en-CA" w:eastAsia="en-CA"/>
        </w:rPr>
      </w:pPr>
      <w:del w:id="4182"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4183" w:author="Eric Boisvert" w:date="2016-03-06T14:58:00Z"/>
          <w:rFonts w:ascii="Courier New" w:hAnsi="Courier New" w:cs="Courier New"/>
          <w:b/>
          <w:bCs/>
          <w:color w:val="000000"/>
          <w:sz w:val="20"/>
          <w:szCs w:val="20"/>
          <w:highlight w:val="white"/>
          <w:lang w:val="en-CA" w:eastAsia="en-CA"/>
        </w:rPr>
      </w:pPr>
      <w:del w:id="4184"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4185" w:author="Eric Boisvert" w:date="2016-01-24T14:51:00Z"/>
          <w:rFonts w:ascii="Courier New" w:hAnsi="Courier New" w:cs="Courier New"/>
          <w:color w:val="0000FF"/>
          <w:sz w:val="20"/>
          <w:szCs w:val="20"/>
          <w:lang w:val="en-CA" w:eastAsia="en-CA"/>
        </w:rPr>
      </w:pPr>
      <w:del w:id="4186"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4187"/>
      <w:ins w:id="4188" w:author="Eric Boisvert" w:date="2016-01-24T14:51:00Z">
        <w:r w:rsidR="00811785">
          <w:rPr>
            <w:rFonts w:ascii="Courier New" w:hAnsi="Courier New" w:cs="Courier New"/>
            <w:color w:val="0000FF"/>
            <w:sz w:val="20"/>
            <w:szCs w:val="20"/>
            <w:lang w:val="en-CA" w:eastAsia="en-CA"/>
          </w:rPr>
          <w:t>(…)</w:t>
        </w:r>
      </w:ins>
      <w:commentRangeEnd w:id="4187"/>
      <w:ins w:id="4189" w:author="Eric Boisvert" w:date="2016-01-24T14:52:00Z">
        <w:r w:rsidR="00811785">
          <w:rPr>
            <w:rStyle w:val="CommentReference"/>
          </w:rPr>
          <w:commentReference w:id="4187"/>
        </w:r>
      </w:ins>
    </w:p>
    <w:p w14:paraId="4E1553E9" w14:textId="77777777" w:rsidR="00811785" w:rsidRDefault="00811785" w:rsidP="006A7DD0">
      <w:pPr>
        <w:rPr>
          <w:ins w:id="4190"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4191" w:author="Eric Boisvert" w:date="2016-03-06T14:59:00Z"/>
        </w:rPr>
      </w:pPr>
      <w:ins w:id="4192" w:author="Eric Boisvert" w:date="2016-03-06T14:59:00Z">
        <w:r>
          <w:t xml:space="preserve">This instance is </w:t>
        </w:r>
        <w:r w:rsidRPr="004F0435">
          <w:rPr>
            <w:b/>
            <w:u w:val="single"/>
            <w:rPrChange w:id="4193" w:author="Eric Boisvert" w:date="2016-03-06T14:59:00Z">
              <w:rPr>
                <w:u w:val="single"/>
              </w:rPr>
            </w:rPrChange>
          </w:rPr>
          <w:t>not</w:t>
        </w:r>
        <w:r>
          <w:t xml:space="preserve"> </w:t>
        </w:r>
        <w:r>
          <w:t xml:space="preserve">XSD </w:t>
        </w:r>
        <w:r>
          <w:t>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77777777" w:rsidR="004F0435" w:rsidRDefault="004F0435" w:rsidP="004F0435">
      <w:pPr>
        <w:autoSpaceDE w:val="0"/>
        <w:autoSpaceDN w:val="0"/>
        <w:adjustRightInd w:val="0"/>
        <w:spacing w:after="0"/>
        <w:rPr>
          <w:ins w:id="4194"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4F0435">
      <w:pPr>
        <w:autoSpaceDE w:val="0"/>
        <w:autoSpaceDN w:val="0"/>
        <w:adjustRightInd w:val="0"/>
        <w:spacing w:after="0"/>
        <w:ind w:firstLine="720"/>
        <w:rPr>
          <w:ins w:id="4195" w:author="Eric Boisvert" w:date="2016-03-06T14:56:00Z"/>
          <w:rFonts w:ascii="Consolas" w:hAnsi="Consolas" w:cs="Consolas"/>
          <w:color w:val="0000FF"/>
          <w:sz w:val="20"/>
          <w:szCs w:val="20"/>
          <w:highlight w:val="white"/>
          <w:lang w:val="en-CA" w:eastAsia="en-CA"/>
        </w:rPr>
        <w:pPrChange w:id="4196"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4F0435">
      <w:pPr>
        <w:autoSpaceDE w:val="0"/>
        <w:autoSpaceDN w:val="0"/>
        <w:adjustRightInd w:val="0"/>
        <w:spacing w:after="0"/>
        <w:ind w:firstLine="720"/>
        <w:rPr>
          <w:rFonts w:ascii="Consolas" w:hAnsi="Consolas" w:cs="Consolas"/>
          <w:color w:val="000000"/>
          <w:sz w:val="20"/>
          <w:szCs w:val="20"/>
          <w:highlight w:val="white"/>
          <w:lang w:val="en-CA" w:eastAsia="en-CA"/>
        </w:rPr>
        <w:pPrChange w:id="4197"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4198" w:author="Eric Boisvert" w:date="2016-03-06T14:54:00Z"/>
        </w:rPr>
      </w:pPr>
      <w:del w:id="4199"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4200"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4201" w:author="Eric Boisvert" w:date="2016-03-06T14:54:00Z"/>
                <w:rStyle w:val="requri"/>
                <w:lang w:val="en-CA"/>
              </w:rPr>
            </w:pPr>
            <w:commentRangeStart w:id="4202"/>
            <w:del w:id="4203" w:author="Eric Boisvert" w:date="2016-03-06T14:54:00Z">
              <w:r w:rsidDel="004F0435">
                <w:rPr>
                  <w:rStyle w:val="requri"/>
                  <w:lang w:val="en-CA"/>
                </w:rPr>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4204" w:author="Eric Boisvert" w:date="2016-03-06T14:54:00Z"/>
                <w:rStyle w:val="reqtext"/>
                <w:lang w:val="en-CA"/>
              </w:rPr>
            </w:pPr>
            <w:del w:id="4205" w:author="Eric Boisvert" w:date="2016-03-06T14:54:00Z">
              <w:r w:rsidDel="004F0435">
                <w:rPr>
                  <w:rStyle w:val="reqtext"/>
                  <w:lang w:val="en-CA"/>
                </w:rPr>
                <w:delText>Properties that link to abstract description classes should not be serialized.</w:delText>
              </w:r>
            </w:del>
            <w:commentRangeEnd w:id="4202"/>
            <w:r w:rsidR="004F0435">
              <w:rPr>
                <w:rStyle w:val="CommentReference"/>
                <w:rFonts w:ascii="Times New Roman" w:eastAsia="Times New Roman" w:hAnsi="Times New Roman"/>
                <w:lang w:val="en-US" w:eastAsia="en-US"/>
              </w:rPr>
              <w:commentReference w:id="4202"/>
            </w:r>
          </w:p>
        </w:tc>
      </w:tr>
    </w:tbl>
    <w:p w14:paraId="5612A58C" w14:textId="14426536" w:rsidR="002A2C89" w:rsidDel="004F0435" w:rsidRDefault="002A2C89" w:rsidP="006A7DD0">
      <w:pPr>
        <w:rPr>
          <w:del w:id="4206" w:author="Eric Boisvert" w:date="2016-03-06T14:54:00Z"/>
        </w:rPr>
      </w:pPr>
    </w:p>
    <w:p w14:paraId="71A5BB71" w14:textId="5335EA28" w:rsidR="002A2C89" w:rsidRPr="006A7DD0" w:rsidDel="004F0435" w:rsidRDefault="004F0435" w:rsidP="006A7DD0">
      <w:pPr>
        <w:rPr>
          <w:del w:id="4207" w:author="Eric Boisvert" w:date="2016-03-06T14:59:00Z"/>
        </w:rPr>
      </w:pPr>
      <w:ins w:id="4208" w:author="Eric Boisvert" w:date="2016-03-06T15:00:00Z">
        <w:r>
          <w:t>Is should be noted that this is indeed by design.</w:t>
        </w:r>
      </w:ins>
    </w:p>
    <w:p w14:paraId="4F39824A" w14:textId="77777777" w:rsidR="009B3BBD" w:rsidRDefault="009B3BBD" w:rsidP="009B3BBD">
      <w:pPr>
        <w:pStyle w:val="Heading2"/>
        <w:rPr>
          <w:lang w:val="en-CA"/>
        </w:rPr>
      </w:pPr>
      <w:bookmarkStart w:id="4209" w:name="_Toc445034249"/>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4209"/>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4210" w:name="_Toc445034250"/>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4210"/>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lastRenderedPageBreak/>
        <w:t xml:space="preserve">All the elements from basic must pass the schematron rule defined in the schematron file located at </w:t>
      </w:r>
      <w:r w:rsidR="009F2680">
        <w:fldChar w:fldCharType="begin"/>
      </w:r>
      <w:r w:rsidR="009F2680">
        <w:instrText xml:space="preserve"> HYPERLINK "http://schemas.opengis.net/gsml/4.0/geologictime.sch" </w:instrText>
      </w:r>
      <w:ins w:id="4211" w:author="Eric Boisvert" w:date="2016-03-06T13:27:00Z"/>
      <w:r w:rsidR="009F2680">
        <w:fldChar w:fldCharType="separate"/>
      </w:r>
      <w:r w:rsidRPr="00140F09">
        <w:rPr>
          <w:rStyle w:val="Hyperlink"/>
        </w:rPr>
        <w:t>http://schemas.opengis.net/gsml/4.0/geologictime.sch</w:t>
      </w:r>
      <w:r w:rsidR="009F2680">
        <w:rPr>
          <w:rStyle w:val="Hyperlink"/>
        </w:rPr>
        <w:fldChar w:fldCharType="end"/>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4212" w:name="_Toc445034251"/>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4212"/>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4213" w:name="_Toc445034252"/>
      <w:r w:rsidRPr="00D12552">
        <w:rPr>
          <w:lang w:val="en-CA"/>
        </w:rPr>
        <w:t xml:space="preserve">GeoSciML </w:t>
      </w:r>
      <w:r>
        <w:rPr>
          <w:lang w:val="en-CA"/>
        </w:rPr>
        <w:t>Laboratory XML Analysis</w:t>
      </w:r>
      <w:r w:rsidRPr="00D12552">
        <w:rPr>
          <w:lang w:val="en-CA"/>
        </w:rPr>
        <w:t xml:space="preserve"> Requirements Class</w:t>
      </w:r>
      <w:bookmarkEnd w:id="4213"/>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4214" w:author="Eric Boisvert" w:date="2015-11-22T17:06:00Z">
          <w:pPr/>
        </w:pPrChange>
      </w:pPr>
      <w:bookmarkStart w:id="4215" w:name="_Toc445034253"/>
      <w:commentRangeStart w:id="4216"/>
      <w:r>
        <w:t>GeologicSpecimen located along a borehole</w:t>
      </w:r>
      <w:commentRangeEnd w:id="4216"/>
      <w:r w:rsidR="00811785">
        <w:rPr>
          <w:rStyle w:val="CommentReference"/>
          <w:rFonts w:cs="Times New Roman"/>
          <w:b w:val="0"/>
          <w:bCs w:val="0"/>
        </w:rPr>
        <w:commentReference w:id="4216"/>
      </w:r>
      <w:bookmarkEnd w:id="4215"/>
    </w:p>
    <w:p w14:paraId="213E800B" w14:textId="77777777" w:rsidR="00811785" w:rsidRDefault="00811785" w:rsidP="00B020FC"/>
    <w:p w14:paraId="4F334925" w14:textId="39A71FE3"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sf:NamedValue inherited from SF_SamplingFeature</w:t>
      </w:r>
      <w:ins w:id="4217" w:author="Eric Boisvert" w:date="2016-01-24T13:35:00Z">
        <w:r w:rsidR="0099305B">
          <w:t>.</w:t>
        </w:r>
      </w:ins>
      <w:r>
        <w:t>.</w:t>
      </w:r>
    </w:p>
    <w:p w14:paraId="7D89F9F0" w14:textId="032F8780" w:rsidR="00B020FC" w:rsidRDefault="00B020FC" w:rsidP="00B020FC">
      <w:r>
        <w:t>To unambiguously identify which related</w:t>
      </w:r>
      <w:r w:rsidR="0043553C">
        <w:t xml:space="preserve"> </w:t>
      </w:r>
      <w:ins w:id="4218" w:author="Eric Boisvert" w:date="2016-01-24T13:36:00Z">
        <w:r w:rsidR="0099305B">
          <w:t>sf</w:t>
        </w:r>
      </w:ins>
      <w:ins w:id="4219" w:author="Eric Boisvert" w:date="2016-01-24T13:35:00Z">
        <w:r w:rsidR="0099305B">
          <w:t>:</w:t>
        </w:r>
      </w:ins>
      <w:r w:rsidR="0043553C">
        <w:t>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sf:NamedValue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ins w:id="4220" w:author="Eric Boisvert" w:date="2016-03-06T13:27:00Z">
              <w:r w:rsidR="004D34D6">
                <w:t xml:space="preserve">Table </w:t>
              </w:r>
              <w:r w:rsidR="004D34D6">
                <w:rPr>
                  <w:noProof/>
                </w:rPr>
                <w:t>10</w:t>
              </w:r>
            </w:ins>
            <w:del w:id="4221" w:author="Eric Boisvert" w:date="2016-03-06T13:27:00Z">
              <w:r w:rsidDel="004D34D6">
                <w:delText xml:space="preserve">Table </w:delText>
              </w:r>
              <w:r w:rsidDel="004D34D6">
                <w:rPr>
                  <w:noProof/>
                </w:rPr>
                <w:delText>18</w:delText>
              </w:r>
            </w:del>
            <w:r>
              <w:fldChar w:fldCharType="end"/>
            </w:r>
          </w:p>
        </w:tc>
      </w:tr>
    </w:tbl>
    <w:p w14:paraId="526BF42C" w14:textId="77777777" w:rsidR="00B020FC" w:rsidRDefault="00B020FC" w:rsidP="00B020FC"/>
    <w:p w14:paraId="128310F5" w14:textId="72550513" w:rsidR="00B020FC" w:rsidRDefault="00B020FC" w:rsidP="00B020FC">
      <w:pPr>
        <w:pStyle w:val="Caption"/>
        <w:keepNext/>
      </w:pPr>
      <w:bookmarkStart w:id="4222" w:name="_Ref433960138"/>
      <w:r>
        <w:t xml:space="preserve">Table </w:t>
      </w:r>
      <w:ins w:id="4223" w:author="Eric Boisvert" w:date="2016-02-14T13:33:00Z">
        <w:r w:rsidR="00415E41">
          <w:fldChar w:fldCharType="begin"/>
        </w:r>
        <w:r w:rsidR="00415E41">
          <w:instrText xml:space="preserve"> SEQ Table \* ARABIC </w:instrText>
        </w:r>
      </w:ins>
      <w:r w:rsidR="00415E41">
        <w:fldChar w:fldCharType="separate"/>
      </w:r>
      <w:ins w:id="4224" w:author="Eric Boisvert" w:date="2016-03-06T13:27:00Z">
        <w:r w:rsidR="004D34D6">
          <w:rPr>
            <w:noProof/>
          </w:rPr>
          <w:t>10</w:t>
        </w:r>
      </w:ins>
      <w:ins w:id="4225" w:author="Eric Boisvert" w:date="2016-02-14T13:33:00Z">
        <w:r w:rsidR="00415E41">
          <w:fldChar w:fldCharType="end"/>
        </w:r>
      </w:ins>
      <w:del w:id="4226"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4227" w:author="Eric Boisvert" w:date="2016-01-08T19:00:00Z">
        <w:r w:rsidDel="0016408B">
          <w:rPr>
            <w:noProof/>
          </w:rPr>
          <w:delText>18</w:delText>
        </w:r>
      </w:del>
      <w:del w:id="4228" w:author="Eric Boisvert" w:date="2016-01-24T14:33:00Z">
        <w:r w:rsidR="00673E83" w:rsidDel="007F17CE">
          <w:rPr>
            <w:noProof/>
          </w:rPr>
          <w:fldChar w:fldCharType="end"/>
        </w:r>
      </w:del>
      <w:bookmarkEnd w:id="4222"/>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4229"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9F2680" w:rsidP="004F0DC1">
            <w:pPr>
              <w:rPr>
                <w:rFonts w:ascii="Calibri" w:hAnsi="Calibri"/>
                <w:b/>
                <w:bCs/>
                <w:color w:val="000000"/>
                <w:sz w:val="20"/>
                <w:szCs w:val="20"/>
              </w:rPr>
            </w:pPr>
            <w:r>
              <w:fldChar w:fldCharType="begin"/>
            </w:r>
            <w:r>
              <w:instrText xml:space="preserve"> HYPERLINK "http://www.opengis.net/def/param-name/GSML/4.0/starts" </w:instrText>
            </w:r>
            <w:ins w:id="4230" w:author="Eric Boisvert" w:date="2016-03-06T13:27:00Z"/>
            <w:r>
              <w:fldChar w:fldCharType="separate"/>
            </w:r>
            <w:r w:rsidR="00B020FC" w:rsidRPr="00D970E9">
              <w:rPr>
                <w:rStyle w:val="Hyperlink"/>
                <w:rFonts w:ascii="Calibri" w:hAnsi="Calibri"/>
                <w:b/>
                <w:bCs/>
                <w:sz w:val="20"/>
                <w:szCs w:val="20"/>
              </w:rPr>
              <w:t>http://www.opengis.net/def/param-name/GSML/4.0/starts</w:t>
            </w:r>
            <w:r>
              <w:rPr>
                <w:rStyle w:val="Hyperlink"/>
                <w:rFonts w:ascii="Calibri" w:hAnsi="Calibri"/>
                <w:b/>
                <w:bCs/>
                <w:sz w:val="20"/>
                <w:szCs w:val="20"/>
              </w:rPr>
              <w:fldChar w:fldCharType="end"/>
            </w:r>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4231"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4232" w:author="Eric Boisvert" w:date="2015-10-30T10:03:00Z">
              <w:r w:rsidRPr="00D970E9" w:rsidDel="00481976">
                <w:rPr>
                  <w:rFonts w:ascii="Calibri" w:hAnsi="Calibri"/>
                  <w:color w:val="000000"/>
                  <w:sz w:val="20"/>
                  <w:szCs w:val="20"/>
                </w:rPr>
                <w:delText xml:space="preserve">start </w:delText>
              </w:r>
            </w:del>
            <w:ins w:id="4233"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9F2680" w:rsidP="004F0DC1">
            <w:pPr>
              <w:rPr>
                <w:rFonts w:ascii="Calibri" w:hAnsi="Calibri"/>
                <w:b/>
                <w:bCs/>
                <w:color w:val="000000"/>
                <w:sz w:val="20"/>
                <w:szCs w:val="20"/>
              </w:rPr>
            </w:pPr>
            <w:r>
              <w:fldChar w:fldCharType="begin"/>
            </w:r>
            <w:r>
              <w:instrText xml:space="preserve"> HYPERLINK "http://www.opengis.net/def/param-name/GSML/4.0/ends" </w:instrText>
            </w:r>
            <w:ins w:id="4234" w:author="Eric Boisvert" w:date="2016-03-06T13:27:00Z"/>
            <w:r>
              <w:fldChar w:fldCharType="separate"/>
            </w:r>
            <w:r w:rsidR="00B020FC" w:rsidRPr="00D970E9">
              <w:rPr>
                <w:rStyle w:val="Hyperlink"/>
                <w:rFonts w:ascii="Calibri" w:hAnsi="Calibri"/>
                <w:b/>
                <w:bCs/>
                <w:sz w:val="20"/>
                <w:szCs w:val="20"/>
              </w:rPr>
              <w:t>http://www.opengis.net/def/param-name/GSML/4.0/ends</w:t>
            </w:r>
            <w:r>
              <w:rPr>
                <w:rStyle w:val="Hyperlink"/>
                <w:rFonts w:ascii="Calibri" w:hAnsi="Calibri"/>
                <w:b/>
                <w:bCs/>
                <w:sz w:val="20"/>
                <w:szCs w:val="20"/>
              </w:rPr>
              <w:fldChar w:fldCharType="end"/>
            </w:r>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4235" w:author="Eric Boisvert" w:date="2015-10-30T10:04:00Z">
              <w:r w:rsidRPr="00D970E9" w:rsidDel="00481976">
                <w:rPr>
                  <w:rFonts w:ascii="Calibri" w:hAnsi="Calibri"/>
                  <w:color w:val="000000"/>
                  <w:sz w:val="20"/>
                  <w:szCs w:val="20"/>
                </w:rPr>
                <w:delText xml:space="preserve">start </w:delText>
              </w:r>
            </w:del>
            <w:ins w:id="4236"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swe:Quantity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3AB6D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&lt;gsmlla:GeologicSpecimen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p>
    <w:p w14:paraId="13C9772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32EBB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8000"/>
          <w:sz w:val="20"/>
          <w:szCs w:val="20"/>
          <w:highlight w:val="white"/>
          <w:lang w:val="en-CA" w:eastAsia="en-CA"/>
        </w:rPr>
        <w:t>&lt;!-- identifying the sampled borehole ---&gt;</w:t>
      </w:r>
    </w:p>
    <w:p w14:paraId="1926DF6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&lt;sf:relatedSamplingFeature&gt;</w:t>
      </w:r>
    </w:p>
    <w:p w14:paraId="0355E31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&lt;sf:SamplingFeatureComplex&gt;</w:t>
      </w:r>
    </w:p>
    <w:p w14:paraId="10F5AD5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http://www.opengis.net/def/role/GSML/4.0/sampledBorehole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"sampled borehole"</w:t>
      </w:r>
      <w:r>
        <w:rPr>
          <w:rFonts w:ascii="Courier New" w:hAnsi="Courier New" w:cs="Courier New"/>
          <w:color w:val="0000FF"/>
          <w:sz w:val="20"/>
          <w:szCs w:val="20"/>
          <w:highlight w:val="white"/>
          <w:lang w:val="en-CA" w:eastAsia="en-CA"/>
        </w:rPr>
        <w:t>/&gt;</w:t>
      </w:r>
    </w:p>
    <w:p w14:paraId="3C06CC9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&lt;sf:relatedSamplingFeature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"#borehole-1"</w:t>
      </w:r>
      <w:r>
        <w:rPr>
          <w:rFonts w:ascii="Courier New" w:hAnsi="Courier New" w:cs="Courier New"/>
          <w:color w:val="0000FF"/>
          <w:sz w:val="20"/>
          <w:szCs w:val="20"/>
          <w:highlight w:val="white"/>
          <w:lang w:val="en-CA" w:eastAsia="en-CA"/>
        </w:rPr>
        <w:t>/&gt;</w:t>
      </w:r>
    </w:p>
    <w:p w14:paraId="6BE3F10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&lt;/sf:SamplingFeatureComplex&gt;</w:t>
      </w:r>
    </w:p>
    <w:p w14:paraId="22A3A05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&lt;sf:relatedSamplingFeature&gt;</w:t>
      </w:r>
    </w:p>
    <w:p w14:paraId="7A4C20C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5592119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8000"/>
          <w:sz w:val="20"/>
          <w:szCs w:val="20"/>
          <w:highlight w:val="white"/>
          <w:lang w:val="en-CA" w:eastAsia="en-CA"/>
        </w:rPr>
        <w:t>&lt;!-- reporting the position --&gt;</w:t>
      </w:r>
    </w:p>
    <w:p w14:paraId="5FBA8B2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p>
    <w:p w14:paraId="127A20B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72456DA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http://www.opengis.net/def/param-name/GSML/4.0/starts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6C8DB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1418F94B"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&lt;swe:Quantity&gt;</w:t>
      </w:r>
    </w:p>
    <w:p w14:paraId="1D2064D3"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&lt;swe:uom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7EC8BD6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&lt;swe:value&gt;</w:t>
      </w:r>
      <w:r>
        <w:rPr>
          <w:rFonts w:ascii="Courier New" w:hAnsi="Courier New" w:cs="Courier New"/>
          <w:b/>
          <w:bCs/>
          <w:color w:val="000000"/>
          <w:sz w:val="20"/>
          <w:szCs w:val="20"/>
          <w:highlight w:val="white"/>
          <w:lang w:val="en-CA" w:eastAsia="en-CA"/>
        </w:rPr>
        <w:t>3.5</w:t>
      </w:r>
      <w:r>
        <w:rPr>
          <w:rFonts w:ascii="Courier New" w:hAnsi="Courier New" w:cs="Courier New"/>
          <w:color w:val="0000FF"/>
          <w:sz w:val="20"/>
          <w:szCs w:val="20"/>
          <w:highlight w:val="white"/>
          <w:lang w:val="en-CA" w:eastAsia="en-CA"/>
        </w:rPr>
        <w:t>&lt;/swe:value&gt;</w:t>
      </w:r>
    </w:p>
    <w:p w14:paraId="7618097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&lt;/swe:Quantity&gt;</w:t>
      </w:r>
    </w:p>
    <w:p w14:paraId="132EFDD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0CCD9141"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lastRenderedPageBreak/>
        <w:tab/>
      </w:r>
      <w:r>
        <w:rPr>
          <w:rFonts w:ascii="Courier New" w:hAnsi="Courier New" w:cs="Courier New"/>
          <w:color w:val="0000FF"/>
          <w:sz w:val="20"/>
          <w:szCs w:val="20"/>
          <w:highlight w:val="white"/>
          <w:lang w:val="en-CA" w:eastAsia="en-CA"/>
        </w:rPr>
        <w:t>&lt;/sf:NamedValue&gt;</w:t>
      </w:r>
    </w:p>
    <w:p w14:paraId="454A242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r>
        <w:rPr>
          <w:rFonts w:ascii="Courier New" w:hAnsi="Courier New" w:cs="Courier New"/>
          <w:b/>
          <w:bCs/>
          <w:color w:val="000000"/>
          <w:sz w:val="20"/>
          <w:szCs w:val="20"/>
          <w:highlight w:val="white"/>
          <w:lang w:val="en-CA" w:eastAsia="en-CA"/>
        </w:rPr>
        <w:t xml:space="preserve"> </w:t>
      </w:r>
    </w:p>
    <w:p w14:paraId="4859FF8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p>
    <w:p w14:paraId="3FADA914"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043C2A7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http://www.opengis.net/def/param-name/GSML/4.0/ends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1336455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240FD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&lt;swe:Quantity&gt;</w:t>
      </w:r>
    </w:p>
    <w:p w14:paraId="1006750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&lt;swe:uom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62C3751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&lt;swe:value&gt;</w:t>
      </w:r>
      <w:r>
        <w:rPr>
          <w:rFonts w:ascii="Courier New" w:hAnsi="Courier New" w:cs="Courier New"/>
          <w:b/>
          <w:bCs/>
          <w:color w:val="000000"/>
          <w:sz w:val="20"/>
          <w:szCs w:val="20"/>
          <w:highlight w:val="white"/>
          <w:lang w:val="en-CA" w:eastAsia="en-CA"/>
        </w:rPr>
        <w:t>3.76</w:t>
      </w:r>
      <w:r>
        <w:rPr>
          <w:rFonts w:ascii="Courier New" w:hAnsi="Courier New" w:cs="Courier New"/>
          <w:color w:val="0000FF"/>
          <w:sz w:val="20"/>
          <w:szCs w:val="20"/>
          <w:highlight w:val="white"/>
          <w:lang w:val="en-CA" w:eastAsia="en-CA"/>
        </w:rPr>
        <w:t>&lt;/swe:value&gt;</w:t>
      </w:r>
    </w:p>
    <w:p w14:paraId="7F6ECE8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&lt;/swe:Quantity&gt;</w:t>
      </w:r>
    </w:p>
    <w:p w14:paraId="58F5606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5880A0D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59A74C3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r>
        <w:rPr>
          <w:rFonts w:ascii="Courier New" w:hAnsi="Courier New" w:cs="Courier New"/>
          <w:b/>
          <w:bCs/>
          <w:color w:val="000000"/>
          <w:sz w:val="20"/>
          <w:szCs w:val="20"/>
          <w:highlight w:val="white"/>
          <w:lang w:val="en-CA" w:eastAsia="en-CA"/>
        </w:rPr>
        <w:t xml:space="preserve"> </w:t>
      </w:r>
    </w:p>
    <w:p w14:paraId="088EA9DF" w14:textId="2F264EE2" w:rsidR="00AE59F3" w:rsidRDefault="00811785">
      <w:pPr>
        <w:pStyle w:val="Heading3"/>
        <w:rPr>
          <w:ins w:id="4237" w:author="Eric Boisvert" w:date="2015-11-22T12:16:00Z"/>
          <w:lang w:val="en-CA"/>
        </w:rPr>
        <w:pPrChange w:id="4238" w:author="Eric Boisvert" w:date="2016-01-24T14:59:00Z">
          <w:pPr>
            <w:pStyle w:val="Heading1"/>
          </w:pPr>
        </w:pPrChange>
      </w:pPr>
      <w:r>
        <w:rPr>
          <w:rFonts w:ascii="Courier New" w:hAnsi="Courier New" w:cs="Courier New"/>
          <w:color w:val="000000"/>
          <w:sz w:val="20"/>
          <w:szCs w:val="20"/>
          <w:highlight w:val="white"/>
          <w:lang w:val="en-CA" w:eastAsia="en-CA"/>
        </w:rPr>
        <w:tab/>
      </w:r>
      <w:bookmarkStart w:id="4239" w:name="_Toc445034254"/>
      <w:del w:id="4240" w:author="Eric Boisvert" w:date="2016-01-24T14:59:00Z">
        <w:r w:rsidDel="00811785">
          <w:rPr>
            <w:rFonts w:ascii="Courier New" w:hAnsi="Courier New" w:cs="Courier New"/>
            <w:color w:val="000000"/>
            <w:sz w:val="20"/>
            <w:szCs w:val="20"/>
            <w:highlight w:val="white"/>
            <w:lang w:val="en-CA" w:eastAsia="en-CA"/>
          </w:rPr>
          <w:delText>...</w:delText>
        </w:r>
      </w:del>
      <w:ins w:id="4241" w:author="Eric Boisvert" w:date="2015-11-22T12:16:00Z">
        <w:r w:rsidR="00AE59F3">
          <w:rPr>
            <w:lang w:val="en-CA"/>
          </w:rPr>
          <w:t>GeoSciML relative position profile</w:t>
        </w:r>
        <w:bookmarkStart w:id="4242" w:name="_GoBack"/>
        <w:bookmarkEnd w:id="4239"/>
        <w:bookmarkEnd w:id="4242"/>
      </w:ins>
    </w:p>
    <w:p w14:paraId="75BB1531" w14:textId="77777777" w:rsidR="00114CF0" w:rsidRDefault="00114CF0">
      <w:pPr>
        <w:rPr>
          <w:ins w:id="4243" w:author="Eric Boisvert" w:date="2016-02-14T14:54:00Z"/>
          <w:lang w:val="en-CA"/>
        </w:rPr>
        <w:pPrChange w:id="4244" w:author="Eric Boisvert" w:date="2015-11-22T12:16:00Z">
          <w:pPr>
            <w:pStyle w:val="Heading1"/>
          </w:pPr>
        </w:pPrChange>
      </w:pPr>
    </w:p>
    <w:p w14:paraId="53507688" w14:textId="5C32A4E9" w:rsidR="00A43288" w:rsidRDefault="00AE59F3">
      <w:pPr>
        <w:rPr>
          <w:ins w:id="4245" w:author="Eric Boisvert" w:date="2015-11-22T12:26:00Z"/>
          <w:lang w:val="en-CA"/>
        </w:rPr>
        <w:pPrChange w:id="4246" w:author="Eric Boisvert" w:date="2015-11-22T12:16:00Z">
          <w:pPr>
            <w:pStyle w:val="Heading1"/>
          </w:pPr>
        </w:pPrChange>
      </w:pPr>
      <w:ins w:id="4247" w:author="Eric Boisvert" w:date="2015-11-22T12:16:00Z">
        <w:r>
          <w:rPr>
            <w:lang w:val="en-CA"/>
          </w:rPr>
          <w:t>This profile describe</w:t>
        </w:r>
      </w:ins>
      <w:ins w:id="4248" w:author="Eric Boisvert" w:date="2015-11-22T12:19:00Z">
        <w:r>
          <w:rPr>
            <w:lang w:val="en-CA"/>
          </w:rPr>
          <w:t>s</w:t>
        </w:r>
      </w:ins>
      <w:ins w:id="4249" w:author="Eric Boisvert" w:date="2015-11-22T12:16:00Z">
        <w:r>
          <w:rPr>
            <w:lang w:val="en-CA"/>
          </w:rPr>
          <w:t xml:space="preserve"> how </w:t>
        </w:r>
      </w:ins>
      <w:ins w:id="4250" w:author="Eric Boisvert" w:date="2015-11-22T12:18:00Z">
        <w:r>
          <w:rPr>
            <w:lang w:val="en-CA"/>
          </w:rPr>
          <w:t xml:space="preserve">to </w:t>
        </w:r>
      </w:ins>
      <w:ins w:id="4251" w:author="Eric Boisvert" w:date="2015-11-22T12:19:00Z">
        <w:r>
          <w:rPr>
            <w:lang w:val="en-CA"/>
          </w:rPr>
          <w:t xml:space="preserve">encode </w:t>
        </w:r>
      </w:ins>
      <w:ins w:id="4252" w:author="Eric Boisvert" w:date="2015-11-22T12:23:00Z">
        <w:r>
          <w:rPr>
            <w:lang w:val="en-CA"/>
          </w:rPr>
          <w:t>a</w:t>
        </w:r>
      </w:ins>
      <w:ins w:id="4253" w:author="Eric Boisvert" w:date="2015-11-22T12:20:00Z">
        <w:r>
          <w:rPr>
            <w:lang w:val="en-CA"/>
          </w:rPr>
          <w:t xml:space="preserve"> </w:t>
        </w:r>
      </w:ins>
      <w:ins w:id="4254" w:author="Eric Boisvert" w:date="2015-11-22T12:19:00Z">
        <w:r>
          <w:rPr>
            <w:lang w:val="en-CA"/>
          </w:rPr>
          <w:t xml:space="preserve">relative position of a </w:t>
        </w:r>
      </w:ins>
      <w:ins w:id="4255" w:author="Eric Boisvert" w:date="2016-01-24T13:36:00Z">
        <w:r w:rsidR="0099305B">
          <w:rPr>
            <w:lang w:val="en-CA"/>
          </w:rPr>
          <w:t>sf</w:t>
        </w:r>
      </w:ins>
      <w:ins w:id="4256" w:author="Eric Boisvert" w:date="2016-01-24T13:35:00Z">
        <w:r w:rsidR="0099305B">
          <w:rPr>
            <w:lang w:val="en-CA"/>
          </w:rPr>
          <w:t>:</w:t>
        </w:r>
      </w:ins>
      <w:ins w:id="4257" w:author="Eric Boisvert" w:date="2015-11-22T12:19:00Z">
        <w:r>
          <w:rPr>
            <w:lang w:val="en-CA"/>
          </w:rPr>
          <w:t xml:space="preserve">SF_SamplingFeature or </w:t>
        </w:r>
      </w:ins>
      <w:ins w:id="4258" w:author="Eric Boisvert" w:date="2016-01-24T13:36:00Z">
        <w:r w:rsidR="0099305B">
          <w:rPr>
            <w:lang w:val="en-CA"/>
          </w:rPr>
          <w:t>om</w:t>
        </w:r>
      </w:ins>
      <w:ins w:id="4259" w:author="Eric Boisvert" w:date="2016-01-24T13:35:00Z">
        <w:r w:rsidR="0099305B">
          <w:rPr>
            <w:lang w:val="en-CA"/>
          </w:rPr>
          <w:t>:</w:t>
        </w:r>
      </w:ins>
      <w:ins w:id="4260" w:author="Eric Boisvert" w:date="2015-11-22T12:19:00Z">
        <w:r>
          <w:rPr>
            <w:lang w:val="en-CA"/>
          </w:rPr>
          <w:t xml:space="preserve">OM_Observation. </w:t>
        </w:r>
      </w:ins>
      <w:ins w:id="4261" w:author="Eric Boisvert" w:date="2015-11-22T12:20:00Z">
        <w:r>
          <w:rPr>
            <w:lang w:val="en-CA"/>
          </w:rPr>
          <w:t xml:space="preserve">  This profile is designed to support the common </w:t>
        </w:r>
      </w:ins>
      <w:ins w:id="4262" w:author="Eric Boisvert" w:date="2015-11-22T12:21:00Z">
        <w:r>
          <w:rPr>
            <w:lang w:val="en-CA"/>
          </w:rPr>
          <w:t xml:space="preserve">use </w:t>
        </w:r>
      </w:ins>
      <w:ins w:id="4263" w:author="Eric Boisvert" w:date="2015-11-22T12:20:00Z">
        <w:r>
          <w:rPr>
            <w:lang w:val="en-CA"/>
          </w:rPr>
          <w:t>case of sampling</w:t>
        </w:r>
      </w:ins>
      <w:ins w:id="4264" w:author="Eric Boisvert" w:date="2015-11-22T12:21:00Z">
        <w:r>
          <w:rPr>
            <w:lang w:val="en-CA"/>
          </w:rPr>
          <w:t xml:space="preserve"> (or observing in situ)</w:t>
        </w:r>
      </w:ins>
      <w:ins w:id="4265" w:author="Eric Boisvert" w:date="2015-11-22T12:20:00Z">
        <w:r>
          <w:rPr>
            <w:lang w:val="en-CA"/>
          </w:rPr>
          <w:t xml:space="preserve"> along a borehole path</w:t>
        </w:r>
      </w:ins>
      <w:ins w:id="4266" w:author="Eric Boisvert" w:date="2015-11-22T12:21:00Z">
        <w:r>
          <w:rPr>
            <w:lang w:val="en-CA"/>
          </w:rPr>
          <w:t xml:space="preserve"> where the sample location </w:t>
        </w:r>
      </w:ins>
      <w:ins w:id="4267" w:author="Eric Boisvert" w:date="2015-11-22T12:23:00Z">
        <w:r>
          <w:rPr>
            <w:lang w:val="en-CA"/>
          </w:rPr>
          <w:t xml:space="preserve">is </w:t>
        </w:r>
      </w:ins>
      <w:ins w:id="4268"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4269" w:author="Eric Boisvert" w:date="2015-11-22T12:26:00Z"/>
          <w:lang w:val="en-CA"/>
        </w:rPr>
        <w:pPrChange w:id="4270" w:author="Eric Boisvert" w:date="2015-11-22T12:16:00Z">
          <w:pPr>
            <w:pStyle w:val="Heading1"/>
          </w:pPr>
        </w:pPrChange>
      </w:pPr>
      <w:ins w:id="4271" w:author="Eric Boisvert" w:date="2015-11-22T12:26:00Z">
        <w:r>
          <w:rPr>
            <w:lang w:val="en-CA"/>
          </w:rPr>
          <w:t xml:space="preserve">This profile provides encoding rules </w:t>
        </w:r>
      </w:ins>
      <w:ins w:id="4272" w:author="Eric Boisvert" w:date="2015-11-22T12:28:00Z">
        <w:r>
          <w:rPr>
            <w:lang w:val="en-CA"/>
          </w:rPr>
          <w:t>to</w:t>
        </w:r>
      </w:ins>
    </w:p>
    <w:p w14:paraId="7497EA07" w14:textId="33763A36" w:rsidR="00AE59F3" w:rsidRDefault="00A43288">
      <w:pPr>
        <w:pStyle w:val="ListParagraph"/>
        <w:numPr>
          <w:ilvl w:val="0"/>
          <w:numId w:val="27"/>
        </w:numPr>
        <w:rPr>
          <w:ins w:id="4273" w:author="Eric Boisvert" w:date="2015-11-22T12:27:00Z"/>
          <w:lang w:val="en-CA"/>
        </w:rPr>
        <w:pPrChange w:id="4274" w:author="Eric Boisvert" w:date="2015-11-22T12:26:00Z">
          <w:pPr>
            <w:pStyle w:val="Heading1"/>
          </w:pPr>
        </w:pPrChange>
      </w:pPr>
      <w:ins w:id="4275"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4276" w:author="Eric Boisvert" w:date="2015-11-22T12:29:00Z"/>
          <w:lang w:val="en-CA"/>
        </w:rPr>
        <w:pPrChange w:id="4277" w:author="Eric Boisvert" w:date="2015-11-22T12:26:00Z">
          <w:pPr>
            <w:pStyle w:val="Heading1"/>
          </w:pPr>
        </w:pPrChange>
      </w:pPr>
      <w:ins w:id="4278" w:author="Eric Boisvert" w:date="2015-11-22T12:29:00Z">
        <w:r>
          <w:rPr>
            <w:lang w:val="en-CA"/>
          </w:rPr>
          <w:t xml:space="preserve">A encoding pattern for </w:t>
        </w:r>
        <w:r w:rsidRPr="00A43288">
          <w:rPr>
            <w:i/>
            <w:lang w:val="en-CA"/>
            <w:rPrChange w:id="4279" w:author="Eric Boisvert" w:date="2015-11-22T12:29:00Z">
              <w:rPr>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4280" w:author="Eric Boisvert" w:date="2015-11-22T12:30:00Z"/>
          <w:lang w:val="en-CA"/>
        </w:rPr>
        <w:pPrChange w:id="4281" w:author="Eric Boisvert" w:date="2015-11-22T12:26:00Z">
          <w:pPr>
            <w:pStyle w:val="Heading1"/>
          </w:pPr>
        </w:pPrChange>
      </w:pPr>
      <w:ins w:id="4282" w:author="Eric Boisvert" w:date="2015-11-22T12:30:00Z">
        <w:r>
          <w:rPr>
            <w:lang w:val="en-CA"/>
          </w:rPr>
          <w:t>An linear spatial encoding</w:t>
        </w:r>
      </w:ins>
    </w:p>
    <w:p w14:paraId="36D1F2F7" w14:textId="03193EEE" w:rsidR="00A43288" w:rsidRDefault="009F0ABE">
      <w:pPr>
        <w:rPr>
          <w:ins w:id="4283" w:author="Eric Boisvert" w:date="2016-03-06T15:02:00Z"/>
          <w:lang w:val="en-CA"/>
        </w:rPr>
        <w:pPrChange w:id="4284" w:author="Eric Boisvert" w:date="2015-11-22T12:30:00Z">
          <w:pPr>
            <w:pStyle w:val="Heading1"/>
          </w:pPr>
        </w:pPrChange>
      </w:pPr>
      <w:ins w:id="4285" w:author="Eric Boisvert" w:date="2015-11-22T12:40:00Z">
        <w:r>
          <w:rPr>
            <w:lang w:val="en-CA"/>
          </w:rPr>
          <w:t xml:space="preserve">There are two relative position encoding options. Using GML 3.3 Linear referencing or using </w:t>
        </w:r>
      </w:ins>
      <w:ins w:id="4286" w:author="Eric Boisvert" w:date="2015-11-22T12:41:00Z">
        <w:r>
          <w:rPr>
            <w:lang w:val="en-CA"/>
          </w:rPr>
          <w:t>“GeoSciML” encoding.</w:t>
        </w:r>
      </w:ins>
      <w:ins w:id="4287" w:author="Eric Boisvert" w:date="2015-11-22T16:09:00Z">
        <w:r w:rsidR="009823FE">
          <w:rPr>
            <w:lang w:val="en-CA"/>
          </w:rPr>
          <w:t xml:space="preserve">  </w:t>
        </w:r>
      </w:ins>
    </w:p>
    <w:p w14:paraId="2C8A8649" w14:textId="02933094" w:rsidR="00C648D4" w:rsidRPr="00C648D4" w:rsidDel="004F0435" w:rsidRDefault="00C648D4" w:rsidP="00C648D4">
      <w:pPr>
        <w:pStyle w:val="Heading1"/>
        <w:rPr>
          <w:del w:id="4288" w:author="Eric Boisvert" w:date="2016-03-06T15:02:00Z"/>
          <w:lang w:val="en-CA"/>
        </w:rPr>
      </w:pPr>
      <w:bookmarkStart w:id="4289" w:name="_Toc445034255"/>
      <w:del w:id="4290" w:author="Eric Boisvert" w:date="2016-03-06T15:02:00Z">
        <w:r w:rsidDel="004F0435">
          <w:rPr>
            <w:lang w:val="en-CA"/>
          </w:rPr>
          <w:delText>GeoSciML CGI-IUGS Profile</w:delText>
        </w:r>
        <w:bookmarkEnd w:id="4289"/>
      </w:del>
    </w:p>
    <w:p w14:paraId="2513607A" w14:textId="57CC47C9" w:rsidR="009B3BBD" w:rsidDel="004F0435" w:rsidRDefault="00C648D4" w:rsidP="00B31486">
      <w:pPr>
        <w:rPr>
          <w:del w:id="4291" w:author="Eric Boisvert" w:date="2016-03-06T15:02:00Z"/>
          <w:color w:val="FF0000"/>
          <w:lang w:val="en-CA"/>
        </w:rPr>
      </w:pPr>
      <w:commentRangeStart w:id="4292"/>
      <w:del w:id="4293" w:author="Eric Boisvert" w:date="2016-03-06T15:02:00Z">
        <w:r w:rsidDel="004F0435">
          <w:rPr>
            <w:color w:val="FF0000"/>
            <w:lang w:val="en-CA"/>
          </w:rPr>
          <w:delText xml:space="preserve">This profile is the “international” version of GeoSciML, which essentially imposes a set of controlled vocabularies.  The profile simply states that vocabularies must come from </w:delText>
        </w:r>
        <w:r w:rsidR="009F2680" w:rsidDel="004F0435">
          <w:fldChar w:fldCharType="begin"/>
        </w:r>
        <w:r w:rsidR="009F2680" w:rsidDel="004F0435">
          <w:delInstrText xml:space="preserve"> HYPERLINK "http://resource.geosciml.org/" </w:delInstrText>
        </w:r>
        <w:r w:rsidR="009F2680" w:rsidDel="004F0435">
          <w:fldChar w:fldCharType="separate"/>
        </w:r>
        <w:r w:rsidRPr="009A13E8" w:rsidDel="004F0435">
          <w:rPr>
            <w:rStyle w:val="Hyperlink"/>
            <w:lang w:val="en-CA"/>
          </w:rPr>
          <w:delText>http://resource.geosciml.org/</w:delText>
        </w:r>
        <w:r w:rsidR="009F2680" w:rsidDel="004F0435">
          <w:rPr>
            <w:rStyle w:val="Hyperlink"/>
            <w:lang w:val="en-CA"/>
          </w:rPr>
          <w:fldChar w:fldCharType="end"/>
        </w:r>
        <w:r w:rsidDel="004F0435">
          <w:rPr>
            <w:color w:val="FF0000"/>
            <w:lang w:val="en-CA"/>
          </w:rPr>
          <w:delText xml:space="preserve"> </w:delText>
        </w:r>
        <w:commentRangeEnd w:id="4292"/>
        <w:r w:rsidDel="004F0435">
          <w:rPr>
            <w:rStyle w:val="CommentReference"/>
          </w:rPr>
          <w:commentReference w:id="4292"/>
        </w:r>
      </w:del>
    </w:p>
    <w:p w14:paraId="08B1381C" w14:textId="52EAC894" w:rsidR="00C648D4" w:rsidRPr="00D12552" w:rsidRDefault="008C6C76" w:rsidP="00B31486">
      <w:pPr>
        <w:rPr>
          <w:color w:val="FF0000"/>
          <w:lang w:val="en-CA"/>
        </w:rPr>
      </w:pPr>
      <w:del w:id="4294" w:author="Eric Boisvert" w:date="2016-03-06T15:02:00Z">
        <w:r w:rsidDel="004F0435">
          <w:rPr>
            <w:color w:val="FF0000"/>
            <w:lang w:val="en-CA"/>
          </w:rPr>
          <w:delText>This version of the profile uses the 2012 version of the vocabular</w:delText>
        </w:r>
      </w:del>
      <w:r>
        <w:rPr>
          <w:color w:val="FF0000"/>
          <w:lang w:val="en-CA"/>
        </w:rPr>
        <w:t>y</w:t>
      </w:r>
    </w:p>
    <w:p w14:paraId="7368FBB6" w14:textId="77777777" w:rsidR="009A7B37" w:rsidRPr="00D12552" w:rsidRDefault="009A7B37">
      <w:pPr>
        <w:pStyle w:val="Heading1"/>
        <w:rPr>
          <w:lang w:val="en-CA"/>
        </w:rPr>
      </w:pPr>
      <w:bookmarkStart w:id="4295" w:name="_Toc445034256"/>
      <w:r w:rsidRPr="00D12552">
        <w:rPr>
          <w:lang w:val="en-CA"/>
        </w:rPr>
        <w:lastRenderedPageBreak/>
        <w:t>Media Types for any data encoding(s)</w:t>
      </w:r>
      <w:bookmarkEnd w:id="4295"/>
    </w:p>
    <w:p w14:paraId="1D8D7BB1" w14:textId="77777777" w:rsidR="009A7B37" w:rsidRDefault="009A7B37">
      <w:pPr>
        <w:rPr>
          <w:ins w:id="4296"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Heading1"/>
        <w:rPr>
          <w:ins w:id="4297" w:author="Ollie Raymond" w:date="2016-02-03T09:38:00Z"/>
          <w:lang w:val="en-CA"/>
        </w:rPr>
      </w:pPr>
      <w:bookmarkStart w:id="4298" w:name="_Toc445034257"/>
      <w:ins w:id="4299" w:author="Ollie Raymond" w:date="2016-02-03T09:38:00Z">
        <w:r>
          <w:rPr>
            <w:lang w:val="en-CA"/>
          </w:rPr>
          <w:t>Abbreviations and Acronyms</w:t>
        </w:r>
        <w:bookmarkEnd w:id="4298"/>
      </w:ins>
    </w:p>
    <w:p w14:paraId="54714F4C" w14:textId="6E0B4A71" w:rsidR="00047986" w:rsidRDefault="00047986" w:rsidP="00047986">
      <w:pPr>
        <w:ind w:left="2127" w:hanging="2127"/>
        <w:rPr>
          <w:ins w:id="4300" w:author="Ollie Raymond" w:date="2016-02-03T10:10:00Z"/>
          <w:lang w:val="en-CA"/>
        </w:rPr>
      </w:pPr>
      <w:ins w:id="4301"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4302" w:author="Ollie Raymond" w:date="2016-02-03T09:49:00Z"/>
          <w:lang w:val="en-CA"/>
        </w:rPr>
      </w:pPr>
      <w:ins w:id="4303" w:author="Ollie Raymond" w:date="2016-02-03T09:49:00Z">
        <w:r>
          <w:rPr>
            <w:lang w:val="en-CA"/>
          </w:rPr>
          <w:t>INSPIRE</w:t>
        </w:r>
        <w:r>
          <w:rPr>
            <w:lang w:val="en-CA"/>
          </w:rPr>
          <w:tab/>
        </w:r>
      </w:ins>
      <w:ins w:id="4304" w:author="Ollie Raymond" w:date="2016-02-03T09:50:00Z">
        <w:r>
          <w:rPr>
            <w:lang w:val="en-CA"/>
          </w:rPr>
          <w:t xml:space="preserve">The INSPIRE Directive </w:t>
        </w:r>
      </w:ins>
      <w:ins w:id="4305" w:author="Ollie Raymond" w:date="2016-02-03T09:51:00Z">
        <w:r>
          <w:rPr>
            <w:lang w:val="en-CA"/>
          </w:rPr>
          <w:t xml:space="preserve">of the European Union was </w:t>
        </w:r>
      </w:ins>
      <w:ins w:id="4306" w:author="Ollie Raymond" w:date="2016-02-03T09:52:00Z">
        <w:r>
          <w:rPr>
            <w:lang w:val="en-CA"/>
          </w:rPr>
          <w:t>begun</w:t>
        </w:r>
      </w:ins>
      <w:ins w:id="4307" w:author="Ollie Raymond" w:date="2016-02-03T09:51:00Z">
        <w:r w:rsidRPr="00301315">
          <w:rPr>
            <w:lang w:val="en-CA"/>
          </w:rPr>
          <w:t xml:space="preserve"> </w:t>
        </w:r>
        <w:r>
          <w:rPr>
            <w:lang w:val="en-CA"/>
          </w:rPr>
          <w:t>in May 2007 to</w:t>
        </w:r>
      </w:ins>
      <w:ins w:id="4308"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4309" w:author="Ollie Raymond" w:date="2016-02-03T09:38:00Z"/>
          <w:lang w:val="en-CA"/>
        </w:rPr>
      </w:pPr>
      <w:ins w:id="4310" w:author="Ollie Raymond" w:date="2016-02-03T09:38:00Z">
        <w:r>
          <w:rPr>
            <w:lang w:val="en-CA"/>
          </w:rPr>
          <w:t>IUGS</w:t>
        </w:r>
      </w:ins>
      <w:ins w:id="4311" w:author="Ollie Raymond" w:date="2016-02-03T09:39:00Z">
        <w:r>
          <w:rPr>
            <w:lang w:val="en-CA"/>
          </w:rPr>
          <w:tab/>
          <w:t>International Union of Geological Sciences</w:t>
        </w:r>
      </w:ins>
      <w:ins w:id="4312" w:author="Ollie Raymond" w:date="2016-02-03T09:41:00Z">
        <w:r>
          <w:rPr>
            <w:lang w:val="en-CA"/>
          </w:rPr>
          <w:t xml:space="preserve"> (www.iugs.org)</w:t>
        </w:r>
      </w:ins>
    </w:p>
    <w:p w14:paraId="77205851" w14:textId="5863D8F9" w:rsidR="00074FA2" w:rsidRDefault="00074FA2" w:rsidP="00047986">
      <w:pPr>
        <w:ind w:left="2127" w:hanging="2127"/>
        <w:rPr>
          <w:ins w:id="4313" w:author="Ollie Raymond" w:date="2016-02-03T09:38:00Z"/>
          <w:lang w:val="en-CA"/>
        </w:rPr>
      </w:pPr>
      <w:ins w:id="4314" w:author="Ollie Raymond" w:date="2016-02-03T09:38:00Z">
        <w:r>
          <w:rPr>
            <w:lang w:val="en-CA"/>
          </w:rPr>
          <w:t>IUGS CGI</w:t>
        </w:r>
      </w:ins>
      <w:ins w:id="4315" w:author="Ollie Raymond" w:date="2016-02-03T09:39:00Z">
        <w:r>
          <w:rPr>
            <w:lang w:val="en-CA"/>
          </w:rPr>
          <w:tab/>
          <w:t xml:space="preserve">International Union of Geological Sciences, Commission for the </w:t>
        </w:r>
      </w:ins>
      <w:ins w:id="4316" w:author="Ollie Raymond" w:date="2016-02-03T09:40:00Z">
        <w:r>
          <w:rPr>
            <w:lang w:val="en-CA"/>
          </w:rPr>
          <w:t>M</w:t>
        </w:r>
      </w:ins>
      <w:ins w:id="4317" w:author="Ollie Raymond" w:date="2016-02-03T09:39:00Z">
        <w:r>
          <w:rPr>
            <w:lang w:val="en-CA"/>
          </w:rPr>
          <w:t>a</w:t>
        </w:r>
      </w:ins>
      <w:ins w:id="4318" w:author="Ollie Raymond" w:date="2016-02-03T09:41:00Z">
        <w:r>
          <w:rPr>
            <w:lang w:val="en-CA"/>
          </w:rPr>
          <w:t>n</w:t>
        </w:r>
      </w:ins>
      <w:ins w:id="4319" w:author="Ollie Raymond" w:date="2016-02-03T09:39:00Z">
        <w:r>
          <w:rPr>
            <w:lang w:val="en-CA"/>
          </w:rPr>
          <w:t>a</w:t>
        </w:r>
      </w:ins>
      <w:ins w:id="4320"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4321" w:author="Ollie Raymond" w:date="2016-02-03T10:09:00Z"/>
          <w:lang w:val="en-CA"/>
        </w:rPr>
      </w:pPr>
      <w:ins w:id="4322" w:author="Ollie Raymond" w:date="2016-02-03T09:38:00Z">
        <w:r>
          <w:rPr>
            <w:lang w:val="en-CA"/>
          </w:rPr>
          <w:t>GeoSciML</w:t>
        </w:r>
      </w:ins>
      <w:ins w:id="4323" w:author="Ollie Raymond" w:date="2016-02-03T09:39:00Z">
        <w:r>
          <w:rPr>
            <w:lang w:val="en-CA"/>
          </w:rPr>
          <w:tab/>
        </w:r>
      </w:ins>
      <w:ins w:id="4324" w:author="Ollie Raymond" w:date="2016-02-03T09:41:00Z">
        <w:r>
          <w:rPr>
            <w:lang w:val="en-CA"/>
          </w:rPr>
          <w:t>Geoscience Markup Language</w:t>
        </w:r>
      </w:ins>
      <w:ins w:id="4325" w:author="Ollie Raymond" w:date="2016-02-03T09:53:00Z">
        <w:r w:rsidR="00301315">
          <w:rPr>
            <w:lang w:val="en-CA"/>
          </w:rPr>
          <w:t xml:space="preserve"> (</w:t>
        </w:r>
      </w:ins>
      <w:ins w:id="4326" w:author="Ollie Raymond" w:date="2016-02-03T10:09:00Z">
        <w:r w:rsidR="00047986">
          <w:rPr>
            <w:lang w:val="en-CA"/>
          </w:rPr>
          <w:fldChar w:fldCharType="begin"/>
        </w:r>
        <w:r w:rsidR="00047986">
          <w:rPr>
            <w:lang w:val="en-CA"/>
          </w:rPr>
          <w:instrText xml:space="preserve"> HYPERLINK "http://</w:instrText>
        </w:r>
      </w:ins>
      <w:ins w:id="4327" w:author="Ollie Raymond" w:date="2016-02-03T09:53:00Z">
        <w:r w:rsidR="00047986">
          <w:rPr>
            <w:lang w:val="en-CA"/>
          </w:rPr>
          <w:instrText>www.geosciml.org</w:instrText>
        </w:r>
      </w:ins>
      <w:ins w:id="4328" w:author="Ollie Raymond" w:date="2016-02-03T10:09:00Z">
        <w:r w:rsidR="00047986">
          <w:rPr>
            <w:lang w:val="en-CA"/>
          </w:rPr>
          <w:instrText xml:space="preserve">" </w:instrText>
        </w:r>
      </w:ins>
      <w:ins w:id="4329" w:author="Eric Boisvert" w:date="2016-03-06T13:27:00Z">
        <w:r w:rsidR="004D34D6">
          <w:rPr>
            <w:lang w:val="en-CA"/>
          </w:rPr>
        </w:r>
      </w:ins>
      <w:ins w:id="4330" w:author="Ollie Raymond" w:date="2016-02-03T10:09:00Z">
        <w:r w:rsidR="00047986">
          <w:rPr>
            <w:lang w:val="en-CA"/>
          </w:rPr>
          <w:fldChar w:fldCharType="separate"/>
        </w:r>
      </w:ins>
      <w:ins w:id="4331" w:author="Ollie Raymond" w:date="2016-02-03T09:53:00Z">
        <w:r w:rsidR="00047986" w:rsidRPr="00EB53A6">
          <w:rPr>
            <w:rStyle w:val="Hyperlink"/>
            <w:lang w:val="en-CA"/>
          </w:rPr>
          <w:t>www.geosciml.org</w:t>
        </w:r>
      </w:ins>
      <w:ins w:id="4332" w:author="Ollie Raymond" w:date="2016-02-03T10:09:00Z">
        <w:r w:rsidR="00047986">
          <w:rPr>
            <w:lang w:val="en-CA"/>
          </w:rPr>
          <w:fldChar w:fldCharType="end"/>
        </w:r>
      </w:ins>
      <w:ins w:id="4333" w:author="Ollie Raymond" w:date="2016-02-03T09:53:00Z">
        <w:r w:rsidR="00301315">
          <w:rPr>
            <w:lang w:val="en-CA"/>
          </w:rPr>
          <w:t>)</w:t>
        </w:r>
      </w:ins>
    </w:p>
    <w:p w14:paraId="1A4E415B" w14:textId="025D6827" w:rsidR="00047986" w:rsidRDefault="00047986" w:rsidP="00047986">
      <w:pPr>
        <w:ind w:left="2127" w:hanging="2127"/>
        <w:rPr>
          <w:ins w:id="4334" w:author="Ollie Raymond" w:date="2016-02-08T14:32:00Z"/>
          <w:lang w:val="en-CA"/>
        </w:rPr>
      </w:pPr>
      <w:ins w:id="4335"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4336"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4337" w:author="Ollie Raymond" w:date="2016-02-03T09:38:00Z"/>
          <w:lang w:val="en-CA"/>
        </w:rPr>
      </w:pPr>
      <w:r>
        <w:rPr>
          <w:lang w:val="en-CA"/>
        </w:rPr>
        <w:t>UCUM</w:t>
      </w:r>
      <w:r>
        <w:rPr>
          <w:lang w:val="en-CA"/>
        </w:rPr>
        <w:tab/>
      </w:r>
      <w:r w:rsidRPr="007A4792">
        <w:rPr>
          <w:lang w:val="en-CA"/>
        </w:rPr>
        <w:t>Unified Code for Units of Measure</w:t>
      </w:r>
      <w:r>
        <w:rPr>
          <w:lang w:val="en-CA"/>
        </w:rPr>
        <w:t xml:space="preserve"> (</w:t>
      </w:r>
      <w:r w:rsidR="009F2680">
        <w:fldChar w:fldCharType="begin"/>
      </w:r>
      <w:r w:rsidR="009F2680">
        <w:instrText xml:space="preserve"> HYPERLINK "http://unitsofmeasure.org/ucum.html" </w:instrText>
      </w:r>
      <w:ins w:id="4338" w:author="Eric Boisvert" w:date="2016-03-06T13:27:00Z"/>
      <w:r w:rsidR="009F2680">
        <w:fldChar w:fldCharType="separate"/>
      </w:r>
      <w:r w:rsidRPr="00445F04">
        <w:rPr>
          <w:rStyle w:val="Hyperlink"/>
          <w:lang w:val="en-CA"/>
        </w:rPr>
        <w:t>http://unitsofmeasure.org/ucum.html</w:t>
      </w:r>
      <w:r w:rsidR="009F2680">
        <w:rPr>
          <w:rStyle w:val="Hyperlink"/>
          <w:lang w:val="en-CA"/>
        </w:rPr>
        <w:fldChar w:fldCharType="end"/>
      </w:r>
      <w:r>
        <w:rPr>
          <w:lang w:val="en-CA"/>
        </w:rPr>
        <w:t xml:space="preserve">) </w:t>
      </w:r>
    </w:p>
    <w:p w14:paraId="6621A6A1" w14:textId="56BE971A" w:rsidR="000F075C" w:rsidRPr="00D12552" w:rsidDel="000F075C" w:rsidRDefault="000F075C">
      <w:pPr>
        <w:rPr>
          <w:del w:id="4339" w:author="Ollie Raymond" w:date="2016-02-03T09:38:00Z"/>
          <w:lang w:val="en-CA"/>
        </w:rPr>
      </w:pP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4340" w:name="_Toc254961261"/>
      <w:bookmarkStart w:id="4341" w:name="_Ref259545760"/>
      <w:bookmarkStart w:id="4342" w:name="_Toc276720685"/>
      <w:bookmarkStart w:id="4343" w:name="_Toc279341984"/>
      <w:bookmarkStart w:id="4344" w:name="_Toc443461105"/>
      <w:bookmarkStart w:id="4345" w:name="_Toc9996974"/>
      <w:bookmarkStart w:id="4346" w:name="_Ref207532276"/>
      <w:bookmarkStart w:id="4347" w:name="_Ref207532302"/>
      <w:bookmarkStart w:id="4348" w:name="_Ref207532345"/>
      <w:bookmarkStart w:id="4349" w:name="_Toc219622068"/>
      <w:bookmarkStart w:id="4350" w:name="_Toc445034258"/>
      <w:r w:rsidRPr="00D12552">
        <w:rPr>
          <w:lang w:val="en-CA"/>
        </w:rPr>
        <w:t xml:space="preserve">Conformance class: </w:t>
      </w:r>
      <w:bookmarkEnd w:id="4340"/>
      <w:bookmarkEnd w:id="4341"/>
      <w:bookmarkEnd w:id="4342"/>
      <w:r w:rsidRPr="00D12552">
        <w:rPr>
          <w:lang w:val="en-CA"/>
        </w:rPr>
        <w:t xml:space="preserve">AAAA </w:t>
      </w:r>
      <w:r w:rsidRPr="00D12552">
        <w:rPr>
          <w:color w:val="FF0000"/>
          <w:lang w:val="en-CA"/>
        </w:rPr>
        <w:t>(repeat as necessary)</w:t>
      </w:r>
      <w:bookmarkEnd w:id="4343"/>
      <w:bookmarkEnd w:id="4350"/>
    </w:p>
    <w:p w14:paraId="61AC9702" w14:textId="77777777" w:rsidR="004A5507" w:rsidRPr="00D12552" w:rsidRDefault="004A5507" w:rsidP="004A5507">
      <w:pPr>
        <w:pStyle w:val="AnnexLevel2"/>
        <w:numPr>
          <w:ilvl w:val="0"/>
          <w:numId w:val="0"/>
        </w:numPr>
        <w:rPr>
          <w:lang w:val="en-CA"/>
        </w:rPr>
      </w:pPr>
    </w:p>
    <w:bookmarkEnd w:id="4344"/>
    <w:bookmarkEnd w:id="4345"/>
    <w:bookmarkEnd w:id="4346"/>
    <w:bookmarkEnd w:id="4347"/>
    <w:bookmarkEnd w:id="4348"/>
    <w:bookmarkEnd w:id="4349"/>
    <w:p w14:paraId="551E32D9" w14:textId="77777777" w:rsidR="00816648" w:rsidRDefault="00195C7D">
      <w:pPr>
        <w:rPr>
          <w:ins w:id="4351" w:author="Eric Boisvert" w:date="2016-01-05T08:47:00Z"/>
          <w:lang w:val="en-CA"/>
        </w:rPr>
        <w:pPrChange w:id="4352" w:author="Eric Boisvert" w:date="2016-01-05T08:47:00Z">
          <w:pPr>
            <w:pStyle w:val="Annex"/>
          </w:pPr>
        </w:pPrChange>
      </w:pPr>
      <w:ins w:id="4353" w:author="Eric Boisvert" w:date="2016-01-05T08:46:00Z">
        <w:r>
          <w:rPr>
            <w:lang w:val="en-CA"/>
          </w:rPr>
          <w:t>To consider for date time validation in portrayal (dat</w:t>
        </w:r>
      </w:ins>
      <w:ins w:id="4354" w:author="Eric Boisvert" w:date="2016-01-05T08:47:00Z">
        <w:r>
          <w:rPr>
            <w:lang w:val="en-CA"/>
          </w:rPr>
          <w:t>e are characterstring) :</w:t>
        </w:r>
      </w:ins>
    </w:p>
    <w:p w14:paraId="2548F3BE" w14:textId="77777777" w:rsidR="00816648" w:rsidRPr="00816648" w:rsidRDefault="00195C7D">
      <w:pPr>
        <w:rPr>
          <w:ins w:id="4355" w:author="Eric Boisvert" w:date="2016-01-05T08:47:00Z"/>
          <w:rStyle w:val="reqtext"/>
          <w:rPrChange w:id="4356" w:author="Eric Boisvert" w:date="2016-01-05T08:48:00Z">
            <w:rPr>
              <w:ins w:id="4357" w:author="Eric Boisvert" w:date="2016-01-05T08:47:00Z"/>
              <w:lang w:val="en-CA"/>
            </w:rPr>
          </w:rPrChange>
        </w:rPr>
        <w:pPrChange w:id="4358" w:author="Eric Boisvert" w:date="2016-01-05T08:47:00Z">
          <w:pPr>
            <w:pStyle w:val="Annex"/>
          </w:pPr>
        </w:pPrChange>
      </w:pPr>
      <w:ins w:id="4359" w:author="Eric Boisvert" w:date="2016-01-05T08:47:00Z">
        <w:r w:rsidRPr="00816648">
          <w:rPr>
            <w:rStyle w:val="reqtext"/>
            <w:rPrChange w:id="4360" w:author="Eric Boisvert" w:date="2016-01-05T08:48:00Z">
              <w:rPr>
                <w:b w:val="0"/>
                <w:lang w:val="en-CA"/>
              </w:rPr>
            </w:rPrChange>
          </w:rPr>
          <w:t xml:space="preserve"> ^([\+-]?\d{4}(?!\d{2}\b))((-?)((0[1-9]|1[0-2])(\3([12]\d|0[1-9]|3[01]))?|W([0-4]\d|5[0-2])(-?[1-7])?|(00[1-9]|0[1-9]\d|[12]\d{2}|3([0-5]\d|6[1-6])))([T\s]((([01]\d|2[0-3])((:?)[0-5]\d)?|24\:?00)([\.,]\d+(?!:))?)?(\17[0-5]\d([\.,]\d+)?)?([zZ]|([\+-])([01]\d|2[0-3]):?([0-5]\d)?)?)?)?$</w:t>
        </w:r>
      </w:ins>
    </w:p>
    <w:p w14:paraId="082D716F" w14:textId="77777777" w:rsidR="00816648" w:rsidRDefault="00816648">
      <w:pPr>
        <w:rPr>
          <w:ins w:id="4361" w:author="Eric Boisvert" w:date="2016-01-05T08:47:00Z"/>
          <w:lang w:val="en-CA"/>
        </w:rPr>
        <w:pPrChange w:id="4362" w:author="Eric Boisvert" w:date="2016-01-05T08:47:00Z">
          <w:pPr>
            <w:pStyle w:val="Annex"/>
          </w:pPr>
        </w:pPrChange>
      </w:pPr>
    </w:p>
    <w:p w14:paraId="37A1A78B" w14:textId="7ABB8D6C" w:rsidR="00816648" w:rsidRDefault="00195C7D">
      <w:pPr>
        <w:rPr>
          <w:ins w:id="4363" w:author="Eric Boisvert" w:date="2016-01-05T08:47:00Z"/>
          <w:lang w:val="en-CA"/>
        </w:rPr>
        <w:pPrChange w:id="4364" w:author="Eric Boisvert" w:date="2016-01-05T08:47:00Z">
          <w:pPr>
            <w:pStyle w:val="Annex"/>
          </w:pPr>
        </w:pPrChange>
      </w:pPr>
      <w:ins w:id="4365"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ins>
      <w:ins w:id="4366" w:author="Eric Boisvert" w:date="2016-03-06T13:27:00Z">
        <w:r w:rsidR="004D34D6">
          <w:rPr>
            <w:lang w:val="en-CA"/>
          </w:rPr>
        </w:r>
      </w:ins>
      <w:ins w:id="4367" w:author="Eric Boisvert" w:date="2016-01-05T08:47:00Z">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4368"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4368"/>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4369"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4370" w:author="Eric Boisvert" w:date="2016-01-05T08:45:00Z"/>
                <w:lang w:val="en-CA"/>
              </w:rPr>
            </w:pPr>
            <w:ins w:id="4371"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4372" w:author="Eric Boisvert" w:date="2016-01-05T08:45:00Z"/>
                <w:lang w:val="en-CA"/>
              </w:rPr>
            </w:pPr>
            <w:ins w:id="4373"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4374" w:author="Eric Boisvert" w:date="2016-01-05T08:45:00Z"/>
                <w:lang w:val="en-CA"/>
              </w:rPr>
            </w:pPr>
            <w:ins w:id="4375"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4376" w:author="Eric Boisvert" w:date="2016-01-05T08:45:00Z"/>
                <w:lang w:val="en-CA"/>
              </w:rPr>
            </w:pPr>
            <w:ins w:id="4377"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4378" w:author="Eric Boisvert" w:date="2016-01-05T08:45:00Z"/>
                <w:lang w:val="en-CA"/>
              </w:rPr>
            </w:pPr>
            <w:ins w:id="4379" w:author="Eric Boisvert" w:date="2016-01-05T08:45:00Z">
              <w:r>
                <w:rPr>
                  <w:lang w:val="en-CA"/>
                </w:rPr>
                <w:t>Group review of some clauses</w:t>
              </w:r>
            </w:ins>
            <w:ins w:id="4380"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4381" w:author="Eric Boisvert" w:date="2016-01-05T08:44:00Z">
              <w:r>
                <w:rPr>
                  <w:lang w:val="en-CA"/>
                </w:rPr>
                <w:t>201</w:t>
              </w:r>
            </w:ins>
            <w:ins w:id="4382" w:author="Eric Boisvert" w:date="2016-01-05T08:45:00Z">
              <w:r>
                <w:rPr>
                  <w:lang w:val="en-CA"/>
                </w:rPr>
                <w:t>6</w:t>
              </w:r>
            </w:ins>
            <w:ins w:id="4383"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4384"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4385"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4386"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4387" w:author="Eric Boisvert" w:date="2016-01-05T08:46:00Z">
              <w:r>
                <w:rPr>
                  <w:lang w:val="en-CA"/>
                </w:rPr>
                <w:t>Global review of text for first draft</w:t>
              </w:r>
            </w:ins>
            <w:ins w:id="4388"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4389"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4390"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4391"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4392"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xml:space="preserve">, 2011, Geological map of Etna volcano,  </w:t>
      </w:r>
      <w:r w:rsidRPr="00C01850">
        <w:rPr>
          <w:lang w:val="en-CA"/>
        </w:rPr>
        <w:t>Istituto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r w:rsidR="009F2680">
        <w:fldChar w:fldCharType="begin"/>
      </w:r>
      <w:r w:rsidR="009F2680">
        <w:instrText xml:space="preserve"> HYPERLINK "http://www.ct.ingv.it/images/MappaGeologicaEtna/geological_map_Etna.pdf" </w:instrText>
      </w:r>
      <w:ins w:id="4393" w:author="Eric Boisvert" w:date="2016-03-06T13:27:00Z"/>
      <w:r w:rsidR="009F2680">
        <w:fldChar w:fldCharType="separate"/>
      </w:r>
      <w:r w:rsidR="0070194D" w:rsidRPr="004733E0">
        <w:rPr>
          <w:rStyle w:val="Hyperlink"/>
          <w:lang w:val="en-CA"/>
        </w:rPr>
        <w:t>http://www.ct.ingv.it/images/MappaGeologicaEtna/geological_map_Etna.pdf</w:t>
      </w:r>
      <w:r w:rsidR="009F2680">
        <w:rPr>
          <w:rStyle w:val="Hyperlink"/>
          <w:lang w:val="en-CA"/>
        </w:rPr>
        <w:fldChar w:fldCharType="end"/>
      </w:r>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4394"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r w:rsidRPr="004A04F6">
        <w:rPr>
          <w:lang w:val="en-CA"/>
        </w:rPr>
        <w:t>geology.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4395" w:author="Eric Boisvert" w:date="2016-02-14T14:51:00Z"/>
          <w:lang w:val="en-CA"/>
        </w:rPr>
      </w:pPr>
      <w:r w:rsidRPr="004A04F6">
        <w:rPr>
          <w:lang w:val="en-CA"/>
        </w:rPr>
        <w:t>Passchier, C.W. &amp; Trouw, R.A.J., 1998: Microtectonics, Springer, ISBN 3-540-58713-6</w:t>
      </w:r>
    </w:p>
    <w:p w14:paraId="10E13516" w14:textId="77777777" w:rsidR="00D050CC" w:rsidRDefault="00D050CC" w:rsidP="006F2329">
      <w:pPr>
        <w:pStyle w:val="OGCtableheader"/>
        <w:rPr>
          <w:ins w:id="4396" w:author="Eric Boisvert" w:date="2016-02-14T14:51:00Z"/>
          <w:lang w:val="en-CA"/>
        </w:rPr>
      </w:pPr>
    </w:p>
    <w:p w14:paraId="26F648C8" w14:textId="6DB34168" w:rsidR="00D050CC" w:rsidRDefault="00D050CC" w:rsidP="006F2329">
      <w:pPr>
        <w:pStyle w:val="OGCtableheader"/>
        <w:rPr>
          <w:ins w:id="4397" w:author="Eric Boisvert" w:date="2016-02-14T14:51:00Z"/>
          <w:lang w:val="en-CA"/>
        </w:rPr>
      </w:pPr>
      <w:ins w:id="4398" w:author="Eric Boisvert" w:date="2016-02-14T14:51:00Z">
        <w:r w:rsidRPr="00D050CC">
          <w:rPr>
            <w:lang w:val="en-CA"/>
          </w:rPr>
          <w:t>J. van der Plicht, A. Hogg (2006). "A note on reporting radiocarbon". Quaternary Geochronology 1 (4): 237–240. doi:10.1016/j.quageo.2006.07.001.</w:t>
        </w:r>
      </w:ins>
    </w:p>
    <w:p w14:paraId="5152E6DD" w14:textId="77777777" w:rsidR="00D050CC" w:rsidRDefault="00D050CC" w:rsidP="006F2329">
      <w:pPr>
        <w:pStyle w:val="OGCtableheader"/>
        <w:rPr>
          <w:lang w:val="en-CA"/>
        </w:rPr>
      </w:pP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The Prodromus of Nicolaus Steno’s Dissertation Concerning a Solid Body Enclosed by Process of Nature Within a Solid</w:t>
      </w:r>
      <w:r>
        <w:rPr>
          <w:lang w:val="en-CA"/>
        </w:rPr>
        <w:t>.</w:t>
      </w:r>
    </w:p>
    <w:p w14:paraId="4A5558E4" w14:textId="77777777" w:rsidR="004A04F6" w:rsidRDefault="004A04F6" w:rsidP="006F2329">
      <w:pPr>
        <w:pStyle w:val="OGCtableheader"/>
        <w:rPr>
          <w:ins w:id="4399" w:author="Eric Boisvert" w:date="2016-01-19T19:04:00Z"/>
          <w:lang w:val="en-CA"/>
        </w:rPr>
      </w:pPr>
    </w:p>
    <w:p w14:paraId="33459CDA" w14:textId="34872F77" w:rsidR="003968C9" w:rsidRDefault="003968C9" w:rsidP="006F2329">
      <w:pPr>
        <w:pStyle w:val="OGCtableheader"/>
        <w:rPr>
          <w:ins w:id="4400" w:author="Eric Boisvert" w:date="2016-01-19T19:05:00Z"/>
          <w:rFonts w:ascii="Times" w:hAnsi="Times"/>
          <w:color w:val="1F1E1F"/>
          <w:sz w:val="21"/>
          <w:szCs w:val="21"/>
        </w:rPr>
      </w:pPr>
      <w:ins w:id="4401" w:author="Eric Boisvert" w:date="2016-01-19T19:04:00Z">
        <w:r>
          <w:rPr>
            <w:rFonts w:ascii="Times" w:hAnsi="Times"/>
            <w:color w:val="1F1E1F"/>
            <w:sz w:val="21"/>
            <w:szCs w:val="21"/>
          </w:rPr>
          <w:t>TÚNYI, I, et al (2005) ,</w:t>
        </w:r>
      </w:ins>
      <w:ins w:id="4402"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ins>
      <w:ins w:id="4403" w:author="Eric Boisvert" w:date="2016-03-06T13:27:00Z">
        <w:r w:rsidR="004D34D6">
          <w:rPr>
            <w:rFonts w:ascii="Times" w:hAnsi="Times"/>
            <w:color w:val="1F1E1F"/>
            <w:sz w:val="21"/>
            <w:szCs w:val="21"/>
          </w:rPr>
        </w:r>
      </w:ins>
      <w:ins w:id="4404" w:author="Eric Boisvert" w:date="2016-01-19T19:05:00Z">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4405"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r>
        <w:rPr>
          <w:lang w:val="en-CA"/>
        </w:rPr>
        <w:t xml:space="preserve">F.J,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4406" w:author="Eric Boisvert" w:date="2016-01-19T20:31:00Z"/>
          <w:lang w:val="en-CA"/>
        </w:rPr>
      </w:pPr>
    </w:p>
    <w:p w14:paraId="5F21EA29" w14:textId="4C8E7A8C" w:rsidR="00C01850" w:rsidRDefault="001111B0" w:rsidP="006F2329">
      <w:pPr>
        <w:pStyle w:val="OGCtableheader"/>
        <w:rPr>
          <w:ins w:id="4407" w:author="Eric Boisvert" w:date="2016-01-19T20:31:00Z"/>
          <w:lang w:val="en-CA"/>
        </w:rPr>
      </w:pPr>
      <w:ins w:id="4408" w:author="Eric Boisvert" w:date="2016-01-19T20:31:00Z">
        <w:r>
          <w:rPr>
            <w:lang w:val="en-CA"/>
          </w:rPr>
          <w:t xml:space="preserve">Ventouras, S, </w:t>
        </w:r>
        <w:r w:rsidRPr="001111B0">
          <w:rPr>
            <w:lang w:val="en-CA"/>
          </w:rPr>
          <w:t>Lawrence, BN and Cox, Simon (2009) MOLES-v3 Information Model. In: EGU General Assembly Vienna 2010.</w:t>
        </w:r>
      </w:ins>
    </w:p>
    <w:p w14:paraId="3081DE68" w14:textId="77777777" w:rsidR="001111B0" w:rsidRDefault="001111B0" w:rsidP="006F2329">
      <w:pPr>
        <w:pStyle w:val="OGCtableheader"/>
        <w:rPr>
          <w:ins w:id="4409" w:author="Eric Boisvert" w:date="2016-01-19T20:30:00Z"/>
          <w:lang w:val="en-CA"/>
        </w:rPr>
      </w:pPr>
    </w:p>
    <w:p w14:paraId="4106A3C1" w14:textId="4F955F9D" w:rsidR="001111B0" w:rsidRDefault="001111B0" w:rsidP="006F2329">
      <w:pPr>
        <w:pStyle w:val="OGCtableheader"/>
        <w:rPr>
          <w:lang w:val="en-CA"/>
        </w:rPr>
      </w:pPr>
      <w:ins w:id="4410"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r w:rsidRPr="00757EBF">
        <w:rPr>
          <w:lang w:val="en-CA"/>
        </w:rPr>
        <w:t>Walsh, S.L. Gradstein, F.M. &amp; Ogg, J.G., 2004, History, philosophy, and application of the Global Stratotype Section and Point (GSSP). Lethaia, Vol. 37, pp. 201-218. Oslo. ISSN 0024-1164</w:t>
      </w:r>
      <w:r w:rsidR="00E32A61">
        <w:rPr>
          <w:lang w:val="en-CA"/>
        </w:rPr>
        <w:t xml:space="preserve"> </w:t>
      </w:r>
      <w:r w:rsidR="009F2680">
        <w:fldChar w:fldCharType="begin"/>
      </w:r>
      <w:r w:rsidR="009F2680">
        <w:instrText xml:space="preserve"> HYPERLINK "http://precambrian.stratigraphy.org/Walsh_et_al_2004.pdf" </w:instrText>
      </w:r>
      <w:ins w:id="4411" w:author="Eric Boisvert" w:date="2016-03-06T13:27:00Z"/>
      <w:r w:rsidR="009F2680">
        <w:fldChar w:fldCharType="separate"/>
      </w:r>
      <w:r w:rsidR="00E32A61" w:rsidRPr="00FA4003">
        <w:rPr>
          <w:rStyle w:val="Hyperlink"/>
          <w:lang w:val="en-CA"/>
        </w:rPr>
        <w:t>http://precambrian.stratigraphy.org/Walsh_et_al_2004.pdf</w:t>
      </w:r>
      <w:r w:rsidR="009F2680">
        <w:rPr>
          <w:rStyle w:val="Hyperlink"/>
          <w:lang w:val="en-CA"/>
        </w:rPr>
        <w:fldChar w:fldCharType="end"/>
      </w:r>
    </w:p>
    <w:p w14:paraId="1723E3C4" w14:textId="77777777" w:rsidR="00E32A61" w:rsidRPr="00D12552" w:rsidRDefault="00E32A61" w:rsidP="006F2329">
      <w:pPr>
        <w:pStyle w:val="OGCtableheader"/>
        <w:rPr>
          <w:lang w:val="en-CA"/>
        </w:rPr>
      </w:pPr>
    </w:p>
    <w:sectPr w:rsidR="00E32A61" w:rsidRPr="00D12552" w:rsidSect="00F27D5A">
      <w:footerReference w:type="default" r:id="rId112"/>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80" w:author="Eric Boisvert" w:date="2016-02-14T14:54:00Z" w:initials="EB/L">
    <w:p w14:paraId="6655E12C" w14:textId="77777777" w:rsidR="00B123AA" w:rsidRDefault="00B123AA">
      <w:pPr>
        <w:pStyle w:val="CommentText"/>
      </w:pPr>
      <w:r>
        <w:rPr>
          <w:rStyle w:val="CommentReference"/>
        </w:rPr>
        <w:annotationRef/>
      </w:r>
      <w:r>
        <w:t>More ?  What would be the rule for inclusion in this list ? I think submitting organisations must be OGC members</w:t>
      </w:r>
    </w:p>
  </w:comment>
  <w:comment w:id="982" w:author="Eric Boisvert" w:date="2016-02-14T14:54:00Z" w:initials="EB/L">
    <w:p w14:paraId="07AC35A5" w14:textId="77777777" w:rsidR="00B123AA" w:rsidRDefault="00B123AA">
      <w:pPr>
        <w:pStyle w:val="CommentText"/>
      </w:pPr>
      <w:r>
        <w:rPr>
          <w:rStyle w:val="CommentReference"/>
        </w:rPr>
        <w:annotationRef/>
      </w:r>
      <w:r>
        <w:t>More. Must check the OGC affiliation rule</w:t>
      </w:r>
    </w:p>
  </w:comment>
  <w:comment w:id="1021" w:author="Eric Boisvert" w:date="2016-03-06T13:56:00Z" w:initials="EB/L">
    <w:p w14:paraId="1192DEFF" w14:textId="777B092A" w:rsidR="00B123AA" w:rsidRDefault="00B123AA">
      <w:pPr>
        <w:pStyle w:val="CommentText"/>
      </w:pPr>
      <w:r>
        <w:rPr>
          <w:rStyle w:val="CommentReference"/>
        </w:rPr>
        <w:annotationRef/>
      </w:r>
      <w:r>
        <w:t>Right.. this is not an interface standard, therefore this section is irrelevant.</w:t>
      </w:r>
    </w:p>
  </w:comment>
  <w:comment w:id="1025" w:author="Ollie Raymond" w:date="2016-02-14T14:54:00Z" w:initials="OLR">
    <w:p w14:paraId="44D37F8B" w14:textId="7B01D289" w:rsidR="00B123AA" w:rsidRDefault="00B123AA">
      <w:pPr>
        <w:pStyle w:val="CommentText"/>
      </w:pPr>
      <w:r>
        <w:rPr>
          <w:rStyle w:val="CommentReference"/>
        </w:rPr>
        <w:annotationRef/>
      </w:r>
      <w:r>
        <w:t xml:space="preserve"> Sould this be Annex “A”? - Ollie</w:t>
      </w:r>
    </w:p>
  </w:comment>
  <w:comment w:id="1030" w:author="Ollie Raymond" w:date="2016-02-14T14:54:00Z" w:initials="OLR">
    <w:p w14:paraId="733BBD75" w14:textId="07AFB6BB" w:rsidR="00B123AA" w:rsidRDefault="00B123AA">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1040" w:author="Ollie Raymond" w:date="2016-02-27T12:01:00Z" w:initials="OLR">
    <w:p w14:paraId="431A36BA" w14:textId="1AE8453C" w:rsidR="00B123AA" w:rsidRDefault="00B123AA">
      <w:pPr>
        <w:pStyle w:val="CommentText"/>
      </w:pPr>
      <w:r>
        <w:rPr>
          <w:rStyle w:val="CommentReference"/>
        </w:rPr>
        <w:annotationRef/>
      </w:r>
      <w:r>
        <w:t>“Coverage” and “19123” are not used elsewhere in the document.  Delete?</w:t>
      </w:r>
    </w:p>
    <w:p w14:paraId="645A8857" w14:textId="77777777" w:rsidR="00B123AA" w:rsidRDefault="00B123AA">
      <w:pPr>
        <w:pStyle w:val="CommentText"/>
      </w:pPr>
    </w:p>
    <w:p w14:paraId="002D690C" w14:textId="2EDA274D" w:rsidR="00B123AA" w:rsidRDefault="00B123AA">
      <w:pPr>
        <w:pStyle w:val="CommentText"/>
      </w:pPr>
      <w:r>
        <w:t>Yes EB, I copy pasted from another spec</w:t>
      </w:r>
    </w:p>
  </w:comment>
  <w:comment w:id="1066" w:author="Ollie Raymond" w:date="2016-02-14T14:54:00Z" w:initials="OLR">
    <w:p w14:paraId="56A25665" w14:textId="0B1E2522" w:rsidR="00B123AA" w:rsidRDefault="00B123AA">
      <w:pPr>
        <w:pStyle w:val="CommentText"/>
      </w:pPr>
      <w:r>
        <w:rPr>
          <w:rStyle w:val="CommentReference"/>
        </w:rPr>
        <w:annotationRef/>
      </w:r>
      <w:r>
        <w:t>“Coverage” is not used elsewhere in the document.  Delete?</w:t>
      </w:r>
    </w:p>
  </w:comment>
  <w:comment w:id="1139" w:author="Steve Richard" w:date="2016-02-14T14:54:00Z" w:initials="SR">
    <w:p w14:paraId="2928802D" w14:textId="787153E3" w:rsidR="00B123AA" w:rsidRDefault="00B123AA">
      <w:pPr>
        <w:pStyle w:val="CommentText"/>
      </w:pPr>
      <w:r>
        <w:rPr>
          <w:rStyle w:val="CommentReferenc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1326" w:author="Ollie Raymond" w:date="2016-02-14T14:54:00Z" w:initials="OLR">
    <w:p w14:paraId="37598CCB" w14:textId="62514D93" w:rsidR="00B123AA" w:rsidRDefault="00B123AA">
      <w:pPr>
        <w:pStyle w:val="CommentText"/>
      </w:pPr>
      <w:r>
        <w:rPr>
          <w:rStyle w:val="CommentReference"/>
        </w:rPr>
        <w:annotationRef/>
      </w:r>
      <w:r>
        <w:t>Not sure of the exact intention is here. Need to find out exactly</w:t>
      </w:r>
    </w:p>
  </w:comment>
  <w:comment w:id="1502" w:author="Ollie Raymond" w:date="2016-02-14T14:54:00Z" w:initials="OLR">
    <w:p w14:paraId="315EC1C2" w14:textId="66195E4F" w:rsidR="00B123AA" w:rsidRDefault="00B123AA">
      <w:pPr>
        <w:pStyle w:val="CommentText"/>
      </w:pPr>
      <w:r>
        <w:rPr>
          <w:rStyle w:val="CommentReference"/>
        </w:rPr>
        <w:annotationRef/>
      </w:r>
      <w:r>
        <w:t>Latest advice from S.Cox is that this statement in 19109:2015 is in error and should be changed. I suggest that we delete this paragraph.</w:t>
      </w:r>
    </w:p>
  </w:comment>
  <w:comment w:id="1521" w:author="Eric Boisvert" w:date="2016-02-14T14:54:00Z" w:initials="EB/L">
    <w:p w14:paraId="72D76448" w14:textId="0D6009B0" w:rsidR="00B123AA" w:rsidRDefault="00B123AA">
      <w:pPr>
        <w:pStyle w:val="CommentText"/>
      </w:pPr>
      <w:r>
        <w:rPr>
          <w:rStyle w:val="CommentReference"/>
        </w:rPr>
        <w:annotationRef/>
      </w:r>
      <w:r>
        <w:t>Which ones ?</w:t>
      </w:r>
    </w:p>
  </w:comment>
  <w:comment w:id="1548" w:author="Eric Boisvert" w:date="2016-02-14T14:54:00Z" w:initials="EB/L">
    <w:p w14:paraId="11C9FC8B" w14:textId="2D3E112B" w:rsidR="00B123AA" w:rsidRDefault="00B123AA">
      <w:pPr>
        <w:pStyle w:val="CommentText"/>
      </w:pPr>
      <w:r>
        <w:rPr>
          <w:rStyle w:val="CommentReference"/>
        </w:rPr>
        <w:annotationRef/>
      </w:r>
      <w:r>
        <w:t>Adapt to GeoSciML. Done (Ollie).</w:t>
      </w:r>
    </w:p>
  </w:comment>
  <w:comment w:id="1716" w:author="Eric Boisvert" w:date="2016-02-14T14:54:00Z" w:initials="EB/L">
    <w:p w14:paraId="4A0AAB76" w14:textId="1C97EBE4" w:rsidR="00B123AA" w:rsidRDefault="00B123AA">
      <w:pPr>
        <w:pStyle w:val="CommentText"/>
      </w:pPr>
      <w:r>
        <w:rPr>
          <w:rStyle w:val="CommentReference"/>
        </w:rPr>
        <w:annotationRef/>
      </w:r>
      <w:r>
        <w:t>Will likely be removed</w:t>
      </w:r>
    </w:p>
  </w:comment>
  <w:comment w:id="1717" w:author="Ollie Raymond" w:date="2016-02-27T12:15:00Z" w:initials="OLR">
    <w:p w14:paraId="4256DDAD" w14:textId="5AE07FF4" w:rsidR="00B123AA" w:rsidRDefault="00B123AA">
      <w:pPr>
        <w:pStyle w:val="CommentText"/>
      </w:pPr>
      <w:r>
        <w:rPr>
          <w:rStyle w:val="CommentReference"/>
        </w:rPr>
        <w:annotationRef/>
      </w:r>
      <w:r>
        <w:t>What is meant to go in here?</w:t>
      </w:r>
    </w:p>
    <w:p w14:paraId="1B482C4A" w14:textId="77777777" w:rsidR="00B123AA" w:rsidRDefault="00B123AA">
      <w:pPr>
        <w:pStyle w:val="CommentText"/>
      </w:pPr>
    </w:p>
    <w:p w14:paraId="3AD7E06F" w14:textId="58ED01F5" w:rsidR="00B123AA" w:rsidRDefault="00B123AA">
      <w:pPr>
        <w:pStyle w:val="CommentText"/>
      </w:pPr>
      <w:r>
        <w:t>EB: I could not find a spec that actually use this section..</w:t>
      </w:r>
    </w:p>
  </w:comment>
  <w:comment w:id="1909" w:author="Eric Boisvert" w:date="2016-02-14T14:54:00Z" w:initials="EB/L">
    <w:p w14:paraId="0CEA0AD6" w14:textId="77777777" w:rsidR="00B123AA" w:rsidRDefault="00B123AA">
      <w:pPr>
        <w:pStyle w:val="CommentText"/>
      </w:pPr>
      <w:r>
        <w:rPr>
          <w:rStyle w:val="CommentReference"/>
        </w:rPr>
        <w:annotationRef/>
      </w:r>
      <w:r>
        <w:t>My pet peeves</w:t>
      </w:r>
    </w:p>
  </w:comment>
  <w:comment w:id="1922" w:author="Eric Boisvert" w:date="2016-02-14T14:54:00Z" w:initials="EB/L">
    <w:p w14:paraId="09AE58E9" w14:textId="77777777" w:rsidR="00B123AA" w:rsidRDefault="00B123AA">
      <w:pPr>
        <w:pStyle w:val="CommentText"/>
      </w:pPr>
      <w:r>
        <w:rPr>
          <w:rStyle w:val="CommentReference"/>
        </w:rPr>
        <w:annotationRef/>
      </w:r>
      <w:r>
        <w:t>We don’t have a clear way to report this, unless we allow a nillable property to have both a nil and a content (the Organism class) nilReason = absent</w:t>
      </w:r>
    </w:p>
  </w:comment>
  <w:comment w:id="1912" w:author="Eric Boisvert" w:date="2016-02-14T14:54:00Z" w:initials="EB/L">
    <w:p w14:paraId="0E9B0D43" w14:textId="025D0DD1" w:rsidR="00B123AA" w:rsidRDefault="00B123AA">
      <w:pPr>
        <w:pStyle w:val="CommentText"/>
      </w:pPr>
      <w:r>
        <w:rPr>
          <w:rStyle w:val="CommentReference"/>
        </w:rPr>
        <w:annotationRef/>
      </w:r>
      <w:r>
        <w:t>Standing issue.. remove</w:t>
      </w:r>
    </w:p>
  </w:comment>
  <w:comment w:id="1937" w:author="Eric Boisvert" w:date="2016-02-14T14:54:00Z" w:initials="EB/L">
    <w:p w14:paraId="009599B9" w14:textId="77777777" w:rsidR="00B123AA" w:rsidRDefault="00B123AA">
      <w:pPr>
        <w:pStyle w:val="CommentText"/>
      </w:pPr>
      <w:r>
        <w:rPr>
          <w:rStyle w:val="CommentReference"/>
        </w:rPr>
        <w:annotationRef/>
      </w:r>
      <w:r>
        <w:t>The way to do this in GeoSciML is to have ConstituentPart/proportion = 0</w:t>
      </w:r>
    </w:p>
  </w:comment>
  <w:comment w:id="2007" w:author="Eric Boisvert" w:date="2016-02-14T14:54:00Z" w:initials="EB/L">
    <w:p w14:paraId="285ACA1A" w14:textId="050EE93A" w:rsidR="00B123AA" w:rsidRDefault="00B123AA">
      <w:pPr>
        <w:pStyle w:val="CommentText"/>
      </w:pPr>
      <w:r>
        <w:rPr>
          <w:rStyle w:val="CommentReference"/>
        </w:rPr>
        <w:annotationRef/>
      </w:r>
      <w:r>
        <w:t>Move to own requirements class</w:t>
      </w:r>
    </w:p>
  </w:comment>
  <w:comment w:id="2008" w:author="Eric Boisvert" w:date="2016-02-14T14:54:00Z" w:initials="EB/L">
    <w:p w14:paraId="20D344E6" w14:textId="4DC741AF" w:rsidR="00B123AA" w:rsidRDefault="00B123AA">
      <w:pPr>
        <w:pStyle w:val="CommentText"/>
      </w:pPr>
      <w:r>
        <w:rPr>
          <w:rStyle w:val="CommentReference"/>
        </w:rPr>
        <w:annotationRef/>
      </w:r>
      <w:r>
        <w:t>Double check for the right name</w:t>
      </w:r>
    </w:p>
  </w:comment>
  <w:comment w:id="2209" w:author="Eric Boisvert" w:date="2016-02-14T14:54:00Z" w:initials="EB/L">
    <w:p w14:paraId="543EE89F" w14:textId="14D31BC3" w:rsidR="00B123AA" w:rsidRDefault="00B123AA">
      <w:pPr>
        <w:pStyle w:val="CommentText"/>
      </w:pPr>
      <w:r>
        <w:rPr>
          <w:rStyle w:val="CommentReference"/>
        </w:rPr>
        <w:annotationRef/>
      </w:r>
      <w:r>
        <w:t>The following two clauses should probably be in their own profile</w:t>
      </w:r>
    </w:p>
  </w:comment>
  <w:comment w:id="2217" w:author="Eric Boisvert" w:date="2016-02-14T14:54:00Z" w:initials="EB/L">
    <w:p w14:paraId="61064CC3" w14:textId="0B759CA5" w:rsidR="00B123AA" w:rsidRDefault="00B123AA">
      <w:pPr>
        <w:pStyle w:val="CommentText"/>
      </w:pPr>
      <w:r>
        <w:rPr>
          <w:rStyle w:val="CommentReference"/>
        </w:rPr>
        <w:annotationRef/>
      </w:r>
      <w:r>
        <w:t>Move to LOD requirements class</w:t>
      </w:r>
    </w:p>
  </w:comment>
  <w:comment w:id="2247" w:author="Eric Boisvert" w:date="2016-02-14T14:54:00Z" w:initials="EB/L">
    <w:p w14:paraId="1FAED83F" w14:textId="02425D3D" w:rsidR="00B123AA" w:rsidRDefault="00B123AA">
      <w:pPr>
        <w:pStyle w:val="CommentText"/>
      </w:pPr>
      <w:r>
        <w:rPr>
          <w:rStyle w:val="CommentReference"/>
        </w:rPr>
        <w:annotationRef/>
      </w:r>
      <w:r>
        <w:t xml:space="preserve">Should it be a requirement that URI point to an XML representation ?  WFS has this requirement (GML mandatory), but some groups try to have this rule removed. </w:t>
      </w:r>
    </w:p>
  </w:comment>
  <w:comment w:id="2260" w:author="Eric Boisvert" w:date="2016-02-14T14:54:00Z" w:initials="EB/L">
    <w:p w14:paraId="54872106" w14:textId="6452D0FA" w:rsidR="00B123AA" w:rsidRDefault="00B123AA">
      <w:pPr>
        <w:pStyle w:val="CommentText"/>
      </w:pPr>
      <w:r>
        <w:rPr>
          <w:rStyle w:val="CommentReference"/>
        </w:rPr>
        <w:annotationRef/>
      </w:r>
      <w:r>
        <w:t xml:space="preserve">Intro text essentially stolen from 7.1 cookbook </w:t>
      </w:r>
      <w:r w:rsidRPr="00762332">
        <w:t>http://www.onegeology.org/wmscookbook/7_1.html</w:t>
      </w:r>
    </w:p>
  </w:comment>
  <w:comment w:id="2307" w:author="Eric Boisvert" w:date="2016-02-27T12:41:00Z" w:initials="EB/L">
    <w:p w14:paraId="23F0E68C" w14:textId="6FA28754" w:rsidR="00B123AA" w:rsidRDefault="00B123AA">
      <w:pPr>
        <w:pStyle w:val="CommentText"/>
      </w:pPr>
      <w:r>
        <w:rPr>
          <w:rStyle w:val="CommentReference"/>
        </w:rPr>
        <w:annotationRef/>
      </w:r>
      <w:r>
        <w:t>I don’t understand what this means (from scope notes)</w:t>
      </w:r>
    </w:p>
  </w:comment>
  <w:comment w:id="2420" w:author="Eric Boisvert" w:date="2016-02-15T10:52:00Z" w:initials="EB/L">
    <w:p w14:paraId="62949A4B" w14:textId="6687272A" w:rsidR="00B123AA" w:rsidRDefault="00B123AA">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Maybe we don’t need this constraint ? If so, we don’t need to define the concept of a dataset</w:t>
      </w:r>
    </w:p>
  </w:comment>
  <w:comment w:id="2441" w:author="Eric Boisvert" w:date="2016-02-14T14:54:00Z" w:initials="EB/L">
    <w:p w14:paraId="6D70419C" w14:textId="51DEC8C7" w:rsidR="00B123AA" w:rsidRDefault="00B123AA">
      <w:pPr>
        <w:pStyle w:val="CommentText"/>
      </w:pPr>
      <w:r>
        <w:rPr>
          <w:rStyle w:val="CommentReference"/>
        </w:rPr>
        <w:annotationRef/>
      </w:r>
      <w:r>
        <w:t xml:space="preserve">Check, eg. </w:t>
      </w:r>
    </w:p>
  </w:comment>
  <w:comment w:id="2442" w:author="Eric Boisvert" w:date="2016-02-14T14:54:00Z" w:initials="EB/L">
    <w:p w14:paraId="7ED5E424" w14:textId="2BED472C" w:rsidR="00B123AA" w:rsidRDefault="00B123AA">
      <w:pPr>
        <w:pStyle w:val="CommentText"/>
      </w:pPr>
      <w:r>
        <w:rPr>
          <w:rStyle w:val="CommentReference"/>
        </w:rPr>
        <w:annotationRef/>
      </w:r>
      <w:r>
        <w:t>Why having a URI in there if it’s not resolvable ? because some vocabulary terms are defined as URI even though they are not resolvable ?</w:t>
      </w:r>
    </w:p>
  </w:comment>
  <w:comment w:id="2464" w:author="Eric Boisvert" w:date="2016-02-14T14:54:00Z" w:initials="EB/L">
    <w:p w14:paraId="65E74C2D" w14:textId="77777777" w:rsidR="00B123AA" w:rsidRDefault="00B123AA" w:rsidP="00D96958">
      <w:pPr>
        <w:pStyle w:val="CommentText"/>
      </w:pPr>
      <w:r>
        <w:rPr>
          <w:rStyle w:val="CommentReference"/>
        </w:rPr>
        <w:annotationRef/>
      </w:r>
      <w:r>
        <w:t xml:space="preserve">Check, eg. </w:t>
      </w:r>
    </w:p>
  </w:comment>
  <w:comment w:id="2469" w:author="Eric Boisvert" w:date="2016-02-14T14:54:00Z" w:initials="EB/L">
    <w:p w14:paraId="1AAB0499" w14:textId="77777777" w:rsidR="00B123AA" w:rsidRDefault="00B123AA" w:rsidP="00176E9E">
      <w:pPr>
        <w:pStyle w:val="CommentText"/>
      </w:pPr>
      <w:r>
        <w:rPr>
          <w:rStyle w:val="CommentReference"/>
        </w:rPr>
        <w:annotationRef/>
      </w:r>
      <w:r>
        <w:t>Is there a PK constrain ?  ie, does this force a mappedfeature made of several polygons to be a multipolygon</w:t>
      </w:r>
    </w:p>
  </w:comment>
  <w:comment w:id="2513" w:author="Eric Boisvert" w:date="2016-02-14T14:54:00Z" w:initials="EB/L">
    <w:p w14:paraId="2DDC24B9" w14:textId="77777777" w:rsidR="00B123AA" w:rsidRDefault="00B123AA" w:rsidP="00176E9E">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2529" w:author="Eric Boisvert" w:date="2016-02-14T14:54:00Z" w:initials="EB/L">
    <w:p w14:paraId="71798E18" w14:textId="48F7898B" w:rsidR="00B123AA" w:rsidRDefault="00B123AA" w:rsidP="00176E9E">
      <w:pPr>
        <w:pStyle w:val="CommentText"/>
      </w:pPr>
      <w:r>
        <w:rPr>
          <w:rStyle w:val="CommentReference"/>
        </w:rPr>
        <w:annotationRef/>
      </w:r>
      <w:r>
        <w:t>This is a shortcut or a replacement of getting the full MappedFeature and then resolve the specification association</w:t>
      </w:r>
    </w:p>
  </w:comment>
  <w:comment w:id="2551" w:author="Eric Boisvert" w:date="2016-02-14T14:54:00Z" w:initials="EB/L">
    <w:p w14:paraId="021DDEA1" w14:textId="77777777" w:rsidR="00B123AA" w:rsidRDefault="00B123AA" w:rsidP="00D96958">
      <w:pPr>
        <w:pStyle w:val="CommentText"/>
      </w:pPr>
      <w:r>
        <w:rPr>
          <w:rStyle w:val="CommentReference"/>
        </w:rPr>
        <w:annotationRef/>
      </w:r>
      <w:r>
        <w:t xml:space="preserve">Check, eg. </w:t>
      </w:r>
    </w:p>
  </w:comment>
  <w:comment w:id="2550" w:author="Ollie Raymond" w:date="2016-02-14T14:54:00Z" w:initials="OLR">
    <w:p w14:paraId="5F95FA50" w14:textId="77777777" w:rsidR="00B123AA" w:rsidRDefault="00B123AA"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B123AA" w:rsidRDefault="00B123AA">
      <w:pPr>
        <w:pStyle w:val="CommentText"/>
      </w:pPr>
    </w:p>
  </w:comment>
  <w:comment w:id="2554" w:author="Eric Boisvert" w:date="2016-02-14T14:54:00Z" w:initials="EB/L">
    <w:p w14:paraId="5B647355" w14:textId="7881E39E" w:rsidR="00B123AA" w:rsidRDefault="00B123AA">
      <w:pPr>
        <w:pStyle w:val="CommentText"/>
      </w:pPr>
      <w:r>
        <w:rPr>
          <w:rStyle w:val="CommentReference"/>
        </w:rPr>
        <w:annotationRef/>
      </w:r>
      <w:r>
        <w:t>SHOULD are not mandatory and don’t have compliance teste associated to them.</w:t>
      </w:r>
    </w:p>
  </w:comment>
  <w:comment w:id="2553" w:author="Ollie Raymond" w:date="2016-02-14T14:54:00Z" w:initials="OLR">
    <w:p w14:paraId="2AF7AF0C" w14:textId="1567801F" w:rsidR="00B123AA" w:rsidRDefault="00B123AA">
      <w:pPr>
        <w:pStyle w:val="CommentText"/>
      </w:pPr>
      <w:r>
        <w:rPr>
          <w:rStyle w:val="CommentReference"/>
        </w:rPr>
        <w:annotationRef/>
      </w:r>
      <w:r>
        <w:t>We cannot expect that Portrayal data providers also provide a complex GeoSciML WFS. The  point of having an portrayal schema is so entry-level data providers don’t have to provide a complex WFS.</w:t>
      </w:r>
    </w:p>
  </w:comment>
  <w:comment w:id="2603" w:author="Eric Boisvert" w:date="2016-02-14T14:54:00Z" w:initials="EB/L">
    <w:p w14:paraId="5396C471" w14:textId="77777777" w:rsidR="00B123AA" w:rsidRDefault="00B123AA" w:rsidP="00BE718C">
      <w:pPr>
        <w:pStyle w:val="CommentText"/>
      </w:pPr>
      <w:r>
        <w:rPr>
          <w:rStyle w:val="CommentReference"/>
        </w:rPr>
        <w:annotationRef/>
      </w:r>
      <w:r>
        <w:t>Resolve implies URI – doesn’t it ?</w:t>
      </w:r>
    </w:p>
  </w:comment>
  <w:comment w:id="2675" w:author="Eric Boisvert" w:date="2016-02-14T14:54:00Z" w:initials="EB/L">
    <w:p w14:paraId="52CEAD5D" w14:textId="77777777" w:rsidR="00B123AA" w:rsidRDefault="00B123AA" w:rsidP="00D96958">
      <w:pPr>
        <w:pStyle w:val="CommentText"/>
      </w:pPr>
      <w:r>
        <w:rPr>
          <w:rStyle w:val="CommentReference"/>
        </w:rPr>
        <w:annotationRef/>
      </w:r>
      <w:r>
        <w:t xml:space="preserve">Check, eg. </w:t>
      </w:r>
    </w:p>
  </w:comment>
  <w:comment w:id="2715" w:author="Eric Boisvert" w:date="2016-02-14T14:54:00Z" w:initials="EB/L">
    <w:p w14:paraId="1AA086B4" w14:textId="77777777" w:rsidR="00B123AA" w:rsidRDefault="00B123AA" w:rsidP="00D96958">
      <w:pPr>
        <w:pStyle w:val="CommentText"/>
      </w:pPr>
      <w:r>
        <w:rPr>
          <w:rStyle w:val="CommentReference"/>
        </w:rPr>
        <w:annotationRef/>
      </w:r>
      <w:r>
        <w:t xml:space="preserve">Check, eg. </w:t>
      </w:r>
    </w:p>
  </w:comment>
  <w:comment w:id="2763" w:author="Eric Boisvert" w:date="2016-02-14T14:54:00Z" w:initials="EB/L">
    <w:p w14:paraId="58D17B83" w14:textId="77777777" w:rsidR="00B123AA" w:rsidRDefault="00B123AA" w:rsidP="00DF2985">
      <w:pPr>
        <w:pStyle w:val="CommentText"/>
      </w:pPr>
      <w:r>
        <w:rPr>
          <w:rStyle w:val="CommentReference"/>
        </w:rPr>
        <w:annotationRef/>
      </w:r>
      <w:r>
        <w:t xml:space="preserve">Check, eg. </w:t>
      </w:r>
    </w:p>
  </w:comment>
  <w:comment w:id="2832" w:author="Eric Boisvert" w:date="2016-02-14T14:54:00Z" w:initials="EB/L">
    <w:p w14:paraId="3F27E355" w14:textId="77777777" w:rsidR="00B123AA" w:rsidRDefault="00B123AA" w:rsidP="002E6F45">
      <w:pPr>
        <w:pStyle w:val="CommentText"/>
      </w:pPr>
      <w:r>
        <w:rPr>
          <w:rStyle w:val="CommentReference"/>
        </w:rPr>
        <w:annotationRef/>
      </w:r>
      <w:r>
        <w:t xml:space="preserve">Check, eg. </w:t>
      </w:r>
    </w:p>
  </w:comment>
  <w:comment w:id="2899" w:author="Eric Boisvert" w:date="2016-02-14T14:54:00Z" w:initials="EB/L">
    <w:p w14:paraId="3916DEFC" w14:textId="77777777" w:rsidR="00B123AA" w:rsidRDefault="00B123AA" w:rsidP="00006FB0">
      <w:pPr>
        <w:pStyle w:val="CommentText"/>
      </w:pPr>
      <w:r>
        <w:rPr>
          <w:rStyle w:val="CommentReference"/>
        </w:rPr>
        <w:annotationRef/>
      </w:r>
      <w:r>
        <w:t xml:space="preserve">Check, eg. </w:t>
      </w:r>
    </w:p>
  </w:comment>
  <w:comment w:id="2900" w:author="Eric Boisvert" w:date="2016-02-14T14:54:00Z" w:initials="EB/L">
    <w:p w14:paraId="246F852D" w14:textId="77777777" w:rsidR="00B123AA" w:rsidRDefault="00B123AA" w:rsidP="00637CC9">
      <w:pPr>
        <w:pStyle w:val="CommentText"/>
      </w:pPr>
      <w:r>
        <w:rPr>
          <w:rStyle w:val="CommentReference"/>
        </w:rPr>
        <w:annotationRef/>
      </w:r>
      <w:r>
        <w:t>Change in UML scope notes and remove observation_URI</w:t>
      </w:r>
    </w:p>
  </w:comment>
  <w:comment w:id="2913" w:author="Eric Boisvert" w:date="2016-02-14T14:54:00Z" w:initials="EB/L">
    <w:p w14:paraId="1361859C" w14:textId="0AA10B9F" w:rsidR="00B123AA" w:rsidRDefault="00B123AA">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2950" w:author="Eric Boisvert" w:date="2016-02-14T14:54:00Z" w:initials="EB/L">
    <w:p w14:paraId="084DAD59" w14:textId="3EBA890B" w:rsidR="00B123AA" w:rsidRDefault="00B123AA">
      <w:pPr>
        <w:pStyle w:val="CommentText"/>
      </w:pPr>
      <w:r>
        <w:rPr>
          <w:rStyle w:val="CommentReference"/>
        </w:rPr>
        <w:annotationRef/>
      </w:r>
      <w:r>
        <w:t>Rephrase important use case = INSPIRE</w:t>
      </w:r>
    </w:p>
  </w:comment>
  <w:comment w:id="2953" w:author="Boisvert, Eric" w:date="2016-02-14T14:54:00Z" w:initials="BE">
    <w:p w14:paraId="13C9C105" w14:textId="1D2D8D7F" w:rsidR="00B123AA" w:rsidRDefault="00B123AA">
      <w:pPr>
        <w:pStyle w:val="CommentText"/>
      </w:pPr>
      <w:r>
        <w:rPr>
          <w:rStyle w:val="CommentReference"/>
        </w:rPr>
        <w:annotationRef/>
      </w:r>
      <w:r>
        <w:t>Isn’t it a dependency of 19136 to start with ?</w:t>
      </w:r>
    </w:p>
  </w:comment>
  <w:comment w:id="2954" w:author="Boisvert, Eric" w:date="2016-02-14T14:54:00Z" w:initials="BE">
    <w:p w14:paraId="7AF7A7F2" w14:textId="0F17E6F0" w:rsidR="00B123AA" w:rsidRDefault="00B123AA">
      <w:pPr>
        <w:pStyle w:val="CommentText"/>
      </w:pPr>
      <w:r>
        <w:rPr>
          <w:rStyle w:val="CommentReference"/>
        </w:rPr>
        <w:annotationRef/>
      </w:r>
      <w:r>
        <w:t>Pretty sure it should not be here since it’s XML encoding.  We should remove this from Logical and have it in XML encoding</w:t>
      </w:r>
    </w:p>
  </w:comment>
  <w:comment w:id="2969" w:author="Eric Boisvert" w:date="2016-03-06T13:24:00Z" w:initials="EB/L">
    <w:p w14:paraId="4602724B" w14:textId="1CB62DD0" w:rsidR="00B123AA" w:rsidRDefault="00B123AA">
      <w:pPr>
        <w:pStyle w:val="CommentText"/>
      </w:pPr>
      <w:r>
        <w:rPr>
          <w:rStyle w:val="CommentReference"/>
        </w:rPr>
        <w:annotationRef/>
      </w:r>
      <w:r>
        <w:t>Not a package according to Modular spec  rules, one package == one schema == one namespace, yet all Basic is in the same schema (xsd)</w:t>
      </w:r>
    </w:p>
  </w:comment>
  <w:comment w:id="2982" w:author="Eric Boisvert" w:date="2016-02-14T14:54:00Z" w:initials="EB/L">
    <w:p w14:paraId="6B5921D4" w14:textId="5533ACFC" w:rsidR="00B123AA" w:rsidRDefault="00B123AA">
      <w:pPr>
        <w:pStyle w:val="CommentText"/>
      </w:pPr>
      <w:r>
        <w:rPr>
          <w:rStyle w:val="CommentReference"/>
        </w:rPr>
        <w:annotationRef/>
      </w:r>
      <w:r>
        <w:t>Not quite sure what to do of this.</w:t>
      </w:r>
    </w:p>
  </w:comment>
  <w:comment w:id="2984" w:author="Eric Boisvert" w:date="2016-02-14T14:54:00Z" w:initials="EB/L">
    <w:p w14:paraId="49D40484" w14:textId="5C78DA5F" w:rsidR="00B123AA" w:rsidRDefault="00B123AA">
      <w:pPr>
        <w:pStyle w:val="CommentText"/>
      </w:pPr>
      <w:r>
        <w:rPr>
          <w:rStyle w:val="CommentReference"/>
        </w:rPr>
        <w:annotationRef/>
      </w:r>
      <w:r>
        <w:t>I don’t understand</w:t>
      </w:r>
    </w:p>
  </w:comment>
  <w:comment w:id="2990" w:author="Eric Boisvert" w:date="2016-02-14T14:54:00Z" w:initials="EB/L">
    <w:p w14:paraId="18B6C9FA" w14:textId="77777777" w:rsidR="00B123AA" w:rsidRDefault="00B123AA" w:rsidP="0016408B">
      <w:pPr>
        <w:pStyle w:val="CommentText"/>
      </w:pPr>
      <w:r>
        <w:rPr>
          <w:rStyle w:val="CommentReference"/>
        </w:rPr>
        <w:annotationRef/>
      </w:r>
      <w:r>
        <w:t>Probably don’t need this because this is what the UML says, but this CodeType is different since it is not an external vocabulary</w:t>
      </w:r>
    </w:p>
  </w:comment>
  <w:comment w:id="2991" w:author="Eric Boisvert" w:date="2016-02-14T14:54:00Z" w:initials="EB/L">
    <w:p w14:paraId="2A96457B" w14:textId="5EA18721" w:rsidR="00B123AA" w:rsidRDefault="00B123AA">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2992" w:author="Eric Boisvert" w:date="2016-02-14T14:54:00Z" w:initials="EB/L">
    <w:p w14:paraId="53080A5A" w14:textId="720EBE1D" w:rsidR="00B123AA" w:rsidRDefault="00B123AA">
      <w:pPr>
        <w:pStyle w:val="CommentText"/>
      </w:pPr>
      <w:r>
        <w:rPr>
          <w:rStyle w:val="CommentReference"/>
        </w:rPr>
        <w:annotationRef/>
      </w:r>
      <w:r>
        <w:t>That an interesting side effect.  Basic cannot instanciate a AbstractFeatureRelation, but can xlink:href to one.</w:t>
      </w:r>
    </w:p>
  </w:comment>
  <w:comment w:id="2996" w:author="Eric Boisvert" w:date="2016-02-14T14:54:00Z" w:initials="EB/L">
    <w:p w14:paraId="08690EA4" w14:textId="058794F9" w:rsidR="00B123AA" w:rsidRDefault="00B123AA">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2997" w:author="Eric Boisvert" w:date="2016-02-14T14:54:00Z" w:initials="EB/L">
    <w:p w14:paraId="5C743AC9" w14:textId="77777777" w:rsidR="00B123AA" w:rsidRDefault="00B123AA">
      <w:pPr>
        <w:pStyle w:val="CommentText"/>
      </w:pPr>
      <w:r>
        <w:rPr>
          <w:rStyle w:val="CommentReference"/>
        </w:rPr>
        <w:annotationRef/>
      </w:r>
      <w:r>
        <w:t xml:space="preserve">This was in the scope note.  I don’t understand what this means.  Is the last item </w:t>
      </w:r>
    </w:p>
  </w:comment>
  <w:comment w:id="2998" w:author="Eric Boisvert" w:date="2016-02-14T14:54:00Z" w:initials="EB/L">
    <w:p w14:paraId="720006F6" w14:textId="77777777" w:rsidR="00B123AA" w:rsidRDefault="00B123AA">
      <w:pPr>
        <w:pStyle w:val="CommentText"/>
      </w:pPr>
      <w:r>
        <w:rPr>
          <w:rStyle w:val="CommentReference"/>
        </w:rPr>
        <w:annotationRef/>
      </w:r>
      <w:r>
        <w:t xml:space="preserve">This is a 3.2 thing, it has been replace with a “samplingFrame” term.  I honestly preferred the 3.2 </w:t>
      </w:r>
    </w:p>
  </w:comment>
  <w:comment w:id="3000" w:author="Eric Boisvert" w:date="2016-02-14T14:54:00Z" w:initials="EB/L">
    <w:p w14:paraId="5B19BE13" w14:textId="4C4EFE99" w:rsidR="00B123AA" w:rsidRDefault="00B123AA">
      <w:pPr>
        <w:pStyle w:val="CommentText"/>
      </w:pPr>
      <w:r>
        <w:rPr>
          <w:rStyle w:val="CommentReference"/>
        </w:rPr>
        <w:annotationRef/>
      </w:r>
      <w:r>
        <w:t>This looks like the portrayal scope notes.  In basic, it’s swe:Category (therefore, a term from a list)</w:t>
      </w:r>
    </w:p>
  </w:comment>
  <w:comment w:id="3013" w:author="Eric Boisvert" w:date="2016-02-14T14:54:00Z" w:initials="EB/L">
    <w:p w14:paraId="7766A12B" w14:textId="74BF3C91" w:rsidR="00B123AA" w:rsidRDefault="00B123AA">
      <w:pPr>
        <w:pStyle w:val="CommentText"/>
      </w:pPr>
      <w:r>
        <w:rPr>
          <w:rStyle w:val="CommentReference"/>
        </w:rPr>
        <w:annotationRef/>
      </w:r>
      <w:r>
        <w:t>Not sure what this means</w:t>
      </w:r>
    </w:p>
  </w:comment>
  <w:comment w:id="3029" w:author="Eric Boisvert" w:date="2016-02-14T14:54:00Z" w:initials="EB/L">
    <w:p w14:paraId="49EC594F" w14:textId="2959065E" w:rsidR="00B123AA" w:rsidRDefault="00B123AA">
      <w:pPr>
        <w:pStyle w:val="CommentText"/>
      </w:pPr>
      <w:r>
        <w:rPr>
          <w:rStyle w:val="CommentReference"/>
        </w:rPr>
        <w:annotationRef/>
      </w:r>
      <w:r>
        <w:t>Note: I keep capitalization only when we refer to the class name, not the concept, EarthMaterial versus “Earth material”.</w:t>
      </w:r>
    </w:p>
  </w:comment>
  <w:comment w:id="3034" w:author="Eric Boisvert" w:date="2016-02-14T14:54:00Z" w:initials="EB/L">
    <w:p w14:paraId="07C6E8F7" w14:textId="19414C95" w:rsidR="00B123AA" w:rsidRDefault="00B123AA">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3051" w:author="Eric Boisvert" w:date="2016-02-14T14:54:00Z" w:initials="EB/L">
    <w:p w14:paraId="064878C1" w14:textId="5C24CDFF" w:rsidR="00B123AA" w:rsidRDefault="00B123AA">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Landslide,etc..) is to have a hazard community to create a “RecentGegologicEvent” sub class with a event time as a 8601 date.</w:t>
      </w:r>
    </w:p>
  </w:comment>
  <w:comment w:id="3079" w:author="Eric Boisvert" w:date="2016-02-14T14:54:00Z" w:initials="EB/L">
    <w:p w14:paraId="141CBB56" w14:textId="78925F87" w:rsidR="00B123AA" w:rsidRDefault="00B123AA">
      <w:pPr>
        <w:pStyle w:val="CommentText"/>
      </w:pPr>
      <w:r>
        <w:rPr>
          <w:rStyle w:val="CommentReference"/>
        </w:rPr>
        <w:annotationRef/>
      </w:r>
      <w:r>
        <w:t>Heterogeneity ?</w:t>
      </w:r>
    </w:p>
  </w:comment>
  <w:comment w:id="3083" w:author="Eric Boisvert" w:date="2016-02-14T14:54:00Z" w:initials="EB/L">
    <w:p w14:paraId="58301678" w14:textId="30B77D74" w:rsidR="00B123AA" w:rsidRDefault="00B123AA">
      <w:pPr>
        <w:pStyle w:val="CommentText"/>
      </w:pPr>
      <w:r>
        <w:rPr>
          <w:rStyle w:val="CommentReference"/>
        </w:rPr>
        <w:annotationRef/>
      </w:r>
      <w:r>
        <w:t>Not sure what this is for</w:t>
      </w:r>
    </w:p>
  </w:comment>
  <w:comment w:id="3088" w:author="Eric Boisvert" w:date="2016-02-14T14:54:00Z" w:initials="EB/L">
    <w:p w14:paraId="10B4786D" w14:textId="0F8925E1" w:rsidR="00B123AA" w:rsidRDefault="00B123AA">
      <w:pPr>
        <w:pStyle w:val="CommentText"/>
      </w:pPr>
      <w:r>
        <w:rPr>
          <w:rStyle w:val="CommentReference"/>
        </w:rPr>
        <w:annotationRef/>
      </w:r>
      <w:r>
        <w:t>Shouldn’t be “deformation of a GeologicUnit” ?</w:t>
      </w:r>
    </w:p>
  </w:comment>
  <w:comment w:id="3121" w:author="Eric Boisvert" w:date="2016-02-14T14:54:00Z" w:initials="EB/L">
    <w:p w14:paraId="7145605A" w14:textId="12673CC8" w:rsidR="00B123AA" w:rsidRDefault="00B123AA">
      <w:pPr>
        <w:pStyle w:val="CommentText"/>
      </w:pPr>
      <w:r>
        <w:rPr>
          <w:rStyle w:val="CommentReference"/>
        </w:rPr>
        <w:annotationRef/>
      </w:r>
      <w:r>
        <w:t>Well, that’s not very useful.  The scopeNote we have in EAP is “Types of collections of geological and geophysical objects. (From INSPIRE)” which is not more enlightening.  Does anyone have an exemple ?</w:t>
      </w:r>
    </w:p>
  </w:comment>
  <w:comment w:id="3134" w:author="Boisvert, Eric" w:date="2016-02-14T14:54:00Z" w:initials="BE">
    <w:p w14:paraId="41B1F482" w14:textId="77777777" w:rsidR="00B123AA" w:rsidRDefault="00B123AA" w:rsidP="00390DF7">
      <w:pPr>
        <w:pStyle w:val="CommentText"/>
      </w:pPr>
      <w:r>
        <w:rPr>
          <w:rStyle w:val="CommentReference"/>
        </w:rPr>
        <w:annotationRef/>
      </w:r>
      <w:r>
        <w:t>Check. Maybe it’s a GML 3.3 thing</w:t>
      </w:r>
    </w:p>
  </w:comment>
  <w:comment w:id="3147" w:author="Eric Boisvert" w:date="2016-02-14T14:54:00Z" w:initials="EB/L">
    <w:p w14:paraId="6ED4705C" w14:textId="77777777" w:rsidR="00B123AA" w:rsidRDefault="00B123AA" w:rsidP="00657E64">
      <w:pPr>
        <w:pStyle w:val="CommentText"/>
      </w:pPr>
      <w:r>
        <w:rPr>
          <w:rStyle w:val="CommentReference"/>
        </w:rPr>
        <w:annotationRef/>
      </w:r>
      <w:r>
        <w:t>Should we have a recommendation that community stick to a single convension (eg: OneGeology uses that convension)</w:t>
      </w:r>
    </w:p>
  </w:comment>
  <w:comment w:id="3157" w:author="Eric Boisvert" w:date="2016-02-14T14:54:00Z" w:initials="EB/L">
    <w:p w14:paraId="5485F6AC" w14:textId="77777777" w:rsidR="00B123AA" w:rsidRDefault="00B123AA" w:rsidP="00657E64">
      <w:pPr>
        <w:pStyle w:val="CommentText"/>
      </w:pPr>
      <w:r>
        <w:rPr>
          <w:rStyle w:val="CommentReference"/>
        </w:rPr>
        <w:annotationRef/>
      </w:r>
      <w:r>
        <w:t>Should we define a specific uom for this – or should we even bother and leave this for community.</w:t>
      </w:r>
    </w:p>
  </w:comment>
  <w:comment w:id="3172" w:author="Eric Boisvert" w:date="2016-02-14T14:54:00Z" w:initials="EB/L">
    <w:p w14:paraId="0B5605F6" w14:textId="6C87D3D6" w:rsidR="00B123AA" w:rsidRDefault="00B123AA">
      <w:pPr>
        <w:pStyle w:val="CommentText"/>
      </w:pPr>
      <w:r>
        <w:rPr>
          <w:rStyle w:val="CommentReference"/>
        </w:rPr>
        <w:annotationRef/>
      </w:r>
      <w:r>
        <w:t>This is one exception in the list.  It’s not externally managed, but actually enforced in the specification and the schema.</w:t>
      </w:r>
    </w:p>
  </w:comment>
  <w:comment w:id="3175" w:author="Eric Boisvert" w:date="2016-02-14T14:54:00Z" w:initials="EB/L">
    <w:p w14:paraId="66B47F31" w14:textId="1A6C4486" w:rsidR="00B123AA" w:rsidRDefault="00B123AA">
      <w:pPr>
        <w:pStyle w:val="CommentText"/>
      </w:pPr>
      <w:r>
        <w:rPr>
          <w:rStyle w:val="CommentReference"/>
        </w:rPr>
        <w:annotationRef/>
      </w:r>
      <w:r>
        <w:t>Cordlink and Kentuky did a mapping</w:t>
      </w:r>
    </w:p>
  </w:comment>
  <w:comment w:id="3211" w:author="Boisvert, Eric" w:date="2016-02-14T14:54:00Z" w:initials="BE">
    <w:p w14:paraId="4C533D5C" w14:textId="30A4DA1A" w:rsidR="00B123AA" w:rsidRDefault="00B123AA">
      <w:pPr>
        <w:pStyle w:val="CommentText"/>
      </w:pPr>
      <w:r>
        <w:rPr>
          <w:rStyle w:val="CommentReference"/>
        </w:rPr>
        <w:annotationRef/>
      </w:r>
      <w:r>
        <w:t>Draws in schema language and spatial schema already</w:t>
      </w:r>
    </w:p>
  </w:comment>
  <w:comment w:id="3216" w:author="Eric Boisvert" w:date="2016-02-14T14:54:00Z" w:initials="EB/L">
    <w:p w14:paraId="3B2EDD2B" w14:textId="3ED32B99" w:rsidR="00B123AA" w:rsidRDefault="00B123AA">
      <w:pPr>
        <w:pStyle w:val="CommentText"/>
      </w:pPr>
      <w:r>
        <w:rPr>
          <w:rStyle w:val="CommentReference"/>
        </w:rPr>
        <w:annotationRef/>
      </w:r>
      <w:r>
        <w:t>Rework this, this should be under GeologicFeatureRelation below</w:t>
      </w:r>
    </w:p>
  </w:comment>
  <w:comment w:id="3225" w:author="Eric Boisvert" w:date="2016-02-14T14:54:00Z" w:initials="EB/L">
    <w:p w14:paraId="301A2117" w14:textId="7B08D6E4" w:rsidR="00B123AA" w:rsidRDefault="00B123AA">
      <w:pPr>
        <w:pStyle w:val="CommentText"/>
      </w:pPr>
      <w:r>
        <w:rPr>
          <w:rStyle w:val="CommentReference"/>
        </w:rPr>
        <w:annotationRef/>
      </w:r>
      <w:r>
        <w:t>I remove “spatial object” because GeologicFeatureRelation are between Features</w:t>
      </w:r>
    </w:p>
  </w:comment>
  <w:comment w:id="3264" w:author="Eric Boisvert" w:date="2016-02-14T14:54:00Z" w:initials="EB/L">
    <w:p w14:paraId="05D4B33C" w14:textId="05CF38CA" w:rsidR="00B123AA" w:rsidRDefault="00B123AA">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265" w:author="Eric Boisvert" w:date="2016-02-14T14:54:00Z" w:initials="EB/L">
    <w:p w14:paraId="5F904FE1" w14:textId="3B228682" w:rsidR="00B123AA" w:rsidRDefault="00B123AA">
      <w:pPr>
        <w:pStyle w:val="CommentText"/>
      </w:pPr>
      <w:r>
        <w:rPr>
          <w:rStyle w:val="CommentReference"/>
        </w:rPr>
        <w:annotationRef/>
      </w:r>
      <w:r>
        <w:t>It’s a swe:QuantityRange</w:t>
      </w:r>
    </w:p>
  </w:comment>
  <w:comment w:id="3273" w:author="Eric Boisvert" w:date="2016-02-14T14:54:00Z" w:initials="EB/L">
    <w:p w14:paraId="39A3506E" w14:textId="63BD2186" w:rsidR="00B123AA" w:rsidRPr="00CD22DC" w:rsidRDefault="00B123AA">
      <w:pPr>
        <w:pStyle w:val="CommentText"/>
        <w:rPr>
          <w:lang w:val="en-CA"/>
        </w:rPr>
      </w:pPr>
      <w:r>
        <w:rPr>
          <w:rStyle w:val="CommentReference"/>
        </w:rPr>
        <w:annotationRef/>
      </w:r>
      <w:r>
        <w:t>Both ConstituentPart.role ?</w:t>
      </w:r>
      <w:r w:rsidRPr="00CD22DC">
        <w:rPr>
          <w:lang w:val="en-CA"/>
        </w:rPr>
        <w:t xml:space="preserve"> Is this intentional ?</w:t>
      </w:r>
    </w:p>
  </w:comment>
  <w:comment w:id="3306" w:author="Eric Boisvert" w:date="2016-02-14T14:54:00Z" w:initials="EB/L">
    <w:p w14:paraId="2825455C" w14:textId="17477529" w:rsidR="00B123AA" w:rsidRDefault="00B123AA">
      <w:pPr>
        <w:pStyle w:val="CommentText"/>
      </w:pPr>
      <w:r>
        <w:rPr>
          <w:rStyle w:val="CommentReference"/>
        </w:rPr>
        <w:annotationRef/>
      </w:r>
      <w:r>
        <w:t>Don’t forget to add a dependency to GeologicAge in the requirement class list</w:t>
      </w:r>
    </w:p>
  </w:comment>
  <w:comment w:id="3319" w:author="Eric Boisvert" w:date="2016-02-14T14:54:00Z" w:initials="EB/L">
    <w:p w14:paraId="46DD4A60" w14:textId="39A954E4" w:rsidR="00B123AA" w:rsidRDefault="00B123AA">
      <w:pPr>
        <w:pStyle w:val="CommentText"/>
      </w:pPr>
      <w:r>
        <w:rPr>
          <w:rStyle w:val="CommentReference"/>
        </w:rPr>
        <w:annotationRef/>
      </w:r>
      <w:r>
        <w:t xml:space="preserve">Not clear sentence.  </w:t>
      </w:r>
    </w:p>
  </w:comment>
  <w:comment w:id="3365" w:author="Eric Boisvert" w:date="2016-02-14T14:54:00Z" w:initials="EB/L">
    <w:p w14:paraId="42C21903" w14:textId="3AFF6780" w:rsidR="00B123AA" w:rsidRDefault="00B123AA">
      <w:pPr>
        <w:pStyle w:val="CommentText"/>
      </w:pPr>
      <w:r>
        <w:rPr>
          <w:rStyle w:val="CommentReference"/>
        </w:rPr>
        <w:annotationRef/>
      </w:r>
      <w:r>
        <w:t>Would’t it be more informative to have ShearDisplacementStructure in this diagram (to show that SDSDescription adds description to SDS)</w:t>
      </w:r>
    </w:p>
  </w:comment>
  <w:comment w:id="3375" w:author="Eric Boisvert" w:date="2016-02-14T14:54:00Z" w:initials="EB/L">
    <w:p w14:paraId="34ACD43E" w14:textId="47D71F8A" w:rsidR="00B123AA" w:rsidRDefault="00B123AA">
      <w:pPr>
        <w:pStyle w:val="CommentText"/>
      </w:pPr>
      <w:r>
        <w:rPr>
          <w:rStyle w:val="CommentReference"/>
        </w:rPr>
        <w:annotationRef/>
      </w:r>
      <w:r>
        <w:t>Although strongly related, there are not much Esker made of basalt.</w:t>
      </w:r>
    </w:p>
  </w:comment>
  <w:comment w:id="3382" w:author="Eric Boisvert" w:date="2016-02-14T14:54:00Z" w:initials="EB/L">
    <w:p w14:paraId="400E408F" w14:textId="0E976AB6" w:rsidR="00B123AA" w:rsidRDefault="00B123AA">
      <w:pPr>
        <w:pStyle w:val="CommentText"/>
      </w:pPr>
      <w:r>
        <w:rPr>
          <w:rStyle w:val="CommentReference"/>
        </w:rPr>
        <w:annotationRef/>
      </w:r>
      <w:r>
        <w:t>Original scope notes had “term(s) or numeric values.”</w:t>
      </w:r>
    </w:p>
  </w:comment>
  <w:comment w:id="3402" w:author="Eric Boisvert" w:date="2016-02-14T14:54:00Z" w:initials="EB/L">
    <w:p w14:paraId="0435CE0A" w14:textId="4553E961" w:rsidR="00B123AA" w:rsidRDefault="00B123AA">
      <w:pPr>
        <w:pStyle w:val="CommentText"/>
      </w:pPr>
      <w:r>
        <w:rPr>
          <w:rStyle w:val="CommentReference"/>
        </w:rPr>
        <w:annotationRef/>
      </w:r>
      <w:r>
        <w:t>This is a bit circular</w:t>
      </w:r>
    </w:p>
  </w:comment>
  <w:comment w:id="3417" w:author="Eric Boisvert" w:date="2016-02-14T14:54:00Z" w:initials="EB/L">
    <w:p w14:paraId="5768A9DC" w14:textId="2773047A" w:rsidR="00B123AA" w:rsidRDefault="00B123AA">
      <w:pPr>
        <w:pStyle w:val="CommentText"/>
      </w:pPr>
      <w:r>
        <w:rPr>
          <w:rStyle w:val="CommentReference"/>
        </w:rPr>
        <w:annotationRef/>
      </w:r>
      <w:r>
        <w:t>This is the very same description than GeochronologicEra.  I suspect this description is for GeochronologicEra because it references stratotype.</w:t>
      </w:r>
    </w:p>
  </w:comment>
  <w:comment w:id="3418" w:author="Eric Boisvert" w:date="2016-02-14T14:54:00Z" w:initials="EB/L">
    <w:p w14:paraId="2C24A7A7" w14:textId="66DBDB6A" w:rsidR="00B123AA" w:rsidRDefault="00B123AA">
      <w:pPr>
        <w:pStyle w:val="CommentText"/>
      </w:pPr>
      <w:r>
        <w:rPr>
          <w:rStyle w:val="CommentReference"/>
        </w:rPr>
        <w:annotationRef/>
      </w:r>
      <w:r>
        <w:t>Is there a better way to say that children and grand-childrens.</w:t>
      </w:r>
    </w:p>
  </w:comment>
  <w:comment w:id="3419" w:author="Eric Boisvert" w:date="2016-02-14T14:54:00Z" w:initials="EB/L">
    <w:p w14:paraId="7247A767" w14:textId="343C40D3" w:rsidR="00B123AA" w:rsidRDefault="00B123AA">
      <w:pPr>
        <w:pStyle w:val="CommentText"/>
      </w:pPr>
      <w:r>
        <w:rPr>
          <w:rStyle w:val="CommentReference"/>
        </w:rPr>
        <w:annotationRef/>
      </w:r>
      <w:r>
        <w:t>Is there a rule that says that start must be younger than end ?</w:t>
      </w:r>
    </w:p>
  </w:comment>
  <w:comment w:id="3465" w:author="Boisvert, Eric" w:date="2016-02-14T14:54:00Z" w:initials="BE">
    <w:p w14:paraId="14328BAF" w14:textId="1FF148EF" w:rsidR="00B123AA" w:rsidRDefault="00B123AA">
      <w:pPr>
        <w:pStyle w:val="CommentText"/>
      </w:pPr>
      <w:r>
        <w:rPr>
          <w:rStyle w:val="CommentReference"/>
        </w:rPr>
        <w:annotationRef/>
      </w:r>
      <w:r>
        <w:t>This means that interval are in absolute coordinate</w:t>
      </w:r>
    </w:p>
  </w:comment>
  <w:comment w:id="3510" w:author="Boisvert, Eric" w:date="2016-02-14T14:54:00Z" w:initials="BE">
    <w:p w14:paraId="1D73A3B9" w14:textId="3051C86B" w:rsidR="00B123AA" w:rsidRDefault="00B123AA">
      <w:pPr>
        <w:pStyle w:val="CommentText"/>
      </w:pPr>
      <w:r>
        <w:rPr>
          <w:rStyle w:val="CommentReference"/>
        </w:rPr>
        <w:annotationRef/>
      </w:r>
      <w:r>
        <w:t>This labAnalysis-&gt;samplgFeature is redundant since its already include with basic</w:t>
      </w:r>
    </w:p>
  </w:comment>
  <w:comment w:id="3513" w:author="Boisvert, Eric" w:date="2016-02-14T14:54:00Z" w:initials="BE">
    <w:p w14:paraId="5CE49A75" w14:textId="0AEC9407" w:rsidR="00B123AA" w:rsidRDefault="00B123AA">
      <w:pPr>
        <w:pStyle w:val="CommentText"/>
      </w:pPr>
      <w:r>
        <w:rPr>
          <w:rStyle w:val="CommentReference"/>
        </w:rPr>
        <w:annotationRef/>
      </w:r>
      <w:r>
        <w:t>I think it comes with basic / gml – no need to put it there</w:t>
      </w:r>
    </w:p>
  </w:comment>
  <w:comment w:id="3567" w:author="Boisvert, Eric" w:date="2016-02-14T14:54:00Z" w:initials="BE">
    <w:p w14:paraId="7B362452" w14:textId="07A1582E" w:rsidR="00B123AA" w:rsidRDefault="00B123AA">
      <w:pPr>
        <w:pStyle w:val="CommentText"/>
      </w:pPr>
      <w:r>
        <w:rPr>
          <w:rStyle w:val="CommentReference"/>
        </w:rPr>
        <w:annotationRef/>
      </w:r>
      <w:r>
        <w:t>I suppose we can’t really police what other domains do.</w:t>
      </w:r>
    </w:p>
  </w:comment>
  <w:comment w:id="3574" w:author="Boisvert, Eric" w:date="2016-02-14T14:54:00Z" w:initials="BE">
    <w:p w14:paraId="261F51AD" w14:textId="318CAC15" w:rsidR="00B123AA" w:rsidRDefault="00B123AA">
      <w:pPr>
        <w:pStyle w:val="CommentText"/>
      </w:pPr>
      <w:r>
        <w:rPr>
          <w:rStyle w:val="CommentReference"/>
        </w:rPr>
        <w:annotationRef/>
      </w:r>
      <w:r>
        <w:t>Or is it normative ?</w:t>
      </w:r>
    </w:p>
  </w:comment>
  <w:comment w:id="3694" w:author="Eric Boisvert" w:date="2016-02-14T14:54:00Z" w:initials="EB/L">
    <w:p w14:paraId="7795B763" w14:textId="0B9030E4" w:rsidR="00B123AA" w:rsidRDefault="00B123AA">
      <w:pPr>
        <w:pStyle w:val="CommentText"/>
      </w:pPr>
      <w:r>
        <w:rPr>
          <w:rStyle w:val="CommentReference"/>
        </w:rPr>
        <w:annotationRef/>
      </w:r>
      <w:r>
        <w:t>Is this still how http URI flagged ?</w:t>
      </w:r>
    </w:p>
  </w:comment>
  <w:comment w:id="3739" w:author="Eric Boisvert" w:date="2016-02-14T14:54:00Z" w:initials="EB/L">
    <w:p w14:paraId="3082C719" w14:textId="77777777" w:rsidR="00B123AA" w:rsidRDefault="00B123AA">
      <w:pPr>
        <w:pStyle w:val="CommentText"/>
      </w:pPr>
      <w:r>
        <w:rPr>
          <w:rStyle w:val="CommentReference"/>
        </w:rPr>
        <w:annotationRef/>
      </w:r>
      <w:r>
        <w:t>Technically, this one could be checked by schematron and should not be listed here – or should it ?  At least to explain what is expected without perusing the sch ?</w:t>
      </w:r>
    </w:p>
  </w:comment>
  <w:comment w:id="3740" w:author="Eric Boisvert" w:date="2016-02-14T14:54:00Z" w:initials="EB/L">
    <w:p w14:paraId="241CC4E7" w14:textId="77777777" w:rsidR="00B123AA" w:rsidRDefault="00B123AA">
      <w:pPr>
        <w:pStyle w:val="CommentText"/>
      </w:pPr>
      <w:r>
        <w:rPr>
          <w:rStyle w:val="CommentReference"/>
        </w:rPr>
        <w:annotationRef/>
      </w:r>
      <w:r>
        <w:t>This one can only be checked by sch if the result is an XML document right ?</w:t>
      </w:r>
    </w:p>
  </w:comment>
  <w:comment w:id="3743" w:author="Eric Boisvert" w:date="2016-02-14T14:54:00Z" w:initials="EB/L">
    <w:p w14:paraId="7F452530" w14:textId="4D282E5B" w:rsidR="00B123AA" w:rsidRDefault="00B123AA">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3747" w:author="Eric Boisvert" w:date="2016-02-14T14:54:00Z" w:initials="EB/L">
    <w:p w14:paraId="23E499DD" w14:textId="089600E9" w:rsidR="00B123AA" w:rsidRDefault="00B123AA">
      <w:pPr>
        <w:pStyle w:val="CommentText"/>
      </w:pPr>
      <w:r>
        <w:rPr>
          <w:rStyle w:val="CommentReference"/>
        </w:rPr>
        <w:annotationRef/>
      </w:r>
      <w:r>
        <w:t>Now, the philosophical debate.  Is the .sch is a compliance tool or is it a requirement rule</w:t>
      </w:r>
    </w:p>
  </w:comment>
  <w:comment w:id="3809" w:author="Eric Boisvert" w:date="2016-02-14T14:54:00Z" w:initials="EB/L">
    <w:p w14:paraId="05E20B47" w14:textId="2CC7B3E4" w:rsidR="00B123AA" w:rsidRDefault="00B123AA">
      <w:pPr>
        <w:pStyle w:val="CommentText"/>
      </w:pPr>
      <w:r>
        <w:rPr>
          <w:rStyle w:val="CommentReference"/>
        </w:rPr>
        <w:annotationRef/>
      </w:r>
      <w:r>
        <w:t>Gml:id != name !</w:t>
      </w:r>
    </w:p>
  </w:comment>
  <w:comment w:id="3923" w:author="Eric Boisvert" w:date="2016-02-14T14:54:00Z" w:initials="EB/L">
    <w:p w14:paraId="18EE763B" w14:textId="77777777" w:rsidR="00B123AA" w:rsidRDefault="00B123AA" w:rsidP="00652E95">
      <w:pPr>
        <w:pStyle w:val="CommentText"/>
      </w:pPr>
      <w:r>
        <w:rPr>
          <w:rStyle w:val="CommentReference"/>
        </w:rPr>
        <w:annotationRef/>
      </w:r>
      <w:r>
        <w:t>Great. This one 404s</w:t>
      </w:r>
    </w:p>
  </w:comment>
  <w:comment w:id="3941" w:author="Eric Boisvert" w:date="2016-02-14T14:54:00Z" w:initials="EB/L">
    <w:p w14:paraId="7EBA9BF2" w14:textId="77777777" w:rsidR="00B123AA" w:rsidRDefault="00B123AA">
      <w:pPr>
        <w:pStyle w:val="CommentText"/>
      </w:pPr>
      <w:r>
        <w:rPr>
          <w:rStyle w:val="CommentReference"/>
        </w:rPr>
        <w:annotationRef/>
      </w:r>
      <w:r>
        <w:t>Great. This one 404s</w:t>
      </w:r>
    </w:p>
  </w:comment>
  <w:comment w:id="3945" w:author="Boisvert, Eric" w:date="2016-02-14T14:54:00Z" w:initials="BE">
    <w:p w14:paraId="70C77D12" w14:textId="582AFCB0" w:rsidR="00B123AA" w:rsidRDefault="00B123AA">
      <w:pPr>
        <w:pStyle w:val="CommentText"/>
      </w:pPr>
      <w:r>
        <w:rPr>
          <w:rStyle w:val="CommentReference"/>
        </w:rPr>
        <w:annotationRef/>
      </w:r>
      <w:r>
        <w:t>Technically, this one should be testable by schematron</w:t>
      </w:r>
    </w:p>
  </w:comment>
  <w:comment w:id="3946" w:author="Boisvert, Eric" w:date="2016-02-14T14:54:00Z" w:initials="BE">
    <w:p w14:paraId="45CD9209" w14:textId="209DC396" w:rsidR="00B123AA" w:rsidRDefault="00B123AA">
      <w:pPr>
        <w:pStyle w:val="CommentText"/>
      </w:pPr>
      <w:r>
        <w:rPr>
          <w:rStyle w:val="CommentReference"/>
        </w:rPr>
        <w:annotationRef/>
      </w:r>
      <w:r>
        <w:t>Shall we enforce a specific codeSpace ?</w:t>
      </w:r>
    </w:p>
  </w:comment>
  <w:comment w:id="3949" w:author="Eric Boisvert" w:date="2016-02-14T14:54:00Z" w:initials="EB/L">
    <w:p w14:paraId="3ADCC0CC" w14:textId="72AC7579" w:rsidR="00B123AA" w:rsidRDefault="00B123AA">
      <w:pPr>
        <w:pStyle w:val="CommentText"/>
      </w:pPr>
      <w:r>
        <w:rPr>
          <w:rStyle w:val="CommentReference"/>
        </w:rPr>
        <w:annotationRef/>
      </w:r>
      <w:r>
        <w:t>Aren’t we supposed to use the magic URL (</w:t>
      </w:r>
      <w:hyperlink r:id="rId1" w:history="1">
        <w:r w:rsidRPr="00C94639">
          <w:rPr>
            <w:rStyle w:val="Hyperlink"/>
          </w:rPr>
          <w:t>http://www.ietf.org/rfc/rfc2616</w:t>
        </w:r>
      </w:hyperlink>
      <w:r>
        <w:t>) to flag the content as HTTP URI</w:t>
      </w:r>
    </w:p>
  </w:comment>
  <w:comment w:id="3970" w:author="Eric Boisvert" w:date="2016-02-14T14:54:00Z" w:initials="EB/L">
    <w:p w14:paraId="285C7AC8" w14:textId="3CA6FD1E" w:rsidR="00B123AA" w:rsidRDefault="00B123AA">
      <w:pPr>
        <w:pStyle w:val="CommentText"/>
      </w:pPr>
      <w:r>
        <w:rPr>
          <w:rStyle w:val="CommentReference"/>
        </w:rPr>
        <w:annotationRef/>
      </w:r>
      <w:r>
        <w:t>Not an official spec</w:t>
      </w:r>
    </w:p>
  </w:comment>
  <w:comment w:id="4004" w:author="Eric Boisvert" w:date="2016-02-14T14:54:00Z" w:initials="EB/L">
    <w:p w14:paraId="60ACA5C2" w14:textId="2073F116" w:rsidR="00B123AA" w:rsidRDefault="00B123AA">
      <w:pPr>
        <w:pStyle w:val="CommentText"/>
      </w:pPr>
      <w:r>
        <w:rPr>
          <w:rStyle w:val="CommentReference"/>
        </w:rPr>
        <w:annotationRef/>
      </w:r>
      <w:r>
        <w:t>Check.  Are we SF1 or SF0</w:t>
      </w:r>
    </w:p>
  </w:comment>
  <w:comment w:id="4123" w:author="Eric Boisvert" w:date="2016-02-14T14:54:00Z" w:initials="EB/L">
    <w:p w14:paraId="1AF48C78" w14:textId="5A7A2019" w:rsidR="00B123AA" w:rsidRDefault="00B123AA">
      <w:pPr>
        <w:pStyle w:val="CommentText"/>
      </w:pPr>
      <w:r>
        <w:rPr>
          <w:rStyle w:val="CommentReference"/>
        </w:rPr>
        <w:annotationRef/>
      </w:r>
      <w:r>
        <w:t>So SF0 ?</w:t>
      </w:r>
    </w:p>
  </w:comment>
  <w:comment w:id="4145" w:author="Eric Boisvert" w:date="2016-02-14T14:54:00Z" w:initials="EB/L">
    <w:p w14:paraId="004591F4" w14:textId="77777777" w:rsidR="00B123AA" w:rsidRDefault="00B123AA" w:rsidP="00974714">
      <w:pPr>
        <w:pStyle w:val="CommentText"/>
      </w:pPr>
      <w:r>
        <w:rPr>
          <w:rStyle w:val="CommentReference"/>
        </w:rPr>
        <w:annotationRef/>
      </w:r>
      <w:r>
        <w:t>Should we keep the abstract portrayal for future 3.2 extension</w:t>
      </w:r>
    </w:p>
  </w:comment>
  <w:comment w:id="4187" w:author="Eric Boisvert" w:date="2016-02-14T14:54:00Z" w:initials="EB/L">
    <w:p w14:paraId="42B015B6" w14:textId="30254E4D" w:rsidR="00B123AA" w:rsidRDefault="00B123AA">
      <w:pPr>
        <w:pStyle w:val="CommentText"/>
      </w:pPr>
      <w:r>
        <w:rPr>
          <w:rStyle w:val="CommentReference"/>
        </w:rPr>
        <w:annotationRef/>
      </w:r>
      <w:r>
        <w:t>Can a property be even serialized, but empty ? – must check</w:t>
      </w:r>
    </w:p>
  </w:comment>
  <w:comment w:id="4202" w:author="Eric Boisvert" w:date="2016-03-06T15:00:00Z" w:initials="EB/L">
    <w:p w14:paraId="5664EA8E" w14:textId="793BA081" w:rsidR="004F0435" w:rsidRDefault="004F0435">
      <w:pPr>
        <w:pStyle w:val="CommentText"/>
      </w:pPr>
      <w:r>
        <w:rPr>
          <w:rStyle w:val="CommentReference"/>
        </w:rPr>
        <w:annotationRef/>
      </w:r>
      <w:r>
        <w:t>Removed this clause, because the top requirement is already that instance must be valid.</w:t>
      </w:r>
    </w:p>
  </w:comment>
  <w:comment w:id="4216" w:author="Eric Boisvert" w:date="2016-02-14T14:54:00Z" w:initials="EB/L">
    <w:p w14:paraId="75C2FC3C" w14:textId="43A40B05" w:rsidR="00B123AA" w:rsidRDefault="00B123AA">
      <w:pPr>
        <w:pStyle w:val="CommentText"/>
      </w:pPr>
      <w:r>
        <w:rPr>
          <w:rStyle w:val="CommentReference"/>
        </w:rPr>
        <w:annotationRef/>
      </w:r>
      <w:r>
        <w:t>Must check if this fits with Allistair’s pattern</w:t>
      </w:r>
    </w:p>
  </w:comment>
  <w:comment w:id="4292" w:author="Boisvert, Eric" w:date="2016-03-06T15:03:00Z" w:initials="BE">
    <w:p w14:paraId="11C239E8" w14:textId="5339CFB8" w:rsidR="00B123AA" w:rsidRDefault="00B123AA">
      <w:pPr>
        <w:pStyle w:val="CommentText"/>
      </w:pPr>
      <w:r>
        <w:rPr>
          <w:rStyle w:val="CommentReference"/>
        </w:rPr>
        <w:annotationRef/>
      </w:r>
      <w:r w:rsidR="004F0435">
        <w:t>Both INSPIRE and IUGS should publish their own profile.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38CE63" w14:textId="77777777" w:rsidR="009734BE" w:rsidRDefault="009734BE">
      <w:pPr>
        <w:spacing w:after="0"/>
      </w:pPr>
      <w:r>
        <w:separator/>
      </w:r>
    </w:p>
  </w:endnote>
  <w:endnote w:type="continuationSeparator" w:id="0">
    <w:p w14:paraId="6A580164" w14:textId="77777777" w:rsidR="009734BE" w:rsidRDefault="009734B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B123AA" w:rsidRDefault="00B123AA">
    <w:pPr>
      <w:pStyle w:val="Footer"/>
      <w:jc w:val="center"/>
    </w:pPr>
    <w:r>
      <w:fldChar w:fldCharType="begin"/>
    </w:r>
    <w:r>
      <w:instrText xml:space="preserve"> PAGE   \* MERGEFORMAT </w:instrText>
    </w:r>
    <w:r>
      <w:fldChar w:fldCharType="separate"/>
    </w:r>
    <w:r w:rsidR="00DD7912">
      <w:rPr>
        <w:noProof/>
      </w:rPr>
      <w:t>229</w:t>
    </w:r>
    <w:r>
      <w:rPr>
        <w:noProof/>
      </w:rPr>
      <w:fldChar w:fldCharType="end"/>
    </w:r>
  </w:p>
  <w:p w14:paraId="5299F2EC" w14:textId="52887485" w:rsidR="00B123AA" w:rsidRPr="0079517D" w:rsidRDefault="00B123AA" w:rsidP="0079517D">
    <w:pPr>
      <w:pStyle w:val="Footer"/>
      <w:jc w:val="right"/>
      <w:rPr>
        <w:sz w:val="16"/>
        <w:szCs w:val="16"/>
      </w:rPr>
    </w:pPr>
    <w:r w:rsidRPr="0079517D">
      <w:rPr>
        <w:sz w:val="16"/>
        <w:szCs w:val="16"/>
      </w:rPr>
      <w:t xml:space="preserve">Copyright © </w:t>
    </w:r>
    <w:r w:rsidRPr="009B3BBD">
      <w:rPr>
        <w:sz w:val="16"/>
        <w:szCs w:val="16"/>
      </w:rPr>
      <w:t>201</w:t>
    </w:r>
    <w:del w:id="4412" w:author="Ollie Raymond" w:date="2016-02-09T11:27:00Z">
      <w:r w:rsidRPr="009B3BBD" w:rsidDel="00FA31AE">
        <w:rPr>
          <w:sz w:val="16"/>
          <w:szCs w:val="16"/>
        </w:rPr>
        <w:delText>5</w:delText>
      </w:r>
    </w:del>
    <w:ins w:id="4413"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16A030" w14:textId="77777777" w:rsidR="009734BE" w:rsidRDefault="009734BE">
      <w:pPr>
        <w:spacing w:after="0"/>
      </w:pPr>
      <w:r>
        <w:separator/>
      </w:r>
    </w:p>
  </w:footnote>
  <w:footnote w:type="continuationSeparator" w:id="0">
    <w:p w14:paraId="67416758" w14:textId="77777777" w:rsidR="009734BE" w:rsidRDefault="009734BE">
      <w:pPr>
        <w:spacing w:after="0"/>
      </w:pPr>
      <w:r>
        <w:continuationSeparator/>
      </w:r>
    </w:p>
  </w:footnote>
  <w:footnote w:id="1">
    <w:p w14:paraId="015C3D42" w14:textId="77777777" w:rsidR="00B123AA" w:rsidRDefault="00B123AA">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B123AA" w:rsidRPr="006F2ACD" w:rsidRDefault="00B123AA"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2">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9">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8"/>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1"/>
  </w:num>
  <w:num w:numId="14">
    <w:abstractNumId w:val="28"/>
  </w:num>
  <w:num w:numId="15">
    <w:abstractNumId w:val="6"/>
  </w:num>
  <w:num w:numId="16">
    <w:abstractNumId w:val="5"/>
  </w:num>
  <w:num w:numId="17">
    <w:abstractNumId w:val="27"/>
  </w:num>
  <w:num w:numId="18">
    <w:abstractNumId w:val="9"/>
  </w:num>
  <w:num w:numId="19">
    <w:abstractNumId w:val="29"/>
  </w:num>
  <w:num w:numId="20">
    <w:abstractNumId w:val="25"/>
  </w:num>
  <w:num w:numId="21">
    <w:abstractNumId w:val="21"/>
  </w:num>
  <w:num w:numId="22">
    <w:abstractNumId w:val="37"/>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6"/>
  </w:num>
  <w:num w:numId="32">
    <w:abstractNumId w:val="3"/>
  </w:num>
  <w:num w:numId="33">
    <w:abstractNumId w:val="34"/>
  </w:num>
  <w:num w:numId="34">
    <w:abstractNumId w:val="40"/>
  </w:num>
  <w:num w:numId="35">
    <w:abstractNumId w:val="35"/>
  </w:num>
  <w:num w:numId="36">
    <w:abstractNumId w:val="8"/>
  </w:num>
  <w:num w:numId="37">
    <w:abstractNumId w:val="24"/>
  </w:num>
  <w:num w:numId="38">
    <w:abstractNumId w:val="30"/>
  </w:num>
  <w:num w:numId="39">
    <w:abstractNumId w:val="33"/>
  </w:num>
  <w:num w:numId="40">
    <w:abstractNumId w:val="38"/>
  </w:num>
  <w:num w:numId="41">
    <w:abstractNumId w:val="38"/>
  </w:num>
  <w:num w:numId="42">
    <w:abstractNumId w:val="38"/>
  </w:num>
  <w:num w:numId="43">
    <w:abstractNumId w:val="38"/>
  </w:num>
  <w:num w:numId="44">
    <w:abstractNumId w:val="38"/>
  </w:num>
  <w:num w:numId="45">
    <w:abstractNumId w:val="38"/>
  </w:num>
  <w:num w:numId="46">
    <w:abstractNumId w:val="38"/>
  </w:num>
  <w:num w:numId="47">
    <w:abstractNumId w:val="38"/>
  </w:num>
  <w:num w:numId="48">
    <w:abstractNumId w:val="39"/>
  </w:num>
  <w:num w:numId="49">
    <w:abstractNumId w:val="3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8"/>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4B9A"/>
    <w:rsid w:val="0002555A"/>
    <w:rsid w:val="00026A2F"/>
    <w:rsid w:val="00031808"/>
    <w:rsid w:val="00035A95"/>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44A6"/>
    <w:rsid w:val="00094557"/>
    <w:rsid w:val="00094B6D"/>
    <w:rsid w:val="000A1C4C"/>
    <w:rsid w:val="000A793F"/>
    <w:rsid w:val="000B0CDD"/>
    <w:rsid w:val="000B1244"/>
    <w:rsid w:val="000B4649"/>
    <w:rsid w:val="000B4F44"/>
    <w:rsid w:val="000B617A"/>
    <w:rsid w:val="000C3459"/>
    <w:rsid w:val="000C4224"/>
    <w:rsid w:val="000C65F3"/>
    <w:rsid w:val="000C73AB"/>
    <w:rsid w:val="000D14BE"/>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66583"/>
    <w:rsid w:val="00170B70"/>
    <w:rsid w:val="00172574"/>
    <w:rsid w:val="00174304"/>
    <w:rsid w:val="00174A58"/>
    <w:rsid w:val="00176E9E"/>
    <w:rsid w:val="00180077"/>
    <w:rsid w:val="001810D7"/>
    <w:rsid w:val="001811FA"/>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2004D2"/>
    <w:rsid w:val="00201C6A"/>
    <w:rsid w:val="00203D99"/>
    <w:rsid w:val="002050B2"/>
    <w:rsid w:val="00205A37"/>
    <w:rsid w:val="0020685A"/>
    <w:rsid w:val="00211657"/>
    <w:rsid w:val="002116B6"/>
    <w:rsid w:val="002140B7"/>
    <w:rsid w:val="002151F2"/>
    <w:rsid w:val="0022435C"/>
    <w:rsid w:val="00224DF5"/>
    <w:rsid w:val="00225333"/>
    <w:rsid w:val="00227147"/>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7240"/>
    <w:rsid w:val="00290617"/>
    <w:rsid w:val="00291871"/>
    <w:rsid w:val="00292781"/>
    <w:rsid w:val="00297011"/>
    <w:rsid w:val="002A2C89"/>
    <w:rsid w:val="002A2EF0"/>
    <w:rsid w:val="002A58E0"/>
    <w:rsid w:val="002B6140"/>
    <w:rsid w:val="002C0B9E"/>
    <w:rsid w:val="002C1CE4"/>
    <w:rsid w:val="002C2D58"/>
    <w:rsid w:val="002C78A2"/>
    <w:rsid w:val="002D131D"/>
    <w:rsid w:val="002D30FE"/>
    <w:rsid w:val="002D4285"/>
    <w:rsid w:val="002D4310"/>
    <w:rsid w:val="002D769B"/>
    <w:rsid w:val="002D77EE"/>
    <w:rsid w:val="002E1163"/>
    <w:rsid w:val="002E694E"/>
    <w:rsid w:val="002E6CBA"/>
    <w:rsid w:val="002E6F45"/>
    <w:rsid w:val="002F5463"/>
    <w:rsid w:val="00301315"/>
    <w:rsid w:val="00302FB5"/>
    <w:rsid w:val="0030364E"/>
    <w:rsid w:val="00314722"/>
    <w:rsid w:val="003166D5"/>
    <w:rsid w:val="0032066B"/>
    <w:rsid w:val="0032243C"/>
    <w:rsid w:val="00322A93"/>
    <w:rsid w:val="003266F1"/>
    <w:rsid w:val="00326F3E"/>
    <w:rsid w:val="0032727A"/>
    <w:rsid w:val="00330E0C"/>
    <w:rsid w:val="00333BAC"/>
    <w:rsid w:val="003343DC"/>
    <w:rsid w:val="00334B85"/>
    <w:rsid w:val="00336ECD"/>
    <w:rsid w:val="00337EC6"/>
    <w:rsid w:val="00344CE7"/>
    <w:rsid w:val="00347A75"/>
    <w:rsid w:val="00355CAB"/>
    <w:rsid w:val="00364200"/>
    <w:rsid w:val="003666A1"/>
    <w:rsid w:val="00370329"/>
    <w:rsid w:val="00370D0D"/>
    <w:rsid w:val="00375CAA"/>
    <w:rsid w:val="00377235"/>
    <w:rsid w:val="003804FE"/>
    <w:rsid w:val="00380908"/>
    <w:rsid w:val="00384CB6"/>
    <w:rsid w:val="00385662"/>
    <w:rsid w:val="00385692"/>
    <w:rsid w:val="00386910"/>
    <w:rsid w:val="00390DF7"/>
    <w:rsid w:val="003921A3"/>
    <w:rsid w:val="003924D0"/>
    <w:rsid w:val="00393486"/>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0C21"/>
    <w:rsid w:val="003D39A1"/>
    <w:rsid w:val="003D6337"/>
    <w:rsid w:val="003E0843"/>
    <w:rsid w:val="003E0DCA"/>
    <w:rsid w:val="003E16A4"/>
    <w:rsid w:val="003E1755"/>
    <w:rsid w:val="003E6590"/>
    <w:rsid w:val="003E7F91"/>
    <w:rsid w:val="00401D4D"/>
    <w:rsid w:val="0040205C"/>
    <w:rsid w:val="00402937"/>
    <w:rsid w:val="004111ED"/>
    <w:rsid w:val="00413E49"/>
    <w:rsid w:val="00414DC9"/>
    <w:rsid w:val="00415CBF"/>
    <w:rsid w:val="00415E41"/>
    <w:rsid w:val="00416BC2"/>
    <w:rsid w:val="004203F0"/>
    <w:rsid w:val="0042527D"/>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6D1D"/>
    <w:rsid w:val="00481976"/>
    <w:rsid w:val="00481AF6"/>
    <w:rsid w:val="00483791"/>
    <w:rsid w:val="00486E2A"/>
    <w:rsid w:val="0048717F"/>
    <w:rsid w:val="00497A3A"/>
    <w:rsid w:val="004A04F6"/>
    <w:rsid w:val="004A18C3"/>
    <w:rsid w:val="004A5507"/>
    <w:rsid w:val="004A7E4D"/>
    <w:rsid w:val="004B1BCF"/>
    <w:rsid w:val="004C0E7B"/>
    <w:rsid w:val="004C43DA"/>
    <w:rsid w:val="004D2ACB"/>
    <w:rsid w:val="004D34D6"/>
    <w:rsid w:val="004D3EF3"/>
    <w:rsid w:val="004D7F25"/>
    <w:rsid w:val="004E325F"/>
    <w:rsid w:val="004E3912"/>
    <w:rsid w:val="004E3A57"/>
    <w:rsid w:val="004E5F43"/>
    <w:rsid w:val="004F0435"/>
    <w:rsid w:val="004F0DC1"/>
    <w:rsid w:val="004F288E"/>
    <w:rsid w:val="004F46E7"/>
    <w:rsid w:val="004F51E1"/>
    <w:rsid w:val="005036D9"/>
    <w:rsid w:val="00504099"/>
    <w:rsid w:val="0050472F"/>
    <w:rsid w:val="00507C93"/>
    <w:rsid w:val="00507F3E"/>
    <w:rsid w:val="00510B4F"/>
    <w:rsid w:val="00510FBF"/>
    <w:rsid w:val="00515E43"/>
    <w:rsid w:val="005166DF"/>
    <w:rsid w:val="005171DA"/>
    <w:rsid w:val="00523B00"/>
    <w:rsid w:val="00531DC8"/>
    <w:rsid w:val="005372A3"/>
    <w:rsid w:val="00540089"/>
    <w:rsid w:val="005424AC"/>
    <w:rsid w:val="0054365B"/>
    <w:rsid w:val="00543FE8"/>
    <w:rsid w:val="00551A94"/>
    <w:rsid w:val="0056286F"/>
    <w:rsid w:val="005660F2"/>
    <w:rsid w:val="0056717B"/>
    <w:rsid w:val="005679BA"/>
    <w:rsid w:val="00573AD2"/>
    <w:rsid w:val="0057403B"/>
    <w:rsid w:val="00577E74"/>
    <w:rsid w:val="005802CB"/>
    <w:rsid w:val="0058466D"/>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5F3FAD"/>
    <w:rsid w:val="005F5C63"/>
    <w:rsid w:val="0060248E"/>
    <w:rsid w:val="006029C0"/>
    <w:rsid w:val="006045F2"/>
    <w:rsid w:val="00604E1E"/>
    <w:rsid w:val="00606F7E"/>
    <w:rsid w:val="00610E7E"/>
    <w:rsid w:val="00611A7A"/>
    <w:rsid w:val="0061478E"/>
    <w:rsid w:val="00617E36"/>
    <w:rsid w:val="006209EF"/>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A1F12"/>
    <w:rsid w:val="006A7DD0"/>
    <w:rsid w:val="006B03E3"/>
    <w:rsid w:val="006B39A1"/>
    <w:rsid w:val="006B5B2B"/>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3219F"/>
    <w:rsid w:val="00733724"/>
    <w:rsid w:val="007347EF"/>
    <w:rsid w:val="0073628E"/>
    <w:rsid w:val="00740F77"/>
    <w:rsid w:val="00742E4D"/>
    <w:rsid w:val="007433DB"/>
    <w:rsid w:val="00746B77"/>
    <w:rsid w:val="00746E7F"/>
    <w:rsid w:val="007502C8"/>
    <w:rsid w:val="00753624"/>
    <w:rsid w:val="00753A5A"/>
    <w:rsid w:val="00753B5D"/>
    <w:rsid w:val="00757EBF"/>
    <w:rsid w:val="00761F44"/>
    <w:rsid w:val="00762332"/>
    <w:rsid w:val="00773E1B"/>
    <w:rsid w:val="00775DD7"/>
    <w:rsid w:val="00777507"/>
    <w:rsid w:val="00777586"/>
    <w:rsid w:val="00786781"/>
    <w:rsid w:val="007927D6"/>
    <w:rsid w:val="00792D31"/>
    <w:rsid w:val="00793913"/>
    <w:rsid w:val="00793B54"/>
    <w:rsid w:val="0079517D"/>
    <w:rsid w:val="00796977"/>
    <w:rsid w:val="007A1979"/>
    <w:rsid w:val="007A315C"/>
    <w:rsid w:val="007A4792"/>
    <w:rsid w:val="007A60C8"/>
    <w:rsid w:val="007C49F8"/>
    <w:rsid w:val="007C4BEF"/>
    <w:rsid w:val="007C69FE"/>
    <w:rsid w:val="007D01E7"/>
    <w:rsid w:val="007D03CF"/>
    <w:rsid w:val="007D2867"/>
    <w:rsid w:val="007E2C10"/>
    <w:rsid w:val="007E59BE"/>
    <w:rsid w:val="007E7F7B"/>
    <w:rsid w:val="007F03F0"/>
    <w:rsid w:val="007F0841"/>
    <w:rsid w:val="007F17CE"/>
    <w:rsid w:val="007F26AE"/>
    <w:rsid w:val="007F6680"/>
    <w:rsid w:val="007F7DE0"/>
    <w:rsid w:val="00800C11"/>
    <w:rsid w:val="008023AC"/>
    <w:rsid w:val="00806192"/>
    <w:rsid w:val="00811785"/>
    <w:rsid w:val="008132F4"/>
    <w:rsid w:val="008152AF"/>
    <w:rsid w:val="00816648"/>
    <w:rsid w:val="00816874"/>
    <w:rsid w:val="00821F1F"/>
    <w:rsid w:val="008246C7"/>
    <w:rsid w:val="00825468"/>
    <w:rsid w:val="0083280E"/>
    <w:rsid w:val="008341E8"/>
    <w:rsid w:val="0084053A"/>
    <w:rsid w:val="00842AFF"/>
    <w:rsid w:val="00843770"/>
    <w:rsid w:val="008465E6"/>
    <w:rsid w:val="008520EC"/>
    <w:rsid w:val="0085617E"/>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992"/>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D3533"/>
    <w:rsid w:val="009D650C"/>
    <w:rsid w:val="009E106A"/>
    <w:rsid w:val="009E28CA"/>
    <w:rsid w:val="009E36A6"/>
    <w:rsid w:val="009E50F8"/>
    <w:rsid w:val="009E67D9"/>
    <w:rsid w:val="009E76CF"/>
    <w:rsid w:val="009F09E7"/>
    <w:rsid w:val="009F0ABE"/>
    <w:rsid w:val="009F2573"/>
    <w:rsid w:val="009F2680"/>
    <w:rsid w:val="009F4AF5"/>
    <w:rsid w:val="00A00D3D"/>
    <w:rsid w:val="00A0337C"/>
    <w:rsid w:val="00A0347F"/>
    <w:rsid w:val="00A05D5D"/>
    <w:rsid w:val="00A07C65"/>
    <w:rsid w:val="00A10684"/>
    <w:rsid w:val="00A1185A"/>
    <w:rsid w:val="00A12606"/>
    <w:rsid w:val="00A17543"/>
    <w:rsid w:val="00A3015F"/>
    <w:rsid w:val="00A3190F"/>
    <w:rsid w:val="00A34A4C"/>
    <w:rsid w:val="00A35280"/>
    <w:rsid w:val="00A37EDC"/>
    <w:rsid w:val="00A41036"/>
    <w:rsid w:val="00A41BE8"/>
    <w:rsid w:val="00A42248"/>
    <w:rsid w:val="00A43288"/>
    <w:rsid w:val="00A458A9"/>
    <w:rsid w:val="00A4612F"/>
    <w:rsid w:val="00A47566"/>
    <w:rsid w:val="00A56B9D"/>
    <w:rsid w:val="00A63650"/>
    <w:rsid w:val="00A6445A"/>
    <w:rsid w:val="00A75711"/>
    <w:rsid w:val="00A7757F"/>
    <w:rsid w:val="00A80B68"/>
    <w:rsid w:val="00A8510C"/>
    <w:rsid w:val="00A90399"/>
    <w:rsid w:val="00A937B2"/>
    <w:rsid w:val="00A96A3A"/>
    <w:rsid w:val="00AA18A0"/>
    <w:rsid w:val="00AA535D"/>
    <w:rsid w:val="00AA6130"/>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615B"/>
    <w:rsid w:val="00B11874"/>
    <w:rsid w:val="00B123AA"/>
    <w:rsid w:val="00B12ECA"/>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62995"/>
    <w:rsid w:val="00B62A72"/>
    <w:rsid w:val="00B63214"/>
    <w:rsid w:val="00B66D7C"/>
    <w:rsid w:val="00B7146B"/>
    <w:rsid w:val="00B770B7"/>
    <w:rsid w:val="00B820B6"/>
    <w:rsid w:val="00B9320B"/>
    <w:rsid w:val="00B933BD"/>
    <w:rsid w:val="00B95F74"/>
    <w:rsid w:val="00BA190F"/>
    <w:rsid w:val="00BA23FE"/>
    <w:rsid w:val="00BA319C"/>
    <w:rsid w:val="00BA576A"/>
    <w:rsid w:val="00BA6B31"/>
    <w:rsid w:val="00BB76F4"/>
    <w:rsid w:val="00BC33BD"/>
    <w:rsid w:val="00BD7744"/>
    <w:rsid w:val="00BD78E8"/>
    <w:rsid w:val="00BD7B2A"/>
    <w:rsid w:val="00BE13EB"/>
    <w:rsid w:val="00BE2485"/>
    <w:rsid w:val="00BE718C"/>
    <w:rsid w:val="00BF1341"/>
    <w:rsid w:val="00BF1958"/>
    <w:rsid w:val="00BF2C82"/>
    <w:rsid w:val="00BF4178"/>
    <w:rsid w:val="00C00719"/>
    <w:rsid w:val="00C007EE"/>
    <w:rsid w:val="00C009EA"/>
    <w:rsid w:val="00C0171C"/>
    <w:rsid w:val="00C01850"/>
    <w:rsid w:val="00C02200"/>
    <w:rsid w:val="00C034E3"/>
    <w:rsid w:val="00C13B9B"/>
    <w:rsid w:val="00C17A19"/>
    <w:rsid w:val="00C17E97"/>
    <w:rsid w:val="00C2184E"/>
    <w:rsid w:val="00C246C0"/>
    <w:rsid w:val="00C343CA"/>
    <w:rsid w:val="00C3605D"/>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22DC"/>
    <w:rsid w:val="00CD3651"/>
    <w:rsid w:val="00CD4906"/>
    <w:rsid w:val="00CD7325"/>
    <w:rsid w:val="00CE0562"/>
    <w:rsid w:val="00CE526C"/>
    <w:rsid w:val="00CE5B49"/>
    <w:rsid w:val="00CE7929"/>
    <w:rsid w:val="00CF12E6"/>
    <w:rsid w:val="00CF2507"/>
    <w:rsid w:val="00CF2518"/>
    <w:rsid w:val="00CF6174"/>
    <w:rsid w:val="00CF75B4"/>
    <w:rsid w:val="00D0034E"/>
    <w:rsid w:val="00D01D0C"/>
    <w:rsid w:val="00D050CC"/>
    <w:rsid w:val="00D05564"/>
    <w:rsid w:val="00D0700F"/>
    <w:rsid w:val="00D10719"/>
    <w:rsid w:val="00D12552"/>
    <w:rsid w:val="00D14AF0"/>
    <w:rsid w:val="00D16D48"/>
    <w:rsid w:val="00D1762E"/>
    <w:rsid w:val="00D20646"/>
    <w:rsid w:val="00D24007"/>
    <w:rsid w:val="00D27756"/>
    <w:rsid w:val="00D27E3C"/>
    <w:rsid w:val="00D30B51"/>
    <w:rsid w:val="00D318C0"/>
    <w:rsid w:val="00D3219D"/>
    <w:rsid w:val="00D33E64"/>
    <w:rsid w:val="00D404D2"/>
    <w:rsid w:val="00D41C9A"/>
    <w:rsid w:val="00D44162"/>
    <w:rsid w:val="00D50D28"/>
    <w:rsid w:val="00D5712A"/>
    <w:rsid w:val="00D632F9"/>
    <w:rsid w:val="00D63684"/>
    <w:rsid w:val="00D6680F"/>
    <w:rsid w:val="00D70F03"/>
    <w:rsid w:val="00D71D82"/>
    <w:rsid w:val="00D73AA6"/>
    <w:rsid w:val="00D77BFA"/>
    <w:rsid w:val="00D81A7B"/>
    <w:rsid w:val="00D82B9F"/>
    <w:rsid w:val="00D87A01"/>
    <w:rsid w:val="00D96958"/>
    <w:rsid w:val="00D970E9"/>
    <w:rsid w:val="00D97666"/>
    <w:rsid w:val="00DA0CE3"/>
    <w:rsid w:val="00DA196D"/>
    <w:rsid w:val="00DA2A5D"/>
    <w:rsid w:val="00DA2FDF"/>
    <w:rsid w:val="00DA45AF"/>
    <w:rsid w:val="00DA711E"/>
    <w:rsid w:val="00DA7E9A"/>
    <w:rsid w:val="00DB1F99"/>
    <w:rsid w:val="00DB2D3A"/>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41CF"/>
    <w:rsid w:val="00E13215"/>
    <w:rsid w:val="00E1402F"/>
    <w:rsid w:val="00E205D6"/>
    <w:rsid w:val="00E20E2E"/>
    <w:rsid w:val="00E231D7"/>
    <w:rsid w:val="00E25DC2"/>
    <w:rsid w:val="00E32A61"/>
    <w:rsid w:val="00E3407C"/>
    <w:rsid w:val="00E341D3"/>
    <w:rsid w:val="00E34798"/>
    <w:rsid w:val="00E426FD"/>
    <w:rsid w:val="00E46A13"/>
    <w:rsid w:val="00E50724"/>
    <w:rsid w:val="00E50D76"/>
    <w:rsid w:val="00E52A0E"/>
    <w:rsid w:val="00E535AA"/>
    <w:rsid w:val="00E54155"/>
    <w:rsid w:val="00E62168"/>
    <w:rsid w:val="00E621D8"/>
    <w:rsid w:val="00E64D6C"/>
    <w:rsid w:val="00E66A9E"/>
    <w:rsid w:val="00E70397"/>
    <w:rsid w:val="00E70882"/>
    <w:rsid w:val="00E71F84"/>
    <w:rsid w:val="00E72E0A"/>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1497"/>
    <w:rsid w:val="00F442B6"/>
    <w:rsid w:val="00F46BB7"/>
    <w:rsid w:val="00F4750B"/>
    <w:rsid w:val="00F526FC"/>
    <w:rsid w:val="00F6046E"/>
    <w:rsid w:val="00F60CB2"/>
    <w:rsid w:val="00F613F1"/>
    <w:rsid w:val="00F67178"/>
    <w:rsid w:val="00F701C7"/>
    <w:rsid w:val="00F829B5"/>
    <w:rsid w:val="00F85F80"/>
    <w:rsid w:val="00F91B65"/>
    <w:rsid w:val="00F92942"/>
    <w:rsid w:val="00F96D1E"/>
    <w:rsid w:val="00F97733"/>
    <w:rsid w:val="00FA03D9"/>
    <w:rsid w:val="00FA21EA"/>
    <w:rsid w:val="00FA31AE"/>
    <w:rsid w:val="00FA3D28"/>
    <w:rsid w:val="00FA7812"/>
    <w:rsid w:val="00FB057B"/>
    <w:rsid w:val="00FB508F"/>
    <w:rsid w:val="00FB5641"/>
    <w:rsid w:val="00FB57BC"/>
    <w:rsid w:val="00FB7664"/>
    <w:rsid w:val="00FB7A26"/>
    <w:rsid w:val="00FB7B77"/>
    <w:rsid w:val="00FC45B9"/>
    <w:rsid w:val="00FC626E"/>
    <w:rsid w:val="00FC76BB"/>
    <w:rsid w:val="00FD3D73"/>
    <w:rsid w:val="00FD56B7"/>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ietf.org/rfc/rfc2616"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4.emf"/><Relationship Id="rId68" Type="http://schemas.openxmlformats.org/officeDocument/2006/relationships/image" Target="media/image59.emf"/><Relationship Id="rId84" Type="http://schemas.openxmlformats.org/officeDocument/2006/relationships/image" Target="media/image75.emf"/><Relationship Id="rId89" Type="http://schemas.openxmlformats.org/officeDocument/2006/relationships/image" Target="media/image80.emf"/><Relationship Id="rId112"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image" Target="media/image98.emf"/><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emf"/><Relationship Id="rId66" Type="http://schemas.openxmlformats.org/officeDocument/2006/relationships/image" Target="media/image57.emf"/><Relationship Id="rId74" Type="http://schemas.openxmlformats.org/officeDocument/2006/relationships/image" Target="media/image65.emf"/><Relationship Id="rId79" Type="http://schemas.openxmlformats.org/officeDocument/2006/relationships/image" Target="media/image70.emf"/><Relationship Id="rId87" Type="http://schemas.openxmlformats.org/officeDocument/2006/relationships/image" Target="media/image78.emf"/><Relationship Id="rId102" Type="http://schemas.openxmlformats.org/officeDocument/2006/relationships/image" Target="media/image93.emf"/><Relationship Id="rId110" Type="http://schemas.openxmlformats.org/officeDocument/2006/relationships/image" Target="media/image101.emf"/><Relationship Id="rId149" Type="http://schemas.microsoft.com/office/2011/relationships/commentsExtended" Target="commentsExtended.xml"/><Relationship Id="rId5" Type="http://schemas.openxmlformats.org/officeDocument/2006/relationships/settings" Target="settings.xml"/><Relationship Id="rId61" Type="http://schemas.openxmlformats.org/officeDocument/2006/relationships/image" Target="media/image52.emf"/><Relationship Id="rId82" Type="http://schemas.openxmlformats.org/officeDocument/2006/relationships/image" Target="media/image73.emf"/><Relationship Id="rId90" Type="http://schemas.openxmlformats.org/officeDocument/2006/relationships/image" Target="media/image81.emf"/><Relationship Id="rId95" Type="http://schemas.openxmlformats.org/officeDocument/2006/relationships/image" Target="media/image86.emf"/><Relationship Id="rId19" Type="http://schemas.openxmlformats.org/officeDocument/2006/relationships/image" Target="media/image10.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image" Target="media/image55.emf"/><Relationship Id="rId69" Type="http://schemas.openxmlformats.org/officeDocument/2006/relationships/image" Target="media/image60.emf"/><Relationship Id="rId77" Type="http://schemas.openxmlformats.org/officeDocument/2006/relationships/image" Target="media/image68.emf"/><Relationship Id="rId100" Type="http://schemas.openxmlformats.org/officeDocument/2006/relationships/image" Target="media/image91.emf"/><Relationship Id="rId105" Type="http://schemas.openxmlformats.org/officeDocument/2006/relationships/image" Target="media/image96.emf"/><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emf"/><Relationship Id="rId72" Type="http://schemas.openxmlformats.org/officeDocument/2006/relationships/image" Target="media/image63.emf"/><Relationship Id="rId80" Type="http://schemas.openxmlformats.org/officeDocument/2006/relationships/image" Target="media/image71.emf"/><Relationship Id="rId85" Type="http://schemas.openxmlformats.org/officeDocument/2006/relationships/image" Target="media/image76.emf"/><Relationship Id="rId93" Type="http://schemas.openxmlformats.org/officeDocument/2006/relationships/image" Target="media/image84.png"/><Relationship Id="rId98" Type="http://schemas.openxmlformats.org/officeDocument/2006/relationships/image" Target="media/image89.emf"/><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image" Target="media/image58.emf"/><Relationship Id="rId103" Type="http://schemas.openxmlformats.org/officeDocument/2006/relationships/image" Target="media/image94.emf"/><Relationship Id="rId108" Type="http://schemas.openxmlformats.org/officeDocument/2006/relationships/image" Target="media/image99.emf"/><Relationship Id="rId20" Type="http://schemas.openxmlformats.org/officeDocument/2006/relationships/image" Target="media/image11.png"/><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image" Target="media/image61.emf"/><Relationship Id="rId75" Type="http://schemas.openxmlformats.org/officeDocument/2006/relationships/image" Target="media/image66.emf"/><Relationship Id="rId83" Type="http://schemas.openxmlformats.org/officeDocument/2006/relationships/image" Target="media/image74.emf"/><Relationship Id="rId88" Type="http://schemas.openxmlformats.org/officeDocument/2006/relationships/image" Target="media/image79.emf"/><Relationship Id="rId91" Type="http://schemas.openxmlformats.org/officeDocument/2006/relationships/image" Target="media/image82.emf"/><Relationship Id="rId96" Type="http://schemas.openxmlformats.org/officeDocument/2006/relationships/image" Target="media/image87.emf"/><Relationship Id="rId111" Type="http://schemas.openxmlformats.org/officeDocument/2006/relationships/image" Target="media/image10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image" Target="media/image48.emf"/><Relationship Id="rId106" Type="http://schemas.openxmlformats.org/officeDocument/2006/relationships/image" Target="media/image97.emf"/><Relationship Id="rId114" Type="http://schemas.openxmlformats.org/officeDocument/2006/relationships/theme" Target="theme/theme1.xml"/><Relationship Id="rId10" Type="http://schemas.openxmlformats.org/officeDocument/2006/relationships/image" Target="media/image1.emf"/><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image" Target="media/image72.emf"/><Relationship Id="rId86" Type="http://schemas.openxmlformats.org/officeDocument/2006/relationships/image" Target="media/image77.emf"/><Relationship Id="rId94" Type="http://schemas.openxmlformats.org/officeDocument/2006/relationships/image" Target="media/image85.emf"/><Relationship Id="rId99" Type="http://schemas.openxmlformats.org/officeDocument/2006/relationships/image" Target="media/image90.emf"/><Relationship Id="rId101" Type="http://schemas.openxmlformats.org/officeDocument/2006/relationships/image" Target="media/image92.emf"/><Relationship Id="rId4" Type="http://schemas.microsoft.com/office/2007/relationships/stylesWithEffects" Target="stylesWithEffects.xml"/><Relationship Id="rId9" Type="http://schemas.openxmlformats.org/officeDocument/2006/relationships/comments" Target="comments.xml"/><Relationship Id="rId13" Type="http://schemas.openxmlformats.org/officeDocument/2006/relationships/image" Target="media/image4.emf"/><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emf"/><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6.emf"/><Relationship Id="rId76" Type="http://schemas.openxmlformats.org/officeDocument/2006/relationships/image" Target="media/image67.emf"/><Relationship Id="rId97" Type="http://schemas.openxmlformats.org/officeDocument/2006/relationships/image" Target="media/image88.emf"/><Relationship Id="rId104" Type="http://schemas.openxmlformats.org/officeDocument/2006/relationships/image" Target="media/image95.emf"/><Relationship Id="rId7" Type="http://schemas.openxmlformats.org/officeDocument/2006/relationships/footnotes" Target="footnotes.xml"/><Relationship Id="rId71" Type="http://schemas.openxmlformats.org/officeDocument/2006/relationships/image" Target="media/image62.emf"/><Relationship Id="rId92" Type="http://schemas.openxmlformats.org/officeDocument/2006/relationships/image" Target="media/image83.emf"/><Relationship Id="rId2" Type="http://schemas.openxmlformats.org/officeDocument/2006/relationships/numbering" Target="numbering.xml"/><Relationship Id="rId29" Type="http://schemas.openxmlformats.org/officeDocument/2006/relationships/image" Target="media/image20.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C5CDF7-C2F7-4C09-B70D-8A5F48948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204</TotalTime>
  <Pages>234</Pages>
  <Words>41303</Words>
  <Characters>235430</Characters>
  <Application>Microsoft Office Word</Application>
  <DocSecurity>0</DocSecurity>
  <Lines>1961</Lines>
  <Paragraphs>552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276181</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8</cp:revision>
  <dcterms:created xsi:type="dcterms:W3CDTF">2016-03-06T18:22:00Z</dcterms:created>
  <dcterms:modified xsi:type="dcterms:W3CDTF">2016-03-06T20:03:00Z</dcterms:modified>
</cp:coreProperties>
</file>