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1"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2"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3" w:author="Eric Boisvert" w:date="2016-01-04T09:22:00Z"/>
          <w:b/>
          <w:color w:val="FF0000"/>
          <w:sz w:val="40"/>
          <w:szCs w:val="40"/>
          <w:lang w:val="en-CA"/>
          <w:rPrChange w:id="4" w:author="Eric Boisvert" w:date="2016-01-04T09:43:00Z">
            <w:rPr>
              <w:ins w:id="5" w:author="Eric Boisvert" w:date="2016-01-04T09:22:00Z"/>
              <w:lang w:val="en-CA"/>
            </w:rPr>
          </w:rPrChange>
        </w:rPr>
        <w:pPrChange w:id="6" w:author="Eric Boisvert" w:date="2016-01-04T09:43:00Z">
          <w:pPr>
            <w:spacing w:after="0"/>
          </w:pPr>
        </w:pPrChange>
      </w:pPr>
      <w:r w:rsidRPr="00D12552">
        <w:rPr>
          <w:lang w:val="en-CA"/>
        </w:rPr>
        <w:br w:type="page"/>
      </w:r>
      <w:ins w:id="7" w:author="Eric Boisvert" w:date="2016-01-04T09:22:00Z">
        <w:r w:rsidR="0064023A">
          <w:rPr>
            <w:lang w:val="en-CA"/>
          </w:rPr>
          <w:lastRenderedPageBreak/>
          <w:br w:type="page"/>
        </w:r>
        <w:r w:rsidR="0064023A" w:rsidRPr="007502C8">
          <w:rPr>
            <w:b/>
            <w:color w:val="FF0000"/>
            <w:sz w:val="40"/>
            <w:szCs w:val="40"/>
            <w:lang w:val="en-CA"/>
            <w:rPrChange w:id="8" w:author="Eric Boisvert" w:date="2016-01-04T09:43:00Z">
              <w:rPr>
                <w:lang w:val="en-CA"/>
              </w:rPr>
            </w:rPrChange>
          </w:rPr>
          <w:lastRenderedPageBreak/>
          <w:t>Notes about this draft</w:t>
        </w:r>
      </w:ins>
      <w:ins w:id="9" w:author="Eric Boisvert" w:date="2016-01-04T09:29:00Z">
        <w:r w:rsidR="0064023A" w:rsidRPr="007502C8">
          <w:rPr>
            <w:b/>
            <w:color w:val="FF0000"/>
            <w:sz w:val="40"/>
            <w:szCs w:val="40"/>
            <w:lang w:val="en-CA"/>
            <w:rPrChange w:id="10" w:author="Eric Boisvert" w:date="2016-01-04T09:43:00Z">
              <w:rPr>
                <w:lang w:val="en-CA"/>
              </w:rPr>
            </w:rPrChange>
          </w:rPr>
          <w:t xml:space="preserve"> (this section is for GeoSciML </w:t>
        </w:r>
      </w:ins>
      <w:ins w:id="11" w:author="Eric Boisvert" w:date="2016-01-04T09:30:00Z">
        <w:r w:rsidR="005A53D9" w:rsidRPr="007502C8">
          <w:rPr>
            <w:b/>
            <w:color w:val="FF0000"/>
            <w:sz w:val="40"/>
            <w:szCs w:val="40"/>
            <w:lang w:val="en-CA"/>
            <w:rPrChange w:id="12" w:author="Eric Boisvert" w:date="2016-01-04T09:43:00Z">
              <w:rPr>
                <w:lang w:val="en-CA"/>
              </w:rPr>
            </w:rPrChange>
          </w:rPr>
          <w:t>SWG commenting this document and</w:t>
        </w:r>
      </w:ins>
      <w:ins w:id="13" w:author="Eric Boisvert" w:date="2016-01-04T09:29:00Z">
        <w:r w:rsidR="0064023A" w:rsidRPr="007502C8">
          <w:rPr>
            <w:b/>
            <w:color w:val="FF0000"/>
            <w:sz w:val="40"/>
            <w:szCs w:val="40"/>
            <w:lang w:val="en-CA"/>
            <w:rPrChange w:id="14"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5" w:author="Eric Boisvert" w:date="2016-01-04T09:22:00Z"/>
          <w:color w:val="FF0000"/>
          <w:lang w:val="en-CA"/>
          <w:rPrChange w:id="16" w:author="Eric Boisvert" w:date="2016-01-04T09:43:00Z">
            <w:rPr>
              <w:ins w:id="17" w:author="Eric Boisvert" w:date="2016-01-04T09:22:00Z"/>
              <w:lang w:val="en-CA"/>
            </w:rPr>
          </w:rPrChange>
        </w:rPr>
        <w:pPrChange w:id="18"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9" w:author="Eric Boisvert" w:date="2016-01-04T09:28:00Z"/>
          <w:color w:val="FF0000"/>
          <w:lang w:val="en-CA"/>
          <w:rPrChange w:id="20" w:author="Eric Boisvert" w:date="2016-01-04T09:43:00Z">
            <w:rPr>
              <w:ins w:id="21" w:author="Eric Boisvert" w:date="2016-01-04T09:28:00Z"/>
              <w:lang w:val="en-CA"/>
            </w:rPr>
          </w:rPrChange>
        </w:rPr>
        <w:pPrChange w:id="22" w:author="Eric Boisvert" w:date="2016-01-04T09:43:00Z">
          <w:pPr>
            <w:spacing w:after="0"/>
          </w:pPr>
        </w:pPrChange>
      </w:pPr>
      <w:ins w:id="23" w:author="Eric Boisvert" w:date="2016-01-04T09:22:00Z">
        <w:r w:rsidRPr="007502C8">
          <w:rPr>
            <w:color w:val="FF0000"/>
            <w:lang w:val="en-CA"/>
            <w:rPrChange w:id="24" w:author="Eric Boisvert" w:date="2016-01-04T09:43:00Z">
              <w:rPr>
                <w:lang w:val="en-CA"/>
              </w:rPr>
            </w:rPrChange>
          </w:rPr>
          <w:t>Modular specification requires the document to be formatted in a specific wa</w:t>
        </w:r>
      </w:ins>
      <w:ins w:id="25" w:author="Eric Boisvert" w:date="2016-01-04T09:23:00Z">
        <w:r w:rsidRPr="007502C8">
          <w:rPr>
            <w:color w:val="FF0000"/>
            <w:lang w:val="en-CA"/>
            <w:rPrChange w:id="26" w:author="Eric Boisvert" w:date="2016-01-04T09:43:00Z">
              <w:rPr>
                <w:lang w:val="en-CA"/>
              </w:rPr>
            </w:rPrChange>
          </w:rPr>
          <w:t xml:space="preserve">y where a lot of </w:t>
        </w:r>
      </w:ins>
      <w:ins w:id="27" w:author="Eric Boisvert" w:date="2016-01-04T09:26:00Z">
        <w:r w:rsidRPr="007502C8">
          <w:rPr>
            <w:color w:val="FF0000"/>
            <w:lang w:val="en-CA"/>
            <w:rPrChange w:id="28" w:author="Eric Boisvert" w:date="2016-01-04T09:43:00Z">
              <w:rPr>
                <w:lang w:val="en-CA"/>
              </w:rPr>
            </w:rPrChange>
          </w:rPr>
          <w:t>sections</w:t>
        </w:r>
      </w:ins>
      <w:ins w:id="29" w:author="Eric Boisvert" w:date="2016-01-04T09:23:00Z">
        <w:r w:rsidRPr="007502C8">
          <w:rPr>
            <w:color w:val="FF0000"/>
            <w:lang w:val="en-CA"/>
            <w:rPrChange w:id="30" w:author="Eric Boisvert" w:date="2016-01-04T09:43:00Z">
              <w:rPr>
                <w:lang w:val="en-CA"/>
              </w:rPr>
            </w:rPrChange>
          </w:rPr>
          <w:t xml:space="preserve"> </w:t>
        </w:r>
      </w:ins>
      <w:ins w:id="31" w:author="Eric Boisvert" w:date="2016-01-04T09:25:00Z">
        <w:r w:rsidRPr="007502C8">
          <w:rPr>
            <w:color w:val="FF0000"/>
            <w:lang w:val="en-CA"/>
            <w:rPrChange w:id="32" w:author="Eric Boisvert" w:date="2016-01-04T09:43:00Z">
              <w:rPr>
                <w:lang w:val="en-CA"/>
              </w:rPr>
            </w:rPrChange>
          </w:rPr>
          <w:t>are</w:t>
        </w:r>
      </w:ins>
      <w:ins w:id="33" w:author="Eric Boisvert" w:date="2016-01-04T09:23:00Z">
        <w:r w:rsidRPr="007502C8">
          <w:rPr>
            <w:color w:val="FF0000"/>
            <w:lang w:val="en-CA"/>
            <w:rPrChange w:id="34" w:author="Eric Boisvert" w:date="2016-01-04T09:43:00Z">
              <w:rPr>
                <w:lang w:val="en-CA"/>
              </w:rPr>
            </w:rPrChange>
          </w:rPr>
          <w:t xml:space="preserve"> crossed reference</w:t>
        </w:r>
      </w:ins>
      <w:ins w:id="35" w:author="Eric Boisvert" w:date="2016-01-04T09:24:00Z">
        <w:r w:rsidRPr="007502C8">
          <w:rPr>
            <w:color w:val="FF0000"/>
            <w:lang w:val="en-CA"/>
            <w:rPrChange w:id="36" w:author="Eric Boisvert" w:date="2016-01-04T09:43:00Z">
              <w:rPr>
                <w:lang w:val="en-CA"/>
              </w:rPr>
            </w:rPrChange>
          </w:rPr>
          <w:t xml:space="preserve">d.  Each requirement classes must have a table </w:t>
        </w:r>
      </w:ins>
      <w:ins w:id="37" w:author="Eric Boisvert" w:date="2016-01-04T09:39:00Z">
        <w:r w:rsidR="005A53D9" w:rsidRPr="007502C8">
          <w:rPr>
            <w:color w:val="FF0000"/>
            <w:lang w:val="en-CA"/>
            <w:rPrChange w:id="38" w:author="Eric Boisvert" w:date="2016-01-04T09:43:00Z">
              <w:rPr>
                <w:lang w:val="en-CA"/>
              </w:rPr>
            </w:rPrChange>
          </w:rPr>
          <w:t>(</w:t>
        </w:r>
        <w:proofErr w:type="gramStart"/>
        <w:r w:rsidR="005A53D9" w:rsidRPr="007502C8">
          <w:rPr>
            <w:color w:val="FF0000"/>
            <w:lang w:val="en-CA"/>
            <w:rPrChange w:id="39" w:author="Eric Boisvert" w:date="2016-01-04T09:43:00Z">
              <w:rPr>
                <w:lang w:val="en-CA"/>
              </w:rPr>
            </w:rPrChange>
          </w:rPr>
          <w:t xml:space="preserve">see  </w:t>
        </w:r>
        <w:proofErr w:type="gramEnd"/>
        <w:r w:rsidR="005A53D9" w:rsidRPr="007502C8">
          <w:rPr>
            <w:color w:val="FF0000"/>
            <w:lang w:val="en-CA"/>
            <w:rPrChange w:id="40" w:author="Eric Boisvert" w:date="2016-01-04T09:43:00Z">
              <w:rPr>
                <w:lang w:val="en-CA"/>
              </w:rPr>
            </w:rPrChange>
          </w:rPr>
          <w:fldChar w:fldCharType="begin"/>
        </w:r>
        <w:r w:rsidR="005A53D9" w:rsidRPr="007502C8">
          <w:rPr>
            <w:color w:val="FF0000"/>
            <w:lang w:val="en-CA"/>
            <w:rPrChange w:id="41"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2" w:author="Eric Boisvert" w:date="2016-01-04T09:43:00Z">
            <w:rPr>
              <w:color w:val="FF0000"/>
              <w:lang w:val="en-CA"/>
            </w:rPr>
          </w:rPrChange>
        </w:rPr>
      </w:r>
      <w:r w:rsidR="005A53D9" w:rsidRPr="007502C8">
        <w:rPr>
          <w:color w:val="FF0000"/>
          <w:lang w:val="en-CA"/>
          <w:rPrChange w:id="43" w:author="Eric Boisvert" w:date="2016-01-04T09:43:00Z">
            <w:rPr>
              <w:lang w:val="en-CA"/>
            </w:rPr>
          </w:rPrChange>
        </w:rPr>
        <w:fldChar w:fldCharType="separate"/>
      </w:r>
      <w:ins w:id="44" w:author="Eric Boisvert" w:date="2016-01-04T09:39:00Z">
        <w:r w:rsidR="005A53D9" w:rsidRPr="007502C8">
          <w:rPr>
            <w:color w:val="FF0000"/>
            <w:lang w:val="en-CA"/>
            <w:rPrChange w:id="45" w:author="Eric Boisvert" w:date="2016-01-04T09:43:00Z">
              <w:rPr>
                <w:lang w:val="en-CA"/>
              </w:rPr>
            </w:rPrChange>
          </w:rPr>
          <w:t>6.1</w:t>
        </w:r>
        <w:r w:rsidR="005A53D9" w:rsidRPr="007502C8">
          <w:rPr>
            <w:color w:val="FF0000"/>
            <w:lang w:val="en-CA"/>
            <w:rPrChange w:id="46" w:author="Eric Boisvert" w:date="2016-01-04T09:43:00Z">
              <w:rPr>
                <w:lang w:val="en-CA"/>
              </w:rPr>
            </w:rPrChange>
          </w:rPr>
          <w:fldChar w:fldCharType="end"/>
        </w:r>
        <w:r w:rsidR="005A53D9" w:rsidRPr="007502C8">
          <w:rPr>
            <w:color w:val="FF0000"/>
            <w:lang w:val="en-CA"/>
            <w:rPrChange w:id="47" w:author="Eric Boisvert" w:date="2016-01-04T09:43:00Z">
              <w:rPr>
                <w:lang w:val="en-CA"/>
              </w:rPr>
            </w:rPrChange>
          </w:rPr>
          <w:t xml:space="preserve">) </w:t>
        </w:r>
      </w:ins>
      <w:ins w:id="48" w:author="Eric Boisvert" w:date="2016-01-04T09:24:00Z">
        <w:r w:rsidRPr="007502C8">
          <w:rPr>
            <w:color w:val="FF0000"/>
            <w:lang w:val="en-CA"/>
            <w:rPrChange w:id="49" w:author="Eric Boisvert" w:date="2016-01-04T09:43:00Z">
              <w:rPr>
                <w:lang w:val="en-CA"/>
              </w:rPr>
            </w:rPrChange>
          </w:rPr>
          <w:t>of all the requirements, and all requirements must be tested</w:t>
        </w:r>
      </w:ins>
      <w:ins w:id="50" w:author="Eric Boisvert" w:date="2016-01-04T09:26:00Z">
        <w:r w:rsidRPr="007502C8">
          <w:rPr>
            <w:color w:val="FF0000"/>
            <w:lang w:val="en-CA"/>
            <w:rPrChange w:id="51" w:author="Eric Boisvert" w:date="2016-01-04T09:43:00Z">
              <w:rPr>
                <w:lang w:val="en-CA"/>
              </w:rPr>
            </w:rPrChange>
          </w:rPr>
          <w:t xml:space="preserve"> in the conformance section, which refers to requirement using their unique URI.  Keeping all those artefacts in synch w</w:t>
        </w:r>
      </w:ins>
      <w:ins w:id="52" w:author="Eric Boisvert" w:date="2016-01-04T09:27:00Z">
        <w:r w:rsidRPr="007502C8">
          <w:rPr>
            <w:color w:val="FF0000"/>
            <w:lang w:val="en-CA"/>
            <w:rPrChange w:id="53" w:author="Eric Boisvert" w:date="2016-01-04T09:43:00Z">
              <w:rPr>
                <w:lang w:val="en-CA"/>
              </w:rPr>
            </w:rPrChange>
          </w:rPr>
          <w:t xml:space="preserve">hile the document is being edited is tedious </w:t>
        </w:r>
      </w:ins>
      <w:ins w:id="54" w:author="Eric Boisvert" w:date="2016-01-04T09:28:00Z">
        <w:r w:rsidRPr="007502C8">
          <w:rPr>
            <w:color w:val="FF0000"/>
            <w:lang w:val="en-CA"/>
            <w:rPrChange w:id="55"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6" w:author="Eric Boisvert" w:date="2016-01-04T09:29:00Z"/>
          <w:color w:val="FF0000"/>
          <w:lang w:val="en-CA"/>
          <w:rPrChange w:id="57" w:author="Eric Boisvert" w:date="2016-01-04T09:43:00Z">
            <w:rPr>
              <w:ins w:id="58" w:author="Eric Boisvert" w:date="2016-01-04T09:29:00Z"/>
              <w:lang w:val="en-CA"/>
            </w:rPr>
          </w:rPrChange>
        </w:rPr>
        <w:pPrChange w:id="59"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0" w:author="Eric Boisvert" w:date="2016-01-04T09:31:00Z"/>
          <w:color w:val="FF0000"/>
          <w:lang w:val="en-CA"/>
          <w:rPrChange w:id="61" w:author="Eric Boisvert" w:date="2016-01-04T09:43:00Z">
            <w:rPr>
              <w:ins w:id="62" w:author="Eric Boisvert" w:date="2016-01-04T09:31:00Z"/>
              <w:lang w:val="en-CA"/>
            </w:rPr>
          </w:rPrChange>
        </w:rPr>
        <w:pPrChange w:id="63" w:author="Eric Boisvert" w:date="2016-01-04T09:43:00Z">
          <w:pPr>
            <w:spacing w:after="0"/>
          </w:pPr>
        </w:pPrChange>
      </w:pPr>
      <w:ins w:id="64" w:author="Eric Boisvert" w:date="2016-01-04T09:29:00Z">
        <w:r w:rsidRPr="007502C8">
          <w:rPr>
            <w:color w:val="FF0000"/>
            <w:lang w:val="en-CA"/>
            <w:rPrChange w:id="65" w:author="Eric Boisvert" w:date="2016-01-04T09:43:00Z">
              <w:rPr>
                <w:lang w:val="en-CA"/>
              </w:rPr>
            </w:rPrChange>
          </w:rPr>
          <w:t xml:space="preserve">In order to </w:t>
        </w:r>
      </w:ins>
      <w:ins w:id="66" w:author="Eric Boisvert" w:date="2016-01-04T09:30:00Z">
        <w:r w:rsidR="005A53D9" w:rsidRPr="007502C8">
          <w:rPr>
            <w:color w:val="FF0000"/>
            <w:lang w:val="en-CA"/>
            <w:rPrChange w:id="67"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8" w:author="Eric Boisvert" w:date="2016-01-04T09:31:00Z"/>
          <w:color w:val="FF0000"/>
          <w:lang w:val="en-CA"/>
          <w:rPrChange w:id="69" w:author="Eric Boisvert" w:date="2016-01-04T09:43:00Z">
            <w:rPr>
              <w:ins w:id="70" w:author="Eric Boisvert" w:date="2016-01-04T09:31:00Z"/>
              <w:lang w:val="en-CA"/>
            </w:rPr>
          </w:rPrChange>
        </w:rPr>
        <w:pPrChange w:id="71"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2" w:author="Eric Boisvert" w:date="2016-01-04T09:32:00Z"/>
          <w:color w:val="FF0000"/>
          <w:lang w:val="en-CA"/>
          <w:rPrChange w:id="73" w:author="Eric Boisvert" w:date="2016-01-04T09:43:00Z">
            <w:rPr>
              <w:ins w:id="74" w:author="Eric Boisvert" w:date="2016-01-04T09:32:00Z"/>
              <w:lang w:val="en-CA"/>
            </w:rPr>
          </w:rPrChange>
        </w:rPr>
        <w:pPrChange w:id="75" w:author="Eric Boisvert" w:date="2016-01-04T09:43:00Z">
          <w:pPr>
            <w:spacing w:after="0"/>
          </w:pPr>
        </w:pPrChange>
      </w:pPr>
      <w:ins w:id="76" w:author="Eric Boisvert" w:date="2016-01-04T09:31:00Z">
        <w:r w:rsidRPr="007502C8">
          <w:rPr>
            <w:color w:val="FF0000"/>
            <w:lang w:val="en-CA"/>
            <w:rPrChange w:id="77" w:author="Eric Boisvert" w:date="2016-01-04T09:43:00Z">
              <w:rPr>
                <w:lang w:val="en-CA"/>
              </w:rPr>
            </w:rPrChange>
          </w:rPr>
          <w:t xml:space="preserve">Build the documentation and identify requirements and recommendations in the text </w:t>
        </w:r>
      </w:ins>
      <w:ins w:id="78" w:author="Eric Boisvert" w:date="2016-01-04T09:32:00Z">
        <w:r w:rsidRPr="007502C8">
          <w:rPr>
            <w:color w:val="FF0000"/>
            <w:lang w:val="en-CA"/>
            <w:rPrChange w:id="79" w:author="Eric Boisvert" w:date="2016-01-04T09:43:00Z">
              <w:rPr>
                <w:lang w:val="en-CA"/>
              </w:rPr>
            </w:rPrChange>
          </w:rPr>
          <w:t>(requirement URI and descriptive text in a box within the text</w:t>
        </w:r>
      </w:ins>
      <w:ins w:id="80" w:author="Eric Boisvert" w:date="2016-01-04T09:40:00Z">
        <w:r w:rsidR="007502C8" w:rsidRPr="007502C8">
          <w:rPr>
            <w:color w:val="FF0000"/>
            <w:lang w:val="en-CA"/>
            <w:rPrChange w:id="81" w:author="Eric Boisvert" w:date="2016-01-04T09:43:00Z">
              <w:rPr>
                <w:lang w:val="en-CA"/>
              </w:rPr>
            </w:rPrChange>
          </w:rPr>
          <w:t xml:space="preserve"> as described in </w:t>
        </w:r>
        <w:r w:rsidR="007502C8" w:rsidRPr="007502C8">
          <w:rPr>
            <w:color w:val="FF0000"/>
            <w:lang w:val="en-CA"/>
            <w:rPrChange w:id="82" w:author="Eric Boisvert" w:date="2016-01-04T09:43:00Z">
              <w:rPr>
                <w:lang w:val="en-CA"/>
              </w:rPr>
            </w:rPrChange>
          </w:rPr>
          <w:fldChar w:fldCharType="begin"/>
        </w:r>
        <w:r w:rsidR="007502C8" w:rsidRPr="007502C8">
          <w:rPr>
            <w:color w:val="FF0000"/>
            <w:lang w:val="en-CA"/>
            <w:rPrChange w:id="83"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4" w:author="Eric Boisvert" w:date="2016-01-04T09:43:00Z">
            <w:rPr>
              <w:color w:val="FF0000"/>
              <w:lang w:val="en-CA"/>
            </w:rPr>
          </w:rPrChange>
        </w:rPr>
      </w:r>
      <w:r w:rsidR="007502C8" w:rsidRPr="007502C8">
        <w:rPr>
          <w:color w:val="FF0000"/>
          <w:lang w:val="en-CA"/>
          <w:rPrChange w:id="85" w:author="Eric Boisvert" w:date="2016-01-04T09:43:00Z">
            <w:rPr>
              <w:lang w:val="en-CA"/>
            </w:rPr>
          </w:rPrChange>
        </w:rPr>
        <w:fldChar w:fldCharType="separate"/>
      </w:r>
      <w:ins w:id="86" w:author="Eric Boisvert" w:date="2016-01-04T09:40:00Z">
        <w:r w:rsidR="007502C8" w:rsidRPr="007502C8">
          <w:rPr>
            <w:color w:val="FF0000"/>
            <w:lang w:val="en-CA"/>
            <w:rPrChange w:id="87" w:author="Eric Boisvert" w:date="2016-01-04T09:43:00Z">
              <w:rPr>
                <w:lang w:val="en-CA"/>
              </w:rPr>
            </w:rPrChange>
          </w:rPr>
          <w:t>6.2</w:t>
        </w:r>
        <w:r w:rsidR="007502C8" w:rsidRPr="007502C8">
          <w:rPr>
            <w:color w:val="FF0000"/>
            <w:lang w:val="en-CA"/>
            <w:rPrChange w:id="88" w:author="Eric Boisvert" w:date="2016-01-04T09:43:00Z">
              <w:rPr>
                <w:lang w:val="en-CA"/>
              </w:rPr>
            </w:rPrChange>
          </w:rPr>
          <w:fldChar w:fldCharType="end"/>
        </w:r>
      </w:ins>
      <w:ins w:id="89" w:author="Eric Boisvert" w:date="2016-01-04T09:32:00Z">
        <w:r w:rsidRPr="007502C8">
          <w:rPr>
            <w:color w:val="FF0000"/>
            <w:lang w:val="en-CA"/>
            <w:rPrChange w:id="90" w:author="Eric Boisvert" w:date="2016-01-04T09:43:00Z">
              <w:rPr>
                <w:lang w:val="en-CA"/>
              </w:rPr>
            </w:rPrChange>
          </w:rPr>
          <w:t>)</w:t>
        </w:r>
      </w:ins>
      <w:ins w:id="91"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2" w:author="Eric Boisvert" w:date="2016-01-04T09:33:00Z"/>
          <w:color w:val="FF0000"/>
          <w:lang w:val="en-CA"/>
          <w:rPrChange w:id="93" w:author="Eric Boisvert" w:date="2016-01-04T09:43:00Z">
            <w:rPr>
              <w:ins w:id="94" w:author="Eric Boisvert" w:date="2016-01-04T09:33:00Z"/>
              <w:lang w:val="en-CA"/>
            </w:rPr>
          </w:rPrChange>
        </w:rPr>
        <w:pPrChange w:id="95" w:author="Eric Boisvert" w:date="2016-01-04T09:43:00Z">
          <w:pPr>
            <w:spacing w:after="0"/>
          </w:pPr>
        </w:pPrChange>
      </w:pPr>
      <w:ins w:id="96" w:author="Eric Boisvert" w:date="2016-01-04T09:32:00Z">
        <w:r w:rsidRPr="007502C8">
          <w:rPr>
            <w:color w:val="FF0000"/>
            <w:lang w:val="en-CA"/>
            <w:rPrChange w:id="97" w:author="Eric Boisvert" w:date="2016-01-04T09:43:00Z">
              <w:rPr>
                <w:lang w:val="en-CA"/>
              </w:rPr>
            </w:rPrChange>
          </w:rPr>
          <w:t xml:space="preserve">Once the requirements are agreed </w:t>
        </w:r>
      </w:ins>
      <w:ins w:id="98" w:author="Eric Boisvert" w:date="2016-01-04T09:33:00Z">
        <w:r w:rsidRPr="007502C8">
          <w:rPr>
            <w:color w:val="FF0000"/>
            <w:lang w:val="en-CA"/>
            <w:rPrChange w:id="99" w:author="Eric Boisvert" w:date="2016-01-04T09:43:00Z">
              <w:rPr>
                <w:lang w:val="en-CA"/>
              </w:rPr>
            </w:rPrChange>
          </w:rPr>
          <w:t xml:space="preserve">on </w:t>
        </w:r>
      </w:ins>
      <w:ins w:id="100" w:author="Eric Boisvert" w:date="2016-01-04T09:32:00Z">
        <w:r w:rsidRPr="007502C8">
          <w:rPr>
            <w:color w:val="FF0000"/>
            <w:lang w:val="en-CA"/>
            <w:rPrChange w:id="101" w:author="Eric Boisvert" w:date="2016-01-04T09:43:00Z">
              <w:rPr>
                <w:lang w:val="en-CA"/>
              </w:rPr>
            </w:rPrChange>
          </w:rPr>
          <w:t>and accepted, build the conformance classes</w:t>
        </w:r>
      </w:ins>
      <w:ins w:id="102" w:author="Eric Boisvert" w:date="2016-01-04T09:33:00Z">
        <w:r w:rsidRPr="007502C8">
          <w:rPr>
            <w:color w:val="FF0000"/>
            <w:lang w:val="en-CA"/>
            <w:rPrChange w:id="103" w:author="Eric Boisvert" w:date="2016-01-04T09:43:00Z">
              <w:rPr>
                <w:lang w:val="en-CA"/>
              </w:rPr>
            </w:rPrChange>
          </w:rPr>
          <w:t>, hopefully without having to revisit requirement</w:t>
        </w:r>
      </w:ins>
      <w:ins w:id="104" w:author="Eric Boisvert" w:date="2016-01-04T09:40:00Z">
        <w:r w:rsidR="007502C8" w:rsidRPr="007502C8">
          <w:rPr>
            <w:color w:val="FF0000"/>
            <w:lang w:val="en-CA"/>
            <w:rPrChange w:id="105" w:author="Eric Boisvert" w:date="2016-01-04T09:43:00Z">
              <w:rPr>
                <w:lang w:val="en-CA"/>
              </w:rPr>
            </w:rPrChange>
          </w:rPr>
          <w:t>s</w:t>
        </w:r>
      </w:ins>
      <w:ins w:id="106" w:author="Eric Boisvert" w:date="2016-01-04T09:33:00Z">
        <w:r w:rsidRPr="007502C8">
          <w:rPr>
            <w:color w:val="FF0000"/>
            <w:lang w:val="en-CA"/>
            <w:rPrChange w:id="107"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8" w:author="Eric Boisvert" w:date="2016-01-04T09:34:00Z"/>
          <w:color w:val="FF0000"/>
          <w:lang w:val="en-CA"/>
          <w:rPrChange w:id="109" w:author="Eric Boisvert" w:date="2016-01-04T09:43:00Z">
            <w:rPr>
              <w:ins w:id="110" w:author="Eric Boisvert" w:date="2016-01-04T09:34:00Z"/>
              <w:lang w:val="en-CA"/>
            </w:rPr>
          </w:rPrChange>
        </w:rPr>
        <w:pPrChange w:id="111" w:author="Eric Boisvert" w:date="2016-01-04T09:43:00Z">
          <w:pPr>
            <w:spacing w:after="0"/>
          </w:pPr>
        </w:pPrChange>
      </w:pPr>
      <w:ins w:id="112" w:author="Eric Boisvert" w:date="2016-01-04T09:33:00Z">
        <w:r w:rsidRPr="007502C8">
          <w:rPr>
            <w:color w:val="FF0000"/>
            <w:lang w:val="en-CA"/>
            <w:rPrChange w:id="113" w:author="Eric Boisvert" w:date="2016-01-04T09:43:00Z">
              <w:rPr>
                <w:lang w:val="en-CA"/>
              </w:rPr>
            </w:rPrChange>
          </w:rPr>
          <w:t>Once requirements and conformance</w:t>
        </w:r>
      </w:ins>
      <w:ins w:id="114" w:author="Eric Boisvert" w:date="2016-01-04T09:34:00Z">
        <w:r w:rsidR="007502C8" w:rsidRPr="007502C8">
          <w:rPr>
            <w:color w:val="FF0000"/>
            <w:lang w:val="en-CA"/>
            <w:rPrChange w:id="115" w:author="Eric Boisvert" w:date="2016-01-04T09:43:00Z">
              <w:rPr>
                <w:lang w:val="en-CA"/>
              </w:rPr>
            </w:rPrChange>
          </w:rPr>
          <w:t>s are final, build the tables</w:t>
        </w:r>
      </w:ins>
      <w:ins w:id="116" w:author="Eric Boisvert" w:date="2016-01-04T09:41:00Z">
        <w:r w:rsidR="007502C8" w:rsidRPr="007502C8">
          <w:rPr>
            <w:color w:val="FF0000"/>
            <w:lang w:val="en-CA"/>
            <w:rPrChange w:id="117"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8" w:author="Eric Boisvert" w:date="2016-01-04T09:34:00Z"/>
          <w:color w:val="FF0000"/>
          <w:lang w:val="en-CA"/>
          <w:rPrChange w:id="119" w:author="Eric Boisvert" w:date="2016-01-04T09:43:00Z">
            <w:rPr>
              <w:ins w:id="120" w:author="Eric Boisvert" w:date="2016-01-04T09:34:00Z"/>
              <w:lang w:val="en-CA"/>
            </w:rPr>
          </w:rPrChange>
        </w:rPr>
        <w:pPrChange w:id="121"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2" w:author="Eric Boisvert" w:date="2016-01-04T09:34:00Z"/>
          <w:color w:val="FF0000"/>
          <w:lang w:val="en-CA"/>
          <w:rPrChange w:id="123" w:author="Eric Boisvert" w:date="2016-01-04T09:43:00Z">
            <w:rPr>
              <w:ins w:id="124" w:author="Eric Boisvert" w:date="2016-01-04T09:34:00Z"/>
              <w:lang w:val="en-CA"/>
            </w:rPr>
          </w:rPrChange>
        </w:rPr>
        <w:pPrChange w:id="125" w:author="Eric Boisvert" w:date="2016-01-04T09:43:00Z">
          <w:pPr>
            <w:spacing w:after="0"/>
          </w:pPr>
        </w:pPrChange>
      </w:pPr>
      <w:ins w:id="126" w:author="Eric Boisvert" w:date="2016-01-04T09:34:00Z">
        <w:r w:rsidRPr="007502C8">
          <w:rPr>
            <w:color w:val="FF0000"/>
            <w:lang w:val="en-CA"/>
            <w:rPrChange w:id="127" w:author="Eric Boisvert" w:date="2016-01-04T09:43:00Z">
              <w:rPr>
                <w:lang w:val="en-CA"/>
              </w:rPr>
            </w:rPrChange>
          </w:rPr>
          <w:t xml:space="preserve">Step 3 </w:t>
        </w:r>
      </w:ins>
      <w:ins w:id="128" w:author="Eric Boisvert" w:date="2016-01-04T09:41:00Z">
        <w:r w:rsidR="007502C8" w:rsidRPr="007502C8">
          <w:rPr>
            <w:color w:val="FF0000"/>
            <w:lang w:val="en-CA"/>
            <w:rPrChange w:id="129" w:author="Eric Boisvert" w:date="2016-01-04T09:43:00Z">
              <w:rPr>
                <w:lang w:val="en-CA"/>
              </w:rPr>
            </w:rPrChange>
          </w:rPr>
          <w:t>will</w:t>
        </w:r>
      </w:ins>
      <w:ins w:id="130" w:author="Eric Boisvert" w:date="2016-01-04T09:34:00Z">
        <w:r w:rsidRPr="007502C8">
          <w:rPr>
            <w:color w:val="FF0000"/>
            <w:lang w:val="en-CA"/>
            <w:rPrChange w:id="131"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2" w:author="Eric Boisvert" w:date="2016-01-04T09:35:00Z"/>
          <w:color w:val="FF0000"/>
          <w:lang w:val="en-CA"/>
          <w:rPrChange w:id="133" w:author="Eric Boisvert" w:date="2016-01-04T09:43:00Z">
            <w:rPr>
              <w:ins w:id="134" w:author="Eric Boisvert" w:date="2016-01-04T09:35:00Z"/>
              <w:lang w:val="en-CA"/>
            </w:rPr>
          </w:rPrChange>
        </w:rPr>
        <w:pPrChange w:id="135"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6" w:author="Eric Boisvert" w:date="2016-01-04T09:32:00Z"/>
          <w:color w:val="FF0000"/>
          <w:lang w:val="en-CA"/>
          <w:rPrChange w:id="137" w:author="Eric Boisvert" w:date="2016-01-04T09:43:00Z">
            <w:rPr>
              <w:ins w:id="138" w:author="Eric Boisvert" w:date="2016-01-04T09:32:00Z"/>
              <w:lang w:val="en-CA"/>
            </w:rPr>
          </w:rPrChange>
        </w:rPr>
        <w:pPrChange w:id="139" w:author="Eric Boisvert" w:date="2016-01-04T09:43:00Z">
          <w:pPr>
            <w:spacing w:after="0"/>
          </w:pPr>
        </w:pPrChange>
      </w:pPr>
      <w:ins w:id="140" w:author="Eric Boisvert" w:date="2016-01-04T09:35:00Z">
        <w:r w:rsidRPr="007502C8">
          <w:rPr>
            <w:color w:val="FF0000"/>
            <w:lang w:val="en-CA"/>
            <w:rPrChange w:id="141"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2" w:author="Eric Boisvert" w:date="2016-01-04T09:22:00Z"/>
          <w:color w:val="FF0000"/>
          <w:lang w:val="en-CA"/>
          <w:rPrChange w:id="143" w:author="Eric Boisvert" w:date="2016-01-04T09:43:00Z">
            <w:rPr>
              <w:ins w:id="144" w:author="Eric Boisvert" w:date="2016-01-04T09:22:00Z"/>
              <w:lang w:val="en-CA"/>
            </w:rPr>
          </w:rPrChange>
        </w:rPr>
        <w:pPrChange w:id="145" w:author="Eric Boisvert" w:date="2016-01-04T09:43:00Z">
          <w:pPr>
            <w:spacing w:after="0"/>
          </w:pPr>
        </w:pPrChange>
      </w:pPr>
    </w:p>
    <w:p w14:paraId="2A6A9EE7" w14:textId="77777777" w:rsidR="0064023A" w:rsidRDefault="0064023A">
      <w:pPr>
        <w:spacing w:after="0"/>
        <w:rPr>
          <w:ins w:id="146" w:author="Eric Boisvert" w:date="2016-01-04T09:22:00Z"/>
          <w:lang w:val="en-CA"/>
        </w:rPr>
      </w:pPr>
    </w:p>
    <w:p w14:paraId="6D7995B6" w14:textId="77777777" w:rsidR="007502C8" w:rsidRDefault="007502C8">
      <w:pPr>
        <w:spacing w:after="0"/>
        <w:rPr>
          <w:ins w:id="147" w:author="Eric Boisvert" w:date="2016-01-04T09:41:00Z"/>
          <w:sz w:val="16"/>
          <w:szCs w:val="16"/>
          <w:lang w:val="en-CA"/>
        </w:rPr>
      </w:pPr>
      <w:ins w:id="148"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584F6518" w14:textId="77777777" w:rsidR="0044586A" w:rsidRPr="00C007EE" w:rsidRDefault="00F27D5A">
      <w:pPr>
        <w:pStyle w:val="TOC1"/>
        <w:tabs>
          <w:tab w:val="left" w:pos="480"/>
          <w:tab w:val="right" w:leader="dot" w:pos="8630"/>
        </w:tabs>
        <w:rPr>
          <w:ins w:id="149" w:author="Eric Boisvert" w:date="2016-01-07T15:21: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50" w:author="Eric Boisvert" w:date="2016-01-07T15:21:00Z">
        <w:r w:rsidR="0044586A" w:rsidRPr="00772328">
          <w:rPr>
            <w:rStyle w:val="Hyperlink"/>
            <w:noProof/>
          </w:rPr>
          <w:fldChar w:fldCharType="begin"/>
        </w:r>
        <w:r w:rsidR="0044586A" w:rsidRPr="00772328">
          <w:rPr>
            <w:rStyle w:val="Hyperlink"/>
            <w:noProof/>
          </w:rPr>
          <w:instrText xml:space="preserve"> </w:instrText>
        </w:r>
        <w:r w:rsidR="0044586A">
          <w:rPr>
            <w:noProof/>
          </w:rPr>
          <w:instrText>HYPERLINK \l "_Toc439943412"</w:instrText>
        </w:r>
        <w:r w:rsidR="0044586A" w:rsidRPr="00772328">
          <w:rPr>
            <w:rStyle w:val="Hyperlink"/>
            <w:noProof/>
          </w:rPr>
          <w:instrText xml:space="preserve"> </w:instrText>
        </w:r>
        <w:r w:rsidR="0044586A" w:rsidRPr="00772328">
          <w:rPr>
            <w:rStyle w:val="Hyperlink"/>
            <w:noProof/>
          </w:rPr>
          <w:fldChar w:fldCharType="separate"/>
        </w:r>
        <w:r w:rsidR="0044586A" w:rsidRPr="00772328">
          <w:rPr>
            <w:rStyle w:val="Hyperlink"/>
            <w:noProof/>
            <w:lang w:val="en-CA"/>
          </w:rPr>
          <w:t>1.</w:t>
        </w:r>
        <w:r w:rsidR="0044586A" w:rsidRPr="00C007EE">
          <w:rPr>
            <w:rFonts w:ascii="Calibri" w:eastAsia="MS Mincho" w:hAnsi="Calibri"/>
            <w:noProof/>
            <w:sz w:val="22"/>
            <w:szCs w:val="22"/>
            <w:lang w:val="en-CA" w:eastAsia="en-CA"/>
          </w:rPr>
          <w:tab/>
        </w:r>
        <w:r w:rsidR="0044586A" w:rsidRPr="00772328">
          <w:rPr>
            <w:rStyle w:val="Hyperlink"/>
            <w:noProof/>
            <w:lang w:val="en-CA"/>
          </w:rPr>
          <w:t>Scope</w:t>
        </w:r>
        <w:r w:rsidR="0044586A">
          <w:rPr>
            <w:noProof/>
            <w:webHidden/>
          </w:rPr>
          <w:tab/>
        </w:r>
        <w:r w:rsidR="0044586A">
          <w:rPr>
            <w:noProof/>
            <w:webHidden/>
          </w:rPr>
          <w:fldChar w:fldCharType="begin"/>
        </w:r>
        <w:r w:rsidR="0044586A">
          <w:rPr>
            <w:noProof/>
            <w:webHidden/>
          </w:rPr>
          <w:instrText xml:space="preserve"> PAGEREF _Toc439943412 \h </w:instrText>
        </w:r>
      </w:ins>
      <w:r w:rsidR="0044586A">
        <w:rPr>
          <w:noProof/>
          <w:webHidden/>
        </w:rPr>
      </w:r>
      <w:r w:rsidR="0044586A">
        <w:rPr>
          <w:noProof/>
          <w:webHidden/>
        </w:rPr>
        <w:fldChar w:fldCharType="separate"/>
      </w:r>
      <w:ins w:id="151" w:author="Eric Boisvert" w:date="2016-01-07T15:21:00Z">
        <w:r w:rsidR="0044586A">
          <w:rPr>
            <w:noProof/>
            <w:webHidden/>
          </w:rPr>
          <w:t>11</w:t>
        </w:r>
        <w:r w:rsidR="0044586A">
          <w:rPr>
            <w:noProof/>
            <w:webHidden/>
          </w:rPr>
          <w:fldChar w:fldCharType="end"/>
        </w:r>
        <w:r w:rsidR="0044586A" w:rsidRPr="00772328">
          <w:rPr>
            <w:rStyle w:val="Hyperlink"/>
            <w:noProof/>
          </w:rPr>
          <w:fldChar w:fldCharType="end"/>
        </w:r>
      </w:ins>
    </w:p>
    <w:p w14:paraId="78E61DEF" w14:textId="77777777" w:rsidR="0044586A" w:rsidRPr="00C007EE" w:rsidRDefault="0044586A">
      <w:pPr>
        <w:pStyle w:val="TOC1"/>
        <w:tabs>
          <w:tab w:val="left" w:pos="480"/>
          <w:tab w:val="right" w:leader="dot" w:pos="8630"/>
        </w:tabs>
        <w:rPr>
          <w:ins w:id="152" w:author="Eric Boisvert" w:date="2016-01-07T15:21:00Z"/>
          <w:rFonts w:ascii="Calibri" w:eastAsia="MS Mincho" w:hAnsi="Calibri"/>
          <w:noProof/>
          <w:sz w:val="22"/>
          <w:szCs w:val="22"/>
          <w:lang w:val="en-CA" w:eastAsia="en-CA"/>
        </w:rPr>
      </w:pPr>
      <w:ins w:id="15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2.</w:t>
        </w:r>
        <w:r w:rsidRPr="00C007EE">
          <w:rPr>
            <w:rFonts w:ascii="Calibri" w:eastAsia="MS Mincho" w:hAnsi="Calibri"/>
            <w:noProof/>
            <w:sz w:val="22"/>
            <w:szCs w:val="22"/>
            <w:lang w:val="en-CA" w:eastAsia="en-CA"/>
          </w:rPr>
          <w:tab/>
        </w:r>
        <w:r w:rsidRPr="00772328">
          <w:rPr>
            <w:rStyle w:val="Hyperlink"/>
            <w:noProof/>
            <w:lang w:val="en-CA"/>
          </w:rPr>
          <w:t>Conformance</w:t>
        </w:r>
        <w:r>
          <w:rPr>
            <w:noProof/>
            <w:webHidden/>
          </w:rPr>
          <w:tab/>
        </w:r>
        <w:r>
          <w:rPr>
            <w:noProof/>
            <w:webHidden/>
          </w:rPr>
          <w:fldChar w:fldCharType="begin"/>
        </w:r>
        <w:r>
          <w:rPr>
            <w:noProof/>
            <w:webHidden/>
          </w:rPr>
          <w:instrText xml:space="preserve"> PAGEREF _Toc439943413 \h </w:instrText>
        </w:r>
      </w:ins>
      <w:r>
        <w:rPr>
          <w:noProof/>
          <w:webHidden/>
        </w:rPr>
      </w:r>
      <w:r>
        <w:rPr>
          <w:noProof/>
          <w:webHidden/>
        </w:rPr>
        <w:fldChar w:fldCharType="separate"/>
      </w:r>
      <w:ins w:id="154" w:author="Eric Boisvert" w:date="2016-01-07T15:21:00Z">
        <w:r>
          <w:rPr>
            <w:noProof/>
            <w:webHidden/>
          </w:rPr>
          <w:t>11</w:t>
        </w:r>
        <w:r>
          <w:rPr>
            <w:noProof/>
            <w:webHidden/>
          </w:rPr>
          <w:fldChar w:fldCharType="end"/>
        </w:r>
        <w:r w:rsidRPr="00772328">
          <w:rPr>
            <w:rStyle w:val="Hyperlink"/>
            <w:noProof/>
          </w:rPr>
          <w:fldChar w:fldCharType="end"/>
        </w:r>
      </w:ins>
    </w:p>
    <w:p w14:paraId="2F176052" w14:textId="77777777" w:rsidR="0044586A" w:rsidRPr="00C007EE" w:rsidRDefault="0044586A">
      <w:pPr>
        <w:pStyle w:val="TOC1"/>
        <w:tabs>
          <w:tab w:val="left" w:pos="480"/>
          <w:tab w:val="right" w:leader="dot" w:pos="8630"/>
        </w:tabs>
        <w:rPr>
          <w:ins w:id="155" w:author="Eric Boisvert" w:date="2016-01-07T15:21:00Z"/>
          <w:rFonts w:ascii="Calibri" w:eastAsia="MS Mincho" w:hAnsi="Calibri"/>
          <w:noProof/>
          <w:sz w:val="22"/>
          <w:szCs w:val="22"/>
          <w:lang w:val="en-CA" w:eastAsia="en-CA"/>
        </w:rPr>
      </w:pPr>
      <w:ins w:id="15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3.</w:t>
        </w:r>
        <w:r w:rsidRPr="00C007EE">
          <w:rPr>
            <w:rFonts w:ascii="Calibri" w:eastAsia="MS Mincho" w:hAnsi="Calibri"/>
            <w:noProof/>
            <w:sz w:val="22"/>
            <w:szCs w:val="22"/>
            <w:lang w:val="en-CA" w:eastAsia="en-CA"/>
          </w:rPr>
          <w:tab/>
        </w:r>
        <w:r w:rsidRPr="00772328">
          <w:rPr>
            <w:rStyle w:val="Hyperlink"/>
            <w:noProof/>
            <w:lang w:val="en-CA"/>
          </w:rPr>
          <w:t>References</w:t>
        </w:r>
        <w:r>
          <w:rPr>
            <w:noProof/>
            <w:webHidden/>
          </w:rPr>
          <w:tab/>
        </w:r>
        <w:r>
          <w:rPr>
            <w:noProof/>
            <w:webHidden/>
          </w:rPr>
          <w:fldChar w:fldCharType="begin"/>
        </w:r>
        <w:r>
          <w:rPr>
            <w:noProof/>
            <w:webHidden/>
          </w:rPr>
          <w:instrText xml:space="preserve"> PAGEREF _Toc439943414 \h </w:instrText>
        </w:r>
      </w:ins>
      <w:r>
        <w:rPr>
          <w:noProof/>
          <w:webHidden/>
        </w:rPr>
      </w:r>
      <w:r>
        <w:rPr>
          <w:noProof/>
          <w:webHidden/>
        </w:rPr>
        <w:fldChar w:fldCharType="separate"/>
      </w:r>
      <w:ins w:id="157" w:author="Eric Boisvert" w:date="2016-01-07T15:21:00Z">
        <w:r>
          <w:rPr>
            <w:noProof/>
            <w:webHidden/>
          </w:rPr>
          <w:t>12</w:t>
        </w:r>
        <w:r>
          <w:rPr>
            <w:noProof/>
            <w:webHidden/>
          </w:rPr>
          <w:fldChar w:fldCharType="end"/>
        </w:r>
        <w:r w:rsidRPr="00772328">
          <w:rPr>
            <w:rStyle w:val="Hyperlink"/>
            <w:noProof/>
          </w:rPr>
          <w:fldChar w:fldCharType="end"/>
        </w:r>
      </w:ins>
    </w:p>
    <w:p w14:paraId="2ED7056E" w14:textId="77777777" w:rsidR="0044586A" w:rsidRPr="00C007EE" w:rsidRDefault="0044586A">
      <w:pPr>
        <w:pStyle w:val="TOC1"/>
        <w:tabs>
          <w:tab w:val="left" w:pos="480"/>
          <w:tab w:val="right" w:leader="dot" w:pos="8630"/>
        </w:tabs>
        <w:rPr>
          <w:ins w:id="158" w:author="Eric Boisvert" w:date="2016-01-07T15:21:00Z"/>
          <w:rFonts w:ascii="Calibri" w:eastAsia="MS Mincho" w:hAnsi="Calibri"/>
          <w:noProof/>
          <w:sz w:val="22"/>
          <w:szCs w:val="22"/>
          <w:lang w:val="en-CA" w:eastAsia="en-CA"/>
        </w:rPr>
      </w:pPr>
      <w:ins w:id="15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w:t>
        </w:r>
        <w:r w:rsidRPr="00C007EE">
          <w:rPr>
            <w:rFonts w:ascii="Calibri" w:eastAsia="MS Mincho" w:hAnsi="Calibri"/>
            <w:noProof/>
            <w:sz w:val="22"/>
            <w:szCs w:val="22"/>
            <w:lang w:val="en-CA" w:eastAsia="en-CA"/>
          </w:rPr>
          <w:tab/>
        </w:r>
        <w:r w:rsidRPr="00772328">
          <w:rPr>
            <w:rStyle w:val="Hyperlink"/>
            <w:noProof/>
            <w:lang w:val="en-CA"/>
          </w:rPr>
          <w:t>Terms and Definitions</w:t>
        </w:r>
        <w:r>
          <w:rPr>
            <w:noProof/>
            <w:webHidden/>
          </w:rPr>
          <w:tab/>
        </w:r>
        <w:r>
          <w:rPr>
            <w:noProof/>
            <w:webHidden/>
          </w:rPr>
          <w:fldChar w:fldCharType="begin"/>
        </w:r>
        <w:r>
          <w:rPr>
            <w:noProof/>
            <w:webHidden/>
          </w:rPr>
          <w:instrText xml:space="preserve"> PAGEREF _Toc439943415 \h </w:instrText>
        </w:r>
      </w:ins>
      <w:r>
        <w:rPr>
          <w:noProof/>
          <w:webHidden/>
        </w:rPr>
      </w:r>
      <w:r>
        <w:rPr>
          <w:noProof/>
          <w:webHidden/>
        </w:rPr>
        <w:fldChar w:fldCharType="separate"/>
      </w:r>
      <w:ins w:id="160" w:author="Eric Boisvert" w:date="2016-01-07T15:21:00Z">
        <w:r>
          <w:rPr>
            <w:noProof/>
            <w:webHidden/>
          </w:rPr>
          <w:t>13</w:t>
        </w:r>
        <w:r>
          <w:rPr>
            <w:noProof/>
            <w:webHidden/>
          </w:rPr>
          <w:fldChar w:fldCharType="end"/>
        </w:r>
        <w:r w:rsidRPr="00772328">
          <w:rPr>
            <w:rStyle w:val="Hyperlink"/>
            <w:noProof/>
          </w:rPr>
          <w:fldChar w:fldCharType="end"/>
        </w:r>
      </w:ins>
    </w:p>
    <w:p w14:paraId="09F8060F" w14:textId="77777777" w:rsidR="0044586A" w:rsidRPr="00C007EE" w:rsidRDefault="0044586A">
      <w:pPr>
        <w:pStyle w:val="TOC2"/>
        <w:tabs>
          <w:tab w:val="left" w:pos="880"/>
          <w:tab w:val="right" w:leader="dot" w:pos="8630"/>
        </w:tabs>
        <w:rPr>
          <w:ins w:id="161" w:author="Eric Boisvert" w:date="2016-01-07T15:21:00Z"/>
          <w:rFonts w:ascii="Calibri" w:eastAsia="MS Mincho" w:hAnsi="Calibri"/>
          <w:noProof/>
          <w:sz w:val="22"/>
          <w:szCs w:val="22"/>
          <w:lang w:val="en-CA" w:eastAsia="en-CA"/>
        </w:rPr>
      </w:pPr>
      <w:ins w:id="16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w:t>
        </w:r>
        <w:r w:rsidRPr="00C007EE">
          <w:rPr>
            <w:rFonts w:ascii="Calibri" w:eastAsia="MS Mincho" w:hAnsi="Calibri"/>
            <w:noProof/>
            <w:sz w:val="22"/>
            <w:szCs w:val="22"/>
            <w:lang w:val="en-CA" w:eastAsia="en-CA"/>
          </w:rPr>
          <w:tab/>
        </w:r>
        <w:r w:rsidRPr="00772328">
          <w:rPr>
            <w:rStyle w:val="Hyperlink"/>
            <w:noProof/>
            <w:lang w:val="en-CA"/>
          </w:rPr>
          <w:t>coverage</w:t>
        </w:r>
        <w:r>
          <w:rPr>
            <w:noProof/>
            <w:webHidden/>
          </w:rPr>
          <w:tab/>
        </w:r>
        <w:r>
          <w:rPr>
            <w:noProof/>
            <w:webHidden/>
          </w:rPr>
          <w:fldChar w:fldCharType="begin"/>
        </w:r>
        <w:r>
          <w:rPr>
            <w:noProof/>
            <w:webHidden/>
          </w:rPr>
          <w:instrText xml:space="preserve"> PAGEREF _Toc439943416 \h </w:instrText>
        </w:r>
      </w:ins>
      <w:r>
        <w:rPr>
          <w:noProof/>
          <w:webHidden/>
        </w:rPr>
      </w:r>
      <w:r>
        <w:rPr>
          <w:noProof/>
          <w:webHidden/>
        </w:rPr>
        <w:fldChar w:fldCharType="separate"/>
      </w:r>
      <w:ins w:id="163" w:author="Eric Boisvert" w:date="2016-01-07T15:21:00Z">
        <w:r>
          <w:rPr>
            <w:noProof/>
            <w:webHidden/>
          </w:rPr>
          <w:t>13</w:t>
        </w:r>
        <w:r>
          <w:rPr>
            <w:noProof/>
            <w:webHidden/>
          </w:rPr>
          <w:fldChar w:fldCharType="end"/>
        </w:r>
        <w:r w:rsidRPr="00772328">
          <w:rPr>
            <w:rStyle w:val="Hyperlink"/>
            <w:noProof/>
          </w:rPr>
          <w:fldChar w:fldCharType="end"/>
        </w:r>
      </w:ins>
    </w:p>
    <w:p w14:paraId="0B0D30AA" w14:textId="77777777" w:rsidR="0044586A" w:rsidRPr="00C007EE" w:rsidRDefault="0044586A">
      <w:pPr>
        <w:pStyle w:val="TOC2"/>
        <w:tabs>
          <w:tab w:val="left" w:pos="880"/>
          <w:tab w:val="right" w:leader="dot" w:pos="8630"/>
        </w:tabs>
        <w:rPr>
          <w:ins w:id="164" w:author="Eric Boisvert" w:date="2016-01-07T15:21:00Z"/>
          <w:rFonts w:ascii="Calibri" w:eastAsia="MS Mincho" w:hAnsi="Calibri"/>
          <w:noProof/>
          <w:sz w:val="22"/>
          <w:szCs w:val="22"/>
          <w:lang w:val="en-CA" w:eastAsia="en-CA"/>
        </w:rPr>
      </w:pPr>
      <w:ins w:id="16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4.2</w:t>
        </w:r>
        <w:r w:rsidRPr="00C007EE">
          <w:rPr>
            <w:rFonts w:ascii="Calibri" w:eastAsia="MS Mincho" w:hAnsi="Calibri"/>
            <w:noProof/>
            <w:sz w:val="22"/>
            <w:szCs w:val="22"/>
            <w:lang w:val="en-CA" w:eastAsia="en-CA"/>
          </w:rPr>
          <w:tab/>
        </w:r>
        <w:r w:rsidRPr="00772328">
          <w:rPr>
            <w:rStyle w:val="Hyperlink"/>
            <w:noProof/>
            <w:lang w:val="en-CA"/>
          </w:rPr>
          <w:t>domain feature</w:t>
        </w:r>
        <w:r>
          <w:rPr>
            <w:noProof/>
            <w:webHidden/>
          </w:rPr>
          <w:tab/>
        </w:r>
        <w:r>
          <w:rPr>
            <w:noProof/>
            <w:webHidden/>
          </w:rPr>
          <w:fldChar w:fldCharType="begin"/>
        </w:r>
        <w:r>
          <w:rPr>
            <w:noProof/>
            <w:webHidden/>
          </w:rPr>
          <w:instrText xml:space="preserve"> PAGEREF _Toc439943417 \h </w:instrText>
        </w:r>
      </w:ins>
      <w:r>
        <w:rPr>
          <w:noProof/>
          <w:webHidden/>
        </w:rPr>
      </w:r>
      <w:r>
        <w:rPr>
          <w:noProof/>
          <w:webHidden/>
        </w:rPr>
        <w:fldChar w:fldCharType="separate"/>
      </w:r>
      <w:ins w:id="166" w:author="Eric Boisvert" w:date="2016-01-07T15:21:00Z">
        <w:r>
          <w:rPr>
            <w:noProof/>
            <w:webHidden/>
          </w:rPr>
          <w:t>13</w:t>
        </w:r>
        <w:r>
          <w:rPr>
            <w:noProof/>
            <w:webHidden/>
          </w:rPr>
          <w:fldChar w:fldCharType="end"/>
        </w:r>
        <w:r w:rsidRPr="00772328">
          <w:rPr>
            <w:rStyle w:val="Hyperlink"/>
            <w:noProof/>
          </w:rPr>
          <w:fldChar w:fldCharType="end"/>
        </w:r>
      </w:ins>
    </w:p>
    <w:p w14:paraId="14109A9D" w14:textId="77777777" w:rsidR="0044586A" w:rsidRPr="00C007EE" w:rsidRDefault="0044586A">
      <w:pPr>
        <w:pStyle w:val="TOC2"/>
        <w:tabs>
          <w:tab w:val="left" w:pos="880"/>
          <w:tab w:val="right" w:leader="dot" w:pos="8630"/>
        </w:tabs>
        <w:rPr>
          <w:ins w:id="167" w:author="Eric Boisvert" w:date="2016-01-07T15:21:00Z"/>
          <w:rFonts w:ascii="Calibri" w:eastAsia="MS Mincho" w:hAnsi="Calibri"/>
          <w:noProof/>
          <w:sz w:val="22"/>
          <w:szCs w:val="22"/>
          <w:lang w:val="en-CA" w:eastAsia="en-CA"/>
        </w:rPr>
      </w:pPr>
      <w:ins w:id="16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4.3</w:t>
        </w:r>
        <w:r w:rsidRPr="00C007EE">
          <w:rPr>
            <w:rFonts w:ascii="Calibri" w:eastAsia="MS Mincho" w:hAnsi="Calibri"/>
            <w:noProof/>
            <w:sz w:val="22"/>
            <w:szCs w:val="22"/>
            <w:lang w:val="en-CA" w:eastAsia="en-CA"/>
          </w:rPr>
          <w:tab/>
        </w:r>
        <w:r w:rsidRPr="00772328">
          <w:rPr>
            <w:rStyle w:val="Hyperlink"/>
            <w:noProof/>
            <w:lang w:val="en-CA"/>
          </w:rPr>
          <w:t>element &lt;XML&gt;</w:t>
        </w:r>
        <w:r>
          <w:rPr>
            <w:noProof/>
            <w:webHidden/>
          </w:rPr>
          <w:tab/>
        </w:r>
        <w:r>
          <w:rPr>
            <w:noProof/>
            <w:webHidden/>
          </w:rPr>
          <w:fldChar w:fldCharType="begin"/>
        </w:r>
        <w:r>
          <w:rPr>
            <w:noProof/>
            <w:webHidden/>
          </w:rPr>
          <w:instrText xml:space="preserve"> PAGEREF _Toc439943418 \h </w:instrText>
        </w:r>
      </w:ins>
      <w:r>
        <w:rPr>
          <w:noProof/>
          <w:webHidden/>
        </w:rPr>
      </w:r>
      <w:r>
        <w:rPr>
          <w:noProof/>
          <w:webHidden/>
        </w:rPr>
        <w:fldChar w:fldCharType="separate"/>
      </w:r>
      <w:ins w:id="169" w:author="Eric Boisvert" w:date="2016-01-07T15:21:00Z">
        <w:r>
          <w:rPr>
            <w:noProof/>
            <w:webHidden/>
          </w:rPr>
          <w:t>14</w:t>
        </w:r>
        <w:r>
          <w:rPr>
            <w:noProof/>
            <w:webHidden/>
          </w:rPr>
          <w:fldChar w:fldCharType="end"/>
        </w:r>
        <w:r w:rsidRPr="00772328">
          <w:rPr>
            <w:rStyle w:val="Hyperlink"/>
            <w:noProof/>
          </w:rPr>
          <w:fldChar w:fldCharType="end"/>
        </w:r>
      </w:ins>
    </w:p>
    <w:p w14:paraId="5C083CFE" w14:textId="77777777" w:rsidR="0044586A" w:rsidRPr="00C007EE" w:rsidRDefault="0044586A">
      <w:pPr>
        <w:pStyle w:val="TOC2"/>
        <w:tabs>
          <w:tab w:val="left" w:pos="880"/>
          <w:tab w:val="right" w:leader="dot" w:pos="8630"/>
        </w:tabs>
        <w:rPr>
          <w:ins w:id="170" w:author="Eric Boisvert" w:date="2016-01-07T15:21:00Z"/>
          <w:rFonts w:ascii="Calibri" w:eastAsia="MS Mincho" w:hAnsi="Calibri"/>
          <w:noProof/>
          <w:sz w:val="22"/>
          <w:szCs w:val="22"/>
          <w:lang w:val="en-CA" w:eastAsia="en-CA"/>
        </w:rPr>
      </w:pPr>
      <w:ins w:id="17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4.4</w:t>
        </w:r>
        <w:r w:rsidRPr="00C007EE">
          <w:rPr>
            <w:rFonts w:ascii="Calibri" w:eastAsia="MS Mincho" w:hAnsi="Calibri"/>
            <w:noProof/>
            <w:sz w:val="22"/>
            <w:szCs w:val="22"/>
            <w:lang w:val="en-CA" w:eastAsia="en-CA"/>
          </w:rPr>
          <w:tab/>
        </w:r>
        <w:r w:rsidRPr="00772328">
          <w:rPr>
            <w:rStyle w:val="Hyperlink"/>
            <w:noProof/>
            <w:lang w:val="en-CA"/>
          </w:rPr>
          <w:t>feature</w:t>
        </w:r>
        <w:r>
          <w:rPr>
            <w:noProof/>
            <w:webHidden/>
          </w:rPr>
          <w:tab/>
        </w:r>
        <w:r>
          <w:rPr>
            <w:noProof/>
            <w:webHidden/>
          </w:rPr>
          <w:fldChar w:fldCharType="begin"/>
        </w:r>
        <w:r>
          <w:rPr>
            <w:noProof/>
            <w:webHidden/>
          </w:rPr>
          <w:instrText xml:space="preserve"> PAGEREF _Toc439943419 \h </w:instrText>
        </w:r>
      </w:ins>
      <w:r>
        <w:rPr>
          <w:noProof/>
          <w:webHidden/>
        </w:rPr>
      </w:r>
      <w:r>
        <w:rPr>
          <w:noProof/>
          <w:webHidden/>
        </w:rPr>
        <w:fldChar w:fldCharType="separate"/>
      </w:r>
      <w:ins w:id="172" w:author="Eric Boisvert" w:date="2016-01-07T15:21:00Z">
        <w:r>
          <w:rPr>
            <w:noProof/>
            <w:webHidden/>
          </w:rPr>
          <w:t>14</w:t>
        </w:r>
        <w:r>
          <w:rPr>
            <w:noProof/>
            <w:webHidden/>
          </w:rPr>
          <w:fldChar w:fldCharType="end"/>
        </w:r>
        <w:r w:rsidRPr="00772328">
          <w:rPr>
            <w:rStyle w:val="Hyperlink"/>
            <w:noProof/>
          </w:rPr>
          <w:fldChar w:fldCharType="end"/>
        </w:r>
      </w:ins>
    </w:p>
    <w:p w14:paraId="4318D2CF" w14:textId="77777777" w:rsidR="0044586A" w:rsidRPr="00C007EE" w:rsidRDefault="0044586A">
      <w:pPr>
        <w:pStyle w:val="TOC2"/>
        <w:tabs>
          <w:tab w:val="left" w:pos="880"/>
          <w:tab w:val="right" w:leader="dot" w:pos="8630"/>
        </w:tabs>
        <w:rPr>
          <w:ins w:id="173" w:author="Eric Boisvert" w:date="2016-01-07T15:21:00Z"/>
          <w:rFonts w:ascii="Calibri" w:eastAsia="MS Mincho" w:hAnsi="Calibri"/>
          <w:noProof/>
          <w:sz w:val="22"/>
          <w:szCs w:val="22"/>
          <w:lang w:val="en-CA" w:eastAsia="en-CA"/>
        </w:rPr>
      </w:pPr>
      <w:ins w:id="17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4.5</w:t>
        </w:r>
        <w:r w:rsidRPr="00C007EE">
          <w:rPr>
            <w:rFonts w:ascii="Calibri" w:eastAsia="MS Mincho" w:hAnsi="Calibri"/>
            <w:noProof/>
            <w:sz w:val="22"/>
            <w:szCs w:val="22"/>
            <w:lang w:val="en-CA" w:eastAsia="en-CA"/>
          </w:rPr>
          <w:tab/>
        </w:r>
        <w:r w:rsidRPr="00772328">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_Toc439943420 \h </w:instrText>
        </w:r>
      </w:ins>
      <w:r>
        <w:rPr>
          <w:noProof/>
          <w:webHidden/>
        </w:rPr>
      </w:r>
      <w:r>
        <w:rPr>
          <w:noProof/>
          <w:webHidden/>
        </w:rPr>
        <w:fldChar w:fldCharType="separate"/>
      </w:r>
      <w:ins w:id="175" w:author="Eric Boisvert" w:date="2016-01-07T15:21:00Z">
        <w:r>
          <w:rPr>
            <w:noProof/>
            <w:webHidden/>
          </w:rPr>
          <w:t>14</w:t>
        </w:r>
        <w:r>
          <w:rPr>
            <w:noProof/>
            <w:webHidden/>
          </w:rPr>
          <w:fldChar w:fldCharType="end"/>
        </w:r>
        <w:r w:rsidRPr="00772328">
          <w:rPr>
            <w:rStyle w:val="Hyperlink"/>
            <w:noProof/>
          </w:rPr>
          <w:fldChar w:fldCharType="end"/>
        </w:r>
      </w:ins>
    </w:p>
    <w:p w14:paraId="2A5C36AD" w14:textId="77777777" w:rsidR="0044586A" w:rsidRPr="00C007EE" w:rsidRDefault="0044586A">
      <w:pPr>
        <w:pStyle w:val="TOC2"/>
        <w:tabs>
          <w:tab w:val="left" w:pos="880"/>
          <w:tab w:val="right" w:leader="dot" w:pos="8630"/>
        </w:tabs>
        <w:rPr>
          <w:ins w:id="176" w:author="Eric Boisvert" w:date="2016-01-07T15:21:00Z"/>
          <w:rFonts w:ascii="Calibri" w:eastAsia="MS Mincho" w:hAnsi="Calibri"/>
          <w:noProof/>
          <w:sz w:val="22"/>
          <w:szCs w:val="22"/>
          <w:lang w:val="en-CA" w:eastAsia="en-CA"/>
        </w:rPr>
      </w:pPr>
      <w:ins w:id="17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4.6</w:t>
        </w:r>
        <w:r w:rsidRPr="00C007EE">
          <w:rPr>
            <w:rFonts w:ascii="Calibri" w:eastAsia="MS Mincho" w:hAnsi="Calibri"/>
            <w:noProof/>
            <w:sz w:val="22"/>
            <w:szCs w:val="22"/>
            <w:lang w:val="en-CA" w:eastAsia="en-CA"/>
          </w:rPr>
          <w:tab/>
        </w:r>
        <w:r w:rsidRPr="00772328">
          <w:rPr>
            <w:rStyle w:val="Hyperlink"/>
            <w:noProof/>
            <w:lang w:val="en-CA"/>
          </w:rPr>
          <w:t>GML document</w:t>
        </w:r>
        <w:r>
          <w:rPr>
            <w:noProof/>
            <w:webHidden/>
          </w:rPr>
          <w:tab/>
        </w:r>
        <w:r>
          <w:rPr>
            <w:noProof/>
            <w:webHidden/>
          </w:rPr>
          <w:fldChar w:fldCharType="begin"/>
        </w:r>
        <w:r>
          <w:rPr>
            <w:noProof/>
            <w:webHidden/>
          </w:rPr>
          <w:instrText xml:space="preserve"> PAGEREF _Toc439943421 \h </w:instrText>
        </w:r>
      </w:ins>
      <w:r>
        <w:rPr>
          <w:noProof/>
          <w:webHidden/>
        </w:rPr>
      </w:r>
      <w:r>
        <w:rPr>
          <w:noProof/>
          <w:webHidden/>
        </w:rPr>
        <w:fldChar w:fldCharType="separate"/>
      </w:r>
      <w:ins w:id="178" w:author="Eric Boisvert" w:date="2016-01-07T15:21:00Z">
        <w:r>
          <w:rPr>
            <w:noProof/>
            <w:webHidden/>
          </w:rPr>
          <w:t>14</w:t>
        </w:r>
        <w:r>
          <w:rPr>
            <w:noProof/>
            <w:webHidden/>
          </w:rPr>
          <w:fldChar w:fldCharType="end"/>
        </w:r>
        <w:r w:rsidRPr="00772328">
          <w:rPr>
            <w:rStyle w:val="Hyperlink"/>
            <w:noProof/>
          </w:rPr>
          <w:fldChar w:fldCharType="end"/>
        </w:r>
      </w:ins>
    </w:p>
    <w:p w14:paraId="2EAA5EC5" w14:textId="77777777" w:rsidR="0044586A" w:rsidRPr="00C007EE" w:rsidRDefault="0044586A">
      <w:pPr>
        <w:pStyle w:val="TOC2"/>
        <w:tabs>
          <w:tab w:val="left" w:pos="880"/>
          <w:tab w:val="right" w:leader="dot" w:pos="8630"/>
        </w:tabs>
        <w:rPr>
          <w:ins w:id="179" w:author="Eric Boisvert" w:date="2016-01-07T15:21:00Z"/>
          <w:rFonts w:ascii="Calibri" w:eastAsia="MS Mincho" w:hAnsi="Calibri"/>
          <w:noProof/>
          <w:sz w:val="22"/>
          <w:szCs w:val="22"/>
          <w:lang w:val="en-CA" w:eastAsia="en-CA"/>
        </w:rPr>
      </w:pPr>
      <w:ins w:id="18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4.7</w:t>
        </w:r>
        <w:r w:rsidRPr="00C007EE">
          <w:rPr>
            <w:rFonts w:ascii="Calibri" w:eastAsia="MS Mincho" w:hAnsi="Calibri"/>
            <w:noProof/>
            <w:sz w:val="22"/>
            <w:szCs w:val="22"/>
            <w:lang w:val="en-CA" w:eastAsia="en-CA"/>
          </w:rPr>
          <w:tab/>
        </w:r>
        <w:r w:rsidRPr="00772328">
          <w:rPr>
            <w:rStyle w:val="Hyperlink"/>
            <w:noProof/>
            <w:lang w:val="en-CA"/>
          </w:rPr>
          <w:t>GML schema</w:t>
        </w:r>
        <w:r>
          <w:rPr>
            <w:noProof/>
            <w:webHidden/>
          </w:rPr>
          <w:tab/>
        </w:r>
        <w:r>
          <w:rPr>
            <w:noProof/>
            <w:webHidden/>
          </w:rPr>
          <w:fldChar w:fldCharType="begin"/>
        </w:r>
        <w:r>
          <w:rPr>
            <w:noProof/>
            <w:webHidden/>
          </w:rPr>
          <w:instrText xml:space="preserve"> PAGEREF _Toc439943422 \h </w:instrText>
        </w:r>
      </w:ins>
      <w:r>
        <w:rPr>
          <w:noProof/>
          <w:webHidden/>
        </w:rPr>
      </w:r>
      <w:r>
        <w:rPr>
          <w:noProof/>
          <w:webHidden/>
        </w:rPr>
        <w:fldChar w:fldCharType="separate"/>
      </w:r>
      <w:ins w:id="181" w:author="Eric Boisvert" w:date="2016-01-07T15:21:00Z">
        <w:r>
          <w:rPr>
            <w:noProof/>
            <w:webHidden/>
          </w:rPr>
          <w:t>14</w:t>
        </w:r>
        <w:r>
          <w:rPr>
            <w:noProof/>
            <w:webHidden/>
          </w:rPr>
          <w:fldChar w:fldCharType="end"/>
        </w:r>
        <w:r w:rsidRPr="00772328">
          <w:rPr>
            <w:rStyle w:val="Hyperlink"/>
            <w:noProof/>
          </w:rPr>
          <w:fldChar w:fldCharType="end"/>
        </w:r>
      </w:ins>
    </w:p>
    <w:p w14:paraId="59026FD3" w14:textId="77777777" w:rsidR="0044586A" w:rsidRPr="00C007EE" w:rsidRDefault="0044586A">
      <w:pPr>
        <w:pStyle w:val="TOC2"/>
        <w:tabs>
          <w:tab w:val="left" w:pos="880"/>
          <w:tab w:val="right" w:leader="dot" w:pos="8630"/>
        </w:tabs>
        <w:rPr>
          <w:ins w:id="182" w:author="Eric Boisvert" w:date="2016-01-07T15:21:00Z"/>
          <w:rFonts w:ascii="Calibri" w:eastAsia="MS Mincho" w:hAnsi="Calibri"/>
          <w:noProof/>
          <w:sz w:val="22"/>
          <w:szCs w:val="22"/>
          <w:lang w:val="en-CA" w:eastAsia="en-CA"/>
        </w:rPr>
      </w:pPr>
      <w:ins w:id="18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4.8</w:t>
        </w:r>
        <w:r w:rsidRPr="00C007EE">
          <w:rPr>
            <w:rFonts w:ascii="Calibri" w:eastAsia="MS Mincho" w:hAnsi="Calibri"/>
            <w:noProof/>
            <w:sz w:val="22"/>
            <w:szCs w:val="22"/>
            <w:lang w:val="en-CA" w:eastAsia="en-CA"/>
          </w:rPr>
          <w:tab/>
        </w:r>
        <w:r w:rsidRPr="00772328">
          <w:rPr>
            <w:rStyle w:val="Hyperlink"/>
            <w:noProof/>
            <w:lang w:val="en-CA"/>
          </w:rPr>
          <w:t>measurement</w:t>
        </w:r>
        <w:r>
          <w:rPr>
            <w:noProof/>
            <w:webHidden/>
          </w:rPr>
          <w:tab/>
        </w:r>
        <w:r>
          <w:rPr>
            <w:noProof/>
            <w:webHidden/>
          </w:rPr>
          <w:fldChar w:fldCharType="begin"/>
        </w:r>
        <w:r>
          <w:rPr>
            <w:noProof/>
            <w:webHidden/>
          </w:rPr>
          <w:instrText xml:space="preserve"> PAGEREF _Toc439943423 \h </w:instrText>
        </w:r>
      </w:ins>
      <w:r>
        <w:rPr>
          <w:noProof/>
          <w:webHidden/>
        </w:rPr>
      </w:r>
      <w:r>
        <w:rPr>
          <w:noProof/>
          <w:webHidden/>
        </w:rPr>
        <w:fldChar w:fldCharType="separate"/>
      </w:r>
      <w:ins w:id="184" w:author="Eric Boisvert" w:date="2016-01-07T15:21:00Z">
        <w:r>
          <w:rPr>
            <w:noProof/>
            <w:webHidden/>
          </w:rPr>
          <w:t>14</w:t>
        </w:r>
        <w:r>
          <w:rPr>
            <w:noProof/>
            <w:webHidden/>
          </w:rPr>
          <w:fldChar w:fldCharType="end"/>
        </w:r>
        <w:r w:rsidRPr="00772328">
          <w:rPr>
            <w:rStyle w:val="Hyperlink"/>
            <w:noProof/>
          </w:rPr>
          <w:fldChar w:fldCharType="end"/>
        </w:r>
      </w:ins>
    </w:p>
    <w:p w14:paraId="4D88DDB3" w14:textId="77777777" w:rsidR="0044586A" w:rsidRPr="00C007EE" w:rsidRDefault="0044586A">
      <w:pPr>
        <w:pStyle w:val="TOC2"/>
        <w:tabs>
          <w:tab w:val="left" w:pos="880"/>
          <w:tab w:val="right" w:leader="dot" w:pos="8630"/>
        </w:tabs>
        <w:rPr>
          <w:ins w:id="185" w:author="Eric Boisvert" w:date="2016-01-07T15:21:00Z"/>
          <w:rFonts w:ascii="Calibri" w:eastAsia="MS Mincho" w:hAnsi="Calibri"/>
          <w:noProof/>
          <w:sz w:val="22"/>
          <w:szCs w:val="22"/>
          <w:lang w:val="en-CA" w:eastAsia="en-CA"/>
        </w:rPr>
      </w:pPr>
      <w:ins w:id="18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4.9</w:t>
        </w:r>
        <w:r w:rsidRPr="00C007EE">
          <w:rPr>
            <w:rFonts w:ascii="Calibri" w:eastAsia="MS Mincho" w:hAnsi="Calibri"/>
            <w:noProof/>
            <w:sz w:val="22"/>
            <w:szCs w:val="22"/>
            <w:lang w:val="en-CA" w:eastAsia="en-CA"/>
          </w:rPr>
          <w:tab/>
        </w:r>
        <w:r w:rsidRPr="00772328">
          <w:rPr>
            <w:rStyle w:val="Hyperlink"/>
            <w:noProof/>
            <w:lang w:val="en-CA"/>
          </w:rPr>
          <w:t>observation</w:t>
        </w:r>
        <w:r>
          <w:rPr>
            <w:noProof/>
            <w:webHidden/>
          </w:rPr>
          <w:tab/>
        </w:r>
        <w:r>
          <w:rPr>
            <w:noProof/>
            <w:webHidden/>
          </w:rPr>
          <w:fldChar w:fldCharType="begin"/>
        </w:r>
        <w:r>
          <w:rPr>
            <w:noProof/>
            <w:webHidden/>
          </w:rPr>
          <w:instrText xml:space="preserve"> PAGEREF _Toc439943424 \h </w:instrText>
        </w:r>
      </w:ins>
      <w:r>
        <w:rPr>
          <w:noProof/>
          <w:webHidden/>
        </w:rPr>
      </w:r>
      <w:r>
        <w:rPr>
          <w:noProof/>
          <w:webHidden/>
        </w:rPr>
        <w:fldChar w:fldCharType="separate"/>
      </w:r>
      <w:ins w:id="187" w:author="Eric Boisvert" w:date="2016-01-07T15:21:00Z">
        <w:r>
          <w:rPr>
            <w:noProof/>
            <w:webHidden/>
          </w:rPr>
          <w:t>14</w:t>
        </w:r>
        <w:r>
          <w:rPr>
            <w:noProof/>
            <w:webHidden/>
          </w:rPr>
          <w:fldChar w:fldCharType="end"/>
        </w:r>
        <w:r w:rsidRPr="00772328">
          <w:rPr>
            <w:rStyle w:val="Hyperlink"/>
            <w:noProof/>
          </w:rPr>
          <w:fldChar w:fldCharType="end"/>
        </w:r>
      </w:ins>
    </w:p>
    <w:p w14:paraId="16ADF306" w14:textId="77777777" w:rsidR="0044586A" w:rsidRPr="00C007EE" w:rsidRDefault="0044586A">
      <w:pPr>
        <w:pStyle w:val="TOC2"/>
        <w:tabs>
          <w:tab w:val="left" w:pos="1100"/>
          <w:tab w:val="right" w:leader="dot" w:pos="8630"/>
        </w:tabs>
        <w:rPr>
          <w:ins w:id="188" w:author="Eric Boisvert" w:date="2016-01-07T15:21:00Z"/>
          <w:rFonts w:ascii="Calibri" w:eastAsia="MS Mincho" w:hAnsi="Calibri"/>
          <w:noProof/>
          <w:sz w:val="22"/>
          <w:szCs w:val="22"/>
          <w:lang w:val="en-CA" w:eastAsia="en-CA"/>
        </w:rPr>
      </w:pPr>
      <w:ins w:id="18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4.10</w:t>
        </w:r>
        <w:r w:rsidRPr="00C007EE">
          <w:rPr>
            <w:rFonts w:ascii="Calibri" w:eastAsia="MS Mincho" w:hAnsi="Calibri"/>
            <w:noProof/>
            <w:sz w:val="22"/>
            <w:szCs w:val="22"/>
            <w:lang w:val="en-CA" w:eastAsia="en-CA"/>
          </w:rPr>
          <w:tab/>
        </w:r>
        <w:r w:rsidRPr="00772328">
          <w:rPr>
            <w:rStyle w:val="Hyperlink"/>
            <w:noProof/>
            <w:lang w:val="en-CA"/>
          </w:rPr>
          <w:t>observation procedure</w:t>
        </w:r>
        <w:r>
          <w:rPr>
            <w:noProof/>
            <w:webHidden/>
          </w:rPr>
          <w:tab/>
        </w:r>
        <w:r>
          <w:rPr>
            <w:noProof/>
            <w:webHidden/>
          </w:rPr>
          <w:fldChar w:fldCharType="begin"/>
        </w:r>
        <w:r>
          <w:rPr>
            <w:noProof/>
            <w:webHidden/>
          </w:rPr>
          <w:instrText xml:space="preserve"> PAGEREF _Toc439943425 \h </w:instrText>
        </w:r>
      </w:ins>
      <w:r>
        <w:rPr>
          <w:noProof/>
          <w:webHidden/>
        </w:rPr>
      </w:r>
      <w:r>
        <w:rPr>
          <w:noProof/>
          <w:webHidden/>
        </w:rPr>
        <w:fldChar w:fldCharType="separate"/>
      </w:r>
      <w:ins w:id="190" w:author="Eric Boisvert" w:date="2016-01-07T15:21:00Z">
        <w:r>
          <w:rPr>
            <w:noProof/>
            <w:webHidden/>
          </w:rPr>
          <w:t>15</w:t>
        </w:r>
        <w:r>
          <w:rPr>
            <w:noProof/>
            <w:webHidden/>
          </w:rPr>
          <w:fldChar w:fldCharType="end"/>
        </w:r>
        <w:r w:rsidRPr="00772328">
          <w:rPr>
            <w:rStyle w:val="Hyperlink"/>
            <w:noProof/>
          </w:rPr>
          <w:fldChar w:fldCharType="end"/>
        </w:r>
      </w:ins>
    </w:p>
    <w:p w14:paraId="2A50DC3C" w14:textId="77777777" w:rsidR="0044586A" w:rsidRPr="00C007EE" w:rsidRDefault="0044586A">
      <w:pPr>
        <w:pStyle w:val="TOC2"/>
        <w:tabs>
          <w:tab w:val="left" w:pos="1100"/>
          <w:tab w:val="right" w:leader="dot" w:pos="8630"/>
        </w:tabs>
        <w:rPr>
          <w:ins w:id="191" w:author="Eric Boisvert" w:date="2016-01-07T15:21:00Z"/>
          <w:rFonts w:ascii="Calibri" w:eastAsia="MS Mincho" w:hAnsi="Calibri"/>
          <w:noProof/>
          <w:sz w:val="22"/>
          <w:szCs w:val="22"/>
          <w:lang w:val="en-CA" w:eastAsia="en-CA"/>
        </w:rPr>
      </w:pPr>
      <w:ins w:id="19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4.11</w:t>
        </w:r>
        <w:r w:rsidRPr="00C007EE">
          <w:rPr>
            <w:rFonts w:ascii="Calibri" w:eastAsia="MS Mincho" w:hAnsi="Calibri"/>
            <w:noProof/>
            <w:sz w:val="22"/>
            <w:szCs w:val="22"/>
            <w:lang w:val="en-CA" w:eastAsia="en-CA"/>
          </w:rPr>
          <w:tab/>
        </w:r>
        <w:r w:rsidRPr="00772328">
          <w:rPr>
            <w:rStyle w:val="Hyperlink"/>
            <w:noProof/>
            <w:lang w:val="en-CA"/>
          </w:rPr>
          <w:t>observation result</w:t>
        </w:r>
        <w:r>
          <w:rPr>
            <w:noProof/>
            <w:webHidden/>
          </w:rPr>
          <w:tab/>
        </w:r>
        <w:r>
          <w:rPr>
            <w:noProof/>
            <w:webHidden/>
          </w:rPr>
          <w:fldChar w:fldCharType="begin"/>
        </w:r>
        <w:r>
          <w:rPr>
            <w:noProof/>
            <w:webHidden/>
          </w:rPr>
          <w:instrText xml:space="preserve"> PAGEREF _Toc439943426 \h </w:instrText>
        </w:r>
      </w:ins>
      <w:r>
        <w:rPr>
          <w:noProof/>
          <w:webHidden/>
        </w:rPr>
      </w:r>
      <w:r>
        <w:rPr>
          <w:noProof/>
          <w:webHidden/>
        </w:rPr>
        <w:fldChar w:fldCharType="separate"/>
      </w:r>
      <w:ins w:id="193" w:author="Eric Boisvert" w:date="2016-01-07T15:21:00Z">
        <w:r>
          <w:rPr>
            <w:noProof/>
            <w:webHidden/>
          </w:rPr>
          <w:t>15</w:t>
        </w:r>
        <w:r>
          <w:rPr>
            <w:noProof/>
            <w:webHidden/>
          </w:rPr>
          <w:fldChar w:fldCharType="end"/>
        </w:r>
        <w:r w:rsidRPr="00772328">
          <w:rPr>
            <w:rStyle w:val="Hyperlink"/>
            <w:noProof/>
          </w:rPr>
          <w:fldChar w:fldCharType="end"/>
        </w:r>
      </w:ins>
    </w:p>
    <w:p w14:paraId="7B1DC654" w14:textId="77777777" w:rsidR="0044586A" w:rsidRPr="00C007EE" w:rsidRDefault="0044586A">
      <w:pPr>
        <w:pStyle w:val="TOC2"/>
        <w:tabs>
          <w:tab w:val="left" w:pos="1100"/>
          <w:tab w:val="right" w:leader="dot" w:pos="8630"/>
        </w:tabs>
        <w:rPr>
          <w:ins w:id="194" w:author="Eric Boisvert" w:date="2016-01-07T15:21:00Z"/>
          <w:rFonts w:ascii="Calibri" w:eastAsia="MS Mincho" w:hAnsi="Calibri"/>
          <w:noProof/>
          <w:sz w:val="22"/>
          <w:szCs w:val="22"/>
          <w:lang w:val="en-CA" w:eastAsia="en-CA"/>
        </w:rPr>
      </w:pPr>
      <w:ins w:id="19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4.12</w:t>
        </w:r>
        <w:r w:rsidRPr="00C007EE">
          <w:rPr>
            <w:rFonts w:ascii="Calibri" w:eastAsia="MS Mincho" w:hAnsi="Calibri"/>
            <w:noProof/>
            <w:sz w:val="22"/>
            <w:szCs w:val="22"/>
            <w:lang w:val="en-CA" w:eastAsia="en-CA"/>
          </w:rPr>
          <w:tab/>
        </w:r>
        <w:r w:rsidRPr="00772328">
          <w:rPr>
            <w:rStyle w:val="Hyperlink"/>
            <w:noProof/>
            <w:lang w:val="en-CA"/>
          </w:rPr>
          <w:t>property &lt;General Feature Model&gt;</w:t>
        </w:r>
        <w:r>
          <w:rPr>
            <w:noProof/>
            <w:webHidden/>
          </w:rPr>
          <w:tab/>
        </w:r>
        <w:r>
          <w:rPr>
            <w:noProof/>
            <w:webHidden/>
          </w:rPr>
          <w:fldChar w:fldCharType="begin"/>
        </w:r>
        <w:r>
          <w:rPr>
            <w:noProof/>
            <w:webHidden/>
          </w:rPr>
          <w:instrText xml:space="preserve"> PAGEREF _Toc439943427 \h </w:instrText>
        </w:r>
      </w:ins>
      <w:r>
        <w:rPr>
          <w:noProof/>
          <w:webHidden/>
        </w:rPr>
      </w:r>
      <w:r>
        <w:rPr>
          <w:noProof/>
          <w:webHidden/>
        </w:rPr>
        <w:fldChar w:fldCharType="separate"/>
      </w:r>
      <w:ins w:id="196" w:author="Eric Boisvert" w:date="2016-01-07T15:21:00Z">
        <w:r>
          <w:rPr>
            <w:noProof/>
            <w:webHidden/>
          </w:rPr>
          <w:t>15</w:t>
        </w:r>
        <w:r>
          <w:rPr>
            <w:noProof/>
            <w:webHidden/>
          </w:rPr>
          <w:fldChar w:fldCharType="end"/>
        </w:r>
        <w:r w:rsidRPr="00772328">
          <w:rPr>
            <w:rStyle w:val="Hyperlink"/>
            <w:noProof/>
          </w:rPr>
          <w:fldChar w:fldCharType="end"/>
        </w:r>
      </w:ins>
    </w:p>
    <w:p w14:paraId="404E913B" w14:textId="77777777" w:rsidR="0044586A" w:rsidRPr="00C007EE" w:rsidRDefault="0044586A">
      <w:pPr>
        <w:pStyle w:val="TOC2"/>
        <w:tabs>
          <w:tab w:val="left" w:pos="1100"/>
          <w:tab w:val="right" w:leader="dot" w:pos="8630"/>
        </w:tabs>
        <w:rPr>
          <w:ins w:id="197" w:author="Eric Boisvert" w:date="2016-01-07T15:21:00Z"/>
          <w:rFonts w:ascii="Calibri" w:eastAsia="MS Mincho" w:hAnsi="Calibri"/>
          <w:noProof/>
          <w:sz w:val="22"/>
          <w:szCs w:val="22"/>
          <w:lang w:val="en-CA" w:eastAsia="en-CA"/>
        </w:rPr>
      </w:pPr>
      <w:ins w:id="19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4.13</w:t>
        </w:r>
        <w:r w:rsidRPr="00C007EE">
          <w:rPr>
            <w:rFonts w:ascii="Calibri" w:eastAsia="MS Mincho" w:hAnsi="Calibri"/>
            <w:noProof/>
            <w:sz w:val="22"/>
            <w:szCs w:val="22"/>
            <w:lang w:val="en-CA" w:eastAsia="en-CA"/>
          </w:rPr>
          <w:tab/>
        </w:r>
        <w:r w:rsidRPr="00772328">
          <w:rPr>
            <w:rStyle w:val="Hyperlink"/>
            <w:noProof/>
            <w:lang w:val="en-CA"/>
          </w:rPr>
          <w:t>sampled feature</w:t>
        </w:r>
        <w:r>
          <w:rPr>
            <w:noProof/>
            <w:webHidden/>
          </w:rPr>
          <w:tab/>
        </w:r>
        <w:r>
          <w:rPr>
            <w:noProof/>
            <w:webHidden/>
          </w:rPr>
          <w:fldChar w:fldCharType="begin"/>
        </w:r>
        <w:r>
          <w:rPr>
            <w:noProof/>
            <w:webHidden/>
          </w:rPr>
          <w:instrText xml:space="preserve"> PAGEREF _Toc439943428 \h </w:instrText>
        </w:r>
      </w:ins>
      <w:r>
        <w:rPr>
          <w:noProof/>
          <w:webHidden/>
        </w:rPr>
      </w:r>
      <w:r>
        <w:rPr>
          <w:noProof/>
          <w:webHidden/>
        </w:rPr>
        <w:fldChar w:fldCharType="separate"/>
      </w:r>
      <w:ins w:id="199" w:author="Eric Boisvert" w:date="2016-01-07T15:21:00Z">
        <w:r>
          <w:rPr>
            <w:noProof/>
            <w:webHidden/>
          </w:rPr>
          <w:t>15</w:t>
        </w:r>
        <w:r>
          <w:rPr>
            <w:noProof/>
            <w:webHidden/>
          </w:rPr>
          <w:fldChar w:fldCharType="end"/>
        </w:r>
        <w:r w:rsidRPr="00772328">
          <w:rPr>
            <w:rStyle w:val="Hyperlink"/>
            <w:noProof/>
          </w:rPr>
          <w:fldChar w:fldCharType="end"/>
        </w:r>
      </w:ins>
    </w:p>
    <w:p w14:paraId="21266312" w14:textId="77777777" w:rsidR="0044586A" w:rsidRPr="00C007EE" w:rsidRDefault="0044586A">
      <w:pPr>
        <w:pStyle w:val="TOC2"/>
        <w:tabs>
          <w:tab w:val="left" w:pos="1100"/>
          <w:tab w:val="right" w:leader="dot" w:pos="8630"/>
        </w:tabs>
        <w:rPr>
          <w:ins w:id="200" w:author="Eric Boisvert" w:date="2016-01-07T15:21:00Z"/>
          <w:rFonts w:ascii="Calibri" w:eastAsia="MS Mincho" w:hAnsi="Calibri"/>
          <w:noProof/>
          <w:sz w:val="22"/>
          <w:szCs w:val="22"/>
          <w:lang w:val="en-CA" w:eastAsia="en-CA"/>
        </w:rPr>
      </w:pPr>
      <w:ins w:id="20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4.14</w:t>
        </w:r>
        <w:r w:rsidRPr="00C007EE">
          <w:rPr>
            <w:rFonts w:ascii="Calibri" w:eastAsia="MS Mincho" w:hAnsi="Calibri"/>
            <w:noProof/>
            <w:sz w:val="22"/>
            <w:szCs w:val="22"/>
            <w:lang w:val="en-CA" w:eastAsia="en-CA"/>
          </w:rPr>
          <w:tab/>
        </w:r>
        <w:r w:rsidRPr="00772328">
          <w:rPr>
            <w:rStyle w:val="Hyperlink"/>
            <w:noProof/>
            <w:lang w:val="en-CA"/>
          </w:rPr>
          <w:t>sampling feature</w:t>
        </w:r>
        <w:r>
          <w:rPr>
            <w:noProof/>
            <w:webHidden/>
          </w:rPr>
          <w:tab/>
        </w:r>
        <w:r>
          <w:rPr>
            <w:noProof/>
            <w:webHidden/>
          </w:rPr>
          <w:fldChar w:fldCharType="begin"/>
        </w:r>
        <w:r>
          <w:rPr>
            <w:noProof/>
            <w:webHidden/>
          </w:rPr>
          <w:instrText xml:space="preserve"> PAGEREF _Toc439943429 \h </w:instrText>
        </w:r>
      </w:ins>
      <w:r>
        <w:rPr>
          <w:noProof/>
          <w:webHidden/>
        </w:rPr>
      </w:r>
      <w:r>
        <w:rPr>
          <w:noProof/>
          <w:webHidden/>
        </w:rPr>
        <w:fldChar w:fldCharType="separate"/>
      </w:r>
      <w:ins w:id="202" w:author="Eric Boisvert" w:date="2016-01-07T15:21:00Z">
        <w:r>
          <w:rPr>
            <w:noProof/>
            <w:webHidden/>
          </w:rPr>
          <w:t>15</w:t>
        </w:r>
        <w:r>
          <w:rPr>
            <w:noProof/>
            <w:webHidden/>
          </w:rPr>
          <w:fldChar w:fldCharType="end"/>
        </w:r>
        <w:r w:rsidRPr="00772328">
          <w:rPr>
            <w:rStyle w:val="Hyperlink"/>
            <w:noProof/>
          </w:rPr>
          <w:fldChar w:fldCharType="end"/>
        </w:r>
      </w:ins>
    </w:p>
    <w:p w14:paraId="58B36CD3" w14:textId="77777777" w:rsidR="0044586A" w:rsidRPr="00C007EE" w:rsidRDefault="0044586A">
      <w:pPr>
        <w:pStyle w:val="TOC2"/>
        <w:tabs>
          <w:tab w:val="left" w:pos="1100"/>
          <w:tab w:val="right" w:leader="dot" w:pos="8630"/>
        </w:tabs>
        <w:rPr>
          <w:ins w:id="203" w:author="Eric Boisvert" w:date="2016-01-07T15:21:00Z"/>
          <w:rFonts w:ascii="Calibri" w:eastAsia="MS Mincho" w:hAnsi="Calibri"/>
          <w:noProof/>
          <w:sz w:val="22"/>
          <w:szCs w:val="22"/>
          <w:lang w:val="en-CA" w:eastAsia="en-CA"/>
        </w:rPr>
      </w:pPr>
      <w:ins w:id="20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4.15</w:t>
        </w:r>
        <w:r w:rsidRPr="00C007EE">
          <w:rPr>
            <w:rFonts w:ascii="Calibri" w:eastAsia="MS Mincho" w:hAnsi="Calibri"/>
            <w:noProof/>
            <w:sz w:val="22"/>
            <w:szCs w:val="22"/>
            <w:lang w:val="en-CA" w:eastAsia="en-CA"/>
          </w:rPr>
          <w:tab/>
        </w:r>
        <w:r w:rsidRPr="00772328">
          <w:rPr>
            <w:rStyle w:val="Hyperlink"/>
            <w:noProof/>
            <w:lang w:val="en-CA"/>
          </w:rPr>
          <w:t>schema &lt;XML Schema&gt;</w:t>
        </w:r>
        <w:r>
          <w:rPr>
            <w:noProof/>
            <w:webHidden/>
          </w:rPr>
          <w:tab/>
        </w:r>
        <w:r>
          <w:rPr>
            <w:noProof/>
            <w:webHidden/>
          </w:rPr>
          <w:fldChar w:fldCharType="begin"/>
        </w:r>
        <w:r>
          <w:rPr>
            <w:noProof/>
            <w:webHidden/>
          </w:rPr>
          <w:instrText xml:space="preserve"> PAGEREF _Toc439943430 \h </w:instrText>
        </w:r>
      </w:ins>
      <w:r>
        <w:rPr>
          <w:noProof/>
          <w:webHidden/>
        </w:rPr>
      </w:r>
      <w:r>
        <w:rPr>
          <w:noProof/>
          <w:webHidden/>
        </w:rPr>
        <w:fldChar w:fldCharType="separate"/>
      </w:r>
      <w:ins w:id="205" w:author="Eric Boisvert" w:date="2016-01-07T15:21:00Z">
        <w:r>
          <w:rPr>
            <w:noProof/>
            <w:webHidden/>
          </w:rPr>
          <w:t>15</w:t>
        </w:r>
        <w:r>
          <w:rPr>
            <w:noProof/>
            <w:webHidden/>
          </w:rPr>
          <w:fldChar w:fldCharType="end"/>
        </w:r>
        <w:r w:rsidRPr="00772328">
          <w:rPr>
            <w:rStyle w:val="Hyperlink"/>
            <w:noProof/>
          </w:rPr>
          <w:fldChar w:fldCharType="end"/>
        </w:r>
      </w:ins>
    </w:p>
    <w:p w14:paraId="7662B8D6" w14:textId="77777777" w:rsidR="0044586A" w:rsidRPr="00C007EE" w:rsidRDefault="0044586A">
      <w:pPr>
        <w:pStyle w:val="TOC1"/>
        <w:tabs>
          <w:tab w:val="left" w:pos="480"/>
          <w:tab w:val="right" w:leader="dot" w:pos="8630"/>
        </w:tabs>
        <w:rPr>
          <w:ins w:id="206" w:author="Eric Boisvert" w:date="2016-01-07T15:21:00Z"/>
          <w:rFonts w:ascii="Calibri" w:eastAsia="MS Mincho" w:hAnsi="Calibri"/>
          <w:noProof/>
          <w:sz w:val="22"/>
          <w:szCs w:val="22"/>
          <w:lang w:val="en-CA" w:eastAsia="en-CA"/>
        </w:rPr>
      </w:pPr>
      <w:ins w:id="20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_Toc439943431 \h </w:instrText>
        </w:r>
      </w:ins>
      <w:r>
        <w:rPr>
          <w:noProof/>
          <w:webHidden/>
        </w:rPr>
      </w:r>
      <w:r>
        <w:rPr>
          <w:noProof/>
          <w:webHidden/>
        </w:rPr>
        <w:fldChar w:fldCharType="separate"/>
      </w:r>
      <w:ins w:id="208" w:author="Eric Boisvert" w:date="2016-01-07T15:21:00Z">
        <w:r>
          <w:rPr>
            <w:noProof/>
            <w:webHidden/>
          </w:rPr>
          <w:t>16</w:t>
        </w:r>
        <w:r>
          <w:rPr>
            <w:noProof/>
            <w:webHidden/>
          </w:rPr>
          <w:fldChar w:fldCharType="end"/>
        </w:r>
        <w:r w:rsidRPr="00772328">
          <w:rPr>
            <w:rStyle w:val="Hyperlink"/>
            <w:noProof/>
          </w:rPr>
          <w:fldChar w:fldCharType="end"/>
        </w:r>
      </w:ins>
    </w:p>
    <w:p w14:paraId="4459CFF2" w14:textId="77777777" w:rsidR="0044586A" w:rsidRPr="00C007EE" w:rsidRDefault="0044586A">
      <w:pPr>
        <w:pStyle w:val="TOC2"/>
        <w:tabs>
          <w:tab w:val="left" w:pos="880"/>
          <w:tab w:val="right" w:leader="dot" w:pos="8630"/>
        </w:tabs>
        <w:rPr>
          <w:ins w:id="209" w:author="Eric Boisvert" w:date="2016-01-07T15:21:00Z"/>
          <w:rFonts w:ascii="Calibri" w:eastAsia="MS Mincho" w:hAnsi="Calibri"/>
          <w:noProof/>
          <w:sz w:val="22"/>
          <w:szCs w:val="22"/>
          <w:lang w:val="en-CA" w:eastAsia="en-CA"/>
        </w:rPr>
      </w:pPr>
      <w:ins w:id="21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5.1</w:t>
        </w:r>
        <w:r w:rsidRPr="00C007EE">
          <w:rPr>
            <w:rFonts w:ascii="Calibri" w:eastAsia="MS Mincho" w:hAnsi="Calibri"/>
            <w:noProof/>
            <w:sz w:val="22"/>
            <w:szCs w:val="22"/>
            <w:lang w:val="en-CA" w:eastAsia="en-CA"/>
          </w:rPr>
          <w:tab/>
        </w:r>
        <w:r w:rsidRPr="00772328">
          <w:rPr>
            <w:rStyle w:val="Hyperlink"/>
            <w:noProof/>
            <w:lang w:val="en-CA"/>
          </w:rPr>
          <w:t>Portrayal</w:t>
        </w:r>
        <w:r>
          <w:rPr>
            <w:noProof/>
            <w:webHidden/>
          </w:rPr>
          <w:tab/>
        </w:r>
        <w:r>
          <w:rPr>
            <w:noProof/>
            <w:webHidden/>
          </w:rPr>
          <w:fldChar w:fldCharType="begin"/>
        </w:r>
        <w:r>
          <w:rPr>
            <w:noProof/>
            <w:webHidden/>
          </w:rPr>
          <w:instrText xml:space="preserve"> PAGEREF _Toc439943432 \h </w:instrText>
        </w:r>
      </w:ins>
      <w:r>
        <w:rPr>
          <w:noProof/>
          <w:webHidden/>
        </w:rPr>
      </w:r>
      <w:r>
        <w:rPr>
          <w:noProof/>
          <w:webHidden/>
        </w:rPr>
        <w:fldChar w:fldCharType="separate"/>
      </w:r>
      <w:ins w:id="211" w:author="Eric Boisvert" w:date="2016-01-07T15:21:00Z">
        <w:r>
          <w:rPr>
            <w:noProof/>
            <w:webHidden/>
          </w:rPr>
          <w:t>17</w:t>
        </w:r>
        <w:r>
          <w:rPr>
            <w:noProof/>
            <w:webHidden/>
          </w:rPr>
          <w:fldChar w:fldCharType="end"/>
        </w:r>
        <w:r w:rsidRPr="00772328">
          <w:rPr>
            <w:rStyle w:val="Hyperlink"/>
            <w:noProof/>
          </w:rPr>
          <w:fldChar w:fldCharType="end"/>
        </w:r>
      </w:ins>
    </w:p>
    <w:p w14:paraId="448B4776" w14:textId="77777777" w:rsidR="0044586A" w:rsidRPr="00C007EE" w:rsidRDefault="0044586A">
      <w:pPr>
        <w:pStyle w:val="TOC2"/>
        <w:tabs>
          <w:tab w:val="left" w:pos="880"/>
          <w:tab w:val="right" w:leader="dot" w:pos="8630"/>
        </w:tabs>
        <w:rPr>
          <w:ins w:id="212" w:author="Eric Boisvert" w:date="2016-01-07T15:21:00Z"/>
          <w:rFonts w:ascii="Calibri" w:eastAsia="MS Mincho" w:hAnsi="Calibri"/>
          <w:noProof/>
          <w:sz w:val="22"/>
          <w:szCs w:val="22"/>
          <w:lang w:val="en-CA" w:eastAsia="en-CA"/>
        </w:rPr>
      </w:pPr>
      <w:ins w:id="21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5.2</w:t>
        </w:r>
        <w:r w:rsidRPr="00C007EE">
          <w:rPr>
            <w:rFonts w:ascii="Calibri" w:eastAsia="MS Mincho" w:hAnsi="Calibri"/>
            <w:noProof/>
            <w:sz w:val="22"/>
            <w:szCs w:val="22"/>
            <w:lang w:val="en-CA" w:eastAsia="en-CA"/>
          </w:rPr>
          <w:tab/>
        </w:r>
        <w:r w:rsidRPr="00772328">
          <w:rPr>
            <w:rStyle w:val="Hyperlink"/>
            <w:noProof/>
            <w:lang w:val="en-CA"/>
          </w:rPr>
          <w:t>GeoSciML Basic and Extension</w:t>
        </w:r>
        <w:r>
          <w:rPr>
            <w:noProof/>
            <w:webHidden/>
          </w:rPr>
          <w:tab/>
        </w:r>
        <w:r>
          <w:rPr>
            <w:noProof/>
            <w:webHidden/>
          </w:rPr>
          <w:fldChar w:fldCharType="begin"/>
        </w:r>
        <w:r>
          <w:rPr>
            <w:noProof/>
            <w:webHidden/>
          </w:rPr>
          <w:instrText xml:space="preserve"> PAGEREF _Toc439943433 \h </w:instrText>
        </w:r>
      </w:ins>
      <w:r>
        <w:rPr>
          <w:noProof/>
          <w:webHidden/>
        </w:rPr>
      </w:r>
      <w:r>
        <w:rPr>
          <w:noProof/>
          <w:webHidden/>
        </w:rPr>
        <w:fldChar w:fldCharType="separate"/>
      </w:r>
      <w:ins w:id="214" w:author="Eric Boisvert" w:date="2016-01-07T15:21:00Z">
        <w:r>
          <w:rPr>
            <w:noProof/>
            <w:webHidden/>
          </w:rPr>
          <w:t>18</w:t>
        </w:r>
        <w:r>
          <w:rPr>
            <w:noProof/>
            <w:webHidden/>
          </w:rPr>
          <w:fldChar w:fldCharType="end"/>
        </w:r>
        <w:r w:rsidRPr="00772328">
          <w:rPr>
            <w:rStyle w:val="Hyperlink"/>
            <w:noProof/>
          </w:rPr>
          <w:fldChar w:fldCharType="end"/>
        </w:r>
      </w:ins>
    </w:p>
    <w:p w14:paraId="2E415DD3" w14:textId="77777777" w:rsidR="0044586A" w:rsidRPr="00C007EE" w:rsidRDefault="0044586A">
      <w:pPr>
        <w:pStyle w:val="TOC1"/>
        <w:tabs>
          <w:tab w:val="left" w:pos="480"/>
          <w:tab w:val="right" w:leader="dot" w:pos="8630"/>
        </w:tabs>
        <w:rPr>
          <w:ins w:id="215" w:author="Eric Boisvert" w:date="2016-01-07T15:21:00Z"/>
          <w:rFonts w:ascii="Calibri" w:eastAsia="MS Mincho" w:hAnsi="Calibri"/>
          <w:noProof/>
          <w:sz w:val="22"/>
          <w:szCs w:val="22"/>
          <w:lang w:val="en-CA" w:eastAsia="en-CA"/>
        </w:rPr>
      </w:pPr>
      <w:ins w:id="21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w:t>
        </w:r>
        <w:r w:rsidRPr="00C007EE">
          <w:rPr>
            <w:rFonts w:ascii="Calibri" w:eastAsia="MS Mincho" w:hAnsi="Calibri"/>
            <w:noProof/>
            <w:sz w:val="22"/>
            <w:szCs w:val="22"/>
            <w:lang w:val="en-CA" w:eastAsia="en-CA"/>
          </w:rPr>
          <w:tab/>
        </w:r>
        <w:r w:rsidRPr="00772328">
          <w:rPr>
            <w:rStyle w:val="Hyperlink"/>
            <w:noProof/>
            <w:lang w:val="en-CA"/>
          </w:rPr>
          <w:t>Conventions</w:t>
        </w:r>
        <w:r>
          <w:rPr>
            <w:noProof/>
            <w:webHidden/>
          </w:rPr>
          <w:tab/>
        </w:r>
        <w:r>
          <w:rPr>
            <w:noProof/>
            <w:webHidden/>
          </w:rPr>
          <w:fldChar w:fldCharType="begin"/>
        </w:r>
        <w:r>
          <w:rPr>
            <w:noProof/>
            <w:webHidden/>
          </w:rPr>
          <w:instrText xml:space="preserve"> PAGEREF _Toc439943434 \h </w:instrText>
        </w:r>
      </w:ins>
      <w:r>
        <w:rPr>
          <w:noProof/>
          <w:webHidden/>
        </w:rPr>
      </w:r>
      <w:r>
        <w:rPr>
          <w:noProof/>
          <w:webHidden/>
        </w:rPr>
        <w:fldChar w:fldCharType="separate"/>
      </w:r>
      <w:ins w:id="217" w:author="Eric Boisvert" w:date="2016-01-07T15:21:00Z">
        <w:r>
          <w:rPr>
            <w:noProof/>
            <w:webHidden/>
          </w:rPr>
          <w:t>22</w:t>
        </w:r>
        <w:r>
          <w:rPr>
            <w:noProof/>
            <w:webHidden/>
          </w:rPr>
          <w:fldChar w:fldCharType="end"/>
        </w:r>
        <w:r w:rsidRPr="00772328">
          <w:rPr>
            <w:rStyle w:val="Hyperlink"/>
            <w:noProof/>
          </w:rPr>
          <w:fldChar w:fldCharType="end"/>
        </w:r>
      </w:ins>
    </w:p>
    <w:p w14:paraId="1CB926F8" w14:textId="77777777" w:rsidR="0044586A" w:rsidRPr="00C007EE" w:rsidRDefault="0044586A">
      <w:pPr>
        <w:pStyle w:val="TOC2"/>
        <w:tabs>
          <w:tab w:val="left" w:pos="880"/>
          <w:tab w:val="right" w:leader="dot" w:pos="8630"/>
        </w:tabs>
        <w:rPr>
          <w:ins w:id="218" w:author="Eric Boisvert" w:date="2016-01-07T15:21:00Z"/>
          <w:rFonts w:ascii="Calibri" w:eastAsia="MS Mincho" w:hAnsi="Calibri"/>
          <w:noProof/>
          <w:sz w:val="22"/>
          <w:szCs w:val="22"/>
          <w:lang w:val="en-CA" w:eastAsia="en-CA"/>
        </w:rPr>
      </w:pPr>
      <w:ins w:id="219"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"_Toc439943435"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6.1</w:t>
        </w:r>
        <w:r w:rsidRPr="00C007EE">
          <w:rPr>
            <w:rFonts w:ascii="Calibri" w:eastAsia="MS Mincho" w:hAnsi="Calibri"/>
            <w:noProof/>
            <w:sz w:val="22"/>
            <w:szCs w:val="22"/>
            <w:lang w:val="en-CA" w:eastAsia="en-CA"/>
          </w:rPr>
          <w:tab/>
        </w:r>
        <w:r w:rsidRPr="00772328">
          <w:rPr>
            <w:rStyle w:val="Hyperlink"/>
            <w:noProof/>
            <w:lang w:val="en-CA"/>
          </w:rPr>
          <w:t>Requirement classe</w:t>
        </w:r>
        <w:r>
          <w:rPr>
            <w:noProof/>
            <w:webHidden/>
          </w:rPr>
          <w:tab/>
        </w:r>
        <w:r>
          <w:rPr>
            <w:noProof/>
            <w:webHidden/>
          </w:rPr>
          <w:fldChar w:fldCharType="begin"/>
        </w:r>
        <w:r>
          <w:rPr>
            <w:noProof/>
            <w:webHidden/>
          </w:rPr>
          <w:instrText xml:space="preserve"> PAGEREF _Toc439943435 \h </w:instrText>
        </w:r>
      </w:ins>
      <w:r>
        <w:rPr>
          <w:noProof/>
          <w:webHidden/>
        </w:rPr>
      </w:r>
      <w:r>
        <w:rPr>
          <w:noProof/>
          <w:webHidden/>
        </w:rPr>
        <w:fldChar w:fldCharType="separate"/>
      </w:r>
      <w:ins w:id="220" w:author="Eric Boisvert" w:date="2016-01-07T15:21:00Z">
        <w:r>
          <w:rPr>
            <w:noProof/>
            <w:webHidden/>
          </w:rPr>
          <w:t>22</w:t>
        </w:r>
        <w:r>
          <w:rPr>
            <w:noProof/>
            <w:webHidden/>
          </w:rPr>
          <w:fldChar w:fldCharType="end"/>
        </w:r>
        <w:r w:rsidRPr="00772328">
          <w:rPr>
            <w:rStyle w:val="Hyperlink"/>
            <w:noProof/>
          </w:rPr>
          <w:fldChar w:fldCharType="end"/>
        </w:r>
      </w:ins>
    </w:p>
    <w:p w14:paraId="0618BE3B" w14:textId="77777777" w:rsidR="0044586A" w:rsidRPr="00C007EE" w:rsidRDefault="0044586A">
      <w:pPr>
        <w:pStyle w:val="TOC2"/>
        <w:tabs>
          <w:tab w:val="left" w:pos="880"/>
          <w:tab w:val="right" w:leader="dot" w:pos="8630"/>
        </w:tabs>
        <w:rPr>
          <w:ins w:id="221" w:author="Eric Boisvert" w:date="2016-01-07T15:21:00Z"/>
          <w:rFonts w:ascii="Calibri" w:eastAsia="MS Mincho" w:hAnsi="Calibri"/>
          <w:noProof/>
          <w:sz w:val="22"/>
          <w:szCs w:val="22"/>
          <w:lang w:val="en-CA" w:eastAsia="en-CA"/>
        </w:rPr>
      </w:pPr>
      <w:ins w:id="22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6.2</w:t>
        </w:r>
        <w:r w:rsidRPr="00C007EE">
          <w:rPr>
            <w:rFonts w:ascii="Calibri" w:eastAsia="MS Mincho" w:hAnsi="Calibri"/>
            <w:noProof/>
            <w:sz w:val="22"/>
            <w:szCs w:val="22"/>
            <w:lang w:val="en-CA" w:eastAsia="en-CA"/>
          </w:rPr>
          <w:tab/>
        </w:r>
        <w:r w:rsidRPr="00772328">
          <w:rPr>
            <w:rStyle w:val="Hyperlink"/>
            <w:noProof/>
            <w:lang w:val="en-CA"/>
          </w:rPr>
          <w:t>Requirement</w:t>
        </w:r>
        <w:r>
          <w:rPr>
            <w:noProof/>
            <w:webHidden/>
          </w:rPr>
          <w:tab/>
        </w:r>
        <w:r>
          <w:rPr>
            <w:noProof/>
            <w:webHidden/>
          </w:rPr>
          <w:fldChar w:fldCharType="begin"/>
        </w:r>
        <w:r>
          <w:rPr>
            <w:noProof/>
            <w:webHidden/>
          </w:rPr>
          <w:instrText xml:space="preserve"> PAGEREF _Toc439943436 \h </w:instrText>
        </w:r>
      </w:ins>
      <w:r>
        <w:rPr>
          <w:noProof/>
          <w:webHidden/>
        </w:rPr>
      </w:r>
      <w:r>
        <w:rPr>
          <w:noProof/>
          <w:webHidden/>
        </w:rPr>
        <w:fldChar w:fldCharType="separate"/>
      </w:r>
      <w:ins w:id="223" w:author="Eric Boisvert" w:date="2016-01-07T15:21:00Z">
        <w:r>
          <w:rPr>
            <w:noProof/>
            <w:webHidden/>
          </w:rPr>
          <w:t>23</w:t>
        </w:r>
        <w:r>
          <w:rPr>
            <w:noProof/>
            <w:webHidden/>
          </w:rPr>
          <w:fldChar w:fldCharType="end"/>
        </w:r>
        <w:r w:rsidRPr="00772328">
          <w:rPr>
            <w:rStyle w:val="Hyperlink"/>
            <w:noProof/>
          </w:rPr>
          <w:fldChar w:fldCharType="end"/>
        </w:r>
      </w:ins>
    </w:p>
    <w:p w14:paraId="7E469181" w14:textId="77777777" w:rsidR="0044586A" w:rsidRPr="00C007EE" w:rsidRDefault="0044586A">
      <w:pPr>
        <w:pStyle w:val="TOC2"/>
        <w:tabs>
          <w:tab w:val="left" w:pos="880"/>
          <w:tab w:val="right" w:leader="dot" w:pos="8630"/>
        </w:tabs>
        <w:rPr>
          <w:ins w:id="224" w:author="Eric Boisvert" w:date="2016-01-07T15:21:00Z"/>
          <w:rFonts w:ascii="Calibri" w:eastAsia="MS Mincho" w:hAnsi="Calibri"/>
          <w:noProof/>
          <w:sz w:val="22"/>
          <w:szCs w:val="22"/>
          <w:lang w:val="en-CA" w:eastAsia="en-CA"/>
        </w:rPr>
      </w:pPr>
      <w:ins w:id="22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6.3</w:t>
        </w:r>
        <w:r w:rsidRPr="00C007EE">
          <w:rPr>
            <w:rFonts w:ascii="Calibri" w:eastAsia="MS Mincho" w:hAnsi="Calibri"/>
            <w:noProof/>
            <w:sz w:val="22"/>
            <w:szCs w:val="22"/>
            <w:lang w:val="en-CA" w:eastAsia="en-CA"/>
          </w:rPr>
          <w:tab/>
        </w:r>
        <w:r w:rsidRPr="00772328">
          <w:rPr>
            <w:rStyle w:val="Hyperlink"/>
            <w:noProof/>
            <w:lang w:val="en-CA"/>
          </w:rPr>
          <w:t>Conformance class</w:t>
        </w:r>
        <w:r>
          <w:rPr>
            <w:noProof/>
            <w:webHidden/>
          </w:rPr>
          <w:tab/>
        </w:r>
        <w:r>
          <w:rPr>
            <w:noProof/>
            <w:webHidden/>
          </w:rPr>
          <w:fldChar w:fldCharType="begin"/>
        </w:r>
        <w:r>
          <w:rPr>
            <w:noProof/>
            <w:webHidden/>
          </w:rPr>
          <w:instrText xml:space="preserve"> PAGEREF _Toc439943437 \h </w:instrText>
        </w:r>
      </w:ins>
      <w:r>
        <w:rPr>
          <w:noProof/>
          <w:webHidden/>
        </w:rPr>
      </w:r>
      <w:r>
        <w:rPr>
          <w:noProof/>
          <w:webHidden/>
        </w:rPr>
        <w:fldChar w:fldCharType="separate"/>
      </w:r>
      <w:ins w:id="226" w:author="Eric Boisvert" w:date="2016-01-07T15:21:00Z">
        <w:r>
          <w:rPr>
            <w:noProof/>
            <w:webHidden/>
          </w:rPr>
          <w:t>23</w:t>
        </w:r>
        <w:r>
          <w:rPr>
            <w:noProof/>
            <w:webHidden/>
          </w:rPr>
          <w:fldChar w:fldCharType="end"/>
        </w:r>
        <w:r w:rsidRPr="00772328">
          <w:rPr>
            <w:rStyle w:val="Hyperlink"/>
            <w:noProof/>
          </w:rPr>
          <w:fldChar w:fldCharType="end"/>
        </w:r>
      </w:ins>
    </w:p>
    <w:p w14:paraId="74490B47" w14:textId="77777777" w:rsidR="0044586A" w:rsidRPr="00C007EE" w:rsidRDefault="0044586A">
      <w:pPr>
        <w:pStyle w:val="TOC2"/>
        <w:tabs>
          <w:tab w:val="left" w:pos="880"/>
          <w:tab w:val="right" w:leader="dot" w:pos="8630"/>
        </w:tabs>
        <w:rPr>
          <w:ins w:id="227" w:author="Eric Boisvert" w:date="2016-01-07T15:21:00Z"/>
          <w:rFonts w:ascii="Calibri" w:eastAsia="MS Mincho" w:hAnsi="Calibri"/>
          <w:noProof/>
          <w:sz w:val="22"/>
          <w:szCs w:val="22"/>
          <w:lang w:val="en-CA" w:eastAsia="en-CA"/>
        </w:rPr>
      </w:pPr>
      <w:ins w:id="22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6.4</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_Toc439943438 \h </w:instrText>
        </w:r>
      </w:ins>
      <w:r>
        <w:rPr>
          <w:noProof/>
          <w:webHidden/>
        </w:rPr>
      </w:r>
      <w:r>
        <w:rPr>
          <w:noProof/>
          <w:webHidden/>
        </w:rPr>
        <w:fldChar w:fldCharType="separate"/>
      </w:r>
      <w:ins w:id="229" w:author="Eric Boisvert" w:date="2016-01-07T15:21:00Z">
        <w:r>
          <w:rPr>
            <w:noProof/>
            <w:webHidden/>
          </w:rPr>
          <w:t>24</w:t>
        </w:r>
        <w:r>
          <w:rPr>
            <w:noProof/>
            <w:webHidden/>
          </w:rPr>
          <w:fldChar w:fldCharType="end"/>
        </w:r>
        <w:r w:rsidRPr="00772328">
          <w:rPr>
            <w:rStyle w:val="Hyperlink"/>
            <w:noProof/>
          </w:rPr>
          <w:fldChar w:fldCharType="end"/>
        </w:r>
      </w:ins>
    </w:p>
    <w:p w14:paraId="3142A817" w14:textId="77777777" w:rsidR="0044586A" w:rsidRPr="00C007EE" w:rsidRDefault="0044586A">
      <w:pPr>
        <w:pStyle w:val="TOC1"/>
        <w:tabs>
          <w:tab w:val="left" w:pos="480"/>
          <w:tab w:val="right" w:leader="dot" w:pos="8630"/>
        </w:tabs>
        <w:rPr>
          <w:ins w:id="230" w:author="Eric Boisvert" w:date="2016-01-07T15:21:00Z"/>
          <w:rFonts w:ascii="Calibri" w:eastAsia="MS Mincho" w:hAnsi="Calibri"/>
          <w:noProof/>
          <w:sz w:val="22"/>
          <w:szCs w:val="22"/>
          <w:lang w:val="en-CA" w:eastAsia="en-CA"/>
        </w:rPr>
      </w:pPr>
      <w:ins w:id="23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_Toc439943439 \h </w:instrText>
        </w:r>
      </w:ins>
      <w:r>
        <w:rPr>
          <w:noProof/>
          <w:webHidden/>
        </w:rPr>
      </w:r>
      <w:r>
        <w:rPr>
          <w:noProof/>
          <w:webHidden/>
        </w:rPr>
        <w:fldChar w:fldCharType="separate"/>
      </w:r>
      <w:ins w:id="232" w:author="Eric Boisvert" w:date="2016-01-07T15:21:00Z">
        <w:r>
          <w:rPr>
            <w:noProof/>
            <w:webHidden/>
          </w:rPr>
          <w:t>24</w:t>
        </w:r>
        <w:r>
          <w:rPr>
            <w:noProof/>
            <w:webHidden/>
          </w:rPr>
          <w:fldChar w:fldCharType="end"/>
        </w:r>
        <w:r w:rsidRPr="00772328">
          <w:rPr>
            <w:rStyle w:val="Hyperlink"/>
            <w:noProof/>
          </w:rPr>
          <w:fldChar w:fldCharType="end"/>
        </w:r>
      </w:ins>
    </w:p>
    <w:p w14:paraId="65375996" w14:textId="77777777" w:rsidR="0044586A" w:rsidRPr="00C007EE" w:rsidRDefault="0044586A">
      <w:pPr>
        <w:pStyle w:val="TOC2"/>
        <w:tabs>
          <w:tab w:val="left" w:pos="880"/>
          <w:tab w:val="right" w:leader="dot" w:pos="8630"/>
        </w:tabs>
        <w:rPr>
          <w:ins w:id="233" w:author="Eric Boisvert" w:date="2016-01-07T15:21:00Z"/>
          <w:rFonts w:ascii="Calibri" w:eastAsia="MS Mincho" w:hAnsi="Calibri"/>
          <w:noProof/>
          <w:sz w:val="22"/>
          <w:szCs w:val="22"/>
          <w:lang w:val="en-CA" w:eastAsia="en-CA"/>
        </w:rPr>
      </w:pPr>
      <w:ins w:id="23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7.1</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_Toc439943440 \h </w:instrText>
        </w:r>
      </w:ins>
      <w:r>
        <w:rPr>
          <w:noProof/>
          <w:webHidden/>
        </w:rPr>
      </w:r>
      <w:r>
        <w:rPr>
          <w:noProof/>
          <w:webHidden/>
        </w:rPr>
        <w:fldChar w:fldCharType="separate"/>
      </w:r>
      <w:ins w:id="235" w:author="Eric Boisvert" w:date="2016-01-07T15:21:00Z">
        <w:r>
          <w:rPr>
            <w:noProof/>
            <w:webHidden/>
          </w:rPr>
          <w:t>24</w:t>
        </w:r>
        <w:r>
          <w:rPr>
            <w:noProof/>
            <w:webHidden/>
          </w:rPr>
          <w:fldChar w:fldCharType="end"/>
        </w:r>
        <w:r w:rsidRPr="00772328">
          <w:rPr>
            <w:rStyle w:val="Hyperlink"/>
            <w:noProof/>
          </w:rPr>
          <w:fldChar w:fldCharType="end"/>
        </w:r>
      </w:ins>
    </w:p>
    <w:p w14:paraId="1774CA87" w14:textId="77777777" w:rsidR="0044586A" w:rsidRPr="00C007EE" w:rsidRDefault="0044586A">
      <w:pPr>
        <w:pStyle w:val="TOC3"/>
        <w:tabs>
          <w:tab w:val="left" w:pos="1320"/>
          <w:tab w:val="right" w:leader="dot" w:pos="8630"/>
        </w:tabs>
        <w:rPr>
          <w:ins w:id="236" w:author="Eric Boisvert" w:date="2016-01-07T15:21:00Z"/>
          <w:rFonts w:ascii="Calibri" w:eastAsia="MS Mincho" w:hAnsi="Calibri"/>
          <w:noProof/>
          <w:sz w:val="22"/>
          <w:szCs w:val="22"/>
          <w:lang w:val="en-CA" w:eastAsia="en-CA"/>
        </w:rPr>
      </w:pPr>
      <w:ins w:id="23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7.1.1</w:t>
        </w:r>
        <w:r w:rsidRPr="00C007EE">
          <w:rPr>
            <w:rFonts w:ascii="Calibri" w:eastAsia="MS Mincho" w:hAnsi="Calibri"/>
            <w:noProof/>
            <w:sz w:val="22"/>
            <w:szCs w:val="22"/>
            <w:lang w:val="en-CA" w:eastAsia="en-CA"/>
          </w:rPr>
          <w:tab/>
        </w:r>
        <w:r w:rsidRPr="00772328">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_Toc439943441 \h </w:instrText>
        </w:r>
      </w:ins>
      <w:r>
        <w:rPr>
          <w:noProof/>
          <w:webHidden/>
        </w:rPr>
      </w:r>
      <w:r>
        <w:rPr>
          <w:noProof/>
          <w:webHidden/>
        </w:rPr>
        <w:fldChar w:fldCharType="separate"/>
      </w:r>
      <w:ins w:id="238" w:author="Eric Boisvert" w:date="2016-01-07T15:21:00Z">
        <w:r>
          <w:rPr>
            <w:noProof/>
            <w:webHidden/>
          </w:rPr>
          <w:t>25</w:t>
        </w:r>
        <w:r>
          <w:rPr>
            <w:noProof/>
            <w:webHidden/>
          </w:rPr>
          <w:fldChar w:fldCharType="end"/>
        </w:r>
        <w:r w:rsidRPr="00772328">
          <w:rPr>
            <w:rStyle w:val="Hyperlink"/>
            <w:noProof/>
          </w:rPr>
          <w:fldChar w:fldCharType="end"/>
        </w:r>
      </w:ins>
    </w:p>
    <w:p w14:paraId="768A5A42" w14:textId="77777777" w:rsidR="0044586A" w:rsidRPr="00C007EE" w:rsidRDefault="0044586A">
      <w:pPr>
        <w:pStyle w:val="TOC1"/>
        <w:tabs>
          <w:tab w:val="left" w:pos="480"/>
          <w:tab w:val="right" w:leader="dot" w:pos="8630"/>
        </w:tabs>
        <w:rPr>
          <w:ins w:id="239" w:author="Eric Boisvert" w:date="2016-01-07T15:21:00Z"/>
          <w:rFonts w:ascii="Calibri" w:eastAsia="MS Mincho" w:hAnsi="Calibri"/>
          <w:noProof/>
          <w:sz w:val="22"/>
          <w:szCs w:val="22"/>
          <w:lang w:val="en-CA" w:eastAsia="en-CA"/>
        </w:rPr>
      </w:pPr>
      <w:ins w:id="24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_Toc439943442 \h </w:instrText>
        </w:r>
      </w:ins>
      <w:r>
        <w:rPr>
          <w:noProof/>
          <w:webHidden/>
        </w:rPr>
      </w:r>
      <w:r>
        <w:rPr>
          <w:noProof/>
          <w:webHidden/>
        </w:rPr>
        <w:fldChar w:fldCharType="separate"/>
      </w:r>
      <w:ins w:id="241" w:author="Eric Boisvert" w:date="2016-01-07T15:21:00Z">
        <w:r>
          <w:rPr>
            <w:noProof/>
            <w:webHidden/>
          </w:rPr>
          <w:t>25</w:t>
        </w:r>
        <w:r>
          <w:rPr>
            <w:noProof/>
            <w:webHidden/>
          </w:rPr>
          <w:fldChar w:fldCharType="end"/>
        </w:r>
        <w:r w:rsidRPr="00772328">
          <w:rPr>
            <w:rStyle w:val="Hyperlink"/>
            <w:noProof/>
          </w:rPr>
          <w:fldChar w:fldCharType="end"/>
        </w:r>
      </w:ins>
    </w:p>
    <w:p w14:paraId="34B57F2D" w14:textId="77777777" w:rsidR="0044586A" w:rsidRPr="00C007EE" w:rsidRDefault="0044586A">
      <w:pPr>
        <w:pStyle w:val="TOC3"/>
        <w:tabs>
          <w:tab w:val="left" w:pos="1320"/>
          <w:tab w:val="right" w:leader="dot" w:pos="8630"/>
        </w:tabs>
        <w:rPr>
          <w:ins w:id="242" w:author="Eric Boisvert" w:date="2016-01-07T15:21:00Z"/>
          <w:rFonts w:ascii="Calibri" w:eastAsia="MS Mincho" w:hAnsi="Calibri"/>
          <w:noProof/>
          <w:sz w:val="22"/>
          <w:szCs w:val="22"/>
          <w:lang w:val="en-CA" w:eastAsia="en-CA"/>
        </w:rPr>
      </w:pPr>
      <w:ins w:id="24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8.1.1</w:t>
        </w:r>
        <w:r w:rsidRPr="00C007EE">
          <w:rPr>
            <w:rFonts w:ascii="Calibri" w:eastAsia="MS Mincho" w:hAnsi="Calibri"/>
            <w:noProof/>
            <w:sz w:val="22"/>
            <w:szCs w:val="22"/>
            <w:lang w:val="en-CA" w:eastAsia="en-CA"/>
          </w:rPr>
          <w:tab/>
        </w:r>
        <w:r w:rsidRPr="00772328">
          <w:rPr>
            <w:rStyle w:val="Hyperlink"/>
            <w:noProof/>
            <w:lang w:val="en-CA"/>
          </w:rPr>
          <w:t>Property cardinality</w:t>
        </w:r>
        <w:r>
          <w:rPr>
            <w:noProof/>
            <w:webHidden/>
          </w:rPr>
          <w:tab/>
        </w:r>
        <w:r>
          <w:rPr>
            <w:noProof/>
            <w:webHidden/>
          </w:rPr>
          <w:fldChar w:fldCharType="begin"/>
        </w:r>
        <w:r>
          <w:rPr>
            <w:noProof/>
            <w:webHidden/>
          </w:rPr>
          <w:instrText xml:space="preserve"> PAGEREF _Toc439943443 \h </w:instrText>
        </w:r>
      </w:ins>
      <w:r>
        <w:rPr>
          <w:noProof/>
          <w:webHidden/>
        </w:rPr>
      </w:r>
      <w:r>
        <w:rPr>
          <w:noProof/>
          <w:webHidden/>
        </w:rPr>
        <w:fldChar w:fldCharType="separate"/>
      </w:r>
      <w:ins w:id="244" w:author="Eric Boisvert" w:date="2016-01-07T15:21:00Z">
        <w:r>
          <w:rPr>
            <w:noProof/>
            <w:webHidden/>
          </w:rPr>
          <w:t>25</w:t>
        </w:r>
        <w:r>
          <w:rPr>
            <w:noProof/>
            <w:webHidden/>
          </w:rPr>
          <w:fldChar w:fldCharType="end"/>
        </w:r>
        <w:r w:rsidRPr="00772328">
          <w:rPr>
            <w:rStyle w:val="Hyperlink"/>
            <w:noProof/>
          </w:rPr>
          <w:fldChar w:fldCharType="end"/>
        </w:r>
      </w:ins>
    </w:p>
    <w:p w14:paraId="31DCBC16" w14:textId="77777777" w:rsidR="0044586A" w:rsidRPr="00C007EE" w:rsidRDefault="0044586A">
      <w:pPr>
        <w:pStyle w:val="TOC3"/>
        <w:tabs>
          <w:tab w:val="left" w:pos="1320"/>
          <w:tab w:val="right" w:leader="dot" w:pos="8630"/>
        </w:tabs>
        <w:rPr>
          <w:ins w:id="245" w:author="Eric Boisvert" w:date="2016-01-07T15:21:00Z"/>
          <w:rFonts w:ascii="Calibri" w:eastAsia="MS Mincho" w:hAnsi="Calibri"/>
          <w:noProof/>
          <w:sz w:val="22"/>
          <w:szCs w:val="22"/>
          <w:lang w:val="en-CA" w:eastAsia="en-CA"/>
        </w:rPr>
      </w:pPr>
      <w:ins w:id="24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8.1.2</w:t>
        </w:r>
        <w:r w:rsidRPr="00C007EE">
          <w:rPr>
            <w:rFonts w:ascii="Calibri" w:eastAsia="MS Mincho" w:hAnsi="Calibri"/>
            <w:noProof/>
            <w:sz w:val="22"/>
            <w:szCs w:val="22"/>
            <w:lang w:val="en-CA" w:eastAsia="en-CA"/>
          </w:rPr>
          <w:tab/>
        </w:r>
        <w:r w:rsidRPr="00772328">
          <w:rPr>
            <w:rStyle w:val="Hyperlink"/>
            <w:noProof/>
            <w:lang w:val="en-CA"/>
          </w:rPr>
          <w:t>Observed absence</w:t>
        </w:r>
        <w:r>
          <w:rPr>
            <w:noProof/>
            <w:webHidden/>
          </w:rPr>
          <w:tab/>
        </w:r>
        <w:r>
          <w:rPr>
            <w:noProof/>
            <w:webHidden/>
          </w:rPr>
          <w:fldChar w:fldCharType="begin"/>
        </w:r>
        <w:r>
          <w:rPr>
            <w:noProof/>
            <w:webHidden/>
          </w:rPr>
          <w:instrText xml:space="preserve"> PAGEREF _Toc439943444 \h </w:instrText>
        </w:r>
      </w:ins>
      <w:r>
        <w:rPr>
          <w:noProof/>
          <w:webHidden/>
        </w:rPr>
      </w:r>
      <w:r>
        <w:rPr>
          <w:noProof/>
          <w:webHidden/>
        </w:rPr>
        <w:fldChar w:fldCharType="separate"/>
      </w:r>
      <w:ins w:id="247" w:author="Eric Boisvert" w:date="2016-01-07T15:21:00Z">
        <w:r>
          <w:rPr>
            <w:noProof/>
            <w:webHidden/>
          </w:rPr>
          <w:t>26</w:t>
        </w:r>
        <w:r>
          <w:rPr>
            <w:noProof/>
            <w:webHidden/>
          </w:rPr>
          <w:fldChar w:fldCharType="end"/>
        </w:r>
        <w:r w:rsidRPr="00772328">
          <w:rPr>
            <w:rStyle w:val="Hyperlink"/>
            <w:noProof/>
          </w:rPr>
          <w:fldChar w:fldCharType="end"/>
        </w:r>
      </w:ins>
    </w:p>
    <w:p w14:paraId="7C28708E" w14:textId="77777777" w:rsidR="0044586A" w:rsidRPr="00C007EE" w:rsidRDefault="0044586A">
      <w:pPr>
        <w:pStyle w:val="TOC2"/>
        <w:tabs>
          <w:tab w:val="left" w:pos="880"/>
          <w:tab w:val="right" w:leader="dot" w:pos="8630"/>
        </w:tabs>
        <w:rPr>
          <w:ins w:id="248" w:author="Eric Boisvert" w:date="2016-01-07T15:21:00Z"/>
          <w:rFonts w:ascii="Calibri" w:eastAsia="MS Mincho" w:hAnsi="Calibri"/>
          <w:noProof/>
          <w:sz w:val="22"/>
          <w:szCs w:val="22"/>
          <w:lang w:val="en-CA" w:eastAsia="en-CA"/>
        </w:rPr>
      </w:pPr>
      <w:ins w:id="24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8.2</w:t>
        </w:r>
        <w:r w:rsidRPr="00C007EE">
          <w:rPr>
            <w:rFonts w:ascii="Calibri" w:eastAsia="MS Mincho" w:hAnsi="Calibri"/>
            <w:noProof/>
            <w:sz w:val="22"/>
            <w:szCs w:val="22"/>
            <w:lang w:val="en-CA" w:eastAsia="en-CA"/>
          </w:rPr>
          <w:tab/>
        </w:r>
        <w:r w:rsidRPr="00772328">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_Toc439943445 \h </w:instrText>
        </w:r>
      </w:ins>
      <w:r>
        <w:rPr>
          <w:noProof/>
          <w:webHidden/>
        </w:rPr>
      </w:r>
      <w:r>
        <w:rPr>
          <w:noProof/>
          <w:webHidden/>
        </w:rPr>
        <w:fldChar w:fldCharType="separate"/>
      </w:r>
      <w:ins w:id="250" w:author="Eric Boisvert" w:date="2016-01-07T15:21:00Z">
        <w:r>
          <w:rPr>
            <w:noProof/>
            <w:webHidden/>
          </w:rPr>
          <w:t>26</w:t>
        </w:r>
        <w:r>
          <w:rPr>
            <w:noProof/>
            <w:webHidden/>
          </w:rPr>
          <w:fldChar w:fldCharType="end"/>
        </w:r>
        <w:r w:rsidRPr="00772328">
          <w:rPr>
            <w:rStyle w:val="Hyperlink"/>
            <w:noProof/>
          </w:rPr>
          <w:fldChar w:fldCharType="end"/>
        </w:r>
      </w:ins>
    </w:p>
    <w:p w14:paraId="3672EC40" w14:textId="77777777" w:rsidR="0044586A" w:rsidRPr="00C007EE" w:rsidRDefault="0044586A">
      <w:pPr>
        <w:pStyle w:val="TOC3"/>
        <w:tabs>
          <w:tab w:val="left" w:pos="1320"/>
          <w:tab w:val="right" w:leader="dot" w:pos="8630"/>
        </w:tabs>
        <w:rPr>
          <w:ins w:id="251" w:author="Eric Boisvert" w:date="2016-01-07T15:21:00Z"/>
          <w:rFonts w:ascii="Calibri" w:eastAsia="MS Mincho" w:hAnsi="Calibri"/>
          <w:noProof/>
          <w:sz w:val="22"/>
          <w:szCs w:val="22"/>
          <w:lang w:val="en-CA" w:eastAsia="en-CA"/>
        </w:rPr>
      </w:pPr>
      <w:ins w:id="25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8.2.1</w:t>
        </w:r>
        <w:r w:rsidRPr="00C007EE">
          <w:rPr>
            <w:rFonts w:ascii="Calibri" w:eastAsia="MS Mincho" w:hAnsi="Calibri"/>
            <w:noProof/>
            <w:sz w:val="22"/>
            <w:szCs w:val="22"/>
            <w:lang w:val="en-CA" w:eastAsia="en-CA"/>
          </w:rPr>
          <w:tab/>
        </w:r>
        <w:r w:rsidRPr="00772328">
          <w:rPr>
            <w:rStyle w:val="Hyperlink"/>
            <w:noProof/>
            <w:lang w:val="en-CA"/>
          </w:rPr>
          <w:t>Naming of entities</w:t>
        </w:r>
        <w:r>
          <w:rPr>
            <w:noProof/>
            <w:webHidden/>
          </w:rPr>
          <w:tab/>
        </w:r>
        <w:r>
          <w:rPr>
            <w:noProof/>
            <w:webHidden/>
          </w:rPr>
          <w:fldChar w:fldCharType="begin"/>
        </w:r>
        <w:r>
          <w:rPr>
            <w:noProof/>
            <w:webHidden/>
          </w:rPr>
          <w:instrText xml:space="preserve"> PAGEREF _Toc439943446 \h </w:instrText>
        </w:r>
      </w:ins>
      <w:r>
        <w:rPr>
          <w:noProof/>
          <w:webHidden/>
        </w:rPr>
      </w:r>
      <w:r>
        <w:rPr>
          <w:noProof/>
          <w:webHidden/>
        </w:rPr>
        <w:fldChar w:fldCharType="separate"/>
      </w:r>
      <w:ins w:id="253" w:author="Eric Boisvert" w:date="2016-01-07T15:21:00Z">
        <w:r>
          <w:rPr>
            <w:noProof/>
            <w:webHidden/>
          </w:rPr>
          <w:t>27</w:t>
        </w:r>
        <w:r>
          <w:rPr>
            <w:noProof/>
            <w:webHidden/>
          </w:rPr>
          <w:fldChar w:fldCharType="end"/>
        </w:r>
        <w:r w:rsidRPr="00772328">
          <w:rPr>
            <w:rStyle w:val="Hyperlink"/>
            <w:noProof/>
          </w:rPr>
          <w:fldChar w:fldCharType="end"/>
        </w:r>
      </w:ins>
    </w:p>
    <w:p w14:paraId="71DE260B" w14:textId="77777777" w:rsidR="0044586A" w:rsidRPr="00C007EE" w:rsidRDefault="0044586A">
      <w:pPr>
        <w:pStyle w:val="TOC3"/>
        <w:tabs>
          <w:tab w:val="left" w:pos="1320"/>
          <w:tab w:val="right" w:leader="dot" w:pos="8630"/>
        </w:tabs>
        <w:rPr>
          <w:ins w:id="254" w:author="Eric Boisvert" w:date="2016-01-07T15:21:00Z"/>
          <w:rFonts w:ascii="Calibri" w:eastAsia="MS Mincho" w:hAnsi="Calibri"/>
          <w:noProof/>
          <w:sz w:val="22"/>
          <w:szCs w:val="22"/>
          <w:lang w:val="en-CA" w:eastAsia="en-CA"/>
        </w:rPr>
      </w:pPr>
      <w:ins w:id="25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8.2.2</w:t>
        </w:r>
        <w:r w:rsidRPr="00C007EE">
          <w:rPr>
            <w:rFonts w:ascii="Calibri" w:eastAsia="MS Mincho" w:hAnsi="Calibri"/>
            <w:noProof/>
            <w:sz w:val="22"/>
            <w:szCs w:val="22"/>
            <w:lang w:val="en-CA" w:eastAsia="en-CA"/>
          </w:rPr>
          <w:tab/>
        </w:r>
        <w:r w:rsidRPr="00772328">
          <w:rPr>
            <w:rStyle w:val="Hyperlink"/>
            <w:noProof/>
            <w:lang w:val="en-CA"/>
          </w:rPr>
          <w:t>Cardinality</w:t>
        </w:r>
        <w:r>
          <w:rPr>
            <w:noProof/>
            <w:webHidden/>
          </w:rPr>
          <w:tab/>
        </w:r>
        <w:r>
          <w:rPr>
            <w:noProof/>
            <w:webHidden/>
          </w:rPr>
          <w:fldChar w:fldCharType="begin"/>
        </w:r>
        <w:r>
          <w:rPr>
            <w:noProof/>
            <w:webHidden/>
          </w:rPr>
          <w:instrText xml:space="preserve"> PAGEREF _Toc439943447 \h </w:instrText>
        </w:r>
      </w:ins>
      <w:r>
        <w:rPr>
          <w:noProof/>
          <w:webHidden/>
        </w:rPr>
      </w:r>
      <w:r>
        <w:rPr>
          <w:noProof/>
          <w:webHidden/>
        </w:rPr>
        <w:fldChar w:fldCharType="separate"/>
      </w:r>
      <w:ins w:id="256" w:author="Eric Boisvert" w:date="2016-01-07T15:21:00Z">
        <w:r>
          <w:rPr>
            <w:noProof/>
            <w:webHidden/>
          </w:rPr>
          <w:t>27</w:t>
        </w:r>
        <w:r>
          <w:rPr>
            <w:noProof/>
            <w:webHidden/>
          </w:rPr>
          <w:fldChar w:fldCharType="end"/>
        </w:r>
        <w:r w:rsidRPr="00772328">
          <w:rPr>
            <w:rStyle w:val="Hyperlink"/>
            <w:noProof/>
          </w:rPr>
          <w:fldChar w:fldCharType="end"/>
        </w:r>
      </w:ins>
    </w:p>
    <w:p w14:paraId="7266692E" w14:textId="77777777" w:rsidR="0044586A" w:rsidRPr="00C007EE" w:rsidRDefault="0044586A">
      <w:pPr>
        <w:pStyle w:val="TOC3"/>
        <w:tabs>
          <w:tab w:val="left" w:pos="1320"/>
          <w:tab w:val="right" w:leader="dot" w:pos="8630"/>
        </w:tabs>
        <w:rPr>
          <w:ins w:id="257" w:author="Eric Boisvert" w:date="2016-01-07T15:21:00Z"/>
          <w:rFonts w:ascii="Calibri" w:eastAsia="MS Mincho" w:hAnsi="Calibri"/>
          <w:noProof/>
          <w:sz w:val="22"/>
          <w:szCs w:val="22"/>
          <w:lang w:val="en-CA" w:eastAsia="en-CA"/>
        </w:rPr>
      </w:pPr>
      <w:ins w:id="25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8.2.3</w:t>
        </w:r>
        <w:r w:rsidRPr="00C007EE">
          <w:rPr>
            <w:rFonts w:ascii="Calibri" w:eastAsia="MS Mincho" w:hAnsi="Calibri"/>
            <w:noProof/>
            <w:sz w:val="22"/>
            <w:szCs w:val="22"/>
            <w:lang w:val="en-CA" w:eastAsia="en-CA"/>
          </w:rPr>
          <w:tab/>
        </w:r>
        <w:r w:rsidRPr="00772328">
          <w:rPr>
            <w:rStyle w:val="Hyperlink"/>
            <w:noProof/>
            <w:lang w:val="en-CA"/>
          </w:rPr>
          <w:t>Abstract classes</w:t>
        </w:r>
        <w:r>
          <w:rPr>
            <w:noProof/>
            <w:webHidden/>
          </w:rPr>
          <w:tab/>
        </w:r>
        <w:r>
          <w:rPr>
            <w:noProof/>
            <w:webHidden/>
          </w:rPr>
          <w:fldChar w:fldCharType="begin"/>
        </w:r>
        <w:r>
          <w:rPr>
            <w:noProof/>
            <w:webHidden/>
          </w:rPr>
          <w:instrText xml:space="preserve"> PAGEREF _Toc439943448 \h </w:instrText>
        </w:r>
      </w:ins>
      <w:r>
        <w:rPr>
          <w:noProof/>
          <w:webHidden/>
        </w:rPr>
      </w:r>
      <w:r>
        <w:rPr>
          <w:noProof/>
          <w:webHidden/>
        </w:rPr>
        <w:fldChar w:fldCharType="separate"/>
      </w:r>
      <w:ins w:id="259" w:author="Eric Boisvert" w:date="2016-01-07T15:21:00Z">
        <w:r>
          <w:rPr>
            <w:noProof/>
            <w:webHidden/>
          </w:rPr>
          <w:t>27</w:t>
        </w:r>
        <w:r>
          <w:rPr>
            <w:noProof/>
            <w:webHidden/>
          </w:rPr>
          <w:fldChar w:fldCharType="end"/>
        </w:r>
        <w:r w:rsidRPr="00772328">
          <w:rPr>
            <w:rStyle w:val="Hyperlink"/>
            <w:noProof/>
          </w:rPr>
          <w:fldChar w:fldCharType="end"/>
        </w:r>
      </w:ins>
    </w:p>
    <w:p w14:paraId="5DDE0D35" w14:textId="77777777" w:rsidR="0044586A" w:rsidRPr="00C007EE" w:rsidRDefault="0044586A">
      <w:pPr>
        <w:pStyle w:val="TOC3"/>
        <w:tabs>
          <w:tab w:val="left" w:pos="1320"/>
          <w:tab w:val="right" w:leader="dot" w:pos="8630"/>
        </w:tabs>
        <w:rPr>
          <w:ins w:id="260" w:author="Eric Boisvert" w:date="2016-01-07T15:21:00Z"/>
          <w:rFonts w:ascii="Calibri" w:eastAsia="MS Mincho" w:hAnsi="Calibri"/>
          <w:noProof/>
          <w:sz w:val="22"/>
          <w:szCs w:val="22"/>
          <w:lang w:val="en-CA" w:eastAsia="en-CA"/>
        </w:rPr>
      </w:pPr>
      <w:ins w:id="26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8.2.4</w:t>
        </w:r>
        <w:r w:rsidRPr="00C007EE">
          <w:rPr>
            <w:rFonts w:ascii="Calibri" w:eastAsia="MS Mincho" w:hAnsi="Calibri"/>
            <w:noProof/>
            <w:sz w:val="22"/>
            <w:szCs w:val="22"/>
            <w:lang w:val="en-CA" w:eastAsia="en-CA"/>
          </w:rPr>
          <w:tab/>
        </w:r>
        <w:r w:rsidRPr="00772328">
          <w:rPr>
            <w:rStyle w:val="Hyperlink"/>
            <w:noProof/>
            <w:lang w:val="en-CA"/>
          </w:rPr>
          <w:t>Quantities</w:t>
        </w:r>
        <w:r>
          <w:rPr>
            <w:noProof/>
            <w:webHidden/>
          </w:rPr>
          <w:tab/>
        </w:r>
        <w:r>
          <w:rPr>
            <w:noProof/>
            <w:webHidden/>
          </w:rPr>
          <w:fldChar w:fldCharType="begin"/>
        </w:r>
        <w:r>
          <w:rPr>
            <w:noProof/>
            <w:webHidden/>
          </w:rPr>
          <w:instrText xml:space="preserve"> PAGEREF _Toc439943449 \h </w:instrText>
        </w:r>
      </w:ins>
      <w:r>
        <w:rPr>
          <w:noProof/>
          <w:webHidden/>
        </w:rPr>
      </w:r>
      <w:r>
        <w:rPr>
          <w:noProof/>
          <w:webHidden/>
        </w:rPr>
        <w:fldChar w:fldCharType="separate"/>
      </w:r>
      <w:ins w:id="262" w:author="Eric Boisvert" w:date="2016-01-07T15:21:00Z">
        <w:r>
          <w:rPr>
            <w:noProof/>
            <w:webHidden/>
          </w:rPr>
          <w:t>28</w:t>
        </w:r>
        <w:r>
          <w:rPr>
            <w:noProof/>
            <w:webHidden/>
          </w:rPr>
          <w:fldChar w:fldCharType="end"/>
        </w:r>
        <w:r w:rsidRPr="00772328">
          <w:rPr>
            <w:rStyle w:val="Hyperlink"/>
            <w:noProof/>
          </w:rPr>
          <w:fldChar w:fldCharType="end"/>
        </w:r>
      </w:ins>
    </w:p>
    <w:p w14:paraId="2AADA211" w14:textId="77777777" w:rsidR="0044586A" w:rsidRPr="00C007EE" w:rsidRDefault="0044586A">
      <w:pPr>
        <w:pStyle w:val="TOC3"/>
        <w:tabs>
          <w:tab w:val="left" w:pos="1320"/>
          <w:tab w:val="right" w:leader="dot" w:pos="8630"/>
        </w:tabs>
        <w:rPr>
          <w:ins w:id="263" w:author="Eric Boisvert" w:date="2016-01-07T15:21:00Z"/>
          <w:rFonts w:ascii="Calibri" w:eastAsia="MS Mincho" w:hAnsi="Calibri"/>
          <w:noProof/>
          <w:sz w:val="22"/>
          <w:szCs w:val="22"/>
          <w:lang w:val="en-CA" w:eastAsia="en-CA"/>
        </w:rPr>
      </w:pPr>
      <w:ins w:id="26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8.2.5</w:t>
        </w:r>
        <w:r w:rsidRPr="00C007EE">
          <w:rPr>
            <w:rFonts w:ascii="Calibri" w:eastAsia="MS Mincho" w:hAnsi="Calibri"/>
            <w:noProof/>
            <w:sz w:val="22"/>
            <w:szCs w:val="22"/>
            <w:lang w:val="en-CA" w:eastAsia="en-CA"/>
          </w:rPr>
          <w:tab/>
        </w:r>
        <w:r w:rsidRPr="00772328">
          <w:rPr>
            <w:rStyle w:val="Hyperlink"/>
            <w:noProof/>
            <w:lang w:val="en-CA"/>
          </w:rPr>
          <w:t>Code lists</w:t>
        </w:r>
        <w:r>
          <w:rPr>
            <w:noProof/>
            <w:webHidden/>
          </w:rPr>
          <w:tab/>
        </w:r>
        <w:r>
          <w:rPr>
            <w:noProof/>
            <w:webHidden/>
          </w:rPr>
          <w:fldChar w:fldCharType="begin"/>
        </w:r>
        <w:r>
          <w:rPr>
            <w:noProof/>
            <w:webHidden/>
          </w:rPr>
          <w:instrText xml:space="preserve"> PAGEREF _Toc439943450 \h </w:instrText>
        </w:r>
      </w:ins>
      <w:r>
        <w:rPr>
          <w:noProof/>
          <w:webHidden/>
        </w:rPr>
      </w:r>
      <w:r>
        <w:rPr>
          <w:noProof/>
          <w:webHidden/>
        </w:rPr>
        <w:fldChar w:fldCharType="separate"/>
      </w:r>
      <w:ins w:id="265" w:author="Eric Boisvert" w:date="2016-01-07T15:21:00Z">
        <w:r>
          <w:rPr>
            <w:noProof/>
            <w:webHidden/>
          </w:rPr>
          <w:t>28</w:t>
        </w:r>
        <w:r>
          <w:rPr>
            <w:noProof/>
            <w:webHidden/>
          </w:rPr>
          <w:fldChar w:fldCharType="end"/>
        </w:r>
        <w:r w:rsidRPr="00772328">
          <w:rPr>
            <w:rStyle w:val="Hyperlink"/>
            <w:noProof/>
          </w:rPr>
          <w:fldChar w:fldCharType="end"/>
        </w:r>
      </w:ins>
    </w:p>
    <w:p w14:paraId="622F2AA9" w14:textId="77777777" w:rsidR="0044586A" w:rsidRPr="00C007EE" w:rsidRDefault="0044586A">
      <w:pPr>
        <w:pStyle w:val="TOC3"/>
        <w:tabs>
          <w:tab w:val="left" w:pos="1320"/>
          <w:tab w:val="right" w:leader="dot" w:pos="8630"/>
        </w:tabs>
        <w:rPr>
          <w:ins w:id="266" w:author="Eric Boisvert" w:date="2016-01-07T15:21:00Z"/>
          <w:rFonts w:ascii="Calibri" w:eastAsia="MS Mincho" w:hAnsi="Calibri"/>
          <w:noProof/>
          <w:sz w:val="22"/>
          <w:szCs w:val="22"/>
          <w:lang w:val="en-CA" w:eastAsia="en-CA"/>
        </w:rPr>
      </w:pPr>
      <w:ins w:id="26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8.2.6</w:t>
        </w:r>
        <w:r w:rsidRPr="00C007EE">
          <w:rPr>
            <w:rFonts w:ascii="Calibri" w:eastAsia="MS Mincho" w:hAnsi="Calibri"/>
            <w:noProof/>
            <w:sz w:val="22"/>
            <w:szCs w:val="22"/>
            <w:lang w:val="en-CA" w:eastAsia="en-CA"/>
          </w:rPr>
          <w:tab/>
        </w:r>
        <w:r w:rsidRPr="00772328">
          <w:rPr>
            <w:rStyle w:val="Hyperlink"/>
            <w:noProof/>
            <w:lang w:val="en-CA"/>
          </w:rPr>
          <w:t>Code lists URI</w:t>
        </w:r>
        <w:r>
          <w:rPr>
            <w:noProof/>
            <w:webHidden/>
          </w:rPr>
          <w:tab/>
        </w:r>
        <w:r>
          <w:rPr>
            <w:noProof/>
            <w:webHidden/>
          </w:rPr>
          <w:fldChar w:fldCharType="begin"/>
        </w:r>
        <w:r>
          <w:rPr>
            <w:noProof/>
            <w:webHidden/>
          </w:rPr>
          <w:instrText xml:space="preserve"> PAGEREF _Toc439943451 \h </w:instrText>
        </w:r>
      </w:ins>
      <w:r>
        <w:rPr>
          <w:noProof/>
          <w:webHidden/>
        </w:rPr>
      </w:r>
      <w:r>
        <w:rPr>
          <w:noProof/>
          <w:webHidden/>
        </w:rPr>
        <w:fldChar w:fldCharType="separate"/>
      </w:r>
      <w:ins w:id="268" w:author="Eric Boisvert" w:date="2016-01-07T15:21:00Z">
        <w:r>
          <w:rPr>
            <w:noProof/>
            <w:webHidden/>
          </w:rPr>
          <w:t>28</w:t>
        </w:r>
        <w:r>
          <w:rPr>
            <w:noProof/>
            <w:webHidden/>
          </w:rPr>
          <w:fldChar w:fldCharType="end"/>
        </w:r>
        <w:r w:rsidRPr="00772328">
          <w:rPr>
            <w:rStyle w:val="Hyperlink"/>
            <w:noProof/>
          </w:rPr>
          <w:fldChar w:fldCharType="end"/>
        </w:r>
      </w:ins>
    </w:p>
    <w:p w14:paraId="46846FFC" w14:textId="77777777" w:rsidR="0044586A" w:rsidRPr="00C007EE" w:rsidRDefault="0044586A">
      <w:pPr>
        <w:pStyle w:val="TOC3"/>
        <w:tabs>
          <w:tab w:val="left" w:pos="1320"/>
          <w:tab w:val="right" w:leader="dot" w:pos="8630"/>
        </w:tabs>
        <w:rPr>
          <w:ins w:id="269" w:author="Eric Boisvert" w:date="2016-01-07T15:21:00Z"/>
          <w:rFonts w:ascii="Calibri" w:eastAsia="MS Mincho" w:hAnsi="Calibri"/>
          <w:noProof/>
          <w:sz w:val="22"/>
          <w:szCs w:val="22"/>
          <w:lang w:val="en-CA" w:eastAsia="en-CA"/>
        </w:rPr>
      </w:pPr>
      <w:ins w:id="27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8.2.7</w:t>
        </w:r>
        <w:r w:rsidRPr="00C007EE">
          <w:rPr>
            <w:rFonts w:ascii="Calibri" w:eastAsia="MS Mincho" w:hAnsi="Calibri"/>
            <w:noProof/>
            <w:sz w:val="22"/>
            <w:szCs w:val="22"/>
            <w:lang w:val="en-CA" w:eastAsia="en-CA"/>
          </w:rPr>
          <w:tab/>
        </w:r>
        <w:r w:rsidRPr="00772328">
          <w:rPr>
            <w:rStyle w:val="Hyperlink"/>
            <w:noProof/>
            <w:lang w:val="en-CA"/>
          </w:rPr>
          <w:t>Identifier</w:t>
        </w:r>
        <w:r>
          <w:rPr>
            <w:noProof/>
            <w:webHidden/>
          </w:rPr>
          <w:tab/>
        </w:r>
        <w:r>
          <w:rPr>
            <w:noProof/>
            <w:webHidden/>
          </w:rPr>
          <w:fldChar w:fldCharType="begin"/>
        </w:r>
        <w:r>
          <w:rPr>
            <w:noProof/>
            <w:webHidden/>
          </w:rPr>
          <w:instrText xml:space="preserve"> PAGEREF _Toc439943452 \h </w:instrText>
        </w:r>
      </w:ins>
      <w:r>
        <w:rPr>
          <w:noProof/>
          <w:webHidden/>
        </w:rPr>
      </w:r>
      <w:r>
        <w:rPr>
          <w:noProof/>
          <w:webHidden/>
        </w:rPr>
        <w:fldChar w:fldCharType="separate"/>
      </w:r>
      <w:ins w:id="271" w:author="Eric Boisvert" w:date="2016-01-07T15:21:00Z">
        <w:r>
          <w:rPr>
            <w:noProof/>
            <w:webHidden/>
          </w:rPr>
          <w:t>28</w:t>
        </w:r>
        <w:r>
          <w:rPr>
            <w:noProof/>
            <w:webHidden/>
          </w:rPr>
          <w:fldChar w:fldCharType="end"/>
        </w:r>
        <w:r w:rsidRPr="00772328">
          <w:rPr>
            <w:rStyle w:val="Hyperlink"/>
            <w:noProof/>
          </w:rPr>
          <w:fldChar w:fldCharType="end"/>
        </w:r>
      </w:ins>
    </w:p>
    <w:p w14:paraId="61C8E12C" w14:textId="77777777" w:rsidR="0044586A" w:rsidRPr="00C007EE" w:rsidRDefault="0044586A">
      <w:pPr>
        <w:pStyle w:val="TOC2"/>
        <w:tabs>
          <w:tab w:val="left" w:pos="880"/>
          <w:tab w:val="right" w:leader="dot" w:pos="8630"/>
        </w:tabs>
        <w:rPr>
          <w:ins w:id="272" w:author="Eric Boisvert" w:date="2016-01-07T15:21:00Z"/>
          <w:rFonts w:ascii="Calibri" w:eastAsia="MS Mincho" w:hAnsi="Calibri"/>
          <w:noProof/>
          <w:sz w:val="22"/>
          <w:szCs w:val="22"/>
          <w:lang w:val="en-CA" w:eastAsia="en-CA"/>
        </w:rPr>
      </w:pPr>
      <w:ins w:id="27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8.3</w:t>
        </w:r>
        <w:r w:rsidRPr="00C007EE">
          <w:rPr>
            <w:rFonts w:ascii="Calibri" w:eastAsia="MS Mincho" w:hAnsi="Calibri"/>
            <w:noProof/>
            <w:sz w:val="22"/>
            <w:szCs w:val="22"/>
            <w:lang w:val="en-CA" w:eastAsia="en-CA"/>
          </w:rPr>
          <w:tab/>
        </w:r>
        <w:r w:rsidRPr="00772328">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_Toc439943453 \h </w:instrText>
        </w:r>
      </w:ins>
      <w:r>
        <w:rPr>
          <w:noProof/>
          <w:webHidden/>
        </w:rPr>
      </w:r>
      <w:r>
        <w:rPr>
          <w:noProof/>
          <w:webHidden/>
        </w:rPr>
        <w:fldChar w:fldCharType="separate"/>
      </w:r>
      <w:ins w:id="274" w:author="Eric Boisvert" w:date="2016-01-07T15:21:00Z">
        <w:r>
          <w:rPr>
            <w:noProof/>
            <w:webHidden/>
          </w:rPr>
          <w:t>28</w:t>
        </w:r>
        <w:r>
          <w:rPr>
            <w:noProof/>
            <w:webHidden/>
          </w:rPr>
          <w:fldChar w:fldCharType="end"/>
        </w:r>
        <w:r w:rsidRPr="00772328">
          <w:rPr>
            <w:rStyle w:val="Hyperlink"/>
            <w:noProof/>
          </w:rPr>
          <w:fldChar w:fldCharType="end"/>
        </w:r>
      </w:ins>
    </w:p>
    <w:p w14:paraId="727351E3" w14:textId="77777777" w:rsidR="0044586A" w:rsidRPr="00C007EE" w:rsidRDefault="0044586A">
      <w:pPr>
        <w:pStyle w:val="TOC3"/>
        <w:tabs>
          <w:tab w:val="left" w:pos="1320"/>
          <w:tab w:val="right" w:leader="dot" w:pos="8630"/>
        </w:tabs>
        <w:rPr>
          <w:ins w:id="275" w:author="Eric Boisvert" w:date="2016-01-07T15:21:00Z"/>
          <w:rFonts w:ascii="Calibri" w:eastAsia="MS Mincho" w:hAnsi="Calibri"/>
          <w:noProof/>
          <w:sz w:val="22"/>
          <w:szCs w:val="22"/>
          <w:lang w:val="en-CA" w:eastAsia="en-CA"/>
        </w:rPr>
      </w:pPr>
      <w:ins w:id="27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8.3.1</w:t>
        </w:r>
        <w:r w:rsidRPr="00C007EE">
          <w:rPr>
            <w:rFonts w:ascii="Calibri" w:eastAsia="MS Mincho" w:hAnsi="Calibri"/>
            <w:noProof/>
            <w:sz w:val="22"/>
            <w:szCs w:val="22"/>
            <w:lang w:val="en-CA" w:eastAsia="en-CA"/>
          </w:rPr>
          <w:tab/>
        </w:r>
        <w:r w:rsidRPr="00772328">
          <w:rPr>
            <w:rStyle w:val="Hyperlink"/>
            <w:noProof/>
            <w:lang w:val="en-CA"/>
          </w:rPr>
          <w:t>Portrayal views</w:t>
        </w:r>
        <w:r>
          <w:rPr>
            <w:noProof/>
            <w:webHidden/>
          </w:rPr>
          <w:tab/>
        </w:r>
        <w:r>
          <w:rPr>
            <w:noProof/>
            <w:webHidden/>
          </w:rPr>
          <w:fldChar w:fldCharType="begin"/>
        </w:r>
        <w:r>
          <w:rPr>
            <w:noProof/>
            <w:webHidden/>
          </w:rPr>
          <w:instrText xml:space="preserve"> PAGEREF _Toc439943454 \h </w:instrText>
        </w:r>
      </w:ins>
      <w:r>
        <w:rPr>
          <w:noProof/>
          <w:webHidden/>
        </w:rPr>
      </w:r>
      <w:r>
        <w:rPr>
          <w:noProof/>
          <w:webHidden/>
        </w:rPr>
        <w:fldChar w:fldCharType="separate"/>
      </w:r>
      <w:ins w:id="277" w:author="Eric Boisvert" w:date="2016-01-07T15:21:00Z">
        <w:r>
          <w:rPr>
            <w:noProof/>
            <w:webHidden/>
          </w:rPr>
          <w:t>30</w:t>
        </w:r>
        <w:r>
          <w:rPr>
            <w:noProof/>
            <w:webHidden/>
          </w:rPr>
          <w:fldChar w:fldCharType="end"/>
        </w:r>
        <w:r w:rsidRPr="00772328">
          <w:rPr>
            <w:rStyle w:val="Hyperlink"/>
            <w:noProof/>
          </w:rPr>
          <w:fldChar w:fldCharType="end"/>
        </w:r>
      </w:ins>
    </w:p>
    <w:p w14:paraId="4D1969CD" w14:textId="77777777" w:rsidR="0044586A" w:rsidRPr="00C007EE" w:rsidRDefault="0044586A">
      <w:pPr>
        <w:pStyle w:val="TOC3"/>
        <w:tabs>
          <w:tab w:val="left" w:pos="1320"/>
          <w:tab w:val="right" w:leader="dot" w:pos="8630"/>
        </w:tabs>
        <w:rPr>
          <w:ins w:id="278" w:author="Eric Boisvert" w:date="2016-01-07T15:21:00Z"/>
          <w:rFonts w:ascii="Calibri" w:eastAsia="MS Mincho" w:hAnsi="Calibri"/>
          <w:noProof/>
          <w:sz w:val="22"/>
          <w:szCs w:val="22"/>
          <w:lang w:val="en-CA" w:eastAsia="en-CA"/>
        </w:rPr>
      </w:pPr>
      <w:ins w:id="27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8.3.2</w:t>
        </w:r>
        <w:r w:rsidRPr="00C007EE">
          <w:rPr>
            <w:rFonts w:ascii="Calibri" w:eastAsia="MS Mincho" w:hAnsi="Calibri"/>
            <w:noProof/>
            <w:sz w:val="22"/>
            <w:szCs w:val="22"/>
            <w:lang w:val="en-CA" w:eastAsia="en-CA"/>
          </w:rPr>
          <w:tab/>
        </w:r>
        <w:r w:rsidRPr="00772328">
          <w:rPr>
            <w:rStyle w:val="Hyperlink"/>
            <w:noProof/>
          </w:rPr>
          <w:t>GeologicUnitView</w:t>
        </w:r>
        <w:r>
          <w:rPr>
            <w:noProof/>
            <w:webHidden/>
          </w:rPr>
          <w:tab/>
        </w:r>
        <w:r>
          <w:rPr>
            <w:noProof/>
            <w:webHidden/>
          </w:rPr>
          <w:fldChar w:fldCharType="begin"/>
        </w:r>
        <w:r>
          <w:rPr>
            <w:noProof/>
            <w:webHidden/>
          </w:rPr>
          <w:instrText xml:space="preserve"> PAGEREF _Toc439943455 \h </w:instrText>
        </w:r>
      </w:ins>
      <w:r>
        <w:rPr>
          <w:noProof/>
          <w:webHidden/>
        </w:rPr>
      </w:r>
      <w:r>
        <w:rPr>
          <w:noProof/>
          <w:webHidden/>
        </w:rPr>
        <w:fldChar w:fldCharType="separate"/>
      </w:r>
      <w:ins w:id="280" w:author="Eric Boisvert" w:date="2016-01-07T15:21:00Z">
        <w:r>
          <w:rPr>
            <w:noProof/>
            <w:webHidden/>
          </w:rPr>
          <w:t>32</w:t>
        </w:r>
        <w:r>
          <w:rPr>
            <w:noProof/>
            <w:webHidden/>
          </w:rPr>
          <w:fldChar w:fldCharType="end"/>
        </w:r>
        <w:r w:rsidRPr="00772328">
          <w:rPr>
            <w:rStyle w:val="Hyperlink"/>
            <w:noProof/>
          </w:rPr>
          <w:fldChar w:fldCharType="end"/>
        </w:r>
      </w:ins>
    </w:p>
    <w:p w14:paraId="62FCAC85" w14:textId="77777777" w:rsidR="0044586A" w:rsidRPr="00C007EE" w:rsidRDefault="0044586A">
      <w:pPr>
        <w:pStyle w:val="TOC3"/>
        <w:tabs>
          <w:tab w:val="left" w:pos="1320"/>
          <w:tab w:val="right" w:leader="dot" w:pos="8630"/>
        </w:tabs>
        <w:rPr>
          <w:ins w:id="281" w:author="Eric Boisvert" w:date="2016-01-07T15:21:00Z"/>
          <w:rFonts w:ascii="Calibri" w:eastAsia="MS Mincho" w:hAnsi="Calibri"/>
          <w:noProof/>
          <w:sz w:val="22"/>
          <w:szCs w:val="22"/>
          <w:lang w:val="en-CA" w:eastAsia="en-CA"/>
        </w:rPr>
      </w:pPr>
      <w:ins w:id="28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8.3.3</w:t>
        </w:r>
        <w:r w:rsidRPr="00C007EE">
          <w:rPr>
            <w:rFonts w:ascii="Calibri" w:eastAsia="MS Mincho" w:hAnsi="Calibri"/>
            <w:noProof/>
            <w:sz w:val="22"/>
            <w:szCs w:val="22"/>
            <w:lang w:val="en-CA" w:eastAsia="en-CA"/>
          </w:rPr>
          <w:tab/>
        </w:r>
        <w:r w:rsidRPr="00772328">
          <w:rPr>
            <w:rStyle w:val="Hyperlink"/>
            <w:noProof/>
            <w:lang w:val="en-CA"/>
          </w:rPr>
          <w:t>BoreholeView</w:t>
        </w:r>
        <w:r>
          <w:rPr>
            <w:noProof/>
            <w:webHidden/>
          </w:rPr>
          <w:tab/>
        </w:r>
        <w:r>
          <w:rPr>
            <w:noProof/>
            <w:webHidden/>
          </w:rPr>
          <w:fldChar w:fldCharType="begin"/>
        </w:r>
        <w:r>
          <w:rPr>
            <w:noProof/>
            <w:webHidden/>
          </w:rPr>
          <w:instrText xml:space="preserve"> PAGEREF _Toc439943456 \h </w:instrText>
        </w:r>
      </w:ins>
      <w:r>
        <w:rPr>
          <w:noProof/>
          <w:webHidden/>
        </w:rPr>
      </w:r>
      <w:r>
        <w:rPr>
          <w:noProof/>
          <w:webHidden/>
        </w:rPr>
        <w:fldChar w:fldCharType="separate"/>
      </w:r>
      <w:ins w:id="283" w:author="Eric Boisvert" w:date="2016-01-07T15:21:00Z">
        <w:r>
          <w:rPr>
            <w:noProof/>
            <w:webHidden/>
          </w:rPr>
          <w:t>38</w:t>
        </w:r>
        <w:r>
          <w:rPr>
            <w:noProof/>
            <w:webHidden/>
          </w:rPr>
          <w:fldChar w:fldCharType="end"/>
        </w:r>
        <w:r w:rsidRPr="00772328">
          <w:rPr>
            <w:rStyle w:val="Hyperlink"/>
            <w:noProof/>
          </w:rPr>
          <w:fldChar w:fldCharType="end"/>
        </w:r>
      </w:ins>
    </w:p>
    <w:p w14:paraId="12735C5C" w14:textId="77777777" w:rsidR="0044586A" w:rsidRPr="00C007EE" w:rsidRDefault="0044586A">
      <w:pPr>
        <w:pStyle w:val="TOC3"/>
        <w:tabs>
          <w:tab w:val="left" w:pos="1320"/>
          <w:tab w:val="right" w:leader="dot" w:pos="8630"/>
        </w:tabs>
        <w:rPr>
          <w:ins w:id="284" w:author="Eric Boisvert" w:date="2016-01-07T15:21:00Z"/>
          <w:rFonts w:ascii="Calibri" w:eastAsia="MS Mincho" w:hAnsi="Calibri"/>
          <w:noProof/>
          <w:sz w:val="22"/>
          <w:szCs w:val="22"/>
          <w:lang w:val="en-CA" w:eastAsia="en-CA"/>
        </w:rPr>
      </w:pPr>
      <w:ins w:id="28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8.3.4</w:t>
        </w:r>
        <w:r w:rsidRPr="00C007EE">
          <w:rPr>
            <w:rFonts w:ascii="Calibri" w:eastAsia="MS Mincho" w:hAnsi="Calibri"/>
            <w:noProof/>
            <w:sz w:val="22"/>
            <w:szCs w:val="22"/>
            <w:lang w:val="en-CA" w:eastAsia="en-CA"/>
          </w:rPr>
          <w:tab/>
        </w:r>
        <w:r w:rsidRPr="00772328">
          <w:rPr>
            <w:rStyle w:val="Hyperlink"/>
            <w:noProof/>
            <w:lang w:val="en-CA"/>
          </w:rPr>
          <w:t>ContactView</w:t>
        </w:r>
        <w:r>
          <w:rPr>
            <w:noProof/>
            <w:webHidden/>
          </w:rPr>
          <w:tab/>
        </w:r>
        <w:r>
          <w:rPr>
            <w:noProof/>
            <w:webHidden/>
          </w:rPr>
          <w:fldChar w:fldCharType="begin"/>
        </w:r>
        <w:r>
          <w:rPr>
            <w:noProof/>
            <w:webHidden/>
          </w:rPr>
          <w:instrText xml:space="preserve"> PAGEREF _Toc439943457 \h </w:instrText>
        </w:r>
      </w:ins>
      <w:r>
        <w:rPr>
          <w:noProof/>
          <w:webHidden/>
        </w:rPr>
      </w:r>
      <w:r>
        <w:rPr>
          <w:noProof/>
          <w:webHidden/>
        </w:rPr>
        <w:fldChar w:fldCharType="separate"/>
      </w:r>
      <w:ins w:id="286" w:author="Eric Boisvert" w:date="2016-01-07T15:21:00Z">
        <w:r>
          <w:rPr>
            <w:noProof/>
            <w:webHidden/>
          </w:rPr>
          <w:t>43</w:t>
        </w:r>
        <w:r>
          <w:rPr>
            <w:noProof/>
            <w:webHidden/>
          </w:rPr>
          <w:fldChar w:fldCharType="end"/>
        </w:r>
        <w:r w:rsidRPr="00772328">
          <w:rPr>
            <w:rStyle w:val="Hyperlink"/>
            <w:noProof/>
          </w:rPr>
          <w:fldChar w:fldCharType="end"/>
        </w:r>
      </w:ins>
    </w:p>
    <w:p w14:paraId="6EAAFA6E" w14:textId="77777777" w:rsidR="0044586A" w:rsidRPr="00C007EE" w:rsidRDefault="0044586A">
      <w:pPr>
        <w:pStyle w:val="TOC3"/>
        <w:tabs>
          <w:tab w:val="left" w:pos="1320"/>
          <w:tab w:val="right" w:leader="dot" w:pos="8630"/>
        </w:tabs>
        <w:rPr>
          <w:ins w:id="287" w:author="Eric Boisvert" w:date="2016-01-07T15:21:00Z"/>
          <w:rFonts w:ascii="Calibri" w:eastAsia="MS Mincho" w:hAnsi="Calibri"/>
          <w:noProof/>
          <w:sz w:val="22"/>
          <w:szCs w:val="22"/>
          <w:lang w:val="en-CA" w:eastAsia="en-CA"/>
        </w:rPr>
      </w:pPr>
      <w:ins w:id="28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8.3.5</w:t>
        </w:r>
        <w:r w:rsidRPr="00C007EE">
          <w:rPr>
            <w:rFonts w:ascii="Calibri" w:eastAsia="MS Mincho" w:hAnsi="Calibri"/>
            <w:noProof/>
            <w:sz w:val="22"/>
            <w:szCs w:val="22"/>
            <w:lang w:val="en-CA" w:eastAsia="en-CA"/>
          </w:rPr>
          <w:tab/>
        </w:r>
        <w:r w:rsidRPr="00772328">
          <w:rPr>
            <w:rStyle w:val="Hyperlink"/>
            <w:noProof/>
            <w:lang w:val="en-CA"/>
          </w:rPr>
          <w:t>GeologicSpecimenView</w:t>
        </w:r>
        <w:r>
          <w:rPr>
            <w:noProof/>
            <w:webHidden/>
          </w:rPr>
          <w:tab/>
        </w:r>
        <w:r>
          <w:rPr>
            <w:noProof/>
            <w:webHidden/>
          </w:rPr>
          <w:fldChar w:fldCharType="begin"/>
        </w:r>
        <w:r>
          <w:rPr>
            <w:noProof/>
            <w:webHidden/>
          </w:rPr>
          <w:instrText xml:space="preserve"> PAGEREF _Toc439943458 \h </w:instrText>
        </w:r>
      </w:ins>
      <w:r>
        <w:rPr>
          <w:noProof/>
          <w:webHidden/>
        </w:rPr>
      </w:r>
      <w:r>
        <w:rPr>
          <w:noProof/>
          <w:webHidden/>
        </w:rPr>
        <w:fldChar w:fldCharType="separate"/>
      </w:r>
      <w:ins w:id="289" w:author="Eric Boisvert" w:date="2016-01-07T15:21:00Z">
        <w:r>
          <w:rPr>
            <w:noProof/>
            <w:webHidden/>
          </w:rPr>
          <w:t>46</w:t>
        </w:r>
        <w:r>
          <w:rPr>
            <w:noProof/>
            <w:webHidden/>
          </w:rPr>
          <w:fldChar w:fldCharType="end"/>
        </w:r>
        <w:r w:rsidRPr="00772328">
          <w:rPr>
            <w:rStyle w:val="Hyperlink"/>
            <w:noProof/>
          </w:rPr>
          <w:fldChar w:fldCharType="end"/>
        </w:r>
      </w:ins>
    </w:p>
    <w:p w14:paraId="305632F7" w14:textId="77777777" w:rsidR="0044586A" w:rsidRPr="00C007EE" w:rsidRDefault="0044586A">
      <w:pPr>
        <w:pStyle w:val="TOC3"/>
        <w:tabs>
          <w:tab w:val="left" w:pos="1320"/>
          <w:tab w:val="right" w:leader="dot" w:pos="8630"/>
        </w:tabs>
        <w:rPr>
          <w:ins w:id="290" w:author="Eric Boisvert" w:date="2016-01-07T15:21:00Z"/>
          <w:rFonts w:ascii="Calibri" w:eastAsia="MS Mincho" w:hAnsi="Calibri"/>
          <w:noProof/>
          <w:sz w:val="22"/>
          <w:szCs w:val="22"/>
          <w:lang w:val="en-CA" w:eastAsia="en-CA"/>
        </w:rPr>
      </w:pPr>
      <w:ins w:id="29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8.3.6</w:t>
        </w:r>
        <w:r w:rsidRPr="00C007EE">
          <w:rPr>
            <w:rFonts w:ascii="Calibri" w:eastAsia="MS Mincho" w:hAnsi="Calibri"/>
            <w:noProof/>
            <w:sz w:val="22"/>
            <w:szCs w:val="22"/>
            <w:lang w:val="en-CA" w:eastAsia="en-CA"/>
          </w:rPr>
          <w:tab/>
        </w:r>
        <w:r w:rsidRPr="00772328">
          <w:rPr>
            <w:rStyle w:val="Hyperlink"/>
            <w:noProof/>
            <w:lang w:val="en-CA"/>
          </w:rPr>
          <w:t>GeomorphologicUnitView</w:t>
        </w:r>
        <w:r>
          <w:rPr>
            <w:noProof/>
            <w:webHidden/>
          </w:rPr>
          <w:tab/>
        </w:r>
        <w:r>
          <w:rPr>
            <w:noProof/>
            <w:webHidden/>
          </w:rPr>
          <w:fldChar w:fldCharType="begin"/>
        </w:r>
        <w:r>
          <w:rPr>
            <w:noProof/>
            <w:webHidden/>
          </w:rPr>
          <w:instrText xml:space="preserve"> PAGEREF _Toc439943459 \h </w:instrText>
        </w:r>
      </w:ins>
      <w:r>
        <w:rPr>
          <w:noProof/>
          <w:webHidden/>
        </w:rPr>
      </w:r>
      <w:r>
        <w:rPr>
          <w:noProof/>
          <w:webHidden/>
        </w:rPr>
        <w:fldChar w:fldCharType="separate"/>
      </w:r>
      <w:ins w:id="292" w:author="Eric Boisvert" w:date="2016-01-07T15:21:00Z">
        <w:r>
          <w:rPr>
            <w:noProof/>
            <w:webHidden/>
          </w:rPr>
          <w:t>49</w:t>
        </w:r>
        <w:r>
          <w:rPr>
            <w:noProof/>
            <w:webHidden/>
          </w:rPr>
          <w:fldChar w:fldCharType="end"/>
        </w:r>
        <w:r w:rsidRPr="00772328">
          <w:rPr>
            <w:rStyle w:val="Hyperlink"/>
            <w:noProof/>
          </w:rPr>
          <w:fldChar w:fldCharType="end"/>
        </w:r>
      </w:ins>
    </w:p>
    <w:p w14:paraId="75EE01DF" w14:textId="77777777" w:rsidR="0044586A" w:rsidRPr="00C007EE" w:rsidRDefault="0044586A">
      <w:pPr>
        <w:pStyle w:val="TOC3"/>
        <w:tabs>
          <w:tab w:val="left" w:pos="1320"/>
          <w:tab w:val="right" w:leader="dot" w:pos="8630"/>
        </w:tabs>
        <w:rPr>
          <w:ins w:id="293" w:author="Eric Boisvert" w:date="2016-01-07T15:21:00Z"/>
          <w:rFonts w:ascii="Calibri" w:eastAsia="MS Mincho" w:hAnsi="Calibri"/>
          <w:noProof/>
          <w:sz w:val="22"/>
          <w:szCs w:val="22"/>
          <w:lang w:val="en-CA" w:eastAsia="en-CA"/>
        </w:rPr>
      </w:pPr>
      <w:ins w:id="294"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"_Toc439943460"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8.3.7</w:t>
        </w:r>
        <w:r w:rsidRPr="00C007EE">
          <w:rPr>
            <w:rFonts w:ascii="Calibri" w:eastAsia="MS Mincho" w:hAnsi="Calibri"/>
            <w:noProof/>
            <w:sz w:val="22"/>
            <w:szCs w:val="22"/>
            <w:lang w:val="en-CA" w:eastAsia="en-CA"/>
          </w:rPr>
          <w:tab/>
        </w:r>
        <w:r w:rsidRPr="00772328">
          <w:rPr>
            <w:rStyle w:val="Hyperlink"/>
            <w:noProof/>
            <w:lang w:val="en-CA"/>
          </w:rPr>
          <w:t>ShearDisplacementStructureView</w:t>
        </w:r>
        <w:r>
          <w:rPr>
            <w:noProof/>
            <w:webHidden/>
          </w:rPr>
          <w:tab/>
        </w:r>
        <w:r>
          <w:rPr>
            <w:noProof/>
            <w:webHidden/>
          </w:rPr>
          <w:fldChar w:fldCharType="begin"/>
        </w:r>
        <w:r>
          <w:rPr>
            <w:noProof/>
            <w:webHidden/>
          </w:rPr>
          <w:instrText xml:space="preserve"> PAGEREF _Toc439943460 \h </w:instrText>
        </w:r>
      </w:ins>
      <w:r>
        <w:rPr>
          <w:noProof/>
          <w:webHidden/>
        </w:rPr>
      </w:r>
      <w:r>
        <w:rPr>
          <w:noProof/>
          <w:webHidden/>
        </w:rPr>
        <w:fldChar w:fldCharType="separate"/>
      </w:r>
      <w:ins w:id="295" w:author="Eric Boisvert" w:date="2016-01-07T15:21:00Z">
        <w:r>
          <w:rPr>
            <w:noProof/>
            <w:webHidden/>
          </w:rPr>
          <w:t>54</w:t>
        </w:r>
        <w:r>
          <w:rPr>
            <w:noProof/>
            <w:webHidden/>
          </w:rPr>
          <w:fldChar w:fldCharType="end"/>
        </w:r>
        <w:r w:rsidRPr="00772328">
          <w:rPr>
            <w:rStyle w:val="Hyperlink"/>
            <w:noProof/>
          </w:rPr>
          <w:fldChar w:fldCharType="end"/>
        </w:r>
      </w:ins>
    </w:p>
    <w:p w14:paraId="46CAC78A" w14:textId="77777777" w:rsidR="0044586A" w:rsidRPr="00C007EE" w:rsidRDefault="0044586A">
      <w:pPr>
        <w:pStyle w:val="TOC3"/>
        <w:tabs>
          <w:tab w:val="left" w:pos="1320"/>
          <w:tab w:val="right" w:leader="dot" w:pos="8630"/>
        </w:tabs>
        <w:rPr>
          <w:ins w:id="296" w:author="Eric Boisvert" w:date="2016-01-07T15:21:00Z"/>
          <w:rFonts w:ascii="Calibri" w:eastAsia="MS Mincho" w:hAnsi="Calibri"/>
          <w:noProof/>
          <w:sz w:val="22"/>
          <w:szCs w:val="22"/>
          <w:lang w:val="en-CA" w:eastAsia="en-CA"/>
        </w:rPr>
      </w:pPr>
      <w:ins w:id="29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8.3.8</w:t>
        </w:r>
        <w:r w:rsidRPr="00C007EE">
          <w:rPr>
            <w:rFonts w:ascii="Calibri" w:eastAsia="MS Mincho" w:hAnsi="Calibri"/>
            <w:noProof/>
            <w:sz w:val="22"/>
            <w:szCs w:val="22"/>
            <w:lang w:val="en-CA" w:eastAsia="en-CA"/>
          </w:rPr>
          <w:tab/>
        </w:r>
        <w:r w:rsidRPr="00772328">
          <w:rPr>
            <w:rStyle w:val="Hyperlink"/>
            <w:noProof/>
            <w:lang w:val="en-CA"/>
          </w:rPr>
          <w:t>SiteObservationView</w:t>
        </w:r>
        <w:r>
          <w:rPr>
            <w:noProof/>
            <w:webHidden/>
          </w:rPr>
          <w:tab/>
        </w:r>
        <w:r>
          <w:rPr>
            <w:noProof/>
            <w:webHidden/>
          </w:rPr>
          <w:fldChar w:fldCharType="begin"/>
        </w:r>
        <w:r>
          <w:rPr>
            <w:noProof/>
            <w:webHidden/>
          </w:rPr>
          <w:instrText xml:space="preserve"> PAGEREF _Toc439943461 \h </w:instrText>
        </w:r>
      </w:ins>
      <w:r>
        <w:rPr>
          <w:noProof/>
          <w:webHidden/>
        </w:rPr>
      </w:r>
      <w:r>
        <w:rPr>
          <w:noProof/>
          <w:webHidden/>
        </w:rPr>
        <w:fldChar w:fldCharType="separate"/>
      </w:r>
      <w:ins w:id="298" w:author="Eric Boisvert" w:date="2016-01-07T15:21:00Z">
        <w:r>
          <w:rPr>
            <w:noProof/>
            <w:webHidden/>
          </w:rPr>
          <w:t>60</w:t>
        </w:r>
        <w:r>
          <w:rPr>
            <w:noProof/>
            <w:webHidden/>
          </w:rPr>
          <w:fldChar w:fldCharType="end"/>
        </w:r>
        <w:r w:rsidRPr="00772328">
          <w:rPr>
            <w:rStyle w:val="Hyperlink"/>
            <w:noProof/>
          </w:rPr>
          <w:fldChar w:fldCharType="end"/>
        </w:r>
      </w:ins>
    </w:p>
    <w:p w14:paraId="6C55D8F7" w14:textId="77777777" w:rsidR="0044586A" w:rsidRPr="00C007EE" w:rsidRDefault="0044586A">
      <w:pPr>
        <w:pStyle w:val="TOC2"/>
        <w:tabs>
          <w:tab w:val="left" w:pos="880"/>
          <w:tab w:val="right" w:leader="dot" w:pos="8630"/>
        </w:tabs>
        <w:rPr>
          <w:ins w:id="299" w:author="Eric Boisvert" w:date="2016-01-07T15:21:00Z"/>
          <w:rFonts w:ascii="Calibri" w:eastAsia="MS Mincho" w:hAnsi="Calibri"/>
          <w:noProof/>
          <w:sz w:val="22"/>
          <w:szCs w:val="22"/>
          <w:lang w:val="en-CA" w:eastAsia="en-CA"/>
        </w:rPr>
      </w:pPr>
      <w:ins w:id="30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8.4</w:t>
        </w:r>
        <w:r w:rsidRPr="00C007EE">
          <w:rPr>
            <w:rFonts w:ascii="Calibri" w:eastAsia="MS Mincho" w:hAnsi="Calibri"/>
            <w:noProof/>
            <w:sz w:val="22"/>
            <w:szCs w:val="22"/>
            <w:lang w:val="en-CA" w:eastAsia="en-CA"/>
          </w:rPr>
          <w:tab/>
        </w:r>
        <w:r w:rsidRPr="00772328">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_Toc439943462 \h </w:instrText>
        </w:r>
      </w:ins>
      <w:r>
        <w:rPr>
          <w:noProof/>
          <w:webHidden/>
        </w:rPr>
      </w:r>
      <w:r>
        <w:rPr>
          <w:noProof/>
          <w:webHidden/>
        </w:rPr>
        <w:fldChar w:fldCharType="separate"/>
      </w:r>
      <w:ins w:id="301" w:author="Eric Boisvert" w:date="2016-01-07T15:21:00Z">
        <w:r>
          <w:rPr>
            <w:noProof/>
            <w:webHidden/>
          </w:rPr>
          <w:t>64</w:t>
        </w:r>
        <w:r>
          <w:rPr>
            <w:noProof/>
            <w:webHidden/>
          </w:rPr>
          <w:fldChar w:fldCharType="end"/>
        </w:r>
        <w:r w:rsidRPr="00772328">
          <w:rPr>
            <w:rStyle w:val="Hyperlink"/>
            <w:noProof/>
          </w:rPr>
          <w:fldChar w:fldCharType="end"/>
        </w:r>
      </w:ins>
    </w:p>
    <w:p w14:paraId="347161C9" w14:textId="77777777" w:rsidR="0044586A" w:rsidRPr="00C007EE" w:rsidRDefault="0044586A">
      <w:pPr>
        <w:pStyle w:val="TOC3"/>
        <w:tabs>
          <w:tab w:val="left" w:pos="1320"/>
          <w:tab w:val="right" w:leader="dot" w:pos="8630"/>
        </w:tabs>
        <w:rPr>
          <w:ins w:id="302" w:author="Eric Boisvert" w:date="2016-01-07T15:21:00Z"/>
          <w:rFonts w:ascii="Calibri" w:eastAsia="MS Mincho" w:hAnsi="Calibri"/>
          <w:noProof/>
          <w:sz w:val="22"/>
          <w:szCs w:val="22"/>
          <w:lang w:val="en-CA" w:eastAsia="en-CA"/>
        </w:rPr>
      </w:pPr>
      <w:ins w:id="30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8.4.1</w:t>
        </w:r>
        <w:r w:rsidRPr="00C007EE">
          <w:rPr>
            <w:rFonts w:ascii="Calibri" w:eastAsia="MS Mincho" w:hAnsi="Calibri"/>
            <w:noProof/>
            <w:sz w:val="22"/>
            <w:szCs w:val="22"/>
            <w:lang w:val="en-CA" w:eastAsia="en-CA"/>
          </w:rPr>
          <w:tab/>
        </w:r>
        <w:r w:rsidRPr="00772328">
          <w:rPr>
            <w:rStyle w:val="Hyperlink"/>
            <w:noProof/>
            <w:lang w:val="en-CA"/>
          </w:rPr>
          <w:t>Geology basic</w:t>
        </w:r>
        <w:r>
          <w:rPr>
            <w:noProof/>
            <w:webHidden/>
          </w:rPr>
          <w:tab/>
        </w:r>
        <w:r>
          <w:rPr>
            <w:noProof/>
            <w:webHidden/>
          </w:rPr>
          <w:fldChar w:fldCharType="begin"/>
        </w:r>
        <w:r>
          <w:rPr>
            <w:noProof/>
            <w:webHidden/>
          </w:rPr>
          <w:instrText xml:space="preserve"> PAGEREF _Toc439943463 \h </w:instrText>
        </w:r>
      </w:ins>
      <w:r>
        <w:rPr>
          <w:noProof/>
          <w:webHidden/>
        </w:rPr>
      </w:r>
      <w:r>
        <w:rPr>
          <w:noProof/>
          <w:webHidden/>
        </w:rPr>
        <w:fldChar w:fldCharType="separate"/>
      </w:r>
      <w:ins w:id="304" w:author="Eric Boisvert" w:date="2016-01-07T15:21:00Z">
        <w:r>
          <w:rPr>
            <w:noProof/>
            <w:webHidden/>
          </w:rPr>
          <w:t>65</w:t>
        </w:r>
        <w:r>
          <w:rPr>
            <w:noProof/>
            <w:webHidden/>
          </w:rPr>
          <w:fldChar w:fldCharType="end"/>
        </w:r>
        <w:r w:rsidRPr="00772328">
          <w:rPr>
            <w:rStyle w:val="Hyperlink"/>
            <w:noProof/>
          </w:rPr>
          <w:fldChar w:fldCharType="end"/>
        </w:r>
      </w:ins>
    </w:p>
    <w:p w14:paraId="7CC11EC7" w14:textId="77777777" w:rsidR="0044586A" w:rsidRPr="00C007EE" w:rsidRDefault="0044586A">
      <w:pPr>
        <w:pStyle w:val="TOC3"/>
        <w:tabs>
          <w:tab w:val="left" w:pos="1320"/>
          <w:tab w:val="right" w:leader="dot" w:pos="8630"/>
        </w:tabs>
        <w:rPr>
          <w:ins w:id="305" w:author="Eric Boisvert" w:date="2016-01-07T15:21:00Z"/>
          <w:rFonts w:ascii="Calibri" w:eastAsia="MS Mincho" w:hAnsi="Calibri"/>
          <w:noProof/>
          <w:sz w:val="22"/>
          <w:szCs w:val="22"/>
          <w:lang w:val="en-CA" w:eastAsia="en-CA"/>
        </w:rPr>
      </w:pPr>
      <w:ins w:id="30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8.4.2</w:t>
        </w:r>
        <w:r w:rsidRPr="00C007EE">
          <w:rPr>
            <w:rFonts w:ascii="Calibri" w:eastAsia="MS Mincho" w:hAnsi="Calibri"/>
            <w:noProof/>
            <w:sz w:val="22"/>
            <w:szCs w:val="22"/>
            <w:lang w:val="en-CA" w:eastAsia="en-CA"/>
          </w:rPr>
          <w:tab/>
        </w:r>
        <w:r w:rsidRPr="00772328">
          <w:rPr>
            <w:rStyle w:val="Hyperlink"/>
            <w:noProof/>
          </w:rPr>
          <w:t>Geologic Event</w:t>
        </w:r>
        <w:r>
          <w:rPr>
            <w:noProof/>
            <w:webHidden/>
          </w:rPr>
          <w:tab/>
        </w:r>
        <w:r>
          <w:rPr>
            <w:noProof/>
            <w:webHidden/>
          </w:rPr>
          <w:fldChar w:fldCharType="begin"/>
        </w:r>
        <w:r>
          <w:rPr>
            <w:noProof/>
            <w:webHidden/>
          </w:rPr>
          <w:instrText xml:space="preserve"> PAGEREF _Toc439943464 \h </w:instrText>
        </w:r>
      </w:ins>
      <w:r>
        <w:rPr>
          <w:noProof/>
          <w:webHidden/>
        </w:rPr>
      </w:r>
      <w:r>
        <w:rPr>
          <w:noProof/>
          <w:webHidden/>
        </w:rPr>
        <w:fldChar w:fldCharType="separate"/>
      </w:r>
      <w:ins w:id="307" w:author="Eric Boisvert" w:date="2016-01-07T15:21:00Z">
        <w:r>
          <w:rPr>
            <w:noProof/>
            <w:webHidden/>
          </w:rPr>
          <w:t>74</w:t>
        </w:r>
        <w:r>
          <w:rPr>
            <w:noProof/>
            <w:webHidden/>
          </w:rPr>
          <w:fldChar w:fldCharType="end"/>
        </w:r>
        <w:r w:rsidRPr="00772328">
          <w:rPr>
            <w:rStyle w:val="Hyperlink"/>
            <w:noProof/>
          </w:rPr>
          <w:fldChar w:fldCharType="end"/>
        </w:r>
      </w:ins>
    </w:p>
    <w:p w14:paraId="17C6B26E" w14:textId="77777777" w:rsidR="0044586A" w:rsidRPr="00C007EE" w:rsidRDefault="0044586A">
      <w:pPr>
        <w:pStyle w:val="TOC3"/>
        <w:tabs>
          <w:tab w:val="left" w:pos="1320"/>
          <w:tab w:val="right" w:leader="dot" w:pos="8630"/>
        </w:tabs>
        <w:rPr>
          <w:ins w:id="308" w:author="Eric Boisvert" w:date="2016-01-07T15:21:00Z"/>
          <w:rFonts w:ascii="Calibri" w:eastAsia="MS Mincho" w:hAnsi="Calibri"/>
          <w:noProof/>
          <w:sz w:val="22"/>
          <w:szCs w:val="22"/>
          <w:lang w:val="en-CA" w:eastAsia="en-CA"/>
        </w:rPr>
      </w:pPr>
      <w:ins w:id="30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8.4.3</w:t>
        </w:r>
        <w:r w:rsidRPr="00C007EE">
          <w:rPr>
            <w:rFonts w:ascii="Calibri" w:eastAsia="MS Mincho" w:hAnsi="Calibri"/>
            <w:noProof/>
            <w:sz w:val="22"/>
            <w:szCs w:val="22"/>
            <w:lang w:val="en-CA" w:eastAsia="en-CA"/>
          </w:rPr>
          <w:tab/>
        </w:r>
        <w:r w:rsidRPr="00772328">
          <w:rPr>
            <w:rStyle w:val="Hyperlink"/>
            <w:noProof/>
          </w:rPr>
          <w:t>Geologic Structure</w:t>
        </w:r>
        <w:r>
          <w:rPr>
            <w:noProof/>
            <w:webHidden/>
          </w:rPr>
          <w:tab/>
        </w:r>
        <w:r>
          <w:rPr>
            <w:noProof/>
            <w:webHidden/>
          </w:rPr>
          <w:fldChar w:fldCharType="begin"/>
        </w:r>
        <w:r>
          <w:rPr>
            <w:noProof/>
            <w:webHidden/>
          </w:rPr>
          <w:instrText xml:space="preserve"> PAGEREF _Toc439943465 \h </w:instrText>
        </w:r>
      </w:ins>
      <w:r>
        <w:rPr>
          <w:noProof/>
          <w:webHidden/>
        </w:rPr>
      </w:r>
      <w:r>
        <w:rPr>
          <w:noProof/>
          <w:webHidden/>
        </w:rPr>
        <w:fldChar w:fldCharType="separate"/>
      </w:r>
      <w:ins w:id="310" w:author="Eric Boisvert" w:date="2016-01-07T15:21:00Z">
        <w:r>
          <w:rPr>
            <w:noProof/>
            <w:webHidden/>
          </w:rPr>
          <w:t>77</w:t>
        </w:r>
        <w:r>
          <w:rPr>
            <w:noProof/>
            <w:webHidden/>
          </w:rPr>
          <w:fldChar w:fldCharType="end"/>
        </w:r>
        <w:r w:rsidRPr="00772328">
          <w:rPr>
            <w:rStyle w:val="Hyperlink"/>
            <w:noProof/>
          </w:rPr>
          <w:fldChar w:fldCharType="end"/>
        </w:r>
      </w:ins>
    </w:p>
    <w:p w14:paraId="3CB7DC6F" w14:textId="77777777" w:rsidR="0044586A" w:rsidRPr="00C007EE" w:rsidRDefault="0044586A">
      <w:pPr>
        <w:pStyle w:val="TOC3"/>
        <w:tabs>
          <w:tab w:val="left" w:pos="1320"/>
          <w:tab w:val="right" w:leader="dot" w:pos="8630"/>
        </w:tabs>
        <w:rPr>
          <w:ins w:id="311" w:author="Eric Boisvert" w:date="2016-01-07T15:21:00Z"/>
          <w:rFonts w:ascii="Calibri" w:eastAsia="MS Mincho" w:hAnsi="Calibri"/>
          <w:noProof/>
          <w:sz w:val="22"/>
          <w:szCs w:val="22"/>
          <w:lang w:val="en-CA" w:eastAsia="en-CA"/>
        </w:rPr>
      </w:pPr>
      <w:ins w:id="31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8.4.4</w:t>
        </w:r>
        <w:r w:rsidRPr="00C007EE">
          <w:rPr>
            <w:rFonts w:ascii="Calibri" w:eastAsia="MS Mincho" w:hAnsi="Calibri"/>
            <w:noProof/>
            <w:sz w:val="22"/>
            <w:szCs w:val="22"/>
            <w:lang w:val="en-CA" w:eastAsia="en-CA"/>
          </w:rPr>
          <w:tab/>
        </w:r>
        <w:r w:rsidRPr="00772328">
          <w:rPr>
            <w:rStyle w:val="Hyperlink"/>
            <w:noProof/>
          </w:rPr>
          <w:t>Geomorphology</w:t>
        </w:r>
        <w:r>
          <w:rPr>
            <w:noProof/>
            <w:webHidden/>
          </w:rPr>
          <w:tab/>
        </w:r>
        <w:r>
          <w:rPr>
            <w:noProof/>
            <w:webHidden/>
          </w:rPr>
          <w:fldChar w:fldCharType="begin"/>
        </w:r>
        <w:r>
          <w:rPr>
            <w:noProof/>
            <w:webHidden/>
          </w:rPr>
          <w:instrText xml:space="preserve"> PAGEREF _Toc439943466 \h </w:instrText>
        </w:r>
      </w:ins>
      <w:r>
        <w:rPr>
          <w:noProof/>
          <w:webHidden/>
        </w:rPr>
      </w:r>
      <w:r>
        <w:rPr>
          <w:noProof/>
          <w:webHidden/>
        </w:rPr>
        <w:fldChar w:fldCharType="separate"/>
      </w:r>
      <w:ins w:id="313" w:author="Eric Boisvert" w:date="2016-01-07T15:21:00Z">
        <w:r>
          <w:rPr>
            <w:noProof/>
            <w:webHidden/>
          </w:rPr>
          <w:t>82</w:t>
        </w:r>
        <w:r>
          <w:rPr>
            <w:noProof/>
            <w:webHidden/>
          </w:rPr>
          <w:fldChar w:fldCharType="end"/>
        </w:r>
        <w:r w:rsidRPr="00772328">
          <w:rPr>
            <w:rStyle w:val="Hyperlink"/>
            <w:noProof/>
          </w:rPr>
          <w:fldChar w:fldCharType="end"/>
        </w:r>
      </w:ins>
    </w:p>
    <w:p w14:paraId="74906A2F" w14:textId="77777777" w:rsidR="0044586A" w:rsidRPr="00C007EE" w:rsidRDefault="0044586A">
      <w:pPr>
        <w:pStyle w:val="TOC3"/>
        <w:tabs>
          <w:tab w:val="left" w:pos="1320"/>
          <w:tab w:val="right" w:leader="dot" w:pos="8630"/>
        </w:tabs>
        <w:rPr>
          <w:ins w:id="314" w:author="Eric Boisvert" w:date="2016-01-07T15:21:00Z"/>
          <w:rFonts w:ascii="Calibri" w:eastAsia="MS Mincho" w:hAnsi="Calibri"/>
          <w:noProof/>
          <w:sz w:val="22"/>
          <w:szCs w:val="22"/>
          <w:lang w:val="en-CA" w:eastAsia="en-CA"/>
        </w:rPr>
      </w:pPr>
      <w:ins w:id="31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8.4.5</w:t>
        </w:r>
        <w:r w:rsidRPr="00C007EE">
          <w:rPr>
            <w:rFonts w:ascii="Calibri" w:eastAsia="MS Mincho" w:hAnsi="Calibri"/>
            <w:noProof/>
            <w:sz w:val="22"/>
            <w:szCs w:val="22"/>
            <w:lang w:val="en-CA" w:eastAsia="en-CA"/>
          </w:rPr>
          <w:tab/>
        </w:r>
        <w:r w:rsidRPr="00772328">
          <w:rPr>
            <w:rStyle w:val="Hyperlink"/>
            <w:noProof/>
            <w:lang w:val="en-CA"/>
          </w:rPr>
          <w:t>Collection</w:t>
        </w:r>
        <w:r>
          <w:rPr>
            <w:noProof/>
            <w:webHidden/>
          </w:rPr>
          <w:tab/>
        </w:r>
        <w:r>
          <w:rPr>
            <w:noProof/>
            <w:webHidden/>
          </w:rPr>
          <w:fldChar w:fldCharType="begin"/>
        </w:r>
        <w:r>
          <w:rPr>
            <w:noProof/>
            <w:webHidden/>
          </w:rPr>
          <w:instrText xml:space="preserve"> PAGEREF _Toc439943467 \h </w:instrText>
        </w:r>
      </w:ins>
      <w:r>
        <w:rPr>
          <w:noProof/>
          <w:webHidden/>
        </w:rPr>
      </w:r>
      <w:r>
        <w:rPr>
          <w:noProof/>
          <w:webHidden/>
        </w:rPr>
        <w:fldChar w:fldCharType="separate"/>
      </w:r>
      <w:ins w:id="316" w:author="Eric Boisvert" w:date="2016-01-07T15:21:00Z">
        <w:r>
          <w:rPr>
            <w:noProof/>
            <w:webHidden/>
          </w:rPr>
          <w:t>84</w:t>
        </w:r>
        <w:r>
          <w:rPr>
            <w:noProof/>
            <w:webHidden/>
          </w:rPr>
          <w:fldChar w:fldCharType="end"/>
        </w:r>
        <w:r w:rsidRPr="00772328">
          <w:rPr>
            <w:rStyle w:val="Hyperlink"/>
            <w:noProof/>
          </w:rPr>
          <w:fldChar w:fldCharType="end"/>
        </w:r>
      </w:ins>
    </w:p>
    <w:p w14:paraId="63468170" w14:textId="77777777" w:rsidR="0044586A" w:rsidRPr="00C007EE" w:rsidRDefault="0044586A">
      <w:pPr>
        <w:pStyle w:val="TOC3"/>
        <w:tabs>
          <w:tab w:val="left" w:pos="1320"/>
          <w:tab w:val="right" w:leader="dot" w:pos="8630"/>
        </w:tabs>
        <w:rPr>
          <w:ins w:id="317" w:author="Eric Boisvert" w:date="2016-01-07T15:21:00Z"/>
          <w:rFonts w:ascii="Calibri" w:eastAsia="MS Mincho" w:hAnsi="Calibri"/>
          <w:noProof/>
          <w:sz w:val="22"/>
          <w:szCs w:val="22"/>
          <w:lang w:val="en-CA" w:eastAsia="en-CA"/>
        </w:rPr>
      </w:pPr>
      <w:ins w:id="31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8.4.6</w:t>
        </w:r>
        <w:r w:rsidRPr="00C007EE">
          <w:rPr>
            <w:rFonts w:ascii="Calibri" w:eastAsia="MS Mincho" w:hAnsi="Calibri"/>
            <w:noProof/>
            <w:sz w:val="22"/>
            <w:szCs w:val="22"/>
            <w:lang w:val="en-CA" w:eastAsia="en-CA"/>
          </w:rPr>
          <w:tab/>
        </w:r>
        <w:r w:rsidRPr="00772328">
          <w:rPr>
            <w:rStyle w:val="Hyperlink"/>
            <w:noProof/>
            <w:lang w:val="en-CA"/>
          </w:rPr>
          <w:t>GeoSciML Data Types</w:t>
        </w:r>
        <w:r>
          <w:rPr>
            <w:noProof/>
            <w:webHidden/>
          </w:rPr>
          <w:tab/>
        </w:r>
        <w:r>
          <w:rPr>
            <w:noProof/>
            <w:webHidden/>
          </w:rPr>
          <w:fldChar w:fldCharType="begin"/>
        </w:r>
        <w:r>
          <w:rPr>
            <w:noProof/>
            <w:webHidden/>
          </w:rPr>
          <w:instrText xml:space="preserve"> PAGEREF _Toc439943468 \h </w:instrText>
        </w:r>
      </w:ins>
      <w:r>
        <w:rPr>
          <w:noProof/>
          <w:webHidden/>
        </w:rPr>
      </w:r>
      <w:r>
        <w:rPr>
          <w:noProof/>
          <w:webHidden/>
        </w:rPr>
        <w:fldChar w:fldCharType="separate"/>
      </w:r>
      <w:ins w:id="319" w:author="Eric Boisvert" w:date="2016-01-07T15:21:00Z">
        <w:r>
          <w:rPr>
            <w:noProof/>
            <w:webHidden/>
          </w:rPr>
          <w:t>88</w:t>
        </w:r>
        <w:r>
          <w:rPr>
            <w:noProof/>
            <w:webHidden/>
          </w:rPr>
          <w:fldChar w:fldCharType="end"/>
        </w:r>
        <w:r w:rsidRPr="00772328">
          <w:rPr>
            <w:rStyle w:val="Hyperlink"/>
            <w:noProof/>
          </w:rPr>
          <w:fldChar w:fldCharType="end"/>
        </w:r>
      </w:ins>
    </w:p>
    <w:p w14:paraId="22E082FA" w14:textId="77777777" w:rsidR="0044586A" w:rsidRPr="00C007EE" w:rsidRDefault="0044586A">
      <w:pPr>
        <w:pStyle w:val="TOC3"/>
        <w:tabs>
          <w:tab w:val="left" w:pos="1320"/>
          <w:tab w:val="right" w:leader="dot" w:pos="8630"/>
        </w:tabs>
        <w:rPr>
          <w:ins w:id="320" w:author="Eric Boisvert" w:date="2016-01-07T15:21:00Z"/>
          <w:rFonts w:ascii="Calibri" w:eastAsia="MS Mincho" w:hAnsi="Calibri"/>
          <w:noProof/>
          <w:sz w:val="22"/>
          <w:szCs w:val="22"/>
          <w:lang w:val="en-CA" w:eastAsia="en-CA"/>
        </w:rPr>
      </w:pPr>
      <w:ins w:id="32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8.4.7</w:t>
        </w:r>
        <w:r w:rsidRPr="00C007EE">
          <w:rPr>
            <w:rFonts w:ascii="Calibri" w:eastAsia="MS Mincho" w:hAnsi="Calibri"/>
            <w:noProof/>
            <w:sz w:val="22"/>
            <w:szCs w:val="22"/>
            <w:lang w:val="en-CA" w:eastAsia="en-CA"/>
          </w:rPr>
          <w:tab/>
        </w:r>
        <w:r w:rsidRPr="00772328">
          <w:rPr>
            <w:rStyle w:val="Hyperlink"/>
            <w:noProof/>
            <w:lang w:val="en-CA"/>
          </w:rPr>
          <w:t>GeoSciML basic vocabularies</w:t>
        </w:r>
        <w:r>
          <w:rPr>
            <w:noProof/>
            <w:webHidden/>
          </w:rPr>
          <w:tab/>
        </w:r>
        <w:r>
          <w:rPr>
            <w:noProof/>
            <w:webHidden/>
          </w:rPr>
          <w:fldChar w:fldCharType="begin"/>
        </w:r>
        <w:r>
          <w:rPr>
            <w:noProof/>
            <w:webHidden/>
          </w:rPr>
          <w:instrText xml:space="preserve"> PAGEREF _Toc439943469 \h </w:instrText>
        </w:r>
      </w:ins>
      <w:r>
        <w:rPr>
          <w:noProof/>
          <w:webHidden/>
        </w:rPr>
      </w:r>
      <w:r>
        <w:rPr>
          <w:noProof/>
          <w:webHidden/>
        </w:rPr>
        <w:fldChar w:fldCharType="separate"/>
      </w:r>
      <w:ins w:id="322" w:author="Eric Boisvert" w:date="2016-01-07T15:21:00Z">
        <w:r>
          <w:rPr>
            <w:noProof/>
            <w:webHidden/>
          </w:rPr>
          <w:t>94</w:t>
        </w:r>
        <w:r>
          <w:rPr>
            <w:noProof/>
            <w:webHidden/>
          </w:rPr>
          <w:fldChar w:fldCharType="end"/>
        </w:r>
        <w:r w:rsidRPr="00772328">
          <w:rPr>
            <w:rStyle w:val="Hyperlink"/>
            <w:noProof/>
          </w:rPr>
          <w:fldChar w:fldCharType="end"/>
        </w:r>
      </w:ins>
    </w:p>
    <w:p w14:paraId="1A0D69C5" w14:textId="77777777" w:rsidR="0044586A" w:rsidRPr="00C007EE" w:rsidRDefault="0044586A">
      <w:pPr>
        <w:pStyle w:val="TOC2"/>
        <w:tabs>
          <w:tab w:val="left" w:pos="880"/>
          <w:tab w:val="right" w:leader="dot" w:pos="8630"/>
        </w:tabs>
        <w:rPr>
          <w:ins w:id="323" w:author="Eric Boisvert" w:date="2016-01-07T15:21:00Z"/>
          <w:rFonts w:ascii="Calibri" w:eastAsia="MS Mincho" w:hAnsi="Calibri"/>
          <w:noProof/>
          <w:sz w:val="22"/>
          <w:szCs w:val="22"/>
          <w:lang w:val="en-CA" w:eastAsia="en-CA"/>
        </w:rPr>
      </w:pPr>
      <w:ins w:id="32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8.5</w:t>
        </w:r>
        <w:r w:rsidRPr="00C007EE">
          <w:rPr>
            <w:rFonts w:ascii="Calibri" w:eastAsia="MS Mincho" w:hAnsi="Calibri"/>
            <w:noProof/>
            <w:sz w:val="22"/>
            <w:szCs w:val="22"/>
            <w:lang w:val="en-CA" w:eastAsia="en-CA"/>
          </w:rPr>
          <w:tab/>
        </w:r>
        <w:r w:rsidRPr="00772328">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_Toc439943470 \h </w:instrText>
        </w:r>
      </w:ins>
      <w:r>
        <w:rPr>
          <w:noProof/>
          <w:webHidden/>
        </w:rPr>
      </w:r>
      <w:r>
        <w:rPr>
          <w:noProof/>
          <w:webHidden/>
        </w:rPr>
        <w:fldChar w:fldCharType="separate"/>
      </w:r>
      <w:ins w:id="325" w:author="Eric Boisvert" w:date="2016-01-07T15:21:00Z">
        <w:r>
          <w:rPr>
            <w:noProof/>
            <w:webHidden/>
          </w:rPr>
          <w:t>96</w:t>
        </w:r>
        <w:r>
          <w:rPr>
            <w:noProof/>
            <w:webHidden/>
          </w:rPr>
          <w:fldChar w:fldCharType="end"/>
        </w:r>
        <w:r w:rsidRPr="00772328">
          <w:rPr>
            <w:rStyle w:val="Hyperlink"/>
            <w:noProof/>
          </w:rPr>
          <w:fldChar w:fldCharType="end"/>
        </w:r>
      </w:ins>
    </w:p>
    <w:p w14:paraId="0F9F5FD8" w14:textId="77777777" w:rsidR="0044586A" w:rsidRPr="00C007EE" w:rsidRDefault="0044586A">
      <w:pPr>
        <w:pStyle w:val="TOC3"/>
        <w:tabs>
          <w:tab w:val="left" w:pos="1320"/>
          <w:tab w:val="right" w:leader="dot" w:pos="8630"/>
        </w:tabs>
        <w:rPr>
          <w:ins w:id="326" w:author="Eric Boisvert" w:date="2016-01-07T15:21:00Z"/>
          <w:rFonts w:ascii="Calibri" w:eastAsia="MS Mincho" w:hAnsi="Calibri"/>
          <w:noProof/>
          <w:sz w:val="22"/>
          <w:szCs w:val="22"/>
          <w:lang w:val="en-CA" w:eastAsia="en-CA"/>
        </w:rPr>
      </w:pPr>
      <w:ins w:id="32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8.5.1</w:t>
        </w:r>
        <w:r w:rsidRPr="00C007EE">
          <w:rPr>
            <w:rFonts w:ascii="Calibri" w:eastAsia="MS Mincho" w:hAnsi="Calibri"/>
            <w:noProof/>
            <w:sz w:val="22"/>
            <w:szCs w:val="22"/>
            <w:lang w:val="en-CA" w:eastAsia="en-CA"/>
          </w:rPr>
          <w:tab/>
        </w:r>
        <w:r w:rsidRPr="00772328">
          <w:rPr>
            <w:rStyle w:val="Hyperlink"/>
            <w:noProof/>
            <w:lang w:val="en-CA"/>
          </w:rPr>
          <w:t>Geologic Relations</w:t>
        </w:r>
        <w:r>
          <w:rPr>
            <w:noProof/>
            <w:webHidden/>
          </w:rPr>
          <w:tab/>
        </w:r>
        <w:r>
          <w:rPr>
            <w:noProof/>
            <w:webHidden/>
          </w:rPr>
          <w:fldChar w:fldCharType="begin"/>
        </w:r>
        <w:r>
          <w:rPr>
            <w:noProof/>
            <w:webHidden/>
          </w:rPr>
          <w:instrText xml:space="preserve"> PAGEREF _Toc439943471 \h </w:instrText>
        </w:r>
      </w:ins>
      <w:r>
        <w:rPr>
          <w:noProof/>
          <w:webHidden/>
        </w:rPr>
      </w:r>
      <w:r>
        <w:rPr>
          <w:noProof/>
          <w:webHidden/>
        </w:rPr>
        <w:fldChar w:fldCharType="separate"/>
      </w:r>
      <w:ins w:id="328" w:author="Eric Boisvert" w:date="2016-01-07T15:21:00Z">
        <w:r>
          <w:rPr>
            <w:noProof/>
            <w:webHidden/>
          </w:rPr>
          <w:t>97</w:t>
        </w:r>
        <w:r>
          <w:rPr>
            <w:noProof/>
            <w:webHidden/>
          </w:rPr>
          <w:fldChar w:fldCharType="end"/>
        </w:r>
        <w:r w:rsidRPr="00772328">
          <w:rPr>
            <w:rStyle w:val="Hyperlink"/>
            <w:noProof/>
          </w:rPr>
          <w:fldChar w:fldCharType="end"/>
        </w:r>
      </w:ins>
    </w:p>
    <w:p w14:paraId="702C9A90" w14:textId="77777777" w:rsidR="0044586A" w:rsidRPr="00C007EE" w:rsidRDefault="0044586A">
      <w:pPr>
        <w:pStyle w:val="TOC3"/>
        <w:tabs>
          <w:tab w:val="left" w:pos="1320"/>
          <w:tab w:val="right" w:leader="dot" w:pos="8630"/>
        </w:tabs>
        <w:rPr>
          <w:ins w:id="329" w:author="Eric Boisvert" w:date="2016-01-07T15:21:00Z"/>
          <w:rFonts w:ascii="Calibri" w:eastAsia="MS Mincho" w:hAnsi="Calibri"/>
          <w:noProof/>
          <w:sz w:val="22"/>
          <w:szCs w:val="22"/>
          <w:lang w:val="en-CA" w:eastAsia="en-CA"/>
        </w:rPr>
      </w:pPr>
      <w:ins w:id="33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8.5.2</w:t>
        </w:r>
        <w:r w:rsidRPr="00C007EE">
          <w:rPr>
            <w:rFonts w:ascii="Calibri" w:eastAsia="MS Mincho" w:hAnsi="Calibri"/>
            <w:noProof/>
            <w:sz w:val="22"/>
            <w:szCs w:val="22"/>
            <w:lang w:val="en-CA" w:eastAsia="en-CA"/>
          </w:rPr>
          <w:tab/>
        </w:r>
        <w:r w:rsidRPr="00772328">
          <w:rPr>
            <w:rStyle w:val="Hyperlink"/>
            <w:noProof/>
            <w:lang w:val="en-CA"/>
          </w:rPr>
          <w:t>Earth material details</w:t>
        </w:r>
        <w:r>
          <w:rPr>
            <w:noProof/>
            <w:webHidden/>
          </w:rPr>
          <w:tab/>
        </w:r>
        <w:r>
          <w:rPr>
            <w:noProof/>
            <w:webHidden/>
          </w:rPr>
          <w:fldChar w:fldCharType="begin"/>
        </w:r>
        <w:r>
          <w:rPr>
            <w:noProof/>
            <w:webHidden/>
          </w:rPr>
          <w:instrText xml:space="preserve"> PAGEREF _Toc439943472 \h </w:instrText>
        </w:r>
      </w:ins>
      <w:r>
        <w:rPr>
          <w:noProof/>
          <w:webHidden/>
        </w:rPr>
      </w:r>
      <w:r>
        <w:rPr>
          <w:noProof/>
          <w:webHidden/>
        </w:rPr>
        <w:fldChar w:fldCharType="separate"/>
      </w:r>
      <w:ins w:id="331" w:author="Eric Boisvert" w:date="2016-01-07T15:21:00Z">
        <w:r>
          <w:rPr>
            <w:noProof/>
            <w:webHidden/>
          </w:rPr>
          <w:t>102</w:t>
        </w:r>
        <w:r>
          <w:rPr>
            <w:noProof/>
            <w:webHidden/>
          </w:rPr>
          <w:fldChar w:fldCharType="end"/>
        </w:r>
        <w:r w:rsidRPr="00772328">
          <w:rPr>
            <w:rStyle w:val="Hyperlink"/>
            <w:noProof/>
          </w:rPr>
          <w:fldChar w:fldCharType="end"/>
        </w:r>
      </w:ins>
    </w:p>
    <w:p w14:paraId="7A326FE2" w14:textId="77777777" w:rsidR="0044586A" w:rsidRPr="00C007EE" w:rsidRDefault="0044586A">
      <w:pPr>
        <w:pStyle w:val="TOC3"/>
        <w:tabs>
          <w:tab w:val="left" w:pos="1320"/>
          <w:tab w:val="right" w:leader="dot" w:pos="8630"/>
        </w:tabs>
        <w:rPr>
          <w:ins w:id="332" w:author="Eric Boisvert" w:date="2016-01-07T15:21:00Z"/>
          <w:rFonts w:ascii="Calibri" w:eastAsia="MS Mincho" w:hAnsi="Calibri"/>
          <w:noProof/>
          <w:sz w:val="22"/>
          <w:szCs w:val="22"/>
          <w:lang w:val="en-CA" w:eastAsia="en-CA"/>
        </w:rPr>
      </w:pPr>
      <w:ins w:id="33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"_Toc439943473"</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8.5.3</w:t>
        </w:r>
        <w:r w:rsidRPr="00C007EE">
          <w:rPr>
            <w:rFonts w:ascii="Calibri" w:eastAsia="MS Mincho" w:hAnsi="Calibri"/>
            <w:noProof/>
            <w:sz w:val="22"/>
            <w:szCs w:val="22"/>
            <w:lang w:val="en-CA" w:eastAsia="en-CA"/>
          </w:rPr>
          <w:tab/>
        </w:r>
        <w:r w:rsidRPr="00772328">
          <w:rPr>
            <w:rStyle w:val="Hyperlink"/>
            <w:noProof/>
          </w:rPr>
          <w:t>GeologicAgeDetails</w:t>
        </w:r>
        <w:r>
          <w:rPr>
            <w:noProof/>
            <w:webHidden/>
          </w:rPr>
          <w:tab/>
        </w:r>
        <w:r>
          <w:rPr>
            <w:noProof/>
            <w:webHidden/>
          </w:rPr>
          <w:fldChar w:fldCharType="begin"/>
        </w:r>
        <w:r>
          <w:rPr>
            <w:noProof/>
            <w:webHidden/>
          </w:rPr>
          <w:instrText xml:space="preserve"> PAGEREF _Toc439943473 \h </w:instrText>
        </w:r>
      </w:ins>
      <w:r>
        <w:rPr>
          <w:noProof/>
          <w:webHidden/>
        </w:rPr>
      </w:r>
      <w:r>
        <w:rPr>
          <w:noProof/>
          <w:webHidden/>
        </w:rPr>
        <w:fldChar w:fldCharType="separate"/>
      </w:r>
      <w:ins w:id="334" w:author="Eric Boisvert" w:date="2016-01-07T15:21:00Z">
        <w:r>
          <w:rPr>
            <w:noProof/>
            <w:webHidden/>
          </w:rPr>
          <w:t>116</w:t>
        </w:r>
        <w:r>
          <w:rPr>
            <w:noProof/>
            <w:webHidden/>
          </w:rPr>
          <w:fldChar w:fldCharType="end"/>
        </w:r>
        <w:r w:rsidRPr="00772328">
          <w:rPr>
            <w:rStyle w:val="Hyperlink"/>
            <w:noProof/>
          </w:rPr>
          <w:fldChar w:fldCharType="end"/>
        </w:r>
      </w:ins>
    </w:p>
    <w:p w14:paraId="7BFB2EC1" w14:textId="77777777" w:rsidR="0044586A" w:rsidRPr="00C007EE" w:rsidRDefault="0044586A">
      <w:pPr>
        <w:pStyle w:val="TOC3"/>
        <w:tabs>
          <w:tab w:val="left" w:pos="1320"/>
          <w:tab w:val="right" w:leader="dot" w:pos="8630"/>
        </w:tabs>
        <w:rPr>
          <w:ins w:id="335" w:author="Eric Boisvert" w:date="2016-01-07T15:21:00Z"/>
          <w:rFonts w:ascii="Calibri" w:eastAsia="MS Mincho" w:hAnsi="Calibri"/>
          <w:noProof/>
          <w:sz w:val="22"/>
          <w:szCs w:val="22"/>
          <w:lang w:val="en-CA" w:eastAsia="en-CA"/>
        </w:rPr>
      </w:pPr>
      <w:ins w:id="33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8.5.4</w:t>
        </w:r>
        <w:r w:rsidRPr="00C007EE">
          <w:rPr>
            <w:rFonts w:ascii="Calibri" w:eastAsia="MS Mincho" w:hAnsi="Calibri"/>
            <w:noProof/>
            <w:sz w:val="22"/>
            <w:szCs w:val="22"/>
            <w:lang w:val="en-CA" w:eastAsia="en-CA"/>
          </w:rPr>
          <w:tab/>
        </w:r>
        <w:r w:rsidRPr="00772328">
          <w:rPr>
            <w:rStyle w:val="Hyperlink"/>
            <w:noProof/>
          </w:rPr>
          <w:t>Geologic Structure Details</w:t>
        </w:r>
        <w:r>
          <w:rPr>
            <w:noProof/>
            <w:webHidden/>
          </w:rPr>
          <w:tab/>
        </w:r>
        <w:r>
          <w:rPr>
            <w:noProof/>
            <w:webHidden/>
          </w:rPr>
          <w:fldChar w:fldCharType="begin"/>
        </w:r>
        <w:r>
          <w:rPr>
            <w:noProof/>
            <w:webHidden/>
          </w:rPr>
          <w:instrText xml:space="preserve"> PAGEREF _Toc439943474 \h </w:instrText>
        </w:r>
      </w:ins>
      <w:r>
        <w:rPr>
          <w:noProof/>
          <w:webHidden/>
        </w:rPr>
      </w:r>
      <w:r>
        <w:rPr>
          <w:noProof/>
          <w:webHidden/>
        </w:rPr>
        <w:fldChar w:fldCharType="separate"/>
      </w:r>
      <w:ins w:id="337" w:author="Eric Boisvert" w:date="2016-01-07T15:21:00Z">
        <w:r>
          <w:rPr>
            <w:noProof/>
            <w:webHidden/>
          </w:rPr>
          <w:t>118</w:t>
        </w:r>
        <w:r>
          <w:rPr>
            <w:noProof/>
            <w:webHidden/>
          </w:rPr>
          <w:fldChar w:fldCharType="end"/>
        </w:r>
        <w:r w:rsidRPr="00772328">
          <w:rPr>
            <w:rStyle w:val="Hyperlink"/>
            <w:noProof/>
          </w:rPr>
          <w:fldChar w:fldCharType="end"/>
        </w:r>
      </w:ins>
    </w:p>
    <w:p w14:paraId="6E3D937A" w14:textId="77777777" w:rsidR="0044586A" w:rsidRPr="00C007EE" w:rsidRDefault="0044586A">
      <w:pPr>
        <w:pStyle w:val="TOC3"/>
        <w:tabs>
          <w:tab w:val="left" w:pos="1320"/>
          <w:tab w:val="right" w:leader="dot" w:pos="8630"/>
        </w:tabs>
        <w:rPr>
          <w:ins w:id="338" w:author="Eric Boisvert" w:date="2016-01-07T15:21:00Z"/>
          <w:rFonts w:ascii="Calibri" w:eastAsia="MS Mincho" w:hAnsi="Calibri"/>
          <w:noProof/>
          <w:sz w:val="22"/>
          <w:szCs w:val="22"/>
          <w:lang w:val="en-CA" w:eastAsia="en-CA"/>
        </w:rPr>
      </w:pPr>
      <w:ins w:id="33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8.5.5</w:t>
        </w:r>
        <w:r w:rsidRPr="00C007EE">
          <w:rPr>
            <w:rFonts w:ascii="Calibri" w:eastAsia="MS Mincho" w:hAnsi="Calibri"/>
            <w:noProof/>
            <w:sz w:val="22"/>
            <w:szCs w:val="22"/>
            <w:lang w:val="en-CA" w:eastAsia="en-CA"/>
          </w:rPr>
          <w:tab/>
        </w:r>
        <w:r w:rsidRPr="00772328">
          <w:rPr>
            <w:rStyle w:val="Hyperlink"/>
            <w:noProof/>
          </w:rPr>
          <w:t>Geologic Unit Details</w:t>
        </w:r>
        <w:r>
          <w:rPr>
            <w:noProof/>
            <w:webHidden/>
          </w:rPr>
          <w:tab/>
        </w:r>
        <w:r>
          <w:rPr>
            <w:noProof/>
            <w:webHidden/>
          </w:rPr>
          <w:fldChar w:fldCharType="begin"/>
        </w:r>
        <w:r>
          <w:rPr>
            <w:noProof/>
            <w:webHidden/>
          </w:rPr>
          <w:instrText xml:space="preserve"> PAGEREF _Toc439943475 \h </w:instrText>
        </w:r>
      </w:ins>
      <w:r>
        <w:rPr>
          <w:noProof/>
          <w:webHidden/>
        </w:rPr>
      </w:r>
      <w:r>
        <w:rPr>
          <w:noProof/>
          <w:webHidden/>
        </w:rPr>
        <w:fldChar w:fldCharType="separate"/>
      </w:r>
      <w:ins w:id="340" w:author="Eric Boisvert" w:date="2016-01-07T15:21:00Z">
        <w:r>
          <w:rPr>
            <w:noProof/>
            <w:webHidden/>
          </w:rPr>
          <w:t>129</w:t>
        </w:r>
        <w:r>
          <w:rPr>
            <w:noProof/>
            <w:webHidden/>
          </w:rPr>
          <w:fldChar w:fldCharType="end"/>
        </w:r>
        <w:r w:rsidRPr="00772328">
          <w:rPr>
            <w:rStyle w:val="Hyperlink"/>
            <w:noProof/>
          </w:rPr>
          <w:fldChar w:fldCharType="end"/>
        </w:r>
      </w:ins>
    </w:p>
    <w:p w14:paraId="4B4FA8C7" w14:textId="77777777" w:rsidR="0044586A" w:rsidRPr="00C007EE" w:rsidRDefault="0044586A">
      <w:pPr>
        <w:pStyle w:val="TOC3"/>
        <w:tabs>
          <w:tab w:val="left" w:pos="1320"/>
          <w:tab w:val="right" w:leader="dot" w:pos="8630"/>
        </w:tabs>
        <w:rPr>
          <w:ins w:id="341" w:author="Eric Boisvert" w:date="2016-01-07T15:21:00Z"/>
          <w:rFonts w:ascii="Calibri" w:eastAsia="MS Mincho" w:hAnsi="Calibri"/>
          <w:noProof/>
          <w:sz w:val="22"/>
          <w:szCs w:val="22"/>
          <w:lang w:val="en-CA" w:eastAsia="en-CA"/>
        </w:rPr>
      </w:pPr>
      <w:ins w:id="34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8.5.6</w:t>
        </w:r>
        <w:r w:rsidRPr="00C007EE">
          <w:rPr>
            <w:rFonts w:ascii="Calibri" w:eastAsia="MS Mincho" w:hAnsi="Calibri"/>
            <w:noProof/>
            <w:sz w:val="22"/>
            <w:szCs w:val="22"/>
            <w:lang w:val="en-CA" w:eastAsia="en-CA"/>
          </w:rPr>
          <w:tab/>
        </w:r>
        <w:r w:rsidRPr="00772328">
          <w:rPr>
            <w:rStyle w:val="Hyperlink"/>
            <w:noProof/>
          </w:rPr>
          <w:t>GeoSciML extension vocabularies</w:t>
        </w:r>
        <w:r>
          <w:rPr>
            <w:noProof/>
            <w:webHidden/>
          </w:rPr>
          <w:tab/>
        </w:r>
        <w:r>
          <w:rPr>
            <w:noProof/>
            <w:webHidden/>
          </w:rPr>
          <w:fldChar w:fldCharType="begin"/>
        </w:r>
        <w:r>
          <w:rPr>
            <w:noProof/>
            <w:webHidden/>
          </w:rPr>
          <w:instrText xml:space="preserve"> PAGEREF _Toc439943476 \h </w:instrText>
        </w:r>
      </w:ins>
      <w:r>
        <w:rPr>
          <w:noProof/>
          <w:webHidden/>
        </w:rPr>
      </w:r>
      <w:r>
        <w:rPr>
          <w:noProof/>
          <w:webHidden/>
        </w:rPr>
        <w:fldChar w:fldCharType="separate"/>
      </w:r>
      <w:ins w:id="343" w:author="Eric Boisvert" w:date="2016-01-07T15:21:00Z">
        <w:r>
          <w:rPr>
            <w:noProof/>
            <w:webHidden/>
          </w:rPr>
          <w:t>131</w:t>
        </w:r>
        <w:r>
          <w:rPr>
            <w:noProof/>
            <w:webHidden/>
          </w:rPr>
          <w:fldChar w:fldCharType="end"/>
        </w:r>
        <w:r w:rsidRPr="00772328">
          <w:rPr>
            <w:rStyle w:val="Hyperlink"/>
            <w:noProof/>
          </w:rPr>
          <w:fldChar w:fldCharType="end"/>
        </w:r>
      </w:ins>
    </w:p>
    <w:p w14:paraId="4A0AC511" w14:textId="77777777" w:rsidR="0044586A" w:rsidRPr="00C007EE" w:rsidRDefault="0044586A">
      <w:pPr>
        <w:pStyle w:val="TOC2"/>
        <w:tabs>
          <w:tab w:val="left" w:pos="880"/>
          <w:tab w:val="right" w:leader="dot" w:pos="8630"/>
        </w:tabs>
        <w:rPr>
          <w:ins w:id="344" w:author="Eric Boisvert" w:date="2016-01-07T15:21:00Z"/>
          <w:rFonts w:ascii="Calibri" w:eastAsia="MS Mincho" w:hAnsi="Calibri"/>
          <w:noProof/>
          <w:sz w:val="22"/>
          <w:szCs w:val="22"/>
          <w:lang w:val="en-CA" w:eastAsia="en-CA"/>
        </w:rPr>
      </w:pPr>
      <w:ins w:id="34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8.6</w:t>
        </w:r>
        <w:r w:rsidRPr="00C007EE">
          <w:rPr>
            <w:rFonts w:ascii="Calibri" w:eastAsia="MS Mincho" w:hAnsi="Calibri"/>
            <w:noProof/>
            <w:sz w:val="22"/>
            <w:szCs w:val="22"/>
            <w:lang w:val="en-CA" w:eastAsia="en-CA"/>
          </w:rPr>
          <w:tab/>
        </w:r>
        <w:r w:rsidRPr="00772328">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_Toc439943477 \h </w:instrText>
        </w:r>
      </w:ins>
      <w:r>
        <w:rPr>
          <w:noProof/>
          <w:webHidden/>
        </w:rPr>
      </w:r>
      <w:r>
        <w:rPr>
          <w:noProof/>
          <w:webHidden/>
        </w:rPr>
        <w:fldChar w:fldCharType="separate"/>
      </w:r>
      <w:ins w:id="346" w:author="Eric Boisvert" w:date="2016-01-07T15:21:00Z">
        <w:r>
          <w:rPr>
            <w:noProof/>
            <w:webHidden/>
          </w:rPr>
          <w:t>133</w:t>
        </w:r>
        <w:r>
          <w:rPr>
            <w:noProof/>
            <w:webHidden/>
          </w:rPr>
          <w:fldChar w:fldCharType="end"/>
        </w:r>
        <w:r w:rsidRPr="00772328">
          <w:rPr>
            <w:rStyle w:val="Hyperlink"/>
            <w:noProof/>
          </w:rPr>
          <w:fldChar w:fldCharType="end"/>
        </w:r>
      </w:ins>
    </w:p>
    <w:p w14:paraId="1A36F0CC" w14:textId="77777777" w:rsidR="0044586A" w:rsidRPr="00C007EE" w:rsidRDefault="0044586A">
      <w:pPr>
        <w:pStyle w:val="TOC3"/>
        <w:tabs>
          <w:tab w:val="left" w:pos="1320"/>
          <w:tab w:val="right" w:leader="dot" w:pos="8630"/>
        </w:tabs>
        <w:rPr>
          <w:ins w:id="347" w:author="Eric Boisvert" w:date="2016-01-07T15:21:00Z"/>
          <w:rFonts w:ascii="Calibri" w:eastAsia="MS Mincho" w:hAnsi="Calibri"/>
          <w:noProof/>
          <w:sz w:val="22"/>
          <w:szCs w:val="22"/>
          <w:lang w:val="en-CA" w:eastAsia="en-CA"/>
        </w:rPr>
      </w:pPr>
      <w:ins w:id="34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8.6.1</w:t>
        </w:r>
        <w:r w:rsidRPr="00C007EE">
          <w:rPr>
            <w:rFonts w:ascii="Calibri" w:eastAsia="MS Mincho" w:hAnsi="Calibri"/>
            <w:noProof/>
            <w:sz w:val="22"/>
            <w:szCs w:val="22"/>
            <w:lang w:val="en-CA" w:eastAsia="en-CA"/>
          </w:rPr>
          <w:tab/>
        </w:r>
        <w:r w:rsidRPr="00772328">
          <w:rPr>
            <w:rStyle w:val="Hyperlink"/>
            <w:noProof/>
          </w:rPr>
          <w:t>Global Boundary Stratotype Sections and Points</w:t>
        </w:r>
        <w:r>
          <w:rPr>
            <w:noProof/>
            <w:webHidden/>
          </w:rPr>
          <w:tab/>
        </w:r>
        <w:r>
          <w:rPr>
            <w:noProof/>
            <w:webHidden/>
          </w:rPr>
          <w:fldChar w:fldCharType="begin"/>
        </w:r>
        <w:r>
          <w:rPr>
            <w:noProof/>
            <w:webHidden/>
          </w:rPr>
          <w:instrText xml:space="preserve"> PAGEREF _Toc439943478 \h </w:instrText>
        </w:r>
      </w:ins>
      <w:r>
        <w:rPr>
          <w:noProof/>
          <w:webHidden/>
        </w:rPr>
      </w:r>
      <w:r>
        <w:rPr>
          <w:noProof/>
          <w:webHidden/>
        </w:rPr>
        <w:fldChar w:fldCharType="separate"/>
      </w:r>
      <w:ins w:id="349" w:author="Eric Boisvert" w:date="2016-01-07T15:21:00Z">
        <w:r>
          <w:rPr>
            <w:noProof/>
            <w:webHidden/>
          </w:rPr>
          <w:t>135</w:t>
        </w:r>
        <w:r>
          <w:rPr>
            <w:noProof/>
            <w:webHidden/>
          </w:rPr>
          <w:fldChar w:fldCharType="end"/>
        </w:r>
        <w:r w:rsidRPr="00772328">
          <w:rPr>
            <w:rStyle w:val="Hyperlink"/>
            <w:noProof/>
          </w:rPr>
          <w:fldChar w:fldCharType="end"/>
        </w:r>
      </w:ins>
    </w:p>
    <w:p w14:paraId="48C090DC" w14:textId="77777777" w:rsidR="0044586A" w:rsidRPr="00C007EE" w:rsidRDefault="0044586A">
      <w:pPr>
        <w:pStyle w:val="TOC3"/>
        <w:tabs>
          <w:tab w:val="left" w:pos="1320"/>
          <w:tab w:val="right" w:leader="dot" w:pos="8630"/>
        </w:tabs>
        <w:rPr>
          <w:ins w:id="350" w:author="Eric Boisvert" w:date="2016-01-07T15:21:00Z"/>
          <w:rFonts w:ascii="Calibri" w:eastAsia="MS Mincho" w:hAnsi="Calibri"/>
          <w:noProof/>
          <w:sz w:val="22"/>
          <w:szCs w:val="22"/>
          <w:lang w:val="en-CA" w:eastAsia="en-CA"/>
        </w:rPr>
      </w:pPr>
      <w:ins w:id="35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8.6.2</w:t>
        </w:r>
        <w:r w:rsidRPr="00C007EE">
          <w:rPr>
            <w:rFonts w:ascii="Calibri" w:eastAsia="MS Mincho" w:hAnsi="Calibri"/>
            <w:noProof/>
            <w:sz w:val="22"/>
            <w:szCs w:val="22"/>
            <w:lang w:val="en-CA" w:eastAsia="en-CA"/>
          </w:rPr>
          <w:tab/>
        </w:r>
        <w:r w:rsidRPr="00772328">
          <w:rPr>
            <w:rStyle w:val="Hyperlink"/>
            <w:noProof/>
          </w:rPr>
          <w:t>Temporal Reference System</w:t>
        </w:r>
        <w:r>
          <w:rPr>
            <w:noProof/>
            <w:webHidden/>
          </w:rPr>
          <w:tab/>
        </w:r>
        <w:r>
          <w:rPr>
            <w:noProof/>
            <w:webHidden/>
          </w:rPr>
          <w:fldChar w:fldCharType="begin"/>
        </w:r>
        <w:r>
          <w:rPr>
            <w:noProof/>
            <w:webHidden/>
          </w:rPr>
          <w:instrText xml:space="preserve"> PAGEREF _Toc439943479 \h </w:instrText>
        </w:r>
      </w:ins>
      <w:r>
        <w:rPr>
          <w:noProof/>
          <w:webHidden/>
        </w:rPr>
      </w:r>
      <w:r>
        <w:rPr>
          <w:noProof/>
          <w:webHidden/>
        </w:rPr>
        <w:fldChar w:fldCharType="separate"/>
      </w:r>
      <w:ins w:id="352" w:author="Eric Boisvert" w:date="2016-01-07T15:21:00Z">
        <w:r>
          <w:rPr>
            <w:noProof/>
            <w:webHidden/>
          </w:rPr>
          <w:t>139</w:t>
        </w:r>
        <w:r>
          <w:rPr>
            <w:noProof/>
            <w:webHidden/>
          </w:rPr>
          <w:fldChar w:fldCharType="end"/>
        </w:r>
        <w:r w:rsidRPr="00772328">
          <w:rPr>
            <w:rStyle w:val="Hyperlink"/>
            <w:noProof/>
          </w:rPr>
          <w:fldChar w:fldCharType="end"/>
        </w:r>
      </w:ins>
    </w:p>
    <w:p w14:paraId="1E821E17" w14:textId="77777777" w:rsidR="0044586A" w:rsidRPr="00C007EE" w:rsidRDefault="0044586A">
      <w:pPr>
        <w:pStyle w:val="TOC3"/>
        <w:tabs>
          <w:tab w:val="left" w:pos="1320"/>
          <w:tab w:val="right" w:leader="dot" w:pos="8630"/>
        </w:tabs>
        <w:rPr>
          <w:ins w:id="353" w:author="Eric Boisvert" w:date="2016-01-07T15:21:00Z"/>
          <w:rFonts w:ascii="Calibri" w:eastAsia="MS Mincho" w:hAnsi="Calibri"/>
          <w:noProof/>
          <w:sz w:val="22"/>
          <w:szCs w:val="22"/>
          <w:lang w:val="en-CA" w:eastAsia="en-CA"/>
        </w:rPr>
      </w:pPr>
      <w:ins w:id="35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"_Toc439943480"</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8.6.3</w:t>
        </w:r>
        <w:r w:rsidRPr="00C007EE">
          <w:rPr>
            <w:rFonts w:ascii="Calibri" w:eastAsia="MS Mincho" w:hAnsi="Calibri"/>
            <w:noProof/>
            <w:sz w:val="22"/>
            <w:szCs w:val="22"/>
            <w:lang w:val="en-CA" w:eastAsia="en-CA"/>
          </w:rPr>
          <w:tab/>
        </w:r>
        <w:r w:rsidRPr="00772328">
          <w:rPr>
            <w:rStyle w:val="Hyperlink"/>
            <w:noProof/>
          </w:rPr>
          <w:t>Time scale</w:t>
        </w:r>
        <w:r>
          <w:rPr>
            <w:noProof/>
            <w:webHidden/>
          </w:rPr>
          <w:tab/>
        </w:r>
        <w:r>
          <w:rPr>
            <w:noProof/>
            <w:webHidden/>
          </w:rPr>
          <w:fldChar w:fldCharType="begin"/>
        </w:r>
        <w:r>
          <w:rPr>
            <w:noProof/>
            <w:webHidden/>
          </w:rPr>
          <w:instrText xml:space="preserve"> PAGEREF _Toc439943480 \h </w:instrText>
        </w:r>
      </w:ins>
      <w:r>
        <w:rPr>
          <w:noProof/>
          <w:webHidden/>
        </w:rPr>
      </w:r>
      <w:r>
        <w:rPr>
          <w:noProof/>
          <w:webHidden/>
        </w:rPr>
        <w:fldChar w:fldCharType="separate"/>
      </w:r>
      <w:ins w:id="355" w:author="Eric Boisvert" w:date="2016-01-07T15:21:00Z">
        <w:r>
          <w:rPr>
            <w:noProof/>
            <w:webHidden/>
          </w:rPr>
          <w:t>141</w:t>
        </w:r>
        <w:r>
          <w:rPr>
            <w:noProof/>
            <w:webHidden/>
          </w:rPr>
          <w:fldChar w:fldCharType="end"/>
        </w:r>
        <w:r w:rsidRPr="00772328">
          <w:rPr>
            <w:rStyle w:val="Hyperlink"/>
            <w:noProof/>
          </w:rPr>
          <w:fldChar w:fldCharType="end"/>
        </w:r>
      </w:ins>
    </w:p>
    <w:p w14:paraId="00C92DDA" w14:textId="77777777" w:rsidR="0044586A" w:rsidRPr="00C007EE" w:rsidRDefault="0044586A">
      <w:pPr>
        <w:pStyle w:val="TOC3"/>
        <w:tabs>
          <w:tab w:val="left" w:pos="1320"/>
          <w:tab w:val="right" w:leader="dot" w:pos="8630"/>
        </w:tabs>
        <w:rPr>
          <w:ins w:id="356" w:author="Eric Boisvert" w:date="2016-01-07T15:21:00Z"/>
          <w:rFonts w:ascii="Calibri" w:eastAsia="MS Mincho" w:hAnsi="Calibri"/>
          <w:noProof/>
          <w:sz w:val="22"/>
          <w:szCs w:val="22"/>
          <w:lang w:val="en-CA" w:eastAsia="en-CA"/>
        </w:rPr>
      </w:pPr>
      <w:ins w:id="35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8.6.4</w:t>
        </w:r>
        <w:r w:rsidRPr="00C007EE">
          <w:rPr>
            <w:rFonts w:ascii="Calibri" w:eastAsia="MS Mincho" w:hAnsi="Calibri"/>
            <w:noProof/>
            <w:sz w:val="22"/>
            <w:szCs w:val="22"/>
            <w:lang w:val="en-CA" w:eastAsia="en-CA"/>
          </w:rPr>
          <w:tab/>
        </w:r>
        <w:r w:rsidRPr="00772328">
          <w:rPr>
            <w:rStyle w:val="Hyperlink"/>
            <w:noProof/>
          </w:rPr>
          <w:t>Geologic time vocabularies</w:t>
        </w:r>
        <w:r>
          <w:rPr>
            <w:noProof/>
            <w:webHidden/>
          </w:rPr>
          <w:tab/>
        </w:r>
        <w:r>
          <w:rPr>
            <w:noProof/>
            <w:webHidden/>
          </w:rPr>
          <w:fldChar w:fldCharType="begin"/>
        </w:r>
        <w:r>
          <w:rPr>
            <w:noProof/>
            <w:webHidden/>
          </w:rPr>
          <w:instrText xml:space="preserve"> PAGEREF _Toc439943481 \h </w:instrText>
        </w:r>
      </w:ins>
      <w:r>
        <w:rPr>
          <w:noProof/>
          <w:webHidden/>
        </w:rPr>
      </w:r>
      <w:r>
        <w:rPr>
          <w:noProof/>
          <w:webHidden/>
        </w:rPr>
        <w:fldChar w:fldCharType="separate"/>
      </w:r>
      <w:ins w:id="358" w:author="Eric Boisvert" w:date="2016-01-07T15:21:00Z">
        <w:r>
          <w:rPr>
            <w:noProof/>
            <w:webHidden/>
          </w:rPr>
          <w:t>146</w:t>
        </w:r>
        <w:r>
          <w:rPr>
            <w:noProof/>
            <w:webHidden/>
          </w:rPr>
          <w:fldChar w:fldCharType="end"/>
        </w:r>
        <w:r w:rsidRPr="00772328">
          <w:rPr>
            <w:rStyle w:val="Hyperlink"/>
            <w:noProof/>
          </w:rPr>
          <w:fldChar w:fldCharType="end"/>
        </w:r>
      </w:ins>
    </w:p>
    <w:p w14:paraId="40F0C156" w14:textId="77777777" w:rsidR="0044586A" w:rsidRPr="00C007EE" w:rsidRDefault="0044586A">
      <w:pPr>
        <w:pStyle w:val="TOC2"/>
        <w:tabs>
          <w:tab w:val="left" w:pos="880"/>
          <w:tab w:val="right" w:leader="dot" w:pos="8630"/>
        </w:tabs>
        <w:rPr>
          <w:ins w:id="359" w:author="Eric Boisvert" w:date="2016-01-07T15:21:00Z"/>
          <w:rFonts w:ascii="Calibri" w:eastAsia="MS Mincho" w:hAnsi="Calibri"/>
          <w:noProof/>
          <w:sz w:val="22"/>
          <w:szCs w:val="22"/>
          <w:lang w:val="en-CA" w:eastAsia="en-CA"/>
        </w:rPr>
      </w:pPr>
      <w:ins w:id="36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8.7</w:t>
        </w:r>
        <w:r w:rsidRPr="00C007EE">
          <w:rPr>
            <w:rFonts w:ascii="Calibri" w:eastAsia="MS Mincho" w:hAnsi="Calibri"/>
            <w:noProof/>
            <w:sz w:val="22"/>
            <w:szCs w:val="22"/>
            <w:lang w:val="en-CA" w:eastAsia="en-CA"/>
          </w:rPr>
          <w:tab/>
        </w:r>
        <w:r w:rsidRPr="00772328">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_Toc439943482 \h </w:instrText>
        </w:r>
      </w:ins>
      <w:r>
        <w:rPr>
          <w:noProof/>
          <w:webHidden/>
        </w:rPr>
      </w:r>
      <w:r>
        <w:rPr>
          <w:noProof/>
          <w:webHidden/>
        </w:rPr>
        <w:fldChar w:fldCharType="separate"/>
      </w:r>
      <w:ins w:id="361" w:author="Eric Boisvert" w:date="2016-01-07T15:21:00Z">
        <w:r>
          <w:rPr>
            <w:noProof/>
            <w:webHidden/>
          </w:rPr>
          <w:t>146</w:t>
        </w:r>
        <w:r>
          <w:rPr>
            <w:noProof/>
            <w:webHidden/>
          </w:rPr>
          <w:fldChar w:fldCharType="end"/>
        </w:r>
        <w:r w:rsidRPr="00772328">
          <w:rPr>
            <w:rStyle w:val="Hyperlink"/>
            <w:noProof/>
          </w:rPr>
          <w:fldChar w:fldCharType="end"/>
        </w:r>
      </w:ins>
    </w:p>
    <w:p w14:paraId="6F35E279" w14:textId="77777777" w:rsidR="0044586A" w:rsidRPr="00C007EE" w:rsidRDefault="0044586A">
      <w:pPr>
        <w:pStyle w:val="TOC3"/>
        <w:tabs>
          <w:tab w:val="left" w:pos="1320"/>
          <w:tab w:val="right" w:leader="dot" w:pos="8630"/>
        </w:tabs>
        <w:rPr>
          <w:ins w:id="362" w:author="Eric Boisvert" w:date="2016-01-07T15:21:00Z"/>
          <w:rFonts w:ascii="Calibri" w:eastAsia="MS Mincho" w:hAnsi="Calibri"/>
          <w:noProof/>
          <w:sz w:val="22"/>
          <w:szCs w:val="22"/>
          <w:lang w:val="en-CA" w:eastAsia="en-CA"/>
        </w:rPr>
      </w:pPr>
      <w:ins w:id="36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8.7.1</w:t>
        </w:r>
        <w:r w:rsidRPr="00C007EE">
          <w:rPr>
            <w:rFonts w:ascii="Calibri" w:eastAsia="MS Mincho" w:hAnsi="Calibri"/>
            <w:noProof/>
            <w:sz w:val="22"/>
            <w:szCs w:val="22"/>
            <w:lang w:val="en-CA" w:eastAsia="en-CA"/>
          </w:rPr>
          <w:tab/>
        </w:r>
        <w:r w:rsidRPr="00772328">
          <w:rPr>
            <w:rStyle w:val="Hyperlink"/>
            <w:noProof/>
            <w:lang w:val="en-CA"/>
          </w:rPr>
          <w:t>Borehole</w:t>
        </w:r>
        <w:r>
          <w:rPr>
            <w:noProof/>
            <w:webHidden/>
          </w:rPr>
          <w:tab/>
        </w:r>
        <w:r>
          <w:rPr>
            <w:noProof/>
            <w:webHidden/>
          </w:rPr>
          <w:fldChar w:fldCharType="begin"/>
        </w:r>
        <w:r>
          <w:rPr>
            <w:noProof/>
            <w:webHidden/>
          </w:rPr>
          <w:instrText xml:space="preserve"> PAGEREF _Toc439943483 \h </w:instrText>
        </w:r>
      </w:ins>
      <w:r>
        <w:rPr>
          <w:noProof/>
          <w:webHidden/>
        </w:rPr>
      </w:r>
      <w:r>
        <w:rPr>
          <w:noProof/>
          <w:webHidden/>
        </w:rPr>
        <w:fldChar w:fldCharType="separate"/>
      </w:r>
      <w:ins w:id="364" w:author="Eric Boisvert" w:date="2016-01-07T15:21:00Z">
        <w:r>
          <w:rPr>
            <w:noProof/>
            <w:webHidden/>
          </w:rPr>
          <w:t>148</w:t>
        </w:r>
        <w:r>
          <w:rPr>
            <w:noProof/>
            <w:webHidden/>
          </w:rPr>
          <w:fldChar w:fldCharType="end"/>
        </w:r>
        <w:r w:rsidRPr="00772328">
          <w:rPr>
            <w:rStyle w:val="Hyperlink"/>
            <w:noProof/>
          </w:rPr>
          <w:fldChar w:fldCharType="end"/>
        </w:r>
      </w:ins>
    </w:p>
    <w:p w14:paraId="013E2649" w14:textId="77777777" w:rsidR="0044586A" w:rsidRPr="00C007EE" w:rsidRDefault="0044586A">
      <w:pPr>
        <w:pStyle w:val="TOC2"/>
        <w:tabs>
          <w:tab w:val="left" w:pos="880"/>
          <w:tab w:val="right" w:leader="dot" w:pos="8630"/>
        </w:tabs>
        <w:rPr>
          <w:ins w:id="365" w:author="Eric Boisvert" w:date="2016-01-07T15:21:00Z"/>
          <w:rFonts w:ascii="Calibri" w:eastAsia="MS Mincho" w:hAnsi="Calibri"/>
          <w:noProof/>
          <w:sz w:val="22"/>
          <w:szCs w:val="22"/>
          <w:lang w:val="en-CA" w:eastAsia="en-CA"/>
        </w:rPr>
      </w:pPr>
      <w:ins w:id="36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8.8</w:t>
        </w:r>
        <w:r w:rsidRPr="00C007EE">
          <w:rPr>
            <w:rFonts w:ascii="Calibri" w:eastAsia="MS Mincho" w:hAnsi="Calibri"/>
            <w:noProof/>
            <w:sz w:val="22"/>
            <w:szCs w:val="22"/>
            <w:lang w:val="en-CA" w:eastAsia="en-CA"/>
          </w:rPr>
          <w:tab/>
        </w:r>
        <w:r w:rsidRPr="00772328">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_Toc439943484 \h </w:instrText>
        </w:r>
      </w:ins>
      <w:r>
        <w:rPr>
          <w:noProof/>
          <w:webHidden/>
        </w:rPr>
      </w:r>
      <w:r>
        <w:rPr>
          <w:noProof/>
          <w:webHidden/>
        </w:rPr>
        <w:fldChar w:fldCharType="separate"/>
      </w:r>
      <w:ins w:id="367" w:author="Eric Boisvert" w:date="2016-01-07T15:21:00Z">
        <w:r>
          <w:rPr>
            <w:noProof/>
            <w:webHidden/>
          </w:rPr>
          <w:t>158</w:t>
        </w:r>
        <w:r>
          <w:rPr>
            <w:noProof/>
            <w:webHidden/>
          </w:rPr>
          <w:fldChar w:fldCharType="end"/>
        </w:r>
        <w:r w:rsidRPr="00772328">
          <w:rPr>
            <w:rStyle w:val="Hyperlink"/>
            <w:noProof/>
          </w:rPr>
          <w:fldChar w:fldCharType="end"/>
        </w:r>
      </w:ins>
    </w:p>
    <w:p w14:paraId="484F6867" w14:textId="77777777" w:rsidR="0044586A" w:rsidRPr="00C007EE" w:rsidRDefault="0044586A">
      <w:pPr>
        <w:pStyle w:val="TOC3"/>
        <w:tabs>
          <w:tab w:val="left" w:pos="1320"/>
          <w:tab w:val="right" w:leader="dot" w:pos="8630"/>
        </w:tabs>
        <w:rPr>
          <w:ins w:id="368" w:author="Eric Boisvert" w:date="2016-01-07T15:21:00Z"/>
          <w:rFonts w:ascii="Calibri" w:eastAsia="MS Mincho" w:hAnsi="Calibri"/>
          <w:noProof/>
          <w:sz w:val="22"/>
          <w:szCs w:val="22"/>
          <w:lang w:val="en-CA" w:eastAsia="en-CA"/>
        </w:rPr>
      </w:pPr>
      <w:ins w:id="369"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"_Toc439943485"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8.8.1</w:t>
        </w:r>
        <w:r w:rsidRPr="00C007EE">
          <w:rPr>
            <w:rFonts w:ascii="Calibri" w:eastAsia="MS Mincho" w:hAnsi="Calibri"/>
            <w:noProof/>
            <w:sz w:val="22"/>
            <w:szCs w:val="22"/>
            <w:lang w:val="en-CA" w:eastAsia="en-CA"/>
          </w:rPr>
          <w:tab/>
        </w:r>
        <w:r w:rsidRPr="00772328">
          <w:rPr>
            <w:rStyle w:val="Hyperlink"/>
            <w:noProof/>
            <w:lang w:val="en-CA"/>
          </w:rPr>
          <w:t>Laboratory Analysis</w:t>
        </w:r>
        <w:r>
          <w:rPr>
            <w:noProof/>
            <w:webHidden/>
          </w:rPr>
          <w:tab/>
        </w:r>
        <w:r>
          <w:rPr>
            <w:noProof/>
            <w:webHidden/>
          </w:rPr>
          <w:fldChar w:fldCharType="begin"/>
        </w:r>
        <w:r>
          <w:rPr>
            <w:noProof/>
            <w:webHidden/>
          </w:rPr>
          <w:instrText xml:space="preserve"> PAGEREF _Toc439943485 \h </w:instrText>
        </w:r>
      </w:ins>
      <w:r>
        <w:rPr>
          <w:noProof/>
          <w:webHidden/>
        </w:rPr>
      </w:r>
      <w:r>
        <w:rPr>
          <w:noProof/>
          <w:webHidden/>
        </w:rPr>
        <w:fldChar w:fldCharType="separate"/>
      </w:r>
      <w:ins w:id="370" w:author="Eric Boisvert" w:date="2016-01-07T15:21:00Z">
        <w:r>
          <w:rPr>
            <w:noProof/>
            <w:webHidden/>
          </w:rPr>
          <w:t>160</w:t>
        </w:r>
        <w:r>
          <w:rPr>
            <w:noProof/>
            <w:webHidden/>
          </w:rPr>
          <w:fldChar w:fldCharType="end"/>
        </w:r>
        <w:r w:rsidRPr="00772328">
          <w:rPr>
            <w:rStyle w:val="Hyperlink"/>
            <w:noProof/>
          </w:rPr>
          <w:fldChar w:fldCharType="end"/>
        </w:r>
      </w:ins>
    </w:p>
    <w:p w14:paraId="296525DD" w14:textId="77777777" w:rsidR="0044586A" w:rsidRPr="00C007EE" w:rsidRDefault="0044586A">
      <w:pPr>
        <w:pStyle w:val="TOC3"/>
        <w:tabs>
          <w:tab w:val="left" w:pos="1320"/>
          <w:tab w:val="right" w:leader="dot" w:pos="8630"/>
        </w:tabs>
        <w:rPr>
          <w:ins w:id="371" w:author="Eric Boisvert" w:date="2016-01-07T15:21:00Z"/>
          <w:rFonts w:ascii="Calibri" w:eastAsia="MS Mincho" w:hAnsi="Calibri"/>
          <w:noProof/>
          <w:sz w:val="22"/>
          <w:szCs w:val="22"/>
          <w:lang w:val="en-CA" w:eastAsia="en-CA"/>
        </w:rPr>
      </w:pPr>
      <w:ins w:id="37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8.8.2</w:t>
        </w:r>
        <w:r w:rsidRPr="00C007EE">
          <w:rPr>
            <w:rFonts w:ascii="Calibri" w:eastAsia="MS Mincho" w:hAnsi="Calibri"/>
            <w:noProof/>
            <w:sz w:val="22"/>
            <w:szCs w:val="22"/>
            <w:lang w:val="en-CA" w:eastAsia="en-CA"/>
          </w:rPr>
          <w:tab/>
        </w:r>
        <w:r w:rsidRPr="00772328">
          <w:rPr>
            <w:rStyle w:val="Hyperlink"/>
            <w:noProof/>
          </w:rPr>
          <w:t>Geochronology</w:t>
        </w:r>
        <w:r>
          <w:rPr>
            <w:noProof/>
            <w:webHidden/>
          </w:rPr>
          <w:tab/>
        </w:r>
        <w:r>
          <w:rPr>
            <w:noProof/>
            <w:webHidden/>
          </w:rPr>
          <w:fldChar w:fldCharType="begin"/>
        </w:r>
        <w:r>
          <w:rPr>
            <w:noProof/>
            <w:webHidden/>
          </w:rPr>
          <w:instrText xml:space="preserve"> PAGEREF _Toc439943486 \h </w:instrText>
        </w:r>
      </w:ins>
      <w:r>
        <w:rPr>
          <w:noProof/>
          <w:webHidden/>
        </w:rPr>
      </w:r>
      <w:r>
        <w:rPr>
          <w:noProof/>
          <w:webHidden/>
        </w:rPr>
        <w:fldChar w:fldCharType="separate"/>
      </w:r>
      <w:ins w:id="373" w:author="Eric Boisvert" w:date="2016-01-07T15:21:00Z">
        <w:r>
          <w:rPr>
            <w:noProof/>
            <w:webHidden/>
          </w:rPr>
          <w:t>166</w:t>
        </w:r>
        <w:r>
          <w:rPr>
            <w:noProof/>
            <w:webHidden/>
          </w:rPr>
          <w:fldChar w:fldCharType="end"/>
        </w:r>
        <w:r w:rsidRPr="00772328">
          <w:rPr>
            <w:rStyle w:val="Hyperlink"/>
            <w:noProof/>
          </w:rPr>
          <w:fldChar w:fldCharType="end"/>
        </w:r>
      </w:ins>
    </w:p>
    <w:p w14:paraId="286A6A8D" w14:textId="77777777" w:rsidR="0044586A" w:rsidRPr="00C007EE" w:rsidRDefault="0044586A">
      <w:pPr>
        <w:pStyle w:val="TOC3"/>
        <w:tabs>
          <w:tab w:val="left" w:pos="1320"/>
          <w:tab w:val="right" w:leader="dot" w:pos="8630"/>
        </w:tabs>
        <w:rPr>
          <w:ins w:id="374" w:author="Eric Boisvert" w:date="2016-01-07T15:21:00Z"/>
          <w:rFonts w:ascii="Calibri" w:eastAsia="MS Mincho" w:hAnsi="Calibri"/>
          <w:noProof/>
          <w:sz w:val="22"/>
          <w:szCs w:val="22"/>
          <w:lang w:val="en-CA" w:eastAsia="en-CA"/>
        </w:rPr>
      </w:pPr>
      <w:ins w:id="37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8.8.3</w:t>
        </w:r>
        <w:r w:rsidRPr="00C007EE">
          <w:rPr>
            <w:rFonts w:ascii="Calibri" w:eastAsia="MS Mincho" w:hAnsi="Calibri"/>
            <w:noProof/>
            <w:sz w:val="22"/>
            <w:szCs w:val="22"/>
            <w:lang w:val="en-CA" w:eastAsia="en-CA"/>
          </w:rPr>
          <w:tab/>
        </w:r>
        <w:r w:rsidRPr="00772328">
          <w:rPr>
            <w:rStyle w:val="Hyperlink"/>
            <w:noProof/>
            <w:lang w:val="en-CA"/>
          </w:rPr>
          <w:t>Geologic Specimen</w:t>
        </w:r>
        <w:r>
          <w:rPr>
            <w:noProof/>
            <w:webHidden/>
          </w:rPr>
          <w:tab/>
        </w:r>
        <w:r>
          <w:rPr>
            <w:noProof/>
            <w:webHidden/>
          </w:rPr>
          <w:fldChar w:fldCharType="begin"/>
        </w:r>
        <w:r>
          <w:rPr>
            <w:noProof/>
            <w:webHidden/>
          </w:rPr>
          <w:instrText xml:space="preserve"> PAGEREF _Toc439943487 \h </w:instrText>
        </w:r>
      </w:ins>
      <w:r>
        <w:rPr>
          <w:noProof/>
          <w:webHidden/>
        </w:rPr>
      </w:r>
      <w:r>
        <w:rPr>
          <w:noProof/>
          <w:webHidden/>
        </w:rPr>
        <w:fldChar w:fldCharType="separate"/>
      </w:r>
      <w:ins w:id="376" w:author="Eric Boisvert" w:date="2016-01-07T15:21:00Z">
        <w:r>
          <w:rPr>
            <w:noProof/>
            <w:webHidden/>
          </w:rPr>
          <w:t>169</w:t>
        </w:r>
        <w:r>
          <w:rPr>
            <w:noProof/>
            <w:webHidden/>
          </w:rPr>
          <w:fldChar w:fldCharType="end"/>
        </w:r>
        <w:r w:rsidRPr="00772328">
          <w:rPr>
            <w:rStyle w:val="Hyperlink"/>
            <w:noProof/>
          </w:rPr>
          <w:fldChar w:fldCharType="end"/>
        </w:r>
      </w:ins>
    </w:p>
    <w:p w14:paraId="15865FD8" w14:textId="77777777" w:rsidR="0044586A" w:rsidRPr="00C007EE" w:rsidRDefault="0044586A">
      <w:pPr>
        <w:pStyle w:val="TOC3"/>
        <w:tabs>
          <w:tab w:val="left" w:pos="1320"/>
          <w:tab w:val="right" w:leader="dot" w:pos="8630"/>
        </w:tabs>
        <w:rPr>
          <w:ins w:id="377" w:author="Eric Boisvert" w:date="2016-01-07T15:21:00Z"/>
          <w:rFonts w:ascii="Calibri" w:eastAsia="MS Mincho" w:hAnsi="Calibri"/>
          <w:noProof/>
          <w:sz w:val="22"/>
          <w:szCs w:val="22"/>
          <w:lang w:val="en-CA" w:eastAsia="en-CA"/>
        </w:rPr>
      </w:pPr>
      <w:ins w:id="37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8.8.4</w:t>
        </w:r>
        <w:r w:rsidRPr="00C007EE">
          <w:rPr>
            <w:rFonts w:ascii="Calibri" w:eastAsia="MS Mincho" w:hAnsi="Calibri"/>
            <w:noProof/>
            <w:sz w:val="22"/>
            <w:szCs w:val="22"/>
            <w:lang w:val="en-CA" w:eastAsia="en-CA"/>
          </w:rPr>
          <w:tab/>
        </w:r>
        <w:r w:rsidRPr="00772328">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_Toc439943488 \h </w:instrText>
        </w:r>
      </w:ins>
      <w:r>
        <w:rPr>
          <w:noProof/>
          <w:webHidden/>
        </w:rPr>
      </w:r>
      <w:r>
        <w:rPr>
          <w:noProof/>
          <w:webHidden/>
        </w:rPr>
        <w:fldChar w:fldCharType="separate"/>
      </w:r>
      <w:ins w:id="379" w:author="Eric Boisvert" w:date="2016-01-07T15:21:00Z">
        <w:r>
          <w:rPr>
            <w:noProof/>
            <w:webHidden/>
          </w:rPr>
          <w:t>174</w:t>
        </w:r>
        <w:r>
          <w:rPr>
            <w:noProof/>
            <w:webHidden/>
          </w:rPr>
          <w:fldChar w:fldCharType="end"/>
        </w:r>
        <w:r w:rsidRPr="00772328">
          <w:rPr>
            <w:rStyle w:val="Hyperlink"/>
            <w:noProof/>
          </w:rPr>
          <w:fldChar w:fldCharType="end"/>
        </w:r>
      </w:ins>
    </w:p>
    <w:p w14:paraId="5F1792EB" w14:textId="77777777" w:rsidR="0044586A" w:rsidRPr="00C007EE" w:rsidRDefault="0044586A">
      <w:pPr>
        <w:pStyle w:val="TOC3"/>
        <w:tabs>
          <w:tab w:val="left" w:pos="1320"/>
          <w:tab w:val="right" w:leader="dot" w:pos="8630"/>
        </w:tabs>
        <w:rPr>
          <w:ins w:id="380" w:author="Eric Boisvert" w:date="2016-01-07T15:21:00Z"/>
          <w:rFonts w:ascii="Calibri" w:eastAsia="MS Mincho" w:hAnsi="Calibri"/>
          <w:noProof/>
          <w:sz w:val="22"/>
          <w:szCs w:val="22"/>
          <w:lang w:val="en-CA" w:eastAsia="en-CA"/>
        </w:rPr>
      </w:pPr>
      <w:ins w:id="38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8.8.5</w:t>
        </w:r>
        <w:r w:rsidRPr="00C007EE">
          <w:rPr>
            <w:rFonts w:ascii="Calibri" w:eastAsia="MS Mincho" w:hAnsi="Calibri"/>
            <w:noProof/>
            <w:sz w:val="22"/>
            <w:szCs w:val="22"/>
            <w:lang w:val="en-CA" w:eastAsia="en-CA"/>
          </w:rPr>
          <w:tab/>
        </w:r>
        <w:r w:rsidRPr="00772328">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_Toc439943489 \h </w:instrText>
        </w:r>
      </w:ins>
      <w:r>
        <w:rPr>
          <w:noProof/>
          <w:webHidden/>
        </w:rPr>
      </w:r>
      <w:r>
        <w:rPr>
          <w:noProof/>
          <w:webHidden/>
        </w:rPr>
        <w:fldChar w:fldCharType="separate"/>
      </w:r>
      <w:ins w:id="382" w:author="Eric Boisvert" w:date="2016-01-07T15:21:00Z">
        <w:r>
          <w:rPr>
            <w:noProof/>
            <w:webHidden/>
          </w:rPr>
          <w:t>175</w:t>
        </w:r>
        <w:r>
          <w:rPr>
            <w:noProof/>
            <w:webHidden/>
          </w:rPr>
          <w:fldChar w:fldCharType="end"/>
        </w:r>
        <w:r w:rsidRPr="00772328">
          <w:rPr>
            <w:rStyle w:val="Hyperlink"/>
            <w:noProof/>
          </w:rPr>
          <w:fldChar w:fldCharType="end"/>
        </w:r>
      </w:ins>
    </w:p>
    <w:p w14:paraId="266C3D14" w14:textId="77777777" w:rsidR="0044586A" w:rsidRPr="00C007EE" w:rsidRDefault="0044586A">
      <w:pPr>
        <w:pStyle w:val="TOC1"/>
        <w:tabs>
          <w:tab w:val="left" w:pos="480"/>
          <w:tab w:val="right" w:leader="dot" w:pos="8630"/>
        </w:tabs>
        <w:rPr>
          <w:ins w:id="383" w:author="Eric Boisvert" w:date="2016-01-07T15:21:00Z"/>
          <w:rFonts w:ascii="Calibri" w:eastAsia="MS Mincho" w:hAnsi="Calibri"/>
          <w:noProof/>
          <w:sz w:val="22"/>
          <w:szCs w:val="22"/>
          <w:lang w:val="en-CA" w:eastAsia="en-CA"/>
        </w:rPr>
      </w:pPr>
      <w:ins w:id="38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w:t>
        </w:r>
        <w:r w:rsidRPr="00C007EE">
          <w:rPr>
            <w:rFonts w:ascii="Calibri" w:eastAsia="MS Mincho" w:hAnsi="Calibri"/>
            <w:noProof/>
            <w:sz w:val="22"/>
            <w:szCs w:val="22"/>
            <w:lang w:val="en-CA" w:eastAsia="en-CA"/>
          </w:rPr>
          <w:tab/>
        </w:r>
        <w:r w:rsidRPr="00772328">
          <w:rPr>
            <w:rStyle w:val="Hyperlink"/>
            <w:noProof/>
            <w:lang w:val="en-CA"/>
          </w:rPr>
          <w:t>GML Encoding Requirements classes</w:t>
        </w:r>
        <w:r>
          <w:rPr>
            <w:noProof/>
            <w:webHidden/>
          </w:rPr>
          <w:tab/>
        </w:r>
        <w:r>
          <w:rPr>
            <w:noProof/>
            <w:webHidden/>
          </w:rPr>
          <w:fldChar w:fldCharType="begin"/>
        </w:r>
        <w:r>
          <w:rPr>
            <w:noProof/>
            <w:webHidden/>
          </w:rPr>
          <w:instrText xml:space="preserve"> PAGEREF _Toc439943490 \h </w:instrText>
        </w:r>
      </w:ins>
      <w:r>
        <w:rPr>
          <w:noProof/>
          <w:webHidden/>
        </w:rPr>
      </w:r>
      <w:r>
        <w:rPr>
          <w:noProof/>
          <w:webHidden/>
        </w:rPr>
        <w:fldChar w:fldCharType="separate"/>
      </w:r>
      <w:ins w:id="385" w:author="Eric Boisvert" w:date="2016-01-07T15:21:00Z">
        <w:r>
          <w:rPr>
            <w:noProof/>
            <w:webHidden/>
          </w:rPr>
          <w:t>175</w:t>
        </w:r>
        <w:r>
          <w:rPr>
            <w:noProof/>
            <w:webHidden/>
          </w:rPr>
          <w:fldChar w:fldCharType="end"/>
        </w:r>
        <w:r w:rsidRPr="00772328">
          <w:rPr>
            <w:rStyle w:val="Hyperlink"/>
            <w:noProof/>
          </w:rPr>
          <w:fldChar w:fldCharType="end"/>
        </w:r>
      </w:ins>
    </w:p>
    <w:p w14:paraId="216FFDD6" w14:textId="77777777" w:rsidR="0044586A" w:rsidRPr="00C007EE" w:rsidRDefault="0044586A">
      <w:pPr>
        <w:pStyle w:val="TOC2"/>
        <w:tabs>
          <w:tab w:val="left" w:pos="880"/>
          <w:tab w:val="right" w:leader="dot" w:pos="8630"/>
        </w:tabs>
        <w:rPr>
          <w:ins w:id="386" w:author="Eric Boisvert" w:date="2016-01-07T15:21:00Z"/>
          <w:rFonts w:ascii="Calibri" w:eastAsia="MS Mincho" w:hAnsi="Calibri"/>
          <w:noProof/>
          <w:sz w:val="22"/>
          <w:szCs w:val="22"/>
          <w:lang w:val="en-CA" w:eastAsia="en-CA"/>
        </w:rPr>
      </w:pPr>
      <w:ins w:id="38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w:t>
        </w:r>
        <w:r w:rsidRPr="00C007EE">
          <w:rPr>
            <w:rFonts w:ascii="Calibri" w:eastAsia="MS Mincho" w:hAnsi="Calibri"/>
            <w:noProof/>
            <w:sz w:val="22"/>
            <w:szCs w:val="22"/>
            <w:lang w:val="en-CA" w:eastAsia="en-CA"/>
          </w:rPr>
          <w:tab/>
        </w:r>
        <w:r w:rsidRPr="00772328">
          <w:rPr>
            <w:rStyle w:val="Hyperlink"/>
            <w:noProof/>
            <w:lang w:val="en-CA"/>
          </w:rPr>
          <w:t>Prefixes used in examples</w:t>
        </w:r>
        <w:r>
          <w:rPr>
            <w:noProof/>
            <w:webHidden/>
          </w:rPr>
          <w:tab/>
        </w:r>
        <w:r>
          <w:rPr>
            <w:noProof/>
            <w:webHidden/>
          </w:rPr>
          <w:fldChar w:fldCharType="begin"/>
        </w:r>
        <w:r>
          <w:rPr>
            <w:noProof/>
            <w:webHidden/>
          </w:rPr>
          <w:instrText xml:space="preserve"> PAGEREF _Toc439943491 \h </w:instrText>
        </w:r>
      </w:ins>
      <w:r>
        <w:rPr>
          <w:noProof/>
          <w:webHidden/>
        </w:rPr>
      </w:r>
      <w:r>
        <w:rPr>
          <w:noProof/>
          <w:webHidden/>
        </w:rPr>
        <w:fldChar w:fldCharType="separate"/>
      </w:r>
      <w:ins w:id="388" w:author="Eric Boisvert" w:date="2016-01-07T15:21:00Z">
        <w:r>
          <w:rPr>
            <w:noProof/>
            <w:webHidden/>
          </w:rPr>
          <w:t>176</w:t>
        </w:r>
        <w:r>
          <w:rPr>
            <w:noProof/>
            <w:webHidden/>
          </w:rPr>
          <w:fldChar w:fldCharType="end"/>
        </w:r>
        <w:r w:rsidRPr="00772328">
          <w:rPr>
            <w:rStyle w:val="Hyperlink"/>
            <w:noProof/>
          </w:rPr>
          <w:fldChar w:fldCharType="end"/>
        </w:r>
      </w:ins>
    </w:p>
    <w:p w14:paraId="6069BEDA" w14:textId="77777777" w:rsidR="0044586A" w:rsidRPr="00C007EE" w:rsidRDefault="0044586A">
      <w:pPr>
        <w:pStyle w:val="TOC2"/>
        <w:tabs>
          <w:tab w:val="left" w:pos="880"/>
          <w:tab w:val="right" w:leader="dot" w:pos="8630"/>
        </w:tabs>
        <w:rPr>
          <w:ins w:id="389" w:author="Eric Boisvert" w:date="2016-01-07T15:21:00Z"/>
          <w:rFonts w:ascii="Calibri" w:eastAsia="MS Mincho" w:hAnsi="Calibri"/>
          <w:noProof/>
          <w:sz w:val="22"/>
          <w:szCs w:val="22"/>
          <w:lang w:val="en-CA" w:eastAsia="en-CA"/>
        </w:rPr>
      </w:pPr>
      <w:ins w:id="39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9.2</w:t>
        </w:r>
        <w:r w:rsidRPr="00C007EE">
          <w:rPr>
            <w:rFonts w:ascii="Calibri" w:eastAsia="MS Mincho" w:hAnsi="Calibri"/>
            <w:noProof/>
            <w:sz w:val="22"/>
            <w:szCs w:val="22"/>
            <w:lang w:val="en-CA" w:eastAsia="en-CA"/>
          </w:rPr>
          <w:tab/>
        </w:r>
        <w:r w:rsidRPr="00772328">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_Toc439943492 \h </w:instrText>
        </w:r>
      </w:ins>
      <w:r>
        <w:rPr>
          <w:noProof/>
          <w:webHidden/>
        </w:rPr>
      </w:r>
      <w:r>
        <w:rPr>
          <w:noProof/>
          <w:webHidden/>
        </w:rPr>
        <w:fldChar w:fldCharType="separate"/>
      </w:r>
      <w:ins w:id="391" w:author="Eric Boisvert" w:date="2016-01-07T15:21:00Z">
        <w:r>
          <w:rPr>
            <w:noProof/>
            <w:webHidden/>
          </w:rPr>
          <w:t>177</w:t>
        </w:r>
        <w:r>
          <w:rPr>
            <w:noProof/>
            <w:webHidden/>
          </w:rPr>
          <w:fldChar w:fldCharType="end"/>
        </w:r>
        <w:r w:rsidRPr="00772328">
          <w:rPr>
            <w:rStyle w:val="Hyperlink"/>
            <w:noProof/>
          </w:rPr>
          <w:fldChar w:fldCharType="end"/>
        </w:r>
      </w:ins>
    </w:p>
    <w:p w14:paraId="53CB8F4E" w14:textId="77777777" w:rsidR="0044586A" w:rsidRPr="00C007EE" w:rsidRDefault="0044586A">
      <w:pPr>
        <w:pStyle w:val="TOC3"/>
        <w:tabs>
          <w:tab w:val="left" w:pos="1320"/>
          <w:tab w:val="right" w:leader="dot" w:pos="8630"/>
        </w:tabs>
        <w:rPr>
          <w:ins w:id="392" w:author="Eric Boisvert" w:date="2016-01-07T15:21:00Z"/>
          <w:rFonts w:ascii="Calibri" w:eastAsia="MS Mincho" w:hAnsi="Calibri"/>
          <w:noProof/>
          <w:sz w:val="22"/>
          <w:szCs w:val="22"/>
          <w:lang w:val="en-CA" w:eastAsia="en-CA"/>
        </w:rPr>
      </w:pPr>
      <w:ins w:id="39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9.2.1</w:t>
        </w:r>
        <w:r w:rsidRPr="00C007EE">
          <w:rPr>
            <w:rFonts w:ascii="Calibri" w:eastAsia="MS Mincho" w:hAnsi="Calibri"/>
            <w:noProof/>
            <w:sz w:val="22"/>
            <w:szCs w:val="22"/>
            <w:lang w:val="en-CA" w:eastAsia="en-CA"/>
          </w:rPr>
          <w:tab/>
        </w:r>
        <w:r w:rsidRPr="00772328">
          <w:rPr>
            <w:rStyle w:val="Hyperlink"/>
            <w:noProof/>
            <w:lang w:val="en-CA"/>
          </w:rPr>
          <w:t>XML document validation</w:t>
        </w:r>
        <w:r>
          <w:rPr>
            <w:noProof/>
            <w:webHidden/>
          </w:rPr>
          <w:tab/>
        </w:r>
        <w:r>
          <w:rPr>
            <w:noProof/>
            <w:webHidden/>
          </w:rPr>
          <w:fldChar w:fldCharType="begin"/>
        </w:r>
        <w:r>
          <w:rPr>
            <w:noProof/>
            <w:webHidden/>
          </w:rPr>
          <w:instrText xml:space="preserve"> PAGEREF _Toc439943493 \h </w:instrText>
        </w:r>
      </w:ins>
      <w:r>
        <w:rPr>
          <w:noProof/>
          <w:webHidden/>
        </w:rPr>
      </w:r>
      <w:r>
        <w:rPr>
          <w:noProof/>
          <w:webHidden/>
        </w:rPr>
        <w:fldChar w:fldCharType="separate"/>
      </w:r>
      <w:ins w:id="394" w:author="Eric Boisvert" w:date="2016-01-07T15:21:00Z">
        <w:r>
          <w:rPr>
            <w:noProof/>
            <w:webHidden/>
          </w:rPr>
          <w:t>177</w:t>
        </w:r>
        <w:r>
          <w:rPr>
            <w:noProof/>
            <w:webHidden/>
          </w:rPr>
          <w:fldChar w:fldCharType="end"/>
        </w:r>
        <w:r w:rsidRPr="00772328">
          <w:rPr>
            <w:rStyle w:val="Hyperlink"/>
            <w:noProof/>
          </w:rPr>
          <w:fldChar w:fldCharType="end"/>
        </w:r>
      </w:ins>
    </w:p>
    <w:p w14:paraId="43458292" w14:textId="77777777" w:rsidR="0044586A" w:rsidRPr="00C007EE" w:rsidRDefault="0044586A">
      <w:pPr>
        <w:pStyle w:val="TOC3"/>
        <w:tabs>
          <w:tab w:val="left" w:pos="880"/>
          <w:tab w:val="right" w:leader="dot" w:pos="8630"/>
        </w:tabs>
        <w:rPr>
          <w:ins w:id="395" w:author="Eric Boisvert" w:date="2016-01-07T15:21:00Z"/>
          <w:rFonts w:ascii="Calibri" w:eastAsia="MS Mincho" w:hAnsi="Calibri"/>
          <w:noProof/>
          <w:sz w:val="22"/>
          <w:szCs w:val="22"/>
          <w:lang w:val="en-CA" w:eastAsia="en-CA"/>
        </w:rPr>
      </w:pPr>
      <w:ins w:id="39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"_Toc439943494"</w:instrText>
        </w:r>
        <w:r w:rsidRPr="00772328">
          <w:rPr>
            <w:rStyle w:val="Hyperlink"/>
            <w:noProof/>
          </w:rPr>
          <w:instrText xml:space="preserve"> </w:instrText>
        </w:r>
        <w:r w:rsidRPr="00772328">
          <w:rPr>
            <w:rStyle w:val="Hyperlink"/>
            <w:noProof/>
          </w:rPr>
          <w:fldChar w:fldCharType="separate"/>
        </w:r>
        <w:r w:rsidRPr="00C007EE">
          <w:rPr>
            <w:rFonts w:ascii="Calibri" w:eastAsia="MS Mincho" w:hAnsi="Calibri"/>
            <w:noProof/>
            <w:sz w:val="22"/>
            <w:szCs w:val="22"/>
            <w:lang w:val="en-CA" w:eastAsia="en-CA"/>
          </w:rPr>
          <w:tab/>
        </w:r>
        <w:r w:rsidRPr="00772328">
          <w:rPr>
            <w:rStyle w:val="Hyperlink"/>
            <w:noProof/>
            <w:lang w:val="en-CA"/>
          </w:rPr>
          <w:t xml:space="preserve"> Reference</w:t>
        </w:r>
        <w:r>
          <w:rPr>
            <w:noProof/>
            <w:webHidden/>
          </w:rPr>
          <w:tab/>
        </w:r>
        <w:r>
          <w:rPr>
            <w:noProof/>
            <w:webHidden/>
          </w:rPr>
          <w:fldChar w:fldCharType="begin"/>
        </w:r>
        <w:r>
          <w:rPr>
            <w:noProof/>
            <w:webHidden/>
          </w:rPr>
          <w:instrText xml:space="preserve"> PAGEREF _Toc439943494 \h </w:instrText>
        </w:r>
      </w:ins>
      <w:r>
        <w:rPr>
          <w:noProof/>
          <w:webHidden/>
        </w:rPr>
      </w:r>
      <w:r>
        <w:rPr>
          <w:noProof/>
          <w:webHidden/>
        </w:rPr>
        <w:fldChar w:fldCharType="separate"/>
      </w:r>
      <w:ins w:id="397" w:author="Eric Boisvert" w:date="2016-01-07T15:21:00Z">
        <w:r>
          <w:rPr>
            <w:noProof/>
            <w:webHidden/>
          </w:rPr>
          <w:t>178</w:t>
        </w:r>
        <w:r>
          <w:rPr>
            <w:noProof/>
            <w:webHidden/>
          </w:rPr>
          <w:fldChar w:fldCharType="end"/>
        </w:r>
        <w:r w:rsidRPr="00772328">
          <w:rPr>
            <w:rStyle w:val="Hyperlink"/>
            <w:noProof/>
          </w:rPr>
          <w:fldChar w:fldCharType="end"/>
        </w:r>
      </w:ins>
    </w:p>
    <w:p w14:paraId="5CAEEFB5" w14:textId="77777777" w:rsidR="0044586A" w:rsidRPr="00C007EE" w:rsidRDefault="0044586A">
      <w:pPr>
        <w:pStyle w:val="TOC3"/>
        <w:tabs>
          <w:tab w:val="left" w:pos="1320"/>
          <w:tab w:val="right" w:leader="dot" w:pos="8630"/>
        </w:tabs>
        <w:rPr>
          <w:ins w:id="398" w:author="Eric Boisvert" w:date="2016-01-07T15:21:00Z"/>
          <w:rFonts w:ascii="Calibri" w:eastAsia="MS Mincho" w:hAnsi="Calibri"/>
          <w:noProof/>
          <w:sz w:val="22"/>
          <w:szCs w:val="22"/>
          <w:lang w:val="en-CA" w:eastAsia="en-CA"/>
        </w:rPr>
      </w:pPr>
      <w:ins w:id="39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9.2.2</w:t>
        </w:r>
        <w:r w:rsidRPr="00C007EE">
          <w:rPr>
            <w:rFonts w:ascii="Calibri" w:eastAsia="MS Mincho" w:hAnsi="Calibri"/>
            <w:noProof/>
            <w:sz w:val="22"/>
            <w:szCs w:val="22"/>
            <w:lang w:val="en-CA" w:eastAsia="en-CA"/>
          </w:rPr>
          <w:tab/>
        </w:r>
        <w:r w:rsidRPr="00772328">
          <w:rPr>
            <w:rStyle w:val="Hyperlink"/>
            <w:noProof/>
            <w:lang w:val="en-CA"/>
          </w:rPr>
          <w:t>CodeList</w:t>
        </w:r>
        <w:r>
          <w:rPr>
            <w:noProof/>
            <w:webHidden/>
          </w:rPr>
          <w:tab/>
        </w:r>
        <w:r>
          <w:rPr>
            <w:noProof/>
            <w:webHidden/>
          </w:rPr>
          <w:fldChar w:fldCharType="begin"/>
        </w:r>
        <w:r>
          <w:rPr>
            <w:noProof/>
            <w:webHidden/>
          </w:rPr>
          <w:instrText xml:space="preserve"> PAGEREF _Toc439943495 \h </w:instrText>
        </w:r>
      </w:ins>
      <w:r>
        <w:rPr>
          <w:noProof/>
          <w:webHidden/>
        </w:rPr>
      </w:r>
      <w:r>
        <w:rPr>
          <w:noProof/>
          <w:webHidden/>
        </w:rPr>
        <w:fldChar w:fldCharType="separate"/>
      </w:r>
      <w:ins w:id="400" w:author="Eric Boisvert" w:date="2016-01-07T15:21:00Z">
        <w:r>
          <w:rPr>
            <w:noProof/>
            <w:webHidden/>
          </w:rPr>
          <w:t>179</w:t>
        </w:r>
        <w:r>
          <w:rPr>
            <w:noProof/>
            <w:webHidden/>
          </w:rPr>
          <w:fldChar w:fldCharType="end"/>
        </w:r>
        <w:r w:rsidRPr="00772328">
          <w:rPr>
            <w:rStyle w:val="Hyperlink"/>
            <w:noProof/>
          </w:rPr>
          <w:fldChar w:fldCharType="end"/>
        </w:r>
      </w:ins>
    </w:p>
    <w:p w14:paraId="3E2ED656" w14:textId="77777777" w:rsidR="0044586A" w:rsidRPr="00C007EE" w:rsidRDefault="0044586A">
      <w:pPr>
        <w:pStyle w:val="TOC3"/>
        <w:tabs>
          <w:tab w:val="left" w:pos="1320"/>
          <w:tab w:val="right" w:leader="dot" w:pos="8630"/>
        </w:tabs>
        <w:rPr>
          <w:ins w:id="401" w:author="Eric Boisvert" w:date="2016-01-07T15:21:00Z"/>
          <w:rFonts w:ascii="Calibri" w:eastAsia="MS Mincho" w:hAnsi="Calibri"/>
          <w:noProof/>
          <w:sz w:val="22"/>
          <w:szCs w:val="22"/>
          <w:lang w:val="en-CA" w:eastAsia="en-CA"/>
        </w:rPr>
      </w:pPr>
      <w:ins w:id="40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9.2.3</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_Toc439943496 \h </w:instrText>
        </w:r>
      </w:ins>
      <w:r>
        <w:rPr>
          <w:noProof/>
          <w:webHidden/>
        </w:rPr>
      </w:r>
      <w:r>
        <w:rPr>
          <w:noProof/>
          <w:webHidden/>
        </w:rPr>
        <w:fldChar w:fldCharType="separate"/>
      </w:r>
      <w:ins w:id="403" w:author="Eric Boisvert" w:date="2016-01-07T15:21:00Z">
        <w:r>
          <w:rPr>
            <w:noProof/>
            <w:webHidden/>
          </w:rPr>
          <w:t>180</w:t>
        </w:r>
        <w:r>
          <w:rPr>
            <w:noProof/>
            <w:webHidden/>
          </w:rPr>
          <w:fldChar w:fldCharType="end"/>
        </w:r>
        <w:r w:rsidRPr="00772328">
          <w:rPr>
            <w:rStyle w:val="Hyperlink"/>
            <w:noProof/>
          </w:rPr>
          <w:fldChar w:fldCharType="end"/>
        </w:r>
      </w:ins>
    </w:p>
    <w:p w14:paraId="25E16415" w14:textId="77777777" w:rsidR="0044586A" w:rsidRPr="00C007EE" w:rsidRDefault="0044586A">
      <w:pPr>
        <w:pStyle w:val="TOC3"/>
        <w:tabs>
          <w:tab w:val="left" w:pos="1320"/>
          <w:tab w:val="right" w:leader="dot" w:pos="8630"/>
        </w:tabs>
        <w:rPr>
          <w:ins w:id="404" w:author="Eric Boisvert" w:date="2016-01-07T15:21:00Z"/>
          <w:rFonts w:ascii="Calibri" w:eastAsia="MS Mincho" w:hAnsi="Calibri"/>
          <w:noProof/>
          <w:sz w:val="22"/>
          <w:szCs w:val="22"/>
          <w:lang w:val="en-CA" w:eastAsia="en-CA"/>
        </w:rPr>
      </w:pPr>
      <w:ins w:id="40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9.2.4</w:t>
        </w:r>
        <w:r w:rsidRPr="00C007EE">
          <w:rPr>
            <w:rFonts w:ascii="Calibri" w:eastAsia="MS Mincho" w:hAnsi="Calibri"/>
            <w:noProof/>
            <w:sz w:val="22"/>
            <w:szCs w:val="22"/>
            <w:lang w:val="en-CA" w:eastAsia="en-CA"/>
          </w:rPr>
          <w:tab/>
        </w:r>
        <w:r w:rsidRPr="00772328">
          <w:rPr>
            <w:rStyle w:val="Hyperlink"/>
            <w:noProof/>
            <w:lang w:val="en-CA"/>
          </w:rPr>
          <w:t>Nillables or Voidables</w:t>
        </w:r>
        <w:r>
          <w:rPr>
            <w:noProof/>
            <w:webHidden/>
          </w:rPr>
          <w:tab/>
        </w:r>
        <w:r>
          <w:rPr>
            <w:noProof/>
            <w:webHidden/>
          </w:rPr>
          <w:fldChar w:fldCharType="begin"/>
        </w:r>
        <w:r>
          <w:rPr>
            <w:noProof/>
            <w:webHidden/>
          </w:rPr>
          <w:instrText xml:space="preserve"> PAGEREF _Toc439943497 \h </w:instrText>
        </w:r>
      </w:ins>
      <w:r>
        <w:rPr>
          <w:noProof/>
          <w:webHidden/>
        </w:rPr>
      </w:r>
      <w:r>
        <w:rPr>
          <w:noProof/>
          <w:webHidden/>
        </w:rPr>
        <w:fldChar w:fldCharType="separate"/>
      </w:r>
      <w:ins w:id="406" w:author="Eric Boisvert" w:date="2016-01-07T15:21:00Z">
        <w:r>
          <w:rPr>
            <w:noProof/>
            <w:webHidden/>
          </w:rPr>
          <w:t>180</w:t>
        </w:r>
        <w:r>
          <w:rPr>
            <w:noProof/>
            <w:webHidden/>
          </w:rPr>
          <w:fldChar w:fldCharType="end"/>
        </w:r>
        <w:r w:rsidRPr="00772328">
          <w:rPr>
            <w:rStyle w:val="Hyperlink"/>
            <w:noProof/>
          </w:rPr>
          <w:fldChar w:fldCharType="end"/>
        </w:r>
      </w:ins>
    </w:p>
    <w:p w14:paraId="52C92E01" w14:textId="77777777" w:rsidR="0044586A" w:rsidRPr="00C007EE" w:rsidRDefault="0044586A">
      <w:pPr>
        <w:pStyle w:val="TOC3"/>
        <w:tabs>
          <w:tab w:val="left" w:pos="1320"/>
          <w:tab w:val="right" w:leader="dot" w:pos="8630"/>
        </w:tabs>
        <w:rPr>
          <w:ins w:id="407" w:author="Eric Boisvert" w:date="2016-01-07T15:21:00Z"/>
          <w:rFonts w:ascii="Calibri" w:eastAsia="MS Mincho" w:hAnsi="Calibri"/>
          <w:noProof/>
          <w:sz w:val="22"/>
          <w:szCs w:val="22"/>
          <w:lang w:val="en-CA" w:eastAsia="en-CA"/>
        </w:rPr>
      </w:pPr>
      <w:ins w:id="40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9.2.5</w:t>
        </w:r>
        <w:r w:rsidRPr="00C007EE">
          <w:rPr>
            <w:rFonts w:ascii="Calibri" w:eastAsia="MS Mincho" w:hAnsi="Calibri"/>
            <w:noProof/>
            <w:sz w:val="22"/>
            <w:szCs w:val="22"/>
            <w:lang w:val="en-CA" w:eastAsia="en-CA"/>
          </w:rPr>
          <w:tab/>
        </w:r>
        <w:r w:rsidRPr="00772328">
          <w:rPr>
            <w:rStyle w:val="Hyperlink"/>
            <w:noProof/>
            <w:lang w:val="en-CA"/>
          </w:rPr>
          <w:t>Date encoding</w:t>
        </w:r>
        <w:r>
          <w:rPr>
            <w:noProof/>
            <w:webHidden/>
          </w:rPr>
          <w:tab/>
        </w:r>
        <w:r>
          <w:rPr>
            <w:noProof/>
            <w:webHidden/>
          </w:rPr>
          <w:fldChar w:fldCharType="begin"/>
        </w:r>
        <w:r>
          <w:rPr>
            <w:noProof/>
            <w:webHidden/>
          </w:rPr>
          <w:instrText xml:space="preserve"> PAGEREF _Toc439943498 \h </w:instrText>
        </w:r>
      </w:ins>
      <w:r>
        <w:rPr>
          <w:noProof/>
          <w:webHidden/>
        </w:rPr>
      </w:r>
      <w:r>
        <w:rPr>
          <w:noProof/>
          <w:webHidden/>
        </w:rPr>
        <w:fldChar w:fldCharType="separate"/>
      </w:r>
      <w:ins w:id="409" w:author="Eric Boisvert" w:date="2016-01-07T15:21:00Z">
        <w:r>
          <w:rPr>
            <w:noProof/>
            <w:webHidden/>
          </w:rPr>
          <w:t>180</w:t>
        </w:r>
        <w:r>
          <w:rPr>
            <w:noProof/>
            <w:webHidden/>
          </w:rPr>
          <w:fldChar w:fldCharType="end"/>
        </w:r>
        <w:r w:rsidRPr="00772328">
          <w:rPr>
            <w:rStyle w:val="Hyperlink"/>
            <w:noProof/>
          </w:rPr>
          <w:fldChar w:fldCharType="end"/>
        </w:r>
      </w:ins>
    </w:p>
    <w:p w14:paraId="0AF6B4EF" w14:textId="77777777" w:rsidR="0044586A" w:rsidRPr="00C007EE" w:rsidRDefault="0044586A">
      <w:pPr>
        <w:pStyle w:val="TOC3"/>
        <w:tabs>
          <w:tab w:val="left" w:pos="1320"/>
          <w:tab w:val="right" w:leader="dot" w:pos="8630"/>
        </w:tabs>
        <w:rPr>
          <w:ins w:id="410" w:author="Eric Boisvert" w:date="2016-01-07T15:21:00Z"/>
          <w:rFonts w:ascii="Calibri" w:eastAsia="MS Mincho" w:hAnsi="Calibri"/>
          <w:noProof/>
          <w:sz w:val="22"/>
          <w:szCs w:val="22"/>
          <w:lang w:val="en-CA" w:eastAsia="en-CA"/>
        </w:rPr>
      </w:pPr>
      <w:ins w:id="41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9.2.6</w:t>
        </w:r>
        <w:r w:rsidRPr="00C007EE">
          <w:rPr>
            <w:rFonts w:ascii="Calibri" w:eastAsia="MS Mincho" w:hAnsi="Calibri"/>
            <w:noProof/>
            <w:sz w:val="22"/>
            <w:szCs w:val="22"/>
            <w:lang w:val="en-CA" w:eastAsia="en-CA"/>
          </w:rPr>
          <w:tab/>
        </w:r>
        <w:r w:rsidRPr="00772328">
          <w:rPr>
            <w:rStyle w:val="Hyperlink"/>
            <w:noProof/>
          </w:rPr>
          <w:t>Units of Measure</w:t>
        </w:r>
        <w:r>
          <w:rPr>
            <w:noProof/>
            <w:webHidden/>
          </w:rPr>
          <w:tab/>
        </w:r>
        <w:r>
          <w:rPr>
            <w:noProof/>
            <w:webHidden/>
          </w:rPr>
          <w:fldChar w:fldCharType="begin"/>
        </w:r>
        <w:r>
          <w:rPr>
            <w:noProof/>
            <w:webHidden/>
          </w:rPr>
          <w:instrText xml:space="preserve"> PAGEREF _Toc439943499 \h </w:instrText>
        </w:r>
      </w:ins>
      <w:r>
        <w:rPr>
          <w:noProof/>
          <w:webHidden/>
        </w:rPr>
      </w:r>
      <w:r>
        <w:rPr>
          <w:noProof/>
          <w:webHidden/>
        </w:rPr>
        <w:fldChar w:fldCharType="separate"/>
      </w:r>
      <w:ins w:id="412" w:author="Eric Boisvert" w:date="2016-01-07T15:21:00Z">
        <w:r>
          <w:rPr>
            <w:noProof/>
            <w:webHidden/>
          </w:rPr>
          <w:t>181</w:t>
        </w:r>
        <w:r>
          <w:rPr>
            <w:noProof/>
            <w:webHidden/>
          </w:rPr>
          <w:fldChar w:fldCharType="end"/>
        </w:r>
        <w:r w:rsidRPr="00772328">
          <w:rPr>
            <w:rStyle w:val="Hyperlink"/>
            <w:noProof/>
          </w:rPr>
          <w:fldChar w:fldCharType="end"/>
        </w:r>
      </w:ins>
    </w:p>
    <w:p w14:paraId="3587DCC3" w14:textId="77777777" w:rsidR="0044586A" w:rsidRPr="00C007EE" w:rsidRDefault="0044586A">
      <w:pPr>
        <w:pStyle w:val="TOC2"/>
        <w:tabs>
          <w:tab w:val="left" w:pos="880"/>
          <w:tab w:val="right" w:leader="dot" w:pos="8630"/>
        </w:tabs>
        <w:rPr>
          <w:ins w:id="413" w:author="Eric Boisvert" w:date="2016-01-07T15:21:00Z"/>
          <w:rFonts w:ascii="Calibri" w:eastAsia="MS Mincho" w:hAnsi="Calibri"/>
          <w:noProof/>
          <w:sz w:val="22"/>
          <w:szCs w:val="22"/>
          <w:lang w:val="en-CA" w:eastAsia="en-CA"/>
        </w:rPr>
      </w:pPr>
      <w:ins w:id="41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9.3</w:t>
        </w:r>
        <w:r w:rsidRPr="00C007EE">
          <w:rPr>
            <w:rFonts w:ascii="Calibri" w:eastAsia="MS Mincho" w:hAnsi="Calibri"/>
            <w:noProof/>
            <w:sz w:val="22"/>
            <w:szCs w:val="22"/>
            <w:lang w:val="en-CA" w:eastAsia="en-CA"/>
          </w:rPr>
          <w:tab/>
        </w:r>
        <w:r w:rsidRPr="00772328">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_Toc439943500 \h </w:instrText>
        </w:r>
      </w:ins>
      <w:r>
        <w:rPr>
          <w:noProof/>
          <w:webHidden/>
        </w:rPr>
      </w:r>
      <w:r>
        <w:rPr>
          <w:noProof/>
          <w:webHidden/>
        </w:rPr>
        <w:fldChar w:fldCharType="separate"/>
      </w:r>
      <w:ins w:id="415" w:author="Eric Boisvert" w:date="2016-01-07T15:21:00Z">
        <w:r>
          <w:rPr>
            <w:noProof/>
            <w:webHidden/>
          </w:rPr>
          <w:t>181</w:t>
        </w:r>
        <w:r>
          <w:rPr>
            <w:noProof/>
            <w:webHidden/>
          </w:rPr>
          <w:fldChar w:fldCharType="end"/>
        </w:r>
        <w:r w:rsidRPr="00772328">
          <w:rPr>
            <w:rStyle w:val="Hyperlink"/>
            <w:noProof/>
          </w:rPr>
          <w:fldChar w:fldCharType="end"/>
        </w:r>
      </w:ins>
    </w:p>
    <w:p w14:paraId="382CF790" w14:textId="77777777" w:rsidR="0044586A" w:rsidRPr="00C007EE" w:rsidRDefault="0044586A">
      <w:pPr>
        <w:pStyle w:val="TOC2"/>
        <w:tabs>
          <w:tab w:val="left" w:pos="880"/>
          <w:tab w:val="right" w:leader="dot" w:pos="8630"/>
        </w:tabs>
        <w:rPr>
          <w:ins w:id="416" w:author="Eric Boisvert" w:date="2016-01-07T15:21:00Z"/>
          <w:rFonts w:ascii="Calibri" w:eastAsia="MS Mincho" w:hAnsi="Calibri"/>
          <w:noProof/>
          <w:sz w:val="22"/>
          <w:szCs w:val="22"/>
          <w:lang w:val="en-CA" w:eastAsia="en-CA"/>
        </w:rPr>
      </w:pPr>
      <w:ins w:id="41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"_Toc439943501"</w:instrText>
        </w:r>
        <w:r w:rsidRPr="00772328">
          <w:rPr>
            <w:rStyle w:val="Hyperlink"/>
            <w:noProof/>
          </w:rPr>
          <w:instrText xml:space="preserve"> </w:instrText>
        </w:r>
        <w:r w:rsidRPr="00772328">
          <w:rPr>
            <w:rStyle w:val="Hyperlink"/>
            <w:noProof/>
          </w:rPr>
          <w:fldChar w:fldCharType="separate"/>
        </w:r>
        <w:r w:rsidRPr="00772328">
          <w:rPr>
            <w:rStyle w:val="Hyperlink"/>
            <w:noProof/>
          </w:rPr>
          <w:t>9.4</w:t>
        </w:r>
        <w:r w:rsidRPr="00C007EE">
          <w:rPr>
            <w:rFonts w:ascii="Calibri" w:eastAsia="MS Mincho" w:hAnsi="Calibri"/>
            <w:noProof/>
            <w:sz w:val="22"/>
            <w:szCs w:val="22"/>
            <w:lang w:val="en-CA" w:eastAsia="en-CA"/>
          </w:rPr>
          <w:tab/>
        </w:r>
        <w:r w:rsidRPr="00772328">
          <w:rPr>
            <w:rStyle w:val="Hyperlink"/>
            <w:noProof/>
          </w:rPr>
          <w:t>GeoSciML Portrayal GML 3.2 profile</w:t>
        </w:r>
        <w:r>
          <w:rPr>
            <w:noProof/>
            <w:webHidden/>
          </w:rPr>
          <w:tab/>
        </w:r>
        <w:r>
          <w:rPr>
            <w:noProof/>
            <w:webHidden/>
          </w:rPr>
          <w:fldChar w:fldCharType="begin"/>
        </w:r>
        <w:r>
          <w:rPr>
            <w:noProof/>
            <w:webHidden/>
          </w:rPr>
          <w:instrText xml:space="preserve"> PAGEREF _Toc439943501 \h </w:instrText>
        </w:r>
      </w:ins>
      <w:r>
        <w:rPr>
          <w:noProof/>
          <w:webHidden/>
        </w:rPr>
      </w:r>
      <w:r>
        <w:rPr>
          <w:noProof/>
          <w:webHidden/>
        </w:rPr>
        <w:fldChar w:fldCharType="separate"/>
      </w:r>
      <w:ins w:id="418" w:author="Eric Boisvert" w:date="2016-01-07T15:21:00Z">
        <w:r>
          <w:rPr>
            <w:noProof/>
            <w:webHidden/>
          </w:rPr>
          <w:t>182</w:t>
        </w:r>
        <w:r>
          <w:rPr>
            <w:noProof/>
            <w:webHidden/>
          </w:rPr>
          <w:fldChar w:fldCharType="end"/>
        </w:r>
        <w:r w:rsidRPr="00772328">
          <w:rPr>
            <w:rStyle w:val="Hyperlink"/>
            <w:noProof/>
          </w:rPr>
          <w:fldChar w:fldCharType="end"/>
        </w:r>
      </w:ins>
    </w:p>
    <w:p w14:paraId="3022172C" w14:textId="77777777" w:rsidR="0044586A" w:rsidRPr="00C007EE" w:rsidRDefault="0044586A">
      <w:pPr>
        <w:pStyle w:val="TOC2"/>
        <w:tabs>
          <w:tab w:val="left" w:pos="880"/>
          <w:tab w:val="right" w:leader="dot" w:pos="8630"/>
        </w:tabs>
        <w:rPr>
          <w:ins w:id="419" w:author="Eric Boisvert" w:date="2016-01-07T15:21:00Z"/>
          <w:rFonts w:ascii="Calibri" w:eastAsia="MS Mincho" w:hAnsi="Calibri"/>
          <w:noProof/>
          <w:sz w:val="22"/>
          <w:szCs w:val="22"/>
          <w:lang w:val="en-CA" w:eastAsia="en-CA"/>
        </w:rPr>
      </w:pPr>
      <w:ins w:id="42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"_Toc439943502"</w:instrText>
        </w:r>
        <w:r w:rsidRPr="00772328">
          <w:rPr>
            <w:rStyle w:val="Hyperlink"/>
            <w:noProof/>
          </w:rPr>
          <w:instrText xml:space="preserve"> </w:instrText>
        </w:r>
        <w:r w:rsidRPr="00772328">
          <w:rPr>
            <w:rStyle w:val="Hyperlink"/>
            <w:noProof/>
          </w:rPr>
          <w:fldChar w:fldCharType="separate"/>
        </w:r>
        <w:r w:rsidRPr="00772328">
          <w:rPr>
            <w:rStyle w:val="Hyperlink"/>
            <w:noProof/>
          </w:rPr>
          <w:t>9.5</w:t>
        </w:r>
        <w:r w:rsidRPr="00C007EE">
          <w:rPr>
            <w:rFonts w:ascii="Calibri" w:eastAsia="MS Mincho" w:hAnsi="Calibri"/>
            <w:noProof/>
            <w:sz w:val="22"/>
            <w:szCs w:val="22"/>
            <w:lang w:val="en-CA" w:eastAsia="en-CA"/>
          </w:rPr>
          <w:tab/>
        </w:r>
        <w:r w:rsidRPr="00772328">
          <w:rPr>
            <w:rStyle w:val="Hyperlink"/>
            <w:noProof/>
          </w:rPr>
          <w:t>GeoSciML Portrayal GML 3.1 profile</w:t>
        </w:r>
        <w:r>
          <w:rPr>
            <w:noProof/>
            <w:webHidden/>
          </w:rPr>
          <w:tab/>
        </w:r>
        <w:r>
          <w:rPr>
            <w:noProof/>
            <w:webHidden/>
          </w:rPr>
          <w:fldChar w:fldCharType="begin"/>
        </w:r>
        <w:r>
          <w:rPr>
            <w:noProof/>
            <w:webHidden/>
          </w:rPr>
          <w:instrText xml:space="preserve"> PAGEREF _Toc439943502 \h </w:instrText>
        </w:r>
      </w:ins>
      <w:r>
        <w:rPr>
          <w:noProof/>
          <w:webHidden/>
        </w:rPr>
      </w:r>
      <w:r>
        <w:rPr>
          <w:noProof/>
          <w:webHidden/>
        </w:rPr>
        <w:fldChar w:fldCharType="separate"/>
      </w:r>
      <w:ins w:id="421" w:author="Eric Boisvert" w:date="2016-01-07T15:21:00Z">
        <w:r>
          <w:rPr>
            <w:noProof/>
            <w:webHidden/>
          </w:rPr>
          <w:t>183</w:t>
        </w:r>
        <w:r>
          <w:rPr>
            <w:noProof/>
            <w:webHidden/>
          </w:rPr>
          <w:fldChar w:fldCharType="end"/>
        </w:r>
        <w:r w:rsidRPr="00772328">
          <w:rPr>
            <w:rStyle w:val="Hyperlink"/>
            <w:noProof/>
          </w:rPr>
          <w:fldChar w:fldCharType="end"/>
        </w:r>
      </w:ins>
    </w:p>
    <w:p w14:paraId="26DFADE1" w14:textId="77777777" w:rsidR="0044586A" w:rsidRPr="00C007EE" w:rsidRDefault="0044586A">
      <w:pPr>
        <w:pStyle w:val="TOC2"/>
        <w:tabs>
          <w:tab w:val="left" w:pos="880"/>
          <w:tab w:val="right" w:leader="dot" w:pos="8630"/>
        </w:tabs>
        <w:rPr>
          <w:ins w:id="422" w:author="Eric Boisvert" w:date="2016-01-07T15:21:00Z"/>
          <w:rFonts w:ascii="Calibri" w:eastAsia="MS Mincho" w:hAnsi="Calibri"/>
          <w:noProof/>
          <w:sz w:val="22"/>
          <w:szCs w:val="22"/>
          <w:lang w:val="en-CA" w:eastAsia="en-CA"/>
        </w:rPr>
      </w:pPr>
      <w:ins w:id="42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9.6</w:t>
        </w:r>
        <w:r w:rsidRPr="00C007EE">
          <w:rPr>
            <w:rFonts w:ascii="Calibri" w:eastAsia="MS Mincho" w:hAnsi="Calibri"/>
            <w:noProof/>
            <w:sz w:val="22"/>
            <w:szCs w:val="22"/>
            <w:lang w:val="en-CA" w:eastAsia="en-CA"/>
          </w:rPr>
          <w:tab/>
        </w:r>
        <w:r w:rsidRPr="00772328">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_Toc439943503 \h </w:instrText>
        </w:r>
      </w:ins>
      <w:r>
        <w:rPr>
          <w:noProof/>
          <w:webHidden/>
        </w:rPr>
      </w:r>
      <w:r>
        <w:rPr>
          <w:noProof/>
          <w:webHidden/>
        </w:rPr>
        <w:fldChar w:fldCharType="separate"/>
      </w:r>
      <w:ins w:id="424" w:author="Eric Boisvert" w:date="2016-01-07T15:21:00Z">
        <w:r>
          <w:rPr>
            <w:noProof/>
            <w:webHidden/>
          </w:rPr>
          <w:t>184</w:t>
        </w:r>
        <w:r>
          <w:rPr>
            <w:noProof/>
            <w:webHidden/>
          </w:rPr>
          <w:fldChar w:fldCharType="end"/>
        </w:r>
        <w:r w:rsidRPr="00772328">
          <w:rPr>
            <w:rStyle w:val="Hyperlink"/>
            <w:noProof/>
          </w:rPr>
          <w:fldChar w:fldCharType="end"/>
        </w:r>
      </w:ins>
    </w:p>
    <w:p w14:paraId="6E1E61BC" w14:textId="77777777" w:rsidR="0044586A" w:rsidRPr="00C007EE" w:rsidRDefault="0044586A">
      <w:pPr>
        <w:pStyle w:val="TOC2"/>
        <w:tabs>
          <w:tab w:val="left" w:pos="880"/>
          <w:tab w:val="right" w:leader="dot" w:pos="8630"/>
        </w:tabs>
        <w:rPr>
          <w:ins w:id="425" w:author="Eric Boisvert" w:date="2016-01-07T15:21:00Z"/>
          <w:rFonts w:ascii="Calibri" w:eastAsia="MS Mincho" w:hAnsi="Calibri"/>
          <w:noProof/>
          <w:sz w:val="22"/>
          <w:szCs w:val="22"/>
          <w:lang w:val="en-CA" w:eastAsia="en-CA"/>
        </w:rPr>
      </w:pPr>
      <w:ins w:id="42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9.7</w:t>
        </w:r>
        <w:r w:rsidRPr="00C007EE">
          <w:rPr>
            <w:rFonts w:ascii="Calibri" w:eastAsia="MS Mincho" w:hAnsi="Calibri"/>
            <w:noProof/>
            <w:sz w:val="22"/>
            <w:szCs w:val="22"/>
            <w:lang w:val="en-CA" w:eastAsia="en-CA"/>
          </w:rPr>
          <w:tab/>
        </w:r>
        <w:r w:rsidRPr="00772328">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_Toc439943504 \h </w:instrText>
        </w:r>
      </w:ins>
      <w:r>
        <w:rPr>
          <w:noProof/>
          <w:webHidden/>
        </w:rPr>
      </w:r>
      <w:r>
        <w:rPr>
          <w:noProof/>
          <w:webHidden/>
        </w:rPr>
        <w:fldChar w:fldCharType="separate"/>
      </w:r>
      <w:ins w:id="427" w:author="Eric Boisvert" w:date="2016-01-07T15:21:00Z">
        <w:r>
          <w:rPr>
            <w:noProof/>
            <w:webHidden/>
          </w:rPr>
          <w:t>185</w:t>
        </w:r>
        <w:r>
          <w:rPr>
            <w:noProof/>
            <w:webHidden/>
          </w:rPr>
          <w:fldChar w:fldCharType="end"/>
        </w:r>
        <w:r w:rsidRPr="00772328">
          <w:rPr>
            <w:rStyle w:val="Hyperlink"/>
            <w:noProof/>
          </w:rPr>
          <w:fldChar w:fldCharType="end"/>
        </w:r>
      </w:ins>
    </w:p>
    <w:p w14:paraId="1E9850B3" w14:textId="77777777" w:rsidR="0044586A" w:rsidRPr="00C007EE" w:rsidRDefault="0044586A">
      <w:pPr>
        <w:pStyle w:val="TOC2"/>
        <w:tabs>
          <w:tab w:val="left" w:pos="880"/>
          <w:tab w:val="right" w:leader="dot" w:pos="8630"/>
        </w:tabs>
        <w:rPr>
          <w:ins w:id="428" w:author="Eric Boisvert" w:date="2016-01-07T15:21:00Z"/>
          <w:rFonts w:ascii="Calibri" w:eastAsia="MS Mincho" w:hAnsi="Calibri"/>
          <w:noProof/>
          <w:sz w:val="22"/>
          <w:szCs w:val="22"/>
          <w:lang w:val="en-CA" w:eastAsia="en-CA"/>
        </w:rPr>
      </w:pPr>
      <w:ins w:id="42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9.8</w:t>
        </w:r>
        <w:r w:rsidRPr="00C007EE">
          <w:rPr>
            <w:rFonts w:ascii="Calibri" w:eastAsia="MS Mincho" w:hAnsi="Calibri"/>
            <w:noProof/>
            <w:sz w:val="22"/>
            <w:szCs w:val="22"/>
            <w:lang w:val="en-CA" w:eastAsia="en-CA"/>
          </w:rPr>
          <w:tab/>
        </w:r>
        <w:r w:rsidRPr="00772328">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_Toc439943505 \h </w:instrText>
        </w:r>
      </w:ins>
      <w:r>
        <w:rPr>
          <w:noProof/>
          <w:webHidden/>
        </w:rPr>
      </w:r>
      <w:r>
        <w:rPr>
          <w:noProof/>
          <w:webHidden/>
        </w:rPr>
        <w:fldChar w:fldCharType="separate"/>
      </w:r>
      <w:ins w:id="430" w:author="Eric Boisvert" w:date="2016-01-07T15:21:00Z">
        <w:r>
          <w:rPr>
            <w:noProof/>
            <w:webHidden/>
          </w:rPr>
          <w:t>185</w:t>
        </w:r>
        <w:r>
          <w:rPr>
            <w:noProof/>
            <w:webHidden/>
          </w:rPr>
          <w:fldChar w:fldCharType="end"/>
        </w:r>
        <w:r w:rsidRPr="00772328">
          <w:rPr>
            <w:rStyle w:val="Hyperlink"/>
            <w:noProof/>
          </w:rPr>
          <w:fldChar w:fldCharType="end"/>
        </w:r>
      </w:ins>
    </w:p>
    <w:p w14:paraId="545CAFFA" w14:textId="77777777" w:rsidR="0044586A" w:rsidRPr="00C007EE" w:rsidRDefault="0044586A">
      <w:pPr>
        <w:pStyle w:val="TOC2"/>
        <w:tabs>
          <w:tab w:val="left" w:pos="880"/>
          <w:tab w:val="right" w:leader="dot" w:pos="8630"/>
        </w:tabs>
        <w:rPr>
          <w:ins w:id="431" w:author="Eric Boisvert" w:date="2016-01-07T15:21:00Z"/>
          <w:rFonts w:ascii="Calibri" w:eastAsia="MS Mincho" w:hAnsi="Calibri"/>
          <w:noProof/>
          <w:sz w:val="22"/>
          <w:szCs w:val="22"/>
          <w:lang w:val="en-CA" w:eastAsia="en-CA"/>
        </w:rPr>
      </w:pPr>
      <w:ins w:id="43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9.9</w:t>
        </w:r>
        <w:r w:rsidRPr="00C007EE">
          <w:rPr>
            <w:rFonts w:ascii="Calibri" w:eastAsia="MS Mincho" w:hAnsi="Calibri"/>
            <w:noProof/>
            <w:sz w:val="22"/>
            <w:szCs w:val="22"/>
            <w:lang w:val="en-CA" w:eastAsia="en-CA"/>
          </w:rPr>
          <w:tab/>
        </w:r>
        <w:r w:rsidRPr="00772328">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_Toc439943506 \h </w:instrText>
        </w:r>
      </w:ins>
      <w:r>
        <w:rPr>
          <w:noProof/>
          <w:webHidden/>
        </w:rPr>
      </w:r>
      <w:r>
        <w:rPr>
          <w:noProof/>
          <w:webHidden/>
        </w:rPr>
        <w:fldChar w:fldCharType="separate"/>
      </w:r>
      <w:ins w:id="433" w:author="Eric Boisvert" w:date="2016-01-07T15:21:00Z">
        <w:r>
          <w:rPr>
            <w:noProof/>
            <w:webHidden/>
          </w:rPr>
          <w:t>186</w:t>
        </w:r>
        <w:r>
          <w:rPr>
            <w:noProof/>
            <w:webHidden/>
          </w:rPr>
          <w:fldChar w:fldCharType="end"/>
        </w:r>
        <w:r w:rsidRPr="00772328">
          <w:rPr>
            <w:rStyle w:val="Hyperlink"/>
            <w:noProof/>
          </w:rPr>
          <w:fldChar w:fldCharType="end"/>
        </w:r>
      </w:ins>
    </w:p>
    <w:p w14:paraId="02D7F892" w14:textId="77777777" w:rsidR="0044586A" w:rsidRPr="00C007EE" w:rsidRDefault="0044586A">
      <w:pPr>
        <w:pStyle w:val="TOC2"/>
        <w:tabs>
          <w:tab w:val="left" w:pos="1100"/>
          <w:tab w:val="right" w:leader="dot" w:pos="8630"/>
        </w:tabs>
        <w:rPr>
          <w:ins w:id="434" w:author="Eric Boisvert" w:date="2016-01-07T15:21:00Z"/>
          <w:rFonts w:ascii="Calibri" w:eastAsia="MS Mincho" w:hAnsi="Calibri"/>
          <w:noProof/>
          <w:sz w:val="22"/>
          <w:szCs w:val="22"/>
          <w:lang w:val="en-CA" w:eastAsia="en-CA"/>
        </w:rPr>
      </w:pPr>
      <w:ins w:id="43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9.10</w:t>
        </w:r>
        <w:r w:rsidRPr="00C007EE">
          <w:rPr>
            <w:rFonts w:ascii="Calibri" w:eastAsia="MS Mincho" w:hAnsi="Calibri"/>
            <w:noProof/>
            <w:sz w:val="22"/>
            <w:szCs w:val="22"/>
            <w:lang w:val="en-CA" w:eastAsia="en-CA"/>
          </w:rPr>
          <w:tab/>
        </w:r>
        <w:r w:rsidRPr="00772328">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_Toc439943507 \h </w:instrText>
        </w:r>
      </w:ins>
      <w:r>
        <w:rPr>
          <w:noProof/>
          <w:webHidden/>
        </w:rPr>
      </w:r>
      <w:r>
        <w:rPr>
          <w:noProof/>
          <w:webHidden/>
        </w:rPr>
        <w:fldChar w:fldCharType="separate"/>
      </w:r>
      <w:ins w:id="436" w:author="Eric Boisvert" w:date="2016-01-07T15:21:00Z">
        <w:r>
          <w:rPr>
            <w:noProof/>
            <w:webHidden/>
          </w:rPr>
          <w:t>187</w:t>
        </w:r>
        <w:r>
          <w:rPr>
            <w:noProof/>
            <w:webHidden/>
          </w:rPr>
          <w:fldChar w:fldCharType="end"/>
        </w:r>
        <w:r w:rsidRPr="00772328">
          <w:rPr>
            <w:rStyle w:val="Hyperlink"/>
            <w:noProof/>
          </w:rPr>
          <w:fldChar w:fldCharType="end"/>
        </w:r>
      </w:ins>
    </w:p>
    <w:p w14:paraId="326797FC" w14:textId="77777777" w:rsidR="0044586A" w:rsidRPr="00C007EE" w:rsidRDefault="0044586A">
      <w:pPr>
        <w:pStyle w:val="TOC3"/>
        <w:tabs>
          <w:tab w:val="left" w:pos="1320"/>
          <w:tab w:val="right" w:leader="dot" w:pos="8630"/>
        </w:tabs>
        <w:rPr>
          <w:ins w:id="437" w:author="Eric Boisvert" w:date="2016-01-07T15:21:00Z"/>
          <w:rFonts w:ascii="Calibri" w:eastAsia="MS Mincho" w:hAnsi="Calibri"/>
          <w:noProof/>
          <w:sz w:val="22"/>
          <w:szCs w:val="22"/>
          <w:lang w:val="en-CA" w:eastAsia="en-CA"/>
        </w:rPr>
      </w:pPr>
      <w:ins w:id="43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9.10.1</w:t>
        </w:r>
        <w:r w:rsidRPr="00C007EE">
          <w:rPr>
            <w:rFonts w:ascii="Calibri" w:eastAsia="MS Mincho" w:hAnsi="Calibri"/>
            <w:noProof/>
            <w:sz w:val="22"/>
            <w:szCs w:val="22"/>
            <w:lang w:val="en-CA" w:eastAsia="en-CA"/>
          </w:rPr>
          <w:tab/>
        </w:r>
        <w:r w:rsidRPr="00772328">
          <w:rPr>
            <w:rStyle w:val="Hyperlink"/>
            <w:noProof/>
          </w:rPr>
          <w:t>GeologicSpecimen located along a borehole</w:t>
        </w:r>
        <w:r>
          <w:rPr>
            <w:noProof/>
            <w:webHidden/>
          </w:rPr>
          <w:tab/>
        </w:r>
        <w:r>
          <w:rPr>
            <w:noProof/>
            <w:webHidden/>
          </w:rPr>
          <w:fldChar w:fldCharType="begin"/>
        </w:r>
        <w:r>
          <w:rPr>
            <w:noProof/>
            <w:webHidden/>
          </w:rPr>
          <w:instrText xml:space="preserve"> PAGEREF _Toc439943508 \h </w:instrText>
        </w:r>
      </w:ins>
      <w:r>
        <w:rPr>
          <w:noProof/>
          <w:webHidden/>
        </w:rPr>
      </w:r>
      <w:r>
        <w:rPr>
          <w:noProof/>
          <w:webHidden/>
        </w:rPr>
        <w:fldChar w:fldCharType="separate"/>
      </w:r>
      <w:ins w:id="439" w:author="Eric Boisvert" w:date="2016-01-07T15:21:00Z">
        <w:r>
          <w:rPr>
            <w:noProof/>
            <w:webHidden/>
          </w:rPr>
          <w:t>187</w:t>
        </w:r>
        <w:r>
          <w:rPr>
            <w:noProof/>
            <w:webHidden/>
          </w:rPr>
          <w:fldChar w:fldCharType="end"/>
        </w:r>
        <w:r w:rsidRPr="00772328">
          <w:rPr>
            <w:rStyle w:val="Hyperlink"/>
            <w:noProof/>
          </w:rPr>
          <w:fldChar w:fldCharType="end"/>
        </w:r>
      </w:ins>
    </w:p>
    <w:p w14:paraId="4B3E7910" w14:textId="77777777" w:rsidR="0044586A" w:rsidRPr="00C007EE" w:rsidRDefault="0044586A">
      <w:pPr>
        <w:pStyle w:val="TOC1"/>
        <w:tabs>
          <w:tab w:val="left" w:pos="660"/>
          <w:tab w:val="right" w:leader="dot" w:pos="8630"/>
        </w:tabs>
        <w:rPr>
          <w:ins w:id="440" w:author="Eric Boisvert" w:date="2016-01-07T15:21:00Z"/>
          <w:rFonts w:ascii="Calibri" w:eastAsia="MS Mincho" w:hAnsi="Calibri"/>
          <w:noProof/>
          <w:sz w:val="22"/>
          <w:szCs w:val="22"/>
          <w:lang w:val="en-CA" w:eastAsia="en-CA"/>
        </w:rPr>
      </w:pPr>
      <w:ins w:id="44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10.</w:t>
        </w:r>
        <w:r w:rsidRPr="00C007EE">
          <w:rPr>
            <w:rFonts w:ascii="Calibri" w:eastAsia="MS Mincho" w:hAnsi="Calibri"/>
            <w:noProof/>
            <w:sz w:val="22"/>
            <w:szCs w:val="22"/>
            <w:lang w:val="en-CA" w:eastAsia="en-CA"/>
          </w:rPr>
          <w:tab/>
        </w:r>
        <w:r w:rsidRPr="00772328">
          <w:rPr>
            <w:rStyle w:val="Hyperlink"/>
            <w:noProof/>
            <w:lang w:val="en-CA"/>
          </w:rPr>
          <w:t>GeoSciML relative position profile</w:t>
        </w:r>
        <w:r>
          <w:rPr>
            <w:noProof/>
            <w:webHidden/>
          </w:rPr>
          <w:tab/>
        </w:r>
        <w:r>
          <w:rPr>
            <w:noProof/>
            <w:webHidden/>
          </w:rPr>
          <w:fldChar w:fldCharType="begin"/>
        </w:r>
        <w:r>
          <w:rPr>
            <w:noProof/>
            <w:webHidden/>
          </w:rPr>
          <w:instrText xml:space="preserve"> PAGEREF _Toc439943509 \h </w:instrText>
        </w:r>
      </w:ins>
      <w:r>
        <w:rPr>
          <w:noProof/>
          <w:webHidden/>
        </w:rPr>
      </w:r>
      <w:r>
        <w:rPr>
          <w:noProof/>
          <w:webHidden/>
        </w:rPr>
        <w:fldChar w:fldCharType="separate"/>
      </w:r>
      <w:ins w:id="442" w:author="Eric Boisvert" w:date="2016-01-07T15:21:00Z">
        <w:r>
          <w:rPr>
            <w:noProof/>
            <w:webHidden/>
          </w:rPr>
          <w:t>189</w:t>
        </w:r>
        <w:r>
          <w:rPr>
            <w:noProof/>
            <w:webHidden/>
          </w:rPr>
          <w:fldChar w:fldCharType="end"/>
        </w:r>
        <w:r w:rsidRPr="00772328">
          <w:rPr>
            <w:rStyle w:val="Hyperlink"/>
            <w:noProof/>
          </w:rPr>
          <w:fldChar w:fldCharType="end"/>
        </w:r>
      </w:ins>
    </w:p>
    <w:p w14:paraId="36B7357A" w14:textId="77777777" w:rsidR="0044586A" w:rsidRPr="00C007EE" w:rsidRDefault="0044586A">
      <w:pPr>
        <w:pStyle w:val="TOC1"/>
        <w:tabs>
          <w:tab w:val="left" w:pos="660"/>
          <w:tab w:val="right" w:leader="dot" w:pos="8630"/>
        </w:tabs>
        <w:rPr>
          <w:ins w:id="443" w:author="Eric Boisvert" w:date="2016-01-07T15:21:00Z"/>
          <w:rFonts w:ascii="Calibri" w:eastAsia="MS Mincho" w:hAnsi="Calibri"/>
          <w:noProof/>
          <w:sz w:val="22"/>
          <w:szCs w:val="22"/>
          <w:lang w:val="en-CA" w:eastAsia="en-CA"/>
        </w:rPr>
      </w:pPr>
      <w:ins w:id="444"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"_Toc439943510"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11.</w:t>
        </w:r>
        <w:r w:rsidRPr="00C007EE">
          <w:rPr>
            <w:rFonts w:ascii="Calibri" w:eastAsia="MS Mincho" w:hAnsi="Calibri"/>
            <w:noProof/>
            <w:sz w:val="22"/>
            <w:szCs w:val="22"/>
            <w:lang w:val="en-CA" w:eastAsia="en-CA"/>
          </w:rPr>
          <w:tab/>
        </w:r>
        <w:r w:rsidRPr="00772328">
          <w:rPr>
            <w:rStyle w:val="Hyperlink"/>
            <w:noProof/>
            <w:lang w:val="en-CA"/>
          </w:rPr>
          <w:t>GeoSciML CGI-IUGS Profile</w:t>
        </w:r>
        <w:r>
          <w:rPr>
            <w:noProof/>
            <w:webHidden/>
          </w:rPr>
          <w:tab/>
        </w:r>
        <w:r>
          <w:rPr>
            <w:noProof/>
            <w:webHidden/>
          </w:rPr>
          <w:fldChar w:fldCharType="begin"/>
        </w:r>
        <w:r>
          <w:rPr>
            <w:noProof/>
            <w:webHidden/>
          </w:rPr>
          <w:instrText xml:space="preserve"> PAGEREF _Toc439943510 \h </w:instrText>
        </w:r>
      </w:ins>
      <w:r>
        <w:rPr>
          <w:noProof/>
          <w:webHidden/>
        </w:rPr>
      </w:r>
      <w:r>
        <w:rPr>
          <w:noProof/>
          <w:webHidden/>
        </w:rPr>
        <w:fldChar w:fldCharType="separate"/>
      </w:r>
      <w:ins w:id="445" w:author="Eric Boisvert" w:date="2016-01-07T15:21:00Z">
        <w:r>
          <w:rPr>
            <w:noProof/>
            <w:webHidden/>
          </w:rPr>
          <w:t>190</w:t>
        </w:r>
        <w:r>
          <w:rPr>
            <w:noProof/>
            <w:webHidden/>
          </w:rPr>
          <w:fldChar w:fldCharType="end"/>
        </w:r>
        <w:r w:rsidRPr="00772328">
          <w:rPr>
            <w:rStyle w:val="Hyperlink"/>
            <w:noProof/>
          </w:rPr>
          <w:fldChar w:fldCharType="end"/>
        </w:r>
      </w:ins>
    </w:p>
    <w:p w14:paraId="2D8B5AEB" w14:textId="77777777" w:rsidR="0044586A" w:rsidRPr="00C007EE" w:rsidRDefault="0044586A">
      <w:pPr>
        <w:pStyle w:val="TOC1"/>
        <w:tabs>
          <w:tab w:val="left" w:pos="660"/>
          <w:tab w:val="right" w:leader="dot" w:pos="8630"/>
        </w:tabs>
        <w:rPr>
          <w:ins w:id="446" w:author="Eric Boisvert" w:date="2016-01-07T15:21:00Z"/>
          <w:rFonts w:ascii="Calibri" w:eastAsia="MS Mincho" w:hAnsi="Calibri"/>
          <w:noProof/>
          <w:sz w:val="22"/>
          <w:szCs w:val="22"/>
          <w:lang w:val="en-CA" w:eastAsia="en-CA"/>
        </w:rPr>
      </w:pPr>
      <w:ins w:id="44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12.</w:t>
        </w:r>
        <w:r w:rsidRPr="00C007EE">
          <w:rPr>
            <w:rFonts w:ascii="Calibri" w:eastAsia="MS Mincho" w:hAnsi="Calibri"/>
            <w:noProof/>
            <w:sz w:val="22"/>
            <w:szCs w:val="22"/>
            <w:lang w:val="en-CA" w:eastAsia="en-CA"/>
          </w:rPr>
          <w:tab/>
        </w:r>
        <w:r w:rsidRPr="00772328">
          <w:rPr>
            <w:rStyle w:val="Hyperlink"/>
            <w:noProof/>
            <w:lang w:val="en-CA"/>
          </w:rPr>
          <w:t>Media Types for any data encoding(s)</w:t>
        </w:r>
        <w:r>
          <w:rPr>
            <w:noProof/>
            <w:webHidden/>
          </w:rPr>
          <w:tab/>
        </w:r>
        <w:r>
          <w:rPr>
            <w:noProof/>
            <w:webHidden/>
          </w:rPr>
          <w:fldChar w:fldCharType="begin"/>
        </w:r>
        <w:r>
          <w:rPr>
            <w:noProof/>
            <w:webHidden/>
          </w:rPr>
          <w:instrText xml:space="preserve"> PAGEREF _Toc439943511 \h </w:instrText>
        </w:r>
      </w:ins>
      <w:r>
        <w:rPr>
          <w:noProof/>
          <w:webHidden/>
        </w:rPr>
      </w:r>
      <w:r>
        <w:rPr>
          <w:noProof/>
          <w:webHidden/>
        </w:rPr>
        <w:fldChar w:fldCharType="separate"/>
      </w:r>
      <w:ins w:id="448" w:author="Eric Boisvert" w:date="2016-01-07T15:21:00Z">
        <w:r>
          <w:rPr>
            <w:noProof/>
            <w:webHidden/>
          </w:rPr>
          <w:t>190</w:t>
        </w:r>
        <w:r>
          <w:rPr>
            <w:noProof/>
            <w:webHidden/>
          </w:rPr>
          <w:fldChar w:fldCharType="end"/>
        </w:r>
        <w:r w:rsidRPr="00772328">
          <w:rPr>
            <w:rStyle w:val="Hyperlink"/>
            <w:noProof/>
          </w:rPr>
          <w:fldChar w:fldCharType="end"/>
        </w:r>
      </w:ins>
    </w:p>
    <w:p w14:paraId="562BBBCB" w14:textId="77777777" w:rsidR="0044586A" w:rsidRPr="00C007EE" w:rsidRDefault="0044586A">
      <w:pPr>
        <w:pStyle w:val="TOC2"/>
        <w:tabs>
          <w:tab w:val="left" w:pos="880"/>
          <w:tab w:val="right" w:leader="dot" w:pos="8630"/>
        </w:tabs>
        <w:rPr>
          <w:ins w:id="449" w:author="Eric Boisvert" w:date="2016-01-07T15:21:00Z"/>
          <w:rFonts w:ascii="Calibri" w:eastAsia="MS Mincho" w:hAnsi="Calibri"/>
          <w:noProof/>
          <w:sz w:val="22"/>
          <w:szCs w:val="22"/>
          <w:lang w:val="en-CA" w:eastAsia="en-CA"/>
        </w:rPr>
      </w:pPr>
      <w:ins w:id="45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A.1</w:t>
        </w:r>
        <w:r w:rsidRPr="00C007EE">
          <w:rPr>
            <w:rFonts w:ascii="Calibri" w:eastAsia="MS Mincho" w:hAnsi="Calibri"/>
            <w:noProof/>
            <w:sz w:val="22"/>
            <w:szCs w:val="22"/>
            <w:lang w:val="en-CA" w:eastAsia="en-CA"/>
          </w:rPr>
          <w:tab/>
        </w:r>
        <w:r w:rsidRPr="00772328">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_Toc439943512 \h </w:instrText>
        </w:r>
      </w:ins>
      <w:r>
        <w:rPr>
          <w:noProof/>
          <w:webHidden/>
        </w:rPr>
      </w:r>
      <w:r>
        <w:rPr>
          <w:noProof/>
          <w:webHidden/>
        </w:rPr>
        <w:fldChar w:fldCharType="separate"/>
      </w:r>
      <w:ins w:id="451" w:author="Eric Boisvert" w:date="2016-01-07T15:21:00Z">
        <w:r>
          <w:rPr>
            <w:noProof/>
            <w:webHidden/>
          </w:rPr>
          <w:t>191</w:t>
        </w:r>
        <w:r>
          <w:rPr>
            <w:noProof/>
            <w:webHidden/>
          </w:rPr>
          <w:fldChar w:fldCharType="end"/>
        </w:r>
        <w:r w:rsidRPr="00772328">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452" w:author="Eric Boisvert" w:date="2015-12-25T17:41:00Z"/>
          <w:lang w:val="en-CA"/>
        </w:rPr>
      </w:pPr>
      <w:ins w:id="453" w:author="Eric Boisvert" w:date="2015-12-25T17:30:00Z">
        <w:r>
          <w:rPr>
            <w:lang w:val="en-CA"/>
          </w:rPr>
          <w:t xml:space="preserve">GeoSciML (Geoscience Markup Language or Geoscience ModeL) is a model of geological features </w:t>
        </w:r>
      </w:ins>
      <w:ins w:id="454" w:author="Eric Boisvert" w:date="2015-12-25T17:38:00Z">
        <w:r>
          <w:rPr>
            <w:lang w:val="en-CA"/>
          </w:rPr>
          <w:t xml:space="preserve">commonly </w:t>
        </w:r>
      </w:ins>
      <w:ins w:id="455" w:author="Eric Boisvert" w:date="2015-12-25T17:43:00Z">
        <w:r w:rsidR="008B4BF7">
          <w:rPr>
            <w:lang w:val="en-CA"/>
          </w:rPr>
          <w:t>depicted</w:t>
        </w:r>
      </w:ins>
      <w:ins w:id="456" w:author="Eric Boisvert" w:date="2015-12-25T17:38:00Z">
        <w:r>
          <w:rPr>
            <w:lang w:val="en-CA"/>
          </w:rPr>
          <w:t xml:space="preserve"> on </w:t>
        </w:r>
        <w:r w:rsidR="008B4BF7">
          <w:rPr>
            <w:lang w:val="en-CA"/>
          </w:rPr>
          <w:t>geological maps, cross sections</w:t>
        </w:r>
      </w:ins>
      <w:ins w:id="457" w:author="Eric Boisvert" w:date="2015-12-25T17:44:00Z">
        <w:r w:rsidR="008B4BF7">
          <w:rPr>
            <w:lang w:val="en-CA"/>
          </w:rPr>
          <w:t xml:space="preserve">, </w:t>
        </w:r>
      </w:ins>
      <w:ins w:id="458" w:author="Eric Boisvert" w:date="2015-12-25T17:38:00Z">
        <w:r w:rsidR="008B4BF7">
          <w:rPr>
            <w:lang w:val="en-CA"/>
          </w:rPr>
          <w:t>geological reports</w:t>
        </w:r>
      </w:ins>
      <w:ins w:id="459" w:author="Eric Boisvert" w:date="2015-12-25T17:44:00Z">
        <w:r w:rsidR="008B4BF7">
          <w:rPr>
            <w:lang w:val="en-CA"/>
          </w:rPr>
          <w:t xml:space="preserve"> and databases.</w:t>
        </w:r>
      </w:ins>
      <w:ins w:id="460" w:author="Eric Boisvert" w:date="2015-12-25T17:38:00Z">
        <w:r>
          <w:rPr>
            <w:lang w:val="en-CA"/>
          </w:rPr>
          <w:t xml:space="preserve">  The model </w:t>
        </w:r>
      </w:ins>
      <w:ins w:id="461"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462" w:author="Eric Boisvert" w:date="2015-12-25T17:41:00Z">
        <w:r w:rsidR="008B4BF7">
          <w:rPr>
            <w:lang w:val="en-CA"/>
          </w:rPr>
          <w:t>.</w:t>
        </w:r>
      </w:ins>
      <w:ins w:id="463" w:author="Eric Boisvert" w:date="2015-12-25T17:39:00Z">
        <w:r w:rsidRPr="00F25F3B">
          <w:rPr>
            <w:lang w:val="en-CA"/>
          </w:rPr>
          <w:t xml:space="preserve"> </w:t>
        </w:r>
      </w:ins>
      <w:ins w:id="464" w:author="Eric Boisvert" w:date="2015-12-25T17:41:00Z">
        <w:r w:rsidR="008B4BF7">
          <w:rPr>
            <w:lang w:val="en-CA"/>
          </w:rPr>
          <w:t xml:space="preserve"> </w:t>
        </w:r>
      </w:ins>
      <w:r w:rsidR="001133B5" w:rsidRPr="00D12552">
        <w:rPr>
          <w:lang w:val="en-CA"/>
        </w:rPr>
        <w:t xml:space="preserve">This specification describes a </w:t>
      </w:r>
      <w:del w:id="465" w:author="Eric Boisvert" w:date="2015-10-27T17:08:00Z">
        <w:r w:rsidR="001133B5" w:rsidRPr="00D12552" w:rsidDel="00773E1B">
          <w:rPr>
            <w:lang w:val="en-CA"/>
          </w:rPr>
          <w:delText xml:space="preserve">conceptual </w:delText>
        </w:r>
      </w:del>
      <w:ins w:id="466" w:author="Eric Boisvert" w:date="2015-10-27T17:08:00Z">
        <w:r w:rsidR="00773E1B">
          <w:rPr>
            <w:lang w:val="en-CA"/>
          </w:rPr>
          <w:t>logical</w:t>
        </w:r>
      </w:ins>
      <w:ins w:id="467" w:author="Eric Boisvert" w:date="2015-12-25T17:26:00Z">
        <w:r w:rsidR="009E76CF">
          <w:rPr>
            <w:lang w:val="en-CA"/>
          </w:rPr>
          <w:t xml:space="preserve"> </w:t>
        </w:r>
      </w:ins>
      <w:r w:rsidR="001133B5" w:rsidRPr="00D12552">
        <w:rPr>
          <w:lang w:val="en-CA"/>
        </w:rPr>
        <w:t>model</w:t>
      </w:r>
      <w:del w:id="468" w:author="Eric Boisvert" w:date="2015-10-27T17:08:00Z">
        <w:r w:rsidR="001133B5" w:rsidRPr="00D12552" w:rsidDel="00773E1B">
          <w:rPr>
            <w:lang w:val="en-CA"/>
          </w:rPr>
          <w:delText xml:space="preserve">, logical model, </w:delText>
        </w:r>
      </w:del>
      <w:ins w:id="469" w:author="Eric Boisvert" w:date="2015-10-28T08:33:00Z">
        <w:r w:rsidR="000E58BB">
          <w:rPr>
            <w:lang w:val="en-CA"/>
          </w:rPr>
          <w:t xml:space="preserve"> </w:t>
        </w:r>
      </w:ins>
      <w:r w:rsidR="001133B5" w:rsidRPr="00D12552">
        <w:rPr>
          <w:lang w:val="en-CA"/>
        </w:rPr>
        <w:t>and GML/XML encoding rules for the exchange of geological map data</w:t>
      </w:r>
      <w:ins w:id="470" w:author="Eric Boisvert" w:date="2015-12-25T16:36:00Z">
        <w:r w:rsidR="00C822F3">
          <w:rPr>
            <w:lang w:val="en-CA"/>
          </w:rPr>
          <w:t xml:space="preserve">, </w:t>
        </w:r>
      </w:ins>
      <w:ins w:id="471" w:author="Eric Boisvert" w:date="2015-12-25T16:41:00Z">
        <w:r w:rsidR="00C822F3">
          <w:rPr>
            <w:lang w:val="en-CA"/>
          </w:rPr>
          <w:t xml:space="preserve">geological time scales, </w:t>
        </w:r>
      </w:ins>
      <w:ins w:id="472" w:author="Eric Boisvert" w:date="2015-12-25T16:36:00Z">
        <w:r w:rsidR="00C822F3">
          <w:rPr>
            <w:lang w:val="en-CA"/>
          </w:rPr>
          <w:t>borehole</w:t>
        </w:r>
      </w:ins>
      <w:ins w:id="473" w:author="Eric Boisvert" w:date="2015-12-25T16:41:00Z">
        <w:r w:rsidR="00C822F3">
          <w:rPr>
            <w:lang w:val="en-CA"/>
          </w:rPr>
          <w:t xml:space="preserve"> data </w:t>
        </w:r>
      </w:ins>
      <w:ins w:id="474" w:author="Eric Boisvert" w:date="2015-12-25T16:36:00Z">
        <w:r w:rsidR="00C822F3">
          <w:rPr>
            <w:lang w:val="en-CA"/>
          </w:rPr>
          <w:t xml:space="preserve">and </w:t>
        </w:r>
      </w:ins>
      <w:ins w:id="475" w:author="Eric Boisvert" w:date="2015-12-25T16:37:00Z">
        <w:r w:rsidR="00C822F3">
          <w:rPr>
            <w:lang w:val="en-CA"/>
          </w:rPr>
          <w:t>laboratory analysis</w:t>
        </w:r>
      </w:ins>
      <w:r w:rsidR="001133B5" w:rsidRPr="00D12552">
        <w:rPr>
          <w:lang w:val="en-CA"/>
        </w:rPr>
        <w:t>.</w:t>
      </w:r>
      <w:ins w:id="476" w:author="Eric Boisvert" w:date="2015-12-25T16:37:00Z">
        <w:r w:rsidR="00C822F3">
          <w:rPr>
            <w:lang w:val="en-CA"/>
          </w:rPr>
          <w:t xml:space="preserve">  It provides</w:t>
        </w:r>
      </w:ins>
      <w:ins w:id="477"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478" w:author="Eric Boisvert" w:date="2015-12-25T16:40:00Z">
        <w:r w:rsidR="00C822F3">
          <w:rPr>
            <w:lang w:val="en-CA"/>
          </w:rPr>
          <w:t>basic</w:t>
        </w:r>
      </w:ins>
      <w:ins w:id="479" w:author="Eric Boisvert" w:date="2015-12-25T16:39:00Z">
        <w:r w:rsidR="00C822F3">
          <w:rPr>
            <w:lang w:val="en-CA"/>
          </w:rPr>
          <w:t xml:space="preserve"> </w:t>
        </w:r>
      </w:ins>
      <w:ins w:id="480"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481" w:author="Eric Boisvert" w:date="2015-12-25T17:26:00Z"/>
          <w:lang w:val="en-CA"/>
        </w:rPr>
      </w:pPr>
      <w:ins w:id="482" w:author="Eric Boisvert" w:date="2015-12-25T17:26:00Z">
        <w:r>
          <w:rPr>
            <w:lang w:val="en-CA"/>
          </w:rPr>
          <w:t>The speci</w:t>
        </w:r>
        <w:r w:rsidR="008B4BF7">
          <w:rPr>
            <w:lang w:val="en-CA"/>
          </w:rPr>
          <w:t>fication also provides patterns</w:t>
        </w:r>
      </w:ins>
      <w:ins w:id="483" w:author="Eric Boisvert" w:date="2015-12-25T17:43:00Z">
        <w:r w:rsidR="008B4BF7">
          <w:rPr>
            <w:lang w:val="en-CA"/>
          </w:rPr>
          <w:t xml:space="preserve">, </w:t>
        </w:r>
      </w:ins>
      <w:ins w:id="484" w:author="Eric Boisvert" w:date="2015-12-25T17:28:00Z">
        <w:r>
          <w:rPr>
            <w:lang w:val="en-CA"/>
          </w:rPr>
          <w:t>profiles</w:t>
        </w:r>
      </w:ins>
      <w:ins w:id="485" w:author="Eric Boisvert" w:date="2015-12-25T17:41:00Z">
        <w:r w:rsidR="008B4BF7">
          <w:rPr>
            <w:lang w:val="en-CA"/>
          </w:rPr>
          <w:t>, most notably of Observations and Measurements (ISO19156)</w:t>
        </w:r>
      </w:ins>
      <w:ins w:id="486"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487" w:author="Eric Boisvert" w:date="2015-12-25T17:28:00Z"/>
          <w:lang w:val="en-CA"/>
        </w:rPr>
      </w:pPr>
      <w:del w:id="488"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489"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2"/>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90" w:name="_Toc165888229"/>
      <w:commentRangeStart w:id="491"/>
      <w:r w:rsidRPr="00D12552">
        <w:rPr>
          <w:lang w:val="en-CA"/>
        </w:rPr>
        <w:t>Submitting organizations</w:t>
      </w:r>
      <w:bookmarkEnd w:id="490"/>
      <w:commentRangeEnd w:id="491"/>
      <w:r w:rsidR="00AD3B07" w:rsidRPr="00D12552">
        <w:rPr>
          <w:rStyle w:val="CommentReference"/>
          <w:b w:val="0"/>
          <w:lang w:val="en-CA"/>
        </w:rPr>
        <w:commentReference w:id="491"/>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92"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493"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494"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92"/>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495"/>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495"/>
            <w:r w:rsidR="00E621D8">
              <w:rPr>
                <w:rStyle w:val="CommentReference"/>
              </w:rPr>
              <w:commentReference w:id="495"/>
            </w:r>
          </w:p>
        </w:tc>
      </w:tr>
    </w:tbl>
    <w:p w14:paraId="4AAE8A6E" w14:textId="77777777" w:rsidR="009A7B37" w:rsidRPr="00D12552" w:rsidRDefault="009A7B37">
      <w:pPr>
        <w:pStyle w:val="Heading1"/>
        <w:rPr>
          <w:lang w:val="en-CA"/>
        </w:rPr>
      </w:pPr>
      <w:bookmarkStart w:id="496" w:name="_Toc439943412"/>
      <w:r w:rsidRPr="00D12552">
        <w:rPr>
          <w:lang w:val="en-CA"/>
        </w:rPr>
        <w:t>Scope</w:t>
      </w:r>
      <w:bookmarkEnd w:id="496"/>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497"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498" w:author="Eric Boisvert" w:date="2015-12-25T17:45:00Z">
        <w:r w:rsidR="003C0FEA">
          <w:rPr>
            <w:lang w:val="en-CA"/>
          </w:rPr>
          <w:t>s</w:t>
        </w:r>
      </w:ins>
      <w:r w:rsidR="002404CF" w:rsidRPr="00761F44">
        <w:rPr>
          <w:lang w:val="en-CA"/>
        </w:rPr>
        <w:t xml:space="preserve"> and geologic specimen</w:t>
      </w:r>
      <w:ins w:id="499" w:author="Eric Boisvert" w:date="2015-12-25T17:45:00Z">
        <w:r w:rsidR="003C0FEA">
          <w:rPr>
            <w:lang w:val="en-CA"/>
          </w:rPr>
          <w:t>s</w:t>
        </w:r>
      </w:ins>
      <w:r w:rsidR="002404CF" w:rsidRPr="00761F44">
        <w:rPr>
          <w:lang w:val="en-CA"/>
        </w:rPr>
        <w:t xml:space="preserve">.  The </w:t>
      </w:r>
      <w:del w:id="500" w:author="Eric Boisvert" w:date="2016-01-04T09:06:00Z">
        <w:r w:rsidR="002404CF" w:rsidRPr="00761F44" w:rsidDel="00122E1A">
          <w:rPr>
            <w:lang w:val="en-CA"/>
          </w:rPr>
          <w:delText>mode</w:delText>
        </w:r>
      </w:del>
      <w:ins w:id="501" w:author="Eric Boisvert" w:date="2016-01-04T09:06:00Z">
        <w:r w:rsidR="00122E1A">
          <w:rPr>
            <w:lang w:val="en-CA"/>
          </w:rPr>
          <w:t>specification</w:t>
        </w:r>
      </w:ins>
      <w:del w:id="502"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03"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04"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05" w:name="_Toc439943413"/>
      <w:r w:rsidRPr="00D12552">
        <w:rPr>
          <w:lang w:val="en-CA"/>
        </w:rPr>
        <w:lastRenderedPageBreak/>
        <w:t>Conformance</w:t>
      </w:r>
      <w:bookmarkEnd w:id="505"/>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06" w:author="Eric Boisvert" w:date="2015-12-25T17:48:00Z">
        <w:r w:rsidR="00A17543" w:rsidRPr="00D12552" w:rsidDel="003C0FEA">
          <w:rPr>
            <w:color w:val="FF0000"/>
            <w:lang w:val="en-CA"/>
          </w:rPr>
          <w:delText>following ISO 19136 (2007) specification</w:delText>
        </w:r>
      </w:del>
      <w:del w:id="507" w:author="Eric Boisvert" w:date="2015-10-28T18:27:00Z">
        <w:r w:rsidR="005424AC" w:rsidDel="00AE3B9C">
          <w:rPr>
            <w:color w:val="FF0000"/>
            <w:lang w:val="en-CA"/>
          </w:rPr>
          <w:delText xml:space="preserve">, with some exceptions, </w:delText>
        </w:r>
      </w:del>
      <w:del w:id="508" w:author="Eric Boisvert" w:date="2015-10-27T17:05:00Z">
        <w:r w:rsidR="00A17543" w:rsidRPr="00D12552" w:rsidDel="00773E1B">
          <w:rPr>
            <w:color w:val="FF0000"/>
            <w:lang w:val="en-CA"/>
          </w:rPr>
          <w:delText xml:space="preserve"> </w:delText>
        </w:r>
      </w:del>
      <w:del w:id="509" w:author="Eric Boisvert" w:date="2015-12-25T17:48:00Z">
        <w:r w:rsidR="00A17543" w:rsidRPr="00D12552" w:rsidDel="003C0FEA">
          <w:rPr>
            <w:color w:val="FF0000"/>
            <w:lang w:val="en-CA"/>
          </w:rPr>
          <w:delText>for GML applications</w:delText>
        </w:r>
      </w:del>
      <w:ins w:id="510" w:author="Eric Boisvert" w:date="2015-12-25T17:48:00Z">
        <w:r w:rsidR="003C0FEA">
          <w:rPr>
            <w:color w:val="FF0000"/>
            <w:lang w:val="en-CA"/>
          </w:rPr>
          <w:t xml:space="preserve"> conform to OGC GML 3.3 encoding rules</w:t>
        </w:r>
      </w:ins>
      <w:ins w:id="511" w:author="Eric Boisvert" w:date="2015-12-25T17:49:00Z">
        <w:r w:rsidR="003C0FEA">
          <w:rPr>
            <w:color w:val="FF0000"/>
            <w:lang w:val="en-CA"/>
          </w:rPr>
          <w:t xml:space="preserve">, </w:t>
        </w:r>
      </w:ins>
      <w:ins w:id="512" w:author="Eric Boisvert" w:date="2015-12-25T17:48:00Z">
        <w:r w:rsidR="003C0FEA">
          <w:rPr>
            <w:color w:val="FF0000"/>
            <w:lang w:val="en-CA"/>
          </w:rPr>
          <w:t xml:space="preserve">itself, an </w:t>
        </w:r>
      </w:ins>
      <w:ins w:id="513" w:author="Eric Boisvert" w:date="2015-12-25T17:49:00Z">
        <w:r w:rsidR="00122E1A">
          <w:rPr>
            <w:color w:val="FF0000"/>
            <w:lang w:val="en-CA"/>
          </w:rPr>
          <w:t xml:space="preserve">iteration </w:t>
        </w:r>
      </w:ins>
      <w:ins w:id="514" w:author="Eric Boisvert" w:date="2016-01-04T09:07:00Z">
        <w:r w:rsidR="00122E1A">
          <w:rPr>
            <w:color w:val="FF0000"/>
            <w:lang w:val="en-CA"/>
          </w:rPr>
          <w:t>over</w:t>
        </w:r>
      </w:ins>
      <w:ins w:id="515" w:author="Eric Boisvert" w:date="2015-12-25T17:49:00Z">
        <w:r w:rsidR="003C0FEA">
          <w:rPr>
            <w:color w:val="FF0000"/>
            <w:lang w:val="en-CA"/>
          </w:rPr>
          <w:t xml:space="preserve"> ISO 19136 (2007).</w:t>
        </w:r>
      </w:ins>
      <w:del w:id="516" w:author="Eric Boisvert" w:date="2015-12-25T17:48:00Z">
        <w:r w:rsidR="009A7B37" w:rsidRPr="00D12552" w:rsidDel="003C0FEA">
          <w:rPr>
            <w:lang w:val="en-CA"/>
          </w:rPr>
          <w:delText xml:space="preserve">. </w:delText>
        </w:r>
      </w:del>
      <w:ins w:id="517"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18"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19" w:author="Eric Boisvert" w:date="2015-10-28T18:28:00Z"/>
        </w:rPr>
      </w:pPr>
      <w:ins w:id="520"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21" w:author="Eric Boisvert" w:date="2015-10-28T18:28:00Z"/>
          <w:color w:val="000000"/>
          <w:lang w:val="en-CA"/>
        </w:rPr>
      </w:pPr>
      <w:del w:id="522"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23" w:name="_Toc439943414"/>
      <w:r w:rsidRPr="00D12552">
        <w:rPr>
          <w:lang w:val="en-CA"/>
        </w:rPr>
        <w:t>References</w:t>
      </w:r>
      <w:bookmarkEnd w:id="523"/>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24" w:name="_Toc439943415"/>
      <w:r w:rsidRPr="00D12552">
        <w:rPr>
          <w:lang w:val="en-CA"/>
        </w:rPr>
        <w:t>Terms and Definitions</w:t>
      </w:r>
      <w:bookmarkEnd w:id="524"/>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3CD37DCF" w:rsidR="00D27E3C" w:rsidRPr="00D27E3C" w:rsidRDefault="00D27E3C" w:rsidP="00D27E3C">
      <w:pPr>
        <w:pStyle w:val="Heading2"/>
        <w:rPr>
          <w:rPrChange w:id="525" w:author="Eric Boisvert" w:date="2016-01-23T12:53:00Z">
            <w:rPr>
              <w:lang w:val="en-CA"/>
            </w:rPr>
          </w:rPrChange>
        </w:rPr>
      </w:pPr>
      <w:bookmarkStart w:id="526" w:name="_Toc428885175"/>
      <w:bookmarkStart w:id="527" w:name="_Toc439943416"/>
      <w:bookmarkStart w:id="528" w:name="Glossary_Feature"/>
      <w:proofErr w:type="gramStart"/>
      <w:r>
        <w:rPr>
          <w:lang w:val="en-CA"/>
        </w:rPr>
        <w:lastRenderedPageBreak/>
        <w:t>classifier</w:t>
      </w:r>
      <w:proofErr w:type="gramEnd"/>
      <w:r w:rsidRPr="00D27E3C">
        <w:rPr>
          <w:lang w:val="en-CA"/>
        </w:rPr>
        <w:br/>
      </w:r>
      <w:r w:rsidRPr="00D27E3C">
        <w:rPr>
          <w:b w:val="0"/>
          <w:rPrChange w:id="529" w:author="Eric Boisvert" w:date="2016-01-23T12:53:00Z">
            <w:rPr/>
          </w:rPrChange>
        </w:rPr>
        <w:t>A classifier is an abstract UML metaclass which describes (classifies) set of instances having common features (not to confuse with Feature stereotype from OGC Feature Model). A feature declares a structural or behavioral characteristic of instances of classifiers. (http://www.uml-diagrams.org/classifier.html).  Classes, Interfaces, Association, Types are kinds of classifiers.</w:t>
      </w:r>
    </w:p>
    <w:p w14:paraId="22C03DF2" w14:textId="77777777" w:rsidR="00FA3D28" w:rsidRPr="00D12552" w:rsidRDefault="00FA3D28" w:rsidP="00FA3D28">
      <w:pPr>
        <w:pStyle w:val="Heading2"/>
        <w:rPr>
          <w:lang w:val="en-CA"/>
        </w:rPr>
      </w:pPr>
      <w:proofErr w:type="gramStart"/>
      <w:r w:rsidRPr="00D12552">
        <w:rPr>
          <w:lang w:val="en-CA"/>
        </w:rPr>
        <w:t>coverage</w:t>
      </w:r>
      <w:bookmarkEnd w:id="526"/>
      <w:bookmarkEnd w:id="527"/>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30" w:name="_Toc428885176"/>
      <w:bookmarkStart w:id="531" w:name="_Toc439943417"/>
      <w:proofErr w:type="gramStart"/>
      <w:r w:rsidRPr="00D12552">
        <w:rPr>
          <w:lang w:val="en-CA"/>
        </w:rPr>
        <w:t>domain</w:t>
      </w:r>
      <w:proofErr w:type="gramEnd"/>
      <w:r w:rsidRPr="00D12552">
        <w:rPr>
          <w:lang w:val="en-CA"/>
        </w:rPr>
        <w:t xml:space="preserve"> feature</w:t>
      </w:r>
      <w:bookmarkEnd w:id="530"/>
      <w:bookmarkEnd w:id="531"/>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32" w:name="_Toc428885177"/>
      <w:bookmarkStart w:id="533" w:name="_Toc439943418"/>
      <w:proofErr w:type="gramStart"/>
      <w:r w:rsidRPr="00D12552">
        <w:rPr>
          <w:lang w:val="en-CA"/>
        </w:rPr>
        <w:t>element</w:t>
      </w:r>
      <w:proofErr w:type="gramEnd"/>
      <w:r w:rsidRPr="00D12552">
        <w:rPr>
          <w:lang w:val="en-CA"/>
        </w:rPr>
        <w:t xml:space="preserve"> &lt;XML&gt;</w:t>
      </w:r>
      <w:bookmarkEnd w:id="532"/>
      <w:bookmarkEnd w:id="533"/>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4" w:name="_Toc428885178"/>
      <w:bookmarkStart w:id="535" w:name="_Toc439943419"/>
      <w:proofErr w:type="gramStart"/>
      <w:r w:rsidRPr="00D12552">
        <w:rPr>
          <w:lang w:val="en-CA"/>
        </w:rPr>
        <w:t>feature</w:t>
      </w:r>
      <w:bookmarkEnd w:id="534"/>
      <w:bookmarkEnd w:id="535"/>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36" w:author="Eric Boisvert" w:date="2015-10-28T11:59:00Z">
          <w:pPr/>
        </w:pPrChange>
      </w:pPr>
      <w:bookmarkStart w:id="537" w:name="_Toc428885179"/>
      <w:bookmarkStart w:id="538" w:name="_Toc439943420"/>
      <w:r w:rsidRPr="00A00D3D">
        <w:rPr>
          <w:highlight w:val="yellow"/>
          <w:lang w:val="en-CA"/>
        </w:rPr>
        <w:t>GML application schema</w:t>
      </w:r>
      <w:bookmarkEnd w:id="537"/>
      <w:bookmarkEnd w:id="538"/>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9" w:author="Eric Boisvert" w:date="2015-12-25T17:50:00Z">
        <w:r w:rsidRPr="00D12552" w:rsidDel="00370D0D">
          <w:rPr>
            <w:lang w:val="en-CA"/>
          </w:rPr>
          <w:delText>ISO 19136:2007.</w:delText>
        </w:r>
      </w:del>
      <w:ins w:id="540"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41" w:name="_Toc428885180"/>
      <w:bookmarkStart w:id="542" w:name="_Toc439943421"/>
      <w:r w:rsidRPr="00D12552">
        <w:rPr>
          <w:lang w:val="en-CA"/>
        </w:rPr>
        <w:lastRenderedPageBreak/>
        <w:t>GML document</w:t>
      </w:r>
      <w:bookmarkEnd w:id="541"/>
      <w:bookmarkEnd w:id="542"/>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43" w:name="_Toc428885181"/>
      <w:bookmarkStart w:id="544" w:name="_Toc439943422"/>
      <w:r w:rsidRPr="00D12552">
        <w:rPr>
          <w:lang w:val="en-CA"/>
        </w:rPr>
        <w:t>GML schema</w:t>
      </w:r>
      <w:bookmarkEnd w:id="543"/>
      <w:bookmarkEnd w:id="544"/>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545" w:author="Eric Boisvert" w:date="2015-10-28T12:00:00Z">
        <w:r w:rsidRPr="00D12552" w:rsidDel="005A74B6">
          <w:rPr>
            <w:lang w:val="en-CA"/>
          </w:rPr>
          <w:delText>http://www.opengis.net/gml/3.2</w:delText>
        </w:r>
      </w:del>
      <w:r w:rsidRPr="00D12552">
        <w:rPr>
          <w:lang w:val="en-CA"/>
        </w:rPr>
        <w:t xml:space="preserve">‖ as specified in </w:t>
      </w:r>
      <w:del w:id="546" w:author="Eric Boisvert" w:date="2015-12-25T17:50:00Z">
        <w:r w:rsidRPr="00D12552" w:rsidDel="00370D0D">
          <w:rPr>
            <w:lang w:val="en-CA"/>
          </w:rPr>
          <w:delText>ISO 19136:2007.</w:delText>
        </w:r>
      </w:del>
      <w:ins w:id="547"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548" w:name="_Toc428885182"/>
      <w:bookmarkStart w:id="549" w:name="_Toc439943423"/>
      <w:proofErr w:type="gramStart"/>
      <w:r w:rsidRPr="00D12552">
        <w:rPr>
          <w:lang w:val="en-CA"/>
        </w:rPr>
        <w:t>measurement</w:t>
      </w:r>
      <w:bookmarkEnd w:id="548"/>
      <w:bookmarkEnd w:id="549"/>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50" w:name="_Toc428885183"/>
      <w:bookmarkStart w:id="551" w:name="_Toc439943424"/>
      <w:proofErr w:type="gramStart"/>
      <w:r w:rsidRPr="00D12552">
        <w:rPr>
          <w:lang w:val="en-CA"/>
        </w:rPr>
        <w:t>observation</w:t>
      </w:r>
      <w:bookmarkEnd w:id="550"/>
      <w:bookmarkEnd w:id="551"/>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52" w:name="_Toc428885184"/>
      <w:bookmarkStart w:id="553" w:name="_Toc439943425"/>
      <w:proofErr w:type="gramStart"/>
      <w:r w:rsidRPr="00D12552">
        <w:rPr>
          <w:lang w:val="en-CA"/>
        </w:rPr>
        <w:t>observation</w:t>
      </w:r>
      <w:proofErr w:type="gramEnd"/>
      <w:r w:rsidRPr="00D12552">
        <w:rPr>
          <w:lang w:val="en-CA"/>
        </w:rPr>
        <w:t xml:space="preserve"> procedure</w:t>
      </w:r>
      <w:bookmarkEnd w:id="552"/>
      <w:bookmarkEnd w:id="553"/>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4" w:name="_Toc428885185"/>
      <w:bookmarkStart w:id="555" w:name="_Toc439943426"/>
      <w:proofErr w:type="gramStart"/>
      <w:r w:rsidRPr="00D12552">
        <w:rPr>
          <w:lang w:val="en-CA"/>
        </w:rPr>
        <w:t>observation</w:t>
      </w:r>
      <w:proofErr w:type="gramEnd"/>
      <w:r w:rsidRPr="00D12552">
        <w:rPr>
          <w:lang w:val="en-CA"/>
        </w:rPr>
        <w:t xml:space="preserve"> result</w:t>
      </w:r>
      <w:bookmarkEnd w:id="554"/>
      <w:bookmarkEnd w:id="555"/>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6" w:name="_Toc428885186"/>
      <w:bookmarkStart w:id="557" w:name="_Toc439943427"/>
      <w:proofErr w:type="gramStart"/>
      <w:r w:rsidRPr="00D12552">
        <w:rPr>
          <w:lang w:val="en-CA"/>
        </w:rPr>
        <w:t>property</w:t>
      </w:r>
      <w:proofErr w:type="gramEnd"/>
      <w:r w:rsidRPr="00D12552">
        <w:rPr>
          <w:lang w:val="en-CA"/>
        </w:rPr>
        <w:t xml:space="preserve"> &lt;General Feature Model&gt;</w:t>
      </w:r>
      <w:bookmarkEnd w:id="556"/>
      <w:bookmarkEnd w:id="557"/>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58" w:name="_Toc428885187"/>
      <w:bookmarkStart w:id="559" w:name="_Toc439943428"/>
      <w:proofErr w:type="gramStart"/>
      <w:r w:rsidRPr="00D12552">
        <w:rPr>
          <w:lang w:val="en-CA"/>
        </w:rPr>
        <w:t>sampled</w:t>
      </w:r>
      <w:proofErr w:type="gramEnd"/>
      <w:r w:rsidRPr="00D12552">
        <w:rPr>
          <w:lang w:val="en-CA"/>
        </w:rPr>
        <w:t xml:space="preserve"> feature</w:t>
      </w:r>
      <w:bookmarkEnd w:id="558"/>
      <w:bookmarkEnd w:id="559"/>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lastRenderedPageBreak/>
        <w:t>[ISO 19156:2011]</w:t>
      </w:r>
    </w:p>
    <w:p w14:paraId="3B8A93F5" w14:textId="77777777" w:rsidR="00FA3D28" w:rsidRPr="00D12552" w:rsidRDefault="00FA3D28" w:rsidP="00FA3D28">
      <w:pPr>
        <w:pStyle w:val="Heading2"/>
        <w:rPr>
          <w:lang w:val="en-CA"/>
        </w:rPr>
      </w:pPr>
      <w:bookmarkStart w:id="560" w:name="_Toc428885188"/>
      <w:bookmarkStart w:id="561" w:name="_Toc439943429"/>
      <w:proofErr w:type="gramStart"/>
      <w:r w:rsidRPr="00D12552">
        <w:rPr>
          <w:lang w:val="en-CA"/>
        </w:rPr>
        <w:t>sampling</w:t>
      </w:r>
      <w:proofErr w:type="gramEnd"/>
      <w:r w:rsidRPr="00D12552">
        <w:rPr>
          <w:lang w:val="en-CA"/>
        </w:rPr>
        <w:t xml:space="preserve"> feature</w:t>
      </w:r>
      <w:bookmarkEnd w:id="560"/>
      <w:bookmarkEnd w:id="561"/>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62" w:name="_Toc428885189"/>
      <w:bookmarkStart w:id="563" w:name="_Toc439943430"/>
      <w:proofErr w:type="gramStart"/>
      <w:r w:rsidRPr="00D12552">
        <w:rPr>
          <w:lang w:val="en-CA"/>
        </w:rPr>
        <w:t>schema</w:t>
      </w:r>
      <w:proofErr w:type="gramEnd"/>
      <w:r w:rsidRPr="00D12552">
        <w:rPr>
          <w:lang w:val="en-CA"/>
        </w:rPr>
        <w:t xml:space="preserve"> &lt;XML Schema&gt;</w:t>
      </w:r>
      <w:bookmarkEnd w:id="562"/>
      <w:bookmarkEnd w:id="563"/>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564" w:name="_Toc439943431"/>
      <w:bookmarkEnd w:id="528"/>
      <w:del w:id="565" w:author="Eric Boisvert" w:date="2015-10-27T17:08:00Z">
        <w:r w:rsidDel="00773E1B">
          <w:rPr>
            <w:lang w:val="en-CA"/>
          </w:rPr>
          <w:delText xml:space="preserve">Conceptual </w:delText>
        </w:r>
      </w:del>
      <w:ins w:id="566" w:author="Eric Boisvert" w:date="2015-10-27T17:08:00Z">
        <w:r w:rsidR="00773E1B">
          <w:rPr>
            <w:lang w:val="en-CA"/>
          </w:rPr>
          <w:t xml:space="preserve">Logical </w:t>
        </w:r>
      </w:ins>
      <w:r>
        <w:rPr>
          <w:lang w:val="en-CA"/>
        </w:rPr>
        <w:t>Model</w:t>
      </w:r>
      <w:bookmarkEnd w:id="564"/>
    </w:p>
    <w:p w14:paraId="78DE2759" w14:textId="7A4A0089" w:rsidR="0068258B" w:rsidRDefault="0068258B" w:rsidP="000D2F14">
      <w:pPr>
        <w:rPr>
          <w:ins w:id="567" w:author="Eric Boisvert" w:date="2015-10-30T04:04:00Z"/>
          <w:lang w:val="en-CA"/>
        </w:rPr>
      </w:pPr>
      <w:ins w:id="568" w:author="Eric Boisvert" w:date="2015-10-30T04:04:00Z">
        <w:r>
          <w:rPr>
            <w:lang w:val="en-CA"/>
          </w:rPr>
          <w:t xml:space="preserve">GeoSciML 4.0 Logical model is an interpretation and repackaging of </w:t>
        </w:r>
      </w:ins>
      <w:ins w:id="569" w:author="Eric Boisvert" w:date="2015-10-30T04:07:00Z">
        <w:r>
          <w:rPr>
            <w:lang w:val="en-CA"/>
          </w:rPr>
          <w:t xml:space="preserve">version 3.2 of </w:t>
        </w:r>
      </w:ins>
      <w:ins w:id="570" w:author="Eric Boisvert" w:date="2015-10-30T04:04:00Z">
        <w:r>
          <w:rPr>
            <w:lang w:val="en-CA"/>
          </w:rPr>
          <w:t>the conceptual model published by IUSG (</w:t>
        </w:r>
      </w:ins>
      <w:ins w:id="571"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72"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73"/>
      <w:r>
        <w:rPr>
          <w:lang w:val="en-CA"/>
        </w:rPr>
        <w:t>GeoSciML Portrayal : a simplified version for layer based application</w:t>
      </w:r>
      <w:commentRangeEnd w:id="573"/>
      <w:r w:rsidR="00A00D3D">
        <w:rPr>
          <w:rStyle w:val="CommentReference"/>
        </w:rPr>
        <w:commentReference w:id="573"/>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574" w:author="Steve Richard" w:date="2015-10-12T18:11:00Z">
        <w:r w:rsidDel="00A00D3D">
          <w:rPr>
            <w:lang w:val="en-CA"/>
          </w:rPr>
          <w:delText xml:space="preserve">provided </w:delText>
        </w:r>
      </w:del>
      <w:ins w:id="575" w:author="Steve Richard" w:date="2015-10-12T18:11:00Z">
        <w:r w:rsidR="00A00D3D">
          <w:rPr>
            <w:lang w:val="en-CA"/>
          </w:rPr>
          <w:t xml:space="preserve">providing </w:t>
        </w:r>
      </w:ins>
      <w:r>
        <w:rPr>
          <w:lang w:val="en-CA"/>
        </w:rPr>
        <w:t>detailed description of basic features</w:t>
      </w:r>
      <w:ins w:id="576"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77" w:author="Steve Richard" w:date="2015-10-12T18:11:00Z">
        <w:r w:rsidDel="009367D1">
          <w:rPr>
            <w:lang w:val="en-CA"/>
          </w:rPr>
          <w:delText xml:space="preserve">of </w:delText>
        </w:r>
        <w:r w:rsidDel="00A00D3D">
          <w:rPr>
            <w:lang w:val="en-CA"/>
          </w:rPr>
          <w:delText>geochronoloy</w:delText>
        </w:r>
      </w:del>
      <w:ins w:id="578" w:author="Steve Richard" w:date="2015-10-12T18:11:00Z">
        <w:r w:rsidR="009367D1">
          <w:rPr>
            <w:lang w:val="en-CA"/>
          </w:rPr>
          <w:t>for the representation of geologic time using procedures adopted by the International Stratigraphic Commis</w:t>
        </w:r>
        <w:del w:id="579"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80" w:author="Steve Richard" w:date="2015-10-12T18:12:00Z">
        <w:r w:rsidR="009367D1">
          <w:rPr>
            <w:lang w:val="en-CA"/>
          </w:rPr>
          <w:t>s</w:t>
        </w:r>
      </w:ins>
      <w:r>
        <w:rPr>
          <w:lang w:val="en-CA"/>
        </w:rPr>
        <w:t xml:space="preserve"> </w:t>
      </w:r>
      <w:ins w:id="581" w:author="Steve Richard" w:date="2015-10-12T18:14:00Z">
        <w:r w:rsidR="009367D1">
          <w:rPr>
            <w:lang w:val="en-CA"/>
          </w:rPr>
          <w:t>and their properties as sampling features.</w:t>
        </w:r>
      </w:ins>
      <w:del w:id="582"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83" w:author="Steve Richard" w:date="2015-10-12T18:14:00Z">
        <w:r w:rsidDel="009367D1">
          <w:rPr>
            <w:lang w:val="en-CA"/>
          </w:rPr>
          <w:delText xml:space="preserve">laboratories </w:delText>
        </w:r>
      </w:del>
      <w:ins w:id="584" w:author="Steve Richard" w:date="2015-10-12T18:14:00Z">
        <w:r w:rsidR="009367D1">
          <w:rPr>
            <w:lang w:val="en-CA"/>
          </w:rPr>
          <w:t xml:space="preserve">laboratory </w:t>
        </w:r>
      </w:ins>
      <w:del w:id="585" w:author="Steve Richard" w:date="2015-10-12T18:15:00Z">
        <w:r w:rsidDel="009367D1">
          <w:rPr>
            <w:lang w:val="en-CA"/>
          </w:rPr>
          <w:delText>assays</w:delText>
        </w:r>
      </w:del>
      <w:ins w:id="586"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19576D" w:rsidP="007D2867">
      <w:pPr>
        <w:keepNext/>
        <w:rPr>
          <w:ins w:id="587" w:author="Eric Boisvert" w:date="2015-10-30T04:23:00Z"/>
        </w:rPr>
      </w:pPr>
      <w:ins w:id="588"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65pt;visibility:visible;mso-wrap-style:square">
              <v:imagedata r:id="rId13" o:title=""/>
            </v:shape>
          </w:pict>
        </w:r>
      </w:ins>
    </w:p>
    <w:p w14:paraId="1D4B869E" w14:textId="38AFD9B6" w:rsidR="007D2867" w:rsidRDefault="007D2867" w:rsidP="007D2867">
      <w:pPr>
        <w:pStyle w:val="Caption"/>
        <w:rPr>
          <w:ins w:id="589" w:author="Eric Boisvert" w:date="2015-10-30T04:23:00Z"/>
        </w:rPr>
      </w:pPr>
      <w:ins w:id="590" w:author="Eric Boisvert" w:date="2015-10-30T04:23:00Z">
        <w:r>
          <w:t xml:space="preserve">Figure </w:t>
        </w:r>
        <w:r>
          <w:fldChar w:fldCharType="begin"/>
        </w:r>
        <w:r>
          <w:instrText xml:space="preserve"> SEQ Figure \* ARABIC </w:instrText>
        </w:r>
      </w:ins>
      <w:r>
        <w:fldChar w:fldCharType="separate"/>
      </w:r>
      <w:ins w:id="591" w:author="Eric Boisvert" w:date="2016-01-19T19:09:00Z">
        <w:r w:rsidR="00302FB5">
          <w:rPr>
            <w:noProof/>
          </w:rPr>
          <w:t>1</w:t>
        </w:r>
      </w:ins>
      <w:ins w:id="592"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593"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594"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595" w:name="_Toc439943432"/>
      <w:r>
        <w:rPr>
          <w:lang w:val="en-CA"/>
        </w:rPr>
        <w:t>Portrayal</w:t>
      </w:r>
      <w:bookmarkEnd w:id="595"/>
    </w:p>
    <w:p w14:paraId="56C550D5" w14:textId="77777777" w:rsidR="00865F5F" w:rsidRDefault="00865F5F" w:rsidP="009459BF">
      <w:pPr>
        <w:rPr>
          <w:ins w:id="596"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597" w:author="Steve Richard" w:date="2015-10-12T18:16:00Z">
        <w:r w:rsidR="009367D1">
          <w:rPr>
            <w:lang w:val="en-CA"/>
          </w:rPr>
          <w:t>, particularly ad</w:t>
        </w:r>
      </w:ins>
      <w:ins w:id="598" w:author="Eric Boisvert" w:date="2015-10-27T16:54:00Z">
        <w:r w:rsidR="005424AC">
          <w:rPr>
            <w:lang w:val="en-CA"/>
          </w:rPr>
          <w:t>a</w:t>
        </w:r>
      </w:ins>
      <w:ins w:id="599" w:author="Steve Richard" w:date="2015-10-12T18:16:00Z">
        <w:del w:id="600" w:author="Eric Boisvert" w:date="2015-10-27T16:54:00Z">
          <w:r w:rsidR="009367D1" w:rsidDel="005424AC">
            <w:rPr>
              <w:lang w:val="en-CA"/>
            </w:rPr>
            <w:delText>o</w:delText>
          </w:r>
        </w:del>
        <w:r w:rsidR="009367D1">
          <w:rPr>
            <w:lang w:val="en-CA"/>
          </w:rPr>
          <w:t xml:space="preserve">pted </w:t>
        </w:r>
        <w:del w:id="601" w:author="Eric Boisvert" w:date="2015-10-27T16:54:00Z">
          <w:r w:rsidR="009367D1" w:rsidDel="005424AC">
            <w:rPr>
              <w:lang w:val="en-CA"/>
            </w:rPr>
            <w:delText>for</w:delText>
          </w:r>
        </w:del>
      </w:ins>
      <w:ins w:id="602" w:author="Eric Boisvert" w:date="2015-10-27T16:54:00Z">
        <w:r w:rsidR="005424AC">
          <w:rPr>
            <w:lang w:val="en-CA"/>
          </w:rPr>
          <w:t>to</w:t>
        </w:r>
      </w:ins>
      <w:ins w:id="603" w:author="Steve Richard" w:date="2015-10-12T18:16:00Z">
        <w:r w:rsidR="009367D1">
          <w:rPr>
            <w:lang w:val="en-CA"/>
          </w:rPr>
          <w:t xml:space="preserve"> geographic visualization</w:t>
        </w:r>
      </w:ins>
      <w:ins w:id="604" w:author="Steve Richard" w:date="2015-10-12T18:17:00Z">
        <w:r w:rsidR="009367D1">
          <w:rPr>
            <w:lang w:val="en-CA"/>
          </w:rPr>
          <w:t xml:space="preserve"> with key reporting properties</w:t>
        </w:r>
      </w:ins>
      <w:r>
        <w:rPr>
          <w:lang w:val="en-CA"/>
        </w:rPr>
        <w:t xml:space="preserve">.  The use case </w:t>
      </w:r>
      <w:del w:id="605" w:author="Steve Richard" w:date="2015-10-12T18:17:00Z">
        <w:r w:rsidDel="009367D1">
          <w:rPr>
            <w:lang w:val="en-CA"/>
          </w:rPr>
          <w:delText xml:space="preserve">sought </w:delText>
        </w:r>
      </w:del>
      <w:ins w:id="606" w:author="Steve Richard" w:date="2015-10-12T18:17:00Z">
        <w:r w:rsidR="009367D1">
          <w:rPr>
            <w:lang w:val="en-CA"/>
          </w:rPr>
          <w:t xml:space="preserve">target </w:t>
        </w:r>
      </w:ins>
      <w:r>
        <w:rPr>
          <w:lang w:val="en-CA"/>
        </w:rPr>
        <w:t>for portrayal is</w:t>
      </w:r>
      <w:ins w:id="607" w:author="Steve Richard" w:date="2015-10-12T18:17:00Z">
        <w:r w:rsidR="009367D1">
          <w:rPr>
            <w:lang w:val="en-CA"/>
          </w:rPr>
          <w:t xml:space="preserve"> a</w:t>
        </w:r>
      </w:ins>
      <w:r>
        <w:rPr>
          <w:lang w:val="en-CA"/>
        </w:rPr>
        <w:t xml:space="preserve"> simple </w:t>
      </w:r>
      <w:del w:id="608" w:author="Steve Richard" w:date="2015-10-12T18:17:00Z">
        <w:r w:rsidDel="009367D1">
          <w:rPr>
            <w:lang w:val="en-CA"/>
          </w:rPr>
          <w:delText xml:space="preserve">layer </w:delText>
        </w:r>
      </w:del>
      <w:ins w:id="609"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610" w:author="Eric Boisvert" w:date="2016-01-06T09:42:00Z">
        <w:r w:rsidR="00865F5F">
          <w:rPr>
            <w:lang w:val="en-CA"/>
          </w:rPr>
          <w:t xml:space="preserve">to </w:t>
        </w:r>
      </w:ins>
      <w:r>
        <w:rPr>
          <w:lang w:val="en-CA"/>
        </w:rPr>
        <w:t xml:space="preserve">display a map layer and perform simple </w:t>
      </w:r>
      <w:ins w:id="611" w:author="Eric Boisvert" w:date="2015-10-27T16:55:00Z">
        <w:r w:rsidR="005424AC">
          <w:rPr>
            <w:lang w:val="en-CA"/>
          </w:rPr>
          <w:lastRenderedPageBreak/>
          <w:t>identify</w:t>
        </w:r>
      </w:ins>
      <w:del w:id="612" w:author="Eric Boisvert" w:date="2015-10-27T16:55:00Z">
        <w:r w:rsidDel="005424AC">
          <w:rPr>
            <w:lang w:val="en-CA"/>
          </w:rPr>
          <w:delText>“</w:delText>
        </w:r>
      </w:del>
      <w:del w:id="613" w:author="Eric Boisvert" w:date="2015-10-27T16:54:00Z">
        <w:r w:rsidDel="005424AC">
          <w:rPr>
            <w:lang w:val="en-CA"/>
          </w:rPr>
          <w:delText>identify”</w:delText>
        </w:r>
      </w:del>
      <w:r>
        <w:rPr>
          <w:lang w:val="en-CA"/>
        </w:rPr>
        <w:t xml:space="preserve"> operations.  The classes are model</w:t>
      </w:r>
      <w:ins w:id="614"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composed of optional, single occurrence, properties – consistent with the structure of RDBMS tables</w:t>
      </w:r>
      <w:ins w:id="615" w:author="Eric Boisvert" w:date="2016-01-06T09:43:00Z">
        <w:r w:rsidR="00865F5F">
          <w:rPr>
            <w:lang w:val="en-CA"/>
          </w:rPr>
          <w:t xml:space="preserve"> </w:t>
        </w:r>
      </w:ins>
      <w:ins w:id="616" w:author="Eric Boisvert" w:date="2016-01-06T09:44:00Z">
        <w:r w:rsidR="00865F5F">
          <w:rPr>
            <w:lang w:val="en-CA"/>
          </w:rPr>
          <w:t>The XML implementation (</w:t>
        </w:r>
      </w:ins>
      <w:ins w:id="617"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18" w:author="Eric Boisvert" w:date="2016-01-06T09:45:00Z">
        <w:r w:rsidR="00865F5F">
          <w:rPr>
            <w:lang w:val="en-CA"/>
          </w:rPr>
          <w:t>9.5</w:t>
        </w:r>
        <w:r w:rsidR="00865F5F">
          <w:rPr>
            <w:lang w:val="en-CA"/>
          </w:rPr>
          <w:fldChar w:fldCharType="end"/>
        </w:r>
      </w:ins>
      <w:ins w:id="619" w:author="Eric Boisvert" w:date="2016-01-06T09:44:00Z">
        <w:r w:rsidR="00865F5F">
          <w:rPr>
            <w:lang w:val="en-CA"/>
          </w:rPr>
          <w:t>) is conforma</w:t>
        </w:r>
      </w:ins>
      <w:ins w:id="620" w:author="Eric Boisvert" w:date="2016-01-06T09:45:00Z">
        <w:r w:rsidR="00926101">
          <w:rPr>
            <w:lang w:val="en-CA"/>
          </w:rPr>
          <w:t>n</w:t>
        </w:r>
      </w:ins>
      <w:ins w:id="621" w:author="Eric Boisvert" w:date="2016-01-06T09:44:00Z">
        <w:r w:rsidR="00865F5F">
          <w:rPr>
            <w:lang w:val="en-CA"/>
          </w:rPr>
          <w:t>t with</w:t>
        </w:r>
      </w:ins>
      <w:ins w:id="622" w:author="Eric Boisvert" w:date="2016-01-06T09:43:00Z">
        <w:r w:rsidR="00865F5F">
          <w:rPr>
            <w:lang w:val="en-CA"/>
          </w:rPr>
          <w:t xml:space="preserve"> GML Simple Feature</w:t>
        </w:r>
      </w:ins>
      <w:ins w:id="623" w:author="Eric Boisvert" w:date="2016-01-06T09:45:00Z">
        <w:r w:rsidR="00926101">
          <w:rPr>
            <w:lang w:val="en-CA"/>
          </w:rPr>
          <w:t xml:space="preserve"> (</w:t>
        </w:r>
      </w:ins>
      <w:ins w:id="624"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25" w:author="Steve Richard" w:date="2015-10-12T18:19:00Z">
        <w:del w:id="626" w:author="Eric Boisvert" w:date="2016-01-06T09:46:00Z">
          <w:r w:rsidDel="00926101">
            <w:rPr>
              <w:lang w:val="en-CA"/>
            </w:rPr>
            <w:delText>The p</w:delText>
          </w:r>
        </w:del>
      </w:ins>
      <w:del w:id="627" w:author="Eric Boisvert" w:date="2016-01-06T09:46:00Z">
        <w:r w:rsidR="00DE0FD0" w:rsidDel="00926101">
          <w:rPr>
            <w:lang w:val="en-CA"/>
          </w:rPr>
          <w:delText>Portrayal data model provides several “pointers”,</w:delText>
        </w:r>
      </w:del>
      <w:ins w:id="628" w:author="Eric Boisvert" w:date="2016-01-06T09:46:00Z">
        <w:r w:rsidR="00926101">
          <w:rPr>
            <w:lang w:val="en-CA"/>
          </w:rPr>
          <w:t>Several fields are external references,</w:t>
        </w:r>
      </w:ins>
      <w:r w:rsidR="00DE0FD0">
        <w:rPr>
          <w:lang w:val="en-CA"/>
        </w:rPr>
        <w:t xml:space="preserve"> in the form of HTTP URI, to form a </w:t>
      </w:r>
      <w:del w:id="629" w:author="Eric Boisvert" w:date="2016-01-06T10:01:00Z">
        <w:r w:rsidR="00DE0FD0" w:rsidDel="00D318C0">
          <w:rPr>
            <w:lang w:val="en-CA"/>
          </w:rPr>
          <w:delText xml:space="preserve">sort of </w:delText>
        </w:r>
      </w:del>
      <w:r w:rsidR="00DE0FD0">
        <w:rPr>
          <w:lang w:val="en-CA"/>
        </w:rPr>
        <w:t xml:space="preserve">“switchboard” where application operating on </w:t>
      </w:r>
      <w:ins w:id="630" w:author="Eric Boisvert" w:date="2015-10-28T18:33:00Z">
        <w:r w:rsidR="00AE3B9C">
          <w:rPr>
            <w:lang w:val="en-CA"/>
          </w:rPr>
          <w:t xml:space="preserve">instances of the </w:t>
        </w:r>
      </w:ins>
      <w:r w:rsidR="00DE0FD0">
        <w:rPr>
          <w:lang w:val="en-CA"/>
        </w:rPr>
        <w:t xml:space="preserve">portrayal model </w:t>
      </w:r>
      <w:del w:id="631" w:author="Eric Boisvert" w:date="2016-01-06T09:48:00Z">
        <w:r w:rsidR="00DE0FD0" w:rsidDel="00926101">
          <w:rPr>
            <w:lang w:val="en-CA"/>
          </w:rPr>
          <w:delText xml:space="preserve">can </w:delText>
        </w:r>
      </w:del>
      <w:ins w:id="632" w:author="Eric Boisvert" w:date="2016-01-06T09:48:00Z">
        <w:r w:rsidR="00926101">
          <w:rPr>
            <w:lang w:val="en-CA"/>
          </w:rPr>
          <w:t xml:space="preserve">could </w:t>
        </w:r>
      </w:ins>
      <w:del w:id="633" w:author="Eric Boisvert" w:date="2015-10-28T18:33:00Z">
        <w:r w:rsidR="00DE0FD0" w:rsidDel="00AE3B9C">
          <w:rPr>
            <w:lang w:val="en-CA"/>
          </w:rPr>
          <w:delText xml:space="preserve">extract </w:delText>
        </w:r>
      </w:del>
      <w:ins w:id="634"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35" w:author="Eric Boisvert" w:date="2016-01-06T09:58:00Z"/>
          <w:noProof/>
          <w:lang w:val="en-CA" w:eastAsia="en-CA"/>
        </w:rPr>
      </w:pPr>
    </w:p>
    <w:p w14:paraId="3B9A29C6" w14:textId="77777777" w:rsidR="00094557" w:rsidRDefault="0019576D" w:rsidP="00094557">
      <w:pPr>
        <w:keepNext/>
        <w:rPr>
          <w:ins w:id="636" w:author="Eric Boisvert" w:date="2016-01-06T09:59:00Z"/>
        </w:rPr>
      </w:pPr>
      <w:ins w:id="637" w:author="Eric Boisvert" w:date="2016-01-06T09:58:00Z">
        <w:r>
          <w:rPr>
            <w:noProof/>
            <w:lang w:val="en-CA" w:eastAsia="en-CA"/>
          </w:rPr>
          <w:pict w14:anchorId="042126C1">
            <v:shape id="_x0000_i1026" type="#_x0000_t75" style="width:328.85pt;height:183.75pt;visibility:visible;mso-wrap-style:square">
              <v:imagedata r:id="rId14" o:title=""/>
            </v:shape>
          </w:pict>
        </w:r>
      </w:ins>
    </w:p>
    <w:p w14:paraId="2FE6EA1A" w14:textId="7AE2AC4A" w:rsidR="00926101" w:rsidRDefault="00094557">
      <w:pPr>
        <w:pStyle w:val="Caption"/>
        <w:pPrChange w:id="638" w:author="Eric Boisvert" w:date="2016-01-06T09:59:00Z">
          <w:pPr>
            <w:keepNext/>
          </w:pPr>
        </w:pPrChange>
      </w:pPr>
      <w:ins w:id="639" w:author="Eric Boisvert" w:date="2016-01-06T09:59:00Z">
        <w:r>
          <w:t xml:space="preserve">Figure </w:t>
        </w:r>
        <w:r>
          <w:fldChar w:fldCharType="begin"/>
        </w:r>
        <w:r>
          <w:instrText xml:space="preserve"> SEQ Figure \* ARABIC </w:instrText>
        </w:r>
      </w:ins>
      <w:r>
        <w:fldChar w:fldCharType="separate"/>
      </w:r>
      <w:ins w:id="640" w:author="Eric Boisvert" w:date="2016-01-19T19:09:00Z">
        <w:r w:rsidR="00302FB5">
          <w:rPr>
            <w:noProof/>
          </w:rPr>
          <w:t>2</w:t>
        </w:r>
      </w:ins>
      <w:ins w:id="641"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42" w:name="_Ref432754283"/>
      <w:bookmarkStart w:id="643" w:name="_Toc439943433"/>
      <w:r>
        <w:rPr>
          <w:lang w:val="en-CA"/>
        </w:rPr>
        <w:t>GeoSciML Basic and Extension</w:t>
      </w:r>
      <w:bookmarkEnd w:id="642"/>
      <w:bookmarkEnd w:id="643"/>
    </w:p>
    <w:p w14:paraId="159EBC38" w14:textId="77777777" w:rsidR="00681747" w:rsidRDefault="00681747" w:rsidP="00681747">
      <w:pPr>
        <w:rPr>
          <w:lang w:val="en-CA"/>
        </w:rPr>
      </w:pPr>
    </w:p>
    <w:p w14:paraId="639F925B" w14:textId="77777777" w:rsidR="00230CDE" w:rsidRDefault="00681747" w:rsidP="00681747">
      <w:pPr>
        <w:rPr>
          <w:ins w:id="644" w:author="Eric Boisvert" w:date="2016-01-16T17:26:00Z"/>
          <w:lang w:val="en-CA"/>
        </w:rPr>
      </w:pPr>
      <w:r>
        <w:rPr>
          <w:lang w:val="en-CA"/>
        </w:rPr>
        <w:t xml:space="preserve">GeoSciML describes geological features </w:t>
      </w:r>
      <w:del w:id="645" w:author="Eric Boisvert" w:date="2016-01-06T10:02:00Z">
        <w:r w:rsidDel="00D318C0">
          <w:rPr>
            <w:lang w:val="en-CA"/>
          </w:rPr>
          <w:delText>in a</w:delText>
        </w:r>
      </w:del>
      <w:ins w:id="646"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647" w:author="Eric Boisvert" w:date="2016-01-06T10:02:00Z">
        <w:r w:rsidR="00D318C0">
          <w:rPr>
            <w:lang w:val="en-CA"/>
          </w:rPr>
          <w:t xml:space="preserve">geologic </w:t>
        </w:r>
      </w:ins>
      <w:r>
        <w:rPr>
          <w:lang w:val="en-CA"/>
        </w:rPr>
        <w:t>concepts that can be represented on a map are subtypes of GeologicalFeature</w:t>
      </w:r>
      <w:del w:id="648" w:author="Eric Boisvert" w:date="2016-01-06T10:02:00Z">
        <w:r w:rsidDel="00D318C0">
          <w:rPr>
            <w:lang w:val="en-CA"/>
          </w:rPr>
          <w:delText>s</w:delText>
        </w:r>
      </w:del>
      <w:del w:id="649" w:author="Eric Boisvert" w:date="2016-01-16T17:26:00Z">
        <w:r w:rsidDel="00230CDE">
          <w:rPr>
            <w:lang w:val="en-CA"/>
          </w:rPr>
          <w:delText xml:space="preserve">.   </w:delText>
        </w:r>
      </w:del>
      <w:ins w:id="650" w:author="Eric Boisvert" w:date="2016-01-16T17:26:00Z">
        <w:r w:rsidR="00230CDE">
          <w:rPr>
            <w:lang w:val="en-CA"/>
          </w:rPr>
          <w:t xml:space="preserve">.  </w:t>
        </w:r>
      </w:ins>
    </w:p>
    <w:p w14:paraId="56FEBB16" w14:textId="77777777" w:rsidR="00230CDE" w:rsidRDefault="0019576D">
      <w:pPr>
        <w:keepNext/>
        <w:rPr>
          <w:ins w:id="651" w:author="Eric Boisvert" w:date="2016-01-16T17:26:00Z"/>
        </w:rPr>
        <w:pPrChange w:id="652" w:author="Eric Boisvert" w:date="2016-01-16T17:26:00Z">
          <w:pPr/>
        </w:pPrChange>
      </w:pPr>
      <w:ins w:id="653" w:author="Eric Boisvert" w:date="2016-01-16T17:26:00Z">
        <w:r>
          <w:rPr>
            <w:lang w:val="en-CA"/>
          </w:rPr>
          <w:lastRenderedPageBreak/>
          <w:pict w14:anchorId="6602E8C6">
            <v:shape id="_x0000_i1027" type="#_x0000_t75" style="width:6in;height:244.5pt">
              <v:imagedata r:id="rId15" o:title=""/>
            </v:shape>
          </w:pict>
        </w:r>
      </w:ins>
    </w:p>
    <w:p w14:paraId="5BB3A466" w14:textId="60892EA3" w:rsidR="00230CDE" w:rsidRDefault="00230CDE">
      <w:pPr>
        <w:pStyle w:val="Caption"/>
        <w:rPr>
          <w:ins w:id="654" w:author="Eric Boisvert" w:date="2016-01-16T17:26:00Z"/>
          <w:lang w:val="en-CA"/>
        </w:rPr>
        <w:pPrChange w:id="655" w:author="Eric Boisvert" w:date="2016-01-16T17:26:00Z">
          <w:pPr/>
        </w:pPrChange>
      </w:pPr>
      <w:ins w:id="656" w:author="Eric Boisvert" w:date="2016-01-16T17:26:00Z">
        <w:r>
          <w:t xml:space="preserve">Figure </w:t>
        </w:r>
        <w:r>
          <w:fldChar w:fldCharType="begin"/>
        </w:r>
        <w:r>
          <w:instrText xml:space="preserve"> SEQ Figure \* ARABIC </w:instrText>
        </w:r>
      </w:ins>
      <w:r>
        <w:fldChar w:fldCharType="separate"/>
      </w:r>
      <w:ins w:id="657" w:author="Eric Boisvert" w:date="2016-01-19T19:09:00Z">
        <w:r w:rsidR="00302FB5">
          <w:rPr>
            <w:noProof/>
          </w:rPr>
          <w:t>3</w:t>
        </w:r>
      </w:ins>
      <w:ins w:id="658" w:author="Eric Boisvert" w:date="2016-01-16T17:26:00Z">
        <w:r>
          <w:fldChar w:fldCharType="end"/>
        </w:r>
        <w:r>
          <w:t xml:space="preserve"> : Conceptual model</w:t>
        </w:r>
      </w:ins>
    </w:p>
    <w:p w14:paraId="15B6D491" w14:textId="77777777" w:rsidR="00230CDE" w:rsidRDefault="00230CDE" w:rsidP="00681747">
      <w:pPr>
        <w:rPr>
          <w:ins w:id="659" w:author="Eric Boisvert" w:date="2016-01-16T17:26:00Z"/>
          <w:lang w:val="en-CA"/>
        </w:rPr>
      </w:pPr>
    </w:p>
    <w:p w14:paraId="05A77CED" w14:textId="7BBEA45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660" w:author="Eric Boisvert" w:date="2016-01-06T10:03:00Z">
        <w:r w:rsidDel="00D318C0">
          <w:rPr>
            <w:lang w:val="en-CA"/>
          </w:rPr>
          <w:delText>s</w:delText>
        </w:r>
      </w:del>
      <w:r>
        <w:rPr>
          <w:lang w:val="en-CA"/>
        </w:rPr>
        <w:t xml:space="preserve"> (O&amp;M) subtypes.</w:t>
      </w:r>
    </w:p>
    <w:p w14:paraId="057035A4" w14:textId="5137847E" w:rsidR="00681747" w:rsidRDefault="0019576D" w:rsidP="00681747">
      <w:pPr>
        <w:keepNext/>
      </w:pPr>
      <w:r>
        <w:rPr>
          <w:noProof/>
          <w:lang w:val="en-CA" w:eastAsia="en-CA"/>
        </w:rPr>
        <w:lastRenderedPageBreak/>
        <w:pict w14:anchorId="19DD133B">
          <v:shape id="Picture 2" o:spid="_x0000_i1028" type="#_x0000_t75" style="width:433.05pt;height:235.9pt;visibility:visible;mso-wrap-style:square">
            <v:imagedata r:id="rId16" o:title=""/>
          </v:shape>
        </w:pict>
      </w:r>
    </w:p>
    <w:p w14:paraId="3CC68821" w14:textId="77777777" w:rsidR="00681747" w:rsidRDefault="00681747" w:rsidP="00681747">
      <w:pPr>
        <w:pStyle w:val="Caption"/>
        <w:rPr>
          <w:lang w:val="en-CA"/>
        </w:rPr>
      </w:pPr>
      <w:bookmarkStart w:id="661" w:name="_Ref431724260"/>
      <w:r>
        <w:t xml:space="preserve">Figure </w:t>
      </w:r>
      <w:r w:rsidR="00673E83">
        <w:fldChar w:fldCharType="begin"/>
      </w:r>
      <w:r w:rsidR="00673E83">
        <w:instrText xml:space="preserve"> SEQ Figure \* ARABIC </w:instrText>
      </w:r>
      <w:r w:rsidR="00673E83">
        <w:fldChar w:fldCharType="separate"/>
      </w:r>
      <w:ins w:id="662" w:author="Eric Boisvert" w:date="2016-01-19T19:09:00Z">
        <w:r w:rsidR="00302FB5">
          <w:rPr>
            <w:noProof/>
          </w:rPr>
          <w:t>4</w:t>
        </w:r>
      </w:ins>
      <w:del w:id="663" w:author="Eric Boisvert" w:date="2015-10-30T04:23:00Z">
        <w:r w:rsidR="00090DCF" w:rsidDel="007D2867">
          <w:rPr>
            <w:noProof/>
          </w:rPr>
          <w:delText>3</w:delText>
        </w:r>
      </w:del>
      <w:r w:rsidR="00673E83">
        <w:rPr>
          <w:noProof/>
        </w:rPr>
        <w:fldChar w:fldCharType="end"/>
      </w:r>
      <w:bookmarkEnd w:id="661"/>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64" w:author="Eric Boisvert" w:date="2015-10-27T17:03:00Z">
        <w:r w:rsidDel="00B33100">
          <w:rPr>
            <w:lang w:val="en-CA"/>
          </w:rPr>
          <w:delText xml:space="preserve">Relation </w:delText>
        </w:r>
      </w:del>
      <w:ins w:id="665"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666"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667" w:author="Eric Boisvert" w:date="2016-01-09T01:16:00Z"/>
          <w:lang w:val="en-CA"/>
        </w:rPr>
        <w:pPrChange w:id="668" w:author="Eric Boisvert" w:date="2016-01-09T01:16:00Z">
          <w:pPr/>
        </w:pPrChange>
      </w:pPr>
      <w:bookmarkStart w:id="669" w:name="_Ref440065627"/>
      <w:ins w:id="670" w:author="Eric Boisvert" w:date="2016-01-09T01:15:00Z">
        <w:r>
          <w:rPr>
            <w:lang w:val="en-CA"/>
          </w:rPr>
          <w:t>AbstractDescription classes</w:t>
        </w:r>
      </w:ins>
      <w:bookmarkEnd w:id="669"/>
    </w:p>
    <w:p w14:paraId="780C7301" w14:textId="77777777" w:rsidR="00895888" w:rsidRPr="00895888" w:rsidRDefault="00895888">
      <w:pPr>
        <w:rPr>
          <w:lang w:val="en-CA"/>
        </w:rPr>
      </w:pP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19576D" w:rsidP="00EA50E7">
      <w:pPr>
        <w:keepNext/>
      </w:pPr>
      <w:r>
        <w:rPr>
          <w:noProof/>
          <w:lang w:val="en-CA" w:eastAsia="en-CA"/>
        </w:rPr>
        <w:lastRenderedPageBreak/>
        <w:pict w14:anchorId="4781C8BC">
          <v:shape id="Picture 15" o:spid="_x0000_i1029" type="#_x0000_t75" style="width:234.8pt;height:345.5pt;visibility:visible;mso-wrap-style:square">
            <v:imagedata r:id="rId17"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71" w:author="Eric Boisvert" w:date="2016-01-19T19:09:00Z">
        <w:r w:rsidR="00302FB5">
          <w:rPr>
            <w:noProof/>
          </w:rPr>
          <w:t>5</w:t>
        </w:r>
      </w:ins>
      <w:del w:id="672" w:author="Eric Boisvert" w:date="2015-10-30T04:23:00Z">
        <w:r w:rsidR="00090DCF" w:rsidDel="007D2867">
          <w:rPr>
            <w:noProof/>
          </w:rPr>
          <w:delText>4</w:delText>
        </w:r>
      </w:del>
      <w:r w:rsidR="00673E83">
        <w:rPr>
          <w:noProof/>
        </w:rPr>
        <w:fldChar w:fldCharType="end"/>
      </w:r>
      <w:r>
        <w:t>: Adding properties by extension</w:t>
      </w:r>
    </w:p>
    <w:p w14:paraId="3C1C71D8" w14:textId="2085B915"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73" w:author="Boisvert, Eric" w:date="2015-10-16T08:01:00Z">
        <w:r w:rsidR="000077DC">
          <w:t>n</w:t>
        </w:r>
      </w:ins>
      <w:r w:rsidR="00861954">
        <w:t xml:space="preserve"> </w:t>
      </w:r>
      <w:ins w:id="674" w:author="Boisvert, Eric" w:date="2015-10-16T08:01:00Z">
        <w:r w:rsidR="000077DC">
          <w:t xml:space="preserve">extension </w:t>
        </w:r>
      </w:ins>
      <w:r w:rsidR="00861954">
        <w:t xml:space="preserve">pattern </w:t>
      </w:r>
      <w:del w:id="675" w:author="Boisvert, Eric" w:date="2015-10-16T08:01:00Z">
        <w:r w:rsidR="00861954" w:rsidDel="000077DC">
          <w:delText xml:space="preserve">extension </w:delText>
        </w:r>
      </w:del>
      <w:r w:rsidR="00861954">
        <w:t xml:space="preserve">by </w:t>
      </w:r>
      <w:ins w:id="676" w:author="Eric Boisvert" w:date="2016-01-09T01:16:00Z">
        <w:r w:rsidR="00895888">
          <w:t xml:space="preserve">abstract </w:t>
        </w:r>
      </w:ins>
      <w:r w:rsidR="00861954">
        <w:t>property blocks</w:t>
      </w:r>
      <w:ins w:id="677" w:author="Eric Boisvert" w:date="2016-01-09T01:16:00Z">
        <w:r w:rsidR="00895888">
          <w:t xml:space="preserve"> (AbstractDescription classes)</w:t>
        </w:r>
      </w:ins>
      <w:r w:rsidR="00861954">
        <w:t>.  Blocks of properties are organized in their own type and associated to the class</w:t>
      </w:r>
    </w:p>
    <w:p w14:paraId="2A48355A" w14:textId="1A619957" w:rsidR="00DA2FDF" w:rsidRDefault="0019576D" w:rsidP="00DA2FDF">
      <w:pPr>
        <w:keepNext/>
      </w:pPr>
      <w:r>
        <w:rPr>
          <w:noProof/>
          <w:lang w:val="en-CA" w:eastAsia="en-CA"/>
        </w:rPr>
        <w:lastRenderedPageBreak/>
        <w:pict w14:anchorId="6E99B92B">
          <v:shape id="Picture 17" o:spid="_x0000_i1030" type="#_x0000_t75" style="width:432.55pt;height:216.55pt;visibility:visible;mso-wrap-style:square">
            <v:imagedata r:id="rId18" o:title=""/>
          </v:shape>
        </w:pict>
      </w:r>
    </w:p>
    <w:p w14:paraId="2F3374EB" w14:textId="451A2136"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78" w:author="Eric Boisvert" w:date="2016-01-19T19:09:00Z">
        <w:r w:rsidR="00302FB5">
          <w:rPr>
            <w:noProof/>
          </w:rPr>
          <w:t>6</w:t>
        </w:r>
      </w:ins>
      <w:del w:id="679" w:author="Eric Boisvert" w:date="2015-10-30T04:23:00Z">
        <w:r w:rsidR="00090DCF" w:rsidDel="007D2867">
          <w:rPr>
            <w:noProof/>
          </w:rPr>
          <w:delText>5</w:delText>
        </w:r>
      </w:del>
      <w:r w:rsidR="00673E83">
        <w:rPr>
          <w:noProof/>
        </w:rPr>
        <w:fldChar w:fldCharType="end"/>
      </w:r>
      <w:r>
        <w:t xml:space="preserve"> : Extension pattern using a property block (</w:t>
      </w:r>
      <w:ins w:id="680" w:author="Eric Boisvert" w:date="2016-01-09T01:17:00Z">
        <w:r w:rsidR="00895888">
          <w:t>Abstract</w:t>
        </w:r>
      </w:ins>
      <w:r>
        <w:t>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2F8534D9" w:rsidR="00DA2FDF" w:rsidRDefault="000077DC" w:rsidP="00DA2FDF">
      <w:pPr>
        <w:rPr>
          <w:ins w:id="681" w:author="Boisvert, Eric" w:date="2015-10-16T08:08:00Z"/>
        </w:rPr>
      </w:pPr>
      <w:ins w:id="682" w:author="Boisvert, Eric" w:date="2015-10-16T08:00:00Z">
        <w:r>
          <w:t xml:space="preserve">GeoSciML Basic contains </w:t>
        </w:r>
      </w:ins>
      <w:ins w:id="683" w:author="Boisvert, Eric" w:date="2015-10-16T08:19:00Z">
        <w:r>
          <w:t>9</w:t>
        </w:r>
      </w:ins>
      <w:ins w:id="684" w:author="Boisvert, Eric" w:date="2015-10-16T08:00:00Z">
        <w:r>
          <w:t xml:space="preserve"> </w:t>
        </w:r>
      </w:ins>
      <w:ins w:id="685" w:author="Boisvert, Eric" w:date="2015-10-16T08:06:00Z">
        <w:r>
          <w:t>stu</w:t>
        </w:r>
      </w:ins>
      <w:ins w:id="686" w:author="Boisvert, Eric" w:date="2015-10-16T08:07:00Z">
        <w:r>
          <w:t>b</w:t>
        </w:r>
      </w:ins>
      <w:ins w:id="687" w:author="Boisvert, Eric" w:date="2015-10-16T08:06:00Z">
        <w:r>
          <w:t xml:space="preserve"> </w:t>
        </w:r>
      </w:ins>
      <w:ins w:id="688" w:author="Boisvert, Eric" w:date="2015-10-16T08:07:00Z">
        <w:r>
          <w:t xml:space="preserve">abstract </w:t>
        </w:r>
      </w:ins>
      <w:ins w:id="689" w:author="Boisvert, Eric" w:date="2015-10-16T08:06:00Z">
        <w:r>
          <w:t>classes</w:t>
        </w:r>
      </w:ins>
      <w:ins w:id="690" w:author="Boisvert, Eric" w:date="2015-10-16T08:19:00Z">
        <w:r>
          <w:t xml:space="preserve"> </w:t>
        </w:r>
      </w:ins>
      <w:del w:id="691" w:author="Eric Boisvert" w:date="2016-01-09T01:17:00Z">
        <w:r w:rsidR="00595C96" w:rsidDel="00895888">
          <w:delText>concretised</w:delText>
        </w:r>
      </w:del>
      <w:ins w:id="692" w:author="Boisvert, Eric" w:date="2015-10-16T08:19:00Z">
        <w:del w:id="693" w:author="Eric Boisvert" w:date="2016-01-09T01:17:00Z">
          <w:r w:rsidDel="00895888">
            <w:delText xml:space="preserve"> </w:delText>
          </w:r>
        </w:del>
      </w:ins>
      <w:ins w:id="694" w:author="Eric Boisvert" w:date="2016-01-09T01:17:00Z">
        <w:r w:rsidR="00895888">
          <w:t xml:space="preserve">materialised </w:t>
        </w:r>
      </w:ins>
      <w:ins w:id="695" w:author="Boisvert, Eric" w:date="2015-10-16T08:19:00Z">
        <w:r>
          <w:t>in GeoSciML extension</w:t>
        </w:r>
      </w:ins>
      <w:ins w:id="696" w:author="Boisvert, Eric" w:date="2015-10-16T08:20:00Z">
        <w:r>
          <w:t xml:space="preserve"> (</w:t>
        </w:r>
        <w:r>
          <w:fldChar w:fldCharType="begin"/>
        </w:r>
        <w:r>
          <w:instrText xml:space="preserve"> REF _Ref432746974 \h </w:instrText>
        </w:r>
      </w:ins>
      <w:r>
        <w:fldChar w:fldCharType="separate"/>
      </w:r>
      <w:ins w:id="697" w:author="Boisvert, Eric" w:date="2015-10-16T08:20:00Z">
        <w:r>
          <w:t xml:space="preserve">Table </w:t>
        </w:r>
        <w:r>
          <w:rPr>
            <w:noProof/>
          </w:rPr>
          <w:t>1</w:t>
        </w:r>
        <w:r>
          <w:fldChar w:fldCharType="end"/>
        </w:r>
        <w:r>
          <w:t>)</w:t>
        </w:r>
      </w:ins>
      <w:ins w:id="698" w:author="Boisvert, Eric" w:date="2015-10-16T08:19:00Z">
        <w:r>
          <w:t>.</w:t>
        </w:r>
      </w:ins>
    </w:p>
    <w:p w14:paraId="434C3884" w14:textId="67996CC2" w:rsidR="000077DC" w:rsidRDefault="000077DC" w:rsidP="004D3EF3">
      <w:pPr>
        <w:pStyle w:val="Caption"/>
        <w:keepNext/>
        <w:rPr>
          <w:ins w:id="699" w:author="Boisvert, Eric" w:date="2015-10-16T08:20:00Z"/>
        </w:rPr>
      </w:pPr>
      <w:bookmarkStart w:id="700" w:name="_Ref432746974"/>
      <w:ins w:id="701" w:author="Boisvert, Eric" w:date="2015-10-16T08:20:00Z">
        <w:r>
          <w:t xml:space="preserve">Table </w:t>
        </w:r>
      </w:ins>
      <w:ins w:id="702" w:author="Eric Boisvert" w:date="2016-01-24T14:33:00Z">
        <w:r w:rsidR="007F17CE">
          <w:fldChar w:fldCharType="begin"/>
        </w:r>
        <w:r w:rsidR="007F17CE">
          <w:instrText xml:space="preserve"> SEQ Table \* ARABIC </w:instrText>
        </w:r>
      </w:ins>
      <w:r w:rsidR="007F17CE">
        <w:fldChar w:fldCharType="separate"/>
      </w:r>
      <w:ins w:id="703" w:author="Eric Boisvert" w:date="2016-01-24T14:33:00Z">
        <w:r w:rsidR="007F17CE">
          <w:rPr>
            <w:noProof/>
          </w:rPr>
          <w:t>1</w:t>
        </w:r>
        <w:r w:rsidR="007F17CE">
          <w:fldChar w:fldCharType="end"/>
        </w:r>
      </w:ins>
      <w:ins w:id="704" w:author="Boisvert, Eric" w:date="2015-10-16T08:20:00Z">
        <w:del w:id="705" w:author="Eric Boisvert" w:date="2016-01-24T14:33:00Z">
          <w:r w:rsidDel="007F17CE">
            <w:fldChar w:fldCharType="begin"/>
          </w:r>
          <w:r w:rsidDel="007F17CE">
            <w:delInstrText xml:space="preserve"> SEQ Table \* ARABIC </w:delInstrText>
          </w:r>
        </w:del>
      </w:ins>
      <w:del w:id="706" w:author="Eric Boisvert" w:date="2016-01-24T14:33:00Z">
        <w:r w:rsidDel="007F17CE">
          <w:fldChar w:fldCharType="separate"/>
        </w:r>
        <w:r w:rsidR="00292781" w:rsidDel="007F17CE">
          <w:rPr>
            <w:noProof/>
          </w:rPr>
          <w:delText>1</w:delText>
        </w:r>
      </w:del>
      <w:ins w:id="707" w:author="Boisvert, Eric" w:date="2015-10-16T08:20:00Z">
        <w:del w:id="708" w:author="Eric Boisvert" w:date="2016-01-24T14:33:00Z">
          <w:r w:rsidDel="007F17CE">
            <w:fldChar w:fldCharType="end"/>
          </w:r>
        </w:del>
        <w:bookmarkEnd w:id="700"/>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709"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710" w:author="Boisvert, Eric" w:date="2015-10-16T08:08:00Z"/>
                <w:rFonts w:ascii="Calibri" w:hAnsi="Calibri"/>
                <w:b/>
                <w:bCs/>
                <w:color w:val="000000"/>
                <w:sz w:val="20"/>
                <w:szCs w:val="20"/>
              </w:rPr>
            </w:pPr>
            <w:ins w:id="711"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712" w:author="Boisvert, Eric" w:date="2015-10-16T08:08:00Z"/>
                <w:rFonts w:ascii="Calibri" w:hAnsi="Calibri"/>
                <w:b/>
                <w:bCs/>
                <w:color w:val="000000"/>
                <w:sz w:val="20"/>
                <w:szCs w:val="20"/>
              </w:rPr>
            </w:pPr>
            <w:ins w:id="713"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714"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715" w:author="Boisvert, Eric" w:date="2015-10-16T08:08:00Z"/>
                <w:rFonts w:ascii="Calibri" w:hAnsi="Calibri"/>
                <w:b/>
                <w:bCs/>
                <w:color w:val="000000"/>
                <w:sz w:val="20"/>
                <w:szCs w:val="20"/>
              </w:rPr>
            </w:pPr>
            <w:ins w:id="716"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717" w:author="Boisvert, Eric" w:date="2015-10-16T08:08:00Z"/>
                <w:rFonts w:ascii="Calibri" w:hAnsi="Calibri"/>
                <w:color w:val="000000"/>
                <w:sz w:val="20"/>
                <w:szCs w:val="20"/>
              </w:rPr>
            </w:pPr>
            <w:ins w:id="718" w:author="Boisvert, Eric" w:date="2015-10-16T08:10:00Z">
              <w:r w:rsidRPr="00D970E9">
                <w:rPr>
                  <w:rFonts w:ascii="Calibri" w:hAnsi="Calibri"/>
                  <w:color w:val="000000"/>
                  <w:sz w:val="20"/>
                  <w:szCs w:val="20"/>
                </w:rPr>
                <w:t>Association class p</w:t>
              </w:r>
            </w:ins>
            <w:ins w:id="719"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20" w:author="Boisvert, Eric" w:date="2015-10-16T08:08:00Z"/>
        </w:trPr>
        <w:tc>
          <w:tcPr>
            <w:tcW w:w="4361" w:type="dxa"/>
            <w:shd w:val="clear" w:color="auto" w:fill="auto"/>
          </w:tcPr>
          <w:p w14:paraId="58414791" w14:textId="3AD58F04" w:rsidR="000077DC" w:rsidRPr="000A793F" w:rsidRDefault="000077DC" w:rsidP="00DA2FDF">
            <w:pPr>
              <w:rPr>
                <w:ins w:id="721" w:author="Boisvert, Eric" w:date="2015-10-16T08:08:00Z"/>
                <w:rFonts w:ascii="Calibri" w:hAnsi="Calibri"/>
                <w:b/>
                <w:bCs/>
                <w:color w:val="000000"/>
                <w:sz w:val="20"/>
                <w:szCs w:val="20"/>
              </w:rPr>
            </w:pPr>
            <w:ins w:id="722"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23" w:author="Boisvert, Eric" w:date="2015-10-16T08:08:00Z"/>
                <w:rFonts w:ascii="Calibri" w:hAnsi="Calibri"/>
                <w:color w:val="000000"/>
                <w:sz w:val="20"/>
                <w:szCs w:val="20"/>
              </w:rPr>
            </w:pPr>
            <w:ins w:id="724" w:author="Boisvert, Eric" w:date="2015-10-16T08:14:00Z">
              <w:r w:rsidRPr="00D970E9">
                <w:rPr>
                  <w:rFonts w:ascii="Calibri" w:hAnsi="Calibri"/>
                  <w:color w:val="000000"/>
                  <w:sz w:val="20"/>
                  <w:szCs w:val="20"/>
                </w:rPr>
                <w:t>Detailed</w:t>
              </w:r>
            </w:ins>
            <w:ins w:id="725" w:author="Boisvert, Eric" w:date="2015-10-16T08:11:00Z">
              <w:r w:rsidRPr="00D970E9">
                <w:rPr>
                  <w:rFonts w:ascii="Calibri" w:hAnsi="Calibri"/>
                  <w:color w:val="000000"/>
                  <w:sz w:val="20"/>
                  <w:szCs w:val="20"/>
                </w:rPr>
                <w:t xml:space="preserve"> earth material description </w:t>
              </w:r>
            </w:ins>
            <w:ins w:id="726" w:author="Boisvert, Eric" w:date="2015-10-16T08:14:00Z">
              <w:r w:rsidRPr="00D970E9">
                <w:rPr>
                  <w:rFonts w:ascii="Calibri" w:hAnsi="Calibri"/>
                  <w:color w:val="000000"/>
                  <w:sz w:val="20"/>
                  <w:szCs w:val="20"/>
                </w:rPr>
                <w:t xml:space="preserve">placeholder </w:t>
              </w:r>
            </w:ins>
            <w:ins w:id="727" w:author="Boisvert, Eric" w:date="2015-10-16T08:11:00Z">
              <w:r w:rsidRPr="00D970E9">
                <w:rPr>
                  <w:rFonts w:ascii="Calibri" w:hAnsi="Calibri"/>
                  <w:color w:val="000000"/>
                  <w:sz w:val="20"/>
                  <w:szCs w:val="20"/>
                </w:rPr>
                <w:t>for GeologicUnit and EarthM</w:t>
              </w:r>
            </w:ins>
            <w:ins w:id="728"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29"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30" w:author="Boisvert, Eric" w:date="2015-10-16T08:08:00Z"/>
                <w:rFonts w:ascii="Calibri" w:hAnsi="Calibri"/>
                <w:b/>
                <w:bCs/>
                <w:color w:val="000000"/>
                <w:sz w:val="20"/>
                <w:szCs w:val="20"/>
              </w:rPr>
            </w:pPr>
            <w:ins w:id="731"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32" w:author="Boisvert, Eric" w:date="2015-10-16T08:08:00Z"/>
                <w:rFonts w:ascii="Calibri" w:hAnsi="Calibri"/>
                <w:color w:val="000000"/>
                <w:sz w:val="20"/>
                <w:szCs w:val="20"/>
              </w:rPr>
            </w:pPr>
            <w:ins w:id="733" w:author="Boisvert, Eric" w:date="2015-10-16T08:14:00Z">
              <w:r w:rsidRPr="00D970E9">
                <w:rPr>
                  <w:rFonts w:ascii="Calibri" w:hAnsi="Calibri"/>
                  <w:color w:val="000000"/>
                  <w:sz w:val="20"/>
                  <w:szCs w:val="20"/>
                </w:rPr>
                <w:t>Detailed</w:t>
              </w:r>
            </w:ins>
            <w:ins w:id="734" w:author="Boisvert, Eric" w:date="2015-10-16T08:12:00Z">
              <w:r w:rsidRPr="00D970E9">
                <w:rPr>
                  <w:rFonts w:ascii="Calibri" w:hAnsi="Calibri"/>
                  <w:color w:val="000000"/>
                  <w:sz w:val="20"/>
                  <w:szCs w:val="20"/>
                </w:rPr>
                <w:t xml:space="preserve"> geologic unit description</w:t>
              </w:r>
            </w:ins>
            <w:ins w:id="735" w:author="Boisvert, Eric" w:date="2015-10-16T08:14:00Z">
              <w:r w:rsidRPr="00D970E9">
                <w:rPr>
                  <w:rFonts w:ascii="Calibri" w:hAnsi="Calibri"/>
                  <w:color w:val="000000"/>
                  <w:sz w:val="20"/>
                  <w:szCs w:val="20"/>
                </w:rPr>
                <w:t xml:space="preserve"> placeholder</w:t>
              </w:r>
            </w:ins>
            <w:ins w:id="736"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37" w:author="Boisvert, Eric" w:date="2015-10-16T08:13:00Z"/>
        </w:trPr>
        <w:tc>
          <w:tcPr>
            <w:tcW w:w="4361" w:type="dxa"/>
            <w:shd w:val="clear" w:color="auto" w:fill="auto"/>
          </w:tcPr>
          <w:p w14:paraId="744760CE" w14:textId="2D65AB9E" w:rsidR="000077DC" w:rsidRPr="00D970E9" w:rsidRDefault="000077DC" w:rsidP="00DA2FDF">
            <w:pPr>
              <w:rPr>
                <w:ins w:id="738" w:author="Boisvert, Eric" w:date="2015-10-16T08:13:00Z"/>
                <w:rFonts w:ascii="Calibri" w:hAnsi="Calibri"/>
                <w:b/>
                <w:bCs/>
                <w:color w:val="000000"/>
                <w:sz w:val="20"/>
                <w:szCs w:val="20"/>
              </w:rPr>
            </w:pPr>
            <w:ins w:id="739"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40" w:author="Boisvert, Eric" w:date="2015-10-16T08:13:00Z"/>
                <w:rFonts w:ascii="Calibri" w:hAnsi="Calibri"/>
                <w:color w:val="000000"/>
                <w:sz w:val="20"/>
                <w:szCs w:val="20"/>
              </w:rPr>
            </w:pPr>
            <w:ins w:id="741" w:author="Boisvert, Eric" w:date="2015-10-16T08:14:00Z">
              <w:r w:rsidRPr="00D970E9">
                <w:rPr>
                  <w:rFonts w:ascii="Calibri" w:hAnsi="Calibri"/>
                  <w:color w:val="000000"/>
                  <w:sz w:val="20"/>
                  <w:szCs w:val="20"/>
                </w:rPr>
                <w:t>Detailed geologic event description placeholder for GeologicEvent</w:t>
              </w:r>
            </w:ins>
            <w:ins w:id="742"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43"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44" w:author="Boisvert, Eric" w:date="2015-10-16T08:13:00Z"/>
                <w:rFonts w:ascii="Calibri" w:hAnsi="Calibri"/>
                <w:b/>
                <w:bCs/>
                <w:color w:val="000000"/>
                <w:sz w:val="20"/>
                <w:szCs w:val="20"/>
              </w:rPr>
            </w:pPr>
            <w:ins w:id="745"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46" w:author="Boisvert, Eric" w:date="2015-10-16T08:13:00Z"/>
                <w:rFonts w:ascii="Calibri" w:hAnsi="Calibri"/>
                <w:color w:val="000000"/>
                <w:sz w:val="20"/>
                <w:szCs w:val="20"/>
              </w:rPr>
            </w:pPr>
            <w:ins w:id="747"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48" w:author="Boisvert, Eric" w:date="2015-10-16T08:13:00Z"/>
        </w:trPr>
        <w:tc>
          <w:tcPr>
            <w:tcW w:w="4361" w:type="dxa"/>
            <w:shd w:val="clear" w:color="auto" w:fill="auto"/>
          </w:tcPr>
          <w:p w14:paraId="2AAB0063" w14:textId="611519DF" w:rsidR="000077DC" w:rsidRPr="00D970E9" w:rsidRDefault="000077DC" w:rsidP="00DA2FDF">
            <w:pPr>
              <w:rPr>
                <w:ins w:id="749" w:author="Boisvert, Eric" w:date="2015-10-16T08:13:00Z"/>
                <w:rFonts w:ascii="Calibri" w:hAnsi="Calibri"/>
                <w:b/>
                <w:bCs/>
                <w:color w:val="000000"/>
                <w:sz w:val="20"/>
                <w:szCs w:val="20"/>
              </w:rPr>
            </w:pPr>
            <w:ins w:id="750"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51" w:author="Boisvert, Eric" w:date="2015-10-16T08:13:00Z"/>
                <w:rFonts w:ascii="Calibri" w:hAnsi="Calibri"/>
                <w:color w:val="000000"/>
                <w:sz w:val="20"/>
                <w:szCs w:val="20"/>
              </w:rPr>
            </w:pPr>
            <w:ins w:id="752" w:author="Boisvert, Eric" w:date="2015-10-16T08:16:00Z">
              <w:r w:rsidRPr="00D970E9">
                <w:rPr>
                  <w:rFonts w:ascii="Calibri" w:hAnsi="Calibri"/>
                  <w:color w:val="000000"/>
                  <w:sz w:val="20"/>
                  <w:szCs w:val="20"/>
                </w:rPr>
                <w:t xml:space="preserve">Detailed foliation description placeholder for </w:t>
              </w:r>
            </w:ins>
            <w:ins w:id="753"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54"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55" w:author="Boisvert, Eric" w:date="2015-10-16T08:16:00Z"/>
                <w:rFonts w:ascii="Calibri" w:hAnsi="Calibri"/>
                <w:b/>
                <w:bCs/>
                <w:color w:val="000000"/>
                <w:sz w:val="20"/>
                <w:szCs w:val="20"/>
              </w:rPr>
            </w:pPr>
            <w:ins w:id="756"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57" w:author="Boisvert, Eric" w:date="2015-10-16T08:16:00Z"/>
                <w:rFonts w:ascii="Calibri" w:hAnsi="Calibri"/>
                <w:color w:val="000000"/>
                <w:sz w:val="20"/>
                <w:szCs w:val="20"/>
              </w:rPr>
            </w:pPr>
            <w:ins w:id="758"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59" w:author="Boisvert, Eric" w:date="2015-10-16T08:16:00Z"/>
        </w:trPr>
        <w:tc>
          <w:tcPr>
            <w:tcW w:w="4361" w:type="dxa"/>
            <w:shd w:val="clear" w:color="auto" w:fill="auto"/>
          </w:tcPr>
          <w:p w14:paraId="31DE7313" w14:textId="534D15EA" w:rsidR="000077DC" w:rsidRPr="00D970E9" w:rsidRDefault="000077DC" w:rsidP="00DA2FDF">
            <w:pPr>
              <w:rPr>
                <w:ins w:id="760" w:author="Boisvert, Eric" w:date="2015-10-16T08:16:00Z"/>
                <w:rFonts w:ascii="Calibri" w:hAnsi="Calibri"/>
                <w:b/>
                <w:bCs/>
                <w:color w:val="000000"/>
                <w:sz w:val="20"/>
                <w:szCs w:val="20"/>
              </w:rPr>
            </w:pPr>
            <w:ins w:id="761"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62" w:author="Boisvert, Eric" w:date="2015-10-16T08:16:00Z"/>
                <w:rFonts w:ascii="Calibri" w:hAnsi="Calibri"/>
                <w:color w:val="000000"/>
                <w:sz w:val="20"/>
                <w:szCs w:val="20"/>
              </w:rPr>
            </w:pPr>
            <w:ins w:id="763"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64"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65" w:author="Boisvert, Eric" w:date="2015-10-16T08:16:00Z"/>
                <w:rFonts w:ascii="Calibri" w:hAnsi="Calibri"/>
                <w:b/>
                <w:bCs/>
                <w:color w:val="000000"/>
                <w:sz w:val="20"/>
                <w:szCs w:val="20"/>
              </w:rPr>
            </w:pPr>
            <w:ins w:id="766" w:author="Boisvert, Eric" w:date="2015-10-16T08:17:00Z">
              <w:r w:rsidRPr="00D970E9">
                <w:rPr>
                  <w:rFonts w:ascii="Calibri" w:hAnsi="Calibri"/>
                  <w:b/>
                  <w:bCs/>
                  <w:color w:val="000000"/>
                  <w:sz w:val="20"/>
                  <w:szCs w:val="20"/>
                </w:rPr>
                <w:t>Geomorphologic</w:t>
              </w:r>
            </w:ins>
            <w:ins w:id="767"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68" w:author="Boisvert, Eric" w:date="2015-10-16T08:16:00Z"/>
                <w:rFonts w:ascii="Calibri" w:hAnsi="Calibri"/>
                <w:color w:val="000000"/>
                <w:sz w:val="20"/>
                <w:szCs w:val="20"/>
              </w:rPr>
            </w:pPr>
            <w:ins w:id="769"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Default="00390DF7" w:rsidP="00DA2FDF">
      <w:pPr>
        <w:rPr>
          <w:ins w:id="770" w:author="Eric Boisvert" w:date="2016-01-09T14:36:00Z"/>
        </w:rPr>
      </w:pPr>
      <w:r>
        <w:t>Since those classes are abstract in GeoSciML Basic, data providers need to implement GeoSciML Extension, or any third party extension to get concrete classes.</w:t>
      </w:r>
    </w:p>
    <w:p w14:paraId="324F2CB1" w14:textId="00C3E93B" w:rsidR="00F05019" w:rsidRDefault="00F05019" w:rsidP="00F05019">
      <w:pPr>
        <w:rPr>
          <w:ins w:id="771" w:author="Eric Boisvert" w:date="2016-01-09T14:36:00Z"/>
        </w:rPr>
      </w:pPr>
      <w:ins w:id="772" w:author="Eric Boisvert" w:date="2016-01-09T14:36:00Z">
        <w:r>
          <w:t xml:space="preserve">The GeoSciML SWG is aware that this pattern </w:t>
        </w:r>
      </w:ins>
      <w:ins w:id="773" w:author="Eric Boisvert" w:date="2016-01-09T14:37:00Z">
        <w:r>
          <w:t>contrevene</w:t>
        </w:r>
      </w:ins>
      <w:ins w:id="774" w:author="Eric Boisvert" w:date="2016-01-09T14:36:00Z">
        <w:r>
          <w:t xml:space="preserve"> </w:t>
        </w:r>
      </w:ins>
      <w:ins w:id="775" w:author="Eric Boisvert" w:date="2016-01-09T14:37:00Z">
        <w:r>
          <w:t>a basic rule of ISO 19109 (</w:t>
        </w:r>
      </w:ins>
      <w:ins w:id="776" w:author="Eric Boisvert" w:date="2016-01-09T14:38:00Z">
        <w:r>
          <w:t>/req/uml/structure</w:t>
        </w:r>
      </w:ins>
      <w:ins w:id="777" w:author="Eric Boisvert" w:date="2016-01-09T14:37:00Z">
        <w:r>
          <w:t>)</w:t>
        </w:r>
      </w:ins>
      <w:ins w:id="778" w:author="Eric Boisvert" w:date="2016-01-09T14:38:00Z">
        <w:r>
          <w:t xml:space="preserve"> that states “</w:t>
        </w:r>
        <w:r w:rsidRPr="00F05019">
          <w:rPr>
            <w:i/>
            <w:rPrChange w:id="779" w:author="Eric Boisvert" w:date="2016-01-09T14:38:00Z">
              <w:rPr/>
            </w:rPrChange>
          </w:rPr>
          <w:t>All CLASSES used within an application schema for data transfer shall be instantiable, or if abstract, shall have non-abstract specializations.</w:t>
        </w:r>
        <w:r>
          <w:t>”</w:t>
        </w:r>
      </w:ins>
      <w:ins w:id="780" w:author="Eric Boisvert" w:date="2016-01-09T14:39:00Z">
        <w:r w:rsidR="000466A0">
          <w:t xml:space="preserve"> (</w:t>
        </w:r>
        <w:commentRangeStart w:id="781"/>
        <w:proofErr w:type="gramStart"/>
        <w:r w:rsidR="000466A0">
          <w:t>clause</w:t>
        </w:r>
        <w:proofErr w:type="gramEnd"/>
        <w:r w:rsidR="000466A0">
          <w:t xml:space="preserve"> 8.2.6 of ISO 19109</w:t>
        </w:r>
      </w:ins>
      <w:ins w:id="782" w:author="Eric Boisvert" w:date="2016-01-09T14:40:00Z">
        <w:r w:rsidR="000466A0">
          <w:t>:2015</w:t>
        </w:r>
        <w:commentRangeEnd w:id="781"/>
        <w:r w:rsidR="000466A0">
          <w:rPr>
            <w:rStyle w:val="CommentReference"/>
          </w:rPr>
          <w:commentReference w:id="781"/>
        </w:r>
        <w:r w:rsidR="000466A0">
          <w:t>)</w:t>
        </w:r>
      </w:ins>
    </w:p>
    <w:p w14:paraId="166DC55F" w14:textId="38605A4A" w:rsidR="00F05019" w:rsidRPr="00DA2FDF" w:rsidRDefault="000466A0" w:rsidP="00DA2FDF">
      <w:ins w:id="783" w:author="Eric Boisvert" w:date="2016-01-09T14:42:00Z">
        <w:r>
          <w:t>Because of the restriction</w:t>
        </w:r>
      </w:ins>
      <w:ins w:id="784" w:author="Eric Boisvert" w:date="2016-01-09T14:43:00Z">
        <w:r>
          <w:t>s</w:t>
        </w:r>
      </w:ins>
      <w:ins w:id="785" w:author="Eric Boisvert" w:date="2016-01-09T14:42:00Z">
        <w:r>
          <w:t xml:space="preserve"> of UML and XSD,</w:t>
        </w:r>
      </w:ins>
      <w:ins w:id="786" w:author="Eric Boisvert" w:date="2016-01-09T14:43:00Z">
        <w:r>
          <w:t xml:space="preserve"> it is felt that this pattern is the only usable extension pattern available.  It should be noted that this pattern </w:t>
        </w:r>
        <w:commentRangeStart w:id="787"/>
        <w:r>
          <w:t>is used by other communities.</w:t>
        </w:r>
      </w:ins>
      <w:ins w:id="788" w:author="Eric Boisvert" w:date="2016-01-09T14:42:00Z">
        <w:r>
          <w:t xml:space="preserve"> </w:t>
        </w:r>
      </w:ins>
      <w:commentRangeEnd w:id="787"/>
      <w:ins w:id="789" w:author="Eric Boisvert" w:date="2016-01-09T14:44:00Z">
        <w:r>
          <w:rPr>
            <w:rStyle w:val="CommentReference"/>
          </w:rPr>
          <w:commentReference w:id="787"/>
        </w:r>
      </w:ins>
    </w:p>
    <w:p w14:paraId="79B93D23" w14:textId="77777777" w:rsidR="009459BF" w:rsidRPr="009459BF" w:rsidRDefault="009A7B37" w:rsidP="009459BF">
      <w:pPr>
        <w:pStyle w:val="Heading1"/>
        <w:rPr>
          <w:lang w:val="en-CA"/>
        </w:rPr>
      </w:pPr>
      <w:bookmarkStart w:id="790" w:name="_Toc439943434"/>
      <w:r w:rsidRPr="00D12552">
        <w:rPr>
          <w:lang w:val="en-CA"/>
        </w:rPr>
        <w:t>Conventions</w:t>
      </w:r>
      <w:bookmarkEnd w:id="790"/>
    </w:p>
    <w:p w14:paraId="526B5110" w14:textId="77777777" w:rsidR="00695378" w:rsidRPr="00D12552" w:rsidRDefault="00695378" w:rsidP="00695378">
      <w:pPr>
        <w:pStyle w:val="Heading2"/>
        <w:rPr>
          <w:lang w:val="en-CA"/>
        </w:rPr>
      </w:pPr>
      <w:bookmarkStart w:id="791" w:name="_Ref439663710"/>
      <w:bookmarkStart w:id="792" w:name="_Toc439943435"/>
      <w:r w:rsidRPr="00D12552">
        <w:rPr>
          <w:lang w:val="en-CA"/>
        </w:rPr>
        <w:t>Requirement classe</w:t>
      </w:r>
      <w:bookmarkEnd w:id="791"/>
      <w:bookmarkEnd w:id="792"/>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93" w:name="_Toc377112004"/>
      <w:bookmarkStart w:id="794" w:name="_Toc428885193"/>
      <w:bookmarkStart w:id="795" w:name="_Ref439663763"/>
      <w:bookmarkStart w:id="796" w:name="_Toc439943436"/>
      <w:r w:rsidRPr="00D12552">
        <w:rPr>
          <w:lang w:val="en-CA"/>
        </w:rPr>
        <w:t>Requirement</w:t>
      </w:r>
      <w:bookmarkEnd w:id="793"/>
      <w:bookmarkEnd w:id="794"/>
      <w:bookmarkEnd w:id="795"/>
      <w:bookmarkEnd w:id="796"/>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97" w:name="_Toc356480502"/>
      <w:bookmarkStart w:id="798" w:name="_Toc377112005"/>
      <w:bookmarkStart w:id="799" w:name="_Toc428885194"/>
      <w:bookmarkStart w:id="800" w:name="_Toc439943437"/>
      <w:bookmarkStart w:id="801" w:name="_Toc356480505"/>
      <w:r w:rsidRPr="00D12552">
        <w:rPr>
          <w:lang w:val="en-CA"/>
        </w:rPr>
        <w:t>Conformance class</w:t>
      </w:r>
      <w:bookmarkEnd w:id="797"/>
      <w:bookmarkEnd w:id="798"/>
      <w:bookmarkEnd w:id="799"/>
      <w:bookmarkEnd w:id="800"/>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802"/>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802"/>
      <w:r w:rsidR="00A17543" w:rsidRPr="00D12552">
        <w:rPr>
          <w:rStyle w:val="CommentReference"/>
          <w:lang w:val="en-CA"/>
        </w:rPr>
        <w:commentReference w:id="802"/>
      </w:r>
    </w:p>
    <w:p w14:paraId="7652C4D3" w14:textId="77777777" w:rsidR="00695378" w:rsidRPr="00D12552" w:rsidRDefault="00695378" w:rsidP="00695378">
      <w:pPr>
        <w:pStyle w:val="Heading2"/>
        <w:rPr>
          <w:lang w:val="en-CA"/>
        </w:rPr>
      </w:pPr>
      <w:bookmarkStart w:id="803" w:name="_Toc377112006"/>
      <w:bookmarkStart w:id="804" w:name="_Toc428885195"/>
      <w:bookmarkStart w:id="805" w:name="_Toc439943438"/>
      <w:r w:rsidRPr="00D12552">
        <w:rPr>
          <w:lang w:val="en-CA"/>
        </w:rPr>
        <w:t>Identifiers</w:t>
      </w:r>
      <w:bookmarkEnd w:id="801"/>
      <w:bookmarkEnd w:id="803"/>
      <w:bookmarkEnd w:id="804"/>
      <w:bookmarkEnd w:id="805"/>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3A9237B1" w:rsidR="00695378" w:rsidRDefault="009F09E7">
      <w:pPr>
        <w:pStyle w:val="Heading2"/>
        <w:rPr>
          <w:ins w:id="806" w:author="Eric Boisvert" w:date="2016-01-23T11:38:00Z"/>
          <w:lang w:val="en-CA"/>
        </w:rPr>
        <w:pPrChange w:id="807" w:author="Eric Boisvert" w:date="2016-01-23T11:38:00Z">
          <w:pPr/>
        </w:pPrChange>
      </w:pPr>
      <w:ins w:id="808" w:author="Eric Boisvert" w:date="2016-01-24T11:23:00Z">
        <w:r>
          <w:rPr>
            <w:lang w:val="en-CA"/>
          </w:rPr>
          <w:t>Classifiers</w:t>
        </w:r>
      </w:ins>
    </w:p>
    <w:p w14:paraId="31BFEA3F" w14:textId="77777777" w:rsidR="005F3FAD" w:rsidRDefault="005F3FAD" w:rsidP="00695378">
      <w:pPr>
        <w:rPr>
          <w:ins w:id="809" w:author="Eric Boisvert" w:date="2016-01-23T11:38:00Z"/>
          <w:lang w:val="en-CA"/>
        </w:rPr>
      </w:pPr>
    </w:p>
    <w:p w14:paraId="285DCE72" w14:textId="46C39FE0" w:rsidR="00004359" w:rsidRDefault="005F3FAD" w:rsidP="00695378">
      <w:pPr>
        <w:rPr>
          <w:ins w:id="810" w:author="Eric Boisvert" w:date="2016-01-23T11:47:00Z"/>
          <w:lang w:val="en-CA"/>
        </w:rPr>
      </w:pPr>
      <w:ins w:id="811" w:author="Eric Boisvert" w:date="2016-01-23T11:38:00Z">
        <w:r>
          <w:rPr>
            <w:lang w:val="en-CA"/>
          </w:rPr>
          <w:t xml:space="preserve">In the text, </w:t>
        </w:r>
      </w:ins>
      <w:ins w:id="812" w:author="Eric Boisvert" w:date="2016-01-23T11:46:00Z">
        <w:r>
          <w:rPr>
            <w:lang w:val="en-CA"/>
          </w:rPr>
          <w:t>classifiers</w:t>
        </w:r>
      </w:ins>
      <w:ins w:id="813" w:author="Eric Boisvert" w:date="2016-01-23T11:38:00Z">
        <w:r>
          <w:rPr>
            <w:lang w:val="en-CA"/>
          </w:rPr>
          <w:t xml:space="preserve"> of the logical model or XSD often need to be refe</w:t>
        </w:r>
      </w:ins>
      <w:ins w:id="814" w:author="Eric Boisvert" w:date="2016-01-23T11:39:00Z">
        <w:r w:rsidR="00004359">
          <w:rPr>
            <w:lang w:val="en-CA"/>
          </w:rPr>
          <w:t>rred</w:t>
        </w:r>
        <w:r>
          <w:rPr>
            <w:lang w:val="en-CA"/>
          </w:rPr>
          <w:t xml:space="preserve">.  Classes and packages are simply referred using their name formed </w:t>
        </w:r>
      </w:ins>
      <w:ins w:id="815" w:author="Eric Boisvert" w:date="2016-01-24T11:25:00Z">
        <w:r w:rsidR="009F09E7">
          <w:rPr>
            <w:lang w:val="en-CA"/>
          </w:rPr>
          <w:t>using</w:t>
        </w:r>
      </w:ins>
      <w:ins w:id="816" w:author="Eric Boisvert" w:date="2016-01-23T11:39:00Z">
        <w:r>
          <w:rPr>
            <w:lang w:val="en-CA"/>
          </w:rPr>
          <w:t xml:space="preserve"> </w:t>
        </w:r>
      </w:ins>
      <w:ins w:id="817"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818" w:author="Eric Boisvert" w:date="2016-01-23T11:55:00Z"/>
          <w:lang w:val="en-CA"/>
        </w:rPr>
      </w:pPr>
      <w:ins w:id="819" w:author="Eric Boisvert" w:date="2016-01-23T11:48:00Z">
        <w:r>
          <w:rPr>
            <w:lang w:val="en-CA"/>
          </w:rPr>
          <w:t>OCL syntax will be used to identify logical model classifier from the UML model ()</w:t>
        </w:r>
      </w:ins>
    </w:p>
    <w:p w14:paraId="61B412C3" w14:textId="59F936CA" w:rsidR="00004359" w:rsidRDefault="00906350" w:rsidP="00695378">
      <w:pPr>
        <w:rPr>
          <w:ins w:id="820" w:author="Eric Boisvert" w:date="2016-01-23T12:04:00Z"/>
          <w:lang w:val="en-CA"/>
        </w:rPr>
      </w:pPr>
      <w:proofErr w:type="gramStart"/>
      <w:ins w:id="821" w:author="Eric Boisvert" w:date="2016-01-23T12:12:00Z">
        <w:r>
          <w:rPr>
            <w:lang w:val="en-CA"/>
          </w:rPr>
          <w:lastRenderedPageBreak/>
          <w:t>Package:</w:t>
        </w:r>
        <w:proofErr w:type="gramEnd"/>
        <w:r>
          <w:rPr>
            <w:lang w:val="en-CA"/>
          </w:rPr>
          <w:t>:{</w:t>
        </w:r>
      </w:ins>
      <w:ins w:id="822" w:author="Eric Boisvert" w:date="2016-01-23T12:13:00Z">
        <w:r>
          <w:rPr>
            <w:lang w:val="en-CA"/>
          </w:rPr>
          <w:t>…}</w:t>
        </w:r>
      </w:ins>
      <w:ins w:id="823" w:author="Eric Boisvert" w:date="2016-01-23T11:55:00Z">
        <w:r w:rsidR="00004359">
          <w:rPr>
            <w:lang w:val="en-CA"/>
          </w:rPr>
          <w:t>Package::Classifier</w:t>
        </w:r>
      </w:ins>
      <w:ins w:id="824" w:author="Eric Boisvert" w:date="2016-01-23T12:12:00Z">
        <w:r>
          <w:rPr>
            <w:lang w:val="en-CA"/>
          </w:rPr>
          <w:t>::Property:Type</w:t>
        </w:r>
      </w:ins>
      <w:ins w:id="825" w:author="Eric Boisvert" w:date="2016-01-23T11:55:00Z">
        <w:r w:rsidR="00004359">
          <w:rPr>
            <w:lang w:val="en-CA"/>
          </w:rPr>
          <w:t xml:space="preserve"> </w:t>
        </w:r>
      </w:ins>
    </w:p>
    <w:p w14:paraId="5717F95D" w14:textId="00E3151B" w:rsidR="00906350" w:rsidRDefault="00906350" w:rsidP="00695378">
      <w:pPr>
        <w:rPr>
          <w:ins w:id="826" w:author="Eric Boisvert" w:date="2016-01-23T12:23:00Z"/>
          <w:lang w:val="en-CA"/>
        </w:rPr>
      </w:pPr>
      <w:ins w:id="827" w:author="Eric Boisvert" w:date="2016-01-23T12:16:00Z">
        <w:r>
          <w:rPr>
            <w:lang w:val="en-CA"/>
          </w:rPr>
          <w:t>Package names are not formal</w:t>
        </w:r>
      </w:ins>
      <w:ins w:id="828" w:author="Eric Boisvert" w:date="2016-01-23T12:23:00Z">
        <w:r w:rsidR="00B40027">
          <w:rPr>
            <w:lang w:val="en-CA"/>
          </w:rPr>
          <w:t xml:space="preserve"> </w:t>
        </w:r>
      </w:ins>
      <w:ins w:id="829" w:author="Eric Boisvert" w:date="2016-01-24T12:38:00Z">
        <w:r w:rsidR="00D87A01">
          <w:rPr>
            <w:lang w:val="en-CA"/>
          </w:rPr>
          <w:t xml:space="preserve">in UML </w:t>
        </w:r>
      </w:ins>
      <w:ins w:id="830" w:author="Eric Boisvert" w:date="2016-01-23T12:23:00Z">
        <w:r w:rsidR="00B40027">
          <w:rPr>
            <w:lang w:val="en-CA"/>
          </w:rPr>
          <w:t>and can change from one implementation to another.  The reference model used by GeoSciML, and most OGC SWGs</w:t>
        </w:r>
      </w:ins>
      <w:ins w:id="831" w:author="Eric Boisvert" w:date="2016-01-23T12:46:00Z">
        <w:r w:rsidR="007D01E7">
          <w:rPr>
            <w:lang w:val="en-CA"/>
          </w:rPr>
          <w:t xml:space="preserve">, </w:t>
        </w:r>
      </w:ins>
      <w:ins w:id="832" w:author="Eric Boisvert" w:date="2016-01-23T12:23:00Z">
        <w:r w:rsidR="00B40027">
          <w:rPr>
            <w:lang w:val="en-CA"/>
          </w:rPr>
          <w:t>is HollowWorld.  A complete path a SF_Sampling</w:t>
        </w:r>
      </w:ins>
      <w:ins w:id="833" w:author="Eric Boisvert" w:date="2016-01-23T12:26:00Z">
        <w:r w:rsidR="00B40027">
          <w:rPr>
            <w:lang w:val="en-CA"/>
          </w:rPr>
          <w:t>Point</w:t>
        </w:r>
      </w:ins>
      <w:ins w:id="834" w:author="Eric Boisvert" w:date="2016-01-23T12:23:00Z">
        <w:r w:rsidR="00D87A01">
          <w:rPr>
            <w:lang w:val="en-CA"/>
          </w:rPr>
          <w:t xml:space="preserve"> in HollowWorld (from</w:t>
        </w:r>
        <w:r w:rsidR="00B40027">
          <w:rPr>
            <w:lang w:val="en-CA"/>
          </w:rPr>
          <w:t xml:space="preserve"> </w:t>
        </w:r>
      </w:ins>
      <w:ins w:id="835" w:author="Eric Boisvert" w:date="2016-01-24T12:38:00Z">
        <w:r w:rsidR="00D87A01">
          <w:rPr>
            <w:lang w:val="en-CA"/>
          </w:rPr>
          <w:t>HollowWorld root</w:t>
        </w:r>
      </w:ins>
      <w:ins w:id="836" w:author="Eric Boisvert" w:date="2016-01-23T12:23:00Z">
        <w:r w:rsidR="00B40027">
          <w:rPr>
            <w:lang w:val="en-CA"/>
          </w:rPr>
          <w:t xml:space="preserve">) </w:t>
        </w:r>
      </w:ins>
      <w:ins w:id="837" w:author="Eric Boisvert" w:date="2016-01-24T12:39:00Z">
        <w:r w:rsidR="00D87A01">
          <w:rPr>
            <w:lang w:val="en-CA"/>
          </w:rPr>
          <w:t>is</w:t>
        </w:r>
      </w:ins>
    </w:p>
    <w:p w14:paraId="6FC32B19" w14:textId="5013EFE1" w:rsidR="00B40027" w:rsidRPr="0058466D" w:rsidRDefault="00B40027" w:rsidP="00695378">
      <w:pPr>
        <w:rPr>
          <w:ins w:id="838" w:author="Eric Boisvert" w:date="2016-01-23T12:28:00Z"/>
          <w:rFonts w:ascii="Courier New" w:hAnsi="Courier New" w:cs="Courier New"/>
          <w:sz w:val="20"/>
          <w:szCs w:val="20"/>
          <w:lang w:val="en-CA"/>
          <w:rPrChange w:id="839" w:author="Eric Boisvert" w:date="2016-01-23T12:29:00Z">
            <w:rPr>
              <w:ins w:id="840" w:author="Eric Boisvert" w:date="2016-01-23T12:28:00Z"/>
              <w:lang w:val="en-CA"/>
            </w:rPr>
          </w:rPrChange>
        </w:rPr>
      </w:pPr>
      <w:ins w:id="841" w:author="Eric Boisvert" w:date="2016-01-23T12:25:00Z">
        <w:r w:rsidRPr="0058466D">
          <w:rPr>
            <w:rFonts w:ascii="Courier New" w:hAnsi="Courier New" w:cs="Courier New"/>
            <w:sz w:val="20"/>
            <w:szCs w:val="20"/>
            <w:lang w:val="en-CA"/>
            <w:rPrChange w:id="842" w:author="Eric Boisvert" w:date="2016-01-23T12:29:00Z">
              <w:rPr>
                <w:lang w:val="en-CA"/>
              </w:rPr>
            </w:rPrChange>
          </w:rPr>
          <w:t>ISO TC211</w:t>
        </w:r>
      </w:ins>
      <w:ins w:id="843" w:author="Eric Boisvert" w:date="2016-01-23T12:26:00Z">
        <w:r w:rsidRPr="0058466D">
          <w:rPr>
            <w:rFonts w:ascii="Courier New" w:hAnsi="Courier New" w:cs="Courier New"/>
            <w:sz w:val="20"/>
            <w:szCs w:val="20"/>
            <w:lang w:val="en-CA"/>
            <w:rPrChange w:id="844" w:author="Eric Boisvert" w:date="2016-01-23T12:29:00Z">
              <w:rPr>
                <w:lang w:val="en-CA"/>
              </w:rPr>
            </w:rPrChange>
          </w:rPr>
          <w:t>::</w:t>
        </w:r>
      </w:ins>
      <w:ins w:id="845" w:author="Eric Boisvert" w:date="2016-01-23T12:25:00Z">
        <w:r w:rsidRPr="0058466D">
          <w:rPr>
            <w:rFonts w:ascii="Courier New" w:hAnsi="Courier New" w:cs="Courier New"/>
            <w:sz w:val="20"/>
            <w:szCs w:val="20"/>
            <w:lang w:val="en-CA"/>
            <w:rPrChange w:id="846" w:author="Eric Boisvert" w:date="2016-01-23T12:29:00Z">
              <w:rPr>
                <w:lang w:val="en-CA"/>
              </w:rPr>
            </w:rPrChange>
          </w:rPr>
          <w:t>ISO 19156 All</w:t>
        </w:r>
      </w:ins>
      <w:ins w:id="847" w:author="Eric Boisvert" w:date="2016-01-23T12:26:00Z">
        <w:r w:rsidRPr="0058466D">
          <w:rPr>
            <w:rFonts w:ascii="Courier New" w:hAnsi="Courier New" w:cs="Courier New"/>
            <w:sz w:val="20"/>
            <w:szCs w:val="20"/>
            <w:lang w:val="en-CA"/>
            <w:rPrChange w:id="848" w:author="Eric Boisvert" w:date="2016-01-23T12:29:00Z">
              <w:rPr>
                <w:lang w:val="en-CA"/>
              </w:rPr>
            </w:rPrChange>
          </w:rPr>
          <w:t>::</w:t>
        </w:r>
      </w:ins>
      <w:ins w:id="849" w:author="Eric Boisvert" w:date="2016-01-23T12:25:00Z">
        <w:r w:rsidRPr="0058466D">
          <w:rPr>
            <w:rFonts w:ascii="Courier New" w:hAnsi="Courier New" w:cs="Courier New"/>
            <w:sz w:val="20"/>
            <w:szCs w:val="20"/>
            <w:lang w:val="en-CA"/>
            <w:rPrChange w:id="850" w:author="Eric Boisvert" w:date="2016-01-23T12:29:00Z">
              <w:rPr>
                <w:lang w:val="en-CA"/>
              </w:rPr>
            </w:rPrChange>
          </w:rPr>
          <w:t>ISO 19156:2011 Observations and Measurements</w:t>
        </w:r>
      </w:ins>
      <w:ins w:id="851" w:author="Eric Boisvert" w:date="2016-01-23T12:26:00Z">
        <w:r w:rsidRPr="0058466D">
          <w:rPr>
            <w:rFonts w:ascii="Courier New" w:hAnsi="Courier New" w:cs="Courier New"/>
            <w:sz w:val="20"/>
            <w:szCs w:val="20"/>
            <w:lang w:val="en-CA"/>
            <w:rPrChange w:id="852" w:author="Eric Boisvert" w:date="2016-01-23T12:29:00Z">
              <w:rPr>
                <w:lang w:val="en-CA"/>
              </w:rPr>
            </w:rPrChange>
          </w:rPr>
          <w:t>::</w:t>
        </w:r>
      </w:ins>
      <w:ins w:id="853" w:author="Eric Boisvert" w:date="2016-01-23T12:25:00Z">
        <w:r w:rsidRPr="0058466D">
          <w:rPr>
            <w:rFonts w:ascii="Courier New" w:hAnsi="Courier New" w:cs="Courier New"/>
            <w:sz w:val="20"/>
            <w:szCs w:val="20"/>
            <w:lang w:val="en-CA"/>
            <w:rPrChange w:id="854" w:author="Eric Boisvert" w:date="2016-01-23T12:29:00Z">
              <w:rPr>
                <w:lang w:val="en-CA"/>
              </w:rPr>
            </w:rPrChange>
          </w:rPr>
          <w:t>Sampling Features</w:t>
        </w:r>
      </w:ins>
      <w:ins w:id="855" w:author="Eric Boisvert" w:date="2016-01-23T12:26:00Z">
        <w:r w:rsidRPr="0058466D">
          <w:rPr>
            <w:rFonts w:ascii="Courier New" w:hAnsi="Courier New" w:cs="Courier New"/>
            <w:sz w:val="20"/>
            <w:szCs w:val="20"/>
            <w:lang w:val="en-CA"/>
            <w:rPrChange w:id="856" w:author="Eric Boisvert" w:date="2016-01-23T12:29:00Z">
              <w:rPr>
                <w:lang w:val="en-CA"/>
              </w:rPr>
            </w:rPrChange>
          </w:rPr>
          <w:t>:</w:t>
        </w:r>
        <w:proofErr w:type="gramStart"/>
        <w:r w:rsidRPr="0058466D">
          <w:rPr>
            <w:rFonts w:ascii="Courier New" w:hAnsi="Courier New" w:cs="Courier New"/>
            <w:sz w:val="20"/>
            <w:szCs w:val="20"/>
            <w:lang w:val="en-CA"/>
            <w:rPrChange w:id="857" w:author="Eric Boisvert" w:date="2016-01-23T12:29:00Z">
              <w:rPr>
                <w:lang w:val="en-CA"/>
              </w:rPr>
            </w:rPrChange>
          </w:rPr>
          <w:t>:</w:t>
        </w:r>
      </w:ins>
      <w:ins w:id="858" w:author="Eric Boisvert" w:date="2016-01-23T12:25:00Z">
        <w:r w:rsidRPr="0058466D">
          <w:rPr>
            <w:rFonts w:ascii="Courier New" w:hAnsi="Courier New" w:cs="Courier New"/>
            <w:sz w:val="20"/>
            <w:szCs w:val="20"/>
            <w:lang w:val="en-CA"/>
            <w:rPrChange w:id="859" w:author="Eric Boisvert" w:date="2016-01-23T12:29:00Z">
              <w:rPr>
                <w:lang w:val="en-CA"/>
              </w:rPr>
            </w:rPrChange>
          </w:rPr>
          <w:t>samplingPoint</w:t>
        </w:r>
      </w:ins>
      <w:proofErr w:type="gramEnd"/>
      <w:ins w:id="860" w:author="Eric Boisvert" w:date="2016-01-23T12:26:00Z">
        <w:r w:rsidRPr="0058466D">
          <w:rPr>
            <w:rFonts w:ascii="Courier New" w:hAnsi="Courier New" w:cs="Courier New"/>
            <w:sz w:val="20"/>
            <w:szCs w:val="20"/>
            <w:lang w:val="en-CA"/>
            <w:rPrChange w:id="861" w:author="Eric Boisvert" w:date="2016-01-23T12:29:00Z">
              <w:rPr>
                <w:lang w:val="en-CA"/>
              </w:rPr>
            </w:rPrChange>
          </w:rPr>
          <w:t>::</w:t>
        </w:r>
      </w:ins>
      <w:ins w:id="862" w:author="Eric Boisvert" w:date="2016-01-23T12:25:00Z">
        <w:r w:rsidRPr="0058466D">
          <w:rPr>
            <w:rFonts w:ascii="Courier New" w:hAnsi="Courier New" w:cs="Courier New"/>
            <w:sz w:val="20"/>
            <w:szCs w:val="20"/>
            <w:lang w:val="en-CA"/>
            <w:rPrChange w:id="863" w:author="Eric Boisvert" w:date="2016-01-23T12:29:00Z">
              <w:rPr>
                <w:lang w:val="en-CA"/>
              </w:rPr>
            </w:rPrChange>
          </w:rPr>
          <w:t>SF_SamplingPoint</w:t>
        </w:r>
      </w:ins>
    </w:p>
    <w:p w14:paraId="085DB1BD" w14:textId="0D785B9B" w:rsidR="00D87A01" w:rsidRDefault="0058466D" w:rsidP="00695378">
      <w:pPr>
        <w:rPr>
          <w:ins w:id="864" w:author="Eric Boisvert" w:date="2016-01-23T11:47:00Z"/>
          <w:lang w:val="en-CA"/>
        </w:rPr>
      </w:pPr>
      <w:ins w:id="865" w:author="Eric Boisvert" w:date="2016-01-23T12:28:00Z">
        <w:r>
          <w:rPr>
            <w:lang w:val="en-CA"/>
          </w:rPr>
          <w:t>For sake of read</w:t>
        </w:r>
      </w:ins>
      <w:ins w:id="866" w:author="Eric Boisvert" w:date="2016-01-23T12:29:00Z">
        <w:r>
          <w:rPr>
            <w:lang w:val="en-CA"/>
          </w:rPr>
          <w:t>a</w:t>
        </w:r>
      </w:ins>
      <w:ins w:id="867" w:author="Eric Boisvert" w:date="2016-01-23T12:42:00Z">
        <w:r w:rsidR="007D01E7">
          <w:rPr>
            <w:lang w:val="en-CA"/>
          </w:rPr>
          <w:t>bi</w:t>
        </w:r>
      </w:ins>
      <w:ins w:id="868" w:author="Eric Boisvert" w:date="2016-01-23T12:28:00Z">
        <w:r>
          <w:rPr>
            <w:lang w:val="en-CA"/>
          </w:rPr>
          <w:t xml:space="preserve">lity, this </w:t>
        </w:r>
      </w:ins>
      <w:ins w:id="869" w:author="Eric Boisvert" w:date="2016-01-23T12:30:00Z">
        <w:r>
          <w:rPr>
            <w:lang w:val="en-CA"/>
          </w:rPr>
          <w:t>document</w:t>
        </w:r>
      </w:ins>
      <w:ins w:id="870" w:author="Eric Boisvert" w:date="2016-01-23T12:28:00Z">
        <w:r>
          <w:rPr>
            <w:lang w:val="en-CA"/>
          </w:rPr>
          <w:t xml:space="preserve"> will use shortcuts</w:t>
        </w:r>
      </w:ins>
      <w:ins w:id="871" w:author="Eric Boisvert" w:date="2016-01-23T12:29:00Z">
        <w:r>
          <w:rPr>
            <w:lang w:val="en-CA"/>
          </w:rPr>
          <w:t xml:space="preserve"> to identify packages.</w:t>
        </w:r>
      </w:ins>
      <w:ins w:id="872" w:author="Eric Boisvert" w:date="2016-01-23T12:30:00Z">
        <w:r w:rsidR="007D01E7">
          <w:rPr>
            <w:lang w:val="en-CA"/>
          </w:rPr>
          <w:t xml:space="preserve">  For example </w:t>
        </w:r>
      </w:ins>
      <w:ins w:id="873" w:author="Eric Boisvert" w:date="2016-01-23T12:42:00Z">
        <w:r w:rsidR="007D01E7">
          <w:rPr>
            <w:lang w:val="en-CA"/>
          </w:rPr>
          <w:t>OM</w:t>
        </w:r>
      </w:ins>
      <w:ins w:id="874" w:author="Eric Boisvert" w:date="2016-01-23T12:30:00Z">
        <w:r w:rsidR="007D01E7">
          <w:rPr>
            <w:lang w:val="en-CA"/>
          </w:rPr>
          <w:t>::SF_SamplingPoint</w:t>
        </w:r>
      </w:ins>
      <w:ins w:id="875" w:author="Eric Boisvert" w:date="2016-01-24T12:40:00Z">
        <w:r w:rsidR="00D87A01">
          <w:rPr>
            <w:lang w:val="en-CA"/>
          </w:rPr>
          <w:t xml:space="preserve">, </w:t>
        </w:r>
      </w:ins>
      <w:ins w:id="876" w:author="Eric Boisvert" w:date="2016-01-23T12:30:00Z">
        <w:r w:rsidR="007D01E7">
          <w:rPr>
            <w:lang w:val="en-CA"/>
          </w:rPr>
          <w:t xml:space="preserve">OM </w:t>
        </w:r>
      </w:ins>
      <w:ins w:id="877" w:author="Eric Boisvert" w:date="2016-01-24T12:40:00Z">
        <w:r w:rsidR="00D87A01">
          <w:rPr>
            <w:lang w:val="en-CA"/>
          </w:rPr>
          <w:t xml:space="preserve">acts </w:t>
        </w:r>
      </w:ins>
      <w:ins w:id="878" w:author="Eric Boisvert" w:date="2016-01-23T12:47:00Z">
        <w:r w:rsidR="007D01E7">
          <w:rPr>
            <w:lang w:val="en-CA"/>
          </w:rPr>
          <w:t>a</w:t>
        </w:r>
      </w:ins>
      <w:ins w:id="879" w:author="Eric Boisvert" w:date="2016-01-23T12:30:00Z">
        <w:r w:rsidR="007D01E7">
          <w:rPr>
            <w:lang w:val="en-CA"/>
          </w:rPr>
          <w:t xml:space="preserve">s a </w:t>
        </w:r>
      </w:ins>
      <w:ins w:id="880" w:author="Eric Boisvert" w:date="2016-01-23T12:42:00Z">
        <w:r w:rsidR="007D01E7">
          <w:rPr>
            <w:lang w:val="en-CA"/>
          </w:rPr>
          <w:t xml:space="preserve">shortcut for </w:t>
        </w:r>
      </w:ins>
      <w:ins w:id="881" w:author="Eric Boisvert" w:date="2016-01-23T12:43:00Z">
        <w:r w:rsidR="007D01E7">
          <w:rPr>
            <w:lang w:val="en-CA"/>
          </w:rPr>
          <w:t>(</w:t>
        </w:r>
        <w:r w:rsidR="007D01E7" w:rsidRPr="00C45C46">
          <w:rPr>
            <w:rFonts w:ascii="Courier New" w:hAnsi="Courier New" w:cs="Courier New"/>
            <w:sz w:val="20"/>
            <w:szCs w:val="20"/>
            <w:lang w:val="en-CA"/>
          </w:rPr>
          <w:t xml:space="preserve">ISO TC211::ISO 19156 All::ISO 19156:2011 Observations and </w:t>
        </w:r>
        <w:proofErr w:type="gramStart"/>
        <w:r w:rsidR="007D01E7" w:rsidRPr="00C45C46">
          <w:rPr>
            <w:rFonts w:ascii="Courier New" w:hAnsi="Courier New" w:cs="Courier New"/>
            <w:sz w:val="20"/>
            <w:szCs w:val="20"/>
            <w:lang w:val="en-CA"/>
          </w:rPr>
          <w:t>Measurements</w:t>
        </w:r>
        <w:r w:rsidR="007D01E7">
          <w:rPr>
            <w:rFonts w:ascii="Courier New" w:hAnsi="Courier New" w:cs="Courier New"/>
            <w:sz w:val="20"/>
            <w:szCs w:val="20"/>
            <w:lang w:val="en-CA"/>
          </w:rPr>
          <w:t>:</w:t>
        </w:r>
        <w:proofErr w:type="gramEnd"/>
        <w:r w:rsidR="007D01E7">
          <w:rPr>
            <w:rFonts w:ascii="Courier New" w:hAnsi="Courier New" w:cs="Courier New"/>
            <w:sz w:val="20"/>
            <w:szCs w:val="20"/>
            <w:lang w:val="en-CA"/>
          </w:rPr>
          <w:t>:*</w:t>
        </w:r>
        <w:r w:rsidR="007D01E7">
          <w:rPr>
            <w:lang w:val="en-CA"/>
          </w:rPr>
          <w:t>) that includes all classifiers in all sub packages in order to avoid creation of shortcut for al</w:t>
        </w:r>
        <w:r w:rsidR="00D27E3C">
          <w:rPr>
            <w:lang w:val="en-CA"/>
          </w:rPr>
          <w:t>l those sub packages.</w:t>
        </w:r>
      </w:ins>
      <w:ins w:id="882" w:author="Eric Boisvert" w:date="2016-01-24T12:40:00Z">
        <w:r w:rsidR="00D87A01">
          <w:rPr>
            <w:lang w:val="en-CA"/>
          </w:rPr>
          <w:t xml:space="preserve">  The list of shortcuts will be provided in the requirements class section.</w:t>
        </w:r>
      </w:ins>
    </w:p>
    <w:p w14:paraId="79D255BA" w14:textId="7A4C2C55" w:rsidR="00C9582A" w:rsidRDefault="00D87A01" w:rsidP="00695378">
      <w:pPr>
        <w:rPr>
          <w:ins w:id="883" w:author="Eric Boisvert" w:date="2016-01-23T11:49:00Z"/>
          <w:lang w:val="en-CA"/>
        </w:rPr>
      </w:pPr>
      <w:ins w:id="884" w:author="Eric Boisvert" w:date="2016-01-23T11:48:00Z">
        <w:r>
          <w:rPr>
            <w:lang w:val="en-CA"/>
          </w:rPr>
          <w:t xml:space="preserve">W3C XPath will be </w:t>
        </w:r>
      </w:ins>
      <w:proofErr w:type="gramStart"/>
      <w:ins w:id="885" w:author="Eric Boisvert" w:date="2016-01-24T12:41:00Z">
        <w:r>
          <w:rPr>
            <w:lang w:val="en-CA"/>
          </w:rPr>
          <w:t>refer</w:t>
        </w:r>
        <w:proofErr w:type="gramEnd"/>
        <w:r>
          <w:rPr>
            <w:lang w:val="en-CA"/>
          </w:rPr>
          <w:t xml:space="preserve"> to </w:t>
        </w:r>
      </w:ins>
      <w:ins w:id="886" w:author="Eric Boisvert" w:date="2016-01-23T11:48:00Z">
        <w:r w:rsidR="00C9582A">
          <w:rPr>
            <w:lang w:val="en-CA"/>
          </w:rPr>
          <w:t>XML instances</w:t>
        </w:r>
      </w:ins>
      <w:ins w:id="887" w:author="Eric Boisvert" w:date="2016-01-24T12:58:00Z">
        <w:r w:rsidR="00C9582A">
          <w:rPr>
            <w:lang w:val="en-CA"/>
          </w:rPr>
          <w:t xml:space="preserve">, since requirement targets are instances (XSD itself is a conformance </w:t>
        </w:r>
      </w:ins>
      <w:ins w:id="888" w:author="Eric Boisvert" w:date="2016-01-24T12:59:00Z">
        <w:r w:rsidR="00C9582A">
          <w:rPr>
            <w:lang w:val="en-CA"/>
          </w:rPr>
          <w:t>artefact).</w:t>
        </w:r>
      </w:ins>
      <w:ins w:id="889" w:author="Eric Boisvert" w:date="2016-01-24T13:00:00Z">
        <w:r w:rsidR="00C9582A">
          <w:rPr>
            <w:lang w:val="en-CA"/>
          </w:rPr>
          <w:t xml:space="preserve">  XML entities will be identified using their full qualified name (namespace, </w:t>
        </w:r>
      </w:ins>
      <w:ins w:id="890" w:author="Eric Boisvert" w:date="2016-01-24T13:01:00Z">
        <w:r w:rsidR="00C9582A">
          <w:rPr>
            <w:lang w:val="en-CA"/>
          </w:rPr>
          <w:t>identified by its prefix, and entity name).</w:t>
        </w:r>
      </w:ins>
    </w:p>
    <w:p w14:paraId="30FCBE0F" w14:textId="01C0CAB6" w:rsidR="00004359" w:rsidRPr="00C9582A" w:rsidRDefault="00C9582A">
      <w:pPr>
        <w:numPr>
          <w:ilvl w:val="0"/>
          <w:numId w:val="38"/>
        </w:numPr>
        <w:rPr>
          <w:ins w:id="891" w:author="Eric Boisvert" w:date="2016-01-23T11:53:00Z"/>
        </w:rPr>
        <w:pPrChange w:id="892" w:author="Eric Boisvert" w:date="2016-01-24T13:08:00Z">
          <w:pPr/>
        </w:pPrChange>
      </w:pPr>
      <w:ins w:id="893" w:author="Eric Boisvert" w:date="2016-01-23T11:50:00Z">
        <w:r w:rsidRPr="00C9582A">
          <w:rPr>
            <w:rStyle w:val="xmlChar"/>
            <w:rPrChange w:id="894" w:author="Eric Boisvert" w:date="2016-01-24T13:06:00Z">
              <w:rPr/>
            </w:rPrChange>
          </w:rPr>
          <w:t>gsml</w:t>
        </w:r>
      </w:ins>
      <w:ins w:id="895" w:author="Eric Boisvert" w:date="2016-01-24T13:01:00Z">
        <w:r w:rsidRPr="00C9582A">
          <w:rPr>
            <w:rStyle w:val="xmlChar"/>
            <w:rPrChange w:id="896" w:author="Eric Boisvert" w:date="2016-01-24T13:06:00Z">
              <w:rPr/>
            </w:rPrChange>
          </w:rPr>
          <w:t>b</w:t>
        </w:r>
      </w:ins>
      <w:ins w:id="897" w:author="Eric Boisvert" w:date="2016-01-23T11:50:00Z">
        <w:r w:rsidRPr="00C9582A">
          <w:rPr>
            <w:rStyle w:val="xmlChar"/>
            <w:rPrChange w:id="898" w:author="Eric Boisvert" w:date="2016-01-24T13:06:00Z">
              <w:rPr/>
            </w:rPrChange>
          </w:rPr>
          <w:t xml:space="preserve">:GeologicUnit </w:t>
        </w:r>
        <w:r w:rsidRPr="00C9582A">
          <w:t>refers to</w:t>
        </w:r>
      </w:ins>
      <w:ins w:id="899" w:author="Eric Boisvert" w:date="2016-01-24T12:59:00Z">
        <w:r w:rsidRPr="00C9582A">
          <w:t xml:space="preserve"> an instance of GeoSciMLUnit</w:t>
        </w:r>
      </w:ins>
      <w:ins w:id="900" w:author="Eric Boisvert" w:date="2016-01-24T13:01:00Z">
        <w:r w:rsidRPr="00C9582A">
          <w:t xml:space="preserve">, from namespace </w:t>
        </w:r>
      </w:ins>
      <w:ins w:id="901" w:author="Eric Boisvert" w:date="2016-01-24T13:02:00Z">
        <w:r w:rsidRPr="00C9582A">
          <w:rPr>
            <w:rStyle w:val="xmlChar"/>
            <w:rPrChange w:id="902" w:author="Eric Boisvert" w:date="2016-01-24T13:06:00Z">
              <w:rPr/>
            </w:rPrChange>
          </w:rPr>
          <w:t>xmlns:gsmlb=”http://xmlns.geosciml.org/GeoSciML-Basic/4.0”</w:t>
        </w:r>
      </w:ins>
    </w:p>
    <w:p w14:paraId="6CE7B955" w14:textId="65106FEF" w:rsidR="00004359" w:rsidRDefault="00C9582A">
      <w:pPr>
        <w:numPr>
          <w:ilvl w:val="0"/>
          <w:numId w:val="38"/>
        </w:numPr>
        <w:rPr>
          <w:ins w:id="903" w:author="Eric Boisvert" w:date="2016-01-23T11:52:00Z"/>
          <w:lang w:val="en-CA"/>
        </w:rPr>
        <w:pPrChange w:id="904" w:author="Eric Boisvert" w:date="2016-01-24T13:08:00Z">
          <w:pPr/>
        </w:pPrChange>
      </w:pPr>
      <w:ins w:id="905" w:author="Eric Boisvert" w:date="2016-01-24T13:07:00Z">
        <w:r w:rsidRPr="00C9582A">
          <w:rPr>
            <w:rStyle w:val="xmlChar"/>
            <w:rPrChange w:id="906" w:author="Eric Boisvert" w:date="2016-01-24T13:07:00Z">
              <w:rPr>
                <w:lang w:val="en-CA"/>
              </w:rPr>
            </w:rPrChange>
          </w:rPr>
          <w:t>g</w:t>
        </w:r>
      </w:ins>
      <w:ins w:id="907" w:author="Eric Boisvert" w:date="2016-01-23T11:52:00Z">
        <w:r w:rsidR="00004359" w:rsidRPr="00C9582A">
          <w:rPr>
            <w:rStyle w:val="xmlChar"/>
            <w:rPrChange w:id="908" w:author="Eric Boisvert" w:date="2016-01-24T13:07:00Z">
              <w:rPr>
                <w:lang w:val="en-CA"/>
              </w:rPr>
            </w:rPrChange>
          </w:rPr>
          <w:t>sml:GeologicUnit/gml:name</w:t>
        </w:r>
        <w:r w:rsidR="00004359">
          <w:rPr>
            <w:lang w:val="en-CA"/>
          </w:rPr>
          <w:t xml:space="preserve"> </w:t>
        </w:r>
      </w:ins>
      <w:ins w:id="909" w:author="Eric Boisvert" w:date="2016-01-24T13:07:00Z">
        <w:r>
          <w:rPr>
            <w:lang w:val="en-CA"/>
          </w:rPr>
          <w:t>refers to</w:t>
        </w:r>
      </w:ins>
      <w:ins w:id="910" w:author="Eric Boisvert" w:date="2016-01-23T11:52:00Z">
        <w:r w:rsidR="00004359">
          <w:rPr>
            <w:lang w:val="en-CA"/>
          </w:rPr>
          <w:t xml:space="preserve"> the </w:t>
        </w:r>
      </w:ins>
      <w:ins w:id="911" w:author="Eric Boisvert" w:date="2016-01-24T13:07:00Z">
        <w:r w:rsidRPr="00C9582A">
          <w:rPr>
            <w:b/>
            <w:lang w:val="en-CA"/>
            <w:rPrChange w:id="912" w:author="Eric Boisvert" w:date="2016-01-24T13:07:00Z">
              <w:rPr>
                <w:lang w:val="en-CA"/>
              </w:rPr>
            </w:rPrChange>
          </w:rPr>
          <w:t>n</w:t>
        </w:r>
      </w:ins>
      <w:ins w:id="913" w:author="Eric Boisvert" w:date="2016-01-23T11:52:00Z">
        <w:r w:rsidR="00004359" w:rsidRPr="00C9582A">
          <w:rPr>
            <w:b/>
            <w:lang w:val="en-CA"/>
            <w:rPrChange w:id="914" w:author="Eric Boisvert" w:date="2016-01-24T13:07:00Z">
              <w:rPr>
                <w:lang w:val="en-CA"/>
              </w:rPr>
            </w:rPrChange>
          </w:rPr>
          <w:t>ame</w:t>
        </w:r>
        <w:r w:rsidR="00004359">
          <w:rPr>
            <w:lang w:val="en-CA"/>
          </w:rPr>
          <w:t xml:space="preserve"> property</w:t>
        </w:r>
      </w:ins>
      <w:ins w:id="915" w:author="Eric Boisvert" w:date="2016-01-23T11:53:00Z">
        <w:r w:rsidR="00004359">
          <w:rPr>
            <w:lang w:val="en-CA"/>
          </w:rPr>
          <w:t xml:space="preserve"> of GeologicUnit</w:t>
        </w:r>
      </w:ins>
    </w:p>
    <w:p w14:paraId="4BC79CCE" w14:textId="7737BBA9" w:rsidR="00004359" w:rsidRDefault="00C9582A">
      <w:pPr>
        <w:numPr>
          <w:ilvl w:val="0"/>
          <w:numId w:val="38"/>
        </w:numPr>
        <w:rPr>
          <w:ins w:id="916" w:author="Eric Boisvert" w:date="2016-01-23T11:53:00Z"/>
          <w:lang w:val="en-CA"/>
        </w:rPr>
        <w:pPrChange w:id="917" w:author="Eric Boisvert" w:date="2016-01-24T13:08:00Z">
          <w:pPr/>
        </w:pPrChange>
      </w:pPr>
      <w:ins w:id="918" w:author="Eric Boisvert" w:date="2016-01-24T13:07:00Z">
        <w:r w:rsidRPr="00C9582A">
          <w:rPr>
            <w:rStyle w:val="xmlChar"/>
            <w:rPrChange w:id="919" w:author="Eric Boisvert" w:date="2016-01-24T13:07:00Z">
              <w:rPr>
                <w:lang w:val="en-CA"/>
              </w:rPr>
            </w:rPrChange>
          </w:rPr>
          <w:t>g</w:t>
        </w:r>
      </w:ins>
      <w:ins w:id="920" w:author="Eric Boisvert" w:date="2016-01-23T11:52:00Z">
        <w:r w:rsidR="00004359" w:rsidRPr="00C9582A">
          <w:rPr>
            <w:rStyle w:val="xmlChar"/>
            <w:rPrChange w:id="921" w:author="Eric Boisvert" w:date="2016-01-24T13:07:00Z">
              <w:rPr>
                <w:lang w:val="en-CA"/>
              </w:rPr>
            </w:rPrChange>
          </w:rPr>
          <w:t>sml:GeologicUnit/gml:name/@codeName</w:t>
        </w:r>
        <w:r w:rsidR="00004359">
          <w:rPr>
            <w:lang w:val="en-CA"/>
          </w:rPr>
          <w:t xml:space="preserve"> </w:t>
        </w:r>
      </w:ins>
      <w:ins w:id="922" w:author="Eric Boisvert" w:date="2016-01-24T13:07:00Z">
        <w:r>
          <w:rPr>
            <w:lang w:val="en-CA"/>
          </w:rPr>
          <w:t xml:space="preserve">refers to the </w:t>
        </w:r>
      </w:ins>
      <w:ins w:id="923"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77777777" w:rsidR="009A7B37" w:rsidRPr="00D12552" w:rsidRDefault="009A7B37">
      <w:pPr>
        <w:pStyle w:val="Heading1"/>
        <w:rPr>
          <w:lang w:val="en-CA"/>
        </w:rPr>
      </w:pPr>
      <w:bookmarkStart w:id="924" w:name="_Toc439943439"/>
      <w:commentRangeStart w:id="925"/>
      <w:r w:rsidRPr="00D12552">
        <w:rPr>
          <w:lang w:val="en-CA"/>
        </w:rPr>
        <w:t>Clauses not Containing Normative Material</w:t>
      </w:r>
      <w:commentRangeEnd w:id="925"/>
      <w:r w:rsidR="00F85F80">
        <w:rPr>
          <w:rStyle w:val="CommentReference"/>
          <w:b w:val="0"/>
          <w:bCs w:val="0"/>
        </w:rPr>
        <w:commentReference w:id="925"/>
      </w:r>
      <w:bookmarkEnd w:id="924"/>
    </w:p>
    <w:p w14:paraId="1279C72D" w14:textId="1E4C75B1" w:rsidR="009A7B37" w:rsidRPr="00D12552" w:rsidRDefault="009A7B37">
      <w:pPr>
        <w:rPr>
          <w:lang w:val="en-CA"/>
        </w:rPr>
      </w:pPr>
      <w:r w:rsidRPr="00D12552">
        <w:rPr>
          <w:lang w:val="en-CA"/>
        </w:rPr>
        <w:t>Paragraph</w:t>
      </w:r>
      <w:ins w:id="926"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927" w:name="_Toc439943440"/>
      <w:r w:rsidRPr="00D12552">
        <w:rPr>
          <w:lang w:val="en-CA"/>
        </w:rPr>
        <w:t>Clauses not containing normative material sub-clause 1</w:t>
      </w:r>
      <w:bookmarkEnd w:id="927"/>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928" w:name="_Toc439943441"/>
      <w:r w:rsidRPr="00233F14">
        <w:t>Clauses not containing normative material sub-clause 2</w:t>
      </w:r>
      <w:bookmarkEnd w:id="928"/>
    </w:p>
    <w:p w14:paraId="65E1EDE5" w14:textId="77777777" w:rsidR="009A7B37" w:rsidRPr="00D12552" w:rsidRDefault="00A6445A">
      <w:pPr>
        <w:pStyle w:val="Heading1"/>
        <w:rPr>
          <w:lang w:val="en-CA"/>
        </w:rPr>
      </w:pPr>
      <w:bookmarkStart w:id="929" w:name="_Toc439943442"/>
      <w:r>
        <w:rPr>
          <w:lang w:val="en-CA"/>
        </w:rPr>
        <w:t>Logical Model</w:t>
      </w:r>
      <w:bookmarkEnd w:id="929"/>
    </w:p>
    <w:p w14:paraId="277058B6" w14:textId="7A986FDB" w:rsidR="009A7B37" w:rsidRDefault="00A17543" w:rsidP="004A5507">
      <w:pPr>
        <w:rPr>
          <w:ins w:id="930"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w:t>
      </w:r>
      <w:r w:rsidR="00A6445A">
        <w:rPr>
          <w:lang w:val="en-CA"/>
        </w:rPr>
        <w:lastRenderedPageBreak/>
        <w:t xml:space="preserve">GeoSciML.  </w:t>
      </w:r>
      <w:r w:rsidR="00753A5A" w:rsidRPr="00D12552">
        <w:rPr>
          <w:lang w:val="en-CA"/>
        </w:rPr>
        <w:t xml:space="preserve">Rules that can unambiguously inferred from the UML model won’t be documented as </w:t>
      </w:r>
      <w:del w:id="931"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932" w:author="Eric Boisvert" w:date="2016-01-04T11:42:00Z">
        <w:r w:rsidR="00D404D2">
          <w:rPr>
            <w:lang w:val="en-CA"/>
          </w:rPr>
          <w:t>s</w:t>
        </w:r>
      </w:ins>
      <w:r w:rsidR="00753A5A" w:rsidRPr="00D12552">
        <w:rPr>
          <w:lang w:val="en-CA"/>
        </w:rPr>
        <w:t xml:space="preserve"> </w:t>
      </w:r>
      <w:proofErr w:type="gramEnd"/>
      <w:del w:id="933"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934" w:author="Eric Boisvert" w:date="2015-10-29T04:35:00Z">
        <w:r w:rsidRPr="00946727">
          <w:rPr>
            <w:highlight w:val="yellow"/>
            <w:lang w:val="en-CA"/>
            <w:rPrChange w:id="935"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936"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937" w:author="Eric Boisvert" w:date="2016-01-04T11:43:00Z">
        <w:r w:rsidR="00D404D2">
          <w:rPr>
            <w:color w:val="FF0000"/>
            <w:lang w:val="en-CA"/>
          </w:rPr>
          <w:t>.</w:t>
        </w:r>
      </w:ins>
      <w:r w:rsidRPr="00D12552">
        <w:rPr>
          <w:color w:val="FF0000"/>
          <w:lang w:val="en-CA"/>
        </w:rPr>
        <w:t xml:space="preserve"> </w:t>
      </w:r>
      <w:del w:id="938" w:author="Eric Boisvert" w:date="2016-01-04T11:43:00Z">
        <w:r w:rsidRPr="00D12552" w:rsidDel="00D404D2">
          <w:rPr>
            <w:color w:val="FF0000"/>
            <w:lang w:val="en-CA"/>
          </w:rPr>
          <w:delText xml:space="preserve">and </w:delText>
        </w:r>
      </w:del>
      <w:ins w:id="939" w:author="Eric Boisvert" w:date="2016-01-04T11:44:00Z">
        <w:r w:rsidR="00D404D2">
          <w:rPr>
            <w:color w:val="FF0000"/>
            <w:lang w:val="en-CA"/>
          </w:rPr>
          <w:t>S</w:t>
        </w:r>
      </w:ins>
      <w:del w:id="940"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941"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942" w:name="_Toc439943443"/>
      <w:r>
        <w:rPr>
          <w:lang w:val="en-CA"/>
        </w:rPr>
        <w:t>Property cardinality</w:t>
      </w:r>
      <w:bookmarkEnd w:id="942"/>
    </w:p>
    <w:p w14:paraId="39A34AE3" w14:textId="77777777" w:rsidR="00D404D2" w:rsidRDefault="00D404D2" w:rsidP="004A5507">
      <w:pPr>
        <w:rPr>
          <w:ins w:id="943"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944"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945" w:author="Eric Boisvert" w:date="2016-01-04T11:47:00Z">
        <w:r w:rsidDel="00D404D2">
          <w:rPr>
            <w:lang w:val="en-CA"/>
          </w:rPr>
          <w:delText>“nillables”</w:delText>
        </w:r>
      </w:del>
      <w:ins w:id="946" w:author="Eric Boisvert" w:date="2016-01-04T11:49:00Z">
        <w:r w:rsidR="00D404D2">
          <w:rPr>
            <w:lang w:val="en-CA"/>
          </w:rPr>
          <w:t>nillable properties</w:t>
        </w:r>
      </w:ins>
      <w:r>
        <w:rPr>
          <w:lang w:val="en-CA"/>
        </w:rPr>
        <w:t xml:space="preserve">.  This design attracted a lot of criticism (not </w:t>
      </w:r>
      <w:del w:id="947" w:author="Eric Boisvert" w:date="2016-01-04T11:50:00Z">
        <w:r w:rsidDel="00D404D2">
          <w:rPr>
            <w:lang w:val="en-CA"/>
          </w:rPr>
          <w:delText xml:space="preserve">necessary </w:delText>
        </w:r>
      </w:del>
      <w:ins w:id="948" w:author="Eric Boisvert" w:date="2016-01-04T11:50:00Z">
        <w:r w:rsidR="00D404D2">
          <w:rPr>
            <w:lang w:val="en-CA"/>
          </w:rPr>
          <w:t xml:space="preserve">only </w:t>
        </w:r>
      </w:ins>
      <w:r>
        <w:rPr>
          <w:lang w:val="en-CA"/>
        </w:rPr>
        <w:t xml:space="preserve">for GeoSciML but </w:t>
      </w:r>
      <w:ins w:id="949"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950" w:author="Eric Boisvert" w:date="2015-10-27T17:06:00Z">
        <w:r w:rsidDel="00773E1B">
          <w:rPr>
            <w:lang w:val="en-CA"/>
          </w:rPr>
          <w:delText xml:space="preserve">the </w:delText>
        </w:r>
      </w:del>
      <w:ins w:id="951" w:author="Eric Boisvert" w:date="2015-10-27T17:06:00Z">
        <w:r w:rsidR="00773E1B">
          <w:rPr>
            <w:lang w:val="en-CA"/>
          </w:rPr>
          <w:t xml:space="preserve"> </w:t>
        </w:r>
      </w:ins>
      <w:r>
        <w:rPr>
          <w:lang w:val="en-CA"/>
        </w:rPr>
        <w:t xml:space="preserve">filling the instance with nil properties </w:t>
      </w:r>
      <w:del w:id="952" w:author="Eric Boisvert" w:date="2015-10-27T17:06:00Z">
        <w:r w:rsidDel="00773E1B">
          <w:rPr>
            <w:lang w:val="en-CA"/>
          </w:rPr>
          <w:delText xml:space="preserve">as </w:delText>
        </w:r>
      </w:del>
      <w:ins w:id="953" w:author="Eric Boisvert" w:date="2015-10-27T17:06:00Z">
        <w:r w:rsidR="00773E1B">
          <w:rPr>
            <w:lang w:val="en-CA"/>
          </w:rPr>
          <w:t xml:space="preserve">is </w:t>
        </w:r>
      </w:ins>
      <w:r>
        <w:rPr>
          <w:lang w:val="en-CA"/>
        </w:rPr>
        <w:t>“unnecessa</w:t>
      </w:r>
      <w:ins w:id="954" w:author="Eric Boisvert" w:date="2015-10-27T17:06:00Z">
        <w:r w:rsidR="00773E1B">
          <w:rPr>
            <w:lang w:val="en-CA"/>
          </w:rPr>
          <w:t>re</w:t>
        </w:r>
      </w:ins>
      <w:del w:id="955" w:author="Eric Boisvert" w:date="2015-10-27T17:06:00Z">
        <w:r w:rsidDel="00773E1B">
          <w:rPr>
            <w:lang w:val="en-CA"/>
          </w:rPr>
          <w:delText>r</w:delText>
        </w:r>
      </w:del>
      <w:ins w:id="956" w:author="Eric Boisvert" w:date="2015-10-27T17:06:00Z">
        <w:r w:rsidR="00773E1B">
          <w:rPr>
            <w:lang w:val="en-CA"/>
          </w:rPr>
          <w:t>l</w:t>
        </w:r>
      </w:ins>
      <w:r>
        <w:rPr>
          <w:lang w:val="en-CA"/>
        </w:rPr>
        <w:t xml:space="preserve">y verbose” and a waste of bandwidth.  </w:t>
      </w:r>
      <w:ins w:id="957"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958" w:author="Eric Boisvert" w:date="2016-01-04T12:00:00Z"/>
          <w:lang w:val="en-CA"/>
        </w:rPr>
      </w:pPr>
      <w:del w:id="959" w:author="Eric Boisvert" w:date="2016-01-04T11:51:00Z">
        <w:r w:rsidDel="00EC644A">
          <w:rPr>
            <w:lang w:val="en-CA"/>
          </w:rPr>
          <w:delText>It has been argued that nillable properties are just a verbose absent value, but</w:delText>
        </w:r>
      </w:del>
      <w:r>
        <w:rPr>
          <w:lang w:val="en-CA"/>
        </w:rPr>
        <w:t xml:space="preserve"> </w:t>
      </w:r>
      <w:ins w:id="960" w:author="Eric Boisvert" w:date="2016-01-04T11:51:00Z">
        <w:r w:rsidR="00EC644A">
          <w:rPr>
            <w:lang w:val="en-CA"/>
          </w:rPr>
          <w:t>N</w:t>
        </w:r>
      </w:ins>
      <w:del w:id="961" w:author="Eric Boisvert" w:date="2016-01-04T11:51:00Z">
        <w:r w:rsidDel="00EC644A">
          <w:rPr>
            <w:lang w:val="en-CA"/>
          </w:rPr>
          <w:delText>n</w:delText>
        </w:r>
      </w:del>
      <w:r>
        <w:rPr>
          <w:lang w:val="en-CA"/>
        </w:rPr>
        <w:t xml:space="preserve">illable properties actually carry useful or even required </w:t>
      </w:r>
      <w:del w:id="962" w:author="Eric Boisvert" w:date="2016-01-04T11:54:00Z">
        <w:r w:rsidDel="00EC644A">
          <w:rPr>
            <w:lang w:val="en-CA"/>
          </w:rPr>
          <w:delText xml:space="preserve">information – through nilReason attribute in XML- </w:delText>
        </w:r>
      </w:del>
      <w:r>
        <w:rPr>
          <w:lang w:val="en-CA"/>
        </w:rPr>
        <w:t>in certain use cases, such a</w:t>
      </w:r>
      <w:ins w:id="963" w:author="Eric Boisvert" w:date="2016-01-04T11:41:00Z">
        <w:r w:rsidR="00D404D2">
          <w:rPr>
            <w:lang w:val="en-CA"/>
          </w:rPr>
          <w:t>s</w:t>
        </w:r>
      </w:ins>
      <w:r>
        <w:rPr>
          <w:lang w:val="en-CA"/>
        </w:rPr>
        <w:t xml:space="preserve"> legally bounded data exchange scenarios</w:t>
      </w:r>
      <w:del w:id="964" w:author="Eric Boisvert" w:date="2016-01-04T11:54:00Z">
        <w:r w:rsidDel="00EC644A">
          <w:rPr>
            <w:lang w:val="en-CA"/>
          </w:rPr>
          <w:delText xml:space="preserve">. </w:delText>
        </w:r>
      </w:del>
      <w:ins w:id="965" w:author="Eric Boisvert" w:date="2016-01-04T11:54:00Z">
        <w:r w:rsidR="00EC644A">
          <w:rPr>
            <w:lang w:val="en-CA"/>
          </w:rPr>
          <w:t xml:space="preserve">.  </w:t>
        </w:r>
      </w:ins>
      <w:ins w:id="966" w:author="Eric Boisvert" w:date="2016-01-04T11:56:00Z">
        <w:r w:rsidR="00EC644A">
          <w:rPr>
            <w:lang w:val="en-CA"/>
          </w:rPr>
          <w:t>Some</w:t>
        </w:r>
      </w:ins>
      <w:ins w:id="967" w:author="Eric Boisvert" w:date="2016-01-04T11:54:00Z">
        <w:r w:rsidR="00EC644A">
          <w:rPr>
            <w:lang w:val="en-CA"/>
          </w:rPr>
          <w:t xml:space="preserve"> communities using GeoSciML might still want to force usage of nilled properties </w:t>
        </w:r>
      </w:ins>
      <w:ins w:id="968" w:author="Eric Boisvert" w:date="2016-01-04T11:56:00Z">
        <w:r w:rsidR="00EC644A">
          <w:rPr>
            <w:lang w:val="en-CA"/>
          </w:rPr>
          <w:t>and the SWG recognised that different communit</w:t>
        </w:r>
      </w:ins>
      <w:ins w:id="969" w:author="Eric Boisvert" w:date="2016-01-04T11:57:00Z">
        <w:r w:rsidR="00EC644A">
          <w:rPr>
            <w:lang w:val="en-CA"/>
          </w:rPr>
          <w:t xml:space="preserve">ies might want to enforce different sets of properties.  </w:t>
        </w:r>
      </w:ins>
      <w:ins w:id="970" w:author="Eric Boisvert" w:date="2016-01-04T11:58:00Z">
        <w:r w:rsidR="00EC644A">
          <w:rPr>
            <w:lang w:val="en-CA"/>
          </w:rPr>
          <w:t>To</w:t>
        </w:r>
      </w:ins>
      <w:ins w:id="971" w:author="Eric Boisvert" w:date="2016-01-04T11:57:00Z">
        <w:r w:rsidR="00EC644A">
          <w:rPr>
            <w:lang w:val="en-CA"/>
          </w:rPr>
          <w:t xml:space="preserve"> meet this requirements and to offer flexibility to various communities want</w:t>
        </w:r>
      </w:ins>
      <w:ins w:id="972" w:author="Eric Boisvert" w:date="2016-01-04T11:58:00Z">
        <w:r w:rsidR="00EC644A">
          <w:rPr>
            <w:lang w:val="en-CA"/>
          </w:rPr>
          <w:t>ing</w:t>
        </w:r>
      </w:ins>
      <w:ins w:id="973" w:author="Eric Boisvert" w:date="2016-01-04T11:57:00Z">
        <w:r w:rsidR="00EC644A">
          <w:rPr>
            <w:lang w:val="en-CA"/>
          </w:rPr>
          <w:t xml:space="preserve"> to use (or extend) GeoSciML, </w:t>
        </w:r>
      </w:ins>
      <w:ins w:id="974" w:author="Eric Boisvert" w:date="2016-01-04T11:58:00Z">
        <w:r w:rsidR="00EC644A">
          <w:rPr>
            <w:lang w:val="en-CA"/>
          </w:rPr>
          <w:t>properties are optional, but can still be nilled.  A data provider is offered two options when a value is missin</w:t>
        </w:r>
      </w:ins>
      <w:ins w:id="975" w:author="Eric Boisvert" w:date="2016-01-04T12:00:00Z">
        <w:r w:rsidR="00EC644A">
          <w:rPr>
            <w:lang w:val="en-CA"/>
          </w:rPr>
          <w:t>g:</w:t>
        </w:r>
      </w:ins>
    </w:p>
    <w:p w14:paraId="5C6B93DB" w14:textId="6F5A4FB6" w:rsidR="00EC644A" w:rsidRDefault="00EC644A">
      <w:pPr>
        <w:numPr>
          <w:ilvl w:val="0"/>
          <w:numId w:val="30"/>
        </w:numPr>
        <w:rPr>
          <w:ins w:id="976" w:author="Eric Boisvert" w:date="2016-01-04T12:00:00Z"/>
          <w:lang w:val="en-CA"/>
        </w:rPr>
        <w:pPrChange w:id="977" w:author="Eric Boisvert" w:date="2016-01-04T12:00:00Z">
          <w:pPr/>
        </w:pPrChange>
      </w:pPr>
      <w:ins w:id="978" w:author="Eric Boisvert" w:date="2016-01-04T12:00:00Z">
        <w:r>
          <w:rPr>
            <w:lang w:val="en-CA"/>
          </w:rPr>
          <w:lastRenderedPageBreak/>
          <w:t>Omit the property</w:t>
        </w:r>
      </w:ins>
    </w:p>
    <w:p w14:paraId="7284E536" w14:textId="20570944" w:rsidR="00EC644A" w:rsidRDefault="00EC644A">
      <w:pPr>
        <w:numPr>
          <w:ilvl w:val="0"/>
          <w:numId w:val="30"/>
        </w:numPr>
        <w:rPr>
          <w:ins w:id="979" w:author="Eric Boisvert" w:date="2016-01-04T12:00:00Z"/>
          <w:lang w:val="en-CA"/>
        </w:rPr>
        <w:pPrChange w:id="980" w:author="Eric Boisvert" w:date="2016-01-04T12:00:00Z">
          <w:pPr/>
        </w:pPrChange>
      </w:pPr>
      <w:ins w:id="981"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982" w:author="Eric Boisvert" w:date="2016-01-04T11:52:00Z"/>
          <w:lang w:val="en-CA"/>
        </w:rPr>
      </w:pPr>
      <w:ins w:id="983" w:author="Eric Boisvert" w:date="2016-01-04T12:02:00Z">
        <w:r>
          <w:rPr>
            <w:lang w:val="en-CA"/>
          </w:rPr>
          <w:t>What option is useful for a community is left to that community that can enforce the rule</w:t>
        </w:r>
      </w:ins>
      <w:ins w:id="984" w:author="Eric Boisvert" w:date="2016-01-04T12:03:00Z">
        <w:r>
          <w:rPr>
            <w:lang w:val="en-CA"/>
          </w:rPr>
          <w:t>s</w:t>
        </w:r>
      </w:ins>
      <w:ins w:id="985" w:author="Eric Boisvert" w:date="2016-01-04T12:02:00Z">
        <w:r>
          <w:rPr>
            <w:lang w:val="en-CA"/>
          </w:rPr>
          <w:t xml:space="preserve"> using Schematron.  </w:t>
        </w:r>
      </w:ins>
      <w:ins w:id="986"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987" w:author="Eric Boisvert" w:date="2016-01-04T12:07:00Z">
        <w:r>
          <w:rPr>
            <w:lang w:val="en-CA"/>
          </w:rPr>
          <w:t>s</w:t>
        </w:r>
      </w:ins>
      <w:ins w:id="988" w:author="Eric Boisvert" w:date="2016-01-04T12:03:00Z">
        <w:r>
          <w:rPr>
            <w:lang w:val="en-CA"/>
          </w:rPr>
          <w:t xml:space="preserve"> into a set of common XSD and SCH to anyone claiming conformance to GeoSciML and community specific SCH to enforce specific use cases</w:t>
        </w:r>
      </w:ins>
      <w:ins w:id="989" w:author="Eric Boisvert" w:date="2016-01-04T12:08:00Z">
        <w:r>
          <w:rPr>
            <w:lang w:val="en-CA"/>
          </w:rPr>
          <w:t>, such as INSPIRE</w:t>
        </w:r>
      </w:ins>
      <w:ins w:id="990" w:author="Eric Boisvert" w:date="2016-01-04T12:03:00Z">
        <w:r>
          <w:rPr>
            <w:lang w:val="en-CA"/>
          </w:rPr>
          <w:t>.</w:t>
        </w:r>
      </w:ins>
    </w:p>
    <w:p w14:paraId="0AA94133" w14:textId="548DEFB9" w:rsidR="00EC644A" w:rsidDel="00EC644A" w:rsidRDefault="00EC644A" w:rsidP="004A5507">
      <w:pPr>
        <w:rPr>
          <w:del w:id="991" w:author="Eric Boisvert" w:date="2016-01-04T11:57:00Z"/>
          <w:lang w:val="en-CA"/>
        </w:rPr>
      </w:pPr>
    </w:p>
    <w:p w14:paraId="279757A9" w14:textId="77777777" w:rsidR="009B64F8" w:rsidRDefault="009B64F8" w:rsidP="00702EC2">
      <w:pPr>
        <w:pStyle w:val="Heading3"/>
        <w:rPr>
          <w:lang w:val="en-CA"/>
        </w:rPr>
      </w:pPr>
      <w:bookmarkStart w:id="992" w:name="_Toc439943444"/>
      <w:commentRangeStart w:id="993"/>
      <w:r>
        <w:rPr>
          <w:lang w:val="en-CA"/>
        </w:rPr>
        <w:t>Observed absence</w:t>
      </w:r>
      <w:commentRangeEnd w:id="993"/>
      <w:r w:rsidR="009D3533">
        <w:rPr>
          <w:rStyle w:val="CommentReference"/>
          <w:rFonts w:cs="Times New Roman"/>
          <w:b w:val="0"/>
          <w:bCs w:val="0"/>
        </w:rPr>
        <w:commentReference w:id="993"/>
      </w:r>
      <w:bookmarkEnd w:id="992"/>
    </w:p>
    <w:p w14:paraId="740AA8D6" w14:textId="77777777" w:rsidR="009B64F8" w:rsidRDefault="009B64F8" w:rsidP="004A5507">
      <w:pPr>
        <w:rPr>
          <w:lang w:val="en-CA"/>
        </w:rPr>
      </w:pPr>
      <w:commentRangeStart w:id="994"/>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995"/>
      <w:r w:rsidRPr="00D3219D">
        <w:rPr>
          <w:b/>
          <w:i/>
          <w:rPrChange w:id="996" w:author="Eric Boisvert" w:date="2016-01-04T12:08:00Z">
            <w:rPr>
              <w:i/>
            </w:rPr>
          </w:rPrChange>
        </w:rPr>
        <w:t>absence</w:t>
      </w:r>
      <w:r w:rsidRPr="009B64F8">
        <w:rPr>
          <w:i/>
        </w:rPr>
        <w:t xml:space="preserve"> of fossils</w:t>
      </w:r>
      <w:commentRangeEnd w:id="995"/>
      <w:r w:rsidR="009D3533">
        <w:rPr>
          <w:rStyle w:val="CommentReference"/>
        </w:rPr>
        <w:commentReference w:id="995"/>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9" w:history="1">
        <w:r w:rsidRPr="00CF568F">
          <w:rPr>
            <w:rStyle w:val="Hyperlink"/>
            <w:i/>
          </w:rPr>
          <w:t>http://www.stratigraphy.org/upload/bak/rel.htm</w:t>
        </w:r>
      </w:hyperlink>
      <w:r>
        <w:rPr>
          <w:i/>
        </w:rPr>
        <w:t>&gt;</w:t>
      </w:r>
      <w:commentRangeEnd w:id="994"/>
      <w:r w:rsidR="0020685A">
        <w:rPr>
          <w:rStyle w:val="CommentReference"/>
        </w:rPr>
        <w:commentReference w:id="994"/>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997"/>
      <w:r w:rsidR="009D3533">
        <w:rPr>
          <w:lang w:val="en-CA"/>
        </w:rPr>
        <w:t>There is a</w:t>
      </w:r>
      <w:del w:id="998" w:author="Eric Boisvert" w:date="2015-10-28T12:07:00Z">
        <w:r w:rsidR="009D3533" w:rsidDel="005A74B6">
          <w:rPr>
            <w:lang w:val="en-CA"/>
          </w:rPr>
          <w:delText xml:space="preserve">n obvious </w:delText>
        </w:r>
      </w:del>
      <w:r w:rsidR="009D3533">
        <w:rPr>
          <w:lang w:val="en-CA"/>
        </w:rPr>
        <w:t>difference between reporting conf</w:t>
      </w:r>
      <w:ins w:id="999" w:author="Eric Boisvert" w:date="2015-10-27T17:07:00Z">
        <w:r w:rsidR="00773E1B">
          <w:rPr>
            <w:lang w:val="en-CA"/>
          </w:rPr>
          <w:t>i</w:t>
        </w:r>
      </w:ins>
      <w:del w:id="1000" w:author="Eric Boisvert" w:date="2015-10-27T17:07:00Z">
        <w:r w:rsidR="009D3533" w:rsidDel="00773E1B">
          <w:rPr>
            <w:lang w:val="en-CA"/>
          </w:rPr>
          <w:delText>o</w:delText>
        </w:r>
      </w:del>
      <w:r w:rsidR="009D3533">
        <w:rPr>
          <w:lang w:val="en-CA"/>
        </w:rPr>
        <w:t>rmed absence of kyanite and the presence of kyanite i</w:t>
      </w:r>
      <w:del w:id="1001" w:author="Eric Boisvert" w:date="2016-01-04T12:09:00Z">
        <w:r w:rsidR="009D3533" w:rsidDel="00D3219D">
          <w:rPr>
            <w:lang w:val="en-CA"/>
          </w:rPr>
          <w:delText>f</w:delText>
        </w:r>
      </w:del>
      <w:ins w:id="1002" w:author="Eric Boisvert" w:date="2016-01-04T12:09:00Z">
        <w:r w:rsidR="00D3219D">
          <w:rPr>
            <w:lang w:val="en-CA"/>
          </w:rPr>
          <w:t>s</w:t>
        </w:r>
      </w:ins>
      <w:r w:rsidR="009D3533">
        <w:rPr>
          <w:lang w:val="en-CA"/>
        </w:rPr>
        <w:t xml:space="preserve"> not known.</w:t>
      </w:r>
      <w:commentRangeEnd w:id="997"/>
      <w:r w:rsidR="00864A36">
        <w:rPr>
          <w:rStyle w:val="CommentReference"/>
        </w:rPr>
        <w:commentReference w:id="997"/>
      </w:r>
    </w:p>
    <w:p w14:paraId="0E37D61E" w14:textId="6EC4650E" w:rsidR="009D3533" w:rsidRDefault="003A580A">
      <w:pPr>
        <w:pStyle w:val="Heading3"/>
        <w:rPr>
          <w:ins w:id="1003" w:author="Eric Boisvert" w:date="2016-01-24T13:13:00Z"/>
          <w:lang w:val="en-CA"/>
        </w:rPr>
        <w:pPrChange w:id="1004" w:author="Eric Boisvert" w:date="2016-01-24T13:13:00Z">
          <w:pPr/>
        </w:pPrChange>
      </w:pPr>
      <w:ins w:id="1005" w:author="Eric Boisvert" w:date="2016-01-24T13:13:00Z">
        <w:r>
          <w:rPr>
            <w:lang w:val="en-CA"/>
          </w:rPr>
          <w:t>Package shortcut</w:t>
        </w:r>
      </w:ins>
    </w:p>
    <w:p w14:paraId="7F65CCE8" w14:textId="31803EA0" w:rsidR="003A580A" w:rsidRDefault="003A580A" w:rsidP="004A5507">
      <w:pPr>
        <w:rPr>
          <w:ins w:id="1006" w:author="Eric Boisvert" w:date="2016-01-24T13:14:00Z"/>
          <w:lang w:val="en-CA"/>
        </w:rPr>
      </w:pPr>
      <w:ins w:id="1007" w:author="Eric Boisvert" w:date="2016-01-24T13:13:00Z">
        <w:r>
          <w:rPr>
            <w:lang w:val="en-CA"/>
          </w:rPr>
          <w:t>The following shortcut</w:t>
        </w:r>
      </w:ins>
      <w:ins w:id="1008" w:author="Eric Boisvert" w:date="2016-01-24T13:15:00Z">
        <w:r>
          <w:rPr>
            <w:lang w:val="en-CA"/>
          </w:rPr>
          <w:t>s</w:t>
        </w:r>
      </w:ins>
      <w:ins w:id="1009" w:author="Eric Boisvert" w:date="2016-01-24T13:13:00Z">
        <w:r>
          <w:rPr>
            <w:lang w:val="en-CA"/>
          </w:rPr>
          <w:t xml:space="preserve"> are used to </w:t>
        </w:r>
      </w:ins>
      <w:ins w:id="1010" w:author="Eric Boisvert" w:date="2016-01-24T13:14:00Z">
        <w:r>
          <w:rPr>
            <w:lang w:val="en-CA"/>
          </w:rPr>
          <w:t>refer to</w:t>
        </w:r>
      </w:ins>
      <w:ins w:id="1011" w:author="Eric Boisvert" w:date="2016-01-24T13:13:00Z">
        <w:r>
          <w:rPr>
            <w:lang w:val="en-CA"/>
          </w:rPr>
          <w:t xml:space="preserve"> </w:t>
        </w:r>
      </w:ins>
      <w:ins w:id="1012" w:author="Eric Boisvert" w:date="2016-01-24T13:14:00Z">
        <w:r>
          <w:rPr>
            <w:lang w:val="en-CA"/>
          </w:rPr>
          <w:t>external (non GeoSciML) classifiers.</w:t>
        </w:r>
      </w:ins>
    </w:p>
    <w:tbl>
      <w:tblPr>
        <w:tblW w:w="0" w:type="auto"/>
        <w:tblLook w:val="04A0" w:firstRow="1" w:lastRow="0" w:firstColumn="1" w:lastColumn="0" w:noHBand="0" w:noVBand="1"/>
      </w:tblPr>
      <w:tblGrid>
        <w:gridCol w:w="1242"/>
        <w:gridCol w:w="7614"/>
      </w:tblGrid>
      <w:tr w:rsidR="003A580A" w:rsidRPr="0060248E" w14:paraId="398EC875" w14:textId="77777777" w:rsidTr="0060248E">
        <w:trPr>
          <w:ins w:id="1013" w:author="Eric Boisvert" w:date="2016-01-24T13:15:00Z"/>
        </w:trPr>
        <w:tc>
          <w:tcPr>
            <w:tcW w:w="1242" w:type="dxa"/>
            <w:shd w:val="solid" w:color="000000" w:fill="FFFFFF"/>
          </w:tcPr>
          <w:p w14:paraId="01A39FE7" w14:textId="02221966" w:rsidR="003A580A" w:rsidRPr="0060248E" w:rsidRDefault="003A580A" w:rsidP="0060248E">
            <w:pPr>
              <w:spacing w:before="120" w:after="0"/>
              <w:jc w:val="both"/>
              <w:rPr>
                <w:ins w:id="1014" w:author="Eric Boisvert" w:date="2016-01-24T13:15:00Z"/>
                <w:color w:val="FFFFFF"/>
                <w:lang w:val="en-CA"/>
              </w:rPr>
            </w:pPr>
            <w:ins w:id="1015" w:author="Eric Boisvert" w:date="2016-01-24T13:15:00Z">
              <w:r w:rsidRPr="0060248E">
                <w:rPr>
                  <w:color w:val="FFFFFF"/>
                  <w:lang w:val="en-CA"/>
                </w:rPr>
                <w:t>Shortcut</w:t>
              </w:r>
            </w:ins>
          </w:p>
        </w:tc>
        <w:tc>
          <w:tcPr>
            <w:tcW w:w="7614" w:type="dxa"/>
            <w:shd w:val="solid" w:color="000000" w:fill="FFFFFF"/>
          </w:tcPr>
          <w:p w14:paraId="7D3A1D9B" w14:textId="71350743" w:rsidR="003A580A" w:rsidRPr="0060248E" w:rsidRDefault="003A580A" w:rsidP="0060248E">
            <w:pPr>
              <w:spacing w:before="120" w:after="0"/>
              <w:jc w:val="both"/>
              <w:rPr>
                <w:ins w:id="1016" w:author="Eric Boisvert" w:date="2016-01-24T13:15:00Z"/>
                <w:color w:val="FFFFFF"/>
                <w:lang w:val="en-CA"/>
              </w:rPr>
            </w:pPr>
            <w:ins w:id="1017" w:author="Eric Boisvert" w:date="2016-01-24T13:15:00Z">
              <w:r w:rsidRPr="0060248E">
                <w:rPr>
                  <w:color w:val="FFFFFF"/>
                  <w:lang w:val="en-CA"/>
                </w:rPr>
                <w:t>Full path</w:t>
              </w:r>
            </w:ins>
          </w:p>
        </w:tc>
      </w:tr>
      <w:tr w:rsidR="003A580A" w:rsidRPr="0060248E" w14:paraId="65FD2F98" w14:textId="77777777" w:rsidTr="0060248E">
        <w:trPr>
          <w:ins w:id="1018" w:author="Eric Boisvert" w:date="2016-01-24T13:15:00Z"/>
        </w:trPr>
        <w:tc>
          <w:tcPr>
            <w:tcW w:w="1242" w:type="dxa"/>
            <w:shd w:val="clear" w:color="auto" w:fill="auto"/>
          </w:tcPr>
          <w:p w14:paraId="35AD0D57" w14:textId="1A6491CD" w:rsidR="003A580A" w:rsidRPr="0060248E" w:rsidRDefault="003A580A" w:rsidP="0060248E">
            <w:pPr>
              <w:spacing w:before="120" w:after="0"/>
              <w:jc w:val="both"/>
              <w:rPr>
                <w:ins w:id="1019" w:author="Eric Boisvert" w:date="2016-01-24T13:15:00Z"/>
                <w:lang w:val="en-CA"/>
              </w:rPr>
            </w:pPr>
            <w:ins w:id="1020" w:author="Eric Boisvert" w:date="2016-01-24T13:15:00Z">
              <w:r w:rsidRPr="0060248E">
                <w:rPr>
                  <w:lang w:val="en-CA"/>
                </w:rPr>
                <w:t>OM</w:t>
              </w:r>
            </w:ins>
          </w:p>
        </w:tc>
        <w:tc>
          <w:tcPr>
            <w:tcW w:w="7614" w:type="dxa"/>
            <w:shd w:val="clear" w:color="auto" w:fill="auto"/>
          </w:tcPr>
          <w:p w14:paraId="4AE59E78" w14:textId="29EE6592" w:rsidR="003A580A" w:rsidRPr="0060248E" w:rsidRDefault="003A580A" w:rsidP="0060248E">
            <w:pPr>
              <w:spacing w:before="120" w:after="0"/>
              <w:jc w:val="both"/>
              <w:rPr>
                <w:ins w:id="1021" w:author="Eric Boisvert" w:date="2016-01-24T13:15:00Z"/>
                <w:rStyle w:val="reqtext"/>
              </w:rPr>
            </w:pPr>
            <w:ins w:id="1022" w:author="Eric Boisvert" w:date="2016-01-24T13:15:00Z">
              <w:r w:rsidRPr="0060248E">
                <w:rPr>
                  <w:rStyle w:val="reqtext"/>
                </w:rPr>
                <w:t>ISO TC211/ISO 19156 All/ISO 19156:2011 Observations and Measurements</w:t>
              </w:r>
            </w:ins>
          </w:p>
        </w:tc>
      </w:tr>
      <w:tr w:rsidR="003A580A" w:rsidRPr="0060248E" w14:paraId="51F19CBB" w14:textId="77777777" w:rsidTr="0060248E">
        <w:trPr>
          <w:ins w:id="1023" w:author="Eric Boisvert" w:date="2016-01-24T13:15:00Z"/>
        </w:trPr>
        <w:tc>
          <w:tcPr>
            <w:tcW w:w="1242" w:type="dxa"/>
            <w:shd w:val="clear" w:color="auto" w:fill="auto"/>
          </w:tcPr>
          <w:p w14:paraId="3D17B76E" w14:textId="1F3A24A4" w:rsidR="003A580A" w:rsidRPr="0060248E" w:rsidRDefault="003A580A" w:rsidP="0060248E">
            <w:pPr>
              <w:spacing w:before="120" w:after="0"/>
              <w:jc w:val="both"/>
              <w:rPr>
                <w:ins w:id="1024" w:author="Eric Boisvert" w:date="2016-01-24T13:15:00Z"/>
                <w:lang w:val="en-CA"/>
              </w:rPr>
            </w:pPr>
            <w:ins w:id="1025" w:author="Eric Boisvert" w:date="2016-01-24T13:15:00Z">
              <w:r w:rsidRPr="0060248E">
                <w:rPr>
                  <w:lang w:val="en-CA"/>
                </w:rPr>
                <w:t>SWE</w:t>
              </w:r>
            </w:ins>
          </w:p>
        </w:tc>
        <w:tc>
          <w:tcPr>
            <w:tcW w:w="7614" w:type="dxa"/>
            <w:shd w:val="clear" w:color="auto" w:fill="auto"/>
          </w:tcPr>
          <w:p w14:paraId="51E4CF4D" w14:textId="30E0E2FF" w:rsidR="003A580A" w:rsidRPr="0060248E" w:rsidRDefault="003A580A" w:rsidP="0060248E">
            <w:pPr>
              <w:spacing w:before="120" w:after="0"/>
              <w:jc w:val="both"/>
              <w:rPr>
                <w:ins w:id="1026" w:author="Eric Boisvert" w:date="2016-01-24T13:15:00Z"/>
                <w:rStyle w:val="reqtext"/>
              </w:rPr>
            </w:pPr>
            <w:ins w:id="1027" w:author="Eric Boisvert" w:date="2016-01-24T13:19:00Z">
              <w:r w:rsidRPr="003A580A">
                <w:rPr>
                  <w:rStyle w:val="reqtext"/>
                </w:rPr>
                <w:t>OGC/Sensor Web Enablement 2.0/SWE Common Data Model 2.0</w:t>
              </w:r>
            </w:ins>
          </w:p>
        </w:tc>
      </w:tr>
      <w:tr w:rsidR="003A580A" w:rsidRPr="0060248E" w14:paraId="48E42281" w14:textId="77777777" w:rsidTr="0060248E">
        <w:trPr>
          <w:ins w:id="1028" w:author="Eric Boisvert" w:date="2016-01-24T13:19:00Z"/>
        </w:trPr>
        <w:tc>
          <w:tcPr>
            <w:tcW w:w="1242" w:type="dxa"/>
            <w:shd w:val="clear" w:color="auto" w:fill="auto"/>
          </w:tcPr>
          <w:p w14:paraId="627D9815" w14:textId="730C7A2A" w:rsidR="003A580A" w:rsidRPr="0060248E" w:rsidRDefault="003A580A" w:rsidP="0060248E">
            <w:pPr>
              <w:spacing w:before="120" w:after="0"/>
              <w:jc w:val="both"/>
              <w:rPr>
                <w:ins w:id="1029" w:author="Eric Boisvert" w:date="2016-01-24T13:19:00Z"/>
                <w:lang w:val="en-CA"/>
              </w:rPr>
            </w:pPr>
            <w:ins w:id="1030" w:author="Eric Boisvert" w:date="2016-01-24T13:19:00Z">
              <w:r w:rsidRPr="0060248E">
                <w:rPr>
                  <w:lang w:val="en-CA"/>
                </w:rPr>
                <w:t>GEO</w:t>
              </w:r>
            </w:ins>
          </w:p>
        </w:tc>
        <w:tc>
          <w:tcPr>
            <w:tcW w:w="7614" w:type="dxa"/>
            <w:shd w:val="clear" w:color="auto" w:fill="auto"/>
          </w:tcPr>
          <w:p w14:paraId="07404D5A" w14:textId="3BBEC90D" w:rsidR="003A580A" w:rsidRPr="003A580A" w:rsidRDefault="003A580A" w:rsidP="0060248E">
            <w:pPr>
              <w:spacing w:before="120" w:after="0"/>
              <w:jc w:val="both"/>
              <w:rPr>
                <w:ins w:id="1031" w:author="Eric Boisvert" w:date="2016-01-24T13:19:00Z"/>
                <w:rStyle w:val="reqtext"/>
              </w:rPr>
            </w:pPr>
            <w:ins w:id="1032" w:author="Eric Boisvert" w:date="2016-01-24T13:20:00Z">
              <w:r w:rsidRPr="003A580A">
                <w:rPr>
                  <w:rStyle w:val="reqtext"/>
                </w:rPr>
                <w:t>ISO TC211/ISO 19107 All/ISO 19107:2003 Spatial Schema</w:t>
              </w:r>
            </w:ins>
          </w:p>
        </w:tc>
      </w:tr>
      <w:tr w:rsidR="003A580A" w:rsidRPr="0060248E" w14:paraId="3FB46DAE" w14:textId="77777777" w:rsidTr="0060248E">
        <w:trPr>
          <w:ins w:id="1033" w:author="Eric Boisvert" w:date="2016-01-24T13:15:00Z"/>
        </w:trPr>
        <w:tc>
          <w:tcPr>
            <w:tcW w:w="1242" w:type="dxa"/>
            <w:shd w:val="clear" w:color="auto" w:fill="auto"/>
          </w:tcPr>
          <w:p w14:paraId="3D169105" w14:textId="4AC08A10" w:rsidR="003A580A" w:rsidRPr="0060248E" w:rsidRDefault="003A580A" w:rsidP="0060248E">
            <w:pPr>
              <w:spacing w:before="120" w:after="0"/>
              <w:jc w:val="both"/>
              <w:rPr>
                <w:ins w:id="1034" w:author="Eric Boisvert" w:date="2016-01-24T13:15:00Z"/>
                <w:lang w:val="en-CA"/>
              </w:rPr>
            </w:pPr>
            <w:ins w:id="1035" w:author="Eric Boisvert" w:date="2016-01-24T13:18:00Z">
              <w:r w:rsidRPr="0060248E">
                <w:rPr>
                  <w:lang w:val="en-CA"/>
                </w:rPr>
                <w:t>Primitive</w:t>
              </w:r>
            </w:ins>
          </w:p>
        </w:tc>
        <w:tc>
          <w:tcPr>
            <w:tcW w:w="7614" w:type="dxa"/>
            <w:shd w:val="clear" w:color="auto" w:fill="auto"/>
          </w:tcPr>
          <w:p w14:paraId="25C6338D" w14:textId="109E5CE9" w:rsidR="003A580A" w:rsidRPr="0060248E" w:rsidRDefault="003A580A" w:rsidP="0060248E">
            <w:pPr>
              <w:spacing w:before="120" w:after="0"/>
              <w:jc w:val="both"/>
              <w:rPr>
                <w:ins w:id="1036" w:author="Eric Boisvert" w:date="2016-01-24T13:15:00Z"/>
                <w:rStyle w:val="reqtext"/>
              </w:rPr>
            </w:pPr>
            <w:ins w:id="1037" w:author="Eric Boisvert" w:date="2016-01-24T13:17:00Z">
              <w:r w:rsidRPr="0060248E">
                <w:rPr>
                  <w:rStyle w:val="reqtext"/>
                </w:rPr>
                <w:t>ISO TC211/ISO 19103 All/ISO 19103:2005 Conceptual schema language</w:t>
              </w:r>
            </w:ins>
          </w:p>
        </w:tc>
      </w:tr>
      <w:tr w:rsidR="003A580A" w:rsidRPr="0060248E" w14:paraId="0C6B0EC3" w14:textId="77777777" w:rsidTr="0060248E">
        <w:trPr>
          <w:ins w:id="1038" w:author="Eric Boisvert" w:date="2016-01-24T13:15:00Z"/>
        </w:trPr>
        <w:tc>
          <w:tcPr>
            <w:tcW w:w="1242" w:type="dxa"/>
            <w:shd w:val="clear" w:color="auto" w:fill="auto"/>
          </w:tcPr>
          <w:p w14:paraId="07E094AA" w14:textId="180A95FA" w:rsidR="003A580A" w:rsidRPr="0060248E" w:rsidRDefault="003A580A" w:rsidP="0060248E">
            <w:pPr>
              <w:spacing w:before="120" w:after="0"/>
              <w:jc w:val="both"/>
              <w:rPr>
                <w:ins w:id="1039" w:author="Eric Boisvert" w:date="2016-01-24T13:15:00Z"/>
                <w:lang w:val="en-CA"/>
              </w:rPr>
            </w:pPr>
            <w:ins w:id="1040" w:author="Eric Boisvert" w:date="2016-01-24T13:18:00Z">
              <w:r w:rsidRPr="0060248E">
                <w:rPr>
                  <w:lang w:val="en-CA"/>
                </w:rPr>
                <w:t>Temporal</w:t>
              </w:r>
            </w:ins>
          </w:p>
        </w:tc>
        <w:tc>
          <w:tcPr>
            <w:tcW w:w="7614" w:type="dxa"/>
            <w:shd w:val="clear" w:color="auto" w:fill="auto"/>
          </w:tcPr>
          <w:p w14:paraId="4DB3F92D" w14:textId="1A1C8098" w:rsidR="003A580A" w:rsidRPr="0060248E" w:rsidRDefault="003A580A" w:rsidP="0060248E">
            <w:pPr>
              <w:spacing w:before="120" w:after="0"/>
              <w:jc w:val="both"/>
              <w:rPr>
                <w:ins w:id="1041" w:author="Eric Boisvert" w:date="2016-01-24T13:15:00Z"/>
                <w:rStyle w:val="reqtext"/>
              </w:rPr>
            </w:pPr>
            <w:ins w:id="1042" w:author="Eric Boisvert" w:date="2016-01-24T13:18:00Z">
              <w:r w:rsidRPr="003A580A">
                <w:rPr>
                  <w:rStyle w:val="reqtext"/>
                </w:rPr>
                <w:t>ISO TC211/ISO 19108 All/ISO 19108:2006 Temporal Schema</w:t>
              </w:r>
            </w:ins>
          </w:p>
        </w:tc>
      </w:tr>
      <w:tr w:rsidR="00253146" w:rsidRPr="0060248E" w14:paraId="402433D1" w14:textId="77777777" w:rsidTr="0060248E">
        <w:trPr>
          <w:ins w:id="1043" w:author="Eric Boisvert" w:date="2016-01-24T13:20:00Z"/>
        </w:trPr>
        <w:tc>
          <w:tcPr>
            <w:tcW w:w="1242" w:type="dxa"/>
            <w:shd w:val="clear" w:color="auto" w:fill="auto"/>
          </w:tcPr>
          <w:p w14:paraId="47E9C396" w14:textId="47E4A3EE" w:rsidR="00253146" w:rsidRPr="0060248E" w:rsidRDefault="00253146" w:rsidP="0060248E">
            <w:pPr>
              <w:spacing w:before="120" w:after="0"/>
              <w:jc w:val="both"/>
              <w:rPr>
                <w:ins w:id="1044" w:author="Eric Boisvert" w:date="2016-01-24T13:20:00Z"/>
                <w:lang w:val="en-CA"/>
              </w:rPr>
            </w:pPr>
            <w:ins w:id="1045" w:author="Eric Boisvert" w:date="2016-01-24T13:20:00Z">
              <w:r w:rsidRPr="0060248E">
                <w:rPr>
                  <w:lang w:val="en-CA"/>
                </w:rPr>
                <w:t>GML</w:t>
              </w:r>
            </w:ins>
          </w:p>
        </w:tc>
        <w:tc>
          <w:tcPr>
            <w:tcW w:w="7614" w:type="dxa"/>
            <w:shd w:val="clear" w:color="auto" w:fill="auto"/>
          </w:tcPr>
          <w:p w14:paraId="6E013A3D" w14:textId="25FED5B9" w:rsidR="00253146" w:rsidRPr="003A580A" w:rsidRDefault="00253146" w:rsidP="0060248E">
            <w:pPr>
              <w:spacing w:before="120" w:after="0"/>
              <w:jc w:val="both"/>
              <w:rPr>
                <w:ins w:id="1046" w:author="Eric Boisvert" w:date="2016-01-24T13:20:00Z"/>
                <w:rStyle w:val="reqtext"/>
              </w:rPr>
            </w:pPr>
            <w:ins w:id="1047" w:author="Eric Boisvert" w:date="2016-01-24T13:20:00Z">
              <w:r w:rsidRPr="00253146">
                <w:rPr>
                  <w:rStyle w:val="reqtext"/>
                </w:rPr>
                <w:t>ISO TC211/ISO 19136:2007 GML</w:t>
              </w:r>
            </w:ins>
          </w:p>
        </w:tc>
      </w:tr>
    </w:tbl>
    <w:p w14:paraId="46039D1A" w14:textId="77777777" w:rsidR="003A580A" w:rsidRDefault="003A580A" w:rsidP="004A5507">
      <w:pPr>
        <w:rPr>
          <w:ins w:id="1048" w:author="Eric Boisvert" w:date="2016-01-24T13:13:00Z"/>
          <w:lang w:val="en-CA"/>
        </w:rPr>
      </w:pPr>
    </w:p>
    <w:p w14:paraId="51F19745" w14:textId="77777777" w:rsidR="003A580A" w:rsidRPr="00D12552" w:rsidRDefault="003A580A" w:rsidP="004A5507">
      <w:pPr>
        <w:rPr>
          <w:lang w:val="en-CA"/>
        </w:rPr>
      </w:pPr>
    </w:p>
    <w:p w14:paraId="0F1DF2C6" w14:textId="77777777" w:rsidR="009A7B37" w:rsidRPr="00D12552" w:rsidRDefault="00695378">
      <w:pPr>
        <w:pStyle w:val="Heading2"/>
        <w:rPr>
          <w:lang w:val="en-CA"/>
        </w:rPr>
      </w:pPr>
      <w:bookmarkStart w:id="1049" w:name="_Toc43994344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049"/>
    </w:p>
    <w:p w14:paraId="563904A3" w14:textId="77777777" w:rsidR="006A7DD0" w:rsidRDefault="006A7DD0">
      <w:pPr>
        <w:rPr>
          <w:color w:val="FF0000"/>
          <w:lang w:val="en-CA"/>
        </w:rPr>
      </w:pPr>
    </w:p>
    <w:p w14:paraId="0AF76069" w14:textId="6473C398" w:rsidR="009A7B37" w:rsidRDefault="00A6445A">
      <w:pPr>
        <w:rPr>
          <w:ins w:id="1050" w:author="Eric Boisvert" w:date="2016-01-04T09:44:00Z"/>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1051" w:name="_Toc439943446"/>
      <w:commentRangeStart w:id="1052"/>
      <w:r w:rsidRPr="00D12552">
        <w:rPr>
          <w:lang w:val="en-CA"/>
        </w:rPr>
        <w:t>Naming of entities</w:t>
      </w:r>
      <w:commentRangeEnd w:id="1052"/>
      <w:r w:rsidR="00FA21EA">
        <w:rPr>
          <w:rStyle w:val="CommentReference"/>
          <w:rFonts w:cs="Times New Roman"/>
          <w:b w:val="0"/>
          <w:bCs w:val="0"/>
        </w:rPr>
        <w:commentReference w:id="1052"/>
      </w:r>
      <w:bookmarkEnd w:id="105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053"/>
            <w:del w:id="1054" w:author="Eric Boisvert" w:date="2015-10-29T04:08:00Z">
              <w:r w:rsidRPr="00D12552" w:rsidDel="00FA21EA">
                <w:rPr>
                  <w:rStyle w:val="reqtext"/>
                  <w:lang w:val="en-CA"/>
                </w:rPr>
                <w:delText xml:space="preserve">classifier </w:delText>
              </w:r>
            </w:del>
            <w:ins w:id="1055" w:author="Eric Boisvert" w:date="2015-10-29T04:10:00Z">
              <w:r w:rsidR="00FA21EA">
                <w:rPr>
                  <w:rStyle w:val="reqtext"/>
                  <w:lang w:val="en-CA"/>
                </w:rPr>
                <w:t>entity</w:t>
              </w:r>
            </w:ins>
            <w:ins w:id="1056" w:author="Eric Boisvert" w:date="2015-10-29T04:08:00Z">
              <w:r w:rsidR="00FA21EA" w:rsidRPr="00D12552">
                <w:rPr>
                  <w:rStyle w:val="reqtext"/>
                  <w:lang w:val="en-CA"/>
                </w:rPr>
                <w:t xml:space="preserve"> </w:t>
              </w:r>
              <w:commentRangeEnd w:id="1053"/>
              <w:r w:rsidR="00FA21EA">
                <w:rPr>
                  <w:rStyle w:val="CommentReference"/>
                  <w:rFonts w:ascii="Times New Roman" w:eastAsia="Times New Roman" w:hAnsi="Times New Roman"/>
                  <w:lang w:val="en-US" w:eastAsia="en-US"/>
                </w:rPr>
                <w:commentReference w:id="1053"/>
              </w:r>
            </w:ins>
            <w:del w:id="1057" w:author="Eric Boisvert" w:date="2015-10-29T04:07:00Z">
              <w:r w:rsidRPr="00D12552" w:rsidDel="00FA21EA">
                <w:rPr>
                  <w:rStyle w:val="reqtext"/>
                  <w:lang w:val="en-CA"/>
                </w:rPr>
                <w:delText xml:space="preserve">shall </w:delText>
              </w:r>
            </w:del>
            <w:ins w:id="1058"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1059"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1060" w:name="_Toc439943447"/>
      <w:r w:rsidRPr="00D12552">
        <w:rPr>
          <w:lang w:val="en-CA"/>
        </w:rPr>
        <w:t>Cardinality</w:t>
      </w:r>
      <w:bookmarkEnd w:id="106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1061" w:author="Eric Boisvert" w:date="2015-10-29T04:28:00Z">
              <w:r>
                <w:rPr>
                  <w:rStyle w:val="reqtext"/>
                  <w:lang w:val="en-CA"/>
                </w:rPr>
                <w:t xml:space="preserve">If the </w:t>
              </w:r>
            </w:ins>
            <w:r w:rsidR="00641AE8" w:rsidRPr="00D12552">
              <w:rPr>
                <w:rStyle w:val="reqtext"/>
                <w:lang w:val="en-CA"/>
              </w:rPr>
              <w:t>Target implementation</w:t>
            </w:r>
            <w:ins w:id="1062" w:author="Eric Boisvert" w:date="2015-10-29T04:28:00Z">
              <w:r>
                <w:rPr>
                  <w:rStyle w:val="reqtext"/>
                  <w:lang w:val="en-CA"/>
                </w:rPr>
                <w:t xml:space="preserve"> allows it, it</w:t>
              </w:r>
            </w:ins>
            <w:r w:rsidR="00641AE8" w:rsidRPr="00D12552">
              <w:rPr>
                <w:rStyle w:val="reqtext"/>
                <w:lang w:val="en-CA"/>
              </w:rPr>
              <w:t xml:space="preserve"> </w:t>
            </w:r>
            <w:del w:id="1063" w:author="Eric Boisvert" w:date="2015-10-29T04:27:00Z">
              <w:r w:rsidR="00641AE8" w:rsidRPr="00D12552" w:rsidDel="001571AE">
                <w:rPr>
                  <w:rStyle w:val="reqtext"/>
                  <w:lang w:val="en-CA"/>
                </w:rPr>
                <w:delText xml:space="preserve">shall </w:delText>
              </w:r>
            </w:del>
            <w:ins w:id="1064" w:author="Eric Boisvert" w:date="2015-10-29T04:27:00Z">
              <w:r w:rsidR="001571AE">
                <w:rPr>
                  <w:rStyle w:val="reqtext"/>
                  <w:lang w:val="en-CA"/>
                </w:rPr>
                <w:t>SHALL</w:t>
              </w:r>
              <w:r w:rsidR="001571AE" w:rsidRPr="00D12552">
                <w:rPr>
                  <w:rStyle w:val="reqtext"/>
                  <w:lang w:val="en-CA"/>
                </w:rPr>
                <w:t xml:space="preserve"> </w:t>
              </w:r>
            </w:ins>
            <w:del w:id="1065" w:author="Eric Boisvert" w:date="2015-10-29T04:26:00Z">
              <w:r w:rsidR="00641AE8" w:rsidRPr="00D12552" w:rsidDel="001571AE">
                <w:rPr>
                  <w:rStyle w:val="reqtext"/>
                  <w:lang w:val="en-CA"/>
                </w:rPr>
                <w:delText xml:space="preserve">constrain </w:delText>
              </w:r>
            </w:del>
            <w:ins w:id="1066"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067" w:author="Eric Boisvert" w:date="2015-10-29T04:26:00Z">
              <w:r w:rsidR="001571AE">
                <w:rPr>
                  <w:rStyle w:val="reqtext"/>
                  <w:lang w:val="en-CA"/>
                </w:rPr>
                <w:t>s</w:t>
              </w:r>
            </w:ins>
            <w:r w:rsidR="00641AE8" w:rsidRPr="00D12552">
              <w:rPr>
                <w:rStyle w:val="reqtext"/>
                <w:lang w:val="en-CA"/>
              </w:rPr>
              <w:t xml:space="preserve"> </w:t>
            </w:r>
            <w:ins w:id="1068" w:author="Eric Boisvert" w:date="2015-10-29T04:26:00Z">
              <w:r w:rsidR="001571AE">
                <w:rPr>
                  <w:rStyle w:val="reqtext"/>
                  <w:lang w:val="en-CA"/>
                </w:rPr>
                <w:t xml:space="preserve">as defined in the </w:t>
              </w:r>
            </w:ins>
            <w:del w:id="1069"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1070" w:author="Eric Boisvert" w:date="2015-10-29T04:29:00Z"/>
          <w:color w:val="FF0000"/>
          <w:lang w:val="en-CA"/>
        </w:rPr>
      </w:pPr>
    </w:p>
    <w:p w14:paraId="7C3E2A57" w14:textId="5335AD24" w:rsidR="00946727" w:rsidRPr="00D12552" w:rsidDel="00ED5267" w:rsidRDefault="00946727" w:rsidP="00DB1F99">
      <w:pPr>
        <w:rPr>
          <w:del w:id="1071" w:author="Eric Boisvert" w:date="2016-01-04T12:14:00Z"/>
          <w:color w:val="FF0000"/>
          <w:lang w:val="en-CA"/>
        </w:rPr>
      </w:pPr>
      <w:ins w:id="1072" w:author="Eric Boisvert" w:date="2015-10-29T04:29:00Z">
        <w:r w:rsidRPr="00946727">
          <w:rPr>
            <w:color w:val="FF0000"/>
            <w:lang w:val="en-CA"/>
          </w:rPr>
          <w:t>Cardinality shall be the same as defined in UML model.</w:t>
        </w:r>
      </w:ins>
      <w:ins w:id="1073"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1074" w:author="Eric Boisvert" w:date="2016-01-04T12:13:00Z">
        <w:r w:rsidR="00ED5267">
          <w:rPr>
            <w:color w:val="FF0000"/>
            <w:lang w:val="en-CA"/>
          </w:rPr>
          <w:t>“1”</w:t>
        </w:r>
      </w:ins>
      <w:ins w:id="1075" w:author="Eric Boisvert" w:date="2016-01-04T12:11:00Z">
        <w:r w:rsidR="00ED5267">
          <w:rPr>
            <w:color w:val="FF0000"/>
            <w:lang w:val="en-CA"/>
          </w:rPr>
          <w:t xml:space="preserve"> or </w:t>
        </w:r>
      </w:ins>
      <w:ins w:id="1076" w:author="Eric Boisvert" w:date="2016-01-04T12:13:00Z">
        <w:r w:rsidR="00ED5267">
          <w:rPr>
            <w:color w:val="FF0000"/>
            <w:lang w:val="en-CA"/>
          </w:rPr>
          <w:t>“</w:t>
        </w:r>
      </w:ins>
      <w:ins w:id="1077" w:author="Eric Boisvert" w:date="2016-01-04T12:11:00Z">
        <w:r w:rsidR="00ED5267">
          <w:rPr>
            <w:color w:val="FF0000"/>
            <w:lang w:val="en-CA"/>
          </w:rPr>
          <w:t>many</w:t>
        </w:r>
      </w:ins>
      <w:ins w:id="1078" w:author="Eric Boisvert" w:date="2016-01-04T12:13:00Z">
        <w:r w:rsidR="00ED5267">
          <w:rPr>
            <w:color w:val="FF0000"/>
            <w:lang w:val="en-CA"/>
          </w:rPr>
          <w:t>”</w:t>
        </w:r>
      </w:ins>
      <w:ins w:id="1079" w:author="Eric Boisvert" w:date="2016-01-04T12:11:00Z">
        <w:r w:rsidR="00ED5267">
          <w:rPr>
            <w:color w:val="FF0000"/>
            <w:lang w:val="en-CA"/>
          </w:rPr>
          <w:t xml:space="preserve"> in almost all cases.</w:t>
        </w:r>
      </w:ins>
      <w:ins w:id="1080" w:author="Eric Boisvert" w:date="2016-01-04T12:13:00Z">
        <w:r w:rsidR="00ED5267">
          <w:rPr>
            <w:color w:val="FF0000"/>
            <w:lang w:val="en-CA"/>
          </w:rPr>
          <w:t xml:space="preserve">   Therefore, if the UML limits a property to “1”, the target implementation can’t be “many</w:t>
        </w:r>
      </w:ins>
      <w:ins w:id="1081" w:author="Eric Boisvert" w:date="2016-01-04T12:14:00Z">
        <w:r w:rsidR="00ED5267">
          <w:rPr>
            <w:color w:val="FF0000"/>
            <w:lang w:val="en-CA"/>
          </w:rPr>
          <w:t>”.</w:t>
        </w:r>
      </w:ins>
    </w:p>
    <w:p w14:paraId="67ABAA99" w14:textId="4D402926" w:rsidR="000F4D17" w:rsidRDefault="00641AE8" w:rsidP="000F4D17">
      <w:pPr>
        <w:pStyle w:val="Heading3"/>
        <w:rPr>
          <w:ins w:id="1082" w:author="Eric Boisvert" w:date="2015-10-29T04:46:00Z"/>
          <w:lang w:val="en-CA"/>
        </w:rPr>
      </w:pPr>
      <w:bookmarkStart w:id="1083" w:name="_Toc439943448"/>
      <w:del w:id="1084" w:author="Eric Boisvert" w:date="2015-10-29T04:46:00Z">
        <w:r w:rsidRPr="00D12552" w:rsidDel="000F4D17">
          <w:rPr>
            <w:lang w:val="en-CA"/>
          </w:rPr>
          <w:delText>.</w:delText>
        </w:r>
      </w:del>
      <w:del w:id="1085" w:author="Eric Boisvert" w:date="2016-01-04T12:14:00Z">
        <w:r w:rsidRPr="00D12552" w:rsidDel="00ED5267">
          <w:rPr>
            <w:lang w:val="en-CA"/>
          </w:rPr>
          <w:delText xml:space="preserve"> </w:delText>
        </w:r>
      </w:del>
      <w:ins w:id="1086" w:author="Eric Boisvert" w:date="2015-10-29T04:46:00Z">
        <w:r w:rsidR="000F4D17">
          <w:rPr>
            <w:lang w:val="en-CA"/>
          </w:rPr>
          <w:t>Abstract classes</w:t>
        </w:r>
        <w:bookmarkEnd w:id="1083"/>
      </w:ins>
    </w:p>
    <w:p w14:paraId="3FBC8B38" w14:textId="77777777" w:rsidR="000F4D17" w:rsidRPr="000F4D17" w:rsidRDefault="000F4D17" w:rsidP="000F4D17">
      <w:pPr>
        <w:rPr>
          <w:ins w:id="1087"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088"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1089" w:author="Eric Boisvert" w:date="2015-10-29T04:46:00Z"/>
                <w:rStyle w:val="requri"/>
                <w:lang w:val="en-CA"/>
              </w:rPr>
            </w:pPr>
            <w:ins w:id="1090"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1091" w:author="Eric Boisvert" w:date="2015-10-29T04:46:00Z"/>
                <w:rStyle w:val="reqtext"/>
                <w:lang w:val="en-CA"/>
              </w:rPr>
            </w:pPr>
            <w:ins w:id="1092" w:author="Eric Boisvert" w:date="2015-10-29T04:46:00Z">
              <w:r>
                <w:rPr>
                  <w:rStyle w:val="reqtext"/>
                  <w:lang w:val="en-CA"/>
                </w:rPr>
                <w:t>Abstract classes SHALL not be materialised</w:t>
              </w:r>
            </w:ins>
          </w:p>
        </w:tc>
      </w:tr>
    </w:tbl>
    <w:p w14:paraId="271F24BA" w14:textId="77777777" w:rsidR="000F4D17" w:rsidRDefault="000F4D17" w:rsidP="000F4D17">
      <w:pPr>
        <w:rPr>
          <w:ins w:id="1093" w:author="Eric Boisvert" w:date="2016-01-04T12:14:00Z"/>
          <w:color w:val="FF0000"/>
          <w:lang w:val="en-CA"/>
        </w:rPr>
      </w:pPr>
    </w:p>
    <w:p w14:paraId="3177864D" w14:textId="303B0E70" w:rsidR="00ED5267" w:rsidRDefault="00396863" w:rsidP="000F4D17">
      <w:pPr>
        <w:rPr>
          <w:ins w:id="1094" w:author="Eric Boisvert" w:date="2016-01-04T13:09:00Z"/>
          <w:color w:val="FF0000"/>
          <w:lang w:val="en-CA"/>
        </w:rPr>
      </w:pPr>
      <w:ins w:id="1095" w:author="Eric Boisvert" w:date="2016-01-04T13:05:00Z">
        <w:r>
          <w:rPr>
            <w:color w:val="FF0000"/>
            <w:lang w:val="en-CA"/>
          </w:rPr>
          <w:t xml:space="preserve">Not all physical implementation support the concept of </w:t>
        </w:r>
      </w:ins>
      <w:ins w:id="1096" w:author="Eric Boisvert" w:date="2016-01-04T13:06:00Z">
        <w:r>
          <w:rPr>
            <w:color w:val="FF0000"/>
            <w:lang w:val="en-CA"/>
          </w:rPr>
          <w:t>abstract class or even inheritance and polymorphism.  XSD does support that concept</w:t>
        </w:r>
      </w:ins>
      <w:ins w:id="1097" w:author="Eric Boisvert" w:date="2016-01-04T13:08:00Z">
        <w:r>
          <w:rPr>
            <w:color w:val="FF0000"/>
            <w:lang w:val="en-CA"/>
          </w:rPr>
          <w:t xml:space="preserve"> and all its implications</w:t>
        </w:r>
      </w:ins>
      <w:ins w:id="1098" w:author="Eric Boisvert" w:date="2016-01-04T13:06:00Z">
        <w:r>
          <w:rPr>
            <w:color w:val="FF0000"/>
            <w:lang w:val="en-CA"/>
          </w:rPr>
          <w:t>, but JSON does not.  This requirement specifies that the physical model shall not allow materialisation of a</w:t>
        </w:r>
      </w:ins>
      <w:ins w:id="1099" w:author="Eric Boisvert" w:date="2016-01-04T13:08:00Z">
        <w:r>
          <w:rPr>
            <w:color w:val="FF0000"/>
            <w:lang w:val="en-CA"/>
          </w:rPr>
          <w:t>n</w:t>
        </w:r>
      </w:ins>
      <w:ins w:id="1100" w:author="Eric Boisvert" w:date="2016-01-04T13:06:00Z">
        <w:r>
          <w:rPr>
            <w:color w:val="FF0000"/>
            <w:lang w:val="en-CA"/>
          </w:rPr>
          <w:t xml:space="preserve"> </w:t>
        </w:r>
      </w:ins>
      <w:ins w:id="1101" w:author="Eric Boisvert" w:date="2016-01-04T13:07:00Z">
        <w:r>
          <w:rPr>
            <w:color w:val="FF0000"/>
            <w:lang w:val="en-CA"/>
          </w:rPr>
          <w:t xml:space="preserve">instace of a </w:t>
        </w:r>
      </w:ins>
      <w:ins w:id="1102"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103"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104" w:author="Eric Boisvert" w:date="2016-01-04T13:09:00Z"/>
                <w:rStyle w:val="requri"/>
                <w:lang w:val="en-CA"/>
              </w:rPr>
            </w:pPr>
            <w:ins w:id="1105"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1106" w:author="Eric Boisvert" w:date="2016-01-04T13:09:00Z"/>
                <w:rStyle w:val="reqtext"/>
                <w:lang w:val="en-CA"/>
              </w:rPr>
            </w:pPr>
            <w:ins w:id="1107" w:author="Eric Boisvert" w:date="2016-01-04T13:24:00Z">
              <w:r>
                <w:rPr>
                  <w:rStyle w:val="reqtext"/>
                  <w:lang w:val="en-CA"/>
                </w:rPr>
                <w:t>Target implementation</w:t>
              </w:r>
            </w:ins>
            <w:ins w:id="1108" w:author="Eric Boisvert" w:date="2016-01-04T13:09:00Z">
              <w:r w:rsidR="00396863">
                <w:rPr>
                  <w:rStyle w:val="reqtext"/>
                  <w:lang w:val="en-CA"/>
                </w:rPr>
                <w:t xml:space="preserve"> </w:t>
              </w:r>
            </w:ins>
            <w:ins w:id="1109" w:author="Eric Boisvert" w:date="2016-01-04T13:24:00Z">
              <w:r>
                <w:rPr>
                  <w:rStyle w:val="reqtext"/>
                  <w:lang w:val="en-CA"/>
                </w:rPr>
                <w:t>SHALL</w:t>
              </w:r>
            </w:ins>
            <w:ins w:id="1110" w:author="Eric Boisvert" w:date="2016-01-04T13:09:00Z">
              <w:r w:rsidR="00396863">
                <w:rPr>
                  <w:rStyle w:val="reqtext"/>
                  <w:lang w:val="en-CA"/>
                </w:rPr>
                <w:t xml:space="preserve"> implements </w:t>
              </w:r>
            </w:ins>
            <w:ins w:id="1111" w:author="Eric Boisvert" w:date="2016-01-04T13:24:00Z">
              <w:r>
                <w:rPr>
                  <w:rStyle w:val="reqtext"/>
                  <w:lang w:val="en-CA"/>
                </w:rPr>
                <w:t>type substitutions</w:t>
              </w:r>
            </w:ins>
            <w:ins w:id="1112" w:author="Eric Boisvert" w:date="2016-01-04T13:09:00Z">
              <w:r w:rsidR="00396863">
                <w:rPr>
                  <w:rStyle w:val="reqtext"/>
                  <w:lang w:val="en-CA"/>
                </w:rPr>
                <w:t xml:space="preserve"> </w:t>
              </w:r>
            </w:ins>
            <w:ins w:id="1113" w:author="Eric Boisvert" w:date="2016-01-04T13:10:00Z">
              <w:r w:rsidR="00396863">
                <w:rPr>
                  <w:rStyle w:val="reqtext"/>
                  <w:lang w:val="en-CA"/>
                </w:rPr>
                <w:t>inferred</w:t>
              </w:r>
            </w:ins>
            <w:ins w:id="1114" w:author="Eric Boisvert" w:date="2016-01-04T13:09:00Z">
              <w:r w:rsidR="00396863">
                <w:rPr>
                  <w:rStyle w:val="reqtext"/>
                  <w:lang w:val="en-CA"/>
                </w:rPr>
                <w:t xml:space="preserve"> </w:t>
              </w:r>
            </w:ins>
            <w:ins w:id="1115" w:author="Eric Boisvert" w:date="2016-01-04T13:10:00Z">
              <w:r w:rsidR="00396863">
                <w:rPr>
                  <w:rStyle w:val="reqtext"/>
                  <w:lang w:val="en-CA"/>
                </w:rPr>
                <w:t>from the UML model</w:t>
              </w:r>
            </w:ins>
          </w:p>
        </w:tc>
      </w:tr>
    </w:tbl>
    <w:p w14:paraId="64A5A5CB" w14:textId="77777777" w:rsidR="00396863" w:rsidRDefault="00396863" w:rsidP="000F4D17">
      <w:pPr>
        <w:rPr>
          <w:ins w:id="1116" w:author="Eric Boisvert" w:date="2016-01-04T13:09:00Z"/>
          <w:color w:val="FF0000"/>
          <w:lang w:val="en-CA"/>
        </w:rPr>
      </w:pPr>
    </w:p>
    <w:p w14:paraId="41D6450C" w14:textId="093FEC3C" w:rsidR="00396863" w:rsidRDefault="00396863" w:rsidP="000F4D17">
      <w:pPr>
        <w:rPr>
          <w:ins w:id="1117" w:author="Eric Boisvert" w:date="2016-01-04T13:26:00Z"/>
          <w:color w:val="FF0000"/>
          <w:lang w:val="en-CA"/>
        </w:rPr>
      </w:pPr>
      <w:ins w:id="1118"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1119" w:author="Eric Boisvert" w:date="2016-01-04T13:17:00Z">
        <w:r w:rsidR="00057138">
          <w:rPr>
            <w:color w:val="FF0000"/>
            <w:lang w:val="en-CA"/>
          </w:rPr>
          <w:t xml:space="preserve"> because DisplacementEvent is a sub type of GeologicEvent</w:t>
        </w:r>
      </w:ins>
      <w:ins w:id="1120" w:author="Eric Boisvert" w:date="2016-01-04T13:23:00Z">
        <w:r w:rsidR="000578C2">
          <w:rPr>
            <w:color w:val="FF0000"/>
            <w:lang w:val="en-CA"/>
          </w:rPr>
          <w:t xml:space="preserve"> (</w:t>
        </w:r>
      </w:ins>
      <w:ins w:id="1121"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1122" w:author="Eric Boisvert" w:date="2016-01-04T13:24:00Z">
        <w:r w:rsidR="000578C2">
          <w:t xml:space="preserve">Figure </w:t>
        </w:r>
        <w:r w:rsidR="000578C2">
          <w:rPr>
            <w:noProof/>
          </w:rPr>
          <w:t>6</w:t>
        </w:r>
        <w:r w:rsidR="000578C2">
          <w:rPr>
            <w:color w:val="FF0000"/>
            <w:lang w:val="en-CA"/>
          </w:rPr>
          <w:fldChar w:fldCharType="end"/>
        </w:r>
      </w:ins>
      <w:ins w:id="1123" w:author="Eric Boisvert" w:date="2016-01-04T13:23:00Z">
        <w:r w:rsidR="000578C2">
          <w:rPr>
            <w:color w:val="FF0000"/>
            <w:lang w:val="en-CA"/>
          </w:rPr>
          <w:t>)</w:t>
        </w:r>
      </w:ins>
      <w:ins w:id="1124" w:author="Eric Boisvert" w:date="2016-01-04T13:24:00Z">
        <w:r w:rsidR="000578C2">
          <w:rPr>
            <w:color w:val="FF0000"/>
            <w:lang w:val="en-CA"/>
          </w:rPr>
          <w:t xml:space="preserve">. </w:t>
        </w:r>
      </w:ins>
      <w:ins w:id="1125"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materialised (as per </w:t>
        </w:r>
      </w:ins>
      <w:ins w:id="1126"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1127" w:author="Eric Boisvert" w:date="2016-01-04T13:25:00Z">
        <w:r w:rsidR="000578C2">
          <w:rPr>
            <w:color w:val="FF0000"/>
            <w:lang w:val="en-CA"/>
          </w:rPr>
          <w:t>)</w:t>
        </w:r>
      </w:ins>
      <w:ins w:id="1128"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1129" w:author="Eric Boisvert" w:date="2016-01-04T13:17:00Z"/>
          <w:color w:val="FF0000"/>
          <w:lang w:val="en-CA"/>
        </w:rPr>
      </w:pPr>
    </w:p>
    <w:p w14:paraId="75F96929" w14:textId="4BBFE99C" w:rsidR="00057138" w:rsidRDefault="00954EEB" w:rsidP="000F4D17">
      <w:pPr>
        <w:rPr>
          <w:ins w:id="1130" w:author="Eric Boisvert" w:date="2015-10-29T04:46:00Z"/>
          <w:color w:val="FF0000"/>
          <w:lang w:val="en-CA"/>
        </w:rPr>
      </w:pPr>
      <w:ins w:id="1131"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CD22DC" w:rsidRPr="000150DE" w:rsidRDefault="00CD22DC">
                    <w:pPr>
                      <w:pStyle w:val="Caption"/>
                      <w:rPr>
                        <w:color w:val="FF0000"/>
                      </w:rPr>
                      <w:pPrChange w:id="1132" w:author="Eric Boisvert" w:date="2016-01-04T13:23:00Z">
                        <w:pPr/>
                      </w:pPrChange>
                    </w:pPr>
                    <w:bookmarkStart w:id="1133" w:name="_Ref439677176"/>
                    <w:ins w:id="1134" w:author="Eric Boisvert" w:date="2016-01-04T13:23:00Z">
                      <w:r>
                        <w:t xml:space="preserve">Figure </w:t>
                      </w:r>
                      <w:r>
                        <w:fldChar w:fldCharType="begin"/>
                      </w:r>
                      <w:r>
                        <w:instrText xml:space="preserve"> SEQ Figure \* ARABIC </w:instrText>
                      </w:r>
                    </w:ins>
                    <w:r>
                      <w:fldChar w:fldCharType="separate"/>
                    </w:r>
                    <w:ins w:id="1135" w:author="Eric Boisvert" w:date="2016-01-19T19:09:00Z">
                      <w:r>
                        <w:rPr>
                          <w:noProof/>
                        </w:rPr>
                        <w:t>7</w:t>
                      </w:r>
                    </w:ins>
                    <w:ins w:id="1136" w:author="Eric Boisvert" w:date="2016-01-04T13:23:00Z">
                      <w:r>
                        <w:fldChar w:fldCharType="end"/>
                      </w:r>
                      <w:bookmarkEnd w:id="1133"/>
                      <w:r>
                        <w:t xml:space="preserve"> : DisplacementEvent as subtype of GeologicEvent</w:t>
                      </w:r>
                    </w:ins>
                  </w:p>
                </w:txbxContent>
              </v:textbox>
            </v:shape>
          </w:pict>
        </w:r>
      </w:ins>
      <w:del w:id="1137" w:author="Eric Boisvert" w:date="2016-01-04T13:19:00Z">
        <w:r>
          <w:rPr>
            <w:color w:val="FF0000"/>
            <w:lang w:val="en-CA"/>
          </w:rPr>
          <w:pict w14:anchorId="7DC4A963">
            <v:shape id="_x0000_i1031" type="#_x0000_t75" style="width:311.65pt;height:289.6pt">
              <v:imagedata croptop="-65520f" cropbottom="65520f"/>
            </v:shape>
          </w:pict>
        </w:r>
      </w:del>
    </w:p>
    <w:p w14:paraId="70577EE2" w14:textId="77777777" w:rsidR="000F4D17" w:rsidRPr="00946727" w:rsidRDefault="000F4D17">
      <w:pPr>
        <w:rPr>
          <w:ins w:id="1138" w:author="Eric Boisvert" w:date="2015-10-29T04:28:00Z"/>
          <w:lang w:val="en-CA"/>
          <w:rPrChange w:id="1139" w:author="Eric Boisvert" w:date="2015-10-29T04:28:00Z">
            <w:rPr>
              <w:ins w:id="1140" w:author="Eric Boisvert" w:date="2015-10-29T04:28:00Z"/>
              <w:color w:val="FF0000"/>
              <w:lang w:val="en-CA"/>
            </w:rPr>
          </w:rPrChange>
        </w:rPr>
        <w:pPrChange w:id="1141" w:author="Eric Boisvert" w:date="2015-10-29T04:28:00Z">
          <w:pPr>
            <w:pStyle w:val="Heading3"/>
          </w:pPr>
        </w:pPrChange>
      </w:pPr>
    </w:p>
    <w:p w14:paraId="691D93BA" w14:textId="6EA33D8E" w:rsidR="003D0B50" w:rsidRPr="00D12552" w:rsidRDefault="003D0B50" w:rsidP="001571AE">
      <w:pPr>
        <w:pStyle w:val="Heading3"/>
        <w:rPr>
          <w:lang w:val="en-CA"/>
        </w:rPr>
      </w:pPr>
      <w:bookmarkStart w:id="1142" w:name="_Toc439943449"/>
      <w:r w:rsidRPr="00D12552">
        <w:rPr>
          <w:lang w:val="en-CA"/>
        </w:rPr>
        <w:t>Quantities</w:t>
      </w:r>
      <w:bookmarkEnd w:id="1142"/>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1143" w:author="Eric Boisvert" w:date="2015-10-29T04:29:00Z">
        <w:r w:rsidR="00946727">
          <w:rPr>
            <w:lang w:val="en-CA"/>
          </w:rPr>
          <w:t xml:space="preserve">, for </w:t>
        </w:r>
      </w:ins>
      <w:ins w:id="1144" w:author="Eric Boisvert" w:date="2015-10-29T04:30:00Z">
        <w:r w:rsidR="00946727">
          <w:rPr>
            <w:lang w:val="en-CA"/>
          </w:rPr>
          <w:t>example</w:t>
        </w:r>
      </w:ins>
      <w:ins w:id="1145" w:author="Eric Boisvert" w:date="2015-10-29T04:29:00Z">
        <w:r w:rsidR="00946727">
          <w:rPr>
            <w:lang w:val="en-CA"/>
          </w:rPr>
          <w:t xml:space="preserve"> UCUM.</w:t>
        </w:r>
      </w:ins>
      <w:del w:id="1146"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1147"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148"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1149" w:name="_Ref432861816"/>
      <w:bookmarkStart w:id="1150" w:name="_Toc439943450"/>
      <w:r w:rsidRPr="00D12552">
        <w:rPr>
          <w:lang w:val="en-CA"/>
        </w:rPr>
        <w:lastRenderedPageBreak/>
        <w:t>Code lists</w:t>
      </w:r>
      <w:bookmarkEnd w:id="1149"/>
      <w:bookmarkEnd w:id="1150"/>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1151" w:name="_Ref432861735"/>
      <w:bookmarkStart w:id="1152" w:name="_Toc439943451"/>
      <w:commentRangeStart w:id="1153"/>
      <w:r w:rsidRPr="00D12552">
        <w:rPr>
          <w:lang w:val="en-CA"/>
        </w:rPr>
        <w:t>Code lists URI</w:t>
      </w:r>
      <w:bookmarkEnd w:id="1151"/>
      <w:commentRangeEnd w:id="1153"/>
      <w:r w:rsidR="00773E1B">
        <w:rPr>
          <w:rStyle w:val="CommentReference"/>
          <w:rFonts w:cs="Times New Roman"/>
          <w:b w:val="0"/>
          <w:bCs w:val="0"/>
        </w:rPr>
        <w:commentReference w:id="1153"/>
      </w:r>
      <w:bookmarkEnd w:id="1152"/>
    </w:p>
    <w:p w14:paraId="42F49A77" w14:textId="77777777" w:rsidR="00946727" w:rsidRDefault="00946727" w:rsidP="003D0B50">
      <w:pPr>
        <w:rPr>
          <w:ins w:id="1154"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1155" w:name="_Toc439943452"/>
      <w:commentRangeStart w:id="1156"/>
      <w:r w:rsidRPr="00D12552">
        <w:rPr>
          <w:lang w:val="en-CA"/>
        </w:rPr>
        <w:t>Identifier</w:t>
      </w:r>
      <w:commentRangeEnd w:id="1156"/>
      <w:r w:rsidR="000F4D17">
        <w:rPr>
          <w:rStyle w:val="CommentReference"/>
          <w:rFonts w:cs="Times New Roman"/>
          <w:b w:val="0"/>
          <w:bCs w:val="0"/>
        </w:rPr>
        <w:commentReference w:id="1156"/>
      </w:r>
      <w:bookmarkEnd w:id="1155"/>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1157" w:author="Eric Boisvert" w:date="2016-01-04T13:34:00Z"/>
          <w:color w:val="FF0000"/>
          <w:lang w:val="en-CA"/>
        </w:rPr>
      </w:pPr>
    </w:p>
    <w:p w14:paraId="036CBE7B" w14:textId="435E9CB6" w:rsidR="0048717F" w:rsidRPr="00D12552" w:rsidRDefault="001A08DE" w:rsidP="00DB1F99">
      <w:pPr>
        <w:rPr>
          <w:color w:val="FF0000"/>
          <w:lang w:val="en-CA"/>
        </w:rPr>
      </w:pPr>
      <w:ins w:id="1158" w:author="Eric Boisvert" w:date="2016-01-04T13:38:00Z">
        <w:r>
          <w:rPr>
            <w:color w:val="FF0000"/>
            <w:lang w:val="en-CA"/>
          </w:rPr>
          <w:t>The URI shall point to one or more representation</w:t>
        </w:r>
      </w:ins>
      <w:ins w:id="1159" w:author="Eric Boisvert" w:date="2016-01-04T13:40:00Z">
        <w:r>
          <w:rPr>
            <w:color w:val="FF0000"/>
            <w:lang w:val="en-CA"/>
          </w:rPr>
          <w:t>s</w:t>
        </w:r>
      </w:ins>
      <w:ins w:id="1160" w:author="Eric Boisvert" w:date="2016-01-04T13:38:00Z">
        <w:r>
          <w:rPr>
            <w:color w:val="FF0000"/>
            <w:lang w:val="en-CA"/>
          </w:rPr>
          <w:t xml:space="preserve"> of the feature it identifies</w:t>
        </w:r>
      </w:ins>
      <w:ins w:id="1161" w:author="Eric Boisvert" w:date="2016-01-04T13:40:00Z">
        <w:r>
          <w:rPr>
            <w:color w:val="FF0000"/>
            <w:lang w:val="en-CA"/>
          </w:rPr>
          <w:t xml:space="preserve">.  </w:t>
        </w:r>
      </w:ins>
      <w:commentRangeStart w:id="1162"/>
      <w:ins w:id="1163"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1162"/>
      <w:ins w:id="1164" w:author="Eric Boisvert" w:date="2016-01-04T13:42:00Z">
        <w:r>
          <w:rPr>
            <w:rStyle w:val="CommentReference"/>
          </w:rPr>
          <w:commentReference w:id="1162"/>
        </w:r>
      </w:ins>
    </w:p>
    <w:p w14:paraId="308241B4" w14:textId="4C94E93C" w:rsidR="009B3BBD" w:rsidRDefault="009B3BBD" w:rsidP="009B3BBD">
      <w:pPr>
        <w:pStyle w:val="Heading2"/>
        <w:rPr>
          <w:lang w:val="en-CA"/>
        </w:rPr>
      </w:pPr>
      <w:bookmarkStart w:id="1165" w:name="_Toc439943453"/>
      <w:commentRangeStart w:id="1166"/>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1166"/>
      <w:r w:rsidR="00762332">
        <w:rPr>
          <w:rStyle w:val="CommentReference"/>
          <w:rFonts w:cs="Times New Roman"/>
          <w:b w:val="0"/>
          <w:bCs w:val="0"/>
          <w:iCs w:val="0"/>
        </w:rPr>
        <w:commentReference w:id="1166"/>
      </w:r>
      <w:bookmarkEnd w:id="1165"/>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w:t>
      </w:r>
      <w:r w:rsidRPr="00762332">
        <w:rPr>
          <w:lang w:val="en-CA"/>
        </w:rPr>
        <w:lastRenderedPageBreak/>
        <w:t xml:space="preserve">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ins w:id="1167" w:author="Eric Boisvert" w:date="2016-01-19T19:09:00Z">
        <w:r w:rsidR="00302FB5">
          <w:rPr>
            <w:noProof/>
          </w:rPr>
          <w:t>8</w:t>
        </w:r>
      </w:ins>
      <w:del w:id="1168" w:author="Eric Boisvert" w:date="2016-01-16T17:26:00Z">
        <w:r w:rsidR="0043586C" w:rsidDel="00230CDE">
          <w:rPr>
            <w:noProof/>
          </w:rPr>
          <w:delText>7</w:delText>
        </w:r>
      </w:del>
      <w:r w:rsidR="00673E83">
        <w:rPr>
          <w:noProof/>
        </w:rPr>
        <w:fldChar w:fldCharType="end"/>
      </w:r>
      <w:r>
        <w:t xml:space="preserve"> : Package dependency for GeoSciML Portrayal</w:t>
      </w:r>
    </w:p>
    <w:p w14:paraId="0D63EA0D" w14:textId="6B7603E8" w:rsidR="00762332" w:rsidRDefault="00762332" w:rsidP="00BA6B31">
      <w:pPr>
        <w:rPr>
          <w:lang w:val="en-CA"/>
        </w:rPr>
      </w:pPr>
      <w:r w:rsidRPr="00762332">
        <w:rPr>
          <w:lang w:val="en-CA"/>
        </w:rPr>
        <w:t xml:space="preserve">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169" w:author="Eric Boisvert" w:date="2016-01-24T13:23:00Z">
        <w:r w:rsidRPr="00762332" w:rsidDel="00253146">
          <w:rPr>
            <w:lang w:val="en-CA"/>
          </w:rPr>
          <w:delText>gml</w:delText>
        </w:r>
      </w:del>
      <w:ins w:id="1170" w:author="Eric Boisvert" w:date="2016-01-24T13:23:00Z">
        <w:r w:rsidR="00253146">
          <w:rPr>
            <w:lang w:val="en-CA"/>
          </w:rPr>
          <w:t>GEO:</w:t>
        </w:r>
      </w:ins>
      <w:r w:rsidRPr="00762332">
        <w:rPr>
          <w:lang w:val="en-CA"/>
        </w:rPr>
        <w:t xml:space="preserve">:Point, </w:t>
      </w:r>
      <w:del w:id="1171" w:author="Eric Boisvert" w:date="2016-01-24T13:23:00Z">
        <w:r w:rsidRPr="00762332" w:rsidDel="00253146">
          <w:rPr>
            <w:lang w:val="en-CA"/>
          </w:rPr>
          <w:delText>gml</w:delText>
        </w:r>
      </w:del>
      <w:ins w:id="1172" w:author="Eric Boisvert" w:date="2016-01-24T13:23:00Z">
        <w:r w:rsidR="00253146">
          <w:rPr>
            <w:lang w:val="en-CA"/>
          </w:rPr>
          <w:t>GEO:</w:t>
        </w:r>
      </w:ins>
      <w:r w:rsidRPr="00762332">
        <w:rPr>
          <w:lang w:val="en-CA"/>
        </w:rPr>
        <w:t>:LineString</w:t>
      </w:r>
      <w:del w:id="1173" w:author="Eric Boisvert" w:date="2016-01-24T13:23:00Z">
        <w:r w:rsidRPr="00762332" w:rsidDel="00253146">
          <w:rPr>
            <w:lang w:val="en-CA"/>
          </w:rPr>
          <w:delText xml:space="preserve">, </w:delText>
        </w:r>
      </w:del>
      <w:del w:id="1174" w:author="Eric Boisvert" w:date="2016-01-24T13:24:00Z">
        <w:r w:rsidRPr="00762332" w:rsidDel="00253146">
          <w:rPr>
            <w:lang w:val="en-CA"/>
          </w:rPr>
          <w:delText>gml</w:delText>
        </w:r>
      </w:del>
      <w:ins w:id="1175" w:author="Eric Boisvert" w:date="2016-01-24T13:24:00Z">
        <w:r w:rsidR="00253146">
          <w:rPr>
            <w:lang w:val="en-CA"/>
          </w:rPr>
          <w:t>GEO:</w:t>
        </w:r>
      </w:ins>
      <w:r w:rsidRPr="00762332">
        <w:rPr>
          <w:lang w:val="en-CA"/>
        </w:rPr>
        <w:t xml:space="preserve">:Curve, </w:t>
      </w:r>
      <w:ins w:id="1176" w:author="Eric Boisvert" w:date="2016-01-24T13:24:00Z">
        <w:r w:rsidR="00253146">
          <w:rPr>
            <w:lang w:val="en-CA"/>
          </w:rPr>
          <w:t>GEO</w:t>
        </w:r>
      </w:ins>
      <w:del w:id="1177" w:author="Eric Boisvert" w:date="2016-01-24T13:24:00Z">
        <w:r w:rsidRPr="00762332" w:rsidDel="00253146">
          <w:rPr>
            <w:lang w:val="en-CA"/>
          </w:rPr>
          <w:delText>gml</w:delText>
        </w:r>
      </w:del>
      <w:proofErr w:type="gramStart"/>
      <w:r w:rsidRPr="00762332">
        <w:rPr>
          <w:lang w:val="en-CA"/>
        </w:rPr>
        <w:t>:Polygon</w:t>
      </w:r>
      <w:proofErr w:type="gramEnd"/>
      <w:r w:rsidRPr="00762332">
        <w:rPr>
          <w:lang w:val="en-CA"/>
        </w:rPr>
        <w:t xml:space="preserve">, </w:t>
      </w:r>
      <w:ins w:id="1178" w:author="Eric Boisvert" w:date="2016-01-24T13:24:00Z">
        <w:r w:rsidR="00253146">
          <w:rPr>
            <w:lang w:val="en-CA"/>
          </w:rPr>
          <w:t>GEO</w:t>
        </w:r>
      </w:ins>
      <w:del w:id="1179" w:author="Eric Boisvert" w:date="2016-01-24T13:24:00Z">
        <w:r w:rsidRPr="00762332" w:rsidDel="00253146">
          <w:rPr>
            <w:lang w:val="en-CA"/>
          </w:rPr>
          <w:delText>gml</w:delText>
        </w:r>
      </w:del>
      <w:r w:rsidRPr="00762332">
        <w:rPr>
          <w:lang w:val="en-CA"/>
        </w:rPr>
        <w:t xml:space="preserve">:Surface, </w:t>
      </w:r>
      <w:del w:id="1180" w:author="Eric Boisvert" w:date="2016-01-24T13:24:00Z">
        <w:r w:rsidRPr="00762332" w:rsidDel="00253146">
          <w:rPr>
            <w:lang w:val="en-CA"/>
          </w:rPr>
          <w:delText>gml</w:delText>
        </w:r>
      </w:del>
      <w:ins w:id="1181" w:author="Eric Boisvert" w:date="2016-01-24T13:24:00Z">
        <w:r w:rsidR="00253146">
          <w:rPr>
            <w:lang w:val="en-CA"/>
          </w:rPr>
          <w:t>GEO</w:t>
        </w:r>
      </w:ins>
      <w:r w:rsidRPr="00762332">
        <w:rPr>
          <w:lang w:val="en-CA"/>
        </w:rPr>
        <w:t xml:space="preserve">:MultiPoint, </w:t>
      </w:r>
      <w:del w:id="1182" w:author="Eric Boisvert" w:date="2016-01-24T13:24:00Z">
        <w:r w:rsidRPr="00762332" w:rsidDel="00253146">
          <w:rPr>
            <w:lang w:val="en-CA"/>
          </w:rPr>
          <w:delText>gml</w:delText>
        </w:r>
      </w:del>
      <w:ins w:id="1183" w:author="Eric Boisvert" w:date="2016-01-24T13:24:00Z">
        <w:r w:rsidR="00253146">
          <w:rPr>
            <w:lang w:val="en-CA"/>
          </w:rPr>
          <w:t>GEO</w:t>
        </w:r>
      </w:ins>
      <w:r w:rsidRPr="00762332">
        <w:rPr>
          <w:lang w:val="en-CA"/>
        </w:rPr>
        <w:t xml:space="preserve">:MultiCurve, </w:t>
      </w:r>
      <w:ins w:id="1184" w:author="Eric Boisvert" w:date="2016-01-24T13:24:00Z">
        <w:r w:rsidR="00253146">
          <w:rPr>
            <w:lang w:val="en-CA"/>
          </w:rPr>
          <w:t>GEO</w:t>
        </w:r>
      </w:ins>
      <w:del w:id="1185" w:author="Eric Boisvert" w:date="2016-01-24T13:24:00Z">
        <w:r w:rsidRPr="00762332" w:rsidDel="00253146">
          <w:rPr>
            <w:lang w:val="en-CA"/>
          </w:rPr>
          <w:delText>gml</w:delText>
        </w:r>
      </w:del>
      <w:r w:rsidRPr="00762332">
        <w:rPr>
          <w:lang w:val="en-CA"/>
        </w:rPr>
        <w:t>:MultiSurface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1186"/>
      <w:r w:rsidRPr="00B9320B">
        <w:rPr>
          <w:lang w:val="en-CA"/>
        </w:rPr>
        <w:t>In robust services</w:t>
      </w:r>
      <w:commentRangeEnd w:id="1186"/>
      <w:r>
        <w:rPr>
          <w:rStyle w:val="CommentReference"/>
        </w:rPr>
        <w:commentReference w:id="1186"/>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1187" w:name="_Toc439943454"/>
      <w:r>
        <w:rPr>
          <w:lang w:val="en-CA"/>
        </w:rPr>
        <w:t>Portrayal views</w:t>
      </w:r>
      <w:bookmarkEnd w:id="1187"/>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188" w:name="_Ref439853500"/>
      <w:r w:rsidRPr="00A12606">
        <w:t>Formal Syntax</w:t>
      </w:r>
      <w:bookmarkEnd w:id="1188"/>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1189"/>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 xml:space="preserve">A portrayal dataset is equivalent to a table, </w:t>
      </w:r>
      <w:proofErr w:type="gramStart"/>
      <w:r>
        <w:rPr>
          <w:color w:val="FF0000"/>
          <w:lang w:val="en-CA"/>
        </w:rPr>
        <w:t>a</w:t>
      </w:r>
      <w:proofErr w:type="gramEnd"/>
      <w:r>
        <w:rPr>
          <w:color w:val="FF0000"/>
          <w:lang w:val="en-CA"/>
        </w:rPr>
        <w:t xml:space="preserve"> ESRI shape file, or a web service.  Good practice in GIS is </w:t>
      </w:r>
      <w:proofErr w:type="gramStart"/>
      <w:r>
        <w:rPr>
          <w:color w:val="FF0000"/>
          <w:lang w:val="en-CA"/>
        </w:rPr>
        <w:t>a to</w:t>
      </w:r>
      <w:proofErr w:type="gramEnd"/>
      <w:r>
        <w:rPr>
          <w:color w:val="FF0000"/>
          <w:lang w:val="en-CA"/>
        </w:rPr>
        <w:t xml:space="preserve"> ensure that a dataset does not duplicate geometries.</w:t>
      </w:r>
      <w:commentRangeEnd w:id="1189"/>
      <w:r>
        <w:rPr>
          <w:rStyle w:val="CommentReference"/>
        </w:rPr>
        <w:commentReference w:id="1189"/>
      </w:r>
    </w:p>
    <w:p w14:paraId="2927E3EE" w14:textId="7A5FFA19" w:rsidR="001E7109" w:rsidRDefault="001E7109" w:rsidP="00A12606">
      <w:pPr>
        <w:pStyle w:val="Heading4"/>
        <w:rPr>
          <w:lang w:val="en-CA"/>
        </w:rPr>
      </w:pPr>
      <w:r>
        <w:rPr>
          <w:lang w:val="en-CA"/>
        </w:rPr>
        <w:lastRenderedPageBreak/>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190"/>
      <w:r w:rsidR="00A10684">
        <w:rPr>
          <w:lang w:val="en-CA"/>
        </w:rPr>
        <w:t>3986</w:t>
      </w:r>
      <w:commentRangeEnd w:id="1190"/>
      <w:r w:rsidR="00A10684">
        <w:rPr>
          <w:rStyle w:val="CommentReference"/>
        </w:rPr>
        <w:commentReference w:id="1190"/>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1191"/>
      <w:r>
        <w:rPr>
          <w:lang w:val="en-CA"/>
        </w:rPr>
        <w:t xml:space="preserve">Properties </w:t>
      </w:r>
      <w:r w:rsidR="00157E57">
        <w:rPr>
          <w:lang w:val="en-CA"/>
        </w:rPr>
        <w:t>containing a URI should resolve following Linked Open Data principles.</w:t>
      </w:r>
      <w:commentRangeEnd w:id="1191"/>
      <w:r w:rsidR="00157E57">
        <w:rPr>
          <w:rStyle w:val="CommentReference"/>
        </w:rPr>
        <w:commentReference w:id="1191"/>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19576D" w:rsidP="009E28CA">
      <w:pPr>
        <w:keepNext/>
      </w:pPr>
      <w:r>
        <w:pict w14:anchorId="74E07398">
          <v:shape id="_x0000_i1032" type="#_x0000_t75" style="width:435.2pt;height:329.35pt">
            <v:imagedata r:id="rId20"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1192" w:author="Eric Boisvert" w:date="2016-01-19T19:09:00Z">
        <w:r w:rsidR="00302FB5">
          <w:rPr>
            <w:noProof/>
          </w:rPr>
          <w:t>9</w:t>
        </w:r>
      </w:ins>
      <w:del w:id="1193"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194" w:name="_Toc439943455"/>
      <w:r w:rsidRPr="00D14AF0">
        <w:lastRenderedPageBreak/>
        <w:t>GeologicUnitView</w:t>
      </w:r>
      <w:bookmarkEnd w:id="1194"/>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19576D" w:rsidP="00176E9E">
      <w:pPr>
        <w:keepNext/>
      </w:pPr>
      <w:r>
        <w:rPr>
          <w:noProof/>
          <w:lang w:val="en-CA" w:eastAsia="en-CA"/>
        </w:rPr>
        <w:pict w14:anchorId="7FAC9BB2">
          <v:shape id="Picture 1" o:spid="_x0000_i1033" type="#_x0000_t75" style="width:235.35pt;height:314.35pt;visibility:visible;mso-wrap-style:square">
            <v:imagedata r:id="rId21"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ins w:id="1195" w:author="Eric Boisvert" w:date="2016-01-19T19:09:00Z">
        <w:r w:rsidR="00302FB5">
          <w:rPr>
            <w:noProof/>
          </w:rPr>
          <w:t>10</w:t>
        </w:r>
      </w:ins>
      <w:del w:id="1196" w:author="Eric Boisvert" w:date="2016-01-16T17:26:00Z">
        <w:r w:rsidR="0043586C" w:rsidDel="00230CDE">
          <w:rPr>
            <w:noProof/>
          </w:rPr>
          <w:delText>9</w:delText>
        </w:r>
      </w:del>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9AECB54" w:rsidR="00D96958" w:rsidRDefault="00176E9E" w:rsidP="00D96958">
      <w:pPr>
        <w:rPr>
          <w:lang w:val="en-CA"/>
        </w:rPr>
      </w:pPr>
      <w:r w:rsidRPr="00D970E9">
        <w:t xml:space="preserve">Globally unique </w:t>
      </w:r>
      <w:r>
        <w:t>identifier</w:t>
      </w:r>
      <w:proofErr w:type="gramStart"/>
      <w:r>
        <w:t>:</w:t>
      </w:r>
      <w:ins w:id="1197" w:author="Eric Boisvert" w:date="2016-01-24T13:25:00Z">
        <w:r w:rsidR="00253146">
          <w:t>Primitive</w:t>
        </w:r>
        <w:proofErr w:type="gramEnd"/>
        <w:r w:rsidR="00253146">
          <w:t>:</w:t>
        </w:r>
      </w:ins>
      <w:del w:id="1198" w:author="Eric Boisvert" w:date="2016-01-24T13:30:00Z">
        <w:r w:rsidDel="00253146">
          <w:delText>CharacterString</w:delText>
        </w:r>
      </w:del>
      <w:ins w:id="1199"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1200"/>
      <w:r w:rsidR="00D96958">
        <w:rPr>
          <w:lang w:val="en-CA"/>
        </w:rPr>
        <w:t>3986</w:t>
      </w:r>
      <w:commentRangeEnd w:id="1200"/>
      <w:r w:rsidR="00D96958">
        <w:rPr>
          <w:rStyle w:val="CommentReference"/>
        </w:rPr>
        <w:commentReference w:id="1200"/>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1201"/>
            <w:r>
              <w:rPr>
                <w:rStyle w:val="reqtext"/>
                <w:lang w:val="en-CA"/>
              </w:rPr>
              <w:t>GeologicUnitView identifier SHOULD correspond to and instance of MappedFeature</w:t>
            </w:r>
            <w:commentRangeEnd w:id="1201"/>
            <w:r>
              <w:rPr>
                <w:rStyle w:val="CommentReference"/>
                <w:rFonts w:ascii="Times New Roman" w:eastAsia="Times New Roman" w:hAnsi="Times New Roman"/>
                <w:lang w:val="en-US" w:eastAsia="en-US"/>
              </w:rPr>
              <w:commentReference w:id="1201"/>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3C0EC188" w:rsidR="00176E9E" w:rsidRPr="00D970E9" w:rsidRDefault="00176E9E" w:rsidP="00176E9E">
      <w:pPr>
        <w:rPr>
          <w:lang w:val="en-CA"/>
        </w:rPr>
      </w:pPr>
      <w:proofErr w:type="gramStart"/>
      <w:r>
        <w:t>name:</w:t>
      </w:r>
      <w:proofErr w:type="gramEnd"/>
      <w:ins w:id="1202" w:author="Eric Boisvert" w:date="2016-01-24T13:25:00Z">
        <w:r w:rsidR="00253146">
          <w:t>Primitive::</w:t>
        </w:r>
      </w:ins>
      <w:r>
        <w:t xml:space="preserve">CharacterString is a </w:t>
      </w:r>
      <w:r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1D235A32" w:rsidR="00176E9E" w:rsidRDefault="00176E9E" w:rsidP="00176E9E">
      <w:r w:rsidRPr="00F4750B">
        <w:t>Text description</w:t>
      </w:r>
      <w:proofErr w:type="gramStart"/>
      <w:r>
        <w:t>:</w:t>
      </w:r>
      <w:ins w:id="1203" w:author="Eric Boisvert" w:date="2016-01-24T13:25:00Z">
        <w:r w:rsidR="00253146">
          <w:t>Primitive</w:t>
        </w:r>
        <w:proofErr w:type="gramEnd"/>
        <w:r w:rsidR="00253146">
          <w:t>::</w:t>
        </w:r>
      </w:ins>
      <w:r>
        <w:t>CharacterString</w:t>
      </w:r>
      <w:r w:rsidRPr="00F4750B">
        <w:t xml:space="preserve"> 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0A7C522E" w:rsidR="00176E9E" w:rsidRDefault="00176E9E" w:rsidP="00176E9E">
      <w:r>
        <w:t>Label (</w:t>
      </w:r>
      <w:ins w:id="1204" w:author="Eric Boisvert" w:date="2016-01-24T13:25:00Z">
        <w:r w:rsidR="00253146">
          <w:t>Primitive::CharacterString</w:t>
        </w:r>
      </w:ins>
      <w:del w:id="1205" w:author="Eric Boisvert" w:date="2016-01-24T13:25:00Z">
        <w:r w:rsidDel="00253146">
          <w:delText>CharacterString</w:delText>
        </w:r>
      </w:del>
      <w:r>
        <w:t>)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052257F5" w:rsidR="00176E9E" w:rsidRDefault="00176E9E" w:rsidP="00176E9E">
      <w:r>
        <w:t>Label r</w:t>
      </w:r>
      <w:r w:rsidRPr="00F24B15">
        <w:t>ank</w:t>
      </w:r>
      <w:proofErr w:type="gramStart"/>
      <w:r>
        <w:t>:</w:t>
      </w:r>
      <w:ins w:id="1206" w:author="Eric Boisvert" w:date="2016-01-24T13:26:00Z">
        <w:r w:rsidR="00253146">
          <w:t>Primitive</w:t>
        </w:r>
        <w:proofErr w:type="gramEnd"/>
        <w:r w:rsidR="00253146">
          <w:t>::CharacterString</w:t>
        </w:r>
        <w:r w:rsidR="00253146" w:rsidDel="00253146">
          <w:t xml:space="preserve"> </w:t>
        </w:r>
      </w:ins>
      <w:del w:id="1207" w:author="Eric Boisvert" w:date="2016-01-24T13:26:00Z">
        <w:r w:rsidDel="00253146">
          <w:delText>CharacterString</w:delText>
        </w:r>
        <w:r w:rsidRPr="00F24B15" w:rsidDel="00253146">
          <w:delText xml:space="preserve"> </w:delText>
        </w:r>
      </w:del>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41C396C5" w:rsidR="00176E9E" w:rsidRDefault="00176E9E" w:rsidP="00176E9E">
      <w:r>
        <w:t xml:space="preserve">Human readable description as </w:t>
      </w:r>
      <w:ins w:id="1208" w:author="Eric Boisvert" w:date="2016-01-24T13:26:00Z">
        <w:r w:rsidR="00253146">
          <w:t>Primitive::CharacterString</w:t>
        </w:r>
        <w:r w:rsidR="00253146" w:rsidDel="00253146">
          <w:t xml:space="preserve"> </w:t>
        </w:r>
      </w:ins>
      <w:del w:id="1209" w:author="Eric Boisvert" w:date="2016-01-24T13:26:00Z">
        <w:r w:rsidDel="00253146">
          <w:delText xml:space="preserve">CharacterString </w:delText>
        </w:r>
      </w:del>
      <w:r>
        <w:t xml:space="preserve">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365F8B27" w:rsidR="00176E9E" w:rsidRDefault="00176E9E" w:rsidP="00176E9E">
      <w:r>
        <w:lastRenderedPageBreak/>
        <w:t xml:space="preserve">Human readable description in </w:t>
      </w:r>
      <w:ins w:id="1210" w:author="Eric Boisvert" w:date="2016-01-24T13:26:00Z">
        <w:r w:rsidR="00253146">
          <w:t>Primitive::CharacterString</w:t>
        </w:r>
      </w:ins>
      <w:del w:id="1211" w:author="Eric Boisvert" w:date="2016-01-24T13:26:00Z">
        <w:r w:rsidDel="00253146">
          <w:delText>CharacterString</w:delText>
        </w:r>
      </w:del>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0A6A210D" w:rsidR="00176E9E" w:rsidRDefault="00176E9E" w:rsidP="00176E9E">
      <w:r>
        <w:t xml:space="preserve">Older age is a </w:t>
      </w:r>
      <w:r w:rsidRPr="00D970E9">
        <w:t>numerical representation</w:t>
      </w:r>
      <w:r>
        <w:t xml:space="preserve"> (</w:t>
      </w:r>
      <w:ins w:id="1212" w:author="Eric Boisvert" w:date="2016-01-24T13:26:00Z">
        <w:r w:rsidR="00253146">
          <w:t>Primitive::</w:t>
        </w:r>
      </w:ins>
      <w:r>
        <w:t>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2482A6F2" w:rsidR="00176E9E" w:rsidRDefault="00176E9E" w:rsidP="00176E9E">
      <w:r>
        <w:t xml:space="preserve">Younger age is a </w:t>
      </w:r>
      <w:r w:rsidRPr="00D970E9">
        <w:t>numerical representation</w:t>
      </w:r>
      <w:r>
        <w:t xml:space="preserve"> (</w:t>
      </w:r>
      <w:ins w:id="1213" w:author="Eric Boisvert" w:date="2016-01-24T13:26:00Z">
        <w:r w:rsidR="00253146">
          <w:t>Primitive::</w:t>
        </w:r>
      </w:ins>
      <w:r>
        <w:t>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11EF20CA" w:rsidR="00176E9E" w:rsidRDefault="00176E9E" w:rsidP="00176E9E">
      <w:r>
        <w:t>The property</w:t>
      </w:r>
      <w:r w:rsidRPr="009A0449">
        <w:t xml:space="preserve"> observationMethod</w:t>
      </w:r>
      <w:r>
        <w:t>:</w:t>
      </w:r>
      <w:ins w:id="1214" w:author="Eric Boisvert" w:date="2016-01-24T13:26:00Z">
        <w:r w:rsidR="00253146" w:rsidRPr="00253146">
          <w:t xml:space="preserve"> </w:t>
        </w:r>
        <w:r w:rsidR="00253146">
          <w:t>Primitive::CharacterString</w:t>
        </w:r>
        <w:r w:rsidR="00253146" w:rsidDel="00253146">
          <w:t xml:space="preserve"> </w:t>
        </w:r>
      </w:ins>
      <w:del w:id="1215" w:author="Eric Boisvert" w:date="2016-01-24T13:26:00Z">
        <w:r w:rsidDel="00253146">
          <w:delText xml:space="preserve">CharacterString </w:delText>
        </w:r>
      </w:del>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1276EF55" w:rsidR="00176E9E" w:rsidRDefault="00176E9E" w:rsidP="00176E9E">
      <w:r>
        <w:t xml:space="preserve">The property </w:t>
      </w:r>
      <w:r w:rsidRPr="009A0449">
        <w:t>positionalAccuracy</w:t>
      </w:r>
      <w:proofErr w:type="gramStart"/>
      <w:r w:rsidRPr="009A0449">
        <w:t>:</w:t>
      </w:r>
      <w:ins w:id="1216" w:author="Eric Boisvert" w:date="2016-01-24T13:26:00Z">
        <w:r w:rsidR="00253146">
          <w:t>Primitive</w:t>
        </w:r>
        <w:proofErr w:type="gramEnd"/>
        <w:r w:rsidR="00253146">
          <w:t>::CharacterString</w:t>
        </w:r>
        <w:r w:rsidR="00253146" w:rsidRPr="009A0449" w:rsidDel="00253146">
          <w:t xml:space="preserve"> </w:t>
        </w:r>
      </w:ins>
      <w:del w:id="1217" w:author="Eric Boisvert" w:date="2016-01-24T13:26:00Z">
        <w:r w:rsidRPr="009A0449" w:rsidDel="00253146">
          <w:delText xml:space="preserve">CharacterString </w:delText>
        </w:r>
      </w:del>
      <w:r w:rsidR="00AB423B">
        <w:t xml:space="preserve">is </w:t>
      </w:r>
      <w:r>
        <w:t>q</w:t>
      </w:r>
      <w:commentRangeStart w:id="1218"/>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1218"/>
      <w:r>
        <w:rPr>
          <w:rStyle w:val="CommentReference"/>
        </w:rPr>
        <w:commentReference w:id="1218"/>
      </w:r>
    </w:p>
    <w:p w14:paraId="649CD2B9" w14:textId="77777777" w:rsidR="00176E9E" w:rsidRDefault="00176E9E" w:rsidP="00176E9E">
      <w:pPr>
        <w:pStyle w:val="Heading4"/>
      </w:pPr>
      <w:proofErr w:type="gramStart"/>
      <w:r>
        <w:t>source</w:t>
      </w:r>
      <w:proofErr w:type="gramEnd"/>
    </w:p>
    <w:p w14:paraId="6F4CF505" w14:textId="7B01E339" w:rsidR="00176E9E" w:rsidRDefault="00176E9E" w:rsidP="00176E9E">
      <w:r>
        <w:t>The property source</w:t>
      </w:r>
      <w:proofErr w:type="gramStart"/>
      <w:r>
        <w:t>:</w:t>
      </w:r>
      <w:ins w:id="1219" w:author="Eric Boisvert" w:date="2016-01-24T13:26:00Z">
        <w:r w:rsidR="00253146">
          <w:t>Primitive</w:t>
        </w:r>
        <w:proofErr w:type="gramEnd"/>
        <w:r w:rsidR="00253146">
          <w:t>::CharacterString</w:t>
        </w:r>
        <w:r w:rsidR="00253146" w:rsidDel="00253146">
          <w:t xml:space="preserve"> </w:t>
        </w:r>
      </w:ins>
      <w:del w:id="1220" w:author="Eric Boisvert" w:date="2016-01-24T13:26:00Z">
        <w:r w:rsidDel="00253146">
          <w:delText xml:space="preserve">CharacterString </w:delText>
        </w:r>
      </w:del>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proofErr w:type="gramStart"/>
      <w:r>
        <w:t>:</w:t>
      </w:r>
      <w:ins w:id="1221" w:author="Eric Boisvert" w:date="2016-01-24T13:26:00Z">
        <w:r w:rsidR="00253146">
          <w:t>Primitive</w:t>
        </w:r>
        <w:proofErr w:type="gramEnd"/>
        <w:r w:rsidR="00253146">
          <w:t>::CharacterString</w:t>
        </w:r>
        <w:r w:rsidR="00253146" w:rsidDel="00253146">
          <w:t xml:space="preserve"> </w:t>
        </w:r>
      </w:ins>
      <w:del w:id="1222" w:author="Eric Boisvert" w:date="2016-01-24T13:26:00Z">
        <w:r w:rsidDel="00253146">
          <w:delText xml:space="preserve">CharacterString </w:delText>
        </w:r>
      </w:del>
      <w:r>
        <w:t xml:space="preserve">shall contain a </w:t>
      </w:r>
      <w:r w:rsidRPr="00D970E9">
        <w:t xml:space="preserve">URI referring to a controlled concept from a vocabulary defining the </w:t>
      </w:r>
      <w:r w:rsidRPr="00D970E9">
        <w:lastRenderedPageBreak/>
        <w:t xml:space="preserve">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ins w:id="1223" w:author="Eric Boisvert" w:date="2016-01-24T13:27:00Z">
        <w:r w:rsidR="00253146">
          <w:t>Primitive</w:t>
        </w:r>
        <w:proofErr w:type="gramEnd"/>
        <w:r w:rsidR="00253146">
          <w:t>::CharacterString</w:t>
        </w:r>
        <w:r w:rsidR="00253146" w:rsidDel="00253146">
          <w:rPr>
            <w:lang w:val="en-CA"/>
          </w:rPr>
          <w:t xml:space="preserve"> </w:t>
        </w:r>
      </w:ins>
      <w:del w:id="1224"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ins w:id="1225" w:author="Eric Boisvert" w:date="2016-01-24T13:27:00Z">
        <w:r w:rsidR="00253146">
          <w:t>Primitive</w:t>
        </w:r>
        <w:proofErr w:type="gramEnd"/>
        <w:r w:rsidR="00253146">
          <w:t>::CharacterString</w:t>
        </w:r>
        <w:r w:rsidR="00253146" w:rsidDel="00253146">
          <w:rPr>
            <w:lang w:val="en-CA"/>
          </w:rPr>
          <w:t xml:space="preserve"> </w:t>
        </w:r>
      </w:ins>
      <w:del w:id="1226"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ins w:id="1227" w:author="Eric Boisvert" w:date="2016-01-24T13:27:00Z">
        <w:r w:rsidR="00253146">
          <w:t>Primitive</w:t>
        </w:r>
        <w:proofErr w:type="gramEnd"/>
        <w:r w:rsidR="00253146">
          <w:t>::CharacterString</w:t>
        </w:r>
        <w:r w:rsidR="00253146" w:rsidDel="00253146">
          <w:rPr>
            <w:lang w:val="en-CA"/>
          </w:rPr>
          <w:t xml:space="preserve"> </w:t>
        </w:r>
      </w:ins>
      <w:del w:id="1228"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w:t>
      </w:r>
      <w:r w:rsidRPr="00C17A19">
        <w:rPr>
          <w:lang w:val="en-CA"/>
        </w:rPr>
        <w:lastRenderedPageBreak/>
        <w:t xml:space="preserve">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w:t>
      </w:r>
      <w:ins w:id="1229" w:author="Eric Boisvert" w:date="2016-01-24T13:27:00Z">
        <w:r w:rsidR="00253146">
          <w:t>Primitive</w:t>
        </w:r>
        <w:proofErr w:type="gramEnd"/>
        <w:r w:rsidR="00253146">
          <w:t>::CharacterString</w:t>
        </w:r>
        <w:r w:rsidR="00253146" w:rsidDel="00253146">
          <w:rPr>
            <w:lang w:val="en-CA"/>
          </w:rPr>
          <w:t xml:space="preserve"> </w:t>
        </w:r>
      </w:ins>
      <w:del w:id="1230"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51CCEE40" w:rsidR="00176E9E" w:rsidRDefault="00176E9E" w:rsidP="00176E9E">
      <w:r>
        <w:t xml:space="preserve">The property </w:t>
      </w:r>
      <w:r w:rsidRPr="00C17A19">
        <w:t>specification_uri</w:t>
      </w:r>
      <w:proofErr w:type="gramStart"/>
      <w:r>
        <w:t>:</w:t>
      </w:r>
      <w:ins w:id="1231" w:author="Eric Boisvert" w:date="2016-01-24T13:27:00Z">
        <w:r w:rsidR="00253146">
          <w:t>Primitive</w:t>
        </w:r>
        <w:proofErr w:type="gramEnd"/>
        <w:r w:rsidR="00253146">
          <w:t>::CharacterString</w:t>
        </w:r>
        <w:r w:rsidR="00253146" w:rsidDel="00253146">
          <w:t xml:space="preserve"> </w:t>
        </w:r>
      </w:ins>
      <w:del w:id="1232" w:author="Eric Boisvert" w:date="2016-01-24T13:27:00Z">
        <w:r w:rsidDel="00253146">
          <w:delText xml:space="preserve">CharacterString </w:delText>
        </w:r>
      </w:del>
      <w:r>
        <w:t xml:space="preserve">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1233"/>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233"/>
            <w:r>
              <w:rPr>
                <w:rStyle w:val="CommentReference"/>
                <w:rFonts w:ascii="Times New Roman" w:eastAsia="Times New Roman" w:hAnsi="Times New Roman"/>
                <w:lang w:val="en-US" w:eastAsia="en-US"/>
              </w:rPr>
              <w:commentReference w:id="1233"/>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75F6F5BC" w:rsidR="009E36A6" w:rsidRDefault="009E36A6" w:rsidP="00176E9E">
      <w:r w:rsidRPr="009E36A6">
        <w:t>The property metadata_uri</w:t>
      </w:r>
      <w:proofErr w:type="gramStart"/>
      <w:r w:rsidRPr="009E36A6">
        <w:t>:</w:t>
      </w:r>
      <w:ins w:id="1234" w:author="Eric Boisvert" w:date="2016-01-24T13:27:00Z">
        <w:r w:rsidR="00253146">
          <w:t>Primitive</w:t>
        </w:r>
        <w:proofErr w:type="gramEnd"/>
        <w:r w:rsidR="00253146">
          <w:t>::CharacterString</w:t>
        </w:r>
        <w:r w:rsidR="00253146" w:rsidRPr="009E36A6" w:rsidDel="00253146">
          <w:t xml:space="preserve"> </w:t>
        </w:r>
      </w:ins>
      <w:del w:id="1235" w:author="Eric Boisvert" w:date="2016-01-24T13:27:00Z">
        <w:r w:rsidRPr="009E36A6" w:rsidDel="00253146">
          <w:delText xml:space="preserve">CharacterString </w:delText>
        </w:r>
      </w:del>
      <w:r w:rsidRPr="009E36A6">
        <w:t>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4BB10C9A" w:rsidR="00176E9E" w:rsidRDefault="00176E9E" w:rsidP="00176E9E">
      <w:r>
        <w:t>The property shape</w:t>
      </w:r>
      <w:proofErr w:type="gramStart"/>
      <w:r>
        <w:t>:</w:t>
      </w:r>
      <w:proofErr w:type="gramEnd"/>
      <w:del w:id="1236" w:author="Eric Boisvert" w:date="2016-01-24T13:27:00Z">
        <w:r w:rsidDel="00253146">
          <w:delText>GM</w:delText>
        </w:r>
      </w:del>
      <w:ins w:id="1237"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1238" w:name="_Toc439943456"/>
      <w:r w:rsidRPr="00D14AF0">
        <w:rPr>
          <w:lang w:val="en-CA"/>
        </w:rPr>
        <w:t>B</w:t>
      </w:r>
      <w:bookmarkStart w:id="1239" w:name="BKM_03A20E93_D10C_455A_8888_4A83A8C62628"/>
      <w:bookmarkEnd w:id="1239"/>
      <w:r w:rsidRPr="00D14AF0">
        <w:rPr>
          <w:lang w:val="en-CA"/>
        </w:rPr>
        <w:t>oreholeView</w:t>
      </w:r>
      <w:bookmarkEnd w:id="1238"/>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19576D" w:rsidP="009E28CA">
      <w:pPr>
        <w:keepNext/>
        <w:autoSpaceDE w:val="0"/>
        <w:autoSpaceDN w:val="0"/>
        <w:adjustRightInd w:val="0"/>
        <w:spacing w:after="0" w:line="240" w:lineRule="atLeast"/>
      </w:pPr>
      <w:r>
        <w:rPr>
          <w:noProof/>
          <w:lang w:val="en-CA" w:eastAsia="en-CA"/>
        </w:rPr>
        <w:pict w14:anchorId="33FC318A">
          <v:shape id="_x0000_i1034" type="#_x0000_t75" style="width:200.4pt;height:287.45pt;visibility:visible;mso-wrap-style:square">
            <v:imagedata r:id="rId22"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ins w:id="1240" w:author="Eric Boisvert" w:date="2016-01-19T19:09:00Z">
        <w:r w:rsidR="00302FB5">
          <w:rPr>
            <w:noProof/>
          </w:rPr>
          <w:t>11</w:t>
        </w:r>
      </w:ins>
      <w:del w:id="1241" w:author="Eric Boisvert" w:date="2016-01-16T17:26:00Z">
        <w:r w:rsidR="0043586C" w:rsidDel="00230CDE">
          <w:rPr>
            <w:noProof/>
          </w:rPr>
          <w:delText>10</w:delText>
        </w:r>
      </w:del>
      <w:r>
        <w:fldChar w:fldCharType="end"/>
      </w:r>
      <w:r>
        <w:t xml:space="preserve">: </w:t>
      </w:r>
      <w:r w:rsidRPr="00B029D5">
        <w:t xml:space="preserve"> BoreholeView class</w:t>
      </w:r>
    </w:p>
    <w:p w14:paraId="289057E4" w14:textId="50562239"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794E422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ins w:id="1242" w:author="Eric Boisvert" w:date="2016-01-24T13:28:00Z">
        <w:r w:rsidR="00253146">
          <w:t>Primitive</w:t>
        </w:r>
        <w:proofErr w:type="gramEnd"/>
        <w:r w:rsidR="00253146">
          <w:t>::CharacterString</w:t>
        </w:r>
        <w:r w:rsidR="00253146" w:rsidDel="00253146">
          <w:rPr>
            <w:rFonts w:cs="Arial"/>
            <w:color w:val="000000"/>
            <w:lang w:val="en-CA"/>
          </w:rPr>
          <w:t xml:space="preserve"> </w:t>
        </w:r>
      </w:ins>
      <w:del w:id="1243"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1244"/>
      <w:r w:rsidR="00D96958">
        <w:rPr>
          <w:lang w:val="en-CA"/>
        </w:rPr>
        <w:t>3986</w:t>
      </w:r>
      <w:commentRangeEnd w:id="1244"/>
      <w:r w:rsidR="00D96958">
        <w:rPr>
          <w:rStyle w:val="CommentReference"/>
        </w:rPr>
        <w:commentReference w:id="1244"/>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7465D07F"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w:t>
      </w:r>
      <w:ins w:id="1245" w:author="Eric Boisvert" w:date="2016-01-24T13:28:00Z">
        <w:r w:rsidR="00253146">
          <w:t>Primitive</w:t>
        </w:r>
        <w:proofErr w:type="gramEnd"/>
        <w:r w:rsidR="00253146">
          <w:t>::CharacterString</w:t>
        </w:r>
        <w:r w:rsidR="00253146" w:rsidDel="00253146">
          <w:rPr>
            <w:rFonts w:cs="Arial"/>
            <w:color w:val="000000"/>
            <w:lang w:val="en-CA"/>
          </w:rPr>
          <w:t xml:space="preserve"> </w:t>
        </w:r>
      </w:ins>
      <w:del w:id="1246" w:author="Eric Boisvert" w:date="2016-01-24T13:28:00Z">
        <w:r w:rsidDel="00253146">
          <w:rPr>
            <w:rFonts w:cs="Arial"/>
            <w:color w:val="000000"/>
            <w:lang w:val="en-CA"/>
          </w:rPr>
          <w:delText xml:space="preserve">CharacterString </w:delText>
        </w:r>
      </w:del>
      <w:r>
        <w:rPr>
          <w:rFonts w:cs="Arial"/>
          <w:color w:val="000000"/>
          <w:lang w:val="en-CA"/>
        </w:rPr>
        <w:t>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6019C6B0"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w:t>
      </w:r>
      <w:ins w:id="1247" w:author="Eric Boisvert" w:date="2016-01-24T13:28:00Z">
        <w:r w:rsidR="00253146">
          <w:t>Primitive</w:t>
        </w:r>
        <w:proofErr w:type="gramEnd"/>
        <w:r w:rsidR="00253146">
          <w:t>::CharacterString</w:t>
        </w:r>
        <w:r w:rsidR="00253146" w:rsidDel="00253146">
          <w:rPr>
            <w:rFonts w:cs="Arial"/>
            <w:color w:val="000000"/>
            <w:lang w:val="en-CA"/>
          </w:rPr>
          <w:t xml:space="preserve"> </w:t>
        </w:r>
      </w:ins>
      <w:del w:id="1248"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7E7566A2"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w:t>
      </w:r>
      <w:ins w:id="1249" w:author="Eric Boisvert" w:date="2016-01-24T13:28:00Z">
        <w:r w:rsidR="00253146">
          <w:t>Primitive</w:t>
        </w:r>
        <w:proofErr w:type="gramEnd"/>
        <w:r w:rsidR="00253146">
          <w:t>::CharacterString</w:t>
        </w:r>
        <w:r w:rsidR="00253146" w:rsidDel="00253146">
          <w:rPr>
            <w:rFonts w:cs="Arial"/>
            <w:color w:val="000000"/>
            <w:lang w:val="en-CA"/>
          </w:rPr>
          <w:t xml:space="preserve"> </w:t>
        </w:r>
      </w:ins>
      <w:del w:id="1250" w:author="Eric Boisvert" w:date="2016-01-24T13:28:00Z">
        <w:r w:rsidDel="00253146">
          <w:rPr>
            <w:rFonts w:cs="Arial"/>
            <w:color w:val="000000"/>
            <w:lang w:val="en-CA"/>
          </w:rPr>
          <w:delText xml:space="preserve">CharacterString </w:delText>
        </w:r>
      </w:del>
      <w:r>
        <w:rPr>
          <w:rFonts w:cs="Arial"/>
          <w:color w:val="000000"/>
          <w:lang w:val="en-CA"/>
        </w:rPr>
        <w:t xml:space="preserve">property shall report the purpose </w:t>
      </w:r>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391F3D6D"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w:t>
      </w:r>
      <w:ins w:id="1251" w:author="Eric Boisvert" w:date="2016-01-24T13:28:00Z">
        <w:r w:rsidR="00253146">
          <w:t>Primitive</w:t>
        </w:r>
        <w:proofErr w:type="gramEnd"/>
        <w:r w:rsidR="00253146">
          <w:t>::CharacterString</w:t>
        </w:r>
        <w:r w:rsidR="00253146" w:rsidDel="00253146">
          <w:rPr>
            <w:rFonts w:cs="Arial"/>
            <w:color w:val="000000"/>
            <w:lang w:val="en-CA"/>
          </w:rPr>
          <w:t xml:space="preserve"> </w:t>
        </w:r>
      </w:ins>
      <w:del w:id="1252" w:author="Eric Boisvert" w:date="2016-01-24T13:28:00Z">
        <w:r w:rsidDel="00253146">
          <w:rPr>
            <w:rFonts w:cs="Arial"/>
            <w:color w:val="000000"/>
            <w:lang w:val="en-CA"/>
          </w:rPr>
          <w:delText xml:space="preserve">CharacterString </w:delText>
        </w:r>
      </w:del>
      <w:r>
        <w:rPr>
          <w:rFonts w:cs="Arial"/>
          <w:color w:val="000000"/>
          <w:lang w:val="en-CA"/>
        </w:rPr>
        <w:t xml:space="preserve">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0EF1740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w:t>
      </w:r>
      <w:ins w:id="1253" w:author="Eric Boisvert" w:date="2016-01-24T13:28:00Z">
        <w:r w:rsidR="00253146">
          <w:t>Primitive</w:t>
        </w:r>
        <w:proofErr w:type="gramEnd"/>
        <w:r w:rsidR="00253146">
          <w:t>::CharacterString</w:t>
        </w:r>
        <w:r w:rsidR="00253146" w:rsidDel="00253146">
          <w:rPr>
            <w:rFonts w:cs="Arial"/>
            <w:color w:val="000000"/>
            <w:lang w:val="en-CA"/>
          </w:rPr>
          <w:t xml:space="preserve"> </w:t>
        </w:r>
      </w:ins>
      <w:del w:id="1254" w:author="Eric Boisvert" w:date="2016-01-24T13:28:00Z">
        <w:r w:rsidDel="00253146">
          <w:rPr>
            <w:rFonts w:cs="Arial"/>
            <w:color w:val="000000"/>
            <w:lang w:val="en-CA"/>
          </w:rPr>
          <w:delText xml:space="preserve">CharacterString </w:delText>
        </w:r>
      </w:del>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F06C745"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w:t>
      </w:r>
      <w:ins w:id="1255" w:author="Eric Boisvert" w:date="2016-01-24T13:28:00Z">
        <w:r w:rsidR="00253146">
          <w:t>Primitive</w:t>
        </w:r>
        <w:proofErr w:type="gramEnd"/>
        <w:r w:rsidR="00253146">
          <w:t>::CharacterString</w:t>
        </w:r>
        <w:r w:rsidR="00253146" w:rsidDel="00253146">
          <w:rPr>
            <w:rFonts w:cs="Arial"/>
            <w:color w:val="000000"/>
            <w:lang w:val="en-CA"/>
          </w:rPr>
          <w:t xml:space="preserve"> </w:t>
        </w:r>
      </w:ins>
      <w:del w:id="1256" w:author="Eric Boisvert" w:date="2016-01-24T13:28:00Z">
        <w:r w:rsidDel="00253146">
          <w:rPr>
            <w:rFonts w:cs="Arial"/>
            <w:color w:val="000000"/>
            <w:lang w:val="en-CA"/>
          </w:rPr>
          <w:delText xml:space="preserve">CharacterString </w:delText>
        </w:r>
      </w:del>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7A07C70B"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w:t>
      </w:r>
      <w:ins w:id="1257" w:author="Eric Boisvert" w:date="2016-01-24T13:28:00Z">
        <w:r w:rsidR="00253146">
          <w:t>Primitive</w:t>
        </w:r>
        <w:proofErr w:type="gramEnd"/>
        <w:r w:rsidR="00253146">
          <w:t>::CharacterString</w:t>
        </w:r>
        <w:r w:rsidR="00253146" w:rsidDel="00253146">
          <w:rPr>
            <w:rFonts w:cs="Arial"/>
            <w:color w:val="000000"/>
            <w:lang w:val="en-CA"/>
          </w:rPr>
          <w:t xml:space="preserve"> </w:t>
        </w:r>
      </w:ins>
      <w:del w:id="1258" w:author="Eric Boisvert" w:date="2016-01-24T13:28:00Z">
        <w:r w:rsidDel="00253146">
          <w:rPr>
            <w:rFonts w:cs="Arial"/>
            <w:color w:val="000000"/>
            <w:lang w:val="en-CA"/>
          </w:rPr>
          <w:delText xml:space="preserve">CharacterString </w:delText>
        </w:r>
      </w:del>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22B7E736"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del w:id="1259" w:author="Eric Boisvert" w:date="2016-01-24T13:29:00Z">
        <w:r w:rsidR="002E1163" w:rsidDel="00253146">
          <w:rPr>
            <w:rFonts w:cs="Arial"/>
            <w:color w:val="000000"/>
            <w:lang w:val="en-CA"/>
          </w:rPr>
          <w:delText>:CharacterString</w:delText>
        </w:r>
      </w:del>
      <w:proofErr w:type="gramStart"/>
      <w:ins w:id="1260" w:author="Eric Boisvert" w:date="2016-01-24T13:29:00Z">
        <w:r w:rsidR="00253146">
          <w:rPr>
            <w:rFonts w:cs="Arial"/>
            <w:color w:val="000000"/>
            <w:lang w:val="en-CA"/>
          </w:rPr>
          <w:t>:Primitive</w:t>
        </w:r>
        <w:proofErr w:type="gramEnd"/>
        <w:r w:rsidR="00253146">
          <w:rPr>
            <w:rFonts w:cs="Arial"/>
            <w:color w:val="000000"/>
            <w:lang w:val="en-CA"/>
          </w:rPr>
          <w:t>::CharacterString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6A84134F" w:rsidR="00E341D3" w:rsidRPr="00D970E9" w:rsidRDefault="00E341D3" w:rsidP="00A12606">
      <w:pPr>
        <w:rPr>
          <w:lang w:val="en-CA"/>
        </w:rPr>
      </w:pPr>
      <w:r>
        <w:rPr>
          <w:lang w:val="en-CA"/>
        </w:rPr>
        <w:lastRenderedPageBreak/>
        <w:t>The property drillEndData</w:t>
      </w:r>
      <w:del w:id="1261" w:author="Eric Boisvert" w:date="2016-01-24T13:29:00Z">
        <w:r w:rsidDel="00253146">
          <w:rPr>
            <w:lang w:val="en-CA"/>
          </w:rPr>
          <w:delText>:CharacterString</w:delText>
        </w:r>
      </w:del>
      <w:proofErr w:type="gramStart"/>
      <w:ins w:id="1262" w:author="Eric Boisvert" w:date="2016-01-24T13:29:00Z">
        <w:r w:rsidR="00253146">
          <w:rPr>
            <w:lang w:val="en-CA"/>
          </w:rPr>
          <w:t>:Primitive</w:t>
        </w:r>
        <w:proofErr w:type="gramEnd"/>
        <w:r w:rsidR="00253146">
          <w:rPr>
            <w:lang w:val="en-CA"/>
          </w:rPr>
          <w:t>::CharacterString</w:t>
        </w:r>
      </w:ins>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t>startPoint</w:t>
      </w:r>
      <w:proofErr w:type="gramEnd"/>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B39B1E"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del w:id="1263" w:author="Eric Boisvert" w:date="2016-01-24T13:29:00Z">
        <w:r w:rsidDel="00253146">
          <w:rPr>
            <w:rFonts w:cs="Arial"/>
            <w:color w:val="000000"/>
            <w:lang w:val="en-CA"/>
          </w:rPr>
          <w:delText>:CharacterString</w:delText>
        </w:r>
      </w:del>
      <w:proofErr w:type="gramStart"/>
      <w:ins w:id="126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42D3C320"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del w:id="1265" w:author="Eric Boisvert" w:date="2016-01-24T13:29:00Z">
        <w:r w:rsidDel="00253146">
          <w:rPr>
            <w:rFonts w:cs="Arial"/>
            <w:color w:val="000000"/>
            <w:lang w:val="en-CA"/>
          </w:rPr>
          <w:delText>:CharacterString</w:delText>
        </w:r>
      </w:del>
      <w:proofErr w:type="gramStart"/>
      <w:ins w:id="126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4C8931E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w:t>
      </w:r>
      <w:del w:id="1267" w:author="Eric Boisvert" w:date="2016-01-24T13:31:00Z">
        <w:r w:rsidDel="00253146">
          <w:rPr>
            <w:rFonts w:cs="Arial"/>
            <w:color w:val="000000"/>
            <w:lang w:val="en-CA"/>
          </w:rPr>
          <w:delText>:Number</w:delText>
        </w:r>
      </w:del>
      <w:ins w:id="1268" w:author="Eric Boisvert" w:date="2016-01-24T13:31:00Z">
        <w:r w:rsidR="00253146">
          <w:rPr>
            <w:rFonts w:cs="Arial"/>
            <w:color w:val="000000"/>
            <w:lang w:val="en-CA"/>
          </w:rPr>
          <w:t>:Primitive::Number</w:t>
        </w:r>
      </w:ins>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240BB0E8"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del w:id="1269" w:author="Eric Boisvert" w:date="2016-01-24T13:31:00Z">
        <w:r w:rsidDel="00253146">
          <w:rPr>
            <w:rFonts w:cs="Arial"/>
            <w:color w:val="000000"/>
            <w:lang w:val="en-CA"/>
          </w:rPr>
          <w:delText>:Number</w:delText>
        </w:r>
      </w:del>
      <w:ins w:id="1270" w:author="Eric Boisvert" w:date="2016-01-24T13:31:00Z">
        <w:r w:rsidR="00253146">
          <w:rPr>
            <w:rFonts w:cs="Arial"/>
            <w:color w:val="000000"/>
            <w:lang w:val="en-CA"/>
          </w:rPr>
          <w:t>:Primitive::Number</w:t>
        </w:r>
      </w:ins>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5869739F"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del w:id="1271" w:author="Eric Boisvert" w:date="2016-01-24T13:29:00Z">
        <w:r w:rsidDel="00253146">
          <w:rPr>
            <w:rFonts w:cs="Arial"/>
            <w:color w:val="000000"/>
            <w:lang w:val="en-CA"/>
          </w:rPr>
          <w:delText>:CharacterString</w:delText>
        </w:r>
      </w:del>
      <w:ins w:id="1272" w:author="Eric Boisvert" w:date="2016-01-24T13:29:00Z">
        <w:r w:rsidR="00253146">
          <w:rPr>
            <w:rFonts w:cs="Arial"/>
            <w:color w:val="000000"/>
            <w:lang w:val="en-CA"/>
          </w:rPr>
          <w:t>:Primitive::CharacterString</w:t>
        </w:r>
      </w:ins>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1273"/>
            <w:r>
              <w:rPr>
                <w:rStyle w:val="reqtext"/>
                <w:lang w:val="en-CA"/>
              </w:rPr>
              <w:t xml:space="preserve">resolve </w:t>
            </w:r>
            <w:commentRangeEnd w:id="1273"/>
            <w:r>
              <w:rPr>
                <w:rStyle w:val="CommentReference"/>
                <w:rFonts w:ascii="Times New Roman" w:eastAsia="Times New Roman" w:hAnsi="Times New Roman"/>
                <w:lang w:val="en-US" w:eastAsia="en-US"/>
              </w:rPr>
              <w:commentReference w:id="1273"/>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1274"/>
      <w:r w:rsidRPr="00A12606">
        <w:rPr>
          <w:rStyle w:val="reqtext"/>
        </w:rPr>
        <w:t>http://spatialreference.org/ref/epsg/5711</w:t>
      </w:r>
      <w:commentRangeEnd w:id="1274"/>
      <w:r w:rsidR="00BE718C">
        <w:rPr>
          <w:rStyle w:val="CommentReference"/>
        </w:rPr>
        <w:commentReference w:id="1274"/>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7BCB5E9F"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1275" w:author="Eric Boisvert" w:date="2016-01-24T13:29:00Z">
        <w:r w:rsidDel="00253146">
          <w:rPr>
            <w:rFonts w:cs="Arial"/>
            <w:color w:val="000000"/>
            <w:lang w:val="en-CA"/>
          </w:rPr>
          <w:delText>:CharacterString</w:delText>
        </w:r>
      </w:del>
      <w:proofErr w:type="gramStart"/>
      <w:ins w:id="127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72573FE"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del w:id="1277" w:author="Eric Boisvert" w:date="2016-01-24T13:29:00Z">
        <w:r w:rsidDel="00253146">
          <w:rPr>
            <w:rFonts w:cs="Arial"/>
            <w:color w:val="000000"/>
            <w:lang w:val="en-CA"/>
          </w:rPr>
          <w:delText>:CharacterString</w:delText>
        </w:r>
      </w:del>
      <w:proofErr w:type="gramStart"/>
      <w:ins w:id="127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7BB70A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1279" w:author="Eric Boisvert" w:date="2016-01-24T13:29:00Z">
        <w:r w:rsidDel="00253146">
          <w:rPr>
            <w:rFonts w:cs="Arial"/>
            <w:color w:val="000000"/>
            <w:lang w:val="en-CA"/>
          </w:rPr>
          <w:delText>:CharacterString</w:delText>
        </w:r>
      </w:del>
      <w:ins w:id="1280" w:author="Eric Boisvert" w:date="2016-01-24T13:29:00Z">
        <w:r w:rsidR="00253146">
          <w:rPr>
            <w:rFonts w:cs="Arial"/>
            <w:color w:val="000000"/>
            <w:lang w:val="en-CA"/>
          </w:rPr>
          <w:t>:Primitive::CharacterString</w:t>
        </w:r>
      </w:ins>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64545D3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281" w:author="Eric Boisvert" w:date="2016-01-24T13:29:00Z">
        <w:r w:rsidDel="00253146">
          <w:rPr>
            <w:rFonts w:cs="Arial"/>
            <w:color w:val="000000"/>
            <w:lang w:val="en-CA"/>
          </w:rPr>
          <w:delText>:CharacterString</w:delText>
        </w:r>
      </w:del>
      <w:ins w:id="1282" w:author="Eric Boisvert" w:date="2016-01-24T13:29:00Z">
        <w:r w:rsidR="00253146">
          <w:rPr>
            <w:rFonts w:cs="Arial"/>
            <w:color w:val="000000"/>
            <w:lang w:val="en-CA"/>
          </w:rPr>
          <w:t>:Primitive::CharacterString</w:t>
        </w:r>
      </w:ins>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2AC61897" w:rsidR="00BE718C" w:rsidRDefault="00BE718C" w:rsidP="00BE718C">
      <w:r>
        <w:lastRenderedPageBreak/>
        <w:t xml:space="preserve">The property </w:t>
      </w:r>
      <w:r w:rsidRPr="00C17A19">
        <w:t>genericSymbolizer</w:t>
      </w:r>
      <w:del w:id="1283" w:author="Eric Boisvert" w:date="2016-01-24T13:29:00Z">
        <w:r w:rsidDel="00253146">
          <w:delText>:CharacterString</w:delText>
        </w:r>
      </w:del>
      <w:proofErr w:type="gramStart"/>
      <w:ins w:id="1284" w:author="Eric Boisvert" w:date="2016-01-24T13:29: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285" w:name="BKM_82E84894_826F_4479_973A_CBC44C2E6336"/>
      <w:bookmarkStart w:id="1286" w:name="BKM_2AC44CB2_D8AD_4710_965F_8C3E8A778226"/>
      <w:bookmarkStart w:id="1287" w:name="BKM_1CCAFBF2_5AEE_4D8D_970F_45B148E97DED"/>
      <w:bookmarkStart w:id="1288" w:name="BKM_988B3B2F_E5F0_47AC_B40B_3E7EB1B7F6A8"/>
      <w:bookmarkStart w:id="1289" w:name="BKM_D4489C08_74CE_4704_A313_E3DE8D8C2C02"/>
      <w:bookmarkStart w:id="1290" w:name="BKM_3CED884F_4F1D_42D8_9256_BF8F325D7BF9"/>
      <w:bookmarkStart w:id="1291" w:name="BKM_4D00B287_AF58_4181_BBC5_8A25643F2ECB"/>
      <w:bookmarkStart w:id="1292" w:name="BKM_8130FE65_F0ED_41F2_ABFA_924F7CBE3C44"/>
      <w:bookmarkStart w:id="1293" w:name="BKM_44DAEF74_D7B7_4FE5_8CBB_636851476829"/>
      <w:bookmarkStart w:id="1294" w:name="BKM_3338A6EC_8A76_4151_9BBE_AF6AA6E7ABA5"/>
      <w:bookmarkStart w:id="1295" w:name="BKM_0695D395_0E6D_4C80_885E_54CD7307213E"/>
      <w:bookmarkStart w:id="1296" w:name="BKM_83AB4886_B40B_45D9_93A6_9A7A11A1DB22"/>
      <w:bookmarkStart w:id="1297" w:name="BKM_18DECF87_EACF_4237_B14D_5CBA397C8B9F"/>
      <w:bookmarkStart w:id="1298" w:name="BKM_A2513DE4_90C9_4111_97A5_8AB9734CC788"/>
      <w:bookmarkStart w:id="1299" w:name="BKM_C29B4A43_BD79_4426_A200_1B1C1E4E23DB"/>
      <w:bookmarkStart w:id="1300" w:name="BKM_D6389F0E_EB92_428D_B31C_62B7B2DE2191"/>
      <w:bookmarkStart w:id="1301" w:name="BKM_44662CA4_810A_46C1_8CCE_D899E8B34841"/>
      <w:bookmarkStart w:id="1302" w:name="BKM_A4ADBA47_2A66_4D31_B98E_429D2187557A"/>
      <w:bookmarkStart w:id="1303" w:name="BKM_6A453B7D_E05C_442A_9729_07602A0CE53F"/>
      <w:bookmarkStart w:id="1304" w:name="BKM_B674F95F_8259_4A18_BB9A_C7004F238C58"/>
      <w:bookmarkStart w:id="1305" w:name="BKM_99FA56C9_DF26_4FF5_AF2C_A1CA27033687"/>
      <w:bookmarkStart w:id="1306" w:name="BKM_10DBF70D_6106_40F3_9F20_6815C31BFF23"/>
      <w:bookmarkStart w:id="1307" w:name="BKM_156BACFD_61FB_4C7D_8E17_15915D5DC1EB"/>
      <w:bookmarkStart w:id="1308" w:name="BKM_660451F7_6344_4A08_8AF1_55EA34BAFC1E"/>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p>
    <w:p w14:paraId="31B29BD6" w14:textId="77777777" w:rsidR="00D14AF0" w:rsidRDefault="00D14AF0" w:rsidP="00401D4D">
      <w:pPr>
        <w:pStyle w:val="Heading3"/>
        <w:rPr>
          <w:lang w:val="en-CA"/>
        </w:rPr>
      </w:pPr>
      <w:bookmarkStart w:id="1309" w:name="_Toc439943457"/>
      <w:r w:rsidRPr="00D14AF0">
        <w:rPr>
          <w:lang w:val="en-CA"/>
        </w:rPr>
        <w:t>C</w:t>
      </w:r>
      <w:bookmarkStart w:id="1310" w:name="BKM_6A5667C6_1461_4AA7_BA98_1583B82E247C"/>
      <w:bookmarkEnd w:id="1310"/>
      <w:r w:rsidRPr="00D14AF0">
        <w:rPr>
          <w:lang w:val="en-CA"/>
        </w:rPr>
        <w:t>ontactView</w:t>
      </w:r>
      <w:bookmarkEnd w:id="1309"/>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19576D" w:rsidP="00BA190F">
      <w:pPr>
        <w:keepNext/>
        <w:autoSpaceDE w:val="0"/>
        <w:autoSpaceDN w:val="0"/>
        <w:adjustRightInd w:val="0"/>
        <w:spacing w:after="0" w:line="240" w:lineRule="atLeast"/>
      </w:pPr>
      <w:r>
        <w:rPr>
          <w:noProof/>
          <w:lang w:val="en-CA" w:eastAsia="en-CA"/>
        </w:rPr>
        <w:pict w14:anchorId="376039DD">
          <v:shape id="_x0000_i1035" type="#_x0000_t75" style="width:199.35pt;height:180pt;visibility:visible;mso-wrap-style:square">
            <v:imagedata r:id="rId23"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ins w:id="1311" w:author="Eric Boisvert" w:date="2016-01-19T19:09:00Z">
        <w:r w:rsidR="00302FB5">
          <w:rPr>
            <w:noProof/>
          </w:rPr>
          <w:t>12</w:t>
        </w:r>
      </w:ins>
      <w:del w:id="1312" w:author="Eric Boisvert" w:date="2016-01-16T17:26:00Z">
        <w:r w:rsidR="0043586C" w:rsidDel="00230CDE">
          <w:rPr>
            <w:noProof/>
          </w:rPr>
          <w:delText>11</w:delText>
        </w:r>
      </w:del>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lastRenderedPageBreak/>
        <w:t>identifier</w:t>
      </w:r>
      <w:proofErr w:type="gramEnd"/>
    </w:p>
    <w:p w14:paraId="1F936C45" w14:textId="77777777" w:rsidR="00176E9E" w:rsidRDefault="00176E9E" w:rsidP="00176E9E"/>
    <w:p w14:paraId="75AD68EE" w14:textId="7881872B" w:rsidR="00176E9E" w:rsidRDefault="00176E9E" w:rsidP="00176E9E">
      <w:r w:rsidRPr="00D970E9">
        <w:t xml:space="preserve">Globally unique </w:t>
      </w:r>
      <w:r>
        <w:t>identifier</w:t>
      </w:r>
      <w:del w:id="1313" w:author="Eric Boisvert" w:date="2016-01-24T13:29:00Z">
        <w:r w:rsidDel="00253146">
          <w:delText>:CharacterString</w:delText>
        </w:r>
      </w:del>
      <w:proofErr w:type="gramStart"/>
      <w:ins w:id="1314" w:author="Eric Boisvert" w:date="2016-01-24T13:29:00Z">
        <w:r w:rsidR="00253146">
          <w:t>:Primitive</w:t>
        </w:r>
        <w:proofErr w:type="gramEnd"/>
        <w:r w:rsidR="00253146">
          <w:t>::CharacterString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1315"/>
      <w:r w:rsidR="00D96958">
        <w:rPr>
          <w:lang w:val="en-CA"/>
        </w:rPr>
        <w:t>3986</w:t>
      </w:r>
      <w:commentRangeEnd w:id="1315"/>
      <w:r w:rsidR="00D96958">
        <w:rPr>
          <w:rStyle w:val="CommentReference"/>
        </w:rPr>
        <w:commentReference w:id="1315"/>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4B801B0D" w:rsidR="00176E9E" w:rsidRDefault="00176E9E" w:rsidP="00176E9E">
      <w:r>
        <w:t>The property name</w:t>
      </w:r>
      <w:del w:id="1316" w:author="Eric Boisvert" w:date="2016-01-24T13:29:00Z">
        <w:r w:rsidDel="00253146">
          <w:delText>:CharacterString</w:delText>
        </w:r>
      </w:del>
      <w:proofErr w:type="gramStart"/>
      <w:ins w:id="1317" w:author="Eric Boisvert" w:date="2016-01-24T13:29:00Z">
        <w:r w:rsidR="00253146">
          <w:t>:Primitive</w:t>
        </w:r>
        <w:proofErr w:type="gramEnd"/>
        <w:r w:rsidR="00253146">
          <w:t>::CharacterString</w:t>
        </w:r>
      </w:ins>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2348C9B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1318" w:author="Eric Boisvert" w:date="2016-01-24T13:29:00Z">
        <w:r w:rsidDel="00253146">
          <w:rPr>
            <w:rFonts w:cs="Arial"/>
            <w:color w:val="000000"/>
            <w:lang w:val="en-CA"/>
          </w:rPr>
          <w:delText>:CharacterString</w:delText>
        </w:r>
      </w:del>
      <w:proofErr w:type="gramStart"/>
      <w:ins w:id="1319"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55A070D"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del w:id="1320" w:author="Eric Boisvert" w:date="2016-01-24T13:29:00Z">
        <w:r w:rsidDel="00253146">
          <w:rPr>
            <w:rFonts w:cs="Arial"/>
            <w:color w:val="000000"/>
            <w:lang w:val="en-CA"/>
          </w:rPr>
          <w:delText>:CharacterString</w:delText>
        </w:r>
      </w:del>
      <w:proofErr w:type="gramStart"/>
      <w:ins w:id="1321"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95C7653"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1322" w:author="Eric Boisvert" w:date="2016-01-24T13:29:00Z">
        <w:r w:rsidDel="00253146">
          <w:rPr>
            <w:rFonts w:cs="Arial"/>
            <w:color w:val="000000"/>
            <w:lang w:val="en-CA"/>
          </w:rPr>
          <w:delText>:CharacterString</w:delText>
        </w:r>
      </w:del>
      <w:proofErr w:type="gramStart"/>
      <w:ins w:id="1323"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21C8929F" w:rsidR="00176E9E" w:rsidRPr="00D970E9" w:rsidRDefault="00176E9E" w:rsidP="00A12606">
      <w:pPr>
        <w:rPr>
          <w:lang w:val="en-CA"/>
        </w:rPr>
      </w:pPr>
      <w:r>
        <w:rPr>
          <w:lang w:val="en-CA"/>
        </w:rPr>
        <w:t>The property positionalAccuracy</w:t>
      </w:r>
      <w:del w:id="1324" w:author="Eric Boisvert" w:date="2016-01-24T13:29:00Z">
        <w:r w:rsidR="00AB423B" w:rsidDel="00253146">
          <w:rPr>
            <w:lang w:val="en-CA"/>
          </w:rPr>
          <w:delText>:CharacterString</w:delText>
        </w:r>
      </w:del>
      <w:ins w:id="1325" w:author="Eric Boisvert" w:date="2016-01-24T13:29:00Z">
        <w:r w:rsidR="00253146">
          <w:rPr>
            <w:lang w:val="en-CA"/>
          </w:rPr>
          <w:t>:Primitive::CharacterString</w:t>
        </w:r>
      </w:ins>
      <w:r w:rsidR="00AB423B">
        <w:rPr>
          <w:lang w:val="en-CA"/>
        </w:rPr>
        <w:t xml:space="preserve"> shall report </w:t>
      </w:r>
      <w:r>
        <w:rPr>
          <w:lang w:val="en-CA"/>
        </w:rPr>
        <w:t>quantitative values defining</w:t>
      </w:r>
      <w:r w:rsidRPr="00D970E9">
        <w:rPr>
          <w:lang w:val="en-CA"/>
        </w:rPr>
        <w:t xml:space="preserve"> the radius of an uncertainty buffer around a mappedFeature </w:t>
      </w:r>
      <w:r w:rsidRPr="00D970E9">
        <w:rPr>
          <w:lang w:val="en-CA"/>
        </w:rPr>
        <w:lastRenderedPageBreak/>
        <w:t>(eg: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6F55988A"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1326" w:author="Eric Boisvert" w:date="2016-01-24T13:29:00Z">
        <w:r w:rsidDel="00253146">
          <w:rPr>
            <w:rFonts w:cs="Arial"/>
            <w:color w:val="000000"/>
            <w:lang w:val="en-CA"/>
          </w:rPr>
          <w:delText>:CharacterString</w:delText>
        </w:r>
      </w:del>
      <w:proofErr w:type="gramStart"/>
      <w:ins w:id="1327"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1328" w:author="Eric Boisvert" w:date="2016-01-24T13:29:00Z">
        <w:r w:rsidDel="00253146">
          <w:rPr>
            <w:rFonts w:cs="Arial"/>
            <w:color w:val="000000"/>
            <w:lang w:val="en-CA"/>
          </w:rPr>
          <w:delText>:CharacterString</w:delText>
        </w:r>
      </w:del>
      <w:ins w:id="1329"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1C9AD08"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1330" w:author="Eric Boisvert" w:date="2016-01-24T13:29:00Z">
        <w:r w:rsidDel="00253146">
          <w:rPr>
            <w:rFonts w:cs="Arial"/>
            <w:color w:val="000000"/>
            <w:lang w:val="en-CA"/>
          </w:rPr>
          <w:delText>:CharacterString</w:delText>
        </w:r>
      </w:del>
      <w:ins w:id="1331" w:author="Eric Boisvert" w:date="2016-01-24T13:29:00Z">
        <w:r w:rsidR="00253146">
          <w:rPr>
            <w:rFonts w:cs="Arial"/>
            <w:color w:val="000000"/>
            <w:lang w:val="en-CA"/>
          </w:rPr>
          <w:t>:Primitive::CharacterString</w:t>
        </w:r>
      </w:ins>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287C25FA"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332" w:author="Eric Boisvert" w:date="2016-01-24T13:29:00Z">
        <w:r w:rsidDel="00253146">
          <w:rPr>
            <w:rFonts w:cs="Arial"/>
            <w:color w:val="000000"/>
            <w:lang w:val="en-CA"/>
          </w:rPr>
          <w:delText>:CharacterString</w:delText>
        </w:r>
      </w:del>
      <w:ins w:id="1333" w:author="Eric Boisvert" w:date="2016-01-24T13:29:00Z">
        <w:r w:rsidR="00253146">
          <w:rPr>
            <w:rFonts w:cs="Arial"/>
            <w:color w:val="000000"/>
            <w:lang w:val="en-CA"/>
          </w:rPr>
          <w:t>:Primitive::CharacterString</w:t>
        </w:r>
      </w:ins>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BECD20B"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genericSymboliser</w:t>
      </w:r>
      <w:del w:id="1334" w:author="Eric Boisvert" w:date="2016-01-24T13:29:00Z">
        <w:r w:rsidDel="00253146">
          <w:rPr>
            <w:rFonts w:cs="Arial"/>
            <w:color w:val="000000"/>
            <w:lang w:val="en-CA"/>
          </w:rPr>
          <w:delText>:CharacterString</w:delText>
        </w:r>
      </w:del>
      <w:proofErr w:type="gramStart"/>
      <w:ins w:id="1335"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1336" w:name="BKM_DAD0F5C5_7ECC_4F46_8F23_D5FDAEC9FFF1"/>
      <w:bookmarkStart w:id="1337" w:name="BKM_29C4138F_4CAD_4B96_B0DF_B91BA8041A62"/>
      <w:bookmarkStart w:id="1338" w:name="BKM_6AE23AB8_B6A5_4B32_A803_62E099830E93"/>
      <w:bookmarkStart w:id="1339" w:name="BKM_66D56F45_5196_424F_92CB_6CB6778933A2"/>
      <w:bookmarkStart w:id="1340" w:name="BKM_B569925A_5C18_4226_AFA5_D6C44B29D688"/>
      <w:bookmarkStart w:id="1341" w:name="BKM_20CF274F_94C7_43D3_9CCE_945071187259"/>
      <w:bookmarkStart w:id="1342" w:name="BKM_64FA9120_8C79_470F_A4AB_510E7868EC43"/>
      <w:bookmarkStart w:id="1343" w:name="BKM_2D4CA786_8199_42B1_BAEE_B9D15F83512C"/>
      <w:bookmarkStart w:id="1344" w:name="BKM_E1914A18_F58F_4042_930D_7562E211135B"/>
      <w:bookmarkStart w:id="1345" w:name="BKM_C97D1AD7_F437_45EE_9855_97FF220828AF"/>
      <w:bookmarkStart w:id="1346" w:name="BKM_66E2F147_939A_42E7_9DA7_BB7F5E616224"/>
      <w:bookmarkStart w:id="1347" w:name="BKM_7A6AD652_753B_433E_B947_78BAF8E8FFBB"/>
      <w:bookmarkStart w:id="1348" w:name="BKM_D64DC56C_F70A_4224_BA0C_96AAF9B173C3"/>
      <w:bookmarkStart w:id="1349" w:name="_Toc439943458"/>
      <w:bookmarkEnd w:id="1336"/>
      <w:bookmarkEnd w:id="1337"/>
      <w:bookmarkEnd w:id="1338"/>
      <w:bookmarkEnd w:id="1339"/>
      <w:bookmarkEnd w:id="1340"/>
      <w:bookmarkEnd w:id="1341"/>
      <w:bookmarkEnd w:id="1342"/>
      <w:bookmarkEnd w:id="1343"/>
      <w:bookmarkEnd w:id="1344"/>
      <w:bookmarkEnd w:id="1345"/>
      <w:bookmarkEnd w:id="1346"/>
      <w:bookmarkEnd w:id="1347"/>
      <w:bookmarkEnd w:id="1348"/>
      <w:r w:rsidRPr="00D14AF0">
        <w:rPr>
          <w:lang w:val="en-CA"/>
        </w:rPr>
        <w:t>G</w:t>
      </w:r>
      <w:bookmarkStart w:id="1350" w:name="BKM_F594CD9C_5617_46AE_9ABE_FE6C018DDEAF"/>
      <w:bookmarkEnd w:id="1350"/>
      <w:r w:rsidRPr="00D14AF0">
        <w:rPr>
          <w:lang w:val="en-CA"/>
        </w:rPr>
        <w:t>eologicSpecimenView</w:t>
      </w:r>
      <w:bookmarkEnd w:id="1349"/>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19576D" w:rsidP="00AB51A6">
      <w:pPr>
        <w:keepNext/>
        <w:autoSpaceDE w:val="0"/>
        <w:autoSpaceDN w:val="0"/>
        <w:adjustRightInd w:val="0"/>
        <w:spacing w:after="0" w:line="240" w:lineRule="atLeast"/>
      </w:pPr>
      <w:r>
        <w:rPr>
          <w:noProof/>
          <w:lang w:val="en-CA" w:eastAsia="en-CA"/>
        </w:rPr>
        <w:pict w14:anchorId="2E1A9CE1">
          <v:shape id="_x0000_i1036" type="#_x0000_t75" style="width:199.35pt;height:210.65pt;visibility:visible;mso-wrap-style:square">
            <v:imagedata r:id="rId24"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1351" w:author="Eric Boisvert" w:date="2016-01-19T19:09:00Z">
        <w:r w:rsidR="00302FB5">
          <w:rPr>
            <w:noProof/>
          </w:rPr>
          <w:t>13</w:t>
        </w:r>
      </w:ins>
      <w:del w:id="1352"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lastRenderedPageBreak/>
        <w:t>i</w:t>
      </w:r>
      <w:r w:rsidR="00D96958">
        <w:rPr>
          <w:lang w:val="en-CA"/>
        </w:rPr>
        <w:t>dentifier</w:t>
      </w:r>
      <w:proofErr w:type="gramEnd"/>
    </w:p>
    <w:p w14:paraId="29492385" w14:textId="77777777" w:rsidR="00D96958" w:rsidRDefault="00D96958" w:rsidP="00D96958"/>
    <w:p w14:paraId="75E47ACE" w14:textId="6D1CD0D2" w:rsidR="00D96958" w:rsidRDefault="00D96958" w:rsidP="00D96958">
      <w:r w:rsidRPr="00D970E9">
        <w:t xml:space="preserve">Globally unique </w:t>
      </w:r>
      <w:r>
        <w:t>identifier</w:t>
      </w:r>
      <w:del w:id="1353" w:author="Eric Boisvert" w:date="2016-01-24T13:29:00Z">
        <w:r w:rsidDel="00253146">
          <w:delText>:CharacterString</w:delText>
        </w:r>
      </w:del>
      <w:proofErr w:type="gramStart"/>
      <w:ins w:id="1354"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355"/>
      <w:r>
        <w:rPr>
          <w:lang w:val="en-CA"/>
        </w:rPr>
        <w:t>3986</w:t>
      </w:r>
      <w:commentRangeEnd w:id="1355"/>
      <w:r>
        <w:rPr>
          <w:rStyle w:val="CommentReference"/>
        </w:rPr>
        <w:commentReference w:id="1355"/>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594381B"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del w:id="1356" w:author="Eric Boisvert" w:date="2016-01-24T13:29:00Z">
        <w:r w:rsidDel="00253146">
          <w:rPr>
            <w:rFonts w:cs="Arial"/>
            <w:color w:val="000000"/>
            <w:lang w:val="en-CA"/>
          </w:rPr>
          <w:delText>:CharacterString</w:delText>
        </w:r>
      </w:del>
      <w:proofErr w:type="gramStart"/>
      <w:ins w:id="1357"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35D71F51" w:rsidR="00B506A1" w:rsidRDefault="00B506A1" w:rsidP="00A12606">
      <w:pPr>
        <w:rPr>
          <w:lang w:val="en-CA"/>
        </w:rPr>
      </w:pPr>
      <w:r>
        <w:rPr>
          <w:lang w:val="en-CA"/>
        </w:rPr>
        <w:t>The property description</w:t>
      </w:r>
      <w:del w:id="1358" w:author="Eric Boisvert" w:date="2016-01-24T13:29:00Z">
        <w:r w:rsidDel="00253146">
          <w:rPr>
            <w:lang w:val="en-CA"/>
          </w:rPr>
          <w:delText>:CharacterString</w:delText>
        </w:r>
      </w:del>
      <w:proofErr w:type="gramStart"/>
      <w:ins w:id="1359" w:author="Eric Boisvert" w:date="2016-01-24T13:29:00Z">
        <w:r w:rsidR="00253146">
          <w:rPr>
            <w:lang w:val="en-CA"/>
          </w:rPr>
          <w:t>:Primitive</w:t>
        </w:r>
        <w:proofErr w:type="gramEnd"/>
        <w:r w:rsidR="00253146">
          <w:rPr>
            <w:lang w:val="en-CA"/>
          </w:rPr>
          <w:t>::CharacterString</w:t>
        </w:r>
      </w:ins>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8316DD" w:rsidR="00B506A1" w:rsidRDefault="00B506A1" w:rsidP="00A12606">
      <w:pPr>
        <w:rPr>
          <w:lang w:val="en-CA"/>
        </w:rPr>
      </w:pPr>
      <w:r>
        <w:rPr>
          <w:lang w:val="en-CA"/>
        </w:rPr>
        <w:t>The property specimentType</w:t>
      </w:r>
      <w:del w:id="1360" w:author="Eric Boisvert" w:date="2016-01-24T13:29:00Z">
        <w:r w:rsidDel="00253146">
          <w:rPr>
            <w:lang w:val="en-CA"/>
          </w:rPr>
          <w:delText>:CharacterString</w:delText>
        </w:r>
      </w:del>
      <w:proofErr w:type="gramStart"/>
      <w:ins w:id="1361" w:author="Eric Boisvert" w:date="2016-01-24T13:29:00Z">
        <w:r w:rsidR="00253146">
          <w:rPr>
            <w:lang w:val="en-CA"/>
          </w:rPr>
          <w:t>:Primitive</w:t>
        </w:r>
        <w:proofErr w:type="gramEnd"/>
        <w:r w:rsidR="00253146">
          <w:rPr>
            <w:lang w:val="en-CA"/>
          </w:rPr>
          <w:t>::CharacterString</w:t>
        </w:r>
      </w:ins>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5A347EF9" w:rsidR="00B506A1" w:rsidRDefault="00B506A1" w:rsidP="00A12606">
      <w:pPr>
        <w:rPr>
          <w:lang w:val="en-CA"/>
        </w:rPr>
      </w:pPr>
      <w:r>
        <w:rPr>
          <w:lang w:val="en-CA"/>
        </w:rPr>
        <w:lastRenderedPageBreak/>
        <w:t>The property materialClass</w:t>
      </w:r>
      <w:del w:id="1362" w:author="Eric Boisvert" w:date="2016-01-24T13:29:00Z">
        <w:r w:rsidDel="00253146">
          <w:rPr>
            <w:lang w:val="en-CA"/>
          </w:rPr>
          <w:delText>:CharacterString</w:delText>
        </w:r>
      </w:del>
      <w:proofErr w:type="gramStart"/>
      <w:ins w:id="1363" w:author="Eric Boisvert" w:date="2016-01-24T13:29:00Z">
        <w:r w:rsidR="00253146">
          <w:rPr>
            <w:lang w:val="en-CA"/>
          </w:rPr>
          <w:t>:Primitive</w:t>
        </w:r>
        <w:proofErr w:type="gramEnd"/>
        <w:r w:rsidR="00253146">
          <w:rPr>
            <w:lang w:val="en-CA"/>
          </w:rPr>
          <w:t>::CharacterString</w:t>
        </w:r>
      </w:ins>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0773A6A2"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1364" w:author="Eric Boisvert" w:date="2016-01-24T13:29:00Z">
        <w:r w:rsidDel="00253146">
          <w:rPr>
            <w:rFonts w:cs="Arial"/>
            <w:color w:val="000000"/>
            <w:lang w:val="en-CA"/>
          </w:rPr>
          <w:delText>:CharacterString</w:delText>
        </w:r>
      </w:del>
      <w:proofErr w:type="gramStart"/>
      <w:ins w:id="1365"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0D0A8D25"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del w:id="1366" w:author="Eric Boisvert" w:date="2016-01-24T13:29:00Z">
        <w:r w:rsidDel="00253146">
          <w:rPr>
            <w:rFonts w:cs="Arial"/>
            <w:color w:val="000000"/>
            <w:lang w:val="en-CA"/>
          </w:rPr>
          <w:delText>:CharacterString</w:delText>
        </w:r>
      </w:del>
      <w:proofErr w:type="gramStart"/>
      <w:ins w:id="1367"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FB40C0F" w:rsidR="001B3235" w:rsidRDefault="001B3235" w:rsidP="00A12606">
      <w:pPr>
        <w:rPr>
          <w:lang w:val="en-CA"/>
        </w:rPr>
      </w:pPr>
      <w:r>
        <w:rPr>
          <w:lang w:val="en-CA"/>
        </w:rPr>
        <w:t>The property samplingMethod</w:t>
      </w:r>
      <w:del w:id="1368" w:author="Eric Boisvert" w:date="2016-01-24T13:29:00Z">
        <w:r w:rsidDel="00253146">
          <w:rPr>
            <w:lang w:val="en-CA"/>
          </w:rPr>
          <w:delText>:CharacterString</w:delText>
        </w:r>
      </w:del>
      <w:proofErr w:type="gramStart"/>
      <w:ins w:id="1369" w:author="Eric Boisvert" w:date="2016-01-24T13:29:00Z">
        <w:r w:rsidR="00253146">
          <w:rPr>
            <w:lang w:val="en-CA"/>
          </w:rPr>
          <w:t>:Primitive</w:t>
        </w:r>
        <w:proofErr w:type="gramEnd"/>
        <w:r w:rsidR="00253146">
          <w:rPr>
            <w:lang w:val="en-CA"/>
          </w:rPr>
          <w:t>::CharacterString</w:t>
        </w:r>
      </w:ins>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363DBE9F" w:rsidR="00BF1958" w:rsidRDefault="00BF1958" w:rsidP="00A12606">
      <w:pPr>
        <w:rPr>
          <w:lang w:val="en-CA"/>
        </w:rPr>
      </w:pPr>
      <w:r>
        <w:rPr>
          <w:lang w:val="en-CA"/>
        </w:rPr>
        <w:t>The property currentLocation</w:t>
      </w:r>
      <w:del w:id="1370" w:author="Eric Boisvert" w:date="2016-01-24T13:29:00Z">
        <w:r w:rsidDel="00253146">
          <w:rPr>
            <w:lang w:val="en-CA"/>
          </w:rPr>
          <w:delText>:CharacterString</w:delText>
        </w:r>
      </w:del>
      <w:proofErr w:type="gramStart"/>
      <w:ins w:id="1371" w:author="Eric Boisvert" w:date="2016-01-24T13:29:00Z">
        <w:r w:rsidR="00253146">
          <w:rPr>
            <w:lang w:val="en-CA"/>
          </w:rPr>
          <w:t>:Primitive</w:t>
        </w:r>
        <w:proofErr w:type="gramEnd"/>
        <w:r w:rsidR="00253146">
          <w:rPr>
            <w:lang w:val="en-CA"/>
          </w:rPr>
          <w:t>::CharacterString</w:t>
        </w:r>
      </w:ins>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5302595D" w:rsidR="00BF1958" w:rsidRDefault="00BF1958" w:rsidP="00A12606">
      <w:pPr>
        <w:rPr>
          <w:lang w:val="en-CA"/>
        </w:rPr>
      </w:pPr>
      <w:r>
        <w:rPr>
          <w:lang w:val="en-CA"/>
        </w:rPr>
        <w:t>The property source</w:t>
      </w:r>
      <w:del w:id="1372" w:author="Eric Boisvert" w:date="2016-01-24T13:29:00Z">
        <w:r w:rsidDel="00253146">
          <w:rPr>
            <w:lang w:val="en-CA"/>
          </w:rPr>
          <w:delText>:CharacterString</w:delText>
        </w:r>
      </w:del>
      <w:proofErr w:type="gramStart"/>
      <w:ins w:id="1373" w:author="Eric Boisvert" w:date="2016-01-24T13:29:00Z">
        <w:r w:rsidR="00253146">
          <w:rPr>
            <w:lang w:val="en-CA"/>
          </w:rPr>
          <w:t>:Primitive</w:t>
        </w:r>
        <w:proofErr w:type="gramEnd"/>
        <w:r w:rsidR="00253146">
          <w:rPr>
            <w:lang w:val="en-CA"/>
          </w:rPr>
          <w:t>::CharacterString</w:t>
        </w:r>
      </w:ins>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lastRenderedPageBreak/>
        <w:t>The property specimentType_uri</w:t>
      </w:r>
      <w:del w:id="1374" w:author="Eric Boisvert" w:date="2016-01-24T13:29:00Z">
        <w:r w:rsidDel="00253146">
          <w:rPr>
            <w:lang w:val="en-CA"/>
          </w:rPr>
          <w:delText>:CharacterString</w:delText>
        </w:r>
      </w:del>
      <w:ins w:id="1375"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58AAE4F2" w:rsidR="00BF1958" w:rsidRDefault="00BF1958" w:rsidP="00A12606">
      <w:pPr>
        <w:rPr>
          <w:lang w:val="en-CA"/>
        </w:rPr>
      </w:pPr>
      <w:r>
        <w:rPr>
          <w:lang w:val="en-CA"/>
        </w:rPr>
        <w:t>The property metadata_uri</w:t>
      </w:r>
      <w:del w:id="1376" w:author="Eric Boisvert" w:date="2016-01-24T13:29:00Z">
        <w:r w:rsidDel="00253146">
          <w:rPr>
            <w:lang w:val="en-CA"/>
          </w:rPr>
          <w:delText>:CharacterString</w:delText>
        </w:r>
      </w:del>
      <w:ins w:id="1377" w:author="Eric Boisvert" w:date="2016-01-24T13:29:00Z">
        <w:r w:rsidR="00253146">
          <w:rPr>
            <w:lang w:val="en-CA"/>
          </w:rPr>
          <w:t>:Primitive::CharacterString</w:t>
        </w:r>
      </w:ins>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2C79B7A5"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del w:id="1378" w:author="Eric Boisvert" w:date="2016-01-24T13:29:00Z">
        <w:r w:rsidDel="00253146">
          <w:rPr>
            <w:rFonts w:cs="Arial"/>
            <w:color w:val="000000"/>
            <w:lang w:val="en-CA"/>
          </w:rPr>
          <w:delText>:CharacterString</w:delText>
        </w:r>
      </w:del>
      <w:proofErr w:type="gramStart"/>
      <w:ins w:id="1379"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380" w:name="BKM_5A4D9120_600F_4C3C_8ECF_EE7CFDB01C45"/>
      <w:bookmarkStart w:id="1381" w:name="BKM_411869C6_5FE7_4B45_A018_FC87FC6F1504"/>
      <w:bookmarkStart w:id="1382" w:name="BKM_9EE66924_CD8E_4920_8D93_B7C8D67F28AF"/>
      <w:bookmarkStart w:id="1383" w:name="BKM_49C23F9C_9DFE_434E_9876_B253C73E5E08"/>
      <w:bookmarkStart w:id="1384" w:name="BKM_2D0F9355_1BA8_4B21_A211_5DBDE6101308"/>
      <w:bookmarkStart w:id="1385" w:name="BKM_025812DF_B2DB_4EF8_8BE9_FB08934C1BD4"/>
      <w:bookmarkStart w:id="1386" w:name="BKM_C09529C8_28D2_45E7_B66E_ADF87048EE54"/>
      <w:bookmarkStart w:id="1387" w:name="BKM_3857FAF2_09B8_4E47_AE1C_AD54C52DAF81"/>
      <w:bookmarkStart w:id="1388" w:name="BKM_35F2F785_32E6_4D58_9212_E4C493DD93AB"/>
      <w:bookmarkStart w:id="1389" w:name="BKM_8A8A8512_0518_43B4_8296_5C183491EEB7"/>
      <w:bookmarkStart w:id="1390" w:name="BKM_A37D3138_5144_4AAA_A9A8_F88DEC203EC5"/>
      <w:bookmarkStart w:id="1391" w:name="BKM_9BCC0C7E_CEE8_4167_9510_B24983CC44B9"/>
      <w:bookmarkStart w:id="1392" w:name="BKM_A818D66D_DB16_46C0_A0B3_E9039F2CD8CD"/>
      <w:bookmarkStart w:id="1393" w:name="BKM_AEAFFBCA_2559_4CDB_AFA9_8A341843B51F"/>
      <w:bookmarkStart w:id="1394" w:name="BKM_691007BD_4B41_46AF_9BC3_D27B06E1FB54"/>
      <w:bookmarkStart w:id="1395" w:name="BKM_98D7F43A_2FA6_489F_A1A5_B915D069258B"/>
      <w:bookmarkStart w:id="1396" w:name="BKM_B197BD01_D7EB_4B2D_B744_060A34418883"/>
      <w:bookmarkStart w:id="1397" w:name="_Toc43994345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r w:rsidRPr="00D14AF0">
        <w:rPr>
          <w:lang w:val="en-CA"/>
        </w:rPr>
        <w:t>G</w:t>
      </w:r>
      <w:bookmarkStart w:id="1398" w:name="BKM_9A8B07A1_6F7C_49A9_AE39_CC80241F45D8"/>
      <w:bookmarkEnd w:id="1398"/>
      <w:r w:rsidRPr="00D14AF0">
        <w:rPr>
          <w:lang w:val="en-CA"/>
        </w:rPr>
        <w:t>eomorphologicUnitView</w:t>
      </w:r>
      <w:bookmarkEnd w:id="1397"/>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19576D" w:rsidP="002C78A2">
      <w:pPr>
        <w:keepNext/>
        <w:autoSpaceDE w:val="0"/>
        <w:autoSpaceDN w:val="0"/>
        <w:adjustRightInd w:val="0"/>
        <w:spacing w:after="0" w:line="240" w:lineRule="atLeast"/>
      </w:pPr>
      <w:r>
        <w:rPr>
          <w:noProof/>
          <w:lang w:val="en-CA" w:eastAsia="en-CA"/>
        </w:rPr>
        <w:pict w14:anchorId="747B73F5">
          <v:shape id="_x0000_i1037" type="#_x0000_t75" style="width:199.35pt;height:275.1pt;visibility:visible;mso-wrap-style:square">
            <v:imagedata r:id="rId25"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1399" w:author="Eric Boisvert" w:date="2016-01-19T19:09:00Z">
        <w:r w:rsidR="00302FB5">
          <w:rPr>
            <w:noProof/>
          </w:rPr>
          <w:t>14</w:t>
        </w:r>
      </w:ins>
      <w:del w:id="1400"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5CD31A61" w:rsidR="00DF2985" w:rsidRDefault="00DF2985" w:rsidP="00DF2985">
      <w:r w:rsidRPr="00D970E9">
        <w:t xml:space="preserve">Globally unique </w:t>
      </w:r>
      <w:r>
        <w:t>identifier</w:t>
      </w:r>
      <w:del w:id="1401" w:author="Eric Boisvert" w:date="2016-01-24T13:29:00Z">
        <w:r w:rsidDel="00253146">
          <w:delText>:CharacterString</w:delText>
        </w:r>
      </w:del>
      <w:proofErr w:type="gramStart"/>
      <w:ins w:id="1402"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403"/>
      <w:r>
        <w:rPr>
          <w:lang w:val="en-CA"/>
        </w:rPr>
        <w:t>3986</w:t>
      </w:r>
      <w:commentRangeEnd w:id="1403"/>
      <w:r>
        <w:rPr>
          <w:rStyle w:val="CommentReference"/>
        </w:rPr>
        <w:commentReference w:id="1403"/>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lastRenderedPageBreak/>
        <w:t>name</w:t>
      </w:r>
      <w:proofErr w:type="gramEnd"/>
    </w:p>
    <w:p w14:paraId="201A54B6" w14:textId="77777777" w:rsidR="001A4D2E" w:rsidRPr="001A4D2E" w:rsidRDefault="001A4D2E" w:rsidP="00A12606">
      <w:pPr>
        <w:rPr>
          <w:lang w:val="en-CA"/>
        </w:rPr>
      </w:pPr>
    </w:p>
    <w:p w14:paraId="27FDA029" w14:textId="26EB2ED6"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del w:id="1404" w:author="Eric Boisvert" w:date="2016-01-24T13:29:00Z">
        <w:r w:rsidDel="00253146">
          <w:rPr>
            <w:rFonts w:cs="Arial"/>
            <w:color w:val="000000"/>
            <w:lang w:val="en-CA"/>
          </w:rPr>
          <w:delText>:CharacterString</w:delText>
        </w:r>
      </w:del>
      <w:proofErr w:type="gramStart"/>
      <w:ins w:id="1405"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238F89DC"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1406" w:author="Eric Boisvert" w:date="2016-01-24T13:29:00Z">
        <w:r w:rsidDel="00253146">
          <w:rPr>
            <w:rFonts w:cs="Arial"/>
            <w:color w:val="000000"/>
            <w:lang w:val="en-CA"/>
          </w:rPr>
          <w:delText>:CharacterString</w:delText>
        </w:r>
      </w:del>
      <w:proofErr w:type="gramStart"/>
      <w:ins w:id="1407"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47AD1AE8"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del w:id="1408" w:author="Eric Boisvert" w:date="2016-01-24T13:29:00Z">
        <w:r w:rsidDel="00253146">
          <w:rPr>
            <w:rFonts w:cs="Arial"/>
            <w:color w:val="000000"/>
            <w:lang w:val="en-CA"/>
          </w:rPr>
          <w:delText>:CharacterString</w:delText>
        </w:r>
      </w:del>
      <w:proofErr w:type="gramStart"/>
      <w:ins w:id="1409"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730C6AD9"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del w:id="1410" w:author="Eric Boisvert" w:date="2016-01-24T13:29:00Z">
        <w:r w:rsidDel="00253146">
          <w:rPr>
            <w:rFonts w:cs="Arial"/>
            <w:color w:val="000000"/>
            <w:lang w:val="en-CA"/>
          </w:rPr>
          <w:delText>:CharacterString</w:delText>
        </w:r>
      </w:del>
      <w:proofErr w:type="gramStart"/>
      <w:ins w:id="1411"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281DDFF8"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del w:id="1412" w:author="Eric Boisvert" w:date="2016-01-24T13:29:00Z">
        <w:r w:rsidDel="00253146">
          <w:rPr>
            <w:rFonts w:cs="Arial"/>
            <w:color w:val="000000"/>
            <w:lang w:val="en-CA"/>
          </w:rPr>
          <w:delText>:CharacterString</w:delText>
        </w:r>
      </w:del>
      <w:proofErr w:type="gramStart"/>
      <w:ins w:id="1413"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267043A"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del w:id="1414" w:author="Eric Boisvert" w:date="2016-01-24T13:29:00Z">
        <w:r w:rsidDel="00253146">
          <w:rPr>
            <w:rFonts w:cs="Arial"/>
            <w:color w:val="000000"/>
            <w:lang w:val="en-CA"/>
          </w:rPr>
          <w:delText>:CharacterString</w:delText>
        </w:r>
      </w:del>
      <w:proofErr w:type="gramStart"/>
      <w:ins w:id="1415"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115C529"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lastRenderedPageBreak/>
        <w:t>The property geologicHistory</w:t>
      </w:r>
      <w:del w:id="1416" w:author="Eric Boisvert" w:date="2016-01-24T13:29:00Z">
        <w:r w:rsidDel="00253146">
          <w:rPr>
            <w:rFonts w:cs="Arial"/>
            <w:color w:val="000000"/>
            <w:lang w:val="en-CA"/>
          </w:rPr>
          <w:delText>:CharacterString</w:delText>
        </w:r>
      </w:del>
      <w:proofErr w:type="gramStart"/>
      <w:ins w:id="1417"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4926017F"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del w:id="1418" w:author="Eric Boisvert" w:date="2016-01-24T13:31:00Z">
        <w:r w:rsidDel="00253146">
          <w:rPr>
            <w:rFonts w:cs="Arial"/>
            <w:color w:val="000000"/>
            <w:lang w:val="en-CA"/>
          </w:rPr>
          <w:delText>:Number</w:delText>
        </w:r>
      </w:del>
      <w:proofErr w:type="gramStart"/>
      <w:ins w:id="1419" w:author="Eric Boisvert" w:date="2016-01-24T13:31:00Z">
        <w:r w:rsidR="00253146">
          <w:rPr>
            <w:rFonts w:cs="Arial"/>
            <w:color w:val="000000"/>
            <w:lang w:val="en-CA"/>
          </w:rPr>
          <w:t>:Primitive</w:t>
        </w:r>
        <w:proofErr w:type="gramEnd"/>
        <w:r w:rsidR="00253146">
          <w:rPr>
            <w:rFonts w:cs="Arial"/>
            <w:color w:val="000000"/>
            <w:lang w:val="en-CA"/>
          </w:rPr>
          <w:t>::Number</w:t>
        </w:r>
      </w:ins>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0C5159B2"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1420" w:author="Eric Boisvert" w:date="2016-01-24T13:29:00Z">
        <w:r w:rsidDel="00253146">
          <w:rPr>
            <w:rFonts w:cs="Arial"/>
            <w:color w:val="000000"/>
            <w:lang w:val="en-CA"/>
          </w:rPr>
          <w:delText>:CharacterString</w:delText>
        </w:r>
      </w:del>
      <w:proofErr w:type="gramStart"/>
      <w:ins w:id="1421"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70344EC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1422" w:author="Eric Boisvert" w:date="2016-01-24T13:29:00Z">
        <w:r w:rsidDel="00253146">
          <w:rPr>
            <w:rFonts w:cs="Arial"/>
            <w:color w:val="000000"/>
            <w:lang w:val="en-CA"/>
          </w:rPr>
          <w:delText>:CharacterString</w:delText>
        </w:r>
      </w:del>
      <w:proofErr w:type="gramStart"/>
      <w:ins w:id="1423"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CE3214A"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del w:id="1424" w:author="Eric Boisvert" w:date="2016-01-24T13:29:00Z">
        <w:r w:rsidDel="00253146">
          <w:rPr>
            <w:rFonts w:cs="Arial"/>
            <w:color w:val="000000"/>
            <w:lang w:val="en-CA"/>
          </w:rPr>
          <w:delText>:CharacterString</w:delText>
        </w:r>
      </w:del>
      <w:proofErr w:type="gramStart"/>
      <w:ins w:id="1425"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084FFBE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del w:id="1426" w:author="Eric Boisvert" w:date="2016-01-24T13:29:00Z">
        <w:r w:rsidDel="00253146">
          <w:rPr>
            <w:rFonts w:cs="Arial"/>
            <w:color w:val="000000"/>
            <w:lang w:val="en-CA"/>
          </w:rPr>
          <w:delText>:CharacterString</w:delText>
        </w:r>
      </w:del>
      <w:ins w:id="1427" w:author="Eric Boisvert" w:date="2016-01-24T13:29:00Z">
        <w:r w:rsidR="00253146">
          <w:rPr>
            <w:rFonts w:cs="Arial"/>
            <w:color w:val="000000"/>
            <w:lang w:val="en-CA"/>
          </w:rPr>
          <w:t>:Primitive::CharacterString</w:t>
        </w:r>
      </w:ins>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39D1C06B"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del w:id="1428" w:author="Eric Boisvert" w:date="2016-01-24T13:29:00Z">
        <w:r w:rsidDel="00253146">
          <w:rPr>
            <w:rFonts w:cs="Arial"/>
            <w:color w:val="000000"/>
            <w:lang w:val="en-CA"/>
          </w:rPr>
          <w:delText>:CharacterString</w:delText>
        </w:r>
      </w:del>
      <w:ins w:id="1429" w:author="Eric Boisvert" w:date="2016-01-24T13:29:00Z">
        <w:r w:rsidR="00253146">
          <w:rPr>
            <w:rFonts w:cs="Arial"/>
            <w:color w:val="000000"/>
            <w:lang w:val="en-CA"/>
          </w:rPr>
          <w:t>:Primitive::CharacterString</w:t>
        </w:r>
      </w:ins>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1430" w:author="Eric Boisvert" w:date="2016-01-24T13:29:00Z">
        <w:r w:rsidDel="00253146">
          <w:rPr>
            <w:rFonts w:cs="Arial"/>
            <w:color w:val="000000"/>
            <w:lang w:val="en-CA"/>
          </w:rPr>
          <w:delText>:CharacterString</w:delText>
        </w:r>
      </w:del>
      <w:ins w:id="1431"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1432" w:author="Eric Boisvert" w:date="2016-01-24T13:29:00Z">
        <w:r w:rsidDel="00253146">
          <w:rPr>
            <w:rFonts w:cs="Arial"/>
            <w:color w:val="000000"/>
            <w:lang w:val="en-CA"/>
          </w:rPr>
          <w:delText>:CharacterString</w:delText>
        </w:r>
      </w:del>
      <w:ins w:id="1433"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53E9B36"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1434" w:author="Eric Boisvert" w:date="2016-01-24T13:29:00Z">
        <w:r w:rsidDel="00253146">
          <w:rPr>
            <w:rFonts w:cs="Arial"/>
            <w:color w:val="000000"/>
            <w:lang w:val="en-CA"/>
          </w:rPr>
          <w:delText>:CharacterString</w:delText>
        </w:r>
      </w:del>
      <w:ins w:id="1435"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2886E0A5"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436" w:author="Eric Boisvert" w:date="2016-01-24T13:29:00Z">
        <w:r w:rsidDel="00253146">
          <w:rPr>
            <w:rFonts w:cs="Arial"/>
            <w:color w:val="000000"/>
            <w:lang w:val="en-CA"/>
          </w:rPr>
          <w:delText>:CharacterString</w:delText>
        </w:r>
      </w:del>
      <w:ins w:id="1437"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0D3A3BC0" w:rsidR="009E36A6" w:rsidRDefault="009E36A6" w:rsidP="009E36A6">
      <w:r>
        <w:t xml:space="preserve">The property </w:t>
      </w:r>
      <w:r w:rsidRPr="00C17A19">
        <w:t>genericSymbolizer</w:t>
      </w:r>
      <w:del w:id="1438" w:author="Eric Boisvert" w:date="2016-01-24T13:29:00Z">
        <w:r w:rsidDel="00253146">
          <w:delText>:CharacterString</w:delText>
        </w:r>
      </w:del>
      <w:proofErr w:type="gramStart"/>
      <w:ins w:id="1439" w:author="Eric Boisvert" w:date="2016-01-24T13:29: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440" w:name="BKM_75AF76F0_4AFF_4758_AA5C_4DD9A3A326DF"/>
      <w:bookmarkStart w:id="1441" w:name="BKM_AD80CBD8_BB55_4F42_B330_20E3957181FD"/>
      <w:bookmarkStart w:id="1442" w:name="BKM_B608D83A_BCB7_40BE_B5B4_7C18680327EF"/>
      <w:bookmarkStart w:id="1443" w:name="BKM_BB7DE53B_2076_4732_85CB_314A0C996CFE"/>
      <w:bookmarkStart w:id="1444" w:name="BKM_0F33C868_B8F6_4CD9_B1BE_D64AF7054352"/>
      <w:bookmarkStart w:id="1445" w:name="BKM_858F77A8_91BC_4E92_9873_3DE29220EA84"/>
      <w:bookmarkStart w:id="1446" w:name="BKM_6C47293B_9B00_4958_AE14_E2FF8C6503C9"/>
      <w:bookmarkStart w:id="1447" w:name="BKM_4798819D_722E_4089_880A_68AA29864E45"/>
      <w:bookmarkStart w:id="1448" w:name="BKM_FB28CC82_D6AA_481A_BA03_BB82515D05CD"/>
      <w:bookmarkStart w:id="1449" w:name="BKM_81066ECA_2108_4DF2_B25E_F440E68432B7"/>
      <w:bookmarkStart w:id="1450" w:name="BKM_E37CFBB1_57FD_4CA3_9961_34992E857685"/>
      <w:bookmarkStart w:id="1451" w:name="BKM_2EFAD6D8_0A90_47E6_A3AC_B0F503630287"/>
      <w:bookmarkStart w:id="1452" w:name="BKM_21524384_B208_4A32_A2E5_0FFB4D6E8D7C"/>
      <w:bookmarkStart w:id="1453" w:name="BKM_E5DB8674_7F07_4817_BA2B_997C684B521D"/>
      <w:bookmarkStart w:id="1454" w:name="BKM_B79C058B_F1A5_47C5_B3E2_CD87F62870F2"/>
      <w:bookmarkStart w:id="1455" w:name="BKM_A559EAAB_B89D_43D3_B221_4C6D46321258"/>
      <w:bookmarkStart w:id="1456" w:name="BKM_234AE185_16BA_4884_8974_68DBF37A4B28"/>
      <w:bookmarkStart w:id="1457" w:name="BKM_B342A581_116B_4A14_8384_0F4F6231BFC6"/>
      <w:bookmarkStart w:id="1458" w:name="BKM_CE5055FF_94D8_42AD_B46A_0041AB28334E"/>
      <w:bookmarkStart w:id="1459" w:name="BKM_F34DEFBD_2300_4BCD_9500_6FD1B9CE045E"/>
      <w:bookmarkStart w:id="1460" w:name="BKM_C0E26832_94FE_4E03_98DE_F2986912ECBC"/>
      <w:bookmarkStart w:id="1461" w:name="BKM_04EE2E72_5511_48AE_9048_CF9126C4A13D"/>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p>
    <w:p w14:paraId="7C9BAB4B" w14:textId="77777777" w:rsidR="00D14AF0" w:rsidRDefault="00D14AF0" w:rsidP="00D14AF0">
      <w:pPr>
        <w:pStyle w:val="Heading3"/>
        <w:rPr>
          <w:lang w:val="en-CA"/>
        </w:rPr>
      </w:pPr>
      <w:bookmarkStart w:id="1462" w:name="_Toc439943460"/>
      <w:r w:rsidRPr="00D14AF0">
        <w:rPr>
          <w:lang w:val="en-CA"/>
        </w:rPr>
        <w:lastRenderedPageBreak/>
        <w:t>S</w:t>
      </w:r>
      <w:bookmarkStart w:id="1463" w:name="BKM_CE5E700D_EBA4_44CA_83C8_617C916DF033"/>
      <w:bookmarkEnd w:id="1463"/>
      <w:r w:rsidRPr="00D14AF0">
        <w:rPr>
          <w:lang w:val="en-CA"/>
        </w:rPr>
        <w:t>hearDisplacementStructureView</w:t>
      </w:r>
      <w:bookmarkEnd w:id="1462"/>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19576D" w:rsidP="00A42248">
      <w:pPr>
        <w:keepNext/>
        <w:autoSpaceDE w:val="0"/>
        <w:autoSpaceDN w:val="0"/>
        <w:adjustRightInd w:val="0"/>
        <w:spacing w:after="0" w:line="240" w:lineRule="atLeast"/>
      </w:pPr>
      <w:r>
        <w:rPr>
          <w:noProof/>
          <w:lang w:val="en-CA" w:eastAsia="en-CA"/>
        </w:rPr>
        <w:pict w14:anchorId="3D60E9B9">
          <v:shape id="_x0000_i1038" type="#_x0000_t75" style="width:198.8pt;height:284.8pt;visibility:visible;mso-wrap-style:square">
            <v:imagedata r:id="rId26"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1464" w:author="Eric Boisvert" w:date="2016-01-19T19:09:00Z">
        <w:r w:rsidR="00302FB5">
          <w:rPr>
            <w:noProof/>
          </w:rPr>
          <w:t>15</w:t>
        </w:r>
      </w:ins>
      <w:del w:id="1465"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1466" w:author="Eric Boisvert" w:date="2016-01-24T13:30:00Z">
        <w:r w:rsidDel="00253146">
          <w:delText>:CharacterString</w:delText>
        </w:r>
      </w:del>
      <w:proofErr w:type="gramStart"/>
      <w:ins w:id="1467" w:author="Eric Boisvert" w:date="2016-01-24T13:30:00Z">
        <w:r w:rsidR="00253146">
          <w:t>:Primitive</w:t>
        </w:r>
        <w:proofErr w:type="gramEnd"/>
        <w:r w:rsidR="00253146">
          <w:t>::CharacterString</w:t>
        </w:r>
      </w:ins>
      <w:r>
        <w:t xml:space="preserve"> shall uniquely identifies a tuple within the dataset and be formatted as an </w:t>
      </w:r>
      <w:r>
        <w:rPr>
          <w:lang w:val="en-CA"/>
        </w:rPr>
        <w:t xml:space="preserve">absolute URI conformant to RFC </w:t>
      </w:r>
      <w:commentRangeStart w:id="1468"/>
      <w:r>
        <w:rPr>
          <w:lang w:val="en-CA"/>
        </w:rPr>
        <w:t>3986</w:t>
      </w:r>
      <w:commentRangeEnd w:id="1468"/>
      <w:r>
        <w:rPr>
          <w:rStyle w:val="CommentReference"/>
        </w:rPr>
        <w:commentReference w:id="1468"/>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79C2CBD8"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del w:id="1469" w:author="Eric Boisvert" w:date="2016-01-24T13:30:00Z">
        <w:r w:rsidDel="00253146">
          <w:rPr>
            <w:rFonts w:cs="Arial"/>
            <w:color w:val="000000"/>
            <w:lang w:val="en-CA"/>
          </w:rPr>
          <w:delText>:CharacterString</w:delText>
        </w:r>
      </w:del>
      <w:proofErr w:type="gramStart"/>
      <w:ins w:id="1470"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65D561D" w:rsidR="002E6F45" w:rsidRPr="00D970E9" w:rsidRDefault="002E6F45" w:rsidP="00A12606">
      <w:pPr>
        <w:rPr>
          <w:lang w:val="en-CA"/>
        </w:rPr>
      </w:pPr>
      <w:r>
        <w:rPr>
          <w:lang w:val="en-CA"/>
        </w:rPr>
        <w:t>The property description</w:t>
      </w:r>
      <w:del w:id="1471" w:author="Eric Boisvert" w:date="2016-01-24T13:30:00Z">
        <w:r w:rsidDel="00253146">
          <w:rPr>
            <w:lang w:val="en-CA"/>
          </w:rPr>
          <w:delText>:CharacterString</w:delText>
        </w:r>
      </w:del>
      <w:proofErr w:type="gramStart"/>
      <w:ins w:id="1472" w:author="Eric Boisvert" w:date="2016-01-24T13:30:00Z">
        <w:r w:rsidR="00253146">
          <w:rPr>
            <w:lang w:val="en-CA"/>
          </w:rPr>
          <w:t>:Primitive</w:t>
        </w:r>
        <w:proofErr w:type="gramEnd"/>
        <w:r w:rsidR="00253146">
          <w:rPr>
            <w:lang w:val="en-CA"/>
          </w:rPr>
          <w:t>::CharacterString</w:t>
        </w:r>
      </w:ins>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19688B4A"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del w:id="1473" w:author="Eric Boisvert" w:date="2016-01-24T13:30:00Z">
        <w:r w:rsidDel="00253146">
          <w:rPr>
            <w:rFonts w:cs="Arial"/>
            <w:color w:val="000000"/>
            <w:lang w:val="en-CA"/>
          </w:rPr>
          <w:delText>:CharacterString</w:delText>
        </w:r>
      </w:del>
      <w:proofErr w:type="gramStart"/>
      <w:ins w:id="1474"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55BC0E90" w:rsidR="002E6F45" w:rsidRDefault="002E6F45" w:rsidP="00A12606">
      <w:pPr>
        <w:rPr>
          <w:lang w:val="en-CA"/>
        </w:rPr>
      </w:pPr>
      <w:r>
        <w:rPr>
          <w:lang w:val="en-CA"/>
        </w:rPr>
        <w:t>The property movementType</w:t>
      </w:r>
      <w:del w:id="1475" w:author="Eric Boisvert" w:date="2016-01-24T13:30:00Z">
        <w:r w:rsidDel="00253146">
          <w:rPr>
            <w:lang w:val="en-CA"/>
          </w:rPr>
          <w:delText>:CharacterString</w:delText>
        </w:r>
      </w:del>
      <w:proofErr w:type="gramStart"/>
      <w:ins w:id="1476" w:author="Eric Boisvert" w:date="2016-01-24T13:30:00Z">
        <w:r w:rsidR="00253146">
          <w:rPr>
            <w:lang w:val="en-CA"/>
          </w:rPr>
          <w:t>:Primitive</w:t>
        </w:r>
        <w:proofErr w:type="gramEnd"/>
        <w:r w:rsidR="00253146">
          <w:rPr>
            <w:lang w:val="en-CA"/>
          </w:rPr>
          <w:t>::CharacterString</w:t>
        </w:r>
      </w:ins>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t>deformationStyle</w:t>
      </w:r>
      <w:proofErr w:type="gramEnd"/>
    </w:p>
    <w:p w14:paraId="59E1544E" w14:textId="77777777" w:rsidR="002E6F45" w:rsidRPr="002E6F45" w:rsidRDefault="002E6F45" w:rsidP="00A12606">
      <w:pPr>
        <w:rPr>
          <w:lang w:val="en-CA"/>
        </w:rPr>
      </w:pPr>
    </w:p>
    <w:p w14:paraId="70F10228" w14:textId="2B02880F" w:rsidR="002E6F45" w:rsidRDefault="002E6F45" w:rsidP="00A12606">
      <w:pPr>
        <w:rPr>
          <w:lang w:val="en-CA"/>
        </w:rPr>
      </w:pPr>
      <w:r>
        <w:rPr>
          <w:lang w:val="en-CA"/>
        </w:rPr>
        <w:t>The property deformationStyle</w:t>
      </w:r>
      <w:del w:id="1477" w:author="Eric Boisvert" w:date="2016-01-24T13:30:00Z">
        <w:r w:rsidDel="00253146">
          <w:rPr>
            <w:lang w:val="en-CA"/>
          </w:rPr>
          <w:delText>:CharacterString</w:delText>
        </w:r>
      </w:del>
      <w:proofErr w:type="gramStart"/>
      <w:ins w:id="1478" w:author="Eric Boisvert" w:date="2016-01-24T13:30:00Z">
        <w:r w:rsidR="00253146">
          <w:rPr>
            <w:lang w:val="en-CA"/>
          </w:rPr>
          <w:t>:Primitive</w:t>
        </w:r>
        <w:proofErr w:type="gramEnd"/>
        <w:r w:rsidR="00253146">
          <w:rPr>
            <w:lang w:val="en-CA"/>
          </w:rPr>
          <w:t>::CharacterString</w:t>
        </w:r>
      </w:ins>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45A98858" w:rsidR="002E6F45" w:rsidRDefault="002E6F45" w:rsidP="00A12606">
      <w:pPr>
        <w:rPr>
          <w:lang w:val="en-CA"/>
        </w:rPr>
      </w:pPr>
      <w:r>
        <w:rPr>
          <w:lang w:val="en-CA"/>
        </w:rPr>
        <w:lastRenderedPageBreak/>
        <w:t>The property displacement</w:t>
      </w:r>
      <w:del w:id="1479" w:author="Eric Boisvert" w:date="2016-01-24T13:30:00Z">
        <w:r w:rsidDel="00253146">
          <w:rPr>
            <w:lang w:val="en-CA"/>
          </w:rPr>
          <w:delText>:CharacterString</w:delText>
        </w:r>
      </w:del>
      <w:proofErr w:type="gramStart"/>
      <w:ins w:id="1480" w:author="Eric Boisvert" w:date="2016-01-24T13:30:00Z">
        <w:r w:rsidR="00253146">
          <w:rPr>
            <w:lang w:val="en-CA"/>
          </w:rPr>
          <w:t>:Primitive</w:t>
        </w:r>
        <w:proofErr w:type="gramEnd"/>
        <w:r w:rsidR="00253146">
          <w:rPr>
            <w:lang w:val="en-CA"/>
          </w:rPr>
          <w:t>::CharacterString</w:t>
        </w:r>
      </w:ins>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23D14B81" w:rsidR="002E6F45" w:rsidRDefault="002E6F45" w:rsidP="00A12606">
      <w:pPr>
        <w:rPr>
          <w:lang w:val="en-CA"/>
        </w:rPr>
      </w:pPr>
      <w:r>
        <w:rPr>
          <w:lang w:val="en-CA"/>
        </w:rPr>
        <w:t>The property geologicHistory</w:t>
      </w:r>
      <w:del w:id="1481" w:author="Eric Boisvert" w:date="2016-01-24T13:30:00Z">
        <w:r w:rsidDel="00253146">
          <w:rPr>
            <w:lang w:val="en-CA"/>
          </w:rPr>
          <w:delText>:CharacterString</w:delText>
        </w:r>
      </w:del>
      <w:proofErr w:type="gramStart"/>
      <w:ins w:id="1482"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6E2849D5" w:rsidR="00393486" w:rsidRDefault="00393486" w:rsidP="00A12606">
      <w:pPr>
        <w:rPr>
          <w:lang w:val="en-CA"/>
        </w:rPr>
      </w:pPr>
      <w:r>
        <w:rPr>
          <w:lang w:val="en-CA"/>
        </w:rPr>
        <w:t>The property numericOlderAge</w:t>
      </w:r>
      <w:del w:id="1483" w:author="Eric Boisvert" w:date="2016-01-24T13:31:00Z">
        <w:r w:rsidDel="00253146">
          <w:rPr>
            <w:lang w:val="en-CA"/>
          </w:rPr>
          <w:delText>:Number</w:delText>
        </w:r>
      </w:del>
      <w:proofErr w:type="gramStart"/>
      <w:ins w:id="1484" w:author="Eric Boisvert" w:date="2016-01-24T13:31:00Z">
        <w:r w:rsidR="00253146">
          <w:rPr>
            <w:lang w:val="en-CA"/>
          </w:rPr>
          <w:t>:Primitive</w:t>
        </w:r>
        <w:proofErr w:type="gramEnd"/>
        <w:r w:rsidR="00253146">
          <w:rPr>
            <w:lang w:val="en-CA"/>
          </w:rPr>
          <w:t>::Number</w:t>
        </w:r>
      </w:ins>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588F0DDB" w:rsidR="00393486" w:rsidRDefault="00393486" w:rsidP="00A12606">
      <w:pPr>
        <w:rPr>
          <w:lang w:val="en-CA"/>
        </w:rPr>
      </w:pPr>
      <w:r>
        <w:rPr>
          <w:lang w:val="en-CA"/>
        </w:rPr>
        <w:t>The property numericYoungerAge</w:t>
      </w:r>
      <w:del w:id="1485" w:author="Eric Boisvert" w:date="2016-01-24T13:31:00Z">
        <w:r w:rsidDel="00253146">
          <w:rPr>
            <w:lang w:val="en-CA"/>
          </w:rPr>
          <w:delText>:Number</w:delText>
        </w:r>
      </w:del>
      <w:proofErr w:type="gramStart"/>
      <w:ins w:id="1486" w:author="Eric Boisvert" w:date="2016-01-24T13:31:00Z">
        <w:r w:rsidR="00253146">
          <w:rPr>
            <w:lang w:val="en-CA"/>
          </w:rPr>
          <w:t>:Primitive</w:t>
        </w:r>
        <w:proofErr w:type="gramEnd"/>
        <w:r w:rsidR="00253146">
          <w:rPr>
            <w:lang w:val="en-CA"/>
          </w:rPr>
          <w:t>::Number</w:t>
        </w:r>
      </w:ins>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517FB0AE" w:rsidR="00393486" w:rsidRDefault="00393486" w:rsidP="00A12606">
      <w:pPr>
        <w:rPr>
          <w:lang w:val="en-CA"/>
        </w:rPr>
      </w:pPr>
      <w:r>
        <w:rPr>
          <w:lang w:val="en-CA"/>
        </w:rPr>
        <w:t>The property observationMethod</w:t>
      </w:r>
      <w:del w:id="1487" w:author="Eric Boisvert" w:date="2016-01-24T13:30:00Z">
        <w:r w:rsidDel="00253146">
          <w:rPr>
            <w:lang w:val="en-CA"/>
          </w:rPr>
          <w:delText>:CharacterString</w:delText>
        </w:r>
      </w:del>
      <w:proofErr w:type="gramStart"/>
      <w:ins w:id="1488" w:author="Eric Boisvert" w:date="2016-01-24T13:30:00Z">
        <w:r w:rsidR="00253146">
          <w:rPr>
            <w:lang w:val="en-CA"/>
          </w:rPr>
          <w:t>:Primitive</w:t>
        </w:r>
        <w:proofErr w:type="gramEnd"/>
        <w:r w:rsidR="00253146">
          <w:rPr>
            <w:lang w:val="en-CA"/>
          </w:rPr>
          <w:t>::CharacterString</w:t>
        </w:r>
      </w:ins>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1D9EA29" w:rsidR="00393486" w:rsidRDefault="00393486" w:rsidP="00A12606">
      <w:pPr>
        <w:rPr>
          <w:lang w:val="en-CA"/>
        </w:rPr>
      </w:pPr>
      <w:r>
        <w:rPr>
          <w:lang w:val="en-CA"/>
        </w:rPr>
        <w:t>The property positionAccuracy</w:t>
      </w:r>
      <w:del w:id="1489" w:author="Eric Boisvert" w:date="2016-01-24T13:30:00Z">
        <w:r w:rsidDel="00253146">
          <w:rPr>
            <w:lang w:val="en-CA"/>
          </w:rPr>
          <w:delText>:CharacterString</w:delText>
        </w:r>
      </w:del>
      <w:proofErr w:type="gramStart"/>
      <w:ins w:id="1490" w:author="Eric Boisvert" w:date="2016-01-24T13:30:00Z">
        <w:r w:rsidR="00253146">
          <w:rPr>
            <w:lang w:val="en-CA"/>
          </w:rPr>
          <w:t>:Primitive</w:t>
        </w:r>
        <w:proofErr w:type="gramEnd"/>
        <w:r w:rsidR="00253146">
          <w:rPr>
            <w:lang w:val="en-CA"/>
          </w:rPr>
          <w:t>::CharacterString</w:t>
        </w:r>
      </w:ins>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 xml:space="preserve">ext describing feature-specific details and citations to source materials, and if available providing URLs to reference </w:t>
      </w:r>
      <w:r w:rsidRPr="00393486">
        <w:rPr>
          <w:lang w:val="en-CA"/>
        </w:rPr>
        <w:lastRenderedPageBreak/>
        <w:t>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1491" w:author="Eric Boisvert" w:date="2016-01-24T13:30:00Z">
        <w:r w:rsidDel="00253146">
          <w:rPr>
            <w:lang w:val="en-CA"/>
          </w:rPr>
          <w:delText>:CharacterString</w:delText>
        </w:r>
      </w:del>
      <w:ins w:id="1492"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1493" w:author="Eric Boisvert" w:date="2016-01-24T13:30:00Z">
        <w:r w:rsidDel="00253146">
          <w:rPr>
            <w:lang w:val="en-CA"/>
          </w:rPr>
          <w:delText>:CharacterString</w:delText>
        </w:r>
      </w:del>
      <w:ins w:id="1494"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37461CB8" w:rsidR="00393486" w:rsidRDefault="00393486" w:rsidP="00A12606">
      <w:pPr>
        <w:rPr>
          <w:lang w:val="en-CA"/>
        </w:rPr>
      </w:pPr>
      <w:r>
        <w:rPr>
          <w:lang w:val="en-CA"/>
        </w:rPr>
        <w:t>The property representativeAge_uri</w:t>
      </w:r>
      <w:del w:id="1495" w:author="Eric Boisvert" w:date="2016-01-24T13:30:00Z">
        <w:r w:rsidDel="00253146">
          <w:rPr>
            <w:lang w:val="en-CA"/>
          </w:rPr>
          <w:delText>:CharacterString</w:delText>
        </w:r>
      </w:del>
      <w:ins w:id="1496"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06511AD8" w:rsidR="00D27756" w:rsidRDefault="00393486" w:rsidP="00A12606">
      <w:pPr>
        <w:rPr>
          <w:lang w:val="en-CA"/>
        </w:rPr>
      </w:pPr>
      <w:r>
        <w:rPr>
          <w:lang w:val="en-CA"/>
        </w:rPr>
        <w:t>The property representativeYoungerAge_uri</w:t>
      </w:r>
      <w:del w:id="1497" w:author="Eric Boisvert" w:date="2016-01-24T13:30:00Z">
        <w:r w:rsidDel="00253146">
          <w:rPr>
            <w:lang w:val="en-CA"/>
          </w:rPr>
          <w:delText>:CharacterString</w:delText>
        </w:r>
      </w:del>
      <w:ins w:id="1498"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w:t>
      </w:r>
      <w:r w:rsidRPr="00393486">
        <w:rPr>
          <w:lang w:val="en-CA"/>
        </w:rPr>
        <w:lastRenderedPageBreak/>
        <w:t>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66FE4C32" w:rsidR="007433DB" w:rsidRDefault="007433DB" w:rsidP="00A12606">
      <w:pPr>
        <w:rPr>
          <w:lang w:val="en-CA"/>
        </w:rPr>
      </w:pPr>
      <w:r>
        <w:rPr>
          <w:lang w:val="en-CA"/>
        </w:rPr>
        <w:t>The property specification_uri</w:t>
      </w:r>
      <w:del w:id="1499" w:author="Eric Boisvert" w:date="2016-01-24T13:30:00Z">
        <w:r w:rsidDel="00253146">
          <w:rPr>
            <w:lang w:val="en-CA"/>
          </w:rPr>
          <w:delText>:CharacterString</w:delText>
        </w:r>
      </w:del>
      <w:ins w:id="1500"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4A1DAFCE" w:rsidR="007433DB" w:rsidRDefault="007433DB" w:rsidP="00A12606">
      <w:pPr>
        <w:rPr>
          <w:lang w:val="en-CA"/>
        </w:rPr>
      </w:pPr>
      <w:r>
        <w:rPr>
          <w:lang w:val="en-CA"/>
        </w:rPr>
        <w:t>The property metadata_uri</w:t>
      </w:r>
      <w:del w:id="1501" w:author="Eric Boisvert" w:date="2016-01-24T13:30:00Z">
        <w:r w:rsidDel="00253146">
          <w:rPr>
            <w:lang w:val="en-CA"/>
          </w:rPr>
          <w:delText>:CharacterString</w:delText>
        </w:r>
      </w:del>
      <w:ins w:id="1502" w:author="Eric Boisvert" w:date="2016-01-24T13:30:00Z">
        <w:r w:rsidR="00253146">
          <w:rPr>
            <w:lang w:val="en-CA"/>
          </w:rPr>
          <w:t>:Primitive::CharacterString</w:t>
        </w:r>
      </w:ins>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2549ECF8" w:rsidR="007433DB" w:rsidRDefault="007433DB" w:rsidP="007433DB">
      <w:r>
        <w:t xml:space="preserve">The property </w:t>
      </w:r>
      <w:r w:rsidRPr="00C17A19">
        <w:t>genericSymbolizer</w:t>
      </w:r>
      <w:del w:id="1503" w:author="Eric Boisvert" w:date="2016-01-24T13:30:00Z">
        <w:r w:rsidDel="00253146">
          <w:delText>:CharacterString</w:delText>
        </w:r>
      </w:del>
      <w:proofErr w:type="gramStart"/>
      <w:ins w:id="1504" w:author="Eric Boisvert" w:date="2016-01-24T13:30: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505" w:name="BKM_11E20CA8_2344_4418_A9F9_325A11426D44"/>
      <w:bookmarkStart w:id="1506" w:name="BKM_20A123B5_7607_4A2B_A3F4_2BA8EEA3BD6E"/>
      <w:bookmarkStart w:id="1507" w:name="BKM_62E65A70_EB75_497A_886F_BAAEBB60A5EC"/>
      <w:bookmarkStart w:id="1508" w:name="BKM_3F13203C_BEB3_44A2_B8B9_417C5D453C67"/>
      <w:bookmarkStart w:id="1509" w:name="BKM_D9E97001_975E_4E48_B383_84E3B817A9D6"/>
      <w:bookmarkStart w:id="1510" w:name="BKM_ABD8F88A_D6D5_49E8_B4C4_6E53A78AD465"/>
      <w:bookmarkStart w:id="1511" w:name="BKM_7660FDA3_AB42_45F9_86AB_19287D13C566"/>
      <w:bookmarkStart w:id="1512" w:name="BKM_28FFF6C1_C18B_4629_BB75_27AFBE7647AB"/>
      <w:bookmarkStart w:id="1513" w:name="BKM_DE525394_F288_4E7F_AF29_CF676A7FB892"/>
      <w:bookmarkStart w:id="1514" w:name="BKM_BDA40AB6_6C56_4E4F_9588_C051912996DC"/>
      <w:bookmarkStart w:id="1515" w:name="BKM_2209CF72_C0AB_47F3_BB22_4A2E8334027A"/>
      <w:bookmarkStart w:id="1516" w:name="BKM_BD7868DF_0409_467D_8844_EE4674C50774"/>
      <w:bookmarkStart w:id="1517" w:name="BKM_674A1294_59BE_4203_9B03_BC5D6023992F"/>
      <w:bookmarkStart w:id="1518" w:name="BKM_A1B86BC0_3316_46AB_8D32_7786DFA0771F"/>
      <w:bookmarkStart w:id="1519" w:name="BKM_5ED9FA7F_347C_499C_BF86_2B88071AD840"/>
      <w:bookmarkStart w:id="1520" w:name="BKM_EC7555C0_681D_45F5_BEFB_0F7BFDEF3CFB"/>
      <w:bookmarkStart w:id="1521" w:name="BKM_36C08EC9_BB32_4BDE_99FD_336AAA2512BB"/>
      <w:bookmarkStart w:id="1522" w:name="BKM_34B08950_B320_4DCA_B7B3_801822442BA1"/>
      <w:bookmarkStart w:id="1523" w:name="BKM_1D369827_5E0B_4F3B_99DE_498DE4F4D001"/>
      <w:bookmarkStart w:id="1524" w:name="BKM_42115B02_1C56_42D6_B0AA_D6174F756E65"/>
      <w:bookmarkStart w:id="1525" w:name="BKM_401A0B2C_FBFD_43E2_BC4F_F4876D6A55A5"/>
      <w:bookmarkStart w:id="1526" w:name="BKM_AA3C91BB_B0F8_4E56_A1E5_9C3530C146AE"/>
      <w:bookmarkStart w:id="1527" w:name="BKM_C202EED3_CA3B_4848_8F51_4E4216E311CB"/>
      <w:bookmarkStart w:id="1528" w:name="BKM_F61C54B5_53A3_4B3D_8747_890B595FF05F"/>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p>
    <w:p w14:paraId="54D90096" w14:textId="77777777" w:rsidR="00D14AF0" w:rsidRDefault="00D14AF0" w:rsidP="00CA3AC5">
      <w:pPr>
        <w:pStyle w:val="Heading3"/>
        <w:rPr>
          <w:lang w:val="en-CA"/>
        </w:rPr>
      </w:pPr>
      <w:bookmarkStart w:id="1529" w:name="_Toc439943461"/>
      <w:r w:rsidRPr="00D14AF0">
        <w:rPr>
          <w:lang w:val="en-CA"/>
        </w:rPr>
        <w:t>S</w:t>
      </w:r>
      <w:bookmarkStart w:id="1530" w:name="BKM_A518DA4F_2CA4_4758_BC7A_4790DC092913"/>
      <w:bookmarkEnd w:id="1530"/>
      <w:r w:rsidRPr="00D14AF0">
        <w:rPr>
          <w:lang w:val="en-CA"/>
        </w:rPr>
        <w:t>iteObservationView</w:t>
      </w:r>
      <w:bookmarkEnd w:id="1529"/>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19576D" w:rsidP="00A42248">
      <w:pPr>
        <w:keepNext/>
        <w:autoSpaceDE w:val="0"/>
        <w:autoSpaceDN w:val="0"/>
        <w:adjustRightInd w:val="0"/>
        <w:spacing w:after="0" w:line="240" w:lineRule="atLeast"/>
      </w:pPr>
      <w:r>
        <w:rPr>
          <w:noProof/>
          <w:lang w:val="en-CA" w:eastAsia="en-CA"/>
        </w:rPr>
        <w:pict w14:anchorId="6735FE99">
          <v:shape id="_x0000_i1039" type="#_x0000_t75" style="width:199.35pt;height:241.25pt;visibility:visible;mso-wrap-style:square">
            <v:imagedata r:id="rId27"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1531" w:author="Eric Boisvert" w:date="2016-01-19T19:09:00Z">
        <w:r w:rsidR="00302FB5">
          <w:rPr>
            <w:noProof/>
          </w:rPr>
          <w:t>16</w:t>
        </w:r>
      </w:ins>
      <w:del w:id="1532"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52B8B7AC" w:rsidR="00006FB0" w:rsidRDefault="00006FB0" w:rsidP="00006FB0">
      <w:r w:rsidRPr="00D970E9">
        <w:t xml:space="preserve">Globally unique </w:t>
      </w:r>
      <w:r>
        <w:t>identifier</w:t>
      </w:r>
      <w:del w:id="1533" w:author="Eric Boisvert" w:date="2016-01-24T13:30:00Z">
        <w:r w:rsidDel="00253146">
          <w:delText>:CharacterString</w:delText>
        </w:r>
      </w:del>
      <w:proofErr w:type="gramStart"/>
      <w:ins w:id="1534" w:author="Eric Boisvert" w:date="2016-01-24T13:30: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535"/>
      <w:r>
        <w:rPr>
          <w:lang w:val="en-CA"/>
        </w:rPr>
        <w:t>3986</w:t>
      </w:r>
      <w:commentRangeEnd w:id="1535"/>
      <w:r>
        <w:rPr>
          <w:rStyle w:val="CommentReference"/>
        </w:rPr>
        <w:commentReference w:id="1535"/>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536"/>
            <w:r>
              <w:rPr>
                <w:rStyle w:val="reqtext"/>
                <w:lang w:val="en-CA"/>
              </w:rPr>
              <w:t xml:space="preserve">Identifier SHOULD correspond to a representation of OM_Observation </w:t>
            </w:r>
            <w:commentRangeEnd w:id="1536"/>
            <w:r>
              <w:rPr>
                <w:rStyle w:val="CommentReference"/>
                <w:rFonts w:ascii="Times New Roman" w:eastAsia="Times New Roman" w:hAnsi="Times New Roman"/>
                <w:lang w:val="en-US" w:eastAsia="en-US"/>
              </w:rPr>
              <w:commentReference w:id="1536"/>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12DB2499"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del w:id="1537" w:author="Eric Boisvert" w:date="2016-01-24T13:30:00Z">
        <w:r w:rsidDel="00253146">
          <w:rPr>
            <w:rFonts w:cs="Arial"/>
            <w:color w:val="000000"/>
            <w:lang w:val="en-CA"/>
          </w:rPr>
          <w:delText>:CharacterString</w:delText>
        </w:r>
      </w:del>
      <w:proofErr w:type="gramStart"/>
      <w:ins w:id="1538"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5F9C191"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del w:id="1539" w:author="Eric Boisvert" w:date="2016-01-24T13:30:00Z">
        <w:r w:rsidDel="00253146">
          <w:rPr>
            <w:rFonts w:cs="Arial"/>
            <w:color w:val="000000"/>
            <w:lang w:val="en-CA"/>
          </w:rPr>
          <w:delText>:CharacterString</w:delText>
        </w:r>
      </w:del>
      <w:proofErr w:type="gramStart"/>
      <w:ins w:id="1540"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DA25696"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1541" w:author="Eric Boisvert" w:date="2016-01-24T13:30:00Z">
        <w:r w:rsidDel="00253146">
          <w:rPr>
            <w:rFonts w:cs="Arial"/>
            <w:color w:val="000000"/>
            <w:lang w:val="en-CA"/>
          </w:rPr>
          <w:delText>:CharacterString</w:delText>
        </w:r>
      </w:del>
      <w:proofErr w:type="gramStart"/>
      <w:ins w:id="1542"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131AC52"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1543" w:author="Eric Boisvert" w:date="2016-01-24T13:30:00Z">
        <w:r w:rsidDel="00253146">
          <w:rPr>
            <w:rFonts w:cs="Arial"/>
            <w:color w:val="000000"/>
            <w:lang w:val="en-CA"/>
          </w:rPr>
          <w:delText>:CharacterString</w:delText>
        </w:r>
      </w:del>
      <w:proofErr w:type="gramStart"/>
      <w:ins w:id="1544"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5FE4A49B"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del w:id="1545" w:author="Eric Boisvert" w:date="2016-01-24T13:30:00Z">
        <w:r w:rsidDel="00253146">
          <w:rPr>
            <w:rFonts w:cs="Arial"/>
            <w:color w:val="000000"/>
            <w:lang w:val="en-CA"/>
          </w:rPr>
          <w:delText>:CharacterString</w:delText>
        </w:r>
      </w:del>
      <w:proofErr w:type="gramStart"/>
      <w:ins w:id="1546"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471D3BB3"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observedValue</w:t>
      </w:r>
      <w:del w:id="1547" w:author="Eric Boisvert" w:date="2016-01-24T13:30:00Z">
        <w:r w:rsidDel="00253146">
          <w:rPr>
            <w:rFonts w:cs="Arial"/>
            <w:color w:val="000000"/>
            <w:lang w:val="en-CA"/>
          </w:rPr>
          <w:delText>:CharacterString</w:delText>
        </w:r>
      </w:del>
      <w:proofErr w:type="gramStart"/>
      <w:ins w:id="1548"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the result of the observation. </w:t>
      </w:r>
      <w:commentRangeStart w:id="1549"/>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549"/>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549"/>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4AF56D14" w:rsidR="005679BA" w:rsidRPr="00D970E9" w:rsidRDefault="005679BA" w:rsidP="00A12606">
      <w:pPr>
        <w:rPr>
          <w:lang w:val="en-CA"/>
        </w:rPr>
      </w:pPr>
      <w:r>
        <w:rPr>
          <w:lang w:val="en-CA"/>
        </w:rPr>
        <w:t>The property observedValueUom</w:t>
      </w:r>
      <w:del w:id="1550" w:author="Eric Boisvert" w:date="2016-01-24T13:30:00Z">
        <w:r w:rsidDel="00253146">
          <w:rPr>
            <w:lang w:val="en-CA"/>
          </w:rPr>
          <w:delText>:CharacterString</w:delText>
        </w:r>
      </w:del>
      <w:proofErr w:type="gramStart"/>
      <w:ins w:id="1551" w:author="Eric Boisvert" w:date="2016-01-24T13:30:00Z">
        <w:r w:rsidR="00253146">
          <w:rPr>
            <w:lang w:val="en-CA"/>
          </w:rPr>
          <w:t>:Primitive</w:t>
        </w:r>
        <w:proofErr w:type="gramEnd"/>
        <w:r w:rsidR="00253146">
          <w:rPr>
            <w:lang w:val="en-CA"/>
          </w:rPr>
          <w:t>::CharacterString</w:t>
        </w:r>
      </w:ins>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2BB26AC6"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del w:id="1552" w:author="Eric Boisvert" w:date="2016-01-24T13:30:00Z">
        <w:r w:rsidDel="00253146">
          <w:rPr>
            <w:rFonts w:cs="Arial"/>
            <w:color w:val="000000"/>
            <w:lang w:val="en-CA"/>
          </w:rPr>
          <w:delText>:CharacterString</w:delText>
        </w:r>
      </w:del>
      <w:proofErr w:type="gramStart"/>
      <w:ins w:id="1553"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61C11B24"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1554" w:author="Eric Boisvert" w:date="2016-01-24T13:30:00Z">
        <w:r w:rsidDel="00253146">
          <w:rPr>
            <w:rFonts w:cs="Arial"/>
            <w:color w:val="000000"/>
            <w:lang w:val="en-CA"/>
          </w:rPr>
          <w:delText>:CharacterString</w:delText>
        </w:r>
      </w:del>
      <w:proofErr w:type="gramStart"/>
      <w:ins w:id="1555"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1E0D30F9"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1556" w:author="Eric Boisvert" w:date="2016-01-24T13:30:00Z">
        <w:r w:rsidDel="00253146">
          <w:rPr>
            <w:rFonts w:cs="Arial"/>
            <w:color w:val="000000"/>
            <w:lang w:val="en-CA"/>
          </w:rPr>
          <w:delText>:CharacterString</w:delText>
        </w:r>
      </w:del>
      <w:proofErr w:type="gramStart"/>
      <w:ins w:id="1557"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1558" w:author="Eric Boisvert" w:date="2016-01-24T13:30:00Z">
        <w:r w:rsidDel="00253146">
          <w:rPr>
            <w:rFonts w:cs="Arial"/>
            <w:color w:val="000000"/>
            <w:lang w:val="en-CA"/>
          </w:rPr>
          <w:delText>:CharacterString</w:delText>
        </w:r>
      </w:del>
      <w:proofErr w:type="gramStart"/>
      <w:ins w:id="1559"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0FB4EB37"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560" w:author="Eric Boisvert" w:date="2016-01-24T13:30:00Z">
        <w:r w:rsidDel="00253146">
          <w:rPr>
            <w:rFonts w:cs="Arial"/>
            <w:color w:val="000000"/>
            <w:lang w:val="en-CA"/>
          </w:rPr>
          <w:delText>:CharacterString</w:delText>
        </w:r>
      </w:del>
      <w:ins w:id="1561" w:author="Eric Boisvert" w:date="2016-01-24T13:30:00Z">
        <w:r w:rsidR="00253146">
          <w:rPr>
            <w:rFonts w:cs="Arial"/>
            <w:color w:val="000000"/>
            <w:lang w:val="en-CA"/>
          </w:rPr>
          <w:t>:Primitive::CharacterString</w:t>
        </w:r>
      </w:ins>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0C3F86AF" w:rsidR="00637CC9" w:rsidRDefault="00637CC9" w:rsidP="00A12606">
      <w:pPr>
        <w:rPr>
          <w:lang w:val="en-CA"/>
        </w:rPr>
      </w:pPr>
      <w:r>
        <w:rPr>
          <w:lang w:val="en-CA"/>
        </w:rPr>
        <w:t>The property genericSymboliser</w:t>
      </w:r>
      <w:del w:id="1562" w:author="Eric Boisvert" w:date="2016-01-24T13:30:00Z">
        <w:r w:rsidDel="00253146">
          <w:rPr>
            <w:lang w:val="en-CA"/>
          </w:rPr>
          <w:delText>:CharacterString</w:delText>
        </w:r>
      </w:del>
      <w:proofErr w:type="gramStart"/>
      <w:ins w:id="1563" w:author="Eric Boisvert" w:date="2016-01-24T13:30:00Z">
        <w:r w:rsidR="00253146">
          <w:rPr>
            <w:lang w:val="en-CA"/>
          </w:rPr>
          <w:t>:Primitive</w:t>
        </w:r>
        <w:proofErr w:type="gramEnd"/>
        <w:r w:rsidR="00253146">
          <w:rPr>
            <w:lang w:val="en-CA"/>
          </w:rPr>
          <w:t>::CharacterString</w:t>
        </w:r>
      </w:ins>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1564" w:name="BKM_EC69FC11_247D_4B96_A882_7E9D1AD588E0"/>
      <w:bookmarkStart w:id="1565" w:name="BKM_ADCD2F69_DA9B_47AD_AAD9_CD10F85583D7"/>
      <w:bookmarkStart w:id="1566" w:name="BKM_07E8099B_7BEC_4F52_A9CB_2057EB65CA46"/>
      <w:bookmarkStart w:id="1567" w:name="BKM_803B49B5_5346_4ECB_84C0_E9285F22A260"/>
      <w:bookmarkStart w:id="1568" w:name="BKM_EF622FE6_F231_4466_80B5_7C9E00C1AF26"/>
      <w:bookmarkStart w:id="1569" w:name="BKM_314D3BAE_F7C9_4B36_ADB6_C72D030F3753"/>
      <w:bookmarkStart w:id="1570" w:name="BKM_39715309_7964_43D3_8714_66E5FE3F5A42"/>
      <w:bookmarkStart w:id="1571" w:name="BKM_154B13F8_8CD9_473E_98B5_93572A0EB3BB"/>
      <w:bookmarkStart w:id="1572" w:name="BKM_2C39BB23_51CD_4C07_BC3D_DFD062118A45"/>
      <w:bookmarkStart w:id="1573" w:name="BKM_60CAAB90_52E0_4214_AE69_D0060C7423ED"/>
      <w:bookmarkStart w:id="1574" w:name="BKM_E7AC1443_775C_4DF5_9107_5B1DF4E1D651"/>
      <w:bookmarkStart w:id="1575" w:name="BKM_EF3CAFA8_84A6_43F7_816F_7C74C3A3DFE7"/>
      <w:bookmarkStart w:id="1576" w:name="BKM_71BA9B79_BC0A_41B7_9630_0B047D9D4660"/>
      <w:bookmarkStart w:id="1577" w:name="BKM_9A13DBF6_70E2_469B_9B7C_F26D7AD812B4"/>
      <w:bookmarkStart w:id="1578" w:name="BKM_9A6DFACA_1D0A_423A_BF5D_1157B46A0AC1"/>
      <w:bookmarkStart w:id="1579" w:name="BKM_33E68653_BDB1_481F_9DFE_82E9A91DF147"/>
      <w:bookmarkStart w:id="1580" w:name="BKM_F3F9B426_BC9F_4BBA_B792_A96166218E9B"/>
      <w:bookmarkStart w:id="1581" w:name="BKM_86911221_5DFE_449B_9D0A_484F8F57F8F9"/>
      <w:bookmarkStart w:id="1582" w:name="BKM_07EEDF2F_1AA2_45F8_B145_4B7F189B0502"/>
      <w:bookmarkStart w:id="1583" w:name="BKM_4A997C54_C45D_4E40_AC91_CE1E1615770B"/>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ins w:id="1584" w:author="Eric Boisvert" w:date="2016-01-14T05:38:00Z">
        <w:r>
          <w:br w:type="page"/>
        </w:r>
      </w:ins>
    </w:p>
    <w:p w14:paraId="76CB06FE" w14:textId="07C47958" w:rsidR="009B3BBD" w:rsidRDefault="009B3BBD" w:rsidP="00BA6B31">
      <w:pPr>
        <w:pStyle w:val="Heading2"/>
        <w:rPr>
          <w:lang w:val="en-CA"/>
        </w:rPr>
      </w:pPr>
      <w:bookmarkStart w:id="1585" w:name="_Toc439943462"/>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1585"/>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1586"/>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586"/>
      <w:r w:rsidR="00DE3D18">
        <w:rPr>
          <w:rStyle w:val="CommentReference"/>
        </w:rPr>
        <w:commentReference w:id="1586"/>
      </w:r>
    </w:p>
    <w:p w14:paraId="40081889" w14:textId="18A467A8" w:rsidR="008A1AF4" w:rsidRDefault="008A1AF4" w:rsidP="008A1AF4">
      <w:pPr>
        <w:keepNext/>
        <w:rPr>
          <w:noProof/>
          <w:lang w:val="en-CA" w:eastAsia="en-CA"/>
        </w:rPr>
      </w:pPr>
    </w:p>
    <w:p w14:paraId="2A6A1094" w14:textId="77777777" w:rsidR="000E3D9B" w:rsidRDefault="0019576D" w:rsidP="000E3D9B">
      <w:pPr>
        <w:keepNext/>
      </w:pPr>
      <w:r>
        <w:pict w14:anchorId="52378BCA">
          <v:shape id="_x0000_i1040" type="#_x0000_t75" style="width:431.45pt;height:327.2pt">
            <v:imagedata r:id="rId28"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1587" w:author="Eric Boisvert" w:date="2016-01-19T19:09:00Z">
        <w:r w:rsidR="00302FB5">
          <w:rPr>
            <w:noProof/>
          </w:rPr>
          <w:t>17</w:t>
        </w:r>
      </w:ins>
      <w:del w:id="1588"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589"/>
            <w:r>
              <w:rPr>
                <w:rFonts w:eastAsia="MS Mincho"/>
                <w:b/>
                <w:color w:val="0000FF"/>
                <w:sz w:val="22"/>
                <w:lang w:val="en-CA"/>
              </w:rPr>
              <w:t>Spatial Schema ISO19107</w:t>
            </w:r>
            <w:commentRangeEnd w:id="1589"/>
            <w:r>
              <w:rPr>
                <w:rStyle w:val="CommentReference"/>
              </w:rPr>
              <w:commentReference w:id="1589"/>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590"/>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590"/>
            <w:r>
              <w:rPr>
                <w:rStyle w:val="CommentReference"/>
              </w:rPr>
              <w:commentReference w:id="1590"/>
            </w:r>
          </w:p>
        </w:tc>
      </w:tr>
    </w:tbl>
    <w:p w14:paraId="4D25A90E" w14:textId="5F8293DE" w:rsidR="003E1755" w:rsidRDefault="00856F51" w:rsidP="00E71F84">
      <w:pPr>
        <w:pStyle w:val="Heading3"/>
        <w:rPr>
          <w:lang w:val="en-CA"/>
        </w:rPr>
      </w:pPr>
      <w:bookmarkStart w:id="1591" w:name="BKM_3984A24A_BE4B_45BE_838C_7F640CC5FF3F"/>
      <w:bookmarkStart w:id="1592" w:name="BKM_54F8D6E7_019E_4198_A5F7_8396FC39C316"/>
      <w:bookmarkStart w:id="1593" w:name="BKM_FF60F6A1_68A6_4CC7_A4D7_1484826F284D"/>
      <w:bookmarkStart w:id="1594" w:name="BKM_F6F26F14_293C_49D0_A8BA_E7C8B18052A4"/>
      <w:bookmarkStart w:id="1595" w:name="BKM_BFF13014_D294_4162_870D_8C389253B42F"/>
      <w:bookmarkStart w:id="1596" w:name="BKM_5E0576AE_899E_4630_AE79_247020186922"/>
      <w:bookmarkStart w:id="1597" w:name="BKM_F1BB51E9_D13E_42AE_BE59_3E8556BDCA72"/>
      <w:bookmarkStart w:id="1598" w:name="BKM_C0A3056D_FA18_4027_BE04_0AFA3C2B5BD7"/>
      <w:bookmarkStart w:id="1599" w:name="BKM_ADC178F9_ED86_418A_BFAF_BD9ADC797FBD"/>
      <w:bookmarkStart w:id="1600" w:name="BKM_8E1E3CAB_4A91_4093_A75E_AEF4FCA7FA5B"/>
      <w:bookmarkStart w:id="1601" w:name="BKM_64F0A908_3403_4D0B_88AD_EE7134C39157"/>
      <w:bookmarkStart w:id="1602" w:name="BKM_F047E096_3391_4C83_A31D_8616A9B842C5"/>
      <w:bookmarkStart w:id="1603" w:name="BKM_DA68D8E9_7B0C_48EF_8619_7221101DC5F1"/>
      <w:bookmarkStart w:id="1604" w:name="_Toc439943463"/>
      <w:bookmarkEnd w:id="1591"/>
      <w:bookmarkEnd w:id="1592"/>
      <w:bookmarkEnd w:id="1593"/>
      <w:bookmarkEnd w:id="1594"/>
      <w:bookmarkEnd w:id="1595"/>
      <w:bookmarkEnd w:id="1596"/>
      <w:bookmarkEnd w:id="1597"/>
      <w:bookmarkEnd w:id="1598"/>
      <w:bookmarkEnd w:id="1599"/>
      <w:bookmarkEnd w:id="1600"/>
      <w:bookmarkEnd w:id="1601"/>
      <w:bookmarkEnd w:id="1602"/>
      <w:bookmarkEnd w:id="1603"/>
      <w:r>
        <w:rPr>
          <w:lang w:val="en-CA"/>
        </w:rPr>
        <w:t xml:space="preserve">Geology </w:t>
      </w:r>
      <w:r w:rsidR="006619B2">
        <w:rPr>
          <w:lang w:val="en-CA"/>
        </w:rPr>
        <w:t>B</w:t>
      </w:r>
      <w:r>
        <w:rPr>
          <w:lang w:val="en-CA"/>
        </w:rPr>
        <w:t>asic</w:t>
      </w:r>
      <w:bookmarkEnd w:id="1604"/>
    </w:p>
    <w:p w14:paraId="38D34F62" w14:textId="77777777" w:rsidR="005166DF" w:rsidRDefault="005166DF" w:rsidP="00355CAB">
      <w:pPr>
        <w:rPr>
          <w:lang w:val="en-CA"/>
        </w:rPr>
      </w:pPr>
    </w:p>
    <w:p w14:paraId="5E592361" w14:textId="0303DB58" w:rsidR="00523B00" w:rsidRDefault="00E3407C" w:rsidP="00355CAB">
      <w:pPr>
        <w:rPr>
          <w:lang w:val="en-CA"/>
        </w:rPr>
      </w:pPr>
      <w:r>
        <w:rPr>
          <w:lang w:val="en-CA"/>
        </w:rPr>
        <w:t>Geologic Basic is a</w:t>
      </w:r>
      <w:r w:rsidRPr="00E3407C">
        <w:rPr>
          <w:lang w:val="en-CA"/>
        </w:rPr>
        <w:t xml:space="preserve"> </w:t>
      </w:r>
      <w:commentRangeStart w:id="1605"/>
      <w:r w:rsidR="00174A58">
        <w:rPr>
          <w:lang w:val="en-CA"/>
        </w:rPr>
        <w:t>sub-</w:t>
      </w:r>
      <w:r w:rsidRPr="00E3407C">
        <w:rPr>
          <w:lang w:val="en-CA"/>
        </w:rPr>
        <w:t xml:space="preserve">package </w:t>
      </w:r>
      <w:commentRangeEnd w:id="1605"/>
      <w:r w:rsidR="00174A58">
        <w:rPr>
          <w:rStyle w:val="CommentReference"/>
        </w:rPr>
        <w:commentReference w:id="1605"/>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described as MappedFeature.  A map is a collection of MappedFeature.  The term “map”, generally understood as a map sheet (a given area on the surface of the earth) is only one possible collection of MappedFeature.  Other examples are </w:t>
      </w:r>
      <w:r w:rsidR="00523B00">
        <w:rPr>
          <w:lang w:val="en-CA"/>
        </w:rPr>
        <w:t>cross-sections, block diagram, or event a borehole log (a linear map).</w:t>
      </w:r>
      <w:r w:rsidR="009C2685">
        <w:rPr>
          <w:lang w:val="en-CA"/>
        </w:rPr>
        <w:t xml:space="preserve">  MappedFeature can represent any features; GeologicFeatures are a subset of 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t xml:space="preserve">Figure </w:t>
      </w:r>
      <w:r>
        <w:rPr>
          <w:noProof/>
        </w:rPr>
        <w:t>17</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19576D" w:rsidP="00523B00">
      <w:pPr>
        <w:keepNext/>
      </w:pPr>
      <w:r>
        <w:pict w14:anchorId="3DDD8EA3">
          <v:shape id="_x0000_i1041" type="#_x0000_t75" style="width:431.45pt;height:262.2pt">
            <v:imagedata r:id="rId29" o:title=""/>
          </v:shape>
        </w:pict>
      </w:r>
    </w:p>
    <w:p w14:paraId="24FB8F26" w14:textId="52F9930E" w:rsidR="00523B00" w:rsidRDefault="00523B00" w:rsidP="007F03F0">
      <w:pPr>
        <w:pStyle w:val="Caption"/>
      </w:pPr>
      <w:bookmarkStart w:id="1606" w:name="_Ref439843623"/>
      <w:r>
        <w:t xml:space="preserve">Figure </w:t>
      </w:r>
      <w:r>
        <w:fldChar w:fldCharType="begin"/>
      </w:r>
      <w:r>
        <w:instrText xml:space="preserve"> SEQ Figure \* ARABIC </w:instrText>
      </w:r>
      <w:r>
        <w:fldChar w:fldCharType="separate"/>
      </w:r>
      <w:proofErr w:type="gramStart"/>
      <w:ins w:id="1607" w:author="Eric Boisvert" w:date="2016-01-19T19:09:00Z">
        <w:r w:rsidR="00302FB5">
          <w:rPr>
            <w:noProof/>
          </w:rPr>
          <w:t>18</w:t>
        </w:r>
      </w:ins>
      <w:del w:id="1608" w:author="Eric Boisvert" w:date="2016-01-16T17:26:00Z">
        <w:r w:rsidR="0043586C" w:rsidDel="00230CDE">
          <w:rPr>
            <w:noProof/>
          </w:rPr>
          <w:delText>17</w:delText>
        </w:r>
      </w:del>
      <w:r>
        <w:fldChar w:fldCharType="end"/>
      </w:r>
      <w:bookmarkEnd w:id="1606"/>
      <w:r>
        <w:t xml:space="preserve"> </w:t>
      </w:r>
      <w:r w:rsidRPr="008617E7">
        <w:t>Geologic Feature</w:t>
      </w:r>
      <w:proofErr w:type="gramEnd"/>
      <w:r w:rsidRPr="008617E7">
        <w:t xml:space="preserv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01D0FD6F" w:rsidR="00044F45" w:rsidRDefault="00ED2525" w:rsidP="00044F45">
      <w:pPr>
        <w:rPr>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p>
    <w:p w14:paraId="45BF8A1F" w14:textId="77777777" w:rsidR="00ED2525" w:rsidRDefault="00ED2525" w:rsidP="00ED2525"/>
    <w:p w14:paraId="4EDD0665" w14:textId="77777777" w:rsidR="001D79AD" w:rsidRDefault="0019576D" w:rsidP="007F03F0">
      <w:pPr>
        <w:keepNext/>
      </w:pPr>
      <w:r>
        <w:pict w14:anchorId="2F1B3772">
          <v:shape id="_x0000_i1042" type="#_x0000_t75" style="width:6in;height:239.1pt">
            <v:imagedata r:id="rId30"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1609" w:author="Eric Boisvert" w:date="2016-01-19T19:09:00Z">
        <w:r w:rsidR="00302FB5">
          <w:rPr>
            <w:noProof/>
          </w:rPr>
          <w:t>19</w:t>
        </w:r>
      </w:ins>
      <w:del w:id="1610"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1611" w:name="BKM_6A81087A_0778_4235_8F6A_3CADBB0E9016"/>
      <w:bookmarkEnd w:id="1611"/>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GeologicFeature o</w:t>
      </w:r>
      <w:r w:rsidRPr="00C97318">
        <w:rPr>
          <w:color w:val="000000"/>
          <w:sz w:val="20"/>
          <w:szCs w:val="20"/>
          <w:lang w:val="en-CA"/>
        </w:rPr>
        <w:t>bservationMethod</w:t>
      </w:r>
      <w:r>
        <w:rPr>
          <w:color w:val="000000"/>
          <w:sz w:val="20"/>
          <w:szCs w:val="20"/>
          <w:lang w:val="en-CA"/>
        </w:rPr>
        <w:t xml:space="preserve"> (swe:Category)</w:t>
      </w:r>
      <w:r w:rsidRPr="00C97318">
        <w:rPr>
          <w:color w:val="000000"/>
          <w:sz w:val="20"/>
          <w:szCs w:val="20"/>
          <w:lang w:val="en-CA"/>
        </w:rPr>
        <w:t xml:space="preserve"> </w:t>
      </w:r>
      <w:r>
        <w:rPr>
          <w:color w:val="000000"/>
          <w:sz w:val="20"/>
          <w:szCs w:val="20"/>
          <w:lang w:val="en-CA"/>
        </w:rPr>
        <w:t>shall specify</w:t>
      </w:r>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color w:val="000000"/>
          <w:sz w:val="20"/>
          <w:szCs w:val="20"/>
          <w:lang w:val="en-CA"/>
        </w:rPr>
        <w:t xml:space="preserve"> </w:t>
      </w:r>
      <w:r w:rsidRPr="00C97318">
        <w:rPr>
          <w:color w:val="000000"/>
          <w:sz w:val="20"/>
          <w:szCs w:val="20"/>
          <w:lang w:val="en-CA"/>
        </w:rPr>
        <w:t>This property corresponds (loosely) to ISO19115 Lineage.</w:t>
      </w:r>
      <w:r>
        <w:rPr>
          <w:color w:val="000000"/>
          <w:sz w:val="20"/>
          <w:szCs w:val="20"/>
          <w:lang w:val="en-CA"/>
        </w:rPr>
        <w:t xml:space="preserve"> </w:t>
      </w:r>
      <w:commentRangeStart w:id="1612"/>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612"/>
      <w:r>
        <w:rPr>
          <w:rStyle w:val="CommentReference"/>
        </w:rPr>
        <w:commentReference w:id="1612"/>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1613" w:name="_Ref440112192"/>
      <w:proofErr w:type="gramStart"/>
      <w:r>
        <w:rPr>
          <w:lang w:val="en-CA"/>
        </w:rPr>
        <w:lastRenderedPageBreak/>
        <w:t>p</w:t>
      </w:r>
      <w:r w:rsidR="00C97318" w:rsidRPr="00C97318">
        <w:rPr>
          <w:lang w:val="en-CA"/>
        </w:rPr>
        <w:t>urpose</w:t>
      </w:r>
      <w:bookmarkEnd w:id="1613"/>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29B36013"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property purpose</w:t>
      </w:r>
      <w:proofErr w:type="gramStart"/>
      <w:r>
        <w:rPr>
          <w:color w:val="000000"/>
          <w:sz w:val="20"/>
          <w:szCs w:val="20"/>
          <w:lang w:val="en-CA"/>
        </w:rPr>
        <w:t>:DescriptionPurpose</w:t>
      </w:r>
      <w:proofErr w:type="gramEnd"/>
      <w:r>
        <w:rPr>
          <w:color w:val="000000"/>
          <w:sz w:val="20"/>
          <w:szCs w:val="20"/>
          <w:lang w:val="en-CA"/>
        </w:rPr>
        <w:t xml:space="preserve"> shall specify t</w:t>
      </w:r>
      <w:r w:rsidRPr="00C97318">
        <w:rPr>
          <w:color w:val="000000"/>
          <w:sz w:val="20"/>
          <w:szCs w:val="20"/>
          <w:lang w:val="en-CA"/>
        </w:rPr>
        <w:t xml:space="preserve">he intended purpose/level of abstraction for a given feature or object instance. </w:t>
      </w:r>
      <w:r>
        <w:rPr>
          <w:color w:val="000000"/>
          <w:sz w:val="20"/>
          <w:szCs w:val="20"/>
          <w:lang w:val="en-CA"/>
        </w:rPr>
        <w:t xml:space="preserve"> The possible values are:</w:t>
      </w:r>
      <w:r w:rsidRPr="00C97318">
        <w:rPr>
          <w:color w:val="000000"/>
          <w:sz w:val="20"/>
          <w:szCs w:val="20"/>
          <w:lang w:val="en-CA"/>
        </w:rPr>
        <w:t xml:space="preserve"> instance, typicalNorm, definingNorm.</w:t>
      </w:r>
      <w:r>
        <w:rPr>
          <w:color w:val="000000"/>
          <w:sz w:val="20"/>
          <w:szCs w:val="20"/>
          <w:lang w:val="en-CA"/>
        </w:rPr>
        <w:t xml:space="preserve">  </w:t>
      </w:r>
    </w:p>
    <w:p w14:paraId="71998346" w14:textId="77777777" w:rsidR="00C97318" w:rsidRDefault="00C97318" w:rsidP="00D10719">
      <w:pPr>
        <w:autoSpaceDE w:val="0"/>
        <w:autoSpaceDN w:val="0"/>
        <w:adjustRightInd w:val="0"/>
        <w:spacing w:after="0"/>
        <w:rPr>
          <w:color w:val="000000"/>
          <w:sz w:val="20"/>
          <w:szCs w:val="20"/>
          <w:lang w:val="en-CA"/>
        </w:rPr>
      </w:pPr>
    </w:p>
    <w:p w14:paraId="294DFDA1" w14:textId="3007E43A" w:rsidR="00C97318" w:rsidRDefault="00C97318" w:rsidP="00D10719">
      <w:pPr>
        <w:autoSpaceDE w:val="0"/>
        <w:autoSpaceDN w:val="0"/>
        <w:adjustRightInd w:val="0"/>
        <w:spacing w:after="0"/>
        <w:rPr>
          <w:color w:val="000000"/>
          <w:sz w:val="20"/>
          <w:szCs w:val="20"/>
          <w:lang w:val="en-CA"/>
        </w:rPr>
      </w:pPr>
      <w:commentRangeStart w:id="1614"/>
      <w:proofErr w:type="gramStart"/>
      <w:r w:rsidRPr="00C97318">
        <w:rPr>
          <w:color w:val="000000"/>
          <w:sz w:val="20"/>
          <w:szCs w:val="20"/>
          <w:lang w:val="en-CA"/>
        </w:rPr>
        <w:t>Scoped name because intention is asserted by author of the data instance.</w:t>
      </w:r>
      <w:commentRangeEnd w:id="1614"/>
      <w:proofErr w:type="gramEnd"/>
      <w:r>
        <w:rPr>
          <w:rStyle w:val="CommentReference"/>
        </w:rPr>
        <w:commentReference w:id="1614"/>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6C6B0AC6" w:rsidR="0016408B" w:rsidRDefault="0016408B" w:rsidP="007F03F0">
      <w:pPr>
        <w:pStyle w:val="Caption"/>
        <w:keepNext/>
      </w:pPr>
      <w:bookmarkStart w:id="1615" w:name="_Ref440042995"/>
      <w:r>
        <w:t xml:space="preserve">Table </w:t>
      </w:r>
      <w:ins w:id="1616" w:author="Eric Boisvert" w:date="2016-01-24T14:33:00Z">
        <w:r w:rsidR="007F17CE">
          <w:fldChar w:fldCharType="begin"/>
        </w:r>
        <w:r w:rsidR="007F17CE">
          <w:instrText xml:space="preserve"> SEQ Table \* ARABIC </w:instrText>
        </w:r>
      </w:ins>
      <w:r w:rsidR="007F17CE">
        <w:fldChar w:fldCharType="separate"/>
      </w:r>
      <w:ins w:id="1617" w:author="Eric Boisvert" w:date="2016-01-24T14:33:00Z">
        <w:r w:rsidR="007F17CE">
          <w:rPr>
            <w:noProof/>
          </w:rPr>
          <w:t>2</w:t>
        </w:r>
        <w:r w:rsidR="007F17CE">
          <w:fldChar w:fldCharType="end"/>
        </w:r>
      </w:ins>
      <w:del w:id="1618"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1615"/>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1619"/>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1619"/>
            <w:r>
              <w:rPr>
                <w:rStyle w:val="CommentReference"/>
                <w:rFonts w:ascii="Times New Roman" w:eastAsia="Times New Roman" w:hAnsi="Times New Roman"/>
                <w:lang w:val="en-US" w:eastAsia="en-US"/>
              </w:rPr>
              <w:commentReference w:id="1619"/>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15250CC4"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77777777" w:rsidR="0016408B" w:rsidRDefault="0016408B" w:rsidP="007F03F0">
      <w:pPr>
        <w:rPr>
          <w:lang w:val="en-CA"/>
        </w:rPr>
      </w:pPr>
      <w:r>
        <w:rPr>
          <w:lang w:val="en-CA"/>
        </w:rPr>
        <w:t>A relatedFeature is a g</w:t>
      </w:r>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1620"/>
      <w:r w:rsidRPr="0016408B">
        <w:rPr>
          <w:lang w:val="en-CA"/>
        </w:rPr>
        <w:t xml:space="preserve">There is always a single source and a single target.  </w:t>
      </w:r>
      <w:commentRangeEnd w:id="1620"/>
      <w:r w:rsidR="00D24007">
        <w:rPr>
          <w:rStyle w:val="CommentReference"/>
        </w:rPr>
        <w:commentReference w:id="1620"/>
      </w:r>
      <w:r w:rsidRPr="0016408B">
        <w:rPr>
          <w:lang w:val="en-CA"/>
        </w:rPr>
        <w:t xml:space="preserve">The relationship is always defined from the perspective of the Source and is generally an active verb.  </w:t>
      </w:r>
    </w:p>
    <w:p w14:paraId="65FD56EB" w14:textId="0B36DEA5"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1621"/>
      <w:r w:rsidR="00F25A29">
        <w:rPr>
          <w:lang w:val="en-CA"/>
        </w:rPr>
        <w:t>may allow a “by reference” value using a pointer (for example xlink</w:t>
      </w:r>
      <w:proofErr w:type="gramStart"/>
      <w:r w:rsidR="00F25A29">
        <w:rPr>
          <w:lang w:val="en-CA"/>
        </w:rPr>
        <w:t>:href</w:t>
      </w:r>
      <w:proofErr w:type="gramEnd"/>
      <w:r w:rsidR="00F25A29">
        <w:rPr>
          <w:lang w:val="en-CA"/>
        </w:rPr>
        <w:t>) to an external instance.</w:t>
      </w:r>
      <w:commentRangeEnd w:id="1621"/>
      <w:r w:rsidR="00F25A29">
        <w:rPr>
          <w:rStyle w:val="CommentReference"/>
        </w:rPr>
        <w:commentReference w:id="1621"/>
      </w:r>
    </w:p>
    <w:p w14:paraId="3E406639" w14:textId="77777777" w:rsidR="00D10719" w:rsidRDefault="00D10719" w:rsidP="00ED2525">
      <w:bookmarkStart w:id="1622" w:name="BKM_F1244213_660C_4D77_8475_08F73D4EC81C"/>
      <w:bookmarkStart w:id="1623" w:name="BKM_3B089F6A_116B_4A4A_91A0_17A52F7181FF"/>
      <w:bookmarkStart w:id="1624" w:name="BKM_26B10141_733E_4FC5_A8B6_E0EA8C9C1A8A"/>
      <w:bookmarkEnd w:id="1622"/>
      <w:bookmarkEnd w:id="1623"/>
      <w:bookmarkEnd w:id="1624"/>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1625"/>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1625"/>
      <w:r w:rsidR="00BA23FE">
        <w:rPr>
          <w:rStyle w:val="CommentReference"/>
        </w:rPr>
        <w:commentReference w:id="1625"/>
      </w:r>
      <w:r w:rsidR="00FE38C3">
        <w:t xml:space="preserve">  The mappingFrame identifies the domain being mapped by the geometries.  </w:t>
      </w:r>
      <w:r w:rsidR="00E52A0E">
        <w:t xml:space="preserve">For typical geological maps, the mapping frame is the surface of the earth (the 2.5D interface </w:t>
      </w:r>
      <w:r w:rsidR="00E52A0E">
        <w:lastRenderedPageBreak/>
        <w:t>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626"/>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626"/>
      <w:r w:rsidR="00EA3CAB">
        <w:rPr>
          <w:rStyle w:val="CommentReference"/>
        </w:rPr>
        <w:commentReference w:id="1626"/>
      </w:r>
    </w:p>
    <w:p w14:paraId="5AD2AC20" w14:textId="77777777" w:rsidR="001050D1" w:rsidRDefault="001050D1" w:rsidP="001050D1"/>
    <w:p w14:paraId="5F2228E1" w14:textId="77777777" w:rsidR="00ED2525" w:rsidRDefault="001050D1" w:rsidP="001050D1">
      <w:commentRangeStart w:id="1627"/>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627"/>
      <w:r w:rsidR="00E52A0E">
        <w:rPr>
          <w:rStyle w:val="CommentReference"/>
        </w:rPr>
        <w:commentReference w:id="1627"/>
      </w:r>
    </w:p>
    <w:p w14:paraId="3C873719" w14:textId="03E9908B" w:rsidR="002E694E" w:rsidRDefault="00507F3E" w:rsidP="007F03F0">
      <w:pPr>
        <w:pStyle w:val="Heading5"/>
        <w:rPr>
          <w:lang w:val="en-CA"/>
        </w:rPr>
      </w:pPr>
      <w:bookmarkStart w:id="1628" w:name="BKM_FD0714CD_89E3_4F6A_B187_CB7A50E6C5C0"/>
      <w:bookmarkEnd w:id="1628"/>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p>
    <w:p w14:paraId="1CAD19D5" w14:textId="77777777" w:rsidR="00507F3E" w:rsidRDefault="00507F3E" w:rsidP="002E694E">
      <w:pPr>
        <w:autoSpaceDE w:val="0"/>
        <w:autoSpaceDN w:val="0"/>
        <w:adjustRightInd w:val="0"/>
        <w:spacing w:after="0"/>
        <w:rPr>
          <w:color w:val="000000"/>
          <w:sz w:val="20"/>
          <w:szCs w:val="20"/>
          <w:lang w:val="en-CA"/>
        </w:rPr>
      </w:pPr>
    </w:p>
    <w:p w14:paraId="10517FF2" w14:textId="21A60E07" w:rsidR="00507F3E" w:rsidRDefault="00507F3E" w:rsidP="002E694E">
      <w:pPr>
        <w:autoSpaceDE w:val="0"/>
        <w:autoSpaceDN w:val="0"/>
        <w:adjustRightInd w:val="0"/>
        <w:spacing w:after="0"/>
        <w:rPr>
          <w:color w:val="000000"/>
          <w:sz w:val="20"/>
          <w:szCs w:val="20"/>
          <w:lang w:val="en-CA"/>
        </w:rPr>
      </w:pPr>
      <w:r w:rsidRPr="007F03F0">
        <w:rPr>
          <w:color w:val="000000"/>
          <w:sz w:val="20"/>
          <w:szCs w:val="20"/>
          <w:highlight w:val="yellow"/>
          <w:lang w:val="en-CA"/>
        </w:rPr>
        <w:t>(</w:t>
      </w:r>
      <w:proofErr w:type="gramStart"/>
      <w:r w:rsidRPr="007F03F0">
        <w:rPr>
          <w:color w:val="000000"/>
          <w:sz w:val="20"/>
          <w:szCs w:val="20"/>
          <w:highlight w:val="yellow"/>
          <w:lang w:val="en-CA"/>
        </w:rPr>
        <w:t>below</w:t>
      </w:r>
      <w:proofErr w:type="gramEnd"/>
      <w:r w:rsidRPr="007F03F0">
        <w:rPr>
          <w:color w:val="000000"/>
          <w:sz w:val="20"/>
          <w:szCs w:val="20"/>
          <w:highlight w:val="yellow"/>
          <w:lang w:val="en-CA"/>
        </w:rPr>
        <w:t xml:space="preserve"> is the original scope notes: does not make sense for a Category)</w:t>
      </w:r>
    </w:p>
    <w:p w14:paraId="6435C4F1" w14:textId="70931C1B" w:rsidR="00507F3E" w:rsidRDefault="00507F3E" w:rsidP="002E694E">
      <w:pPr>
        <w:autoSpaceDE w:val="0"/>
        <w:autoSpaceDN w:val="0"/>
        <w:adjustRightInd w:val="0"/>
        <w:spacing w:after="0"/>
        <w:rPr>
          <w:color w:val="000000"/>
          <w:sz w:val="20"/>
          <w:szCs w:val="20"/>
          <w:lang w:val="en-CA"/>
        </w:rPr>
      </w:pPr>
      <w:commentRangeStart w:id="1629"/>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p>
    <w:commentRangeEnd w:id="1629"/>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1629"/>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positionalAccuracy property (</w:t>
      </w:r>
      <w:del w:id="1630" w:author="Eric Boisvert" w:date="2016-01-24T13:31:00Z">
        <w:r w:rsidDel="00253146">
          <w:rPr>
            <w:color w:val="000000"/>
            <w:sz w:val="20"/>
            <w:szCs w:val="20"/>
            <w:lang w:val="en-CA"/>
          </w:rPr>
          <w:delText>swe:Quantity</w:delText>
        </w:r>
      </w:del>
      <w:ins w:id="1631" w:author="Eric Boisvert" w:date="2016-01-24T13:31:00Z">
        <w:r w:rsidR="00253146">
          <w:rPr>
            <w:color w:val="000000"/>
            <w:sz w:val="20"/>
            <w:szCs w:val="20"/>
            <w:lang w:val="en-CA"/>
          </w:rPr>
          <w:t>SWE::Quantity</w:t>
        </w:r>
      </w:ins>
      <w:r>
        <w:rPr>
          <w:color w:val="000000"/>
          <w:sz w:val="20"/>
          <w:szCs w:val="20"/>
          <w:lang w:val="en-CA"/>
        </w:rPr>
        <w:t>) shall provide a quantitative values defining</w:t>
      </w:r>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r>
        <w:rPr>
          <w:color w:val="000000"/>
          <w:sz w:val="20"/>
          <w:szCs w:val="20"/>
          <w:lang w:val="en-CA"/>
        </w:rPr>
        <w:t xml:space="preserve">  The property is equivalent </w:t>
      </w:r>
      <w:proofErr w:type="gramStart"/>
      <w:r>
        <w:rPr>
          <w:color w:val="000000"/>
          <w:sz w:val="20"/>
          <w:szCs w:val="20"/>
          <w:lang w:val="en-CA"/>
        </w:rPr>
        <w:t xml:space="preserve">to </w:t>
      </w:r>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lastRenderedPageBreak/>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2E694E">
      <w:pPr>
        <w:autoSpaceDE w:val="0"/>
        <w:autoSpaceDN w:val="0"/>
        <w:adjustRightInd w:val="0"/>
        <w:spacing w:after="0"/>
        <w:rPr>
          <w:color w:val="000000"/>
          <w:sz w:val="20"/>
          <w:szCs w:val="20"/>
          <w:lang w:val="en-CA"/>
        </w:rPr>
      </w:pPr>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r>
        <w:rPr>
          <w:color w:val="000000"/>
          <w:sz w:val="20"/>
          <w:szCs w:val="20"/>
          <w:lang w:val="en-CA"/>
        </w:rPr>
        <w:t>geometric frame</w:t>
      </w:r>
      <w:r w:rsidRPr="00337EC6">
        <w:rPr>
          <w:color w:val="000000"/>
          <w:sz w:val="20"/>
          <w:szCs w:val="20"/>
          <w:lang w:val="en-CA"/>
        </w:rPr>
        <w:t xml:space="preserve"> on which the MappedFeature is projected.</w:t>
      </w:r>
      <w:r>
        <w:rPr>
          <w:color w:val="000000"/>
          <w:sz w:val="20"/>
          <w:szCs w:val="20"/>
          <w:lang w:val="en-CA"/>
        </w:rPr>
        <w:t xml:space="preserve">  Is most situation, mapped features are projected on the earth surface, but there are other contexts, such a mine level or </w:t>
      </w:r>
      <w:r w:rsidR="000A1C4C">
        <w:rPr>
          <w:color w:val="000000"/>
          <w:sz w:val="20"/>
          <w:szCs w:val="20"/>
          <w:lang w:val="en-CA"/>
        </w:rPr>
        <w:t xml:space="preserve">a </w:t>
      </w:r>
      <w:r>
        <w:rPr>
          <w:color w:val="000000"/>
          <w:sz w:val="20"/>
          <w:szCs w:val="20"/>
          <w:lang w:val="en-CA"/>
        </w:rPr>
        <w:t>cross section</w:t>
      </w:r>
      <w:r w:rsidR="000A1C4C">
        <w:rPr>
          <w:color w:val="000000"/>
          <w:sz w:val="20"/>
          <w:szCs w:val="20"/>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2E694E">
      <w:pPr>
        <w:autoSpaceDE w:val="0"/>
        <w:autoSpaceDN w:val="0"/>
        <w:adjustRightInd w:val="0"/>
        <w:spacing w:after="0"/>
        <w:rPr>
          <w:color w:val="000000"/>
          <w:sz w:val="20"/>
          <w:szCs w:val="20"/>
          <w:lang w:val="en-CA"/>
        </w:rPr>
      </w:pPr>
      <w:r>
        <w:rPr>
          <w:color w:val="000000"/>
          <w:sz w:val="20"/>
          <w:szCs w:val="20"/>
          <w:lang w:val="en-CA"/>
        </w:rPr>
        <w:t>The exposure</w:t>
      </w:r>
      <w:proofErr w:type="gramStart"/>
      <w:r>
        <w:rPr>
          <w:color w:val="000000"/>
          <w:sz w:val="20"/>
          <w:szCs w:val="20"/>
          <w:lang w:val="en-CA"/>
        </w:rPr>
        <w:t>:ExposureTerm</w:t>
      </w:r>
      <w:proofErr w:type="gramEnd"/>
      <w:r>
        <w:rPr>
          <w:color w:val="000000"/>
          <w:sz w:val="20"/>
          <w:szCs w:val="20"/>
          <w:lang w:val="en-CA"/>
        </w:rPr>
        <w:t xml:space="preserve"> property shall provide a term for </w:t>
      </w:r>
      <w:r w:rsidRPr="000A1C4C">
        <w:rPr>
          <w:color w:val="000000"/>
          <w:sz w:val="20"/>
          <w:szCs w:val="20"/>
          <w:lang w:val="en-CA"/>
        </w:rPr>
        <w:t>the nature of the expression of the mapped feature at the earth's surface (eg, exposed, concealed)</w:t>
      </w:r>
      <w:r>
        <w:rPr>
          <w:color w:val="000000"/>
          <w:sz w:val="20"/>
          <w:szCs w:val="20"/>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2E694E">
      <w:pPr>
        <w:autoSpaceDE w:val="0"/>
        <w:autoSpaceDN w:val="0"/>
        <w:adjustRightInd w:val="0"/>
        <w:spacing w:after="0"/>
        <w:rPr>
          <w:color w:val="000000"/>
          <w:sz w:val="20"/>
          <w:szCs w:val="20"/>
          <w:lang w:val="en-CA"/>
        </w:rPr>
      </w:pPr>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2E694E">
      <w:pPr>
        <w:autoSpaceDE w:val="0"/>
        <w:autoSpaceDN w:val="0"/>
        <w:adjustRightInd w:val="0"/>
        <w:spacing w:after="0"/>
        <w:rPr>
          <w:color w:val="000000"/>
          <w:sz w:val="20"/>
          <w:szCs w:val="20"/>
          <w:lang w:val="en-CA"/>
        </w:rPr>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1632" w:name="BKM_37DE5892_2942_443B_A8C3_8C1AB5CBE877"/>
      <w:bookmarkStart w:id="1633" w:name="BKM_6B3E10C1_3AAE_4196_94F0_B9A235705FCC"/>
      <w:bookmarkStart w:id="1634" w:name="BKM_1FCE659F_6DE4_40C1_996C_C1E6E981D3A0"/>
      <w:bookmarkStart w:id="1635" w:name="BKM_E9804216_8300_4609_B607_127F0178BAB6"/>
      <w:bookmarkStart w:id="1636" w:name="BKM_E3A6BA8A_712F_4182_95C4_285048E21544"/>
      <w:bookmarkStart w:id="1637" w:name="BKM_2EB23880_DDF1_4995_AB7F_3DC0E40E7A89"/>
      <w:bookmarkEnd w:id="1632"/>
      <w:bookmarkEnd w:id="1633"/>
      <w:bookmarkEnd w:id="1634"/>
      <w:bookmarkEnd w:id="1635"/>
      <w:bookmarkEnd w:id="1636"/>
      <w:bookmarkEnd w:id="1637"/>
    </w:p>
    <w:p w14:paraId="7D4ABF8F" w14:textId="77777777" w:rsidR="00884FA7" w:rsidRDefault="00F92942" w:rsidP="00856F51">
      <w:pPr>
        <w:pStyle w:val="Heading4"/>
      </w:pPr>
      <w:bookmarkStart w:id="1638" w:name="_Ref440800006"/>
      <w:r>
        <w:t>GeologicUnit</w:t>
      </w:r>
      <w:bookmarkEnd w:id="1638"/>
    </w:p>
    <w:p w14:paraId="37A3D1FA" w14:textId="77777777" w:rsidR="00F92942" w:rsidRDefault="00F92942" w:rsidP="00F92942"/>
    <w:p w14:paraId="43D27398" w14:textId="42214BEE" w:rsidR="001E2A9F" w:rsidRDefault="00F92942" w:rsidP="001E2A9F">
      <w:r>
        <w:t xml:space="preserve">Conceptually, </w:t>
      </w:r>
      <w:r w:rsidR="001E5387">
        <w:t xml:space="preserve">a </w:t>
      </w:r>
      <w:proofErr w:type="gramStart"/>
      <w:r w:rsidR="001E5387">
        <w:t xml:space="preserve">GeologicUnit </w:t>
      </w:r>
      <w:r>
        <w:t xml:space="preserve"> may</w:t>
      </w:r>
      <w:proofErr w:type="gramEnd"/>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19576D" w:rsidP="007F03F0">
      <w:pPr>
        <w:keepNext/>
      </w:pPr>
      <w:r>
        <w:rPr>
          <w:noProof/>
          <w:lang w:val="en-CA" w:eastAsia="en-CA"/>
        </w:rPr>
        <w:pict w14:anchorId="75B7A484">
          <v:shape id="Picture 13" o:spid="_x0000_i1043" type="#_x0000_t75" style="width:431.45pt;height:264.35pt;visibility:visible;mso-wrap-style:square">
            <v:imagedata r:id="rId31"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1639" w:author="Eric Boisvert" w:date="2016-01-19T19:09:00Z">
        <w:r w:rsidR="00302FB5">
          <w:rPr>
            <w:noProof/>
          </w:rPr>
          <w:t>20</w:t>
        </w:r>
      </w:ins>
      <w:del w:id="1640"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7DF0AFB1"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7582C67B" w14:textId="0214EA21" w:rsidR="00CE526C" w:rsidRDefault="00CE526C" w:rsidP="00CE526C">
      <w:r>
        <w:t>The property rank</w:t>
      </w:r>
      <w:proofErr w:type="gramStart"/>
      <w:r>
        <w:t>:RankTerm</w:t>
      </w:r>
      <w:proofErr w:type="gramEnd"/>
      <w:r>
        <w:t xml:space="preserve"> sall contain a term that classifies the geologic unit in a generalization hierarchy from most local/smallest volume to most regional. </w:t>
      </w:r>
      <w:commentRangeStart w:id="1641"/>
      <w:proofErr w:type="gramStart"/>
      <w:r>
        <w:t>Scoped name because classification is asserted, not based on observational data.</w:t>
      </w:r>
      <w:commentRangeEnd w:id="1641"/>
      <w:proofErr w:type="gramEnd"/>
      <w:r>
        <w:rPr>
          <w:rStyle w:val="CommentReference"/>
        </w:rPr>
        <w:commentReference w:id="1641"/>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291871">
        <w:t>8.4.1.5</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895888">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proofErr w:type="gramStart"/>
      <w:r w:rsidRPr="00895888">
        <w:t>gbUnitDescription</w:t>
      </w:r>
      <w:r w:rsidR="002004D2">
        <w:t>(</w:t>
      </w:r>
      <w:proofErr w:type="gramEnd"/>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1642" w:name="BKM_A1329A5F_042F_4AF8_BF84_0B471B65BC55"/>
      <w:bookmarkStart w:id="1643" w:name="BKM_7F4D7787_7293_418E_8B38_1A72EA1F4CC0"/>
      <w:bookmarkStart w:id="1644" w:name="_Ref440064217"/>
      <w:bookmarkEnd w:id="1642"/>
      <w:bookmarkEnd w:id="1643"/>
      <w:r>
        <w:t>GeologicUnitHierarchy</w:t>
      </w:r>
      <w:bookmarkEnd w:id="1644"/>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proofErr w:type="gramStart"/>
      <w:r>
        <w:t>r</w:t>
      </w:r>
      <w:r w:rsidRPr="00924939">
        <w:t>ole</w:t>
      </w:r>
      <w:proofErr w:type="gramEnd"/>
    </w:p>
    <w:p w14:paraId="6A782BC1" w14:textId="2D25B993" w:rsidR="00924939" w:rsidRDefault="00924939" w:rsidP="00ED2525">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70DDBD84" w:rsidR="00924939" w:rsidRDefault="00924939" w:rsidP="00ED2525">
      <w:r>
        <w:t>The proportion property (</w:t>
      </w:r>
      <w:del w:id="1645" w:author="Eric Boisvert" w:date="2016-01-24T13:31:00Z">
        <w:r w:rsidDel="00253146">
          <w:delText>swe:Quantity</w:delText>
        </w:r>
      </w:del>
      <w:ins w:id="1646" w:author="Eric Boisvert" w:date="2016-01-24T13:31:00Z">
        <w:r w:rsidR="00253146">
          <w:t>SWE::Quantity</w:t>
        </w:r>
      </w:ins>
      <w:r>
        <w:t>Range) shall provide a q</w:t>
      </w:r>
      <w:r w:rsidRPr="00924939">
        <w:t>uantity that specifies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1647" w:name="BKM_F1AE88A3_ADC1_4E05_8AA4_DF5F90DB4C60"/>
      <w:bookmarkStart w:id="1648" w:name="BKM_C5C77165_16DE_4DA6_948B_748CCB10594C"/>
      <w:bookmarkEnd w:id="1647"/>
      <w:bookmarkEnd w:id="1648"/>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26120287" w:rsidR="00A56B9D" w:rsidRDefault="00A56B9D" w:rsidP="00ED2525">
      <w:r>
        <w:t>The proportion property (</w:t>
      </w:r>
      <w:del w:id="1649" w:author="Eric Boisvert" w:date="2016-01-24T13:31:00Z">
        <w:r w:rsidDel="00253146">
          <w:delText>swe:Quantity</w:delText>
        </w:r>
      </w:del>
      <w:ins w:id="1650" w:author="Eric Boisvert" w:date="2016-01-24T13:31:00Z">
        <w:r w:rsidR="00253146">
          <w:t>SWE::Quantity</w:t>
        </w:r>
      </w:ins>
      <w:r>
        <w:t xml:space="preserve">Range) shall </w:t>
      </w:r>
      <w:proofErr w:type="gramStart"/>
      <w:r w:rsidRPr="00A56B9D">
        <w:t>specifies</w:t>
      </w:r>
      <w:proofErr w:type="gramEnd"/>
      <w:r w:rsidRPr="00A56B9D">
        <w:t xml:space="preserve">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w:t>
      </w:r>
      <w:proofErr w:type="gramStart"/>
      <w:r>
        <w:t>:EarthMaterial</w:t>
      </w:r>
      <w:proofErr w:type="gramEnd"/>
      <w:r>
        <w:t xml:space="preserve"> property shall contain the material description of the  composing</w:t>
      </w:r>
      <w:r w:rsidRPr="00A56B9D">
        <w:t xml:space="preserve"> part.</w:t>
      </w:r>
    </w:p>
    <w:p w14:paraId="7619CEFE" w14:textId="2972A20E" w:rsidR="00856F51" w:rsidRDefault="00856F51" w:rsidP="00B537EA">
      <w:pPr>
        <w:pStyle w:val="Heading4"/>
      </w:pPr>
      <w:bookmarkStart w:id="1651" w:name="BKM_D0CF8372_E2E7_44FE_8452_567F1CFF1C66"/>
      <w:bookmarkStart w:id="1652" w:name="BKM_F115EB74_32B6_4EFC_8D26_C2D2AD40E6EB"/>
      <w:bookmarkStart w:id="1653" w:name="_Ref440800018"/>
      <w:bookmarkEnd w:id="1651"/>
      <w:bookmarkEnd w:id="1652"/>
      <w:r>
        <w:t>EarthMaterial</w:t>
      </w:r>
      <w:bookmarkEnd w:id="1653"/>
    </w:p>
    <w:p w14:paraId="6AC292D5" w14:textId="77777777" w:rsidR="00856F51" w:rsidRDefault="00856F51" w:rsidP="00856F51"/>
    <w:p w14:paraId="1A8FBB7D" w14:textId="43C28692"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commentRangeStart w:id="1654"/>
      <w:r w:rsidRPr="00856F51">
        <w:t xml:space="preserve">arth </w:t>
      </w:r>
      <w:r w:rsidR="00A47566">
        <w:t>m</w:t>
      </w:r>
      <w:r w:rsidRPr="00856F51">
        <w:t xml:space="preserve">aterials </w:t>
      </w:r>
      <w:commentRangeEnd w:id="1654"/>
      <w:r w:rsidR="005D6D19">
        <w:rPr>
          <w:rStyle w:val="CommentReference"/>
        </w:rPr>
        <w:commentReference w:id="1654"/>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19576D" w:rsidP="00856F51">
      <w:pPr>
        <w:keepNext/>
      </w:pPr>
      <w:r>
        <w:rPr>
          <w:noProof/>
          <w:lang w:val="en-CA" w:eastAsia="en-CA"/>
        </w:rPr>
        <w:pict w14:anchorId="7395DB86">
          <v:shape id="Image 18" o:spid="_x0000_i1044" type="#_x0000_t75" style="width:424.5pt;height:331pt;visibility:visible;mso-wrap-style:square">
            <v:imagedata r:id="rId32"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1655" w:author="Eric Boisvert" w:date="2016-01-19T19:09:00Z">
        <w:r w:rsidR="00302FB5">
          <w:rPr>
            <w:noProof/>
          </w:rPr>
          <w:t>21</w:t>
        </w:r>
      </w:ins>
      <w:del w:id="1656"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42E6297F" w:rsidR="00A47566" w:rsidRDefault="00A47566" w:rsidP="007F03F0">
      <w:r>
        <w:t>The color property (swe</w:t>
      </w:r>
      <w:proofErr w:type="gramStart"/>
      <w:r>
        <w:t>:Category</w:t>
      </w:r>
      <w:proofErr w:type="gramEnd"/>
      <w:r>
        <w:t>)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t>8.4.1.1.2</w:t>
      </w:r>
      <w:r>
        <w:fldChar w:fldCharType="end"/>
      </w:r>
      <w:r>
        <w:t xml:space="preserve">) </w:t>
      </w:r>
      <w:commentRangeStart w:id="1657"/>
      <w:r>
        <w:t>and it shares the same vocabulary (instance, typicalNorm, identifyingNorm)</w:t>
      </w:r>
      <w:commentRangeEnd w:id="1657"/>
      <w:r>
        <w:rPr>
          <w:rStyle w:val="CommentReference"/>
        </w:rPr>
        <w:commentReference w:id="1657"/>
      </w:r>
    </w:p>
    <w:p w14:paraId="3E150316" w14:textId="3E5A0882" w:rsidR="00A47566" w:rsidRPr="00D970E9" w:rsidRDefault="00A47566" w:rsidP="007F03F0">
      <w:pPr>
        <w:pStyle w:val="Heading5"/>
        <w:rPr>
          <w:lang w:val="en-CA"/>
        </w:rPr>
      </w:pPr>
      <w:bookmarkStart w:id="1658" w:name="BKM_BD5C03BF_666A_4A06_9108_21CA3469AFBC"/>
      <w:bookmarkEnd w:id="1658"/>
      <w:proofErr w:type="gramStart"/>
      <w:r w:rsidRPr="00D970E9">
        <w:rPr>
          <w:lang w:val="en-CA"/>
        </w:rPr>
        <w:t>gbEarthMaterialDescription</w:t>
      </w:r>
      <w:r w:rsidR="00B3415C">
        <w:rPr>
          <w:lang w:val="en-CA"/>
        </w:rPr>
        <w:t>(</w:t>
      </w:r>
      <w:proofErr w:type="gramEnd"/>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1659" w:name="BKM_18D25AC3_6FC0_4C65_A8A5_F0142E2E6CE0"/>
      <w:bookmarkStart w:id="1660" w:name="BKM_18EC1705_589B_4DEF_A044_9A1610E567B6"/>
      <w:bookmarkStart w:id="1661" w:name="BKM_69643EA7_2142_46B5_9F91_BA2962E773C2"/>
      <w:bookmarkEnd w:id="1659"/>
      <w:bookmarkEnd w:id="1660"/>
      <w:bookmarkEnd w:id="1661"/>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1662" w:name="BKM_0198932B_28DD_424D_8B50_FABE0D235C84"/>
      <w:bookmarkStart w:id="1663" w:name="BKM_7A5570E9_5272_4DAD_BC83_4E0D06E5C57A"/>
      <w:bookmarkStart w:id="1664" w:name="_Toc439943464"/>
      <w:bookmarkEnd w:id="1662"/>
      <w:bookmarkEnd w:id="1663"/>
      <w:r>
        <w:t>Geologic Event</w:t>
      </w:r>
      <w:bookmarkEnd w:id="1664"/>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 xml:space="preserve">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19576D" w:rsidP="00B537EA">
      <w:pPr>
        <w:keepNext/>
      </w:pPr>
      <w:r>
        <w:rPr>
          <w:noProof/>
          <w:lang w:val="en-CA" w:eastAsia="en-CA"/>
        </w:rPr>
        <w:lastRenderedPageBreak/>
        <w:pict w14:anchorId="5D71EB40">
          <v:shape id="Picture 20" o:spid="_x0000_i1045" type="#_x0000_t75" style="width:431.45pt;height:364.85pt;visibility:visible;mso-wrap-style:square">
            <v:imagedata r:id="rId33"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665" w:author="Eric Boisvert" w:date="2016-01-19T19:09:00Z">
        <w:r w:rsidR="00302FB5">
          <w:rPr>
            <w:noProof/>
          </w:rPr>
          <w:t>22</w:t>
        </w:r>
      </w:ins>
      <w:del w:id="1666"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1667" w:name="BKM_0E4402F5_70D7_41B4_8F46_2909F6D349A5"/>
      <w:bookmarkEnd w:id="1667"/>
      <w:r>
        <w:rPr>
          <w:lang w:val="en-CA"/>
        </w:rPr>
        <w:t>GeologicEvent</w:t>
      </w:r>
    </w:p>
    <w:p w14:paraId="6402E0D6" w14:textId="77777777" w:rsidR="00980C8A" w:rsidRDefault="00980C8A" w:rsidP="007F03F0">
      <w:pPr>
        <w:rPr>
          <w:lang w:val="en-CA"/>
        </w:rPr>
      </w:pPr>
    </w:p>
    <w:p w14:paraId="5D785E50" w14:textId="41740BBE" w:rsidR="00980C8A" w:rsidRDefault="00980C8A" w:rsidP="00980C8A">
      <w:pPr>
        <w:rPr>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r>
        <w:rPr>
          <w:lang w:val="en-CA"/>
        </w:rPr>
        <w:t xml:space="preserve"> </w:t>
      </w:r>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5C774029" w14:textId="3443A22F" w:rsidR="006D6AC1" w:rsidRDefault="006D6AC1" w:rsidP="00980C8A">
      <w:pPr>
        <w:rPr>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Pr>
          <w:lang w:val="en-CA"/>
        </w:rPr>
        <w:t xml:space="preserve">.  </w:t>
      </w:r>
    </w:p>
    <w:p w14:paraId="26535E7B" w14:textId="5BB06E66" w:rsidR="006D6AC1" w:rsidRDefault="006D6AC1" w:rsidP="007F03F0">
      <w:pPr>
        <w:pStyle w:val="Heading5"/>
        <w:rPr>
          <w:lang w:val="en-CA"/>
        </w:rPr>
      </w:pPr>
      <w:proofErr w:type="gramStart"/>
      <w:r w:rsidRPr="00D970E9">
        <w:rPr>
          <w:lang w:val="en-CA"/>
        </w:rPr>
        <w:t>olderNamedAge</w:t>
      </w:r>
      <w:proofErr w:type="gramEnd"/>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3EA06765" w14:textId="67789A23" w:rsidR="006D6AC1" w:rsidRDefault="006D6AC1" w:rsidP="00980C8A">
      <w:pPr>
        <w:rPr>
          <w:lang w:val="en-CA"/>
        </w:rPr>
      </w:pPr>
      <w:r>
        <w:rPr>
          <w:lang w:val="en-CA"/>
        </w:rPr>
        <w:t>The evenEnvironment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1668" w:name="BKM_E578F2B2_741C_4353_B7F8_02F0AE878A52"/>
      <w:bookmarkStart w:id="1669" w:name="BKM_B4649898_DB40_445B_BA02_FB50DB166B1F"/>
      <w:bookmarkStart w:id="1670" w:name="BKM_97F5720D_724D_44A6_8C82_6D7A6D6B5F0E"/>
      <w:bookmarkStart w:id="1671" w:name="BKM_94B4A111_399A_4144_8BC6_D1BBA5249175"/>
      <w:bookmarkStart w:id="1672" w:name="BKM_23198178_9024_4323_9F34_11F193914E4D"/>
      <w:bookmarkStart w:id="1673" w:name="BKM_669B19C2_AABA_42AD_8B76_978659231695"/>
      <w:bookmarkEnd w:id="1668"/>
      <w:bookmarkEnd w:id="1669"/>
      <w:bookmarkEnd w:id="1670"/>
      <w:bookmarkEnd w:id="1671"/>
      <w:bookmarkEnd w:id="1672"/>
      <w:bookmarkEnd w:id="1673"/>
      <w:r w:rsidRPr="00EA4029">
        <w:rPr>
          <w:lang w:val="en-CA"/>
        </w:rPr>
        <w:lastRenderedPageBreak/>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07A6E0E1" w:rsidR="00B43D07" w:rsidRDefault="00B43D07" w:rsidP="007F03F0">
      <w:pPr>
        <w:rPr>
          <w:lang w:val="en-CA"/>
        </w:rPr>
      </w:pPr>
      <w:r>
        <w:rPr>
          <w:lang w:val="en-CA"/>
        </w:rPr>
        <w:t>The reportingDate (</w:t>
      </w:r>
      <w:del w:id="1674" w:author="Eric Boisvert" w:date="2016-01-24T13:31:00Z">
        <w:r w:rsidDel="00253146">
          <w:rPr>
            <w:lang w:val="en-CA"/>
          </w:rPr>
          <w:delText>swe:Quantity</w:delText>
        </w:r>
      </w:del>
      <w:ins w:id="1675"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4AFA95A" w:rsidR="000841A4" w:rsidRDefault="000841A4" w:rsidP="007F03F0">
      <w:pPr>
        <w:rPr>
          <w:lang w:val="en-CA"/>
        </w:rPr>
      </w:pPr>
      <w:r>
        <w:rPr>
          <w:lang w:val="en-CA"/>
        </w:rPr>
        <w:t>The olderBoundDate (</w:t>
      </w:r>
      <w:del w:id="1676" w:author="Eric Boisvert" w:date="2016-01-24T13:31:00Z">
        <w:r w:rsidDel="00253146">
          <w:rPr>
            <w:lang w:val="en-CA"/>
          </w:rPr>
          <w:delText>swe:Quantity</w:delText>
        </w:r>
      </w:del>
      <w:ins w:id="1677" w:author="Eric Boisvert" w:date="2016-01-24T13:31:00Z">
        <w:r w:rsidR="00253146">
          <w:rPr>
            <w:lang w:val="en-CA"/>
          </w:rPr>
          <w:t>SWE::Quantity</w:t>
        </w:r>
      </w:ins>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7EC303FC" w:rsidR="000841A4" w:rsidRDefault="000841A4" w:rsidP="007F03F0">
      <w:pPr>
        <w:rPr>
          <w:lang w:val="en-CA"/>
        </w:rPr>
      </w:pPr>
      <w:r>
        <w:rPr>
          <w:lang w:val="en-CA"/>
        </w:rPr>
        <w:t>The youngerBoundData (</w:t>
      </w:r>
      <w:del w:id="1678" w:author="Eric Boisvert" w:date="2016-01-24T13:31:00Z">
        <w:r w:rsidDel="00253146">
          <w:rPr>
            <w:lang w:val="en-CA"/>
          </w:rPr>
          <w:delText>swe:Quantity</w:delText>
        </w:r>
      </w:del>
      <w:ins w:id="1679" w:author="Eric Boisvert" w:date="2016-01-24T13:31:00Z">
        <w:r w:rsidR="00253146">
          <w:rPr>
            <w:lang w:val="en-CA"/>
          </w:rPr>
          <w:t>SWE::Quantity</w:t>
        </w:r>
      </w:ins>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1680" w:name="BKM_6B9E4BC3_EF2C_43B8_97EF_B6AD57F690A4"/>
      <w:bookmarkStart w:id="1681" w:name="BKM_2ED006FF_62EF_4E32_BE1A_054C3322F7C1"/>
      <w:bookmarkStart w:id="1682" w:name="BKM_BE4D4818_8828_40DD_8E59_5906619F59A7"/>
      <w:bookmarkStart w:id="1683" w:name="_Toc439943465"/>
      <w:bookmarkEnd w:id="1680"/>
      <w:bookmarkEnd w:id="1681"/>
      <w:bookmarkEnd w:id="1682"/>
      <w:r>
        <w:t>Geologic Structure</w:t>
      </w:r>
      <w:bookmarkEnd w:id="1683"/>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1684"/>
      <w:r w:rsidRPr="00CF6174">
        <w:t xml:space="preserve">inhomogeneities </w:t>
      </w:r>
      <w:commentRangeEnd w:id="1684"/>
      <w:r>
        <w:rPr>
          <w:rStyle w:val="CommentReference"/>
        </w:rPr>
        <w:commentReference w:id="1684"/>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19576D" w:rsidP="00415CBF">
      <w:pPr>
        <w:keepNext/>
      </w:pPr>
      <w:r>
        <w:rPr>
          <w:noProof/>
          <w:lang w:val="en-CA" w:eastAsia="en-CA"/>
        </w:rPr>
        <w:lastRenderedPageBreak/>
        <w:pict w14:anchorId="102324F8">
          <v:shape id="Picture 26" o:spid="_x0000_i1046" type="#_x0000_t75" style="width:433.05pt;height:263.8pt;visibility:visible;mso-wrap-style:square">
            <v:imagedata r:id="rId34"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685" w:author="Eric Boisvert" w:date="2016-01-19T19:09:00Z">
        <w:r w:rsidR="00302FB5">
          <w:rPr>
            <w:noProof/>
          </w:rPr>
          <w:t>23</w:t>
        </w:r>
      </w:ins>
      <w:del w:id="1686"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1687" w:name="_Ref440800034"/>
      <w:r>
        <w:t>GeologicStructure</w:t>
      </w:r>
      <w:bookmarkEnd w:id="1687"/>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t>8.5</w:t>
      </w:r>
      <w:r>
        <w:fldChar w:fldCharType="end"/>
      </w:r>
      <w:r>
        <w:t>)</w:t>
      </w:r>
      <w:r w:rsidR="008B7091">
        <w:t xml:space="preserve"> is used to associate penetrative GeologicStructures with GeologicUnits.</w:t>
      </w:r>
      <w:r w:rsidR="00F011FC">
        <w:t xml:space="preserve">  GeoSciML Basic only </w:t>
      </w:r>
      <w:proofErr w:type="gramStart"/>
      <w:r w:rsidR="00F011FC">
        <w:t>provide</w:t>
      </w:r>
      <w:proofErr w:type="gramEnd"/>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11FC">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1688"/>
      <w:r>
        <w:t>Bedding measured as discrete surfaces in the case that those are the feature of interest (e.g. individual cross set surfaces for paleocurrent analysis) should be represented here.</w:t>
      </w:r>
      <w:commentRangeEnd w:id="1688"/>
      <w:r w:rsidR="005D6D19">
        <w:rPr>
          <w:rStyle w:val="CommentReference"/>
        </w:rPr>
        <w:commentReference w:id="1688"/>
      </w:r>
    </w:p>
    <w:p w14:paraId="0051FF29" w14:textId="702F013C" w:rsidR="008B7091" w:rsidRDefault="0019576D" w:rsidP="008B7091">
      <w:pPr>
        <w:keepNext/>
      </w:pPr>
      <w:r>
        <w:rPr>
          <w:noProof/>
          <w:lang w:val="en-CA" w:eastAsia="en-CA"/>
        </w:rPr>
        <w:lastRenderedPageBreak/>
        <w:pict w14:anchorId="7B25B21D">
          <v:shape id="Picture 23" o:spid="_x0000_i1047" type="#_x0000_t75" style="width:319.15pt;height:344.4pt;visibility:visible;mso-wrap-style:square">
            <v:imagedata r:id="rId35"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689" w:author="Eric Boisvert" w:date="2016-01-19T19:09:00Z">
        <w:r w:rsidR="00302FB5">
          <w:rPr>
            <w:noProof/>
          </w:rPr>
          <w:t>24</w:t>
        </w:r>
      </w:ins>
      <w:del w:id="1690"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1691" w:name="BKM_1A59C48F_A7B9_4BDC_B008_53504A772FCF"/>
      <w:bookmarkEnd w:id="1691"/>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1692" w:name="BKM_F722D1E4_88A1_4807_BB66_32AB9BD44381"/>
      <w:bookmarkEnd w:id="1692"/>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1693"/>
      <w:r w:rsidRPr="008B7091">
        <w:t xml:space="preserve">GeologicStructure </w:t>
      </w:r>
      <w:commentRangeEnd w:id="1693"/>
      <w:r w:rsidR="005D6D19">
        <w:rPr>
          <w:rStyle w:val="CommentReference"/>
        </w:rPr>
        <w:commentReference w:id="1693"/>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19576D" w:rsidP="008B7091">
      <w:pPr>
        <w:keepNext/>
      </w:pPr>
      <w:r>
        <w:rPr>
          <w:noProof/>
          <w:lang w:val="en-CA" w:eastAsia="en-CA"/>
        </w:rPr>
        <w:pict w14:anchorId="14420536">
          <v:shape id="Picture 24" o:spid="_x0000_i1048" type="#_x0000_t75" style="width:342.25pt;height:360.55pt;visibility:visible;mso-wrap-style:square">
            <v:imagedata r:id="rId36"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694" w:author="Eric Boisvert" w:date="2016-01-19T19:09:00Z">
        <w:r w:rsidR="00302FB5">
          <w:rPr>
            <w:noProof/>
          </w:rPr>
          <w:t>25</w:t>
        </w:r>
      </w:ins>
      <w:del w:id="1695"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265F1A5F"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lastRenderedPageBreak/>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1696" w:name="BKM_1562D6E5_754D_41F1_8BCA_821E81C1C77B"/>
      <w:bookmarkStart w:id="1697" w:name="BKM_2577AA17_B965_493F_8575_D32112AD8348"/>
      <w:bookmarkEnd w:id="1696"/>
      <w:bookmarkEnd w:id="1697"/>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proofErr w:type="gramStart"/>
      <w:r w:rsidR="00F011FC">
        <w:t xml:space="preserve">) </w:t>
      </w:r>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19576D" w:rsidP="00415CBF">
      <w:pPr>
        <w:keepNext/>
      </w:pPr>
      <w:r>
        <w:rPr>
          <w:noProof/>
          <w:lang w:val="en-CA" w:eastAsia="en-CA"/>
        </w:rPr>
        <w:pict w14:anchorId="063E3F96">
          <v:shape id="Picture 25" o:spid="_x0000_i1049" type="#_x0000_t75" style="width:321.3pt;height:337.45pt;visibility:visible;mso-wrap-style:square">
            <v:imagedata r:id="rId37"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698" w:author="Eric Boisvert" w:date="2016-01-19T19:09:00Z">
        <w:r w:rsidR="00302FB5">
          <w:rPr>
            <w:noProof/>
          </w:rPr>
          <w:t>26</w:t>
        </w:r>
      </w:ins>
      <w:del w:id="1699"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1700" w:name="BKM_22F72D69_6FF6_4012_89A7_3FFAC0091563"/>
      <w:bookmarkEnd w:id="1700"/>
      <w:proofErr w:type="gramStart"/>
      <w:r w:rsidRPr="00F011FC">
        <w:rPr>
          <w:lang w:val="en-CA"/>
        </w:rPr>
        <w:lastRenderedPageBreak/>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proofErr w:type="gramStart"/>
      <w:r w:rsidRPr="00624F7C">
        <w:rPr>
          <w:lang w:val="en-CA"/>
        </w:rPr>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1701" w:name="BKM_D602E51F_1A69_4732_803D_A550C06800AD"/>
      <w:bookmarkStart w:id="1702" w:name="_Ref440799060"/>
      <w:bookmarkEnd w:id="1701"/>
      <w:r>
        <w:t>ShearDisplacementStructure</w:t>
      </w:r>
      <w:bookmarkEnd w:id="1702"/>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proofErr w:type="gramStart"/>
      <w:r w:rsidR="004631F8">
        <w:t xml:space="preserve">is </w:t>
      </w:r>
      <w:r>
        <w:t xml:space="preserve"> ‘</w:t>
      </w:r>
      <w:r w:rsidRPr="00415CBF">
        <w:t>DeformationUnit</w:t>
      </w:r>
      <w:r>
        <w:t>’</w:t>
      </w:r>
      <w:proofErr w:type="gramEnd"/>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631F8">
        <w:t>8.5.1.1</w:t>
      </w:r>
      <w:r w:rsidR="004631F8">
        <w:fldChar w:fldCharType="end"/>
      </w:r>
      <w:r w:rsidR="004631F8">
        <w:t>)</w:t>
      </w:r>
      <w:r w:rsidR="00624F7C">
        <w:t>.</w:t>
      </w:r>
    </w:p>
    <w:p w14:paraId="6E425B04" w14:textId="0FAC8E1A" w:rsidR="00415CBF" w:rsidRDefault="0019576D" w:rsidP="00415CBF">
      <w:pPr>
        <w:keepNext/>
      </w:pPr>
      <w:r>
        <w:rPr>
          <w:noProof/>
          <w:lang w:val="en-CA" w:eastAsia="en-CA"/>
        </w:rPr>
        <w:lastRenderedPageBreak/>
        <w:pict w14:anchorId="485212EB">
          <v:shape id="Picture 27" o:spid="_x0000_i1050" type="#_x0000_t75" style="width:312.2pt;height:339.6pt;visibility:visible;mso-wrap-style:square">
            <v:imagedata r:id="rId38"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703" w:author="Eric Boisvert" w:date="2016-01-19T19:09:00Z">
        <w:r w:rsidR="00302FB5">
          <w:rPr>
            <w:noProof/>
          </w:rPr>
          <w:t>27</w:t>
        </w:r>
      </w:ins>
      <w:del w:id="1704"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1705" w:name="BKM_2C0BAC72_25F4_4403_B6F3_8CD29CC45162"/>
      <w:bookmarkEnd w:id="1705"/>
    </w:p>
    <w:p w14:paraId="2DF78B31" w14:textId="7F6BAD5C" w:rsidR="000427E6" w:rsidRDefault="000427E6" w:rsidP="007F03F0">
      <w:pPr>
        <w:pStyle w:val="Heading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1706" w:name="BKM_6D164D9B_00C6_4467_A49F_201E1DB05D3E"/>
      <w:bookmarkStart w:id="1707" w:name="_Toc439943466"/>
      <w:bookmarkEnd w:id="1706"/>
      <w:r>
        <w:t>Geomorphology</w:t>
      </w:r>
      <w:bookmarkEnd w:id="1707"/>
    </w:p>
    <w:p w14:paraId="54B0C7D1" w14:textId="77777777" w:rsidR="00FB057B" w:rsidRDefault="00FB057B" w:rsidP="00415CBF"/>
    <w:p w14:paraId="07C9989B" w14:textId="2030C952" w:rsidR="008E711C" w:rsidRDefault="00FB057B" w:rsidP="00415CBF">
      <w:r w:rsidRPr="00FB057B">
        <w:lastRenderedPageBreak/>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51EBD537" w:rsidR="00FB057B" w:rsidRDefault="0019576D" w:rsidP="00FB057B">
      <w:pPr>
        <w:keepNext/>
      </w:pPr>
      <w:ins w:id="1708" w:author="Eric Boisvert" w:date="2016-02-01T05:10:00Z">
        <w:r w:rsidRPr="0019576D">
          <w:rPr>
            <w:noProof/>
            <w:lang w:val="en-CA" w:eastAsia="en-CA"/>
          </w:rPr>
          <w:pict w14:anchorId="3C9AC551">
            <v:shape id="_x0000_i1126" type="#_x0000_t75" style="width:431.45pt;height:298.2pt">
              <v:imagedata r:id="rId39" o:title=""/>
            </v:shape>
          </w:pict>
        </w:r>
      </w:ins>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1709" w:author="Eric Boisvert" w:date="2016-01-19T19:09:00Z">
        <w:r w:rsidR="00302FB5">
          <w:rPr>
            <w:noProof/>
          </w:rPr>
          <w:t>28</w:t>
        </w:r>
      </w:ins>
      <w:del w:id="1710"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3FFC55D0" w:rsidR="00C01850" w:rsidRDefault="0019576D" w:rsidP="007F03F0">
      <w:pPr>
        <w:keepNext/>
      </w:pPr>
      <w:r w:rsidRPr="0019576D">
        <w:lastRenderedPageBreak/>
        <w:pict w14:anchorId="5A6095A9">
          <v:shape id="_x0000_i1127" type="#_x0000_t75" style="width:431.45pt;height:206.85pt">
            <v:imagedata r:id="rId40" o:title=""/>
          </v:shape>
        </w:pict>
      </w:r>
    </w:p>
    <w:p w14:paraId="0745F577" w14:textId="3B4848E9" w:rsidR="00ED4EA5" w:rsidRDefault="00C01850" w:rsidP="007F03F0">
      <w:pPr>
        <w:pStyle w:val="Caption"/>
      </w:pPr>
      <w:bookmarkStart w:id="1711" w:name="_Ref440194521"/>
      <w:r>
        <w:t xml:space="preserve">Figure </w:t>
      </w:r>
      <w:r>
        <w:fldChar w:fldCharType="begin"/>
      </w:r>
      <w:r>
        <w:instrText xml:space="preserve"> SEQ Figure \* ARABIC </w:instrText>
      </w:r>
      <w:r>
        <w:fldChar w:fldCharType="separate"/>
      </w:r>
      <w:ins w:id="1712" w:author="Eric Boisvert" w:date="2016-01-19T19:09:00Z">
        <w:r w:rsidR="00302FB5">
          <w:rPr>
            <w:noProof/>
          </w:rPr>
          <w:t>29</w:t>
        </w:r>
      </w:ins>
      <w:del w:id="1713" w:author="Eric Boisvert" w:date="2016-01-16T17:26:00Z">
        <w:r w:rsidR="0043586C" w:rsidDel="00230CDE">
          <w:rPr>
            <w:noProof/>
          </w:rPr>
          <w:delText>28</w:delText>
        </w:r>
      </w:del>
      <w:r>
        <w:fldChar w:fldCharType="end"/>
      </w:r>
      <w:bookmarkEnd w:id="1711"/>
      <w:r>
        <w:t xml:space="preserve"> </w:t>
      </w:r>
      <w:proofErr w:type="gramStart"/>
      <w:r>
        <w:t>Partial</w:t>
      </w:r>
      <w:proofErr w:type="gramEnd"/>
      <w:r>
        <w:t xml:space="preserve">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r>
        <w:t xml:space="preserve">Figure </w:t>
      </w:r>
      <w:r>
        <w:rPr>
          <w:noProof/>
        </w:rPr>
        <w:t>28</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C2A3388" w14:textId="77777777" w:rsidR="003D6337" w:rsidRPr="003D6337" w:rsidRDefault="003D6337"/>
    <w:p w14:paraId="19689FAF" w14:textId="30432D36" w:rsidR="003D6337" w:rsidRDefault="003D6337" w:rsidP="00FB057B">
      <w:r>
        <w:lastRenderedPageBreak/>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1714" w:name="BKM_4E3AD03A_F983_4BE7_BAD7_D46FA41454DA"/>
      <w:bookmarkEnd w:id="1714"/>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1715" w:name="BKM_D58E407D_6BD7_451C_AC84_ED75498146C5"/>
      <w:bookmarkStart w:id="1716" w:name="BKM_60D7A041_DA67_4836_A9CF_067E59A5AD76"/>
      <w:bookmarkEnd w:id="1715"/>
      <w:bookmarkEnd w:id="1716"/>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proofErr w:type="gramStart"/>
      <w:r w:rsidRPr="00E1402F">
        <w:t>For example, dredged channel, midden, open pit</w:t>
      </w:r>
      <w:r w:rsidR="00F829B5">
        <w:t xml:space="preserve"> or</w:t>
      </w:r>
      <w:r w:rsidRPr="00E1402F">
        <w:t xml:space="preserve"> reclaimed land.</w:t>
      </w:r>
      <w:proofErr w:type="gramEnd"/>
    </w:p>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1717" w:name="BKM_226E2406_CB91_4741_B565_53E336A2E054"/>
      <w:bookmarkStart w:id="1718" w:name="BKM_FB2680F3_627E_464F_82B9_677F1AC277D7"/>
      <w:bookmarkStart w:id="1719" w:name="_Toc439943467"/>
      <w:bookmarkEnd w:id="1717"/>
      <w:bookmarkEnd w:id="1718"/>
      <w:r>
        <w:rPr>
          <w:lang w:val="en-CA"/>
        </w:rPr>
        <w:t>Collection</w:t>
      </w:r>
      <w:bookmarkEnd w:id="1719"/>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19576D" w:rsidP="00390DF7">
      <w:pPr>
        <w:keepNext/>
      </w:pPr>
      <w:r>
        <w:rPr>
          <w:noProof/>
          <w:lang w:val="en-CA" w:eastAsia="en-CA"/>
        </w:rPr>
        <w:lastRenderedPageBreak/>
        <w:pict w14:anchorId="2908CF57">
          <v:shape id="Picture 494" o:spid="_x0000_i1051" type="#_x0000_t75" style="width:6in;height:386.35pt;visibility:visible;mso-wrap-style:square">
            <v:imagedata r:id="rId41" o:title=""/>
          </v:shape>
        </w:pict>
      </w:r>
    </w:p>
    <w:p w14:paraId="16086824" w14:textId="626C7EBC" w:rsidR="00390DF7" w:rsidRDefault="00390DF7" w:rsidP="00390DF7">
      <w:pPr>
        <w:pStyle w:val="Caption"/>
      </w:pPr>
      <w:bookmarkStart w:id="1720" w:name="_Ref432749513"/>
      <w:r>
        <w:t xml:space="preserve">Figure </w:t>
      </w:r>
      <w:r w:rsidR="00673E83">
        <w:fldChar w:fldCharType="begin"/>
      </w:r>
      <w:r w:rsidR="00673E83">
        <w:instrText xml:space="preserve"> SEQ Figure \* ARABIC </w:instrText>
      </w:r>
      <w:r w:rsidR="00673E83">
        <w:fldChar w:fldCharType="separate"/>
      </w:r>
      <w:ins w:id="1721" w:author="Eric Boisvert" w:date="2016-01-19T19:09:00Z">
        <w:r w:rsidR="00302FB5">
          <w:rPr>
            <w:noProof/>
          </w:rPr>
          <w:t>30</w:t>
        </w:r>
      </w:ins>
      <w:del w:id="1722" w:author="Eric Boisvert" w:date="2016-01-16T17:26:00Z">
        <w:r w:rsidR="0043586C" w:rsidDel="00230CDE">
          <w:rPr>
            <w:noProof/>
          </w:rPr>
          <w:delText>29</w:delText>
        </w:r>
      </w:del>
      <w:r w:rsidR="00673E83">
        <w:rPr>
          <w:noProof/>
        </w:rPr>
        <w:fldChar w:fldCharType="end"/>
      </w:r>
      <w:bookmarkEnd w:id="1720"/>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bookmarkStart w:id="1723" w:name="_GoBack"/>
      <w:bookmarkEnd w:id="1723"/>
      <w:del w:id="1724"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1725"/>
      <w:r>
        <w:t>The collectionType</w:t>
      </w:r>
      <w:proofErr w:type="gramStart"/>
      <w:r>
        <w:t>:CollectionTypeTerm</w:t>
      </w:r>
      <w:proofErr w:type="gramEnd"/>
      <w:r>
        <w:t xml:space="preserve"> property shall be a term from a controlled vocabulary describing th</w:t>
      </w:r>
      <w:r w:rsidR="003B49DD">
        <w:t>e type of collection.</w:t>
      </w:r>
      <w:commentRangeEnd w:id="1725"/>
      <w:r w:rsidR="003B49DD">
        <w:rPr>
          <w:rStyle w:val="CommentReference"/>
        </w:rPr>
        <w:commentReference w:id="1725"/>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550674F7" w:rsidR="00390DF7" w:rsidRDefault="00390DF7" w:rsidP="00390DF7">
      <w:r>
        <w:t>GSML</w:t>
      </w:r>
      <w:r w:rsidR="00C800D0">
        <w:t>Item</w:t>
      </w:r>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xml:space="preserve">) constrains the collection members to instances of EarthMaterial, GeologicFeature, GM_Object, MappedFeature, AbstractFeatureRelation and </w:t>
      </w:r>
      <w:ins w:id="1726" w:author="Eric Boisvert" w:date="2016-01-24T13:33:00Z">
        <w:r w:rsidR="0099305B">
          <w:t>OM::</w:t>
        </w:r>
      </w:ins>
      <w:r>
        <w:t>SF_SamplingFeature.  It is important to note that the &lt;&lt;Union&gt;&gt; stereotype can be encoded in two distinct ways</w:t>
      </w:r>
    </w:p>
    <w:p w14:paraId="44CBDCA1" w14:textId="60126FE3" w:rsidR="00390DF7" w:rsidRPr="00390DF7" w:rsidRDefault="00390DF7" w:rsidP="00292781">
      <w:pPr>
        <w:pStyle w:val="ListParagraph"/>
        <w:numPr>
          <w:ilvl w:val="0"/>
          <w:numId w:val="17"/>
        </w:numPr>
        <w:rPr>
          <w:lang w:val="en-CA"/>
        </w:rPr>
      </w:pPr>
      <w:r>
        <w:t>by materializing the GSMLItem  (as prescribed by ISO 19136 for example)</w:t>
      </w:r>
      <w:r>
        <w:br/>
      </w:r>
      <w:r>
        <w:br/>
      </w:r>
      <w:r w:rsidR="0019576D">
        <w:rPr>
          <w:noProof/>
          <w:lang w:val="en-CA" w:eastAsia="en-CA"/>
        </w:rPr>
        <w:pict w14:anchorId="469BCCD1">
          <v:shape id="_x0000_i1052" type="#_x0000_t75" style="width:332.6pt;height:48.35pt;visibility:visible;mso-wrap-style:square">
            <v:imagedata r:id="rId42"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1727"/>
      <w:r>
        <w:t xml:space="preserve">(as prescribed by </w:t>
      </w:r>
      <w:r w:rsidR="00241C7C">
        <w:t>GML 3.3</w:t>
      </w:r>
      <w:r>
        <w:t xml:space="preserve">) </w:t>
      </w:r>
      <w:r>
        <w:br/>
      </w:r>
      <w:commentRangeEnd w:id="1727"/>
      <w:r>
        <w:rPr>
          <w:rStyle w:val="CommentReference"/>
        </w:rPr>
        <w:commentReference w:id="1727"/>
      </w:r>
      <w:r>
        <w:br/>
      </w:r>
      <w:r w:rsidR="0019576D">
        <w:rPr>
          <w:rFonts w:ascii="Courier New" w:hAnsi="Courier New" w:cs="Courier New"/>
          <w:noProof/>
          <w:lang w:val="en-CA" w:eastAsia="en-CA"/>
        </w:rPr>
        <w:pict w14:anchorId="7623DFC3">
          <v:shape id="_x0000_i1053" type="#_x0000_t75" style="width:207.95pt;height:57.5pt;visibility:visible;mso-wrap-style:square">
            <v:imagedata r:id="rId43"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0BED7938" w14:textId="5DFA751C" w:rsidR="00C800D0" w:rsidRDefault="002D131D" w:rsidP="00390DF7">
      <w:pPr>
        <w:rPr>
          <w:lang w:val="en-CA"/>
        </w:rPr>
      </w:pPr>
      <w:r>
        <w:rPr>
          <w:lang w:val="en-CA"/>
        </w:rPr>
        <w:t>When using the first type of encoding, GSMLItem shall have only one property materialised for each instance of GeoSciML instance.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2570EB">
        <w:trPr>
          <w:cantSplit/>
        </w:trPr>
        <w:tc>
          <w:tcPr>
            <w:tcW w:w="4219" w:type="dxa"/>
            <w:tcBorders>
              <w:right w:val="nil"/>
            </w:tcBorders>
            <w:shd w:val="clear" w:color="auto" w:fill="auto"/>
          </w:tcPr>
          <w:p w14:paraId="7C682608" w14:textId="62A402B4" w:rsidR="002D131D" w:rsidRPr="00D12552" w:rsidRDefault="002D131D" w:rsidP="002D131D">
            <w:pPr>
              <w:pStyle w:val="Tabletext10"/>
              <w:rPr>
                <w:rStyle w:val="requri"/>
                <w:lang w:val="en-CA"/>
              </w:rPr>
            </w:pPr>
            <w:r>
              <w:rPr>
                <w:rStyle w:val="requri"/>
                <w:lang w:val="en-CA"/>
              </w:rPr>
              <w:t>/req/gsml4-basic</w:t>
            </w:r>
            <w:r w:rsidRPr="00D12552">
              <w:rPr>
                <w:rStyle w:val="requri"/>
                <w:lang w:val="en-CA"/>
              </w:rPr>
              <w:t>/</w:t>
            </w:r>
            <w:r>
              <w:rPr>
                <w:rStyle w:val="requri"/>
                <w:lang w:val="en-CA"/>
              </w:rPr>
              <w:t>collection-single-item</w:t>
            </w:r>
          </w:p>
        </w:tc>
        <w:tc>
          <w:tcPr>
            <w:tcW w:w="4678" w:type="dxa"/>
            <w:tcBorders>
              <w:left w:val="nil"/>
            </w:tcBorders>
            <w:shd w:val="clear" w:color="auto" w:fill="auto"/>
          </w:tcPr>
          <w:p w14:paraId="42880142" w14:textId="038CCC0B" w:rsidR="002D131D" w:rsidRPr="00D12552" w:rsidRDefault="002D131D" w:rsidP="002570EB">
            <w:pPr>
              <w:pStyle w:val="Tabletext10"/>
              <w:jc w:val="left"/>
              <w:rPr>
                <w:rStyle w:val="reqtext"/>
                <w:lang w:val="en-CA"/>
              </w:rPr>
            </w:pPr>
            <w:r>
              <w:rPr>
                <w:rStyle w:val="reqtext"/>
                <w:lang w:val="en-CA"/>
              </w:rPr>
              <w:t>GSMLItem instance SHALL have one and only one instance of a property.</w:t>
            </w:r>
          </w:p>
        </w:tc>
      </w:tr>
    </w:tbl>
    <w:p w14:paraId="3DED91AD" w14:textId="77777777" w:rsidR="002D131D" w:rsidRDefault="002D131D" w:rsidP="00390DF7">
      <w:pPr>
        <w:rPr>
          <w:lang w:val="en-CA"/>
        </w:rPr>
      </w:pPr>
    </w:p>
    <w:p w14:paraId="4B7C6D4E" w14:textId="19BC659F" w:rsidR="002D131D" w:rsidRDefault="002D131D" w:rsidP="00390DF7">
      <w:pPr>
        <w:rPr>
          <w:lang w:val="en-CA"/>
        </w:rPr>
      </w:pPr>
      <w:r>
        <w:rPr>
          <w:lang w:val="en-CA"/>
        </w:rPr>
        <w:t>Therefore, this example is</w:t>
      </w:r>
      <w:r w:rsidR="00292781">
        <w:rPr>
          <w:lang w:val="en-CA"/>
        </w:rPr>
        <w:t xml:space="preserve"> an</w:t>
      </w:r>
      <w:r>
        <w:rPr>
          <w:lang w:val="en-CA"/>
        </w:rPr>
        <w:t xml:space="preserve"> </w:t>
      </w:r>
      <w:r w:rsidRPr="007F03F0">
        <w:rPr>
          <w:b/>
          <w:lang w:val="en-CA"/>
        </w:rPr>
        <w:t>invalid</w:t>
      </w:r>
      <w:r w:rsidR="00292781" w:rsidRPr="007F03F0">
        <w:rPr>
          <w:lang w:val="en-CA"/>
        </w:rPr>
        <w:t xml:space="preserve"> encoding of the first type.</w:t>
      </w:r>
    </w:p>
    <w:p w14:paraId="3671EED9" w14:textId="77777777" w:rsidR="00292781" w:rsidRDefault="0019576D" w:rsidP="007F03F0">
      <w:pPr>
        <w:keepNext/>
      </w:pPr>
      <w:r>
        <w:rPr>
          <w:noProof/>
          <w:lang w:val="en-CA" w:eastAsia="en-CA"/>
        </w:rPr>
        <w:pict w14:anchorId="3020419B">
          <v:shape id="_x0000_i1054" type="#_x0000_t75" style="width:370.75pt;height:116.05pt;visibility:visible;mso-wrap-style:square">
            <v:imagedata r:id="rId44" o:title=""/>
          </v:shape>
        </w:pict>
      </w:r>
    </w:p>
    <w:p w14:paraId="7F7A22B9" w14:textId="7631B9CF" w:rsidR="002D131D" w:rsidRDefault="00292781" w:rsidP="007F03F0">
      <w:pPr>
        <w:pStyle w:val="Caption"/>
        <w:rPr>
          <w:lang w:val="en-CA"/>
        </w:rPr>
      </w:pPr>
      <w:r>
        <w:t xml:space="preserve">Figure </w:t>
      </w:r>
      <w:r>
        <w:fldChar w:fldCharType="begin"/>
      </w:r>
      <w:r>
        <w:instrText xml:space="preserve"> SEQ Figure \* ARABIC </w:instrText>
      </w:r>
      <w:r>
        <w:fldChar w:fldCharType="separate"/>
      </w:r>
      <w:ins w:id="1728" w:author="Eric Boisvert" w:date="2016-01-19T19:09:00Z">
        <w:r w:rsidR="00302FB5">
          <w:rPr>
            <w:noProof/>
          </w:rPr>
          <w:t>31</w:t>
        </w:r>
      </w:ins>
      <w:del w:id="1729" w:author="Eric Boisvert" w:date="2016-01-16T17:26:00Z">
        <w:r w:rsidR="0043586C" w:rsidDel="00230CDE">
          <w:rPr>
            <w:noProof/>
          </w:rPr>
          <w:delText>30</w:delText>
        </w:r>
      </w:del>
      <w:r>
        <w:fldChar w:fldCharType="end"/>
      </w:r>
      <w:r>
        <w:t xml:space="preserve"> Incorrect encoding of a collection of a RockMaterial and a GeologicUnit by instanciating more that one property of GSMLItem</w:t>
      </w:r>
    </w:p>
    <w:p w14:paraId="7C4A91FB" w14:textId="6A4EC3AF" w:rsidR="00657E64" w:rsidRDefault="00292781" w:rsidP="00241C7C">
      <w:pPr>
        <w:spacing w:after="0"/>
        <w:rPr>
          <w:lang w:val="en-CA"/>
        </w:rPr>
      </w:pPr>
      <w:r>
        <w:rPr>
          <w:lang w:val="en-CA"/>
        </w:rPr>
        <w:t>The correct encoding is</w:t>
      </w:r>
    </w:p>
    <w:p w14:paraId="49EB7E08" w14:textId="77777777" w:rsidR="00292781" w:rsidRDefault="00292781" w:rsidP="00241C7C">
      <w:pPr>
        <w:spacing w:after="0"/>
        <w:rPr>
          <w:lang w:val="en-CA"/>
        </w:rPr>
      </w:pPr>
    </w:p>
    <w:p w14:paraId="2C9DCA87" w14:textId="77777777" w:rsidR="00292781" w:rsidRDefault="0019576D" w:rsidP="007F03F0">
      <w:pPr>
        <w:keepNext/>
        <w:spacing w:after="0"/>
      </w:pPr>
      <w:r>
        <w:rPr>
          <w:noProof/>
          <w:lang w:val="en-CA" w:eastAsia="en-CA"/>
        </w:rPr>
        <w:lastRenderedPageBreak/>
        <w:pict w14:anchorId="08443CB8">
          <v:shape id="_x0000_i1055" type="#_x0000_t75" style="width:378.8pt;height:135.4pt;visibility:visible;mso-wrap-style:square">
            <v:imagedata r:id="rId45" o:title=""/>
          </v:shape>
        </w:pict>
      </w:r>
    </w:p>
    <w:p w14:paraId="6AB5F50D" w14:textId="74C5409B" w:rsidR="00292781" w:rsidRDefault="00292781" w:rsidP="007F03F0">
      <w:pPr>
        <w:pStyle w:val="Caption"/>
      </w:pPr>
      <w:r>
        <w:t xml:space="preserve">Figure </w:t>
      </w:r>
      <w:r>
        <w:fldChar w:fldCharType="begin"/>
      </w:r>
      <w:r>
        <w:instrText xml:space="preserve"> SEQ Figure \* ARABIC </w:instrText>
      </w:r>
      <w:r>
        <w:fldChar w:fldCharType="separate"/>
      </w:r>
      <w:ins w:id="1730" w:author="Eric Boisvert" w:date="2016-01-19T19:09:00Z">
        <w:r w:rsidR="00302FB5">
          <w:rPr>
            <w:noProof/>
          </w:rPr>
          <w:t>32</w:t>
        </w:r>
      </w:ins>
      <w:del w:id="1731" w:author="Eric Boisvert" w:date="2016-01-16T17:26:00Z">
        <w:r w:rsidR="0043586C" w:rsidDel="00230CDE">
          <w:rPr>
            <w:noProof/>
          </w:rPr>
          <w:delText>31</w:delText>
        </w:r>
      </w:del>
      <w:r>
        <w:fldChar w:fldCharType="end"/>
      </w:r>
      <w:r>
        <w:t xml:space="preserve"> </w:t>
      </w:r>
      <w:proofErr w:type="gramStart"/>
      <w:r>
        <w:t>Correct</w:t>
      </w:r>
      <w:proofErr w:type="gramEnd"/>
      <w:r>
        <w:t xml:space="preserve"> encoding of a collection of a RockMaterial and a GeologicUnit by creating an instance of GSMLItem for each member of the collection</w:t>
      </w:r>
    </w:p>
    <w:p w14:paraId="6B933B62" w14:textId="7C21AA32" w:rsidR="00292781" w:rsidRDefault="00292781" w:rsidP="007F03F0">
      <w:r>
        <w:fldChar w:fldCharType="begin"/>
      </w:r>
      <w:r>
        <w:instrText xml:space="preserve"> REF _Ref440205961 \h </w:instrText>
      </w:r>
      <w:r>
        <w:fldChar w:fldCharType="separate"/>
      </w:r>
      <w:r>
        <w:t xml:space="preserve">Table </w:t>
      </w:r>
      <w:r>
        <w:rPr>
          <w:noProof/>
        </w:rPr>
        <w:t>3</w:t>
      </w:r>
      <w:r>
        <w:t xml:space="preserve"> GSMLItem property</w:t>
      </w:r>
      <w:r>
        <w:fldChar w:fldCharType="end"/>
      </w:r>
      <w:r>
        <w:t xml:space="preserve"> describes the each of the GSMLItem properties</w:t>
      </w:r>
    </w:p>
    <w:p w14:paraId="0ACFC2A5" w14:textId="7BE044CF" w:rsidR="00292781" w:rsidRDefault="00292781" w:rsidP="007F03F0">
      <w:pPr>
        <w:pStyle w:val="Caption"/>
        <w:keepNext/>
      </w:pPr>
      <w:bookmarkStart w:id="1732" w:name="_Ref440205961"/>
      <w:r>
        <w:t xml:space="preserve">Table </w:t>
      </w:r>
      <w:ins w:id="1733" w:author="Eric Boisvert" w:date="2016-01-24T14:33:00Z">
        <w:r w:rsidR="007F17CE">
          <w:fldChar w:fldCharType="begin"/>
        </w:r>
        <w:r w:rsidR="007F17CE">
          <w:instrText xml:space="preserve"> SEQ Table \* ARABIC </w:instrText>
        </w:r>
      </w:ins>
      <w:r w:rsidR="007F17CE">
        <w:fldChar w:fldCharType="separate"/>
      </w:r>
      <w:ins w:id="1734" w:author="Eric Boisvert" w:date="2016-01-24T14:33:00Z">
        <w:r w:rsidR="007F17CE">
          <w:rPr>
            <w:noProof/>
          </w:rPr>
          <w:t>3</w:t>
        </w:r>
        <w:r w:rsidR="007F17CE">
          <w:fldChar w:fldCharType="end"/>
        </w:r>
      </w:ins>
      <w:del w:id="1735"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1732"/>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1736" w:name="_Toc439943468"/>
      <w:r>
        <w:rPr>
          <w:lang w:val="en-CA"/>
        </w:rPr>
        <w:t>GeoSciML Data Types</w:t>
      </w:r>
      <w:bookmarkEnd w:id="1736"/>
    </w:p>
    <w:p w14:paraId="519F32B6" w14:textId="77777777" w:rsidR="00657E64" w:rsidRDefault="00657E64" w:rsidP="00657E64">
      <w:pPr>
        <w:rPr>
          <w:lang w:val="en-CA"/>
        </w:rPr>
      </w:pPr>
    </w:p>
    <w:p w14:paraId="636940E3" w14:textId="42203216"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 xml:space="preserve">An additional GSML_QuantityRange class extends </w:t>
      </w:r>
      <w:del w:id="1737" w:author="Eric Boisvert" w:date="2016-01-24T13:31:00Z">
        <w:r w:rsidRPr="00C034E3" w:rsidDel="00253146">
          <w:rPr>
            <w:lang w:val="en-CA"/>
          </w:rPr>
          <w:delText>swe:Quantity</w:delText>
        </w:r>
      </w:del>
      <w:ins w:id="1738" w:author="Eric Boisvert" w:date="2016-01-24T13:31:00Z">
        <w:r w:rsidR="00253146">
          <w:rPr>
            <w:lang w:val="en-CA"/>
          </w:rPr>
          <w:t>SWE::Quantity</w:t>
        </w:r>
      </w:ins>
      <w:r w:rsidRPr="00C034E3">
        <w:rPr>
          <w:lang w:val="en-CA"/>
        </w:rPr>
        <w:t>Range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19576D" w:rsidP="00657E64">
      <w:pPr>
        <w:keepNext/>
      </w:pPr>
      <w:r>
        <w:rPr>
          <w:noProof/>
          <w:lang w:val="en-CA" w:eastAsia="en-CA"/>
        </w:rPr>
        <w:pict w14:anchorId="74C7BFF3">
          <v:shape id="Image 19" o:spid="_x0000_i1056" type="#_x0000_t75" style="width:6in;height:493.25pt;visibility:visible;mso-wrap-style:square">
            <v:imagedata r:id="rId46"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1739" w:author="Eric Boisvert" w:date="2016-01-19T19:09:00Z">
        <w:r w:rsidR="00302FB5">
          <w:rPr>
            <w:noProof/>
          </w:rPr>
          <w:t>33</w:t>
        </w:r>
      </w:ins>
      <w:del w:id="1740"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lastRenderedPageBreak/>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p>
    <w:p w14:paraId="2E0FD80D" w14:textId="56B7D24D" w:rsidR="00657E64" w:rsidRDefault="002570EB" w:rsidP="007F03F0">
      <w:pPr>
        <w:pStyle w:val="Heading5"/>
        <w:rPr>
          <w:lang w:val="en-CA"/>
        </w:rPr>
      </w:pPr>
      <w:proofErr w:type="gramStart"/>
      <w:r w:rsidRPr="00D970E9">
        <w:rPr>
          <w:lang w:val="en-CA"/>
        </w:rPr>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3C577D18" w:rsidR="002570EB" w:rsidRDefault="002570EB" w:rsidP="007F03F0">
      <w:pPr>
        <w:rPr>
          <w:lang w:val="en-CA"/>
        </w:rPr>
      </w:pPr>
      <w:r>
        <w:rPr>
          <w:lang w:val="en-CA"/>
        </w:rPr>
        <w:t>The descriptionOrientation</w:t>
      </w:r>
      <w:del w:id="1741" w:author="Eric Boisvert" w:date="2016-01-24T13:30:00Z">
        <w:r w:rsidDel="00253146">
          <w:rPr>
            <w:lang w:val="en-CA"/>
          </w:rPr>
          <w:delText>:CharacterString</w:delText>
        </w:r>
      </w:del>
      <w:proofErr w:type="gramStart"/>
      <w:ins w:id="1742"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1743"/>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1743"/>
      <w:r>
        <w:rPr>
          <w:rStyle w:val="CommentReference"/>
        </w:rPr>
        <w:commentReference w:id="1743"/>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p>
    <w:p w14:paraId="6ACF1A83" w14:textId="5A61EC2B" w:rsidR="002570EB" w:rsidRDefault="002570EB" w:rsidP="007F03F0">
      <w:pPr>
        <w:pStyle w:val="Heading5"/>
        <w:rPr>
          <w:lang w:val="en-CA"/>
        </w:rPr>
      </w:pPr>
      <w:bookmarkStart w:id="1744" w:name="_Ref440279067"/>
      <w:proofErr w:type="gramStart"/>
      <w:r>
        <w:rPr>
          <w:lang w:val="en-CA"/>
        </w:rPr>
        <w:t>c</w:t>
      </w:r>
      <w:r w:rsidRPr="00D970E9">
        <w:rPr>
          <w:lang w:val="en-CA"/>
        </w:rPr>
        <w:t>onvention</w:t>
      </w:r>
      <w:bookmarkEnd w:id="1744"/>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54CA83C4" w:rsidR="00245451" w:rsidRDefault="00245451">
      <w:pPr>
        <w:rPr>
          <w:lang w:val="en-CA"/>
        </w:rPr>
      </w:pPr>
      <w:r w:rsidRPr="00245451">
        <w:rPr>
          <w:lang w:val="en-CA"/>
        </w:rPr>
        <w:t>The azimuth</w:t>
      </w:r>
      <w:r>
        <w:rPr>
          <w:lang w:val="en-CA"/>
        </w:rPr>
        <w:t xml:space="preserve"> (</w:t>
      </w:r>
      <w:del w:id="1745" w:author="Eric Boisvert" w:date="2016-01-24T13:31:00Z">
        <w:r w:rsidDel="00253146">
          <w:rPr>
            <w:lang w:val="en-CA"/>
          </w:rPr>
          <w:delText>swe:Quantity</w:delText>
        </w:r>
      </w:del>
      <w:ins w:id="1746"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Pr>
          <w:lang w:val="en-CA"/>
        </w:rPr>
        <w:t>8.4.6.2.1</w:t>
      </w:r>
      <w:r>
        <w:rPr>
          <w:lang w:val="en-CA"/>
        </w:rPr>
        <w:fldChar w:fldCharType="end"/>
      </w:r>
      <w:r>
        <w:rPr>
          <w:lang w:val="en-CA"/>
        </w:rPr>
        <w:t>)</w:t>
      </w:r>
      <w:r w:rsidRPr="00245451">
        <w:rPr>
          <w:lang w:val="en-CA"/>
        </w:rPr>
        <w:t xml:space="preserve"> reports how </w:t>
      </w:r>
      <w:r w:rsidRPr="00245451">
        <w:rPr>
          <w:lang w:val="en-CA"/>
        </w:rPr>
        <w:lastRenderedPageBreak/>
        <w:t>azimuth is 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0F53F607" w:rsidR="00245451" w:rsidRDefault="002570EB" w:rsidP="00245451">
      <w:pPr>
        <w:rPr>
          <w:lang w:val="en-CA"/>
        </w:rPr>
      </w:pPr>
      <w:r>
        <w:rPr>
          <w:lang w:val="en-CA"/>
        </w:rPr>
        <w:t>The dip (</w:t>
      </w:r>
      <w:del w:id="1747" w:author="Eric Boisvert" w:date="2016-01-24T13:31:00Z">
        <w:r w:rsidDel="00253146">
          <w:rPr>
            <w:lang w:val="en-CA"/>
          </w:rPr>
          <w:delText>swe:Quantity</w:delText>
        </w:r>
      </w:del>
      <w:ins w:id="1748"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144AB309"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to 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0897FD2F" w:rsidR="00185884" w:rsidRDefault="00245451" w:rsidP="00185884">
      <w:r>
        <w:t>The property plunge (</w:t>
      </w:r>
      <w:del w:id="1749" w:author="Eric Boisvert" w:date="2016-01-24T13:31:00Z">
        <w:r w:rsidDel="00253146">
          <w:delText>swe:Quantity</w:delText>
        </w:r>
      </w:del>
      <w:ins w:id="1750"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15FCF0C7" w:rsidR="00657E64" w:rsidRDefault="00245451" w:rsidP="00657E64">
      <w:r>
        <w:t>The property trend (</w:t>
      </w:r>
      <w:del w:id="1751" w:author="Eric Boisvert" w:date="2016-01-24T13:31:00Z">
        <w:r w:rsidDel="00253146">
          <w:delText>swe:Quantity</w:delText>
        </w:r>
      </w:del>
      <w:ins w:id="1752"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1753"/>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1753"/>
            <w:r>
              <w:rPr>
                <w:rStyle w:val="CommentReference"/>
                <w:rFonts w:ascii="Times New Roman" w:eastAsia="Times New Roman" w:hAnsi="Times New Roman"/>
                <w:lang w:val="en-US" w:eastAsia="en-US"/>
              </w:rPr>
              <w:commentReference w:id="1753"/>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lastRenderedPageBreak/>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t>The magnitude property (</w:t>
      </w:r>
      <w:del w:id="1754" w:author="Eric Boisvert" w:date="2016-01-24T13:31:00Z">
        <w:r w:rsidDel="00253146">
          <w:rPr>
            <w:lang w:val="en-CA"/>
          </w:rPr>
          <w:delText>swe:Quantity</w:delText>
        </w:r>
      </w:del>
      <w:ins w:id="1755"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19576D" w:rsidP="00657E64">
      <w:pPr>
        <w:keepNext/>
        <w:spacing w:after="0"/>
      </w:pPr>
      <w:r>
        <w:rPr>
          <w:rFonts w:cs="Arial"/>
          <w:b/>
          <w:noProof/>
          <w:szCs w:val="26"/>
          <w:lang w:val="en-CA" w:eastAsia="en-CA"/>
        </w:rPr>
        <w:lastRenderedPageBreak/>
        <w:pict w14:anchorId="2E1BD1C1">
          <v:shape id="Picture 21" o:spid="_x0000_i1057" type="#_x0000_t75" style="width:158.5pt;height:392.25pt;visibility:visible;mso-wrap-style:square">
            <v:imagedata r:id="rId47"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1760" w:author="Eric Boisvert" w:date="2016-01-19T19:09:00Z">
        <w:r w:rsidR="00302FB5">
          <w:rPr>
            <w:noProof/>
          </w:rPr>
          <w:t>34</w:t>
        </w:r>
      </w:ins>
      <w:del w:id="1761"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proofErr w:type="gramStart"/>
            <w:r>
              <w:t>Value[</w:t>
            </w:r>
            <w:proofErr w:type="gramEnd"/>
            <w:r>
              <w:t>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77777777" w:rsidR="00DE367C" w:rsidRDefault="0019576D" w:rsidP="007F03F0">
      <w:pPr>
        <w:keepNext/>
      </w:pPr>
      <w:r>
        <w:rPr>
          <w:noProof/>
          <w:lang w:val="en-CA" w:eastAsia="en-CA"/>
        </w:rPr>
        <w:pict w14:anchorId="5F85BE3D">
          <v:shape id="_x0000_i1058" type="#_x0000_t75" style="width:117.15pt;height:92.4pt;visibility:visible;mso-wrap-style:square">
            <v:imagedata r:id="rId48"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1762" w:author="Eric Boisvert" w:date="2016-01-19T19:09:00Z">
        <w:r w:rsidR="00302FB5">
          <w:rPr>
            <w:noProof/>
          </w:rPr>
          <w:t>35</w:t>
        </w:r>
      </w:ins>
      <w:del w:id="1763" w:author="Eric Boisvert" w:date="2016-01-16T17:26:00Z">
        <w:r w:rsidR="0043586C" w:rsidDel="00230CDE">
          <w:rPr>
            <w:noProof/>
          </w:rPr>
          <w:delText>34</w:delText>
        </w:r>
      </w:del>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1764" w:name="_Toc439943469"/>
      <w:r>
        <w:rPr>
          <w:lang w:val="en-CA"/>
        </w:rPr>
        <w:t>GeoSciML basic vocabularies</w:t>
      </w:r>
      <w:bookmarkEnd w:id="1764"/>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7419E80F" w:rsidR="003C190E" w:rsidRDefault="003C190E" w:rsidP="003C190E">
      <w:pPr>
        <w:pStyle w:val="Caption"/>
        <w:keepNext/>
      </w:pPr>
      <w:bookmarkStart w:id="1765" w:name="_Ref432861594"/>
      <w:r>
        <w:t xml:space="preserve">Table </w:t>
      </w:r>
      <w:ins w:id="1766" w:author="Eric Boisvert" w:date="2016-01-24T14:33:00Z">
        <w:r w:rsidR="007F17CE">
          <w:fldChar w:fldCharType="begin"/>
        </w:r>
        <w:r w:rsidR="007F17CE">
          <w:instrText xml:space="preserve"> SEQ Table \* ARABIC </w:instrText>
        </w:r>
      </w:ins>
      <w:r w:rsidR="007F17CE">
        <w:fldChar w:fldCharType="separate"/>
      </w:r>
      <w:ins w:id="1767" w:author="Eric Boisvert" w:date="2016-01-24T14:33:00Z">
        <w:r w:rsidR="007F17CE">
          <w:rPr>
            <w:noProof/>
          </w:rPr>
          <w:t>4</w:t>
        </w:r>
        <w:r w:rsidR="007F17CE">
          <w:fldChar w:fldCharType="end"/>
        </w:r>
      </w:ins>
      <w:del w:id="1768"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1765"/>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1769"/>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1769"/>
            <w:r>
              <w:rPr>
                <w:rStyle w:val="CommentReference"/>
              </w:rPr>
              <w:commentReference w:id="1769"/>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r>
        <w:rPr>
          <w:lang w:val="en-CA"/>
        </w:rPr>
        <w:t>Instance example</w:t>
      </w:r>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1770" w:author="Eric Boisvert" w:date="2016-01-14T05:40:00Z">
        <w:r w:rsidR="007F03F0">
          <w:rPr>
            <w:lang w:val="en-CA"/>
          </w:rPr>
          <w:t xml:space="preserve">  </w:t>
        </w:r>
        <w:commentRangeStart w:id="1771"/>
        <w:r w:rsidR="007F03F0">
          <w:rPr>
            <w:lang w:val="en-CA"/>
          </w:rPr>
          <w:t>This example has been chosen because it was selected for a similar exercise for the North American Data Model (</w:t>
        </w:r>
      </w:ins>
      <w:ins w:id="1772"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1773" w:author="Eric Boisvert" w:date="2016-01-14T05:40:00Z">
        <w:r w:rsidR="007F03F0">
          <w:rPr>
            <w:lang w:val="en-CA"/>
          </w:rPr>
          <w:t>)</w:t>
        </w:r>
      </w:ins>
      <w:ins w:id="1774" w:author="Eric Boisvert" w:date="2016-01-14T05:46:00Z">
        <w:r w:rsidR="0032727A">
          <w:rPr>
            <w:lang w:val="en-CA"/>
          </w:rPr>
          <w:t>.</w:t>
        </w:r>
      </w:ins>
      <w:r>
        <w:rPr>
          <w:lang w:val="en-CA"/>
        </w:rPr>
        <w:t xml:space="preserve">  </w:t>
      </w:r>
      <w:commentRangeEnd w:id="1771"/>
      <w:r w:rsidR="0032727A">
        <w:rPr>
          <w:rStyle w:val="CommentReference"/>
        </w:rPr>
        <w:commentReference w:id="1771"/>
      </w:r>
      <w:r>
        <w:rPr>
          <w:lang w:val="en-CA"/>
        </w:rPr>
        <w:fldChar w:fldCharType="begin"/>
      </w:r>
      <w:r>
        <w:rPr>
          <w:lang w:val="en-CA"/>
        </w:rPr>
        <w:instrText xml:space="preserve"> REF _Ref440297651 \h </w:instrText>
      </w:r>
      <w:r>
        <w:rPr>
          <w:lang w:val="en-CA"/>
        </w:rPr>
      </w:r>
      <w:r>
        <w:rPr>
          <w:lang w:val="en-CA"/>
        </w:rPr>
        <w:fldChar w:fldCharType="separate"/>
      </w:r>
      <w:r>
        <w:t xml:space="preserve">Figure </w:t>
      </w:r>
      <w:r>
        <w:rPr>
          <w:noProof/>
        </w:rPr>
        <w:t>35</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t xml:space="preserve">Figure </w:t>
      </w:r>
      <w:r>
        <w:rPr>
          <w:noProof/>
        </w:rPr>
        <w:t>36</w:t>
      </w:r>
      <w:r>
        <w:rPr>
          <w:lang w:val="en-CA"/>
        </w:rPr>
        <w:fldChar w:fldCharType="end"/>
      </w:r>
      <w:r>
        <w:rPr>
          <w:lang w:val="en-CA"/>
        </w:rPr>
        <w:t>.</w:t>
      </w:r>
    </w:p>
    <w:p w14:paraId="48F69C95" w14:textId="77777777" w:rsidR="006F2329" w:rsidRDefault="0019576D" w:rsidP="007F03F0">
      <w:pPr>
        <w:keepNext/>
      </w:pPr>
      <w:r>
        <w:rPr>
          <w:noProof/>
          <w:lang w:val="en-CA" w:eastAsia="en-CA"/>
        </w:rPr>
        <w:pict w14:anchorId="2BB35D0D">
          <v:shape id="_x0000_i1059" type="#_x0000_t75" style="width:379.35pt;height:248.8pt;visibility:visible;mso-wrap-style:square">
            <v:imagedata r:id="rId49" o:title=""/>
          </v:shape>
        </w:pict>
      </w:r>
    </w:p>
    <w:p w14:paraId="223D74AC" w14:textId="6803FF91" w:rsidR="006F2329" w:rsidRDefault="006F2329" w:rsidP="007F03F0">
      <w:pPr>
        <w:pStyle w:val="Caption"/>
      </w:pPr>
      <w:bookmarkStart w:id="1775" w:name="_Ref440297651"/>
      <w:r>
        <w:t xml:space="preserve">Figure </w:t>
      </w:r>
      <w:r>
        <w:fldChar w:fldCharType="begin"/>
      </w:r>
      <w:r>
        <w:instrText xml:space="preserve"> SEQ Figure \* ARABIC </w:instrText>
      </w:r>
      <w:r>
        <w:fldChar w:fldCharType="separate"/>
      </w:r>
      <w:ins w:id="1776" w:author="Eric Boisvert" w:date="2016-01-19T19:09:00Z">
        <w:r w:rsidR="00302FB5">
          <w:rPr>
            <w:noProof/>
          </w:rPr>
          <w:t>36</w:t>
        </w:r>
      </w:ins>
      <w:del w:id="1777" w:author="Eric Boisvert" w:date="2016-01-16T17:26:00Z">
        <w:r w:rsidR="0043586C" w:rsidDel="00230CDE">
          <w:rPr>
            <w:noProof/>
          </w:rPr>
          <w:delText>35</w:delText>
        </w:r>
      </w:del>
      <w:r>
        <w:fldChar w:fldCharType="end"/>
      </w:r>
      <w:bookmarkEnd w:id="1775"/>
      <w:r w:rsidR="00A05D5D">
        <w:t xml:space="preserve"> : Excerp from Drewes</w:t>
      </w:r>
      <w:r>
        <w:t xml:space="preserve"> map with Dacitic vent highlighted (Ttv)</w:t>
      </w:r>
    </w:p>
    <w:p w14:paraId="6B28618A" w14:textId="77777777" w:rsidR="006F2329" w:rsidRDefault="0019576D" w:rsidP="007F03F0">
      <w:pPr>
        <w:keepNext/>
      </w:pPr>
      <w:r>
        <w:rPr>
          <w:noProof/>
          <w:lang w:val="en-CA" w:eastAsia="en-CA"/>
        </w:rPr>
        <w:pict w14:anchorId="3774E021">
          <v:shape id="_x0000_i1060" type="#_x0000_t75" style="width:263.8pt;height:111.75pt;visibility:visible;mso-wrap-style:square">
            <v:imagedata r:id="rId50" o:title=""/>
          </v:shape>
        </w:pict>
      </w:r>
    </w:p>
    <w:p w14:paraId="0A3BF8D1" w14:textId="723A82D9" w:rsidR="006F2329" w:rsidRDefault="006F2329" w:rsidP="007F03F0">
      <w:pPr>
        <w:pStyle w:val="Caption"/>
      </w:pPr>
      <w:bookmarkStart w:id="1778" w:name="_Ref440297725"/>
      <w:r>
        <w:t xml:space="preserve">Figure </w:t>
      </w:r>
      <w:r>
        <w:fldChar w:fldCharType="begin"/>
      </w:r>
      <w:r>
        <w:instrText xml:space="preserve"> SEQ Figure \* ARABIC </w:instrText>
      </w:r>
      <w:r>
        <w:fldChar w:fldCharType="separate"/>
      </w:r>
      <w:ins w:id="1779" w:author="Eric Boisvert" w:date="2016-01-19T19:09:00Z">
        <w:r w:rsidR="00302FB5">
          <w:rPr>
            <w:noProof/>
          </w:rPr>
          <w:t>37</w:t>
        </w:r>
      </w:ins>
      <w:del w:id="1780" w:author="Eric Boisvert" w:date="2016-01-16T17:26:00Z">
        <w:r w:rsidR="0043586C" w:rsidDel="00230CDE">
          <w:rPr>
            <w:noProof/>
          </w:rPr>
          <w:delText>36</w:delText>
        </w:r>
      </w:del>
      <w:r>
        <w:fldChar w:fldCharType="end"/>
      </w:r>
      <w:bookmarkEnd w:id="1778"/>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r>
        <w:t xml:space="preserve">Figure </w:t>
      </w:r>
      <w:r>
        <w:rPr>
          <w:noProof/>
        </w:rPr>
        <w:t>37</w:t>
      </w:r>
      <w:r>
        <w:fldChar w:fldCharType="end"/>
      </w:r>
      <w:r>
        <w:t>) showing an example of a non-map mapping frame.</w:t>
      </w:r>
    </w:p>
    <w:p w14:paraId="471F9977" w14:textId="77777777" w:rsidR="006F2329" w:rsidRDefault="0019576D" w:rsidP="007F03F0">
      <w:pPr>
        <w:keepNext/>
      </w:pPr>
      <w:r>
        <w:rPr>
          <w:noProof/>
          <w:lang w:val="en-CA" w:eastAsia="en-CA"/>
        </w:rPr>
        <w:lastRenderedPageBreak/>
        <w:pict w14:anchorId="0F292D58">
          <v:shape id="_x0000_i1061" type="#_x0000_t75" style="width:199.35pt;height:86.5pt;visibility:visible;mso-wrap-style:square">
            <v:imagedata r:id="rId51" o:title=""/>
          </v:shape>
        </w:pict>
      </w:r>
    </w:p>
    <w:p w14:paraId="1848DBBF" w14:textId="2D22F5DB" w:rsidR="006F2329" w:rsidRDefault="006F2329" w:rsidP="007F03F0">
      <w:pPr>
        <w:pStyle w:val="Caption"/>
      </w:pPr>
      <w:bookmarkStart w:id="1781" w:name="_Ref440297766"/>
      <w:r>
        <w:t xml:space="preserve">Figure </w:t>
      </w:r>
      <w:r>
        <w:fldChar w:fldCharType="begin"/>
      </w:r>
      <w:r>
        <w:instrText xml:space="preserve"> SEQ Figure \* ARABIC </w:instrText>
      </w:r>
      <w:r>
        <w:fldChar w:fldCharType="separate"/>
      </w:r>
      <w:ins w:id="1782" w:author="Eric Boisvert" w:date="2016-01-19T19:09:00Z">
        <w:r w:rsidR="00302FB5">
          <w:rPr>
            <w:noProof/>
          </w:rPr>
          <w:t>38</w:t>
        </w:r>
      </w:ins>
      <w:del w:id="1783" w:author="Eric Boisvert" w:date="2016-01-16T17:26:00Z">
        <w:r w:rsidR="0043586C" w:rsidDel="00230CDE">
          <w:rPr>
            <w:noProof/>
          </w:rPr>
          <w:delText>37</w:delText>
        </w:r>
      </w:del>
      <w:r>
        <w:fldChar w:fldCharType="end"/>
      </w:r>
      <w:bookmarkEnd w:id="1781"/>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19576D" w:rsidP="007F03F0">
      <w:pPr>
        <w:keepNext/>
      </w:pPr>
      <w:r>
        <w:rPr>
          <w:lang w:val="en-CA"/>
        </w:rPr>
        <w:pict w14:anchorId="696916B7">
          <v:shape id="_x0000_i1062" type="#_x0000_t75" style="width:431.45pt;height:344.4pt">
            <v:imagedata r:id="rId52"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1784" w:author="Eric Boisvert" w:date="2016-01-19T19:09:00Z">
        <w:r w:rsidR="00302FB5">
          <w:rPr>
            <w:noProof/>
          </w:rPr>
          <w:t>39</w:t>
        </w:r>
      </w:ins>
      <w:del w:id="1785"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1786" w:author="Eric Boisvert" w:date="2016-01-14T05:36:00Z">
        <w:r>
          <w:rPr>
            <w:lang w:val="en-CA"/>
          </w:rPr>
          <w:br w:type="page"/>
        </w:r>
      </w:ins>
    </w:p>
    <w:p w14:paraId="160AFAA2" w14:textId="176FD094" w:rsidR="009B3BBD" w:rsidRDefault="009B3BBD" w:rsidP="009B3BBD">
      <w:pPr>
        <w:pStyle w:val="Heading2"/>
        <w:rPr>
          <w:lang w:val="en-CA"/>
        </w:rPr>
      </w:pPr>
      <w:bookmarkStart w:id="1787" w:name="_Toc439943470"/>
      <w:bookmarkStart w:id="1788" w:name="_Ref440187941"/>
      <w:r w:rsidRPr="00D12552">
        <w:rPr>
          <w:lang w:val="en-CA"/>
        </w:rPr>
        <w:t xml:space="preserve">GeoSciML </w:t>
      </w:r>
      <w:r>
        <w:rPr>
          <w:lang w:val="en-CA"/>
        </w:rPr>
        <w:t>Extension</w:t>
      </w:r>
      <w:r w:rsidRPr="00D12552">
        <w:rPr>
          <w:lang w:val="en-CA"/>
        </w:rPr>
        <w:t xml:space="preserve"> </w:t>
      </w:r>
      <w:ins w:id="1789" w:author="Eric Boisvert" w:date="2015-11-03T05:14:00Z">
        <w:r w:rsidR="004F0DC1">
          <w:rPr>
            <w:lang w:val="en-CA"/>
          </w:rPr>
          <w:t xml:space="preserve">Abstract </w:t>
        </w:r>
      </w:ins>
      <w:r w:rsidRPr="00D12552">
        <w:rPr>
          <w:lang w:val="en-CA"/>
        </w:rPr>
        <w:t>Requirements Class</w:t>
      </w:r>
      <w:bookmarkEnd w:id="1787"/>
      <w:bookmarkEnd w:id="1788"/>
    </w:p>
    <w:p w14:paraId="43B21534" w14:textId="77777777" w:rsidR="00FD3D73" w:rsidRDefault="00FD3D73" w:rsidP="00355CAB">
      <w:pPr>
        <w:rPr>
          <w:ins w:id="1790"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1791" w:author="Eric Boisvert" w:date="2016-01-13T05:19:00Z">
        <w:r w:rsidR="00FD3D73">
          <w:rPr>
            <w:lang w:val="en-CA"/>
          </w:rPr>
          <w:t>s</w:t>
        </w:r>
      </w:ins>
      <w:del w:id="1792" w:author="Eric Boisvert" w:date="2016-01-13T05:19:00Z">
        <w:r w:rsidR="00CD7325" w:rsidDel="00FD3D73">
          <w:rPr>
            <w:lang w:val="en-CA"/>
          </w:rPr>
          <w:delText xml:space="preserve"> between basic classes</w:delText>
        </w:r>
      </w:del>
      <w:r w:rsidR="00CD7325">
        <w:rPr>
          <w:lang w:val="en-CA"/>
        </w:rPr>
        <w:t xml:space="preserve">.  It extends </w:t>
      </w:r>
      <w:del w:id="1793" w:author="Eric Boisvert" w:date="2016-01-13T05:21:00Z">
        <w:r w:rsidR="00CD7325" w:rsidDel="00FD3D73">
          <w:rPr>
            <w:lang w:val="en-CA"/>
          </w:rPr>
          <w:delText xml:space="preserve">AbstractDescription </w:delText>
        </w:r>
      </w:del>
      <w:ins w:id="1794" w:author="Eric Boisvert" w:date="2016-01-13T05:21:00Z">
        <w:r w:rsidR="00FD3D73">
          <w:rPr>
            <w:lang w:val="en-CA"/>
          </w:rPr>
          <w:t xml:space="preserve">abstract description </w:t>
        </w:r>
      </w:ins>
      <w:r w:rsidR="00CD7325">
        <w:rPr>
          <w:lang w:val="en-CA"/>
        </w:rPr>
        <w:t>stubs declared in basic package</w:t>
      </w:r>
      <w:del w:id="1795" w:author="Eric Boisvert" w:date="2016-01-13T05:22:00Z">
        <w:r w:rsidR="00CD7325" w:rsidDel="00FD3D73">
          <w:rPr>
            <w:lang w:val="en-CA"/>
          </w:rPr>
          <w:delText>.</w:delText>
        </w:r>
        <w:r w:rsidR="003E1755" w:rsidDel="00FD3D73">
          <w:rPr>
            <w:lang w:val="en-CA"/>
          </w:rPr>
          <w:delText xml:space="preserve">  It also</w:delText>
        </w:r>
      </w:del>
      <w:ins w:id="1796"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19576D" w:rsidP="00364200">
      <w:pPr>
        <w:keepNext/>
      </w:pPr>
      <w:r>
        <w:rPr>
          <w:noProof/>
          <w:lang w:val="en-CA" w:eastAsia="en-CA"/>
        </w:rPr>
        <w:pict w14:anchorId="6A9CCE55">
          <v:shape id="Image 496" o:spid="_x0000_i1063" type="#_x0000_t75" style="width:6in;height:327.75pt;visibility:visible;mso-wrap-style:square">
            <v:imagedata r:id="rId53"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1797" w:author="Eric Boisvert" w:date="2016-01-19T19:09:00Z">
        <w:r w:rsidR="00302FB5">
          <w:rPr>
            <w:noProof/>
          </w:rPr>
          <w:t>40</w:t>
        </w:r>
      </w:ins>
      <w:del w:id="1798"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1799"/>
            <w:r>
              <w:rPr>
                <w:rFonts w:eastAsia="MS Mincho"/>
                <w:b/>
                <w:color w:val="FF0000"/>
                <w:sz w:val="22"/>
                <w:lang w:val="en-CA"/>
              </w:rPr>
              <w:t>/req/gsml4-basic</w:t>
            </w:r>
            <w:commentRangeEnd w:id="1799"/>
            <w:r w:rsidR="00C61E47">
              <w:rPr>
                <w:rStyle w:val="CommentReference"/>
              </w:rPr>
              <w:commentReference w:id="1799"/>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1800" w:name="_Toc439943471"/>
      <w:r>
        <w:rPr>
          <w:lang w:val="en-CA"/>
        </w:rPr>
        <w:t>Geologic Relations</w:t>
      </w:r>
      <w:bookmarkEnd w:id="1800"/>
    </w:p>
    <w:p w14:paraId="05E3DBF0" w14:textId="77777777" w:rsidR="000D4260" w:rsidRPr="000D4260" w:rsidRDefault="000D4260" w:rsidP="000D4260">
      <w:pPr>
        <w:rPr>
          <w:lang w:val="en-CA"/>
        </w:rPr>
      </w:pPr>
    </w:p>
    <w:p w14:paraId="11E3941A" w14:textId="54A04291" w:rsidR="009C64B2" w:rsidRDefault="0019576D" w:rsidP="009C64B2">
      <w:pPr>
        <w:keepNext/>
      </w:pPr>
      <w:r>
        <w:rPr>
          <w:noProof/>
          <w:lang w:val="en-CA" w:eastAsia="en-CA"/>
        </w:rPr>
        <w:pict w14:anchorId="0C19CB7D">
          <v:shape id="Picture 477" o:spid="_x0000_i1064" type="#_x0000_t75" style="width:6in;height:467.45pt;visibility:visible;mso-wrap-style:square">
            <v:imagedata r:id="rId54"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1801" w:author="Eric Boisvert" w:date="2016-01-19T19:09:00Z">
        <w:r w:rsidR="00302FB5">
          <w:rPr>
            <w:noProof/>
          </w:rPr>
          <w:t>41</w:t>
        </w:r>
      </w:ins>
      <w:del w:id="1802"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1803" w:author="Eric Boisvert" w:date="2016-01-13T05:30:00Z"/>
          <w:lang w:val="en-CA"/>
        </w:rPr>
      </w:pPr>
    </w:p>
    <w:p w14:paraId="39D9E0D7" w14:textId="769373BD" w:rsidR="009D650C" w:rsidRDefault="009D650C" w:rsidP="00355CAB">
      <w:pPr>
        <w:rPr>
          <w:lang w:val="en-CA"/>
        </w:rPr>
      </w:pPr>
      <w:commentRangeStart w:id="1804"/>
      <w:ins w:id="1805" w:author="Eric Boisvert" w:date="2016-01-13T05:30:00Z">
        <w:r>
          <w:rPr>
            <w:lang w:val="en-CA"/>
          </w:rPr>
          <w:lastRenderedPageBreak/>
          <w:t>GeologicHistory</w:t>
        </w:r>
      </w:ins>
      <w:commentRangeEnd w:id="1804"/>
      <w:ins w:id="1806" w:author="Eric Boisvert" w:date="2016-01-13T05:56:00Z">
        <w:r w:rsidR="000944A6">
          <w:rPr>
            <w:rStyle w:val="CommentReference"/>
          </w:rPr>
          <w:commentReference w:id="1804"/>
        </w:r>
      </w:ins>
    </w:p>
    <w:p w14:paraId="4B693FF2" w14:textId="43A20F39" w:rsidR="00894DAA" w:rsidRDefault="00894DAA" w:rsidP="00894DAA">
      <w:r>
        <w:t>GeoSciML uses the generic relatedFeature/Geologic</w:t>
      </w:r>
      <w:ins w:id="1807" w:author="Eric Boisvert" w:date="2016-01-13T05:53:00Z">
        <w:r w:rsidR="000944A6">
          <w:t>Feature</w:t>
        </w:r>
      </w:ins>
      <w:r>
        <w:t xml:space="preserve">Relation to associate GeologicFeature with other GeologicFeatures.  However, this functionality is only available from the Extension package because it adds extra complexity that is not required for Basic.  </w:t>
      </w:r>
      <w:del w:id="1808" w:author="Eric Boisvert" w:date="2016-01-13T05:36:00Z">
        <w:r w:rsidDel="009D650C">
          <w:delText xml:space="preserve">But Basic does need to support age descriptions that implies using GeologicEvent and by consequence would require bringing GeologicRelation into Basic.  </w:delText>
        </w:r>
      </w:del>
    </w:p>
    <w:p w14:paraId="1FC71297" w14:textId="5D46C2E8" w:rsidR="00894DAA" w:rsidRDefault="00894DAA" w:rsidP="00894DAA">
      <w:del w:id="1809" w:author="Eric Boisvert" w:date="2016-01-13T05:36:00Z">
        <w:r w:rsidDel="009D650C">
          <w:delText>To avoid extra complexity</w:delText>
        </w:r>
      </w:del>
      <w:ins w:id="1810" w:author="Eric Boisvert" w:date="2016-01-13T05:36:00Z">
        <w:r w:rsidR="009D650C">
          <w:t xml:space="preserve">To allow geologic age description in GeoSciML Basic without GeologicFeatureRelation, </w:t>
        </w:r>
      </w:ins>
      <w:ins w:id="1811" w:author="Eric Boisvert" w:date="2016-01-13T05:37:00Z">
        <w:r w:rsidR="009D650C">
          <w:t>GeologicFeature</w:t>
        </w:r>
      </w:ins>
      <w:del w:id="1812" w:author="Eric Boisvert" w:date="2016-01-13T05:37:00Z">
        <w:r w:rsidDel="009D650C">
          <w:delText>, Basic</w:delText>
        </w:r>
      </w:del>
      <w:r>
        <w:t xml:space="preserve"> </w:t>
      </w:r>
      <w:del w:id="1813" w:author="Eric Boisvert" w:date="2016-01-13T05:37:00Z">
        <w:r w:rsidDel="009D650C">
          <w:delText>provides</w:delText>
        </w:r>
      </w:del>
      <w:ins w:id="1814" w:author="Eric Boisvert" w:date="2016-01-13T05:37:00Z">
        <w:r w:rsidR="009D650C">
          <w:t>has</w:t>
        </w:r>
      </w:ins>
      <w:r>
        <w:t xml:space="preserve"> an explicit geologicHistory property to associate GeologicFeature with a</w:t>
      </w:r>
      <w:ins w:id="1815" w:author="Eric Boisvert" w:date="2016-01-13T05:38:00Z">
        <w:r w:rsidR="009D650C">
          <w:t xml:space="preserve"> GeologicEvent. </w:t>
        </w:r>
      </w:ins>
      <w:del w:id="1816" w:author="Eric Boisvert" w:date="2016-01-13T05:23:00Z">
        <w:r w:rsidDel="00FD3D73">
          <w:delText>n</w:delText>
        </w:r>
      </w:del>
      <w:del w:id="1817" w:author="Eric Boisvert" w:date="2016-01-13T05:37:00Z">
        <w:r w:rsidDel="009D650C">
          <w:delText xml:space="preserve"> GeologicEvent without using a GeologicRelation</w:delText>
        </w:r>
      </w:del>
      <w:r>
        <w:t xml:space="preserve">.  The consequence for someone using Extension is that </w:t>
      </w:r>
      <w:del w:id="1818" w:author="Eric Boisvert" w:date="2016-01-13T05:38:00Z">
        <w:r w:rsidDel="009D650C">
          <w:delText>he/she is now offered</w:delText>
        </w:r>
      </w:del>
      <w:ins w:id="1819" w:author="Eric Boisvert" w:date="2016-01-13T05:38:00Z">
        <w:r w:rsidR="009D650C">
          <w:t>there are</w:t>
        </w:r>
      </w:ins>
      <w:r>
        <w:t xml:space="preserve"> two </w:t>
      </w:r>
      <w:ins w:id="1820" w:author="Eric Boisvert" w:date="2016-01-13T05:38:00Z">
        <w:r w:rsidR="009D650C">
          <w:t xml:space="preserve">different </w:t>
        </w:r>
      </w:ins>
      <w:r>
        <w:t>ways to link a GeologicFeature and GeologicEvent: through geologicHistory and through a generic Geologic</w:t>
      </w:r>
      <w:ins w:id="1821" w:author="Eric Boisvert" w:date="2016-01-13T05:39:00Z">
        <w:r w:rsidR="009D650C">
          <w:t>Feature</w:t>
        </w:r>
      </w:ins>
      <w:r>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ins w:id="1822" w:author="Eric Boisvert" w:date="2016-01-13T05:49:00Z">
        <w:r w:rsidR="00DD6CCE">
          <w:t xml:space="preserve">  A GeologicFeatureRelation can be use in any other circumstances.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5C689A1" w:rsidR="00894DAA" w:rsidRPr="00D12552" w:rsidRDefault="00894DAA" w:rsidP="00DD6CCE">
            <w:pPr>
              <w:pStyle w:val="Tabletext10"/>
              <w:jc w:val="left"/>
              <w:rPr>
                <w:rStyle w:val="reqtext"/>
                <w:lang w:val="en-CA"/>
              </w:rPr>
            </w:pPr>
            <w:del w:id="1823" w:author="Eric Boisvert" w:date="2016-01-13T05:42:00Z">
              <w:r w:rsidDel="00DD6CCE">
                <w:rPr>
                  <w:rStyle w:val="reqtext"/>
                  <w:lang w:val="en-CA"/>
                </w:rPr>
                <w:delText>Association between GeologicFeature and GeologicEvent SHALL not use GeologicRelation</w:delText>
              </w:r>
            </w:del>
            <w:ins w:id="1824" w:author="Eric Boisvert" w:date="2016-01-13T05:47:00Z">
              <w:r w:rsidR="00DD6CCE">
                <w:rPr>
                  <w:rStyle w:val="reqtext"/>
                  <w:lang w:val="en-CA"/>
                </w:rPr>
                <w:t xml:space="preserve">A GeologicFeatureRelation SHALL not </w:t>
              </w:r>
              <w:proofErr w:type="gramStart"/>
              <w:r w:rsidR="00DD6CCE">
                <w:rPr>
                  <w:rStyle w:val="reqtext"/>
                  <w:lang w:val="en-CA"/>
                </w:rPr>
                <w:t>be</w:t>
              </w:r>
              <w:proofErr w:type="gramEnd"/>
              <w:r w:rsidR="00DD6CCE">
                <w:rPr>
                  <w:rStyle w:val="reqtext"/>
                  <w:lang w:val="en-CA"/>
                </w:rPr>
                <w:t xml:space="preserve"> used between a GeologicFeature and GeologicEvent if GeologicFeature.geologicHistory can </w:t>
              </w:r>
            </w:ins>
            <w:ins w:id="1825" w:author="Eric Boisvert" w:date="2016-01-13T05:49:00Z">
              <w:r w:rsidR="00DD6CCE">
                <w:rPr>
                  <w:rStyle w:val="reqtext"/>
                  <w:lang w:val="en-CA"/>
                </w:rPr>
                <w:t>fulfill</w:t>
              </w:r>
            </w:ins>
            <w:ins w:id="1826" w:author="Eric Boisvert" w:date="2016-01-13T05:47:00Z">
              <w:r w:rsidR="00DD6CCE">
                <w:rPr>
                  <w:rStyle w:val="reqtext"/>
                  <w:lang w:val="en-CA"/>
                </w:rPr>
                <w:t xml:space="preserve"> </w:t>
              </w:r>
            </w:ins>
            <w:ins w:id="1827" w:author="Eric Boisvert" w:date="2016-01-13T05:49:00Z">
              <w:r w:rsidR="00DD6CCE">
                <w:rPr>
                  <w:rStyle w:val="reqtext"/>
                  <w:lang w:val="en-CA"/>
                </w:rPr>
                <w:t>the same semantic.</w:t>
              </w:r>
            </w:ins>
          </w:p>
        </w:tc>
      </w:tr>
    </w:tbl>
    <w:p w14:paraId="4065976A" w14:textId="77777777" w:rsidR="00894DAA" w:rsidRDefault="00894DAA" w:rsidP="00894DAA"/>
    <w:p w14:paraId="35279AC5" w14:textId="7B6D8570" w:rsidR="00894DAA" w:rsidRDefault="000D4260" w:rsidP="000D4260">
      <w:pPr>
        <w:pStyle w:val="Heading4"/>
        <w:rPr>
          <w:lang w:val="en-CA"/>
        </w:rPr>
      </w:pPr>
      <w:bookmarkStart w:id="1828" w:name="_Ref440189613"/>
      <w:r>
        <w:rPr>
          <w:lang w:val="en-CA"/>
        </w:rPr>
        <w:t>GeologicFeatureRelation</w:t>
      </w:r>
      <w:bookmarkEnd w:id="1828"/>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1829" w:author="Eric Boisvert" w:date="2016-01-13T05:50:00Z">
        <w:r w:rsidR="000944A6">
          <w:rPr>
            <w:lang w:val="en-CA"/>
          </w:rPr>
          <w:t>Feature</w:t>
        </w:r>
      </w:ins>
      <w:r w:rsidRPr="000D4260">
        <w:rPr>
          <w:lang w:val="en-CA"/>
        </w:rPr>
        <w:t xml:space="preserve">Relation class </w:t>
      </w:r>
      <w:del w:id="1830"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1831" w:author="Eric Boisvert" w:date="2016-01-13T05:50:00Z">
        <w:r w:rsidR="000944A6" w:rsidRPr="000D4260">
          <w:rPr>
            <w:lang w:val="en-CA"/>
          </w:rPr>
          <w:t xml:space="preserve">GeoSciML </w:t>
        </w:r>
      </w:ins>
      <w:r w:rsidRPr="000D4260">
        <w:rPr>
          <w:lang w:val="en-CA"/>
        </w:rPr>
        <w:t>feature type</w:t>
      </w:r>
      <w:ins w:id="1832" w:author="Eric Boisvert" w:date="2016-01-13T05:50:00Z">
        <w:r w:rsidR="000944A6">
          <w:rPr>
            <w:lang w:val="en-CA"/>
          </w:rPr>
          <w:t>s</w:t>
        </w:r>
      </w:ins>
      <w:del w:id="1833"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1834"/>
      <w:del w:id="1835" w:author="Eric Boisvert" w:date="2016-01-13T05:52:00Z">
        <w:r w:rsidRPr="000D4260" w:rsidDel="000944A6">
          <w:rPr>
            <w:lang w:val="en-CA"/>
          </w:rPr>
          <w:delText xml:space="preserve">between spatial objects </w:delText>
        </w:r>
      </w:del>
      <w:commentRangeEnd w:id="1834"/>
      <w:r w:rsidR="000944A6">
        <w:rPr>
          <w:rStyle w:val="CommentReference"/>
        </w:rPr>
        <w:commentReference w:id="1834"/>
      </w:r>
      <w:r w:rsidRPr="000D4260">
        <w:rPr>
          <w:lang w:val="en-CA"/>
        </w:rPr>
        <w:t>could be described where they are scientifically significant.</w:t>
      </w:r>
    </w:p>
    <w:p w14:paraId="2E642AFC" w14:textId="48E63A77" w:rsidR="000D4260" w:rsidRDefault="0019576D" w:rsidP="000D4260">
      <w:pPr>
        <w:keepNext/>
      </w:pPr>
      <w:r>
        <w:rPr>
          <w:noProof/>
          <w:lang w:val="en-CA" w:eastAsia="en-CA"/>
        </w:rPr>
        <w:lastRenderedPageBreak/>
        <w:pict w14:anchorId="7FED2D0D">
          <v:shape id="Picture 478" o:spid="_x0000_i1065" type="#_x0000_t75" style="width:382.55pt;height:270.25pt;visibility:visible;mso-wrap-style:square">
            <v:imagedata r:id="rId55"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836" w:author="Eric Boisvert" w:date="2016-01-19T19:09:00Z">
        <w:r w:rsidR="00302FB5">
          <w:rPr>
            <w:noProof/>
          </w:rPr>
          <w:t>42</w:t>
        </w:r>
      </w:ins>
      <w:del w:id="1837"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pPr>
        <w:pStyle w:val="Heading5"/>
        <w:rPr>
          <w:lang w:val="en-CA"/>
        </w:rPr>
        <w:pPrChange w:id="1838" w:author="Eric Boisvert" w:date="2016-01-13T05:57:00Z">
          <w:pPr/>
        </w:pPrChange>
      </w:pPr>
      <w:proofErr w:type="gramStart"/>
      <w:ins w:id="1839" w:author="Eric Boisvert" w:date="2016-01-13T05:56:00Z">
        <w:r w:rsidRPr="00D970E9">
          <w:rPr>
            <w:lang w:val="en-CA"/>
          </w:rPr>
          <w:t>relationship</w:t>
        </w:r>
      </w:ins>
      <w:proofErr w:type="gramEnd"/>
    </w:p>
    <w:p w14:paraId="6123B248" w14:textId="77777777" w:rsidR="000944A6" w:rsidRDefault="000944A6" w:rsidP="000D4260">
      <w:pPr>
        <w:autoSpaceDE w:val="0"/>
        <w:autoSpaceDN w:val="0"/>
        <w:adjustRightInd w:val="0"/>
        <w:spacing w:after="0"/>
        <w:rPr>
          <w:ins w:id="1840" w:author="Eric Boisvert" w:date="2016-01-13T05:57:00Z"/>
          <w:color w:val="000000"/>
          <w:sz w:val="20"/>
          <w:szCs w:val="20"/>
          <w:lang w:val="en-CA"/>
        </w:rPr>
      </w:pPr>
      <w:bookmarkStart w:id="1841" w:name="BKM_D050A55A_5C1C_4F4B_986C_7C31687F2ED2"/>
      <w:bookmarkEnd w:id="1841"/>
    </w:p>
    <w:p w14:paraId="29C61658" w14:textId="73E2DC20" w:rsidR="000D4260" w:rsidRDefault="000944A6">
      <w:pPr>
        <w:rPr>
          <w:ins w:id="1842" w:author="Eric Boisvert" w:date="2016-01-13T05:57:00Z"/>
          <w:lang w:val="en-CA"/>
        </w:rPr>
        <w:pPrChange w:id="1843" w:author="Eric Boisvert" w:date="2016-01-13T05:57:00Z">
          <w:pPr>
            <w:autoSpaceDE w:val="0"/>
            <w:autoSpaceDN w:val="0"/>
            <w:adjustRightInd w:val="0"/>
            <w:spacing w:after="0"/>
          </w:pPr>
        </w:pPrChange>
      </w:pPr>
      <w:ins w:id="1844" w:author="Eric Boisvert" w:date="2016-01-13T05:57:00Z">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ins>
    </w:p>
    <w:p w14:paraId="2DC3A804" w14:textId="05A4C1F6" w:rsidR="000944A6" w:rsidRDefault="000944A6">
      <w:pPr>
        <w:pStyle w:val="Heading5"/>
        <w:rPr>
          <w:ins w:id="1845" w:author="Eric Boisvert" w:date="2016-01-13T05:57:00Z"/>
          <w:lang w:val="en-CA"/>
        </w:rPr>
        <w:pPrChange w:id="1846" w:author="Eric Boisvert" w:date="2016-01-13T05:58:00Z">
          <w:pPr>
            <w:autoSpaceDE w:val="0"/>
            <w:autoSpaceDN w:val="0"/>
            <w:adjustRightInd w:val="0"/>
            <w:spacing w:after="0"/>
          </w:pPr>
        </w:pPrChange>
      </w:pPr>
      <w:proofErr w:type="gramStart"/>
      <w:ins w:id="1847" w:author="Eric Boisvert" w:date="2016-01-13T05:57:00Z">
        <w:r w:rsidRPr="000944A6">
          <w:rPr>
            <w:lang w:val="en-CA"/>
          </w:rPr>
          <w:t>sourceRole</w:t>
        </w:r>
        <w:proofErr w:type="gramEnd"/>
      </w:ins>
    </w:p>
    <w:p w14:paraId="4313B805" w14:textId="77777777" w:rsidR="000944A6" w:rsidRDefault="000944A6" w:rsidP="000D4260">
      <w:pPr>
        <w:autoSpaceDE w:val="0"/>
        <w:autoSpaceDN w:val="0"/>
        <w:adjustRightInd w:val="0"/>
        <w:spacing w:after="0"/>
        <w:rPr>
          <w:ins w:id="1848" w:author="Eric Boisvert" w:date="2016-01-13T05:57:00Z"/>
          <w:color w:val="000000"/>
          <w:sz w:val="20"/>
          <w:szCs w:val="20"/>
          <w:lang w:val="en-CA"/>
        </w:rPr>
      </w:pPr>
    </w:p>
    <w:p w14:paraId="1CB1BEA1" w14:textId="731D56E7" w:rsidR="000944A6" w:rsidRDefault="000944A6">
      <w:pPr>
        <w:rPr>
          <w:ins w:id="1849" w:author="Eric Boisvert" w:date="2016-01-13T05:57:00Z"/>
          <w:lang w:val="en-CA"/>
        </w:rPr>
        <w:pPrChange w:id="1850" w:author="Eric Boisvert" w:date="2016-01-13T05:58:00Z">
          <w:pPr>
            <w:autoSpaceDE w:val="0"/>
            <w:autoSpaceDN w:val="0"/>
            <w:adjustRightInd w:val="0"/>
            <w:spacing w:after="0"/>
          </w:pPr>
        </w:pPrChange>
      </w:pPr>
      <w:ins w:id="1851" w:author="Eric Boisvert" w:date="2016-01-13T05:57:00Z">
        <w:r>
          <w:rPr>
            <w:lang w:val="en-CA"/>
          </w:rPr>
          <w:t>The property sourceRole</w:t>
        </w:r>
        <w:proofErr w:type="gramStart"/>
        <w:r>
          <w:rPr>
            <w:lang w:val="en-CA"/>
          </w:rPr>
          <w:t>:RelationRoleProperry</w:t>
        </w:r>
        <w:proofErr w:type="gramEnd"/>
        <w:r>
          <w:rPr>
            <w:lang w:val="en-CA"/>
          </w:rPr>
          <w:t xml:space="preserve"> shall contain </w:t>
        </w:r>
      </w:ins>
      <w:ins w:id="1852" w:author="Eric Boisvert" w:date="2016-01-13T05:58:00Z">
        <w:r>
          <w:rPr>
            <w:lang w:val="en-CA"/>
          </w:rPr>
          <w:t>a term from a controlled vocabulary describing t</w:t>
        </w:r>
      </w:ins>
      <w:ins w:id="1853" w:author="Eric Boisvert" w:date="2016-01-13T05:57:00Z">
        <w:r w:rsidRPr="000944A6">
          <w:rPr>
            <w:lang w:val="en-CA"/>
          </w:rPr>
          <w:t>he role played by the source geologic feature or object (eg, overlying unit, underlying unit)</w:t>
        </w:r>
      </w:ins>
      <w:ins w:id="1854" w:author="Eric Boisvert" w:date="2016-01-13T05:58:00Z">
        <w:r>
          <w:rPr>
            <w:lang w:val="en-CA"/>
          </w:rPr>
          <w:t xml:space="preserve"> </w:t>
        </w:r>
      </w:ins>
    </w:p>
    <w:p w14:paraId="01448E3E" w14:textId="77777777" w:rsidR="000944A6" w:rsidRDefault="000944A6" w:rsidP="000D4260">
      <w:pPr>
        <w:autoSpaceDE w:val="0"/>
        <w:autoSpaceDN w:val="0"/>
        <w:adjustRightInd w:val="0"/>
        <w:spacing w:after="0"/>
        <w:rPr>
          <w:ins w:id="1855" w:author="Eric Boisvert" w:date="2016-01-13T05:58:00Z"/>
          <w:color w:val="000000"/>
          <w:sz w:val="20"/>
          <w:szCs w:val="20"/>
          <w:lang w:val="en-CA"/>
        </w:rPr>
      </w:pPr>
    </w:p>
    <w:p w14:paraId="68F947D3" w14:textId="055466C1" w:rsidR="000944A6" w:rsidRDefault="000944A6">
      <w:pPr>
        <w:pStyle w:val="Heading5"/>
        <w:rPr>
          <w:ins w:id="1856" w:author="Eric Boisvert" w:date="2016-01-13T05:58:00Z"/>
          <w:lang w:val="en-CA"/>
        </w:rPr>
        <w:pPrChange w:id="1857" w:author="Eric Boisvert" w:date="2016-01-13T05:59:00Z">
          <w:pPr>
            <w:autoSpaceDE w:val="0"/>
            <w:autoSpaceDN w:val="0"/>
            <w:adjustRightInd w:val="0"/>
            <w:spacing w:after="0"/>
          </w:pPr>
        </w:pPrChange>
      </w:pPr>
      <w:proofErr w:type="gramStart"/>
      <w:ins w:id="1858" w:author="Eric Boisvert" w:date="2016-01-13T05:58:00Z">
        <w:r w:rsidRPr="00D970E9">
          <w:rPr>
            <w:lang w:val="en-CA"/>
          </w:rPr>
          <w:t>targetRole</w:t>
        </w:r>
        <w:proofErr w:type="gramEnd"/>
      </w:ins>
    </w:p>
    <w:p w14:paraId="11F6BAA1" w14:textId="77777777" w:rsidR="000944A6" w:rsidRDefault="000944A6" w:rsidP="000D4260">
      <w:pPr>
        <w:autoSpaceDE w:val="0"/>
        <w:autoSpaceDN w:val="0"/>
        <w:adjustRightInd w:val="0"/>
        <w:spacing w:after="0"/>
        <w:rPr>
          <w:ins w:id="1859" w:author="Eric Boisvert" w:date="2016-01-13T05:58:00Z"/>
          <w:rFonts w:ascii="Calibri" w:hAnsi="Calibri"/>
          <w:b/>
          <w:bCs/>
          <w:color w:val="000000"/>
          <w:sz w:val="20"/>
          <w:szCs w:val="20"/>
          <w:lang w:val="en-CA"/>
        </w:rPr>
      </w:pPr>
    </w:p>
    <w:p w14:paraId="41627506" w14:textId="466C4E1F" w:rsidR="000944A6" w:rsidRDefault="000944A6">
      <w:pPr>
        <w:rPr>
          <w:ins w:id="1860" w:author="Eric Boisvert" w:date="2016-01-13T05:59:00Z"/>
          <w:lang w:val="en-CA"/>
        </w:rPr>
        <w:pPrChange w:id="1861" w:author="Eric Boisvert" w:date="2016-01-13T05:59:00Z">
          <w:pPr>
            <w:autoSpaceDE w:val="0"/>
            <w:autoSpaceDN w:val="0"/>
            <w:adjustRightInd w:val="0"/>
            <w:spacing w:after="0"/>
          </w:pPr>
        </w:pPrChange>
      </w:pPr>
      <w:ins w:id="1862" w:author="Eric Boisvert" w:date="2016-01-13T05:58:00Z">
        <w:r>
          <w:rPr>
            <w:lang w:val="en-CA"/>
          </w:rPr>
          <w:t>The property targetRole</w:t>
        </w:r>
        <w:proofErr w:type="gramStart"/>
        <w:r>
          <w:rPr>
            <w:lang w:val="en-CA"/>
          </w:rPr>
          <w:t>:RelationRoleTerm</w:t>
        </w:r>
        <w:proofErr w:type="gramEnd"/>
        <w:r>
          <w:rPr>
            <w:lang w:val="en-CA"/>
          </w:rPr>
          <w:t xml:space="preserve"> shall contain a term from a controlled vocabulary describing </w:t>
        </w:r>
      </w:ins>
      <w:ins w:id="1863" w:author="Eric Boisvert" w:date="2016-01-13T05:59:00Z">
        <w:r>
          <w:rPr>
            <w:lang w:val="en-CA"/>
          </w:rPr>
          <w:t>t</w:t>
        </w:r>
      </w:ins>
      <w:ins w:id="1864" w:author="Eric Boisvert" w:date="2016-01-13T05:58:00Z">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ins>
    </w:p>
    <w:p w14:paraId="0C850F85" w14:textId="1094149E" w:rsidR="000D4260" w:rsidRDefault="000D4260" w:rsidP="000D4260">
      <w:pPr>
        <w:pStyle w:val="Heading4"/>
        <w:rPr>
          <w:lang w:val="en-CA"/>
        </w:rPr>
      </w:pPr>
      <w:bookmarkStart w:id="1865" w:name="BKM_18C9D12A_7280_4CA8_9066_431A68398F08"/>
      <w:bookmarkStart w:id="1866" w:name="BKM_B740241F_3BC0_40B4_9972_D590F470452B"/>
      <w:bookmarkStart w:id="1867" w:name="BKM_38727CDD_F0E8_4D00_A48C_555F0912BF41"/>
      <w:bookmarkEnd w:id="1865"/>
      <w:bookmarkEnd w:id="1866"/>
      <w:bookmarkEnd w:id="1867"/>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19576D" w:rsidP="000D4260">
      <w:pPr>
        <w:keepNext/>
      </w:pPr>
      <w:r>
        <w:rPr>
          <w:noProof/>
          <w:lang w:val="en-CA" w:eastAsia="en-CA"/>
        </w:rPr>
        <w:pict w14:anchorId="34D80D6D">
          <v:shape id="Picture 479" o:spid="_x0000_i1066" type="#_x0000_t75" style="width:371.8pt;height:379.9pt;visibility:visible;mso-wrap-style:square">
            <v:imagedata r:id="rId56"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868" w:author="Eric Boisvert" w:date="2016-01-19T19:09:00Z">
        <w:r w:rsidR="00302FB5">
          <w:rPr>
            <w:noProof/>
          </w:rPr>
          <w:t>43</w:t>
        </w:r>
      </w:ins>
      <w:del w:id="1869" w:author="Eric Boisvert" w:date="2015-10-30T04:23:00Z">
        <w:r w:rsidR="00090DCF" w:rsidDel="007D2867">
          <w:rPr>
            <w:noProof/>
          </w:rPr>
          <w:delText>32</w:delText>
        </w:r>
      </w:del>
      <w:r w:rsidR="00673E83">
        <w:rPr>
          <w:noProof/>
        </w:rPr>
        <w:fldChar w:fldCharType="end"/>
      </w:r>
      <w:r>
        <w:t>: Material relations</w:t>
      </w:r>
    </w:p>
    <w:p w14:paraId="2487E3B1" w14:textId="6ECBFB72" w:rsidR="000D4260" w:rsidRDefault="001150E2">
      <w:pPr>
        <w:pStyle w:val="Heading5"/>
        <w:rPr>
          <w:ins w:id="1870" w:author="Eric Boisvert" w:date="2016-01-13T20:45:00Z"/>
          <w:lang w:val="en-CA"/>
        </w:rPr>
        <w:pPrChange w:id="1871" w:author="Eric Boisvert" w:date="2016-01-13T20:45:00Z">
          <w:pPr>
            <w:autoSpaceDE w:val="0"/>
            <w:autoSpaceDN w:val="0"/>
            <w:adjustRightInd w:val="0"/>
            <w:spacing w:after="0"/>
          </w:pPr>
        </w:pPrChange>
      </w:pPr>
      <w:bookmarkStart w:id="1872" w:name="BKM_C0695B09_DC02_4BDD_AE59_38E8AE1F4632"/>
      <w:bookmarkEnd w:id="1872"/>
      <w:proofErr w:type="gramStart"/>
      <w:ins w:id="1873" w:author="Eric Boisvert" w:date="2016-01-13T20:46:00Z">
        <w:r>
          <w:rPr>
            <w:lang w:val="en-CA"/>
          </w:rPr>
          <w:t>r</w:t>
        </w:r>
      </w:ins>
      <w:ins w:id="1874" w:author="Eric Boisvert" w:date="2016-01-13T20:45:00Z">
        <w:r>
          <w:rPr>
            <w:lang w:val="en-CA"/>
          </w:rPr>
          <w:t>elationship</w:t>
        </w:r>
        <w:proofErr w:type="gramEnd"/>
      </w:ins>
    </w:p>
    <w:p w14:paraId="358C8498" w14:textId="77777777" w:rsidR="001150E2" w:rsidRDefault="001150E2" w:rsidP="000D4260">
      <w:pPr>
        <w:autoSpaceDE w:val="0"/>
        <w:autoSpaceDN w:val="0"/>
        <w:adjustRightInd w:val="0"/>
        <w:spacing w:after="0"/>
        <w:rPr>
          <w:ins w:id="1875" w:author="Eric Boisvert" w:date="2016-01-13T20:45:00Z"/>
          <w:color w:val="000000"/>
          <w:sz w:val="20"/>
          <w:szCs w:val="20"/>
          <w:lang w:val="en-CA"/>
        </w:rPr>
      </w:pPr>
    </w:p>
    <w:p w14:paraId="7FCB3E9F" w14:textId="1B338815" w:rsidR="001150E2" w:rsidRDefault="001150E2">
      <w:pPr>
        <w:rPr>
          <w:ins w:id="1876" w:author="Eric Boisvert" w:date="2016-01-13T20:46:00Z"/>
          <w:lang w:val="en-CA"/>
        </w:rPr>
        <w:pPrChange w:id="1877" w:author="Eric Boisvert" w:date="2016-01-13T20:45:00Z">
          <w:pPr>
            <w:autoSpaceDE w:val="0"/>
            <w:autoSpaceDN w:val="0"/>
            <w:adjustRightInd w:val="0"/>
            <w:spacing w:after="0"/>
          </w:pPr>
        </w:pPrChange>
      </w:pPr>
      <w:ins w:id="1878" w:author="Eric Boisvert" w:date="2016-01-13T20:45:00Z">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ins>
    </w:p>
    <w:p w14:paraId="180C502E" w14:textId="2B6CA378" w:rsidR="001150E2" w:rsidRDefault="001150E2">
      <w:pPr>
        <w:pStyle w:val="Heading5"/>
        <w:rPr>
          <w:ins w:id="1879" w:author="Eric Boisvert" w:date="2016-01-13T20:46:00Z"/>
          <w:lang w:val="en-CA"/>
        </w:rPr>
        <w:pPrChange w:id="1880" w:author="Eric Boisvert" w:date="2016-01-13T20:47:00Z">
          <w:pPr>
            <w:autoSpaceDE w:val="0"/>
            <w:autoSpaceDN w:val="0"/>
            <w:adjustRightInd w:val="0"/>
            <w:spacing w:after="0"/>
          </w:pPr>
        </w:pPrChange>
      </w:pPr>
      <w:proofErr w:type="gramStart"/>
      <w:ins w:id="1881" w:author="Eric Boisvert" w:date="2016-01-13T20:46:00Z">
        <w:r w:rsidRPr="00D970E9">
          <w:rPr>
            <w:lang w:val="en-CA"/>
          </w:rPr>
          <w:t>sourceRole</w:t>
        </w:r>
        <w:proofErr w:type="gramEnd"/>
      </w:ins>
    </w:p>
    <w:p w14:paraId="227A47C5" w14:textId="6B509864" w:rsidR="001150E2" w:rsidRDefault="001150E2">
      <w:pPr>
        <w:rPr>
          <w:ins w:id="1882" w:author="Eric Boisvert" w:date="2016-01-13T20:46:00Z"/>
          <w:lang w:val="en-CA"/>
        </w:rPr>
        <w:pPrChange w:id="1883" w:author="Eric Boisvert" w:date="2016-01-13T20:47:00Z">
          <w:pPr>
            <w:autoSpaceDE w:val="0"/>
            <w:autoSpaceDN w:val="0"/>
            <w:adjustRightInd w:val="0"/>
            <w:spacing w:after="0"/>
          </w:pPr>
        </w:pPrChange>
      </w:pPr>
      <w:ins w:id="1884" w:author="Eric Boisvert" w:date="2016-01-13T20:46:00Z">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ins>
    </w:p>
    <w:p w14:paraId="0DF31BBC" w14:textId="57845DEE" w:rsidR="001150E2" w:rsidRDefault="001150E2">
      <w:pPr>
        <w:pStyle w:val="Heading5"/>
        <w:rPr>
          <w:ins w:id="1885" w:author="Eric Boisvert" w:date="2016-01-13T20:47:00Z"/>
          <w:lang w:val="en-CA"/>
        </w:rPr>
        <w:pPrChange w:id="1886" w:author="Eric Boisvert" w:date="2016-01-13T20:47:00Z">
          <w:pPr>
            <w:autoSpaceDE w:val="0"/>
            <w:autoSpaceDN w:val="0"/>
            <w:adjustRightInd w:val="0"/>
            <w:spacing w:after="0"/>
          </w:pPr>
        </w:pPrChange>
      </w:pPr>
      <w:proofErr w:type="gramStart"/>
      <w:ins w:id="1887" w:author="Eric Boisvert" w:date="2016-01-13T20:47:00Z">
        <w:r w:rsidRPr="001150E2">
          <w:rPr>
            <w:lang w:val="en-CA"/>
          </w:rPr>
          <w:t>targetRole</w:t>
        </w:r>
        <w:proofErr w:type="gramEnd"/>
      </w:ins>
    </w:p>
    <w:p w14:paraId="31B3F423" w14:textId="77777777" w:rsidR="001150E2" w:rsidRPr="001150E2" w:rsidRDefault="001150E2">
      <w:pPr>
        <w:rPr>
          <w:ins w:id="1888" w:author="Eric Boisvert" w:date="2016-01-13T20:45:00Z"/>
          <w:lang w:val="en-CA"/>
        </w:rPr>
        <w:pPrChange w:id="1889" w:author="Eric Boisvert" w:date="2016-01-13T20:47:00Z">
          <w:pPr>
            <w:autoSpaceDE w:val="0"/>
            <w:autoSpaceDN w:val="0"/>
            <w:adjustRightInd w:val="0"/>
            <w:spacing w:after="0"/>
          </w:pPr>
        </w:pPrChange>
      </w:pPr>
    </w:p>
    <w:p w14:paraId="0290CCF0" w14:textId="1FA8CEE8" w:rsidR="000D4260" w:rsidDel="001150E2" w:rsidRDefault="001150E2" w:rsidP="00355CAB">
      <w:pPr>
        <w:rPr>
          <w:del w:id="1890" w:author="Eric Boisvert" w:date="2016-01-13T20:47:00Z"/>
          <w:lang w:val="en-CA"/>
        </w:rPr>
      </w:pPr>
      <w:ins w:id="1891" w:author="Eric Boisvert" w:date="2016-01-13T20:47:00Z">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ins>
      <w:bookmarkStart w:id="1892" w:name="BKM_F11CCC02_4943_439C_97BD_3878F0BA0970"/>
      <w:bookmarkStart w:id="1893" w:name="BKM_8ABBD347_C257_4419_A3F6_0485375DCF7F"/>
      <w:bookmarkStart w:id="1894" w:name="BKM_40919ABF_3C16_41E1_8906_0D3CE189EB1B"/>
      <w:bookmarkEnd w:id="1892"/>
      <w:bookmarkEnd w:id="1893"/>
      <w:bookmarkEnd w:id="1894"/>
    </w:p>
    <w:p w14:paraId="0812C279" w14:textId="77777777" w:rsidR="000D4260" w:rsidDel="001150E2" w:rsidRDefault="000D4260" w:rsidP="00355CAB">
      <w:pPr>
        <w:rPr>
          <w:del w:id="1895" w:author="Eric Boisvert" w:date="2016-01-13T20:48:00Z"/>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1896" w:name="_Toc439943472"/>
      <w:r>
        <w:rPr>
          <w:lang w:val="en-CA"/>
        </w:rPr>
        <w:t xml:space="preserve">Earth material </w:t>
      </w:r>
      <w:r w:rsidR="00481AF6">
        <w:rPr>
          <w:lang w:val="en-CA"/>
        </w:rPr>
        <w:t>details</w:t>
      </w:r>
      <w:bookmarkEnd w:id="1896"/>
    </w:p>
    <w:p w14:paraId="5D73C1E8" w14:textId="77777777" w:rsidR="00AE357E" w:rsidRDefault="00AE357E" w:rsidP="00355CAB">
      <w:pPr>
        <w:rPr>
          <w:lang w:val="en-CA"/>
        </w:rPr>
      </w:pPr>
    </w:p>
    <w:p w14:paraId="06F8AE77" w14:textId="77777777" w:rsidR="009B560C" w:rsidRDefault="009B560C" w:rsidP="00355CAB">
      <w:pPr>
        <w:rPr>
          <w:ins w:id="1897" w:author="Eric Boisvert" w:date="2016-01-13T21:12:00Z"/>
          <w:lang w:val="en-CA"/>
        </w:rPr>
      </w:pPr>
      <w:ins w:id="1898" w:author="Eric Boisvert" w:date="2016-01-13T21:09:00Z">
        <w:r>
          <w:rPr>
            <w:lang w:val="en-CA"/>
          </w:rPr>
          <w:t xml:space="preserve">EarthMaterialDescription </w:t>
        </w:r>
      </w:ins>
      <w:ins w:id="1899" w:author="Eric Boisvert" w:date="2016-01-13T21:12:00Z">
        <w:r>
          <w:rPr>
            <w:lang w:val="en-CA"/>
          </w:rPr>
          <w:t>abstract class is materialised into a series of concrete classes to address various aspects of EarthMaterial descriptions:</w:t>
        </w:r>
      </w:ins>
    </w:p>
    <w:p w14:paraId="7D168D6E" w14:textId="44667C77" w:rsidR="009B560C" w:rsidRDefault="009B560C">
      <w:pPr>
        <w:numPr>
          <w:ilvl w:val="0"/>
          <w:numId w:val="34"/>
        </w:numPr>
        <w:spacing w:after="0"/>
        <w:rPr>
          <w:ins w:id="1900" w:author="Eric Boisvert" w:date="2016-01-13T21:14:00Z"/>
          <w:lang w:val="en-CA"/>
        </w:rPr>
        <w:pPrChange w:id="1901" w:author="Eric Boisvert" w:date="2016-01-13T21:16:00Z">
          <w:pPr/>
        </w:pPrChange>
      </w:pPr>
      <w:ins w:id="1902" w:author="Eric Boisvert" w:date="2016-01-13T21:12:00Z">
        <w:r>
          <w:rPr>
            <w:lang w:val="en-CA"/>
          </w:rPr>
          <w:t xml:space="preserve">CompositionDescription </w:t>
        </w:r>
      </w:ins>
    </w:p>
    <w:p w14:paraId="7C1DF0CC" w14:textId="33B13367" w:rsidR="009B560C" w:rsidRDefault="009B560C">
      <w:pPr>
        <w:numPr>
          <w:ilvl w:val="0"/>
          <w:numId w:val="34"/>
        </w:numPr>
        <w:spacing w:after="0"/>
        <w:rPr>
          <w:ins w:id="1903" w:author="Eric Boisvert" w:date="2016-01-13T21:14:00Z"/>
          <w:lang w:val="en-CA"/>
        </w:rPr>
        <w:pPrChange w:id="1904" w:author="Eric Boisvert" w:date="2016-01-13T21:16:00Z">
          <w:pPr/>
        </w:pPrChange>
      </w:pPr>
      <w:ins w:id="1905" w:author="Eric Boisvert" w:date="2016-01-13T21:14:00Z">
        <w:r>
          <w:rPr>
            <w:lang w:val="en-CA"/>
          </w:rPr>
          <w:t xml:space="preserve">FabricDescription </w:t>
        </w:r>
      </w:ins>
    </w:p>
    <w:p w14:paraId="0F7566F3" w14:textId="2E4C0DFD" w:rsidR="009B560C" w:rsidRDefault="009B560C">
      <w:pPr>
        <w:numPr>
          <w:ilvl w:val="0"/>
          <w:numId w:val="34"/>
        </w:numPr>
        <w:spacing w:after="0"/>
        <w:rPr>
          <w:ins w:id="1906" w:author="Eric Boisvert" w:date="2016-01-13T21:15:00Z"/>
          <w:lang w:val="en-CA"/>
        </w:rPr>
        <w:pPrChange w:id="1907" w:author="Eric Boisvert" w:date="2016-01-13T21:16:00Z">
          <w:pPr/>
        </w:pPrChange>
      </w:pPr>
      <w:ins w:id="1908" w:author="Eric Boisvert" w:date="2016-01-13T21:15:00Z">
        <w:r>
          <w:rPr>
            <w:lang w:val="en-CA"/>
          </w:rPr>
          <w:t>RockMaterialDescription</w:t>
        </w:r>
      </w:ins>
    </w:p>
    <w:p w14:paraId="2AC1BDB2" w14:textId="6F1B322D" w:rsidR="009B560C" w:rsidRDefault="009B560C">
      <w:pPr>
        <w:numPr>
          <w:ilvl w:val="0"/>
          <w:numId w:val="34"/>
        </w:numPr>
        <w:spacing w:after="0"/>
        <w:rPr>
          <w:ins w:id="1909" w:author="Eric Boisvert" w:date="2016-01-13T21:15:00Z"/>
          <w:lang w:val="en-CA"/>
        </w:rPr>
        <w:pPrChange w:id="1910" w:author="Eric Boisvert" w:date="2016-01-13T21:16:00Z">
          <w:pPr/>
        </w:pPrChange>
      </w:pPr>
      <w:ins w:id="1911" w:author="Eric Boisvert" w:date="2016-01-13T21:15:00Z">
        <w:r>
          <w:rPr>
            <w:lang w:val="en-CA"/>
          </w:rPr>
          <w:t>AlterationDescription</w:t>
        </w:r>
      </w:ins>
    </w:p>
    <w:p w14:paraId="65970EAF" w14:textId="7DFFB861" w:rsidR="009B560C" w:rsidRDefault="009B560C">
      <w:pPr>
        <w:numPr>
          <w:ilvl w:val="0"/>
          <w:numId w:val="34"/>
        </w:numPr>
        <w:spacing w:after="0"/>
        <w:rPr>
          <w:ins w:id="1912" w:author="Eric Boisvert" w:date="2016-01-13T21:15:00Z"/>
          <w:lang w:val="en-CA"/>
        </w:rPr>
        <w:pPrChange w:id="1913" w:author="Eric Boisvert" w:date="2016-01-13T21:16:00Z">
          <w:pPr/>
        </w:pPrChange>
      </w:pPr>
      <w:ins w:id="1914" w:author="Eric Boisvert" w:date="2016-01-13T21:15:00Z">
        <w:r>
          <w:rPr>
            <w:lang w:val="en-CA"/>
          </w:rPr>
          <w:t>PhysicalDescription</w:t>
        </w:r>
      </w:ins>
    </w:p>
    <w:p w14:paraId="0160EA0D" w14:textId="0B33A7D8" w:rsidR="009B560C" w:rsidRDefault="009B560C">
      <w:pPr>
        <w:numPr>
          <w:ilvl w:val="0"/>
          <w:numId w:val="34"/>
        </w:numPr>
        <w:spacing w:after="0"/>
        <w:rPr>
          <w:ins w:id="1915" w:author="Eric Boisvert" w:date="2016-01-13T21:15:00Z"/>
          <w:lang w:val="en-CA"/>
        </w:rPr>
        <w:pPrChange w:id="1916" w:author="Eric Boisvert" w:date="2016-01-13T21:16:00Z">
          <w:pPr/>
        </w:pPrChange>
      </w:pPr>
      <w:ins w:id="1917" w:author="Eric Boisvert" w:date="2016-01-13T21:15:00Z">
        <w:r>
          <w:rPr>
            <w:lang w:val="en-CA"/>
          </w:rPr>
          <w:t>MetamorphicDescription</w:t>
        </w:r>
      </w:ins>
    </w:p>
    <w:p w14:paraId="56516244" w14:textId="30AA9033" w:rsidR="009B560C" w:rsidRDefault="009B560C">
      <w:pPr>
        <w:numPr>
          <w:ilvl w:val="0"/>
          <w:numId w:val="34"/>
        </w:numPr>
        <w:spacing w:after="0"/>
        <w:rPr>
          <w:ins w:id="1918" w:author="Eric Boisvert" w:date="2016-01-13T21:15:00Z"/>
          <w:lang w:val="en-CA"/>
        </w:rPr>
        <w:pPrChange w:id="1919" w:author="Eric Boisvert" w:date="2016-01-13T21:16:00Z">
          <w:pPr/>
        </w:pPrChange>
      </w:pPr>
      <w:ins w:id="1920" w:author="Eric Boisvert" w:date="2016-01-13T21:15:00Z">
        <w:r>
          <w:rPr>
            <w:lang w:val="en-CA"/>
          </w:rPr>
          <w:t>CompoundMaterialDescription</w:t>
        </w:r>
      </w:ins>
    </w:p>
    <w:p w14:paraId="57BAB47A" w14:textId="77777777" w:rsidR="009B560C" w:rsidRDefault="009B560C">
      <w:pPr>
        <w:ind w:left="720"/>
        <w:rPr>
          <w:ins w:id="1921" w:author="Eric Boisvert" w:date="2016-01-13T21:13:00Z"/>
          <w:lang w:val="en-CA"/>
        </w:rPr>
        <w:pPrChange w:id="1922" w:author="Eric Boisvert" w:date="2016-01-13T21:16:00Z">
          <w:pPr/>
        </w:pPrChange>
      </w:pPr>
    </w:p>
    <w:p w14:paraId="36F243C1" w14:textId="653CA966" w:rsidR="00AE357E" w:rsidRDefault="009B560C" w:rsidP="00355CAB">
      <w:pPr>
        <w:rPr>
          <w:lang w:val="en-CA"/>
        </w:rPr>
      </w:pPr>
      <w:ins w:id="1923" w:author="Eric Boisvert" w:date="2016-01-13T21:09:00Z">
        <w:r>
          <w:rPr>
            <w:lang w:val="en-CA"/>
          </w:rPr>
          <w:t xml:space="preserve"> </w:t>
        </w:r>
      </w:ins>
      <w:del w:id="1924" w:author="Eric Boisvert" w:date="2016-01-13T20:48:00Z">
        <w:r w:rsidR="00AE357E" w:rsidRPr="00AE357E" w:rsidDel="001150E2">
          <w:rPr>
            <w:lang w:val="en-CA"/>
          </w:rPr>
          <w:delText>E</w:delText>
        </w:r>
      </w:del>
      <w:del w:id="1925" w:author="Eric Boisvert" w:date="2016-01-13T21:09:00Z">
        <w:r w:rsidR="00AE357E" w:rsidRPr="00AE357E" w:rsidDel="009B560C">
          <w:rPr>
            <w:lang w:val="en-CA"/>
          </w:rPr>
          <w:delText>xtended descriptions of earth materials that comprise geologic features.</w:delText>
        </w:r>
      </w:del>
    </w:p>
    <w:p w14:paraId="4FF40A3A" w14:textId="4574C9DC" w:rsidR="00AE357E" w:rsidRDefault="0019576D" w:rsidP="00AE357E">
      <w:pPr>
        <w:keepNext/>
      </w:pPr>
      <w:r>
        <w:rPr>
          <w:noProof/>
          <w:lang w:val="en-CA" w:eastAsia="en-CA"/>
        </w:rPr>
        <w:lastRenderedPageBreak/>
        <w:pict w14:anchorId="78508E6C">
          <v:shape id="Picture 480" o:spid="_x0000_i1067" type="#_x0000_t75" style="width:432.55pt;height:260.05pt;visibility:visible;mso-wrap-style:square">
            <v:imagedata r:id="rId57"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1926" w:author="Eric Boisvert" w:date="2016-01-19T19:09:00Z">
        <w:r w:rsidR="00302FB5">
          <w:rPr>
            <w:noProof/>
          </w:rPr>
          <w:t>44</w:t>
        </w:r>
      </w:ins>
      <w:del w:id="1927"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2051B298" w14:textId="1C6B1AAD" w:rsidR="001150E2" w:rsidRDefault="00AE357E" w:rsidP="00AE357E">
      <w:pPr>
        <w:rPr>
          <w:ins w:id="1928" w:author="Eric Boisvert" w:date="2016-01-13T20:53:00Z"/>
        </w:rPr>
      </w:pPr>
      <w:r>
        <w:t xml:space="preserve">AlterationDescription decribes aspects of a geologic unit or earth material that are the result of bulk chemical, mineralogical or physical changes related to change in the physical or chemical environment. </w:t>
      </w:r>
      <w:proofErr w:type="gramStart"/>
      <w:ins w:id="1929" w:author="Eric Boisvert" w:date="2016-01-13T20:49:00Z">
        <w:r w:rsidR="001150E2">
          <w:t>It</w:t>
        </w:r>
      </w:ins>
      <w:r>
        <w:t xml:space="preserve"> </w:t>
      </w:r>
      <w:ins w:id="1930" w:author="Eric Boisvert" w:date="2016-01-13T20:49:00Z">
        <w:r w:rsidR="001150E2">
          <w:t>i</w:t>
        </w:r>
      </w:ins>
      <w:del w:id="1931" w:author="Eric Boisvert" w:date="2016-01-13T20:49:00Z">
        <w:r w:rsidDel="001150E2">
          <w:delText>I</w:delText>
        </w:r>
      </w:del>
      <w:r>
        <w:t>ncludes weathering, supergene alteration, hydrothermal alteration and metasomatic effects not considered metamorphic.</w:t>
      </w:r>
      <w:proofErr w:type="gramEnd"/>
      <w:r>
        <w:t xml:space="preserve"> </w:t>
      </w:r>
      <w:ins w:id="1932" w:author="Eric Boisvert" w:date="2016-01-13T20:50:00Z">
        <w:r w:rsidR="001150E2">
          <w:t>For example</w:t>
        </w:r>
        <w:proofErr w:type="gramStart"/>
        <w:r w:rsidR="001150E2">
          <w:t xml:space="preserve">, </w:t>
        </w:r>
      </w:ins>
      <w:r>
        <w:t xml:space="preserve"> </w:t>
      </w:r>
      <w:ins w:id="1933" w:author="Eric Boisvert" w:date="2016-01-13T20:50:00Z">
        <w:r w:rsidR="001150E2">
          <w:t>a</w:t>
        </w:r>
      </w:ins>
      <w:proofErr w:type="gramEnd"/>
      <w:del w:id="1934" w:author="Eric Boisvert" w:date="2016-01-13T20:50:00Z">
        <w:r w:rsidDel="001150E2">
          <w:delText>A</w:delText>
        </w:r>
      </w:del>
      <w:r>
        <w:t xml:space="preserve"> soil profile description would have to be constructed as a GeologicUnit </w:t>
      </w:r>
      <w:ins w:id="1935" w:author="Eric Boisvert" w:date="2016-01-13T20:57:00Z">
        <w:r w:rsidR="0016580A">
          <w:t xml:space="preserve">(geologicUnitType = </w:t>
        </w:r>
      </w:ins>
      <w:ins w:id="1936" w:author="Eric Boisvert" w:date="2016-01-13T20:58:00Z">
        <w:r w:rsidR="0016580A">
          <w:t>PedologicUnit</w:t>
        </w:r>
      </w:ins>
      <w:ins w:id="1937" w:author="Eric Boisvert" w:date="2016-01-13T20:57:00Z">
        <w:r w:rsidR="0016580A">
          <w:t xml:space="preserve">) </w:t>
        </w:r>
      </w:ins>
      <w:r>
        <w:t>with unit parts representing the various horizons in the profile.  Thickness of a weathering profile can be delivered as unitThickness of a</w:t>
      </w:r>
      <w:del w:id="1938" w:author="Eric Boisvert" w:date="2016-01-13T20:52:00Z">
        <w:r w:rsidDel="001150E2">
          <w:delText>n</w:delText>
        </w:r>
      </w:del>
      <w:r>
        <w:t xml:space="preserve"> </w:t>
      </w:r>
      <w:del w:id="1939" w:author="Eric Boisvert" w:date="2016-01-13T20:50:00Z">
        <w:r w:rsidDel="001150E2">
          <w:delText>AlterationUnit</w:delText>
        </w:r>
      </w:del>
      <w:ins w:id="1940" w:author="Eric Boisvert" w:date="2016-01-13T20:50:00Z">
        <w:r w:rsidR="001150E2">
          <w:t>GeologicUnit</w:t>
        </w:r>
      </w:ins>
      <w:ins w:id="1941" w:author="Eric Boisvert" w:date="2016-01-13T20:53:00Z">
        <w:r w:rsidR="001150E2">
          <w:t xml:space="preserve"> which geologicUnitType property is set to “AlterationUnit”.</w:t>
        </w:r>
      </w:ins>
    </w:p>
    <w:p w14:paraId="5FF06BE6" w14:textId="50A3C74A" w:rsidR="0016580A" w:rsidRDefault="00AE357E" w:rsidP="0016580A">
      <w:pPr>
        <w:keepNext/>
        <w:rPr>
          <w:ins w:id="1942" w:author="Eric Boisvert" w:date="2016-01-13T21:02:00Z"/>
        </w:rPr>
      </w:pPr>
      <w:del w:id="1943" w:author="Eric Boisvert" w:date="2016-01-13T20:52:00Z">
        <w:r w:rsidDel="001150E2">
          <w:delText>.</w:delText>
        </w:r>
      </w:del>
      <w:ins w:id="1944" w:author="Eric Boisvert" w:date="2016-01-13T20:58:00Z">
        <w:r w:rsidR="0016580A" w:rsidRPr="0016580A">
          <w:rPr>
            <w:noProof/>
            <w:lang w:val="en-CA" w:eastAsia="en-CA"/>
          </w:rPr>
          <w:t xml:space="preserve"> </w:t>
        </w:r>
      </w:ins>
      <w:ins w:id="1945" w:author="Eric Boisvert" w:date="2016-01-13T21:02:00Z">
        <w:r w:rsidR="0019576D">
          <w:rPr>
            <w:noProof/>
            <w:lang w:val="en-CA" w:eastAsia="en-CA"/>
          </w:rPr>
          <w:pict w14:anchorId="4387B44A">
            <v:shape id="_x0000_i1068" type="#_x0000_t75" style="width:341.2pt;height:102.1pt;visibility:visible;mso-wrap-style:square">
              <v:imagedata r:id="rId58" o:title=""/>
            </v:shape>
          </w:pict>
        </w:r>
      </w:ins>
    </w:p>
    <w:p w14:paraId="7FAEF6A0" w14:textId="4300F126" w:rsidR="0016580A" w:rsidRDefault="0016580A">
      <w:pPr>
        <w:pStyle w:val="Caption"/>
        <w:rPr>
          <w:ins w:id="1946" w:author="Eric Boisvert" w:date="2016-01-13T20:58:00Z"/>
        </w:rPr>
        <w:pPrChange w:id="1947" w:author="Eric Boisvert" w:date="2016-01-13T21:02:00Z">
          <w:pPr/>
        </w:pPrChange>
      </w:pPr>
      <w:ins w:id="1948" w:author="Eric Boisvert" w:date="2016-01-13T21:02:00Z">
        <w:r>
          <w:t xml:space="preserve">Figure </w:t>
        </w:r>
        <w:r>
          <w:fldChar w:fldCharType="begin"/>
        </w:r>
        <w:r>
          <w:instrText xml:space="preserve"> SEQ Figure \* ARABIC </w:instrText>
        </w:r>
      </w:ins>
      <w:r>
        <w:fldChar w:fldCharType="separate"/>
      </w:r>
      <w:ins w:id="1949" w:author="Eric Boisvert" w:date="2016-01-19T19:09:00Z">
        <w:r w:rsidR="00302FB5">
          <w:rPr>
            <w:noProof/>
          </w:rPr>
          <w:t>45</w:t>
        </w:r>
      </w:ins>
      <w:ins w:id="1950" w:author="Eric Boisvert" w:date="2016-01-13T21:02:00Z">
        <w:r>
          <w:fldChar w:fldCharType="end"/>
        </w:r>
        <w:r>
          <w:t xml:space="preserve"> </w:t>
        </w:r>
        <w:r w:rsidRPr="000D2BCF">
          <w:t>Example of a weathering profile</w:t>
        </w:r>
      </w:ins>
    </w:p>
    <w:p w14:paraId="53CAE886" w14:textId="3BAE1950" w:rsidR="00AE357E" w:rsidDel="0016580A" w:rsidRDefault="00AE357E">
      <w:pPr>
        <w:pStyle w:val="Caption"/>
        <w:rPr>
          <w:del w:id="1951" w:author="Eric Boisvert" w:date="2016-01-13T21:02:00Z"/>
        </w:rPr>
        <w:pPrChange w:id="1952" w:author="Eric Boisvert" w:date="2016-01-13T20:58:00Z">
          <w:pPr/>
        </w:pPrChange>
      </w:pPr>
    </w:p>
    <w:p w14:paraId="56717D41" w14:textId="77777777" w:rsidR="0043586C" w:rsidRDefault="0019576D">
      <w:pPr>
        <w:keepNext/>
        <w:rPr>
          <w:ins w:id="1953" w:author="Eric Boisvert" w:date="2016-01-13T21:30:00Z"/>
        </w:rPr>
        <w:pPrChange w:id="1954" w:author="Eric Boisvert" w:date="2016-01-13T21:30:00Z">
          <w:pPr/>
        </w:pPrChange>
      </w:pPr>
      <w:r>
        <w:rPr>
          <w:noProof/>
          <w:lang w:val="en-CA" w:eastAsia="en-CA"/>
        </w:rPr>
        <w:lastRenderedPageBreak/>
        <w:pict w14:anchorId="379383D8">
          <v:shape id="Picture 481" o:spid="_x0000_i1069" type="#_x0000_t75" style="width:6in;height:462.65pt;visibility:visible;mso-wrap-style:square">
            <v:imagedata r:id="rId59" o:title=""/>
          </v:shape>
        </w:pict>
      </w:r>
    </w:p>
    <w:p w14:paraId="0A31306A" w14:textId="0F96527E" w:rsidR="00AE357E" w:rsidRDefault="0043586C">
      <w:pPr>
        <w:pStyle w:val="Caption"/>
        <w:rPr>
          <w:ins w:id="1955" w:author="Eric Boisvert" w:date="2016-01-13T21:30:00Z"/>
          <w:noProof/>
          <w:lang w:val="en-CA" w:eastAsia="en-CA"/>
        </w:rPr>
        <w:pPrChange w:id="1956" w:author="Eric Boisvert" w:date="2016-01-13T21:30:00Z">
          <w:pPr/>
        </w:pPrChange>
      </w:pPr>
      <w:ins w:id="1957" w:author="Eric Boisvert" w:date="2016-01-13T21:30:00Z">
        <w:r>
          <w:t xml:space="preserve">Figure </w:t>
        </w:r>
        <w:r>
          <w:fldChar w:fldCharType="begin"/>
        </w:r>
        <w:r>
          <w:instrText xml:space="preserve"> SEQ Figure \* ARABIC </w:instrText>
        </w:r>
      </w:ins>
      <w:r>
        <w:fldChar w:fldCharType="separate"/>
      </w:r>
      <w:ins w:id="1958" w:author="Eric Boisvert" w:date="2016-01-19T19:09:00Z">
        <w:r w:rsidR="00302FB5">
          <w:rPr>
            <w:noProof/>
          </w:rPr>
          <w:t>46</w:t>
        </w:r>
      </w:ins>
      <w:ins w:id="1959" w:author="Eric Boisvert" w:date="2016-01-13T21:30:00Z">
        <w:r>
          <w:fldChar w:fldCharType="end"/>
        </w:r>
        <w:r>
          <w:t xml:space="preserve"> Alteration description context diagram</w:t>
        </w:r>
      </w:ins>
    </w:p>
    <w:p w14:paraId="2230D1EF" w14:textId="5C64585A" w:rsidR="0043586C" w:rsidRDefault="0019576D">
      <w:pPr>
        <w:keepNext/>
        <w:rPr>
          <w:ins w:id="1960" w:author="Eric Boisvert" w:date="2016-01-13T21:30:00Z"/>
        </w:rPr>
        <w:pPrChange w:id="1961" w:author="Eric Boisvert" w:date="2016-01-13T21:30:00Z">
          <w:pPr/>
        </w:pPrChange>
      </w:pPr>
      <w:ins w:id="1962" w:author="Eric Boisvert" w:date="2016-01-13T21:34:00Z">
        <w:r>
          <w:lastRenderedPageBreak/>
          <w:pict w14:anchorId="42D9FBAE">
            <v:shape id="_x0000_i1070" type="#_x0000_t75" style="width:6in;height:280.5pt">
              <v:imagedata r:id="rId60" o:title=""/>
            </v:shape>
          </w:pict>
        </w:r>
      </w:ins>
    </w:p>
    <w:p w14:paraId="2DEBC792" w14:textId="3AA08234" w:rsidR="0043586C" w:rsidRDefault="0043586C">
      <w:pPr>
        <w:pStyle w:val="Caption"/>
        <w:rPr>
          <w:ins w:id="1963" w:author="Eric Boisvert" w:date="2016-01-13T21:30:00Z"/>
          <w:noProof/>
          <w:lang w:val="en-CA" w:eastAsia="en-CA"/>
        </w:rPr>
        <w:pPrChange w:id="1964" w:author="Eric Boisvert" w:date="2016-01-13T21:30:00Z">
          <w:pPr/>
        </w:pPrChange>
      </w:pPr>
      <w:ins w:id="1965" w:author="Eric Boisvert" w:date="2016-01-13T21:30:00Z">
        <w:r>
          <w:t xml:space="preserve">Figure </w:t>
        </w:r>
        <w:r>
          <w:fldChar w:fldCharType="begin"/>
        </w:r>
        <w:r>
          <w:instrText xml:space="preserve"> SEQ Figure \* ARABIC </w:instrText>
        </w:r>
      </w:ins>
      <w:r>
        <w:fldChar w:fldCharType="separate"/>
      </w:r>
      <w:ins w:id="1966" w:author="Eric Boisvert" w:date="2016-01-19T19:09:00Z">
        <w:r w:rsidR="00302FB5">
          <w:rPr>
            <w:noProof/>
          </w:rPr>
          <w:t>47</w:t>
        </w:r>
      </w:ins>
      <w:ins w:id="1967" w:author="Eric Boisvert" w:date="2016-01-13T21:30:00Z">
        <w:r>
          <w:fldChar w:fldCharType="end"/>
        </w:r>
        <w:r>
          <w:t xml:space="preserve"> : Example of describing alteration halo from Drewes</w:t>
        </w:r>
      </w:ins>
      <w:ins w:id="1968" w:author="Eric Boisvert" w:date="2016-01-13T21:31:00Z">
        <w:r w:rsidR="00BF4178">
          <w:t>.</w:t>
        </w:r>
      </w:ins>
    </w:p>
    <w:p w14:paraId="4953FB17" w14:textId="77777777" w:rsidR="0043586C" w:rsidRDefault="0043586C" w:rsidP="00AE357E"/>
    <w:p w14:paraId="291FCC1C" w14:textId="36A63B3B" w:rsidR="00AE357E" w:rsidRDefault="0016580A">
      <w:pPr>
        <w:pStyle w:val="Heading5"/>
        <w:rPr>
          <w:ins w:id="1969" w:author="Eric Boisvert" w:date="2016-01-13T21:03:00Z"/>
        </w:rPr>
        <w:pPrChange w:id="1970" w:author="Eric Boisvert" w:date="2016-01-13T21:03:00Z">
          <w:pPr/>
        </w:pPrChange>
      </w:pPr>
      <w:proofErr w:type="gramStart"/>
      <w:ins w:id="1971" w:author="Eric Boisvert" w:date="2016-01-13T21:02:00Z">
        <w:r>
          <w:t>alterationType</w:t>
        </w:r>
      </w:ins>
      <w:proofErr w:type="gramEnd"/>
    </w:p>
    <w:p w14:paraId="006AABF8" w14:textId="77777777" w:rsidR="0016580A" w:rsidRPr="0016580A" w:rsidRDefault="0016580A">
      <w:pPr>
        <w:rPr>
          <w:ins w:id="1972" w:author="Eric Boisvert" w:date="2016-01-13T21:02:00Z"/>
        </w:rPr>
      </w:pPr>
    </w:p>
    <w:p w14:paraId="36214D7B" w14:textId="3F0A123E" w:rsidR="0016580A" w:rsidRDefault="0016580A" w:rsidP="00AE357E">
      <w:pPr>
        <w:rPr>
          <w:ins w:id="1973" w:author="Eric Boisvert" w:date="2016-01-13T21:03:00Z"/>
        </w:rPr>
      </w:pPr>
      <w:ins w:id="1974" w:author="Eric Boisvert" w:date="2016-01-13T21:02:00Z">
        <w:r>
          <w:t>The property alterationType</w:t>
        </w:r>
        <w:proofErr w:type="gramStart"/>
        <w:r>
          <w:t>:</w:t>
        </w:r>
        <w:r w:rsidRPr="0016580A">
          <w:t>AlterationTypeTerm</w:t>
        </w:r>
        <w:proofErr w:type="gramEnd"/>
        <w:r>
          <w:t xml:space="preserve"> shall contain a term </w:t>
        </w:r>
      </w:ins>
      <w:ins w:id="1975" w:author="Eric Boisvert" w:date="2016-01-13T21:03:00Z">
        <w:r w:rsidRPr="0016580A">
          <w:t>from a controlled vocabulary of alteration types (eg; potassic, argillic, advanced argillic)</w:t>
        </w:r>
      </w:ins>
    </w:p>
    <w:p w14:paraId="5998506E" w14:textId="435263F7" w:rsidR="0016580A" w:rsidRDefault="0016580A">
      <w:pPr>
        <w:pStyle w:val="Heading5"/>
        <w:rPr>
          <w:ins w:id="1976" w:author="Eric Boisvert" w:date="2016-01-13T21:04:00Z"/>
          <w:lang w:val="en-CA"/>
        </w:rPr>
        <w:pPrChange w:id="1977" w:author="Eric Boisvert" w:date="2016-01-13T21:04:00Z">
          <w:pPr/>
        </w:pPrChange>
      </w:pPr>
      <w:proofErr w:type="gramStart"/>
      <w:ins w:id="1978" w:author="Eric Boisvert" w:date="2016-01-13T21:03:00Z">
        <w:r w:rsidRPr="00D970E9">
          <w:rPr>
            <w:lang w:val="en-CA"/>
          </w:rPr>
          <w:t>alterationProduct</w:t>
        </w:r>
      </w:ins>
      <w:proofErr w:type="gramEnd"/>
    </w:p>
    <w:p w14:paraId="218938D1" w14:textId="77777777" w:rsidR="0016580A" w:rsidRPr="0016580A" w:rsidRDefault="0016580A">
      <w:pPr>
        <w:rPr>
          <w:ins w:id="1979" w:author="Eric Boisvert" w:date="2016-01-13T21:03:00Z"/>
          <w:lang w:val="en-CA"/>
          <w:rPrChange w:id="1980" w:author="Eric Boisvert" w:date="2016-01-13T21:04:00Z">
            <w:rPr>
              <w:ins w:id="1981" w:author="Eric Boisvert" w:date="2016-01-13T21:03:00Z"/>
              <w:b/>
              <w:bCs/>
              <w:lang w:val="en-CA"/>
            </w:rPr>
          </w:rPrChange>
        </w:rPr>
      </w:pPr>
    </w:p>
    <w:p w14:paraId="6F237C1F" w14:textId="3AD7BC83" w:rsidR="0016580A" w:rsidRDefault="0016580A" w:rsidP="00AE357E">
      <w:pPr>
        <w:rPr>
          <w:ins w:id="1982" w:author="Eric Boisvert" w:date="2016-01-13T21:04:00Z"/>
        </w:rPr>
      </w:pPr>
      <w:ins w:id="1983" w:author="Eric Boisvert" w:date="2016-01-13T21:03:00Z">
        <w:r>
          <w:t>The property a</w:t>
        </w:r>
        <w:r w:rsidRPr="0016580A">
          <w:t>lterationProduct</w:t>
        </w:r>
        <w:r>
          <w:t xml:space="preserve"> shall be an association between the AlterationDescripton and and EarthMaterial describing</w:t>
        </w:r>
        <w:r w:rsidRPr="0016580A">
          <w:t xml:space="preserve"> the material result</w:t>
        </w:r>
      </w:ins>
      <w:ins w:id="1984" w:author="Eric Boisvert" w:date="2016-01-13T21:04:00Z">
        <w:r>
          <w:t>ing from the</w:t>
        </w:r>
      </w:ins>
      <w:ins w:id="1985" w:author="Eric Boisvert" w:date="2016-01-13T21:03:00Z">
        <w:r w:rsidRPr="0016580A">
          <w:t xml:space="preserve"> alteration processes, e.g. alteration minerals, saprolite, ferricrete, clay, calcrete, skarn, etc. Materials observed in a soil profile could be identified using this property.</w:t>
        </w:r>
      </w:ins>
    </w:p>
    <w:p w14:paraId="3F5D99F0" w14:textId="04E75C97" w:rsidR="0016580A" w:rsidRDefault="0016580A">
      <w:pPr>
        <w:pStyle w:val="Heading5"/>
        <w:rPr>
          <w:ins w:id="1986" w:author="Eric Boisvert" w:date="2016-01-13T21:05:00Z"/>
          <w:lang w:val="en-CA"/>
        </w:rPr>
        <w:pPrChange w:id="1987" w:author="Eric Boisvert" w:date="2016-01-13T21:05:00Z">
          <w:pPr/>
        </w:pPrChange>
      </w:pPr>
      <w:proofErr w:type="gramStart"/>
      <w:ins w:id="1988" w:author="Eric Boisvert" w:date="2016-01-13T21:04:00Z">
        <w:r w:rsidRPr="00D970E9">
          <w:rPr>
            <w:lang w:val="en-CA"/>
          </w:rPr>
          <w:t>alterationDistribution</w:t>
        </w:r>
      </w:ins>
      <w:proofErr w:type="gramEnd"/>
    </w:p>
    <w:p w14:paraId="03CE8B1A" w14:textId="77777777" w:rsidR="0016580A" w:rsidRPr="0016580A" w:rsidRDefault="0016580A">
      <w:pPr>
        <w:rPr>
          <w:ins w:id="1989" w:author="Eric Boisvert" w:date="2016-01-13T21:04:00Z"/>
          <w:lang w:val="en-CA"/>
          <w:rPrChange w:id="1990" w:author="Eric Boisvert" w:date="2016-01-13T21:05:00Z">
            <w:rPr>
              <w:ins w:id="1991" w:author="Eric Boisvert" w:date="2016-01-13T21:04:00Z"/>
              <w:b/>
              <w:bCs/>
              <w:lang w:val="en-CA"/>
            </w:rPr>
          </w:rPrChange>
        </w:rPr>
      </w:pPr>
    </w:p>
    <w:p w14:paraId="0167B527" w14:textId="33CABD57" w:rsidR="0016580A" w:rsidRDefault="0016580A" w:rsidP="00AE357E">
      <w:ins w:id="1992" w:author="Eric Boisvert" w:date="2016-01-13T21:04:00Z">
        <w:r>
          <w:t>The alterationDistribution (swe</w:t>
        </w:r>
        <w:proofErr w:type="gramStart"/>
        <w:r>
          <w:t>:Category</w:t>
        </w:r>
        <w:proofErr w:type="gramEnd"/>
        <w:r>
          <w:t xml:space="preserve">) property shall </w:t>
        </w:r>
      </w:ins>
      <w:ins w:id="1993" w:author="Eric Boisvert" w:date="2016-01-13T21:05:00Z">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ins>
    </w:p>
    <w:p w14:paraId="3BB9444D" w14:textId="12CB8A5A" w:rsidR="00AE357E" w:rsidRDefault="0016580A">
      <w:pPr>
        <w:pStyle w:val="Heading5"/>
        <w:rPr>
          <w:ins w:id="1994" w:author="Eric Boisvert" w:date="2016-01-13T21:05:00Z"/>
          <w:lang w:val="en-CA"/>
        </w:rPr>
        <w:pPrChange w:id="1995" w:author="Eric Boisvert" w:date="2016-01-13T21:06:00Z">
          <w:pPr>
            <w:autoSpaceDE w:val="0"/>
            <w:autoSpaceDN w:val="0"/>
            <w:adjustRightInd w:val="0"/>
            <w:spacing w:after="0"/>
          </w:pPr>
        </w:pPrChange>
      </w:pPr>
      <w:bookmarkStart w:id="1996" w:name="BKM_8201810A_8593_4A0C_A4FE_B4A134FDF11D"/>
      <w:bookmarkEnd w:id="1996"/>
      <w:proofErr w:type="gramStart"/>
      <w:ins w:id="1997" w:author="Eric Boisvert" w:date="2016-01-13T21:05:00Z">
        <w:r w:rsidRPr="00D970E9">
          <w:rPr>
            <w:lang w:val="en-CA"/>
          </w:rPr>
          <w:t>alterationDegree</w:t>
        </w:r>
        <w:proofErr w:type="gramEnd"/>
      </w:ins>
    </w:p>
    <w:p w14:paraId="2587662E" w14:textId="77777777" w:rsidR="0016580A" w:rsidRDefault="0016580A" w:rsidP="00AE357E">
      <w:pPr>
        <w:autoSpaceDE w:val="0"/>
        <w:autoSpaceDN w:val="0"/>
        <w:adjustRightInd w:val="0"/>
        <w:spacing w:after="0"/>
        <w:rPr>
          <w:ins w:id="1998" w:author="Eric Boisvert" w:date="2016-01-13T21:05:00Z"/>
          <w:rFonts w:ascii="Calibri" w:hAnsi="Calibri"/>
          <w:b/>
          <w:bCs/>
          <w:color w:val="000000"/>
          <w:sz w:val="20"/>
          <w:szCs w:val="20"/>
          <w:lang w:val="en-CA"/>
        </w:rPr>
      </w:pPr>
    </w:p>
    <w:p w14:paraId="5667B120" w14:textId="7935D18A" w:rsidR="0016580A" w:rsidRDefault="0016580A">
      <w:pPr>
        <w:rPr>
          <w:ins w:id="1999" w:author="Eric Boisvert" w:date="2016-01-13T21:06:00Z"/>
          <w:lang w:val="en-CA"/>
        </w:rPr>
        <w:pPrChange w:id="2000" w:author="Eric Boisvert" w:date="2016-01-13T21:06:00Z">
          <w:pPr>
            <w:autoSpaceDE w:val="0"/>
            <w:autoSpaceDN w:val="0"/>
            <w:adjustRightInd w:val="0"/>
            <w:spacing w:after="0"/>
          </w:pPr>
        </w:pPrChange>
      </w:pPr>
      <w:ins w:id="2001" w:author="Eric Boisvert" w:date="2016-01-13T21:05:00Z">
        <w:r>
          <w:rPr>
            <w:lang w:val="en-CA"/>
          </w:rPr>
          <w:t>The property alterationDegree (swe</w:t>
        </w:r>
        <w:proofErr w:type="gramStart"/>
        <w:r>
          <w:rPr>
            <w:lang w:val="en-CA"/>
          </w:rPr>
          <w:t>:Category</w:t>
        </w:r>
        <w:proofErr w:type="gramEnd"/>
        <w:r>
          <w:rPr>
            <w:lang w:val="en-CA"/>
          </w:rPr>
          <w:t xml:space="preserve">) shall </w:t>
        </w:r>
      </w:ins>
      <w:ins w:id="2002" w:author="Eric Boisvert" w:date="2016-01-13T21:06:00Z">
        <w:r w:rsidR="0083280E">
          <w:rPr>
            <w:lang w:val="en-CA"/>
          </w:rPr>
          <w:t>be a t</w:t>
        </w:r>
        <w:r w:rsidR="0083280E" w:rsidRPr="0083280E">
          <w:rPr>
            <w:lang w:val="en-CA"/>
          </w:rPr>
          <w:t>erm from a controlled vocabulary to indicate the strength of observed alteration.</w:t>
        </w:r>
      </w:ins>
    </w:p>
    <w:p w14:paraId="06D9839A" w14:textId="53B6DE00" w:rsidR="0083280E" w:rsidRDefault="0083280E">
      <w:pPr>
        <w:pStyle w:val="Heading5"/>
        <w:rPr>
          <w:ins w:id="2003" w:author="Eric Boisvert" w:date="2016-01-13T21:07:00Z"/>
          <w:lang w:val="en-CA"/>
        </w:rPr>
        <w:pPrChange w:id="2004" w:author="Eric Boisvert" w:date="2016-01-13T21:07:00Z">
          <w:pPr>
            <w:autoSpaceDE w:val="0"/>
            <w:autoSpaceDN w:val="0"/>
            <w:adjustRightInd w:val="0"/>
            <w:spacing w:after="0"/>
          </w:pPr>
        </w:pPrChange>
      </w:pPr>
      <w:proofErr w:type="gramStart"/>
      <w:ins w:id="2005" w:author="Eric Boisvert" w:date="2016-01-13T21:07:00Z">
        <w:r w:rsidRPr="0083280E">
          <w:rPr>
            <w:lang w:val="en-CA"/>
          </w:rPr>
          <w:t>alterationEvent</w:t>
        </w:r>
        <w:proofErr w:type="gramEnd"/>
      </w:ins>
    </w:p>
    <w:p w14:paraId="5C1A8975" w14:textId="77777777" w:rsidR="0083280E" w:rsidRDefault="0083280E">
      <w:pPr>
        <w:rPr>
          <w:ins w:id="2006" w:author="Eric Boisvert" w:date="2016-01-13T21:08:00Z"/>
          <w:lang w:val="en-CA"/>
        </w:rPr>
        <w:pPrChange w:id="2007" w:author="Eric Boisvert" w:date="2016-01-13T21:06:00Z">
          <w:pPr>
            <w:autoSpaceDE w:val="0"/>
            <w:autoSpaceDN w:val="0"/>
            <w:adjustRightInd w:val="0"/>
            <w:spacing w:after="0"/>
          </w:pPr>
        </w:pPrChange>
      </w:pPr>
    </w:p>
    <w:p w14:paraId="296F9AAA" w14:textId="7AA2BC89" w:rsidR="0083280E" w:rsidRDefault="0083280E">
      <w:pPr>
        <w:rPr>
          <w:ins w:id="2008" w:author="Eric Boisvert" w:date="2016-01-13T21:06:00Z"/>
          <w:lang w:val="en-CA"/>
        </w:rPr>
        <w:pPrChange w:id="2009" w:author="Eric Boisvert" w:date="2016-01-13T21:06:00Z">
          <w:pPr>
            <w:autoSpaceDE w:val="0"/>
            <w:autoSpaceDN w:val="0"/>
            <w:adjustRightInd w:val="0"/>
            <w:spacing w:after="0"/>
          </w:pPr>
        </w:pPrChange>
      </w:pPr>
      <w:ins w:id="2010" w:author="Eric Boisvert" w:date="2016-01-13T21:07:00Z">
        <w:r>
          <w:rPr>
            <w:lang w:val="en-CA"/>
          </w:rPr>
          <w:t>The property alterationEvent shall be an association between an AlterationDescrition and a GeologicEvent describing the GeologicEvent associated with the alteration.</w:t>
        </w:r>
      </w:ins>
    </w:p>
    <w:p w14:paraId="2697A4C6" w14:textId="1579B09A" w:rsidR="00604E1E" w:rsidRDefault="00604E1E" w:rsidP="00604E1E">
      <w:pPr>
        <w:pStyle w:val="Heading4"/>
      </w:pPr>
      <w:bookmarkStart w:id="2011" w:name="BKM_7C508FBF_33D9_484F_911B_6377C69AD667"/>
      <w:bookmarkStart w:id="2012" w:name="BKM_ED5D19E5_9BBB_4493_91D3_D708625FA37A"/>
      <w:bookmarkStart w:id="2013" w:name="BKM_E45C3931_F3F9_4BB2_B916_F57604E1D027"/>
      <w:bookmarkStart w:id="2014" w:name="BKM_26449531_DA00_4286_BEAD_53641C8C6B18"/>
      <w:bookmarkEnd w:id="2011"/>
      <w:bookmarkEnd w:id="2012"/>
      <w:bookmarkEnd w:id="2013"/>
      <w:bookmarkEnd w:id="2014"/>
      <w:r>
        <w:t>Chemical Composition</w:t>
      </w:r>
    </w:p>
    <w:p w14:paraId="599250ED" w14:textId="77777777" w:rsidR="009B560C" w:rsidRDefault="009B560C" w:rsidP="00AE357E">
      <w:pPr>
        <w:rPr>
          <w:ins w:id="2015" w:author="Eric Boisvert" w:date="2016-01-13T21:08:00Z"/>
        </w:rPr>
      </w:pPr>
    </w:p>
    <w:p w14:paraId="22990790" w14:textId="4FB5F25D" w:rsidR="00604E1E" w:rsidRDefault="009B560C" w:rsidP="00AE357E">
      <w:ins w:id="2016" w:author="Eric Boisvert" w:date="2016-01-13T21:08:00Z">
        <w:r>
          <w:t xml:space="preserve">ChemicalComposition is a </w:t>
        </w:r>
      </w:ins>
      <w:del w:id="2017" w:author="Eric Boisvert" w:date="2016-01-13T21:08:00Z">
        <w:r w:rsidR="00604E1E" w:rsidRPr="00604E1E" w:rsidDel="009B560C">
          <w:delText>A</w:delText>
        </w:r>
      </w:del>
      <w:r w:rsidR="00604E1E" w:rsidRPr="00604E1E">
        <w:t xml:space="preserve"> </w:t>
      </w:r>
      <w:del w:id="2018" w:author="Eric Boisvert" w:date="2016-01-13T21:09:00Z">
        <w:r w:rsidR="00604E1E" w:rsidRPr="00604E1E" w:rsidDel="009B560C">
          <w:delText xml:space="preserve">class </w:delText>
        </w:r>
      </w:del>
      <w:ins w:id="2019" w:author="Eric Boisvert" w:date="2016-01-13T21:09:00Z">
        <w:r>
          <w:t>kind of EarthMaterialDescription</w:t>
        </w:r>
        <w:r w:rsidRPr="00604E1E">
          <w:t xml:space="preserve"> </w:t>
        </w:r>
      </w:ins>
      <w:del w:id="2020" w:author="Eric Boisvert" w:date="2016-01-13T21:08:00Z">
        <w:r w:rsidR="00604E1E" w:rsidRPr="00604E1E" w:rsidDel="009B560C">
          <w:delText xml:space="preserve">to </w:delText>
        </w:r>
      </w:del>
      <w:ins w:id="2021" w:author="Eric Boisvert" w:date="2016-01-13T21:08:00Z">
        <w:r>
          <w:t>that</w:t>
        </w:r>
        <w:r w:rsidRPr="00604E1E">
          <w:t xml:space="preserve"> </w:t>
        </w:r>
      </w:ins>
      <w:r w:rsidR="00604E1E" w:rsidRPr="00604E1E">
        <w:t>deliver</w:t>
      </w:r>
      <w:ins w:id="2022" w:author="Eric Boisvert" w:date="2016-01-13T21:08:00Z">
        <w:r>
          <w:t>s</w:t>
        </w:r>
      </w:ins>
      <w:r w:rsidR="00604E1E" w:rsidRPr="00604E1E">
        <w:t xml:space="preserve"> the chemical composition of a geological unit or earth material, as a list of element or oxide concentrations.</w:t>
      </w:r>
    </w:p>
    <w:p w14:paraId="1ECEDC1B" w14:textId="33F27122" w:rsidR="00604E1E" w:rsidRDefault="0019576D" w:rsidP="00604E1E">
      <w:pPr>
        <w:keepNext/>
      </w:pPr>
      <w:r>
        <w:rPr>
          <w:noProof/>
          <w:lang w:val="en-CA" w:eastAsia="en-CA"/>
        </w:rPr>
        <w:pict w14:anchorId="30B53D03">
          <v:shape id="Picture 482" o:spid="_x0000_i1071" type="#_x0000_t75" style="width:367pt;height:239.1pt;visibility:visible;mso-wrap-style:square">
            <v:imagedata r:id="rId61"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023" w:author="Eric Boisvert" w:date="2016-01-19T19:09:00Z">
        <w:r w:rsidR="00302FB5">
          <w:rPr>
            <w:noProof/>
          </w:rPr>
          <w:t>48</w:t>
        </w:r>
      </w:ins>
      <w:del w:id="2024" w:author="Eric Boisvert" w:date="2015-10-30T04:23:00Z">
        <w:r w:rsidR="00090DCF" w:rsidDel="007D2867">
          <w:rPr>
            <w:noProof/>
          </w:rPr>
          <w:delText>34</w:delText>
        </w:r>
      </w:del>
      <w:r w:rsidR="00673E83">
        <w:rPr>
          <w:noProof/>
        </w:rPr>
        <w:fldChar w:fldCharType="end"/>
      </w:r>
      <w:r>
        <w:t>: Chemical composition</w:t>
      </w:r>
    </w:p>
    <w:p w14:paraId="6EB7E3F8" w14:textId="3222DDB4" w:rsidR="00604E1E" w:rsidRDefault="00BF4178">
      <w:pPr>
        <w:pStyle w:val="Heading5"/>
        <w:rPr>
          <w:ins w:id="2025" w:author="Eric Boisvert" w:date="2016-01-13T21:34:00Z"/>
          <w:lang w:val="en-CA"/>
        </w:rPr>
        <w:pPrChange w:id="2026" w:author="Eric Boisvert" w:date="2016-01-13T21:36:00Z">
          <w:pPr>
            <w:autoSpaceDE w:val="0"/>
            <w:autoSpaceDN w:val="0"/>
            <w:adjustRightInd w:val="0"/>
            <w:spacing w:after="0"/>
          </w:pPr>
        </w:pPrChange>
      </w:pPr>
      <w:bookmarkStart w:id="2027" w:name="BKM_D4FBCA43_958A_4AEF_8332_5F96792672DF"/>
      <w:bookmarkEnd w:id="2027"/>
      <w:proofErr w:type="gramStart"/>
      <w:ins w:id="2028" w:author="Eric Boisvert" w:date="2016-01-13T21:34:00Z">
        <w:r w:rsidRPr="00D970E9">
          <w:rPr>
            <w:lang w:val="en-CA"/>
          </w:rPr>
          <w:t>chemicalAnalysis</w:t>
        </w:r>
        <w:proofErr w:type="gramEnd"/>
      </w:ins>
    </w:p>
    <w:p w14:paraId="75970A9E" w14:textId="77777777" w:rsidR="00BF4178" w:rsidRDefault="00BF4178" w:rsidP="00604E1E">
      <w:pPr>
        <w:autoSpaceDE w:val="0"/>
        <w:autoSpaceDN w:val="0"/>
        <w:adjustRightInd w:val="0"/>
        <w:spacing w:after="0"/>
        <w:rPr>
          <w:ins w:id="2029" w:author="Eric Boisvert" w:date="2016-01-13T21:34:00Z"/>
          <w:rFonts w:ascii="Calibri" w:hAnsi="Calibri"/>
          <w:b/>
          <w:bCs/>
          <w:color w:val="000000"/>
          <w:sz w:val="20"/>
          <w:szCs w:val="20"/>
          <w:lang w:val="en-CA"/>
        </w:rPr>
      </w:pPr>
    </w:p>
    <w:p w14:paraId="3E7F39CC" w14:textId="4FA0EB3A" w:rsidR="00BF4178" w:rsidRDefault="00BF4178">
      <w:pPr>
        <w:rPr>
          <w:ins w:id="2030" w:author="Eric Boisvert" w:date="2016-01-13T21:34:00Z"/>
          <w:lang w:val="en-CA"/>
        </w:rPr>
        <w:pPrChange w:id="2031" w:author="Eric Boisvert" w:date="2016-01-13T21:36:00Z">
          <w:pPr>
            <w:autoSpaceDE w:val="0"/>
            <w:autoSpaceDN w:val="0"/>
            <w:adjustRightInd w:val="0"/>
            <w:spacing w:after="0"/>
          </w:pPr>
        </w:pPrChange>
      </w:pPr>
      <w:ins w:id="2032" w:author="Eric Boisvert" w:date="2016-01-13T21:35:00Z">
        <w:r>
          <w:rPr>
            <w:lang w:val="en-CA"/>
          </w:rPr>
          <w:t>The chemichalAnalysis property (swe</w:t>
        </w:r>
        <w:proofErr w:type="gramStart"/>
        <w:r>
          <w:rPr>
            <w:lang w:val="en-CA"/>
          </w:rPr>
          <w:t>:DataRecord</w:t>
        </w:r>
        <w:proofErr w:type="gramEnd"/>
        <w:r>
          <w:rPr>
            <w:lang w:val="en-CA"/>
          </w:rPr>
          <w:t>) shall contain a collection of geochemical results in a form of a DataRecord</w:t>
        </w:r>
      </w:ins>
      <w:ins w:id="2033" w:author="Eric Boisvert" w:date="2016-01-13T21:37:00Z">
        <w:r>
          <w:rPr>
            <w:lang w:val="en-CA"/>
          </w:rPr>
          <w:t xml:space="preserve"> (a collection of fields composed of description and values)</w:t>
        </w:r>
      </w:ins>
    </w:p>
    <w:p w14:paraId="6A6F8840" w14:textId="77777777" w:rsidR="00AE357E" w:rsidRDefault="00AE357E" w:rsidP="00AE357E">
      <w:bookmarkStart w:id="2034" w:name="BKM_7DA6E39E_93F3_43B7_9C51_9F05A691932A"/>
      <w:bookmarkEnd w:id="2034"/>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2260E6C" w:rsidR="00604E1E" w:rsidRDefault="00224DF5" w:rsidP="00AE357E">
      <w:ins w:id="2035" w:author="Eric Boisvert" w:date="2016-01-14T05:16:00Z">
        <w:r>
          <w:lastRenderedPageBreak/>
          <w:t xml:space="preserve">The CompoundMaterialDescription class is a kinf of EarthMaterialDescription that provides </w:t>
        </w:r>
      </w:ins>
      <w:del w:id="2036" w:author="Eric Boisvert" w:date="2016-01-14T05:17:00Z">
        <w:r w:rsidR="00604E1E" w:rsidRPr="00604E1E" w:rsidDel="00224DF5">
          <w:delText>E</w:delText>
        </w:r>
      </w:del>
      <w:ins w:id="2037" w:author="Eric Boisvert" w:date="2016-01-14T05:17:00Z">
        <w:r>
          <w:t>e</w:t>
        </w:r>
      </w:ins>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19576D" w:rsidP="00604E1E">
      <w:pPr>
        <w:keepNext/>
      </w:pPr>
      <w:r>
        <w:rPr>
          <w:noProof/>
          <w:lang w:val="en-CA" w:eastAsia="en-CA"/>
        </w:rPr>
        <w:pict w14:anchorId="28B167D3">
          <v:shape id="Picture 483" o:spid="_x0000_i1072" type="#_x0000_t75" style="width:6in;height:382.05pt;visibility:visible;mso-wrap-style:square">
            <v:imagedata r:id="rId62"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038" w:author="Eric Boisvert" w:date="2016-01-19T19:09:00Z">
        <w:r w:rsidR="00302FB5">
          <w:rPr>
            <w:noProof/>
          </w:rPr>
          <w:t>49</w:t>
        </w:r>
      </w:ins>
      <w:del w:id="2039" w:author="Eric Boisvert" w:date="2015-10-30T04:23:00Z">
        <w:r w:rsidR="00090DCF" w:rsidDel="007D2867">
          <w:rPr>
            <w:noProof/>
          </w:rPr>
          <w:delText>35</w:delText>
        </w:r>
      </w:del>
      <w:r w:rsidR="00673E83">
        <w:rPr>
          <w:noProof/>
        </w:rPr>
        <w:fldChar w:fldCharType="end"/>
      </w:r>
      <w:r>
        <w:t>: Compound material description</w:t>
      </w:r>
    </w:p>
    <w:p w14:paraId="1817E2F9" w14:textId="12994A65" w:rsidR="00604E1E" w:rsidRDefault="00224DF5">
      <w:pPr>
        <w:pStyle w:val="Heading5"/>
        <w:rPr>
          <w:ins w:id="2040" w:author="Eric Boisvert" w:date="2016-01-14T05:18:00Z"/>
          <w:lang w:val="en-CA"/>
        </w:rPr>
        <w:pPrChange w:id="2041" w:author="Eric Boisvert" w:date="2016-01-14T05:19:00Z">
          <w:pPr>
            <w:autoSpaceDE w:val="0"/>
            <w:autoSpaceDN w:val="0"/>
            <w:adjustRightInd w:val="0"/>
            <w:spacing w:after="0"/>
          </w:pPr>
        </w:pPrChange>
      </w:pPr>
      <w:bookmarkStart w:id="2042" w:name="BKM_0126A46B_77F6_4F3D_8366_99D7292A119E"/>
      <w:bookmarkEnd w:id="2042"/>
      <w:proofErr w:type="gramStart"/>
      <w:ins w:id="2043" w:author="Eric Boisvert" w:date="2016-01-14T05:18:00Z">
        <w:r w:rsidRPr="00D970E9">
          <w:rPr>
            <w:lang w:val="en-CA"/>
          </w:rPr>
          <w:t>compositionCategory</w:t>
        </w:r>
        <w:proofErr w:type="gramEnd"/>
      </w:ins>
    </w:p>
    <w:p w14:paraId="1DC7B4CC" w14:textId="77777777" w:rsidR="00224DF5" w:rsidRDefault="00224DF5" w:rsidP="00604E1E">
      <w:pPr>
        <w:autoSpaceDE w:val="0"/>
        <w:autoSpaceDN w:val="0"/>
        <w:adjustRightInd w:val="0"/>
        <w:spacing w:after="0"/>
        <w:rPr>
          <w:ins w:id="2044" w:author="Eric Boisvert" w:date="2016-01-14T05:18:00Z"/>
          <w:color w:val="000000"/>
          <w:sz w:val="20"/>
          <w:szCs w:val="20"/>
          <w:lang w:val="en-CA"/>
        </w:rPr>
      </w:pPr>
    </w:p>
    <w:p w14:paraId="2DFC5351" w14:textId="722165A4" w:rsidR="00224DF5" w:rsidRDefault="00224DF5">
      <w:pPr>
        <w:rPr>
          <w:ins w:id="2045" w:author="Eric Boisvert" w:date="2016-01-14T05:20:00Z"/>
          <w:lang w:val="en-CA"/>
        </w:rPr>
        <w:pPrChange w:id="2046" w:author="Eric Boisvert" w:date="2016-01-14T05:19:00Z">
          <w:pPr>
            <w:autoSpaceDE w:val="0"/>
            <w:autoSpaceDN w:val="0"/>
            <w:adjustRightInd w:val="0"/>
            <w:spacing w:after="0"/>
          </w:pPr>
        </w:pPrChange>
      </w:pPr>
      <w:ins w:id="2047" w:author="Eric Boisvert" w:date="2016-01-14T05:18:00Z">
        <w:r>
          <w:rPr>
            <w:lang w:val="en-CA"/>
          </w:rPr>
          <w:t>The compositionCategory property (swe</w:t>
        </w:r>
        <w:proofErr w:type="gramStart"/>
        <w:r>
          <w:rPr>
            <w:lang w:val="en-CA"/>
          </w:rPr>
          <w:t>:Category</w:t>
        </w:r>
        <w:proofErr w:type="gramEnd"/>
        <w:r>
          <w:rPr>
            <w:lang w:val="en-CA"/>
          </w:rPr>
          <w:t xml:space="preserve">) shall provide a </w:t>
        </w:r>
      </w:ins>
      <w:ins w:id="2048" w:author="Eric Boisvert" w:date="2016-01-14T05:19:00Z">
        <w:r>
          <w:rPr>
            <w:lang w:val="en-CA"/>
          </w:rPr>
          <w:t>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ins>
    </w:p>
    <w:p w14:paraId="7FBB821A" w14:textId="77777777" w:rsidR="00224DF5" w:rsidRDefault="00224DF5">
      <w:pPr>
        <w:rPr>
          <w:ins w:id="2049" w:author="Eric Boisvert" w:date="2016-01-14T05:20:00Z"/>
          <w:lang w:val="en-CA"/>
        </w:rPr>
        <w:pPrChange w:id="2050" w:author="Eric Boisvert" w:date="2016-01-14T05:19:00Z">
          <w:pPr>
            <w:autoSpaceDE w:val="0"/>
            <w:autoSpaceDN w:val="0"/>
            <w:adjustRightInd w:val="0"/>
            <w:spacing w:after="0"/>
          </w:pPr>
        </w:pPrChange>
      </w:pPr>
    </w:p>
    <w:p w14:paraId="577B0BA4" w14:textId="267A7782" w:rsidR="00224DF5" w:rsidRDefault="00224DF5">
      <w:pPr>
        <w:pStyle w:val="Heading5"/>
        <w:rPr>
          <w:ins w:id="2051" w:author="Eric Boisvert" w:date="2016-01-14T05:20:00Z"/>
          <w:lang w:val="en-CA"/>
        </w:rPr>
        <w:pPrChange w:id="2052" w:author="Eric Boisvert" w:date="2016-01-14T05:20:00Z">
          <w:pPr>
            <w:autoSpaceDE w:val="0"/>
            <w:autoSpaceDN w:val="0"/>
            <w:adjustRightInd w:val="0"/>
            <w:spacing w:after="0"/>
          </w:pPr>
        </w:pPrChange>
      </w:pPr>
      <w:proofErr w:type="gramStart"/>
      <w:ins w:id="2053" w:author="Eric Boisvert" w:date="2016-01-14T05:20:00Z">
        <w:r w:rsidRPr="00D970E9">
          <w:rPr>
            <w:lang w:val="en-CA"/>
          </w:rPr>
          <w:t>geneticCategory</w:t>
        </w:r>
        <w:proofErr w:type="gramEnd"/>
      </w:ins>
    </w:p>
    <w:p w14:paraId="415E7D5A" w14:textId="77777777" w:rsidR="00224DF5" w:rsidRPr="00224DF5" w:rsidRDefault="00224DF5">
      <w:pPr>
        <w:rPr>
          <w:ins w:id="2054" w:author="Eric Boisvert" w:date="2016-01-14T05:20:00Z"/>
          <w:lang w:val="en-CA"/>
          <w:rPrChange w:id="2055" w:author="Eric Boisvert" w:date="2016-01-14T05:20:00Z">
            <w:rPr>
              <w:ins w:id="2056" w:author="Eric Boisvert" w:date="2016-01-14T05:20:00Z"/>
              <w:b/>
              <w:bCs/>
              <w:lang w:val="en-CA"/>
            </w:rPr>
          </w:rPrChange>
        </w:rPr>
        <w:pPrChange w:id="2057" w:author="Eric Boisvert" w:date="2016-01-14T05:20:00Z">
          <w:pPr>
            <w:autoSpaceDE w:val="0"/>
            <w:autoSpaceDN w:val="0"/>
            <w:adjustRightInd w:val="0"/>
            <w:spacing w:after="0"/>
          </w:pPr>
        </w:pPrChange>
      </w:pPr>
    </w:p>
    <w:p w14:paraId="43478367" w14:textId="7F0F98A9" w:rsidR="00224DF5" w:rsidRDefault="00224DF5">
      <w:pPr>
        <w:rPr>
          <w:ins w:id="2058" w:author="Eric Boisvert" w:date="2016-01-14T05:20:00Z"/>
          <w:lang w:val="en-CA"/>
        </w:rPr>
        <w:pPrChange w:id="2059" w:author="Eric Boisvert" w:date="2016-01-14T05:20:00Z">
          <w:pPr>
            <w:autoSpaceDE w:val="0"/>
            <w:autoSpaceDN w:val="0"/>
            <w:adjustRightInd w:val="0"/>
            <w:spacing w:after="0"/>
          </w:pPr>
        </w:pPrChange>
      </w:pPr>
      <w:ins w:id="2060" w:author="Eric Boisvert" w:date="2016-01-14T05:20:00Z">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proofErr w:type="gramStart"/>
        <w:r w:rsidRPr="00224DF5">
          <w:rPr>
            <w:lang w:val="en-CA"/>
          </w:rPr>
          <w:t>ie</w:t>
        </w:r>
        <w:proofErr w:type="gramEnd"/>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ins>
    </w:p>
    <w:p w14:paraId="2988E3B5" w14:textId="1D1E09FE" w:rsidR="00224DF5" w:rsidRDefault="00224DF5">
      <w:pPr>
        <w:pStyle w:val="Heading5"/>
        <w:rPr>
          <w:ins w:id="2061" w:author="Eric Boisvert" w:date="2016-01-14T05:24:00Z"/>
          <w:lang w:val="en-CA"/>
        </w:rPr>
        <w:pPrChange w:id="2062" w:author="Eric Boisvert" w:date="2016-01-14T05:24:00Z">
          <w:pPr>
            <w:autoSpaceDE w:val="0"/>
            <w:autoSpaceDN w:val="0"/>
            <w:adjustRightInd w:val="0"/>
            <w:spacing w:after="0"/>
          </w:pPr>
        </w:pPrChange>
      </w:pPr>
      <w:proofErr w:type="gramStart"/>
      <w:ins w:id="2063" w:author="Eric Boisvert" w:date="2016-01-14T05:21:00Z">
        <w:r w:rsidRPr="00224DF5">
          <w:rPr>
            <w:lang w:val="en-CA"/>
          </w:rPr>
          <w:t>particleGeometry</w:t>
        </w:r>
      </w:ins>
      <w:proofErr w:type="gramEnd"/>
    </w:p>
    <w:p w14:paraId="1C023176" w14:textId="77777777" w:rsidR="00224DF5" w:rsidRPr="00224DF5" w:rsidRDefault="00224DF5">
      <w:pPr>
        <w:rPr>
          <w:ins w:id="2064" w:author="Eric Boisvert" w:date="2016-01-14T05:21:00Z"/>
          <w:lang w:val="en-CA"/>
        </w:rPr>
        <w:pPrChange w:id="2065" w:author="Eric Boisvert" w:date="2016-01-14T05:24:00Z">
          <w:pPr>
            <w:autoSpaceDE w:val="0"/>
            <w:autoSpaceDN w:val="0"/>
            <w:adjustRightInd w:val="0"/>
            <w:spacing w:after="0"/>
          </w:pPr>
        </w:pPrChange>
      </w:pPr>
    </w:p>
    <w:p w14:paraId="247216FD" w14:textId="70D6D2C2" w:rsidR="00224DF5" w:rsidRDefault="00224DF5">
      <w:pPr>
        <w:rPr>
          <w:ins w:id="2066" w:author="Eric Boisvert" w:date="2016-01-14T05:24:00Z"/>
          <w:lang w:val="en-CA"/>
        </w:rPr>
        <w:pPrChange w:id="2067" w:author="Eric Boisvert" w:date="2016-01-14T05:24:00Z">
          <w:pPr>
            <w:autoSpaceDE w:val="0"/>
            <w:autoSpaceDN w:val="0"/>
            <w:adjustRightInd w:val="0"/>
            <w:spacing w:after="0"/>
          </w:pPr>
        </w:pPrChange>
      </w:pPr>
      <w:ins w:id="2068" w:author="Eric Boisvert" w:date="2016-01-14T05:21:00Z">
        <w:r>
          <w:rPr>
            <w:lang w:val="en-CA"/>
          </w:rPr>
          <w:t>The particleGeometry</w:t>
        </w:r>
        <w:proofErr w:type="gramStart"/>
        <w:r>
          <w:rPr>
            <w:lang w:val="en-CA"/>
          </w:rPr>
          <w:t>:ParticleGeometryDescription</w:t>
        </w:r>
        <w:proofErr w:type="gramEnd"/>
        <w:r>
          <w:rPr>
            <w:lang w:val="en-CA"/>
          </w:rPr>
          <w:t xml:space="preserve"> shall </w:t>
        </w:r>
      </w:ins>
      <w:ins w:id="2069" w:author="Eric Boisvert" w:date="2016-01-14T05:23:00Z">
        <w:r>
          <w:rPr>
            <w:lang w:val="en-CA"/>
          </w:rPr>
          <w:t>contain an instance of ParticleGeometryDescription</w:t>
        </w:r>
      </w:ins>
      <w:ins w:id="2070" w:author="Eric Boisvert" w:date="2016-01-14T05:24:00Z">
        <w:r>
          <w:rPr>
            <w:lang w:val="en-CA"/>
          </w:rPr>
          <w:t>.</w:t>
        </w:r>
      </w:ins>
    </w:p>
    <w:p w14:paraId="4B1E1EC7" w14:textId="77777777" w:rsidR="00224DF5" w:rsidRDefault="00224DF5">
      <w:pPr>
        <w:rPr>
          <w:ins w:id="2071" w:author="Eric Boisvert" w:date="2016-01-14T05:24:00Z"/>
          <w:lang w:val="en-CA"/>
        </w:rPr>
        <w:pPrChange w:id="2072" w:author="Eric Boisvert" w:date="2016-01-14T05:24:00Z">
          <w:pPr>
            <w:autoSpaceDE w:val="0"/>
            <w:autoSpaceDN w:val="0"/>
            <w:adjustRightInd w:val="0"/>
            <w:spacing w:after="0"/>
          </w:pPr>
        </w:pPrChange>
      </w:pPr>
    </w:p>
    <w:p w14:paraId="5D8F8ACA" w14:textId="4203D84B" w:rsidR="00224DF5" w:rsidRDefault="00224DF5">
      <w:pPr>
        <w:pStyle w:val="Heading5"/>
        <w:rPr>
          <w:ins w:id="2073" w:author="Eric Boisvert" w:date="2016-01-14T05:27:00Z"/>
          <w:lang w:val="en-CA"/>
        </w:rPr>
        <w:pPrChange w:id="2074" w:author="Eric Boisvert" w:date="2016-01-14T05:27:00Z">
          <w:pPr>
            <w:autoSpaceDE w:val="0"/>
            <w:autoSpaceDN w:val="0"/>
            <w:adjustRightInd w:val="0"/>
            <w:spacing w:after="0"/>
          </w:pPr>
        </w:pPrChange>
      </w:pPr>
      <w:ins w:id="2075" w:author="Eric Boisvert" w:date="2016-01-14T05:24:00Z">
        <w:r w:rsidRPr="00D970E9">
          <w:rPr>
            <w:lang w:val="en-CA"/>
          </w:rPr>
          <w:t>Constituent</w:t>
        </w:r>
      </w:ins>
    </w:p>
    <w:p w14:paraId="31B6F5E2" w14:textId="77777777" w:rsidR="004B1BCF" w:rsidRPr="004B1BCF" w:rsidRDefault="004B1BCF">
      <w:pPr>
        <w:rPr>
          <w:ins w:id="2076" w:author="Eric Boisvert" w:date="2016-01-14T05:24:00Z"/>
          <w:lang w:val="en-CA"/>
          <w:rPrChange w:id="2077" w:author="Eric Boisvert" w:date="2016-01-14T05:27:00Z">
            <w:rPr>
              <w:ins w:id="2078" w:author="Eric Boisvert" w:date="2016-01-14T05:24:00Z"/>
              <w:b/>
              <w:bCs/>
              <w:lang w:val="en-CA"/>
            </w:rPr>
          </w:rPrChange>
        </w:rPr>
        <w:pPrChange w:id="2079" w:author="Eric Boisvert" w:date="2016-01-14T05:27:00Z">
          <w:pPr>
            <w:autoSpaceDE w:val="0"/>
            <w:autoSpaceDN w:val="0"/>
            <w:adjustRightInd w:val="0"/>
            <w:spacing w:after="0"/>
          </w:pPr>
        </w:pPrChange>
      </w:pPr>
    </w:p>
    <w:p w14:paraId="44DADA49" w14:textId="32676D49" w:rsidR="00224DF5" w:rsidRDefault="00224DF5">
      <w:pPr>
        <w:rPr>
          <w:ins w:id="2080" w:author="Eric Boisvert" w:date="2016-01-14T05:19:00Z"/>
          <w:lang w:val="en-CA"/>
        </w:rPr>
        <w:pPrChange w:id="2081" w:author="Eric Boisvert" w:date="2016-01-14T05:27:00Z">
          <w:pPr>
            <w:autoSpaceDE w:val="0"/>
            <w:autoSpaceDN w:val="0"/>
            <w:adjustRightInd w:val="0"/>
            <w:spacing w:after="0"/>
          </w:pPr>
        </w:pPrChange>
      </w:pPr>
      <w:ins w:id="2082" w:author="Eric Boisvert" w:date="2016-01-14T05:25:00Z">
        <w:r>
          <w:rPr>
            <w:lang w:val="en-CA"/>
          </w:rPr>
          <w:t xml:space="preserve">The property constituent shall be an association between a </w:t>
        </w:r>
        <w:r w:rsidR="004B1BCF">
          <w:rPr>
            <w:lang w:val="en-CA"/>
          </w:rPr>
          <w:t>CompoundMaterialDescription and a</w:t>
        </w:r>
      </w:ins>
      <w:ins w:id="2083" w:author="Eric Boisvert" w:date="2016-01-14T05:26:00Z">
        <w:r w:rsidR="004B1BCF">
          <w:rPr>
            <w:lang w:val="en-CA"/>
          </w:rPr>
          <w:t xml:space="preserve"> ConstituentPart</w:t>
        </w:r>
      </w:ins>
      <w:ins w:id="2084" w:author="Eric Boisvert" w:date="2016-01-14T05:27:00Z">
        <w:r w:rsidR="004B1BCF">
          <w:rPr>
            <w:lang w:val="en-CA"/>
          </w:rPr>
          <w:t xml:space="preserve"> that </w:t>
        </w:r>
        <w:r w:rsidR="004B1BCF" w:rsidRPr="004B1BCF">
          <w:rPr>
            <w:lang w:val="en-CA"/>
          </w:rPr>
          <w:t>makes up part of the CompoundMaterial</w:t>
        </w:r>
        <w:r w:rsidR="004B1BCF">
          <w:rPr>
            <w:lang w:val="en-CA"/>
          </w:rPr>
          <w:t>.</w:t>
        </w:r>
      </w:ins>
    </w:p>
    <w:p w14:paraId="7ED6961E" w14:textId="1C7BC235" w:rsidR="00604E1E" w:rsidRDefault="00E66A9E" w:rsidP="00E66A9E">
      <w:pPr>
        <w:pStyle w:val="Heading4"/>
      </w:pPr>
      <w:bookmarkStart w:id="2085" w:name="BKM_68F68CA6_F7FB_411D_8560_851B7315C00E"/>
      <w:bookmarkStart w:id="2086" w:name="BKM_F5243BEF_0ABC_4433_AFCB_2FCD01906472"/>
      <w:bookmarkEnd w:id="2085"/>
      <w:bookmarkEnd w:id="2086"/>
      <w:r>
        <w:t>ParticleGeometryDescription</w:t>
      </w:r>
    </w:p>
    <w:p w14:paraId="125F1862" w14:textId="77777777" w:rsidR="00E66A9E" w:rsidRDefault="00E66A9E" w:rsidP="00AE357E"/>
    <w:p w14:paraId="705F8B9C" w14:textId="16889F97" w:rsidR="00E66A9E" w:rsidRDefault="00E66A9E" w:rsidP="00AE357E">
      <w:pPr>
        <w:rPr>
          <w:ins w:id="2087"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19576D">
      <w:pPr>
        <w:keepNext/>
        <w:rPr>
          <w:ins w:id="2088" w:author="Eric Boisvert" w:date="2015-11-11T13:13:00Z"/>
        </w:rPr>
        <w:pPrChange w:id="2089" w:author="Eric Boisvert" w:date="2015-11-11T13:13:00Z">
          <w:pPr/>
        </w:pPrChange>
      </w:pPr>
      <w:ins w:id="2090" w:author="Eric Boisvert" w:date="2015-11-11T13:12:00Z">
        <w:r>
          <w:rPr>
            <w:noProof/>
            <w:lang w:val="en-CA" w:eastAsia="en-CA"/>
          </w:rPr>
          <w:lastRenderedPageBreak/>
          <w:pict w14:anchorId="7928CF19">
            <v:shape id="Picture 14" o:spid="_x0000_i1073" type="#_x0000_t75" style="width:190.2pt;height:317pt;visibility:visible;mso-wrap-style:square">
              <v:imagedata r:id="rId63" o:title=""/>
            </v:shape>
          </w:pict>
        </w:r>
      </w:ins>
    </w:p>
    <w:p w14:paraId="516FE13B" w14:textId="78C7F472" w:rsidR="00DE657E" w:rsidRDefault="00DE657E">
      <w:pPr>
        <w:pStyle w:val="Caption"/>
        <w:rPr>
          <w:ins w:id="2091" w:author="Eric Boisvert" w:date="2015-11-11T13:12:00Z"/>
        </w:rPr>
        <w:pPrChange w:id="2092" w:author="Eric Boisvert" w:date="2015-11-11T13:13:00Z">
          <w:pPr/>
        </w:pPrChange>
      </w:pPr>
      <w:ins w:id="2093" w:author="Eric Boisvert" w:date="2015-11-11T13:13:00Z">
        <w:r>
          <w:t xml:space="preserve">Figure </w:t>
        </w:r>
        <w:r>
          <w:fldChar w:fldCharType="begin"/>
        </w:r>
        <w:r>
          <w:instrText xml:space="preserve"> SEQ Figure \* ARABIC </w:instrText>
        </w:r>
      </w:ins>
      <w:r>
        <w:fldChar w:fldCharType="separate"/>
      </w:r>
      <w:ins w:id="2094" w:author="Eric Boisvert" w:date="2016-01-19T19:09:00Z">
        <w:r w:rsidR="00302FB5">
          <w:rPr>
            <w:noProof/>
          </w:rPr>
          <w:t>50</w:t>
        </w:r>
      </w:ins>
      <w:ins w:id="2095" w:author="Eric Boisvert" w:date="2015-11-11T13:13:00Z">
        <w:r>
          <w:fldChar w:fldCharType="end"/>
        </w:r>
        <w:r>
          <w:t>: ParticleGeometry</w:t>
        </w:r>
      </w:ins>
      <w:ins w:id="2096" w:author="Eric Boisvert" w:date="2016-01-14T05:34:00Z">
        <w:r w:rsidR="004B1BCF">
          <w:t xml:space="preserve"> context diagram</w:t>
        </w:r>
      </w:ins>
    </w:p>
    <w:p w14:paraId="4C206BCD" w14:textId="58BA27BB" w:rsidR="00DE657E" w:rsidRDefault="004B1BCF" w:rsidP="00AE357E">
      <w:pPr>
        <w:rPr>
          <w:ins w:id="2097" w:author="Eric Boisvert" w:date="2016-01-14T05:34:00Z"/>
        </w:rPr>
      </w:pPr>
      <w:proofErr w:type="gramStart"/>
      <w:ins w:id="2098" w:author="Eric Boisvert" w:date="2016-01-14T05:34:00Z">
        <w:r w:rsidRPr="004B1BCF">
          <w:t>particleType</w:t>
        </w:r>
        <w:proofErr w:type="gramEnd"/>
      </w:ins>
    </w:p>
    <w:p w14:paraId="620DA123" w14:textId="203CFA44" w:rsidR="004B1BCF" w:rsidDel="0032727A" w:rsidRDefault="004B1BCF" w:rsidP="004B1BCF">
      <w:pPr>
        <w:rPr>
          <w:del w:id="2099" w:author="Eric Boisvert" w:date="2016-01-14T05:50:00Z"/>
        </w:rPr>
      </w:pPr>
      <w:ins w:id="2100" w:author="Eric Boisvert" w:date="2016-01-14T05:34:00Z">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t>
        </w:r>
      </w:ins>
      <w:ins w:id="2101" w:author="Eric Boisvert" w:date="2016-01-14T05:35:00Z">
        <w:r w:rsidR="007F03F0">
          <w:t xml:space="preserve">When </w:t>
        </w:r>
      </w:ins>
      <w:ins w:id="2102" w:author="Eric Boisvert" w:date="2016-01-14T05:34:00Z">
        <w:r>
          <w:t xml:space="preserve">applied on ParticleDescription for CompoundMaterial, then </w:t>
        </w:r>
      </w:ins>
      <w:ins w:id="2103" w:author="Eric Boisvert" w:date="2016-01-14T05:36:00Z">
        <w:r w:rsidR="007F03F0">
          <w:t xml:space="preserve">it </w:t>
        </w:r>
      </w:ins>
      <w:ins w:id="2104" w:author="Eric Boisvert" w:date="2016-01-14T05:34:00Z">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ins>
    </w:p>
    <w:p w14:paraId="5E59B820" w14:textId="43300811" w:rsidR="0032727A" w:rsidRDefault="0032727A">
      <w:pPr>
        <w:pStyle w:val="Heading5"/>
        <w:rPr>
          <w:ins w:id="2105" w:author="Eric Boisvert" w:date="2016-01-14T05:54:00Z"/>
        </w:rPr>
        <w:pPrChange w:id="2106" w:author="Eric Boisvert" w:date="2016-01-14T05:54:00Z">
          <w:pPr/>
        </w:pPrChange>
      </w:pPr>
      <w:proofErr w:type="gramStart"/>
      <w:ins w:id="2107" w:author="Eric Boisvert" w:date="2016-01-14T05:50:00Z">
        <w:r w:rsidRPr="0032727A">
          <w:t>aspectRatio</w:t>
        </w:r>
      </w:ins>
      <w:proofErr w:type="gramEnd"/>
    </w:p>
    <w:p w14:paraId="4C292BE9" w14:textId="77777777" w:rsidR="0032727A" w:rsidRPr="0032727A" w:rsidRDefault="0032727A">
      <w:pPr>
        <w:rPr>
          <w:ins w:id="2108" w:author="Eric Boisvert" w:date="2016-01-14T05:50:00Z"/>
        </w:rPr>
      </w:pPr>
    </w:p>
    <w:p w14:paraId="6E5DDB30" w14:textId="33E7515D" w:rsidR="0032727A" w:rsidRDefault="0032727A" w:rsidP="004B1BCF">
      <w:pPr>
        <w:rPr>
          <w:ins w:id="2109" w:author="Eric Boisvert" w:date="2016-01-14T05:54:00Z"/>
        </w:rPr>
      </w:pPr>
      <w:ins w:id="2110" w:author="Eric Boisvert" w:date="2016-01-14T05:50:00Z">
        <w:r>
          <w:t>The aspectRatio property (swe</w:t>
        </w:r>
        <w:proofErr w:type="gramStart"/>
        <w:r>
          <w:t>:Category</w:t>
        </w:r>
        <w:proofErr w:type="gramEnd"/>
        <w:r>
          <w:t xml:space="preserve">) shall contain </w:t>
        </w:r>
      </w:ins>
      <w:ins w:id="2111" w:author="Eric Boisvert" w:date="2016-01-14T05:51:00Z">
        <w:r>
          <w:t>a term from a controlled concept describing</w:t>
        </w:r>
        <w:r w:rsidRPr="0032727A">
          <w:t xml:space="preserve"> the geometry of particles based on the ratios of lengths of long, intermediate and short axes of grains. </w:t>
        </w:r>
      </w:ins>
      <w:ins w:id="2112" w:author="Eric Boisvert" w:date="2016-01-14T05:52:00Z">
        <w:r>
          <w:t>It e</w:t>
        </w:r>
      </w:ins>
      <w:ins w:id="2113" w:author="Eric Boisvert" w:date="2016-01-14T05:51:00Z">
        <w:r w:rsidRPr="0032727A">
          <w:t xml:space="preserve">quates to sphericity in sedimentary rocks (ie: the degree to which the shape of a particle approximates a sphere).  </w:t>
        </w:r>
      </w:ins>
      <w:ins w:id="2114" w:author="Eric Boisvert" w:date="2016-01-14T05:52:00Z">
        <w:r>
          <w:t xml:space="preserve">The formal definition is </w:t>
        </w:r>
      </w:ins>
      <w:ins w:id="2115" w:author="Eric Boisvert" w:date="2016-01-14T05:53:00Z">
        <w:r>
          <w:t>“</w:t>
        </w:r>
      </w:ins>
      <w:ins w:id="2116" w:author="Eric Boisvert" w:date="2016-01-14T05:51:00Z">
        <w:r w:rsidRPr="0032727A">
          <w:rPr>
            <w:i/>
            <w:rPrChange w:id="2117" w:author="Eric Boisvert" w:date="2016-01-14T05:54:00Z">
              <w:rPr/>
            </w:rPrChange>
          </w:rPr>
          <w:t xml:space="preserve">A quantitative specification based on the ratio of lengths of long, intermediate and short </w:t>
        </w:r>
        <w:r w:rsidRPr="0032727A">
          <w:rPr>
            <w:i/>
            <w:rPrChange w:id="2118" w:author="Eric Boisvert" w:date="2016-01-14T05:54:00Z">
              <w:rPr/>
            </w:rPrChange>
          </w:rPr>
          <w:lastRenderedPageBreak/>
          <w:t>axes of grain shape</w:t>
        </w:r>
      </w:ins>
      <w:ins w:id="2119" w:author="Eric Boisvert" w:date="2016-01-14T05:53:00Z">
        <w:r>
          <w:t>”</w:t>
        </w:r>
      </w:ins>
      <w:ins w:id="2120" w:author="Eric Boisvert" w:date="2016-01-14T05:51:00Z">
        <w:r w:rsidRPr="0032727A">
          <w:t xml:space="preserve"> (Sneed and Folk, 1958; Zingg, 1935). (</w:t>
        </w:r>
        <w:proofErr w:type="gramStart"/>
        <w:r w:rsidRPr="0032727A">
          <w:t>eg</w:t>
        </w:r>
        <w:proofErr w:type="gramEnd"/>
        <w:r w:rsidRPr="0032727A">
          <w:t>: prolate, slightly flattened, very bladed, equant, acicular, tabular)</w:t>
        </w:r>
      </w:ins>
    </w:p>
    <w:p w14:paraId="578F6A22" w14:textId="480E655F" w:rsidR="0032727A" w:rsidRDefault="0032727A">
      <w:pPr>
        <w:pStyle w:val="Heading5"/>
        <w:rPr>
          <w:ins w:id="2121" w:author="Eric Boisvert" w:date="2016-01-14T05:55:00Z"/>
        </w:rPr>
        <w:pPrChange w:id="2122" w:author="Eric Boisvert" w:date="2016-01-14T05:55:00Z">
          <w:pPr/>
        </w:pPrChange>
      </w:pPr>
      <w:commentRangeStart w:id="2123"/>
      <w:proofErr w:type="gramStart"/>
      <w:ins w:id="2124" w:author="Eric Boisvert" w:date="2016-01-14T05:55:00Z">
        <w:r>
          <w:t>s</w:t>
        </w:r>
      </w:ins>
      <w:ins w:id="2125" w:author="Eric Boisvert" w:date="2016-01-14T05:54:00Z">
        <w:r w:rsidRPr="0032727A">
          <w:t>hape</w:t>
        </w:r>
      </w:ins>
      <w:commentRangeEnd w:id="2123"/>
      <w:proofErr w:type="gramEnd"/>
      <w:ins w:id="2126" w:author="Eric Boisvert" w:date="2016-01-14T05:56:00Z">
        <w:r>
          <w:rPr>
            <w:rStyle w:val="CommentReference"/>
            <w:b w:val="0"/>
            <w:bCs w:val="0"/>
            <w:i w:val="0"/>
            <w:iCs w:val="0"/>
          </w:rPr>
          <w:commentReference w:id="2123"/>
        </w:r>
      </w:ins>
    </w:p>
    <w:p w14:paraId="6B53B85D" w14:textId="77777777" w:rsidR="0032727A" w:rsidRPr="0032727A" w:rsidRDefault="0032727A">
      <w:pPr>
        <w:rPr>
          <w:ins w:id="2127" w:author="Eric Boisvert" w:date="2016-01-14T05:54:00Z"/>
        </w:rPr>
      </w:pPr>
    </w:p>
    <w:p w14:paraId="028A1B0E" w14:textId="3D528A3E" w:rsidR="0032727A" w:rsidRDefault="0032727A" w:rsidP="004B1BCF">
      <w:pPr>
        <w:rPr>
          <w:ins w:id="2128" w:author="Eric Boisvert" w:date="2016-01-14T05:55:00Z"/>
        </w:rPr>
      </w:pPr>
      <w:ins w:id="2129" w:author="Eric Boisvert" w:date="2016-01-14T05:54:00Z">
        <w:r>
          <w:t xml:space="preserve">The </w:t>
        </w:r>
      </w:ins>
      <w:ins w:id="2130" w:author="Eric Boisvert" w:date="2016-01-14T05:55:00Z">
        <w:r>
          <w:t>s</w:t>
        </w:r>
      </w:ins>
      <w:ins w:id="2131" w:author="Eric Boisvert" w:date="2016-01-14T05:54:00Z">
        <w:r w:rsidRPr="0032727A">
          <w:t xml:space="preserve">hape </w:t>
        </w:r>
        <w:r>
          <w:t>property (swe</w:t>
        </w:r>
        <w:proofErr w:type="gramStart"/>
        <w:r>
          <w:t>:Category</w:t>
        </w:r>
        <w:proofErr w:type="gramEnd"/>
        <w:r>
          <w:t>) shall</w:t>
        </w:r>
        <w:r w:rsidRPr="0032727A">
          <w:t xml:space="preserve"> describes, </w:t>
        </w:r>
      </w:ins>
    </w:p>
    <w:p w14:paraId="3890B2DD" w14:textId="0986C2EC" w:rsidR="0032727A" w:rsidRDefault="0032727A">
      <w:pPr>
        <w:numPr>
          <w:ilvl w:val="0"/>
          <w:numId w:val="36"/>
        </w:numPr>
        <w:spacing w:after="0"/>
        <w:rPr>
          <w:ins w:id="2132" w:author="Eric Boisvert" w:date="2016-01-14T05:55:00Z"/>
        </w:rPr>
        <w:pPrChange w:id="2133" w:author="Eric Boisvert" w:date="2016-01-14T05:55:00Z">
          <w:pPr/>
        </w:pPrChange>
      </w:pPr>
      <w:ins w:id="2134" w:author="Eric Boisvert" w:date="2016-01-14T05:54:00Z">
        <w:r w:rsidRPr="0032727A">
          <w:t xml:space="preserve">the development of crystal faces bounding particles in crystalline compond materials, and </w:t>
        </w:r>
      </w:ins>
    </w:p>
    <w:p w14:paraId="552A82DC" w14:textId="74421AC6" w:rsidR="0032727A" w:rsidRDefault="0032727A">
      <w:pPr>
        <w:numPr>
          <w:ilvl w:val="0"/>
          <w:numId w:val="36"/>
        </w:numPr>
        <w:spacing w:after="0"/>
        <w:rPr>
          <w:ins w:id="2135" w:author="Eric Boisvert" w:date="2016-01-14T05:55:00Z"/>
        </w:rPr>
        <w:pPrChange w:id="2136" w:author="Eric Boisvert" w:date="2016-01-14T05:55:00Z">
          <w:pPr/>
        </w:pPrChange>
      </w:pPr>
      <w:proofErr w:type="gramStart"/>
      <w:ins w:id="2137" w:author="Eric Boisvert" w:date="2016-01-14T05:54:00Z">
        <w:r w:rsidRPr="0032727A">
          <w:t>surface</w:t>
        </w:r>
        <w:proofErr w:type="gramEnd"/>
        <w:r w:rsidRPr="0032727A">
          <w:t xml:space="preserve"> rounding of grains in sedimentary rocks. Roundness is a measure of the sharpness of the edges between surfaces bounding a particle (see Jackson, 1997; Wadell, 1932). </w:t>
        </w:r>
      </w:ins>
    </w:p>
    <w:p w14:paraId="6A27B492" w14:textId="77777777" w:rsidR="0032727A" w:rsidRDefault="0032727A">
      <w:pPr>
        <w:spacing w:after="0"/>
        <w:rPr>
          <w:ins w:id="2138" w:author="Eric Boisvert" w:date="2016-01-14T05:55:00Z"/>
        </w:rPr>
        <w:pPrChange w:id="2139" w:author="Eric Boisvert" w:date="2016-01-14T05:55:00Z">
          <w:pPr/>
        </w:pPrChange>
      </w:pPr>
    </w:p>
    <w:p w14:paraId="65D11AD8" w14:textId="28AF8B07" w:rsidR="0032727A" w:rsidRDefault="0032727A" w:rsidP="004B1BCF">
      <w:pPr>
        <w:rPr>
          <w:ins w:id="2140" w:author="Eric Boisvert" w:date="2016-01-14T05:57:00Z"/>
        </w:rPr>
      </w:pPr>
      <w:ins w:id="2141" w:author="Eric Boisvert" w:date="2016-01-14T05:55:00Z">
        <w:r>
          <w:t>The t</w:t>
        </w:r>
      </w:ins>
      <w:ins w:id="2142" w:author="Eric Boisvert" w:date="2016-01-14T05:54:00Z">
        <w:r>
          <w:t>erm</w:t>
        </w:r>
      </w:ins>
      <w:ins w:id="2143" w:author="Eric Boisvert" w:date="2016-01-14T05:55:00Z">
        <w:r>
          <w:t>s</w:t>
        </w:r>
      </w:ins>
      <w:ins w:id="2144" w:author="Eric Boisvert" w:date="2016-01-14T05:54:00Z">
        <w:r w:rsidRPr="0032727A">
          <w:t xml:space="preserve"> </w:t>
        </w:r>
      </w:ins>
      <w:ins w:id="2145" w:author="Eric Boisvert" w:date="2016-01-14T05:55:00Z">
        <w:r>
          <w:t>shall</w:t>
        </w:r>
      </w:ins>
      <w:ins w:id="2146" w:author="Eric Boisvert" w:date="2016-01-14T05:54:00Z">
        <w:r w:rsidRPr="0032727A">
          <w:t xml:space="preserve"> be appropriate for the kind of compound material (eg: for crystalline rocks- euhedral, ideoblastic, subhedral, anhedral, xenoblastic; for sedimentary rocks - angular, rounded)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ins w:id="2147" w:author="Eric Boisvert" w:date="2016-01-14T05:58:00Z"/>
        </w:trPr>
        <w:tc>
          <w:tcPr>
            <w:tcW w:w="4219" w:type="dxa"/>
            <w:tcBorders>
              <w:right w:val="nil"/>
            </w:tcBorders>
            <w:shd w:val="clear" w:color="auto" w:fill="auto"/>
          </w:tcPr>
          <w:p w14:paraId="1894EA71" w14:textId="080BE0A1" w:rsidR="00031808" w:rsidRPr="00D12552" w:rsidRDefault="00031808" w:rsidP="00031808">
            <w:pPr>
              <w:pStyle w:val="Tabletext10"/>
              <w:rPr>
                <w:ins w:id="2148" w:author="Eric Boisvert" w:date="2016-01-14T05:58:00Z"/>
                <w:rStyle w:val="requri"/>
                <w:lang w:val="en-CA"/>
              </w:rPr>
            </w:pPr>
            <w:ins w:id="2149" w:author="Eric Boisvert" w:date="2016-01-14T05:58:00Z">
              <w:r>
                <w:rPr>
                  <w:rStyle w:val="requri"/>
                  <w:lang w:val="en-CA"/>
                </w:rPr>
                <w:t>/req/gsml4-extension</w:t>
              </w:r>
              <w:r w:rsidRPr="00D12552">
                <w:rPr>
                  <w:rStyle w:val="requri"/>
                  <w:lang w:val="en-CA"/>
                </w:rPr>
                <w:t>/</w:t>
              </w:r>
              <w:r>
                <w:rPr>
                  <w:rStyle w:val="requri"/>
                  <w:lang w:val="en-CA"/>
                </w:rPr>
                <w:t>particle-shape</w:t>
              </w:r>
            </w:ins>
          </w:p>
        </w:tc>
        <w:tc>
          <w:tcPr>
            <w:tcW w:w="4678" w:type="dxa"/>
            <w:tcBorders>
              <w:left w:val="nil"/>
            </w:tcBorders>
            <w:shd w:val="clear" w:color="auto" w:fill="auto"/>
          </w:tcPr>
          <w:p w14:paraId="23F2B670" w14:textId="23BFC61B" w:rsidR="00031808" w:rsidRPr="00D12552" w:rsidRDefault="00031808" w:rsidP="00D16D48">
            <w:pPr>
              <w:pStyle w:val="Tabletext10"/>
              <w:jc w:val="left"/>
              <w:rPr>
                <w:ins w:id="2150" w:author="Eric Boisvert" w:date="2016-01-14T05:58:00Z"/>
                <w:rStyle w:val="reqtext"/>
                <w:lang w:val="en-CA"/>
              </w:rPr>
            </w:pPr>
            <w:ins w:id="2151" w:author="Eric Boisvert" w:date="2016-01-14T05:58:00Z">
              <w:r>
                <w:t xml:space="preserve">The particle shape term SHALL be appropriate for the kind of compound material   </w:t>
              </w:r>
            </w:ins>
          </w:p>
        </w:tc>
      </w:tr>
    </w:tbl>
    <w:p w14:paraId="79C26157" w14:textId="77777777" w:rsidR="0032727A" w:rsidRDefault="0032727A" w:rsidP="004B1BCF">
      <w:pPr>
        <w:rPr>
          <w:ins w:id="2152" w:author="Eric Boisvert" w:date="2016-01-16T17:27:00Z"/>
        </w:rPr>
      </w:pPr>
    </w:p>
    <w:p w14:paraId="46FC7ABE" w14:textId="1D65A5A4" w:rsidR="00DE441D" w:rsidRDefault="00DE441D">
      <w:pPr>
        <w:pStyle w:val="Heading5"/>
        <w:rPr>
          <w:ins w:id="2153" w:author="Eric Boisvert" w:date="2016-01-16T17:32:00Z"/>
        </w:rPr>
        <w:pPrChange w:id="2154" w:author="Eric Boisvert" w:date="2016-01-16T17:34:00Z">
          <w:pPr/>
        </w:pPrChange>
      </w:pPr>
      <w:proofErr w:type="gramStart"/>
      <w:ins w:id="2155" w:author="Eric Boisvert" w:date="2016-01-16T17:34:00Z">
        <w:r>
          <w:t>s</w:t>
        </w:r>
      </w:ins>
      <w:ins w:id="2156" w:author="Eric Boisvert" w:date="2016-01-16T17:32:00Z">
        <w:r w:rsidRPr="00DE441D">
          <w:t>ize</w:t>
        </w:r>
        <w:proofErr w:type="gramEnd"/>
      </w:ins>
    </w:p>
    <w:p w14:paraId="3F26D7A1" w14:textId="77777777" w:rsidR="00DE441D" w:rsidRDefault="00DE441D" w:rsidP="004B1BCF">
      <w:pPr>
        <w:rPr>
          <w:ins w:id="2157" w:author="Eric Boisvert" w:date="2016-01-16T17:34:00Z"/>
        </w:rPr>
      </w:pPr>
    </w:p>
    <w:p w14:paraId="67A0AB71" w14:textId="3A7E7633" w:rsidR="00DE441D" w:rsidRDefault="00DE441D" w:rsidP="004B1BCF">
      <w:pPr>
        <w:rPr>
          <w:ins w:id="2158" w:author="Eric Boisvert" w:date="2016-01-16T17:34:00Z"/>
        </w:rPr>
      </w:pPr>
      <w:ins w:id="2159" w:author="Eric Boisvert" w:date="2016-01-16T17:32:00Z">
        <w:r>
          <w:t>The property size</w:t>
        </w:r>
      </w:ins>
      <w:ins w:id="2160" w:author="Eric Boisvert" w:date="2016-01-16T17:33:00Z">
        <w:r>
          <w:t xml:space="preserve"> (</w:t>
        </w:r>
      </w:ins>
      <w:ins w:id="2161" w:author="Eric Boisvert" w:date="2016-01-24T13:31:00Z">
        <w:r w:rsidR="00253146">
          <w:t>SWE::Quantity</w:t>
        </w:r>
      </w:ins>
      <w:ins w:id="2162" w:author="Eric Boisvert" w:date="2016-01-16T17:33:00Z">
        <w:r>
          <w:t>Range) shall report the s</w:t>
        </w:r>
        <w:r w:rsidRPr="00DE441D">
          <w:t xml:space="preserve">ize </w:t>
        </w:r>
        <w:r>
          <w:t>that</w:t>
        </w:r>
        <w:r w:rsidRPr="00DE441D">
          <w:t xml:space="preserve"> specifies particle grainsize</w:t>
        </w:r>
        <w:commentRangeStart w:id="2163"/>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ins>
      <w:commentRangeEnd w:id="2163"/>
      <w:ins w:id="2164" w:author="Eric Boisvert" w:date="2016-01-16T17:34:00Z">
        <w:r>
          <w:rPr>
            <w:rStyle w:val="CommentReference"/>
          </w:rPr>
          <w:commentReference w:id="2163"/>
        </w:r>
      </w:ins>
    </w:p>
    <w:p w14:paraId="25C08882" w14:textId="206DA40E" w:rsidR="00DE441D" w:rsidRDefault="00DE441D">
      <w:pPr>
        <w:pStyle w:val="Heading5"/>
        <w:rPr>
          <w:ins w:id="2165" w:author="Eric Boisvert" w:date="2016-01-16T17:36:00Z"/>
          <w:lang w:val="en-CA"/>
        </w:rPr>
        <w:pPrChange w:id="2166" w:author="Eric Boisvert" w:date="2016-01-16T17:36:00Z">
          <w:pPr/>
        </w:pPrChange>
      </w:pPr>
      <w:proofErr w:type="gramStart"/>
      <w:ins w:id="2167" w:author="Eric Boisvert" w:date="2016-01-16T17:36:00Z">
        <w:r>
          <w:rPr>
            <w:lang w:val="en-CA"/>
          </w:rPr>
          <w:t>s</w:t>
        </w:r>
      </w:ins>
      <w:ins w:id="2168" w:author="Eric Boisvert" w:date="2016-01-16T17:34:00Z">
        <w:r w:rsidRPr="00D970E9">
          <w:rPr>
            <w:lang w:val="en-CA"/>
          </w:rPr>
          <w:t>orting</w:t>
        </w:r>
      </w:ins>
      <w:proofErr w:type="gramEnd"/>
    </w:p>
    <w:p w14:paraId="5B3BEB1A" w14:textId="77777777" w:rsidR="00DE441D" w:rsidRPr="00DE441D" w:rsidRDefault="00DE441D">
      <w:pPr>
        <w:rPr>
          <w:ins w:id="2169" w:author="Eric Boisvert" w:date="2016-01-16T17:34:00Z"/>
          <w:lang w:val="en-CA"/>
          <w:rPrChange w:id="2170" w:author="Eric Boisvert" w:date="2016-01-16T17:36:00Z">
            <w:rPr>
              <w:ins w:id="2171" w:author="Eric Boisvert" w:date="2016-01-16T17:34:00Z"/>
              <w:b/>
              <w:bCs/>
              <w:lang w:val="en-CA"/>
            </w:rPr>
          </w:rPrChange>
        </w:rPr>
      </w:pPr>
    </w:p>
    <w:p w14:paraId="4FD88E0A" w14:textId="51EF0FBF" w:rsidR="00DE441D" w:rsidRDefault="00DE441D">
      <w:pPr>
        <w:rPr>
          <w:ins w:id="2172" w:author="Eric Boisvert" w:date="2016-01-16T17:36:00Z"/>
          <w:lang w:val="en-CA"/>
        </w:rPr>
      </w:pPr>
      <w:ins w:id="2173" w:author="Eric Boisvert" w:date="2016-01-16T17:34:00Z">
        <w:r>
          <w:rPr>
            <w:lang w:val="en-CA"/>
          </w:rPr>
          <w:t>The sorting property (swe</w:t>
        </w:r>
        <w:proofErr w:type="gramStart"/>
        <w:r>
          <w:rPr>
            <w:lang w:val="en-CA"/>
          </w:rPr>
          <w:t>:Category</w:t>
        </w:r>
        <w:proofErr w:type="gramEnd"/>
        <w:r>
          <w:rPr>
            <w:lang w:val="en-CA"/>
          </w:rPr>
          <w:t xml:space="preserve">) shall </w:t>
        </w:r>
      </w:ins>
      <w:ins w:id="2174" w:author="Eric Boisvert" w:date="2016-01-16T17:35:00Z">
        <w:r>
          <w:rPr>
            <w:lang w:val="en-CA"/>
          </w:rPr>
          <w:t>hold</w:t>
        </w:r>
        <w:r w:rsidRPr="00DE441D">
          <w:rPr>
            <w:lang w:val="en-CA"/>
          </w:rPr>
          <w:t xml:space="preserve"> </w:t>
        </w:r>
        <w:r>
          <w:rPr>
            <w:lang w:val="en-CA"/>
          </w:rPr>
          <w:t xml:space="preserve">a </w:t>
        </w:r>
        <w:r w:rsidRPr="00DE441D">
          <w:rPr>
            <w:lang w:val="en-CA"/>
          </w:rPr>
          <w:t>terms</w:t>
        </w:r>
        <w:r>
          <w:rPr>
            <w:lang w:val="en-CA"/>
          </w:rPr>
          <w:t xml:space="preserve"> from a vocabulary that specif</w:t>
        </w:r>
      </w:ins>
      <w:ins w:id="2175" w:author="Eric Boisvert" w:date="2016-01-16T17:36:00Z">
        <w:r>
          <w:rPr>
            <w:lang w:val="en-CA"/>
          </w:rPr>
          <w:t>ies the</w:t>
        </w:r>
      </w:ins>
      <w:ins w:id="2176" w:author="Eric Boisvert" w:date="2016-01-16T17:35:00Z">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ins>
    </w:p>
    <w:p w14:paraId="0086F799" w14:textId="54D55251" w:rsidR="003B691E" w:rsidRDefault="003B691E">
      <w:pPr>
        <w:pStyle w:val="Heading5"/>
        <w:rPr>
          <w:ins w:id="2177" w:author="Eric Boisvert" w:date="2016-01-16T17:42:00Z"/>
          <w:lang w:val="en-CA"/>
        </w:rPr>
        <w:pPrChange w:id="2178" w:author="Eric Boisvert" w:date="2016-01-16T17:42:00Z">
          <w:pPr/>
        </w:pPrChange>
      </w:pPr>
      <w:proofErr w:type="gramStart"/>
      <w:ins w:id="2179" w:author="Eric Boisvert" w:date="2016-01-16T17:36:00Z">
        <w:r w:rsidRPr="00D970E9">
          <w:rPr>
            <w:lang w:val="en-CA"/>
          </w:rPr>
          <w:t>sourceOrganism</w:t>
        </w:r>
      </w:ins>
      <w:proofErr w:type="gramEnd"/>
    </w:p>
    <w:p w14:paraId="13061897" w14:textId="77777777" w:rsidR="003B691E" w:rsidRPr="003B691E" w:rsidRDefault="003B691E">
      <w:pPr>
        <w:rPr>
          <w:ins w:id="2180" w:author="Eric Boisvert" w:date="2016-01-16T17:36:00Z"/>
          <w:lang w:val="en-CA"/>
          <w:rPrChange w:id="2181" w:author="Eric Boisvert" w:date="2016-01-16T17:42:00Z">
            <w:rPr>
              <w:ins w:id="2182" w:author="Eric Boisvert" w:date="2016-01-16T17:36:00Z"/>
              <w:b/>
              <w:bCs/>
              <w:lang w:val="en-CA"/>
            </w:rPr>
          </w:rPrChange>
        </w:rPr>
      </w:pPr>
    </w:p>
    <w:p w14:paraId="2C6007F3" w14:textId="7D391C78" w:rsidR="003B691E" w:rsidRDefault="003B691E">
      <w:pPr>
        <w:rPr>
          <w:ins w:id="2183" w:author="Eric Boisvert" w:date="2016-01-14T05:50:00Z"/>
        </w:rPr>
      </w:pPr>
      <w:ins w:id="2184" w:author="Eric Boisvert" w:date="2016-01-16T17:36:00Z">
        <w:r>
          <w:lastRenderedPageBreak/>
          <w:t xml:space="preserve">The sourceOrganism property shall </w:t>
        </w:r>
      </w:ins>
      <w:ins w:id="2185" w:author="Eric Boisvert" w:date="2016-01-16T17:41:00Z">
        <w:r>
          <w:t xml:space="preserve">be an association between a ParticleGeometryDescription </w:t>
        </w:r>
      </w:ins>
      <w:ins w:id="2186" w:author="Eric Boisvert" w:date="2016-01-16T17:42:00Z">
        <w:r>
          <w:t xml:space="preserve">and an </w:t>
        </w:r>
      </w:ins>
      <w:ins w:id="2187" w:author="Eric Boisvert" w:date="2016-01-16T17:36:00Z">
        <w:r w:rsidRPr="003B691E">
          <w:t>Organism that are the source of the particles (sponge spicules, bivalvia shells, etc.)</w:t>
        </w:r>
      </w:ins>
    </w:p>
    <w:p w14:paraId="0949F96F" w14:textId="7FD35FD5" w:rsidR="00604E1E" w:rsidRDefault="00E66A9E" w:rsidP="00E66A9E">
      <w:pPr>
        <w:pStyle w:val="Heading4"/>
      </w:pPr>
      <w:bookmarkStart w:id="2188" w:name="BKM_D2D5D1B2_3FF4_4650_95E3_DA08EE4A7DFF"/>
      <w:bookmarkStart w:id="2189" w:name="BKM_7D2E3FD4_C90D_40DB_8BA1_3E5458C981C0"/>
      <w:bookmarkStart w:id="2190" w:name="BKM_13EF909A_AB70_4901_8CA1_C3BA3F992378"/>
      <w:bookmarkStart w:id="2191" w:name="BKM_A7128990_6B6B_49DD_9D88_9E8D7207A879"/>
      <w:bookmarkStart w:id="2192" w:name="BKM_92F07FBA_BBCD_4C39_9112_B2569C6076C8"/>
      <w:bookmarkStart w:id="2193" w:name="BKM_02F24C6F_6A70_4304_88F6_978891E8D391"/>
      <w:bookmarkEnd w:id="2188"/>
      <w:bookmarkEnd w:id="2189"/>
      <w:bookmarkEnd w:id="2190"/>
      <w:bookmarkEnd w:id="2191"/>
      <w:bookmarkEnd w:id="2192"/>
      <w:bookmarkEnd w:id="2193"/>
      <w:r w:rsidRPr="00E66A9E">
        <w:t>ConstituentPart</w:t>
      </w:r>
    </w:p>
    <w:p w14:paraId="6B1069C9" w14:textId="77777777" w:rsidR="00E66A9E" w:rsidRDefault="00E66A9E" w:rsidP="00AE357E"/>
    <w:p w14:paraId="58AC1117" w14:textId="350CE189" w:rsidR="00E66A9E" w:rsidRDefault="00E66A9E" w:rsidP="00E66A9E">
      <w:r>
        <w:t xml:space="preserve">The Constituent Part class describes how Earth Materials may be made up of other Earth Materials, including the proportion of the constituent part in the whole (eg: 20%, minor, dominant); </w:t>
      </w:r>
      <w:ins w:id="2194" w:author="Eric Boisvert" w:date="2016-01-14T16:53:00Z">
        <w:r w:rsidR="00D16D48">
          <w:t xml:space="preserve">and </w:t>
        </w:r>
      </w:ins>
      <w:r>
        <w:t xml:space="preserve">the role that the constituent plays in the whole (eg: matrix, groundmass, framework, phenocryst, xenolith, vein). </w:t>
      </w:r>
      <w:del w:id="2195" w:author="Eric Boisvert" w:date="2016-01-14T16:53:00Z">
        <w:r w:rsidDel="00D16D48">
          <w:delText>The particleType property that specifies type of particle (eg: grain, clast, crystal, fossil, oolite) has been moved to the ParticleGeometryDescription data type, associated with both Consti</w:delText>
        </w:r>
        <w:r w:rsidR="008E4068" w:rsidDel="00D16D48">
          <w:delText xml:space="preserve">tuentPart and CompoundMaterial </w:delText>
        </w:r>
      </w:del>
    </w:p>
    <w:p w14:paraId="5C188B7A" w14:textId="7331B4D9"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ins w:id="2196" w:author="Eric Boisvert" w:date="2016-01-14T16:54:00Z">
        <w:r w:rsidR="00D16D48">
          <w:t>Readers should c</w:t>
        </w:r>
      </w:ins>
      <w:del w:id="2197" w:author="Eric Boisvert" w:date="2016-01-14T16:54:00Z">
        <w:r w:rsidDel="00D16D48">
          <w:delText>C</w:delText>
        </w:r>
      </w:del>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pPr>
        <w:pStyle w:val="Heading5"/>
        <w:rPr>
          <w:ins w:id="2198" w:author="Eric Boisvert" w:date="2016-01-14T16:54:00Z"/>
          <w:lang w:val="en-CA"/>
        </w:rPr>
        <w:pPrChange w:id="2199" w:author="Eric Boisvert" w:date="2016-01-14T16:59:00Z">
          <w:pPr>
            <w:autoSpaceDE w:val="0"/>
            <w:autoSpaceDN w:val="0"/>
            <w:adjustRightInd w:val="0"/>
            <w:spacing w:after="0"/>
          </w:pPr>
        </w:pPrChange>
      </w:pPr>
      <w:bookmarkStart w:id="2200" w:name="BKM_D2385579_8CEC_41FC_ACD0_1242C0AEF96E"/>
      <w:bookmarkEnd w:id="2200"/>
      <w:proofErr w:type="gramStart"/>
      <w:ins w:id="2201" w:author="Eric Boisvert" w:date="2016-01-14T16:59:00Z">
        <w:r>
          <w:rPr>
            <w:lang w:val="en-CA"/>
          </w:rPr>
          <w:t>r</w:t>
        </w:r>
      </w:ins>
      <w:ins w:id="2202" w:author="Eric Boisvert" w:date="2016-01-14T16:54:00Z">
        <w:r>
          <w:rPr>
            <w:lang w:val="en-CA"/>
          </w:rPr>
          <w:t>ole</w:t>
        </w:r>
        <w:proofErr w:type="gramEnd"/>
      </w:ins>
    </w:p>
    <w:p w14:paraId="54F3EC68" w14:textId="77777777" w:rsidR="00D16D48" w:rsidRDefault="00D16D48" w:rsidP="008E4068">
      <w:pPr>
        <w:autoSpaceDE w:val="0"/>
        <w:autoSpaceDN w:val="0"/>
        <w:adjustRightInd w:val="0"/>
        <w:spacing w:after="0"/>
        <w:rPr>
          <w:ins w:id="2203" w:author="Eric Boisvert" w:date="2016-01-14T16:54:00Z"/>
          <w:color w:val="000000"/>
          <w:sz w:val="20"/>
          <w:szCs w:val="20"/>
          <w:lang w:val="en-CA"/>
        </w:rPr>
      </w:pPr>
    </w:p>
    <w:p w14:paraId="3E1D77AF" w14:textId="4D5696A4" w:rsidR="00D16D48" w:rsidRDefault="00D16D48">
      <w:pPr>
        <w:rPr>
          <w:ins w:id="2204" w:author="Eric Boisvert" w:date="2016-01-14T16:58:00Z"/>
          <w:lang w:val="en-CA"/>
        </w:rPr>
        <w:pPrChange w:id="2205" w:author="Eric Boisvert" w:date="2016-01-14T16:59:00Z">
          <w:pPr>
            <w:autoSpaceDE w:val="0"/>
            <w:autoSpaceDN w:val="0"/>
            <w:adjustRightInd w:val="0"/>
            <w:spacing w:after="0"/>
          </w:pPr>
        </w:pPrChange>
      </w:pPr>
      <w:ins w:id="2206" w:author="Eric Boisvert" w:date="2016-01-14T16:54:00Z">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w:t>
        </w:r>
      </w:ins>
      <w:ins w:id="2207" w:author="Eric Boisvert" w:date="2016-01-14T16:55:00Z">
        <w:r>
          <w:rPr>
            <w:lang w:val="en-CA"/>
          </w:rPr>
          <w:t>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2208"/>
        <w:r>
          <w:rPr>
            <w:lang w:val="en-CA"/>
          </w:rPr>
          <w:t>(a ConstituentPart.</w:t>
        </w:r>
        <w:r w:rsidRPr="00D16D48">
          <w:rPr>
            <w:lang w:val="en-CA"/>
          </w:rPr>
          <w:t>role) and as p</w:t>
        </w:r>
        <w:r>
          <w:rPr>
            <w:lang w:val="en-CA"/>
          </w:rPr>
          <w:t>henocrysts (a ConstituentPart</w:t>
        </w:r>
      </w:ins>
      <w:ins w:id="2209" w:author="Eric Boisvert" w:date="2016-01-14T16:56:00Z">
        <w:r>
          <w:rPr>
            <w:lang w:val="en-CA"/>
          </w:rPr>
          <w:t>.</w:t>
        </w:r>
      </w:ins>
      <w:ins w:id="2210" w:author="Eric Boisvert" w:date="2016-01-14T16:55:00Z">
        <w:r w:rsidRPr="00D16D48">
          <w:rPr>
            <w:lang w:val="en-CA"/>
          </w:rPr>
          <w:t>role) within a single igneous rock.</w:t>
        </w:r>
      </w:ins>
      <w:commentRangeEnd w:id="2208"/>
      <w:ins w:id="2211" w:author="Eric Boisvert" w:date="2016-01-14T16:56:00Z">
        <w:r>
          <w:rPr>
            <w:rStyle w:val="CommentReference"/>
          </w:rPr>
          <w:commentReference w:id="2208"/>
        </w:r>
      </w:ins>
    </w:p>
    <w:p w14:paraId="69BC0A63" w14:textId="28B80690" w:rsidR="00D16D48" w:rsidRDefault="00D16D48">
      <w:pPr>
        <w:pStyle w:val="Heading5"/>
        <w:rPr>
          <w:ins w:id="2212" w:author="Eric Boisvert" w:date="2016-01-14T16:59:00Z"/>
          <w:lang w:val="en-CA"/>
        </w:rPr>
        <w:pPrChange w:id="2213" w:author="Eric Boisvert" w:date="2016-01-14T17:00:00Z">
          <w:pPr>
            <w:autoSpaceDE w:val="0"/>
            <w:autoSpaceDN w:val="0"/>
            <w:adjustRightInd w:val="0"/>
            <w:spacing w:after="0"/>
          </w:pPr>
        </w:pPrChange>
      </w:pPr>
      <w:ins w:id="2214" w:author="Eric Boisvert" w:date="2016-01-14T16:59:00Z">
        <w:r w:rsidRPr="00D16D48">
          <w:rPr>
            <w:lang w:val="en-CA"/>
          </w:rPr>
          <w:t>Proportion</w:t>
        </w:r>
      </w:ins>
    </w:p>
    <w:p w14:paraId="6ABD01A4" w14:textId="77777777" w:rsidR="00D16D48" w:rsidRDefault="00D16D48" w:rsidP="00D16D48">
      <w:pPr>
        <w:autoSpaceDE w:val="0"/>
        <w:autoSpaceDN w:val="0"/>
        <w:adjustRightInd w:val="0"/>
        <w:spacing w:after="0"/>
        <w:rPr>
          <w:ins w:id="2215" w:author="Eric Boisvert" w:date="2016-01-14T16:59:00Z"/>
          <w:color w:val="000000"/>
          <w:sz w:val="20"/>
          <w:szCs w:val="20"/>
          <w:lang w:val="en-CA"/>
        </w:rPr>
      </w:pPr>
    </w:p>
    <w:p w14:paraId="6ECBC4A2" w14:textId="50F9D033" w:rsidR="00D16D48" w:rsidRDefault="00D16D48">
      <w:pPr>
        <w:rPr>
          <w:ins w:id="2216" w:author="Eric Boisvert" w:date="2016-01-14T17:00:00Z"/>
          <w:lang w:val="en-CA"/>
        </w:rPr>
        <w:pPrChange w:id="2217" w:author="Eric Boisvert" w:date="2016-01-14T17:00:00Z">
          <w:pPr>
            <w:autoSpaceDE w:val="0"/>
            <w:autoSpaceDN w:val="0"/>
            <w:adjustRightInd w:val="0"/>
            <w:spacing w:after="0"/>
          </w:pPr>
        </w:pPrChange>
      </w:pPr>
      <w:ins w:id="2218" w:author="Eric Boisvert" w:date="2016-01-14T16:59:00Z">
        <w:r>
          <w:rPr>
            <w:lang w:val="en-CA"/>
          </w:rPr>
          <w:t>The proportion property (</w:t>
        </w:r>
      </w:ins>
      <w:ins w:id="2219" w:author="Eric Boisvert" w:date="2016-01-24T13:31:00Z">
        <w:r w:rsidR="00253146">
          <w:rPr>
            <w:lang w:val="en-CA"/>
          </w:rPr>
          <w:t>SWE::Quantity</w:t>
        </w:r>
      </w:ins>
      <w:ins w:id="2220" w:author="Eric Boisvert" w:date="2016-01-14T16:59:00Z">
        <w:r>
          <w:rPr>
            <w:lang w:val="en-CA"/>
          </w:rPr>
          <w:t xml:space="preserve">Range) shall report the </w:t>
        </w:r>
      </w:ins>
      <w:ins w:id="2221" w:author="Eric Boisvert" w:date="2016-01-14T17:00:00Z">
        <w:r>
          <w:rPr>
            <w:lang w:val="en-CA"/>
          </w:rPr>
          <w:t>t</w:t>
        </w:r>
      </w:ins>
      <w:ins w:id="2222" w:author="Eric Boisvert" w:date="2016-01-14T16:59:00Z">
        <w:r w:rsidRPr="00D16D48">
          <w:rPr>
            <w:lang w:val="en-CA"/>
          </w:rPr>
          <w:t xml:space="preserve">he fraction of the whole that is formed by a ConstituentPart in a part/whole relationship.  </w:t>
        </w:r>
      </w:ins>
      <w:ins w:id="2223" w:author="Eric Boisvert" w:date="2016-01-14T17:00:00Z">
        <w:r>
          <w:rPr>
            <w:lang w:val="en-CA"/>
          </w:rPr>
          <w:t>It is u</w:t>
        </w:r>
      </w:ins>
      <w:ins w:id="2224" w:author="Eric Boisvert" w:date="2016-01-14T16:59:00Z">
        <w:r w:rsidRPr="00D16D48">
          <w:rPr>
            <w:lang w:val="en-CA"/>
          </w:rPr>
          <w:t xml:space="preserve">sed for the ConstituentPart portion in a CompoundMaterial. </w:t>
        </w:r>
      </w:ins>
      <w:ins w:id="2225" w:author="Eric Boisvert" w:date="2016-01-14T17:00:00Z">
        <w:r>
          <w:rPr>
            <w:lang w:val="en-CA"/>
          </w:rPr>
          <w:t xml:space="preserve"> It</w:t>
        </w:r>
      </w:ins>
      <w:ins w:id="2226" w:author="Eric Boisvert" w:date="2016-01-14T16:59:00Z">
        <w:r w:rsidRPr="00D16D48">
          <w:rPr>
            <w:lang w:val="en-CA"/>
          </w:rPr>
          <w:t xml:space="preserve"> specifies the fraction of the Earth Material formed by the part (eg: 20%, minor, dominant)</w:t>
        </w:r>
      </w:ins>
      <w:ins w:id="2227" w:author="Eric Boisvert" w:date="2016-01-14T17:00:00Z">
        <w:r>
          <w:rPr>
            <w:lang w:val="en-CA"/>
          </w:rPr>
          <w:t>.</w:t>
        </w:r>
      </w:ins>
    </w:p>
    <w:p w14:paraId="2B2095BD" w14:textId="278057AC" w:rsidR="00D16D48" w:rsidRDefault="00D16D48">
      <w:pPr>
        <w:rPr>
          <w:ins w:id="2228" w:author="Eric Boisvert" w:date="2016-01-14T17:01:00Z"/>
          <w:lang w:val="en-CA"/>
        </w:rPr>
        <w:pPrChange w:id="2229" w:author="Eric Boisvert" w:date="2016-01-14T17:00:00Z">
          <w:pPr>
            <w:autoSpaceDE w:val="0"/>
            <w:autoSpaceDN w:val="0"/>
            <w:adjustRightInd w:val="0"/>
            <w:spacing w:after="0"/>
          </w:pPr>
        </w:pPrChange>
      </w:pPr>
      <w:proofErr w:type="gramStart"/>
      <w:ins w:id="2230" w:author="Eric Boisvert" w:date="2016-01-14T17:00:00Z">
        <w:r w:rsidRPr="00D16D48">
          <w:rPr>
            <w:lang w:val="en-CA"/>
          </w:rPr>
          <w:t>constituentMaterial</w:t>
        </w:r>
      </w:ins>
      <w:proofErr w:type="gramEnd"/>
    </w:p>
    <w:p w14:paraId="5C94F73F" w14:textId="6A2FDD2C" w:rsidR="00D16D48" w:rsidRDefault="00D16D48">
      <w:pPr>
        <w:rPr>
          <w:ins w:id="2231" w:author="Eric Boisvert" w:date="2016-01-14T16:59:00Z"/>
          <w:lang w:val="en-CA"/>
        </w:rPr>
        <w:pPrChange w:id="2232" w:author="Eric Boisvert" w:date="2016-01-14T17:00:00Z">
          <w:pPr>
            <w:autoSpaceDE w:val="0"/>
            <w:autoSpaceDN w:val="0"/>
            <w:adjustRightInd w:val="0"/>
            <w:spacing w:after="0"/>
          </w:pPr>
        </w:pPrChange>
      </w:pPr>
      <w:ins w:id="2233" w:author="Eric Boisvert" w:date="2016-01-14T17:01:00Z">
        <w:r>
          <w:rPr>
            <w:lang w:val="en-CA"/>
          </w:rPr>
          <w:t xml:space="preserve">The constituentMaterial property shall be an association between a ConstituentPart and an EarthMaterial that </w:t>
        </w:r>
      </w:ins>
      <w:ins w:id="2234" w:author="Eric Boisvert" w:date="2016-01-14T17:02:00Z">
        <w:r>
          <w:rPr>
            <w:lang w:val="en-CA"/>
          </w:rPr>
          <w:t>s</w:t>
        </w:r>
        <w:r w:rsidRPr="00D16D48">
          <w:rPr>
            <w:lang w:val="en-CA"/>
          </w:rPr>
          <w:t>pecifies the EarthMaterial that is forming the ConstituentPart</w:t>
        </w:r>
        <w:r>
          <w:rPr>
            <w:lang w:val="en-CA"/>
          </w:rPr>
          <w:t>.</w:t>
        </w:r>
      </w:ins>
    </w:p>
    <w:p w14:paraId="5849D37D" w14:textId="77777777" w:rsidR="008E4068" w:rsidRDefault="008E4068" w:rsidP="00AE357E">
      <w:bookmarkStart w:id="2235" w:name="BKM_C5A88E79_2FB3_4893_8914_60419C00F2D2"/>
      <w:bookmarkStart w:id="2236" w:name="BKM_A4F3FCE3_772C_4588_A2A4_96535416D1B6"/>
      <w:bookmarkEnd w:id="2235"/>
      <w:bookmarkEnd w:id="2236"/>
    </w:p>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2237" w:author="Eric Boisvert" w:date="2016-01-14T17:20:00Z">
        <w:r w:rsidR="004A04F6">
          <w:t>p</w:t>
        </w:r>
      </w:ins>
      <w:del w:id="2238" w:author="Eric Boisvert" w:date="2016-01-14T17:20:00Z">
        <w:r w:rsidDel="004A04F6">
          <w:delText>P</w:delText>
        </w:r>
      </w:del>
      <w:r>
        <w:t xml:space="preserve">article </w:t>
      </w:r>
      <w:ins w:id="2239" w:author="Eric Boisvert" w:date="2016-01-14T17:20:00Z">
        <w:r w:rsidR="004A04F6">
          <w:t>g</w:t>
        </w:r>
      </w:ins>
      <w:del w:id="2240"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19576D" w:rsidP="003A479F">
      <w:pPr>
        <w:keepNext/>
      </w:pPr>
      <w:r>
        <w:rPr>
          <w:noProof/>
          <w:lang w:val="en-CA" w:eastAsia="en-CA"/>
        </w:rPr>
        <w:pict w14:anchorId="06368E1E">
          <v:shape id="Picture 484" o:spid="_x0000_i1074" type="#_x0000_t75" style="width:319.7pt;height:243.4pt;visibility:visible;mso-wrap-style:square">
            <v:imagedata r:id="rId64" o:title=""/>
          </v:shape>
        </w:pict>
      </w:r>
    </w:p>
    <w:p w14:paraId="13AEE541" w14:textId="5228BAC0"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241" w:author="Eric Boisvert" w:date="2016-01-19T19:09:00Z">
        <w:r w:rsidR="00302FB5">
          <w:rPr>
            <w:noProof/>
          </w:rPr>
          <w:t>51</w:t>
        </w:r>
      </w:ins>
      <w:del w:id="2242" w:author="Eric Boisvert" w:date="2016-01-16T17:26:00Z">
        <w:r w:rsidR="0043586C" w:rsidDel="00230CDE">
          <w:rPr>
            <w:noProof/>
          </w:rPr>
          <w:delText>50</w:delText>
        </w:r>
      </w:del>
      <w:r w:rsidR="00673E83">
        <w:rPr>
          <w:noProof/>
        </w:rPr>
        <w:fldChar w:fldCharType="end"/>
      </w:r>
      <w:r>
        <w:t>: Fabric description</w:t>
      </w:r>
    </w:p>
    <w:p w14:paraId="3F8639BF" w14:textId="54088A99" w:rsidR="004A04F6" w:rsidRDefault="004A04F6">
      <w:pPr>
        <w:pStyle w:val="Heading5"/>
        <w:rPr>
          <w:ins w:id="2243" w:author="Eric Boisvert" w:date="2016-01-14T17:29:00Z"/>
          <w:lang w:val="en-CA"/>
        </w:rPr>
        <w:pPrChange w:id="2244" w:author="Eric Boisvert" w:date="2016-01-14T17:29:00Z">
          <w:pPr>
            <w:pStyle w:val="Caption"/>
          </w:pPr>
        </w:pPrChange>
      </w:pPr>
      <w:proofErr w:type="gramStart"/>
      <w:ins w:id="2245" w:author="Eric Boisvert" w:date="2016-01-14T17:28:00Z">
        <w:r w:rsidRPr="00D970E9">
          <w:rPr>
            <w:lang w:val="en-CA"/>
          </w:rPr>
          <w:t>fabricType</w:t>
        </w:r>
      </w:ins>
      <w:proofErr w:type="gramEnd"/>
    </w:p>
    <w:p w14:paraId="100E2C46" w14:textId="77777777" w:rsidR="004A04F6" w:rsidRPr="004A04F6" w:rsidRDefault="004A04F6">
      <w:pPr>
        <w:rPr>
          <w:ins w:id="2246" w:author="Eric Boisvert" w:date="2016-01-14T17:28:00Z"/>
          <w:lang w:val="en-CA"/>
        </w:rPr>
        <w:pPrChange w:id="2247" w:author="Eric Boisvert" w:date="2016-01-14T17:29:00Z">
          <w:pPr>
            <w:pStyle w:val="Caption"/>
          </w:pPr>
        </w:pPrChange>
      </w:pPr>
    </w:p>
    <w:p w14:paraId="66B9EE24" w14:textId="7E43F4AA" w:rsidR="004A04F6" w:rsidRDefault="004A04F6">
      <w:pPr>
        <w:rPr>
          <w:ins w:id="2248" w:author="Eric Boisvert" w:date="2016-01-14T17:29:00Z"/>
        </w:rPr>
        <w:pPrChange w:id="2249" w:author="Eric Boisvert" w:date="2016-01-14T17:27:00Z">
          <w:pPr>
            <w:pStyle w:val="Caption"/>
          </w:pPr>
        </w:pPrChange>
      </w:pPr>
      <w:ins w:id="2250" w:author="Eric Boisvert" w:date="2016-01-14T17:28:00Z">
        <w:r>
          <w:t>The fabricType</w:t>
        </w:r>
        <w:proofErr w:type="gramStart"/>
        <w:r>
          <w:t>:FabricTypeTerm</w:t>
        </w:r>
        <w:proofErr w:type="gramEnd"/>
        <w:r>
          <w:t xml:space="preserve"> property shall contain a term from a controlled vocabulary</w:t>
        </w:r>
        <w:r w:rsidRPr="004A04F6">
          <w:t xml:space="preserve"> to denote the type of fabric in the CompoundMaterial (eg, rapikivi texture, autobrecciation, spaced cleavage, porphyroblastic, cross-bedding).  The fabricType </w:t>
        </w:r>
        <w:r w:rsidRPr="004A04F6">
          <w:lastRenderedPageBreak/>
          <w:t xml:space="preserve">describes a pattern, defined by one or more CompoundMaterial constituents, that is present throughout a rock body when considered at some scale. </w:t>
        </w:r>
      </w:ins>
      <w:ins w:id="2251" w:author="Eric Boisvert" w:date="2016-01-14T17:29:00Z">
        <w:r>
          <w:t>It</w:t>
        </w:r>
      </w:ins>
      <w:ins w:id="2252" w:author="Eric Boisvert" w:date="2016-01-14T17:28:00Z">
        <w:r w:rsidRPr="004A04F6">
          <w:t xml:space="preserve">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ins>
    </w:p>
    <w:p w14:paraId="4B59B9E2" w14:textId="206A933A" w:rsidR="008E4068" w:rsidRDefault="003A479F" w:rsidP="003A479F">
      <w:pPr>
        <w:pStyle w:val="Heading4"/>
      </w:pPr>
      <w:bookmarkStart w:id="2253" w:name="BKM_CEE739CE_1DAA_46F5_B493_438C458DE763"/>
      <w:bookmarkStart w:id="2254" w:name="BKM_F9869380_E0FA_4E99_89A5_99DF9CC6BB40"/>
      <w:bookmarkEnd w:id="2253"/>
      <w:bookmarkEnd w:id="2254"/>
      <w:r>
        <w:t>Inorganic fluid</w:t>
      </w:r>
    </w:p>
    <w:p w14:paraId="47D3B8EF" w14:textId="2B18ED70" w:rsidR="003A479F" w:rsidRDefault="003A479F" w:rsidP="003A479F">
      <w:r>
        <w:t>An inorganic</w:t>
      </w:r>
      <w:ins w:id="2255" w:author="Eric Boisvert" w:date="2016-01-14T17:29:00Z">
        <w:r w:rsidR="004A04F6">
          <w:t xml:space="preserve"> is a</w:t>
        </w:r>
      </w:ins>
      <w:del w:id="2256" w:author="Eric Boisvert" w:date="2016-01-14T17:29:00Z">
        <w:r w:rsidDel="004A04F6">
          <w:delText>,</w:delText>
        </w:r>
      </w:del>
      <w:r>
        <w:t xml:space="preserve"> non-crystalline EarthMaterial (solid, liquid, or gas) that tends to flow or conform to the shape of its container. </w:t>
      </w:r>
      <w:ins w:id="2257" w:author="Eric Boisvert" w:date="2016-01-14T17:30:00Z">
        <w:r w:rsidR="004A04F6">
          <w:t xml:space="preserve">It </w:t>
        </w:r>
      </w:ins>
      <w:del w:id="2258" w:author="Eric Boisvert" w:date="2016-01-14T17:30:00Z">
        <w:r w:rsidDel="004A04F6">
          <w:delText xml:space="preserve"> I</w:delText>
        </w:r>
      </w:del>
      <w:ins w:id="2259" w:author="Eric Boisvert" w:date="2016-01-14T17:30:00Z">
        <w:r w:rsidR="004A04F6">
          <w:t>i</w:t>
        </w:r>
      </w:ins>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19576D" w:rsidP="003A479F">
      <w:pPr>
        <w:keepNext/>
      </w:pPr>
      <w:r>
        <w:rPr>
          <w:noProof/>
          <w:lang w:val="en-CA" w:eastAsia="en-CA"/>
        </w:rPr>
        <w:pict w14:anchorId="1F88541F">
          <v:shape id="Picture 485" o:spid="_x0000_i1075" type="#_x0000_t75" style="width:3in;height:252.55pt;visibility:visible;mso-wrap-style:square">
            <v:imagedata r:id="rId65"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260" w:author="Eric Boisvert" w:date="2016-01-19T19:09:00Z">
        <w:r w:rsidR="00302FB5">
          <w:rPr>
            <w:noProof/>
          </w:rPr>
          <w:t>52</w:t>
        </w:r>
      </w:ins>
      <w:del w:id="2261"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ins w:id="2262" w:author="Eric Boisvert" w:date="2016-01-14T17:31:00Z">
        <w:r>
          <w:t xml:space="preserve">The class </w:t>
        </w:r>
      </w:ins>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19576D" w:rsidP="003A479F">
      <w:pPr>
        <w:keepNext/>
      </w:pPr>
      <w:r>
        <w:rPr>
          <w:noProof/>
          <w:lang w:val="en-CA" w:eastAsia="en-CA"/>
        </w:rPr>
        <w:lastRenderedPageBreak/>
        <w:pict w14:anchorId="56A8AB7E">
          <v:shape id="Picture 486" o:spid="_x0000_i1076" type="#_x0000_t75" style="width:6in;height:458.85pt;visibility:visible;mso-wrap-style:square">
            <v:imagedata r:id="rId66" o:title=""/>
          </v:shape>
        </w:pict>
      </w:r>
    </w:p>
    <w:p w14:paraId="57CFA55C" w14:textId="19774D13"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263" w:author="Eric Boisvert" w:date="2016-01-19T19:09:00Z">
        <w:r w:rsidR="00302FB5">
          <w:rPr>
            <w:noProof/>
          </w:rPr>
          <w:t>53</w:t>
        </w:r>
      </w:ins>
      <w:del w:id="2264" w:author="Eric Boisvert" w:date="2016-01-16T17:26:00Z">
        <w:r w:rsidR="0043586C" w:rsidDel="00230CDE">
          <w:rPr>
            <w:noProof/>
          </w:rPr>
          <w:delText>52</w:delText>
        </w:r>
      </w:del>
      <w:r w:rsidR="00673E83">
        <w:rPr>
          <w:noProof/>
        </w:rPr>
        <w:fldChar w:fldCharType="end"/>
      </w:r>
      <w:r>
        <w:t>: Metamorphic Description</w:t>
      </w:r>
    </w:p>
    <w:p w14:paraId="7CBC1C81" w14:textId="557CFE6A" w:rsidR="009021BE" w:rsidRDefault="00B11874">
      <w:pPr>
        <w:pStyle w:val="Heading5"/>
        <w:rPr>
          <w:ins w:id="2265" w:author="Eric Boisvert" w:date="2016-01-14T17:33:00Z"/>
        </w:rPr>
        <w:pPrChange w:id="2266" w:author="Eric Boisvert" w:date="2016-01-14T17:33:00Z">
          <w:pPr/>
        </w:pPrChange>
      </w:pPr>
      <w:proofErr w:type="gramStart"/>
      <w:ins w:id="2267" w:author="Eric Boisvert" w:date="2016-01-14T17:32:00Z">
        <w:r w:rsidRPr="00B11874">
          <w:t>metamorphicFacies</w:t>
        </w:r>
      </w:ins>
      <w:proofErr w:type="gramEnd"/>
    </w:p>
    <w:p w14:paraId="660FA01A" w14:textId="77777777" w:rsidR="00B11874" w:rsidRPr="00B11874" w:rsidRDefault="00B11874">
      <w:pPr>
        <w:rPr>
          <w:ins w:id="2268" w:author="Eric Boisvert" w:date="2016-01-14T17:32:00Z"/>
        </w:rPr>
      </w:pPr>
    </w:p>
    <w:p w14:paraId="37390CEA" w14:textId="2B39DE3D" w:rsidR="00B11874" w:rsidRDefault="00B11874" w:rsidP="009021BE">
      <w:pPr>
        <w:rPr>
          <w:ins w:id="2269" w:author="Eric Boisvert" w:date="2016-01-14T17:33:00Z"/>
        </w:rPr>
      </w:pPr>
      <w:ins w:id="2270" w:author="Eric Boisvert" w:date="2016-01-14T17:32:00Z">
        <w:r>
          <w:t>The metamorphicFacies property (swe</w:t>
        </w:r>
        <w:proofErr w:type="gramStart"/>
        <w:r>
          <w:t>:Category</w:t>
        </w:r>
        <w:proofErr w:type="gramEnd"/>
        <w:r>
          <w:t xml:space="preserve">) shall contain a term from a controlled vocabulary that describes </w:t>
        </w:r>
      </w:ins>
      <w:ins w:id="2271" w:author="Eric Boisvert" w:date="2016-01-14T17:33:00Z">
        <w:r>
          <w:t xml:space="preserve">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ins>
    </w:p>
    <w:p w14:paraId="5D4C5D81" w14:textId="098E26CF" w:rsidR="00F21FA6" w:rsidRDefault="00F21FA6">
      <w:pPr>
        <w:pStyle w:val="Heading5"/>
        <w:rPr>
          <w:ins w:id="2272" w:author="Eric Boisvert" w:date="2016-01-14T17:34:00Z"/>
        </w:rPr>
        <w:pPrChange w:id="2273" w:author="Eric Boisvert" w:date="2016-01-14T17:35:00Z">
          <w:pPr/>
        </w:pPrChange>
      </w:pPr>
      <w:proofErr w:type="gramStart"/>
      <w:ins w:id="2274" w:author="Eric Boisvert" w:date="2016-01-14T17:33:00Z">
        <w:r w:rsidRPr="00F21FA6">
          <w:t>metamorphicGrade</w:t>
        </w:r>
      </w:ins>
      <w:proofErr w:type="gramEnd"/>
    </w:p>
    <w:p w14:paraId="0B1DFD96" w14:textId="7FE94982" w:rsidR="00F21FA6" w:rsidRDefault="00F21FA6" w:rsidP="00F21FA6">
      <w:pPr>
        <w:rPr>
          <w:ins w:id="2275" w:author="Eric Boisvert" w:date="2016-01-14T17:34:00Z"/>
        </w:rPr>
      </w:pPr>
      <w:ins w:id="2276" w:author="Eric Boisvert" w:date="2016-01-14T17:34:00Z">
        <w:r>
          <w:lastRenderedPageBreak/>
          <w:t>The metamorphicGrade property (swe</w:t>
        </w:r>
        <w:proofErr w:type="gramStart"/>
        <w:r>
          <w:t>:Category</w:t>
        </w:r>
        <w:proofErr w:type="gramEnd"/>
        <w:r>
          <w:t>) shall contain a term from a controlled vocabulary that indicates the intensity or rank of metamorphism applied to an EarthMaterial (eg: high metamorphic grade, low metamorphic grade).</w:t>
        </w:r>
      </w:ins>
    </w:p>
    <w:p w14:paraId="009BD2CF" w14:textId="7C8D00BC" w:rsidR="00F21FA6" w:rsidRDefault="00F21FA6" w:rsidP="00F21FA6">
      <w:pPr>
        <w:rPr>
          <w:ins w:id="2277" w:author="Eric Boisvert" w:date="2016-01-14T17:33:00Z"/>
        </w:rPr>
      </w:pPr>
      <w:ins w:id="2278" w:author="Eric Boisvert" w:date="2016-01-14T17:35:00Z">
        <w:r>
          <w:t>It i</w:t>
        </w:r>
      </w:ins>
      <w:ins w:id="2279" w:author="Eric Boisvert" w:date="2016-01-14T17:34:00Z">
        <w:r>
          <w:t>ndicates in a general way the P</w:t>
        </w:r>
      </w:ins>
      <w:ins w:id="2280" w:author="Eric Boisvert" w:date="2016-01-14T17:35:00Z">
        <w:r>
          <w:t>ressute</w:t>
        </w:r>
      </w:ins>
      <w:ins w:id="2281" w:author="Eric Boisvert" w:date="2016-01-14T17:34:00Z">
        <w:r>
          <w:t>-T</w:t>
        </w:r>
      </w:ins>
      <w:ins w:id="2282" w:author="Eric Boisvert" w:date="2016-01-14T17:35:00Z">
        <w:r>
          <w:t>emperature</w:t>
        </w:r>
      </w:ins>
      <w:ins w:id="2283" w:author="Eric Boisvert" w:date="2016-01-14T17:34:00Z">
        <w:r>
          <w:t xml:space="preserve"> environment in which the metamorphism took place. </w:t>
        </w:r>
      </w:ins>
      <w:ins w:id="2284" w:author="Eric Boisvert" w:date="2016-01-14T17:35:00Z">
        <w:r>
          <w:t>The d</w:t>
        </w:r>
      </w:ins>
      <w:ins w:id="2285" w:author="Eric Boisvert" w:date="2016-01-14T17:34:00Z">
        <w:r>
          <w:t>etermination of metamorphic grade is based on mineral assemblages (ie, facies) present in a rock that are interpreted to have crystallized in equilibrium during a particular metamorphic event.</w:t>
        </w:r>
      </w:ins>
    </w:p>
    <w:p w14:paraId="55AC0D21" w14:textId="5D2ABBA4" w:rsidR="00F21FA6" w:rsidRDefault="00F21FA6">
      <w:pPr>
        <w:pStyle w:val="Heading5"/>
        <w:rPr>
          <w:ins w:id="2286" w:author="Eric Boisvert" w:date="2016-01-14T17:36:00Z"/>
        </w:rPr>
        <w:pPrChange w:id="2287" w:author="Eric Boisvert" w:date="2016-01-14T17:36:00Z">
          <w:pPr/>
        </w:pPrChange>
      </w:pPr>
      <w:proofErr w:type="gramStart"/>
      <w:ins w:id="2288" w:author="Eric Boisvert" w:date="2016-01-14T17:36:00Z">
        <w:r w:rsidRPr="00F21FA6">
          <w:t>peakPressureValue</w:t>
        </w:r>
        <w:proofErr w:type="gramEnd"/>
      </w:ins>
    </w:p>
    <w:p w14:paraId="528C9A59" w14:textId="77777777" w:rsidR="00F21FA6" w:rsidRDefault="00F21FA6" w:rsidP="009021BE">
      <w:pPr>
        <w:rPr>
          <w:ins w:id="2289" w:author="Eric Boisvert" w:date="2016-01-14T17:36:00Z"/>
        </w:rPr>
      </w:pPr>
    </w:p>
    <w:p w14:paraId="6DB3E9C2" w14:textId="2ED83F1D" w:rsidR="00F21FA6" w:rsidRDefault="00F21FA6" w:rsidP="009021BE">
      <w:pPr>
        <w:rPr>
          <w:ins w:id="2290" w:author="Eric Boisvert" w:date="2016-01-14T17:36:00Z"/>
        </w:rPr>
      </w:pPr>
      <w:ins w:id="2291" w:author="Eric Boisvert" w:date="2016-01-14T17:36:00Z">
        <w:r>
          <w:t>The peakPressureValue</w:t>
        </w:r>
      </w:ins>
      <w:ins w:id="2292" w:author="Eric Boisvert" w:date="2016-01-14T17:37:00Z">
        <w:r>
          <w:t xml:space="preserve"> property</w:t>
        </w:r>
      </w:ins>
      <w:ins w:id="2293" w:author="Eric Boisvert" w:date="2016-01-14T17:36:00Z">
        <w:r>
          <w:t xml:space="preserve"> (</w:t>
        </w:r>
      </w:ins>
      <w:ins w:id="2294" w:author="Eric Boisvert" w:date="2016-01-24T13:31:00Z">
        <w:r w:rsidR="00253146">
          <w:t>SWE::Quantity</w:t>
        </w:r>
      </w:ins>
      <w:ins w:id="2295" w:author="Eric Boisvert" w:date="2016-01-14T17:36:00Z">
        <w:r>
          <w:t>) shall report a</w:t>
        </w:r>
        <w:r w:rsidRPr="00F21FA6">
          <w:t xml:space="preserve"> numerical value to indicate the estimated pressure at peak metamorphic conditions.</w:t>
        </w:r>
      </w:ins>
    </w:p>
    <w:p w14:paraId="770A1A9A" w14:textId="688D264D" w:rsidR="00F21FA6" w:rsidRDefault="00F21FA6">
      <w:pPr>
        <w:pStyle w:val="Heading5"/>
        <w:rPr>
          <w:ins w:id="2296" w:author="Eric Boisvert" w:date="2016-01-14T17:36:00Z"/>
        </w:rPr>
        <w:pPrChange w:id="2297" w:author="Eric Boisvert" w:date="2016-01-14T17:37:00Z">
          <w:pPr/>
        </w:pPrChange>
      </w:pPr>
      <w:proofErr w:type="gramStart"/>
      <w:ins w:id="2298" w:author="Eric Boisvert" w:date="2016-01-14T17:36:00Z">
        <w:r w:rsidRPr="00F21FA6">
          <w:t>peakTemperatureValue</w:t>
        </w:r>
        <w:proofErr w:type="gramEnd"/>
      </w:ins>
    </w:p>
    <w:p w14:paraId="50495A0B" w14:textId="77777777" w:rsidR="00F21FA6" w:rsidRDefault="00F21FA6" w:rsidP="009021BE">
      <w:pPr>
        <w:rPr>
          <w:ins w:id="2299" w:author="Eric Boisvert" w:date="2016-01-14T17:37:00Z"/>
        </w:rPr>
      </w:pPr>
    </w:p>
    <w:p w14:paraId="59AB70B8" w14:textId="6D6ED168" w:rsidR="00F21FA6" w:rsidRDefault="00F21FA6" w:rsidP="009021BE">
      <w:pPr>
        <w:rPr>
          <w:ins w:id="2300" w:author="Eric Boisvert" w:date="2016-01-14T17:37:00Z"/>
        </w:rPr>
      </w:pPr>
      <w:ins w:id="2301" w:author="Eric Boisvert" w:date="2016-01-14T17:36:00Z">
        <w:r>
          <w:t>The peakTemperatureValue property</w:t>
        </w:r>
      </w:ins>
      <w:ins w:id="2302" w:author="Eric Boisvert" w:date="2016-01-14T17:37:00Z">
        <w:r>
          <w:t xml:space="preserve"> (</w:t>
        </w:r>
      </w:ins>
      <w:ins w:id="2303" w:author="Eric Boisvert" w:date="2016-01-24T13:31:00Z">
        <w:r w:rsidR="00253146">
          <w:t>SWE::Quantity</w:t>
        </w:r>
      </w:ins>
      <w:ins w:id="2304" w:author="Eric Boisvert" w:date="2016-01-14T17:37:00Z">
        <w:r>
          <w:t>) shall report a</w:t>
        </w:r>
        <w:r w:rsidRPr="00F21FA6">
          <w:t xml:space="preserve"> numerical value to indicate the estimated temperature at peak metamorphic conditions.</w:t>
        </w:r>
      </w:ins>
    </w:p>
    <w:p w14:paraId="6D185321" w14:textId="1247F430" w:rsidR="00F21FA6" w:rsidRDefault="00F21FA6">
      <w:pPr>
        <w:pStyle w:val="Heading5"/>
        <w:rPr>
          <w:ins w:id="2305" w:author="Eric Boisvert" w:date="2016-01-14T17:37:00Z"/>
        </w:rPr>
        <w:pPrChange w:id="2306" w:author="Eric Boisvert" w:date="2016-01-14T17:39:00Z">
          <w:pPr/>
        </w:pPrChange>
      </w:pPr>
      <w:proofErr w:type="gramStart"/>
      <w:ins w:id="2307" w:author="Eric Boisvert" w:date="2016-01-14T17:37:00Z">
        <w:r w:rsidRPr="00F21FA6">
          <w:t>protolithLithology</w:t>
        </w:r>
        <w:proofErr w:type="gramEnd"/>
      </w:ins>
    </w:p>
    <w:p w14:paraId="10BF3859" w14:textId="77777777" w:rsidR="00F21FA6" w:rsidRDefault="00F21FA6" w:rsidP="009021BE">
      <w:pPr>
        <w:rPr>
          <w:ins w:id="2308" w:author="Eric Boisvert" w:date="2016-01-14T17:39:00Z"/>
        </w:rPr>
      </w:pPr>
    </w:p>
    <w:p w14:paraId="6D6F907B" w14:textId="5ED8A9B8" w:rsidR="00F21FA6" w:rsidRDefault="00F21FA6" w:rsidP="009021BE">
      <w:pPr>
        <w:rPr>
          <w:ins w:id="2309" w:author="Eric Boisvert" w:date="2016-01-14T17:39:00Z"/>
        </w:rPr>
      </w:pPr>
      <w:ins w:id="2310" w:author="Eric Boisvert" w:date="2016-01-14T17:37:00Z">
        <w:r>
          <w:t xml:space="preserve">The protolithLithology shall be an association between a </w:t>
        </w:r>
      </w:ins>
      <w:ins w:id="2311" w:author="Eric Boisvert" w:date="2016-01-14T17:38:00Z">
        <w:r>
          <w:t xml:space="preserve">MetamorphicDescription and an EarthMaterial </w:t>
        </w:r>
        <w:r w:rsidRPr="00F21FA6">
          <w:t>that constituted the pre-metamorphic lithology for this metamorphosed CompoundMaterial.</w:t>
        </w:r>
      </w:ins>
    </w:p>
    <w:p w14:paraId="6D2CBFF4" w14:textId="6BB39FFC" w:rsidR="00F21FA6" w:rsidRDefault="00F21FA6">
      <w:pPr>
        <w:pStyle w:val="Heading5"/>
        <w:rPr>
          <w:ins w:id="2312" w:author="Eric Boisvert" w:date="2016-01-14T17:40:00Z"/>
        </w:rPr>
        <w:pPrChange w:id="2313" w:author="Eric Boisvert" w:date="2016-01-14T17:40:00Z">
          <w:pPr/>
        </w:pPrChange>
      </w:pPr>
      <w:proofErr w:type="gramStart"/>
      <w:ins w:id="2314" w:author="Eric Boisvert" w:date="2016-01-14T17:39:00Z">
        <w:r w:rsidRPr="00F21FA6">
          <w:t>metamorphicEvent</w:t>
        </w:r>
      </w:ins>
      <w:proofErr w:type="gramEnd"/>
    </w:p>
    <w:p w14:paraId="52FFF882" w14:textId="77777777" w:rsidR="00F21FA6" w:rsidRPr="00F21FA6" w:rsidRDefault="00F21FA6"/>
    <w:p w14:paraId="718F9F5D" w14:textId="6073BBFE" w:rsidR="009021BE" w:rsidRDefault="00F21FA6">
      <w:pPr>
        <w:rPr>
          <w:ins w:id="2315" w:author="Eric Boisvert" w:date="2016-01-14T17:39:00Z"/>
          <w:lang w:val="en-CA"/>
        </w:rPr>
        <w:pPrChange w:id="2316" w:author="Eric Boisvert" w:date="2016-01-14T17:40:00Z">
          <w:pPr>
            <w:autoSpaceDE w:val="0"/>
            <w:autoSpaceDN w:val="0"/>
            <w:adjustRightInd w:val="0"/>
            <w:spacing w:after="0"/>
          </w:pPr>
        </w:pPrChange>
      </w:pPr>
      <w:bookmarkStart w:id="2317" w:name="BKM_593C69E3_0EC2_4CB1_8B2B_D0FE22B7C017"/>
      <w:bookmarkEnd w:id="2317"/>
      <w:ins w:id="2318" w:author="Eric Boisvert" w:date="2016-01-14T17:39:00Z">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p>
    <w:p w14:paraId="579E742D" w14:textId="3E22C134" w:rsidR="009021BE" w:rsidRDefault="00267D2C" w:rsidP="00267D2C">
      <w:pPr>
        <w:pStyle w:val="Heading4"/>
      </w:pPr>
      <w:bookmarkStart w:id="2319" w:name="BKM_0ACE92C1_088C_42CF_93C8_D003E3CC8FC3"/>
      <w:bookmarkStart w:id="2320" w:name="BKM_14E0F14F_4532_4342_B7F1_67313964C676"/>
      <w:bookmarkStart w:id="2321" w:name="BKM_80AE61D4_C509_4CAA_B004_0231DB42B137"/>
      <w:bookmarkStart w:id="2322" w:name="BKM_5F5D6549_09AD_4BCF_806A_9B95D5D4E734"/>
      <w:bookmarkStart w:id="2323" w:name="BKM_80BAF21E_2C4E_40CD_B42E_41BCEA94DECC"/>
      <w:bookmarkEnd w:id="2319"/>
      <w:bookmarkEnd w:id="2320"/>
      <w:bookmarkEnd w:id="2321"/>
      <w:bookmarkEnd w:id="2322"/>
      <w:bookmarkEnd w:id="2323"/>
      <w:r>
        <w:t>OrganicMaterial</w:t>
      </w:r>
    </w:p>
    <w:p w14:paraId="50ADFF2A" w14:textId="77777777" w:rsidR="00267D2C" w:rsidRDefault="00267D2C" w:rsidP="009021BE"/>
    <w:p w14:paraId="1370954B" w14:textId="32D2C4E5" w:rsidR="00267D2C" w:rsidRDefault="00746E7F" w:rsidP="00267D2C">
      <w:ins w:id="2324" w:author="Eric Boisvert" w:date="2016-01-14T17:40:00Z">
        <w:r>
          <w:t xml:space="preserve">An OrganisMaterial is </w:t>
        </w:r>
      </w:ins>
      <w:del w:id="2325" w:author="Eric Boisvert" w:date="2016-01-14T17:40:00Z">
        <w:r w:rsidR="00267D2C" w:rsidDel="00746E7F">
          <w:delText>A</w:delText>
        </w:r>
      </w:del>
      <w:ins w:id="2326" w:author="Eric Boisvert" w:date="2016-01-14T17:40:00Z">
        <w:r>
          <w:t>a</w:t>
        </w:r>
      </w:ins>
      <w:r w:rsidR="00267D2C">
        <w:t xml:space="preserve">n EarthMaterial that belongs to the class of chemical compounds having a reduced carbon basis (as distinct from carbonates), and derived from living organisms. </w:t>
      </w:r>
      <w:proofErr w:type="gramStart"/>
      <w:ins w:id="2327" w:author="Eric Boisvert" w:date="2016-01-14T17:40:00Z">
        <w:r>
          <w:t xml:space="preserve">It </w:t>
        </w:r>
      </w:ins>
      <w:r w:rsidR="00267D2C">
        <w:t xml:space="preserve"> </w:t>
      </w:r>
      <w:proofErr w:type="gramEnd"/>
      <w:del w:id="2328" w:author="Eric Boisvert" w:date="2016-01-14T17:41:00Z">
        <w:r w:rsidR="00267D2C" w:rsidDel="00746E7F">
          <w:delText>I</w:delText>
        </w:r>
      </w:del>
      <w:ins w:id="2329" w:author="Eric Boisvert" w:date="2016-01-14T17:41:00Z">
        <w:r>
          <w:t>i</w:t>
        </w:r>
      </w:ins>
      <w:r w:rsidR="00267D2C">
        <w:t>ncludes high-carbon EarthMaterials such as bitumen, peat, and coal.   This class is an empty placeholder for extension at a later date, or by other domain models</w:t>
      </w:r>
    </w:p>
    <w:p w14:paraId="565AC4A7" w14:textId="03DF807C" w:rsidR="00267D2C" w:rsidRDefault="0019576D" w:rsidP="009021BE">
      <w:r>
        <w:rPr>
          <w:noProof/>
          <w:lang w:val="en-CA" w:eastAsia="en-CA"/>
        </w:rPr>
        <w:lastRenderedPageBreak/>
        <w:pict w14:anchorId="7EC5C33A">
          <v:shape id="Picture 489" o:spid="_x0000_i1077" type="#_x0000_t75" style="width:3in;height:243.95pt;visibility:visible;mso-wrap-style:square">
            <v:imagedata r:id="rId67"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60B1263" w:rsidR="00267D2C" w:rsidRDefault="00746E7F" w:rsidP="009021BE">
      <w:ins w:id="2330" w:author="Eric Boisvert" w:date="2016-01-14T17:41:00Z">
        <w:r>
          <w:t>Organism is a b</w:t>
        </w:r>
      </w:ins>
      <w:del w:id="2331" w:author="Eric Boisvert" w:date="2016-01-14T17:41:00Z">
        <w:r w:rsidR="00267D2C" w:rsidRPr="00267D2C" w:rsidDel="00746E7F">
          <w:delText>B</w:delText>
        </w:r>
      </w:del>
      <w:r w:rsidR="00267D2C" w:rsidRPr="00267D2C">
        <w:t>road class to represent any living or once living thing. This is the connection to taxonomy/biology for fossils.</w:t>
      </w:r>
    </w:p>
    <w:p w14:paraId="167EB540" w14:textId="32ED4B26" w:rsidR="00267D2C" w:rsidRDefault="0019576D" w:rsidP="00267D2C">
      <w:pPr>
        <w:keepNext/>
      </w:pPr>
      <w:r>
        <w:rPr>
          <w:noProof/>
          <w:lang w:val="en-CA" w:eastAsia="en-CA"/>
        </w:rPr>
        <w:lastRenderedPageBreak/>
        <w:pict w14:anchorId="05D40C6C">
          <v:shape id="Picture 490" o:spid="_x0000_i1078" type="#_x0000_t75" style="width:190.2pt;height:317pt;visibility:visible;mso-wrap-style:square">
            <v:imagedata r:id="rId68" o:title=""/>
          </v:shape>
        </w:pict>
      </w:r>
    </w:p>
    <w:p w14:paraId="107DAD59" w14:textId="61ECBA1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332" w:author="Eric Boisvert" w:date="2016-01-19T19:09:00Z">
        <w:r w:rsidR="00302FB5">
          <w:rPr>
            <w:noProof/>
          </w:rPr>
          <w:t>54</w:t>
        </w:r>
      </w:ins>
      <w:del w:id="2333" w:author="Eric Boisvert" w:date="2016-01-16T17:26:00Z">
        <w:r w:rsidR="0043586C" w:rsidDel="00230CDE">
          <w:rPr>
            <w:noProof/>
          </w:rPr>
          <w:delText>53</w:delText>
        </w:r>
      </w:del>
      <w:r w:rsidR="00673E83">
        <w:rPr>
          <w:noProof/>
        </w:rPr>
        <w:fldChar w:fldCharType="end"/>
      </w:r>
      <w:r>
        <w:t>: Organism</w:t>
      </w:r>
      <w:ins w:id="2334" w:author="Eric Boisvert" w:date="2016-01-14T17:43:00Z">
        <w:r w:rsidR="00746E7F">
          <w:t xml:space="preserve"> context diagram</w:t>
        </w:r>
      </w:ins>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5B6CAD0A" w:rsidR="00267D2C" w:rsidRDefault="00746E7F" w:rsidP="00267D2C">
      <w:ins w:id="2335" w:author="Eric Boisvert" w:date="2016-01-14T17:41:00Z">
        <w:r>
          <w:t xml:space="preserve">PhysicalDescription is </w:t>
        </w:r>
      </w:ins>
      <w:del w:id="2336" w:author="Eric Boisvert" w:date="2016-01-14T17:41:00Z">
        <w:r w:rsidR="00267D2C" w:rsidDel="00746E7F">
          <w:delText>A</w:delText>
        </w:r>
      </w:del>
      <w:ins w:id="2337" w:author="Eric Boisvert" w:date="2016-01-14T17:41:00Z">
        <w:r>
          <w:t>a</w:t>
        </w:r>
      </w:ins>
      <w:r w:rsidR="00267D2C">
        <w:t xml:space="preserve"> class t</w:t>
      </w:r>
      <w:ins w:id="2338" w:author="Eric Boisvert" w:date="2016-01-14T17:41:00Z">
        <w:r>
          <w:t>hat</w:t>
        </w:r>
      </w:ins>
      <w:del w:id="2339" w:author="Eric Boisvert" w:date="2016-01-14T17:41:00Z">
        <w:r w:rsidR="00267D2C" w:rsidDel="00746E7F">
          <w:delText>o</w:delText>
        </w:r>
      </w:del>
      <w:r w:rsidR="00267D2C">
        <w:t xml:space="preserve"> describe</w:t>
      </w:r>
      <w:ins w:id="2340" w:author="Eric Boisvert" w:date="2016-01-14T17:41:00Z">
        <w:r>
          <w:t>s</w:t>
        </w:r>
      </w:ins>
      <w:r w:rsidR="00267D2C">
        <w:t xml:space="preserve"> the numeric physical properties of a geologic unit</w:t>
      </w:r>
      <w:ins w:id="2341" w:author="Eric Boisvert" w:date="2016-01-17T13:17:00Z">
        <w:r w:rsidR="006619B2">
          <w:t xml:space="preserve"> (GeologicUnit </w:t>
        </w:r>
        <w:r w:rsidR="006619B2">
          <w:fldChar w:fldCharType="begin"/>
        </w:r>
        <w:r w:rsidR="006619B2">
          <w:instrText xml:space="preserve"> REF _Ref440800006 \n \h </w:instrText>
        </w:r>
      </w:ins>
      <w:r w:rsidR="006619B2">
        <w:fldChar w:fldCharType="separate"/>
      </w:r>
      <w:ins w:id="2342" w:author="Eric Boisvert" w:date="2016-01-17T13:17:00Z">
        <w:r w:rsidR="006619B2">
          <w:t>8.4.1.3</w:t>
        </w:r>
        <w:r w:rsidR="006619B2">
          <w:fldChar w:fldCharType="end"/>
        </w:r>
        <w:r w:rsidR="006619B2">
          <w:t>)</w:t>
        </w:r>
      </w:ins>
      <w:r w:rsidR="00267D2C">
        <w:t>, earth material</w:t>
      </w:r>
      <w:ins w:id="2343" w:author="Eric Boisvert" w:date="2016-01-17T13:17:00Z">
        <w:r w:rsidR="006619B2">
          <w:t xml:space="preserve"> (EarthMaterial </w:t>
        </w:r>
      </w:ins>
      <w:ins w:id="2344" w:author="Eric Boisvert" w:date="2016-01-17T13:18:00Z">
        <w:r w:rsidR="006619B2">
          <w:fldChar w:fldCharType="begin"/>
        </w:r>
        <w:r w:rsidR="006619B2">
          <w:instrText xml:space="preserve"> REF _Ref440800018 \n \h </w:instrText>
        </w:r>
      </w:ins>
      <w:r w:rsidR="006619B2">
        <w:fldChar w:fldCharType="separate"/>
      </w:r>
      <w:ins w:id="2345" w:author="Eric Boisvert" w:date="2016-01-17T13:18:00Z">
        <w:r w:rsidR="006619B2">
          <w:t>8.4.1.6</w:t>
        </w:r>
        <w:r w:rsidR="006619B2">
          <w:fldChar w:fldCharType="end"/>
        </w:r>
      </w:ins>
      <w:ins w:id="2346" w:author="Eric Boisvert" w:date="2016-01-17T13:17:00Z">
        <w:r w:rsidR="006619B2">
          <w:t>)</w:t>
        </w:r>
      </w:ins>
      <w:r w:rsidR="00267D2C">
        <w:t>, or geologic structure</w:t>
      </w:r>
      <w:ins w:id="2347" w:author="Eric Boisvert" w:date="2016-01-17T13:17:00Z">
        <w:r w:rsidR="006619B2">
          <w:t xml:space="preserve"> (GeologicStructure </w:t>
        </w:r>
      </w:ins>
      <w:ins w:id="2348" w:author="Eric Boisvert" w:date="2016-01-17T13:18:00Z">
        <w:r w:rsidR="006619B2">
          <w:fldChar w:fldCharType="begin"/>
        </w:r>
        <w:r w:rsidR="006619B2">
          <w:instrText xml:space="preserve"> REF _Ref440800034 \n \h </w:instrText>
        </w:r>
      </w:ins>
      <w:r w:rsidR="006619B2">
        <w:fldChar w:fldCharType="separate"/>
      </w:r>
      <w:ins w:id="2349" w:author="Eric Boisvert" w:date="2016-01-17T13:18:00Z">
        <w:r w:rsidR="006619B2">
          <w:t>8.4.3.1</w:t>
        </w:r>
        <w:r w:rsidR="006619B2">
          <w:fldChar w:fldCharType="end"/>
        </w:r>
      </w:ins>
      <w:ins w:id="2350" w:author="Eric Boisvert" w:date="2016-01-17T13:17:00Z">
        <w:r w:rsidR="006619B2">
          <w:t>)</w:t>
        </w:r>
      </w:ins>
      <w:r w:rsidR="00267D2C">
        <w:t>. (</w:t>
      </w:r>
      <w:proofErr w:type="gramStart"/>
      <w:r w:rsidR="00267D2C">
        <w:t>eg</w:t>
      </w:r>
      <w:proofErr w:type="gramEnd"/>
      <w:r w:rsidR="00267D2C">
        <w:t>; density, porosity, magnetic susceptibility, remanent magnetism).  These properties are modelled here as scalar numeric values (</w:t>
      </w:r>
      <w:del w:id="2351" w:author="Eric Boisvert" w:date="2016-01-24T13:31:00Z">
        <w:r w:rsidR="00267D2C" w:rsidDel="00253146">
          <w:delText>swe:Quantity</w:delText>
        </w:r>
      </w:del>
      <w:ins w:id="2352" w:author="Eric Boisvert" w:date="2016-01-24T13:31:00Z">
        <w:r w:rsidR="00253146">
          <w:t>SWE::Quantity</w:t>
        </w:r>
      </w:ins>
      <w:r w:rsidR="00267D2C">
        <w:t xml:space="preserve">).  </w:t>
      </w:r>
    </w:p>
    <w:p w14:paraId="798742E7" w14:textId="1AB3AD6C" w:rsidR="00267D2C" w:rsidRDefault="00267D2C" w:rsidP="00267D2C">
      <w:pPr>
        <w:rPr>
          <w:ins w:id="2353" w:author="Eric Boisvert" w:date="2016-01-17T13:16:00Z"/>
        </w:rPr>
      </w:pPr>
      <w:r>
        <w:t xml:space="preserve">Vector and tensor physical properties are considered to be more applicable to located observations and should be delivered as </w:t>
      </w:r>
      <w:del w:id="2354" w:author="Eric Boisvert" w:date="2016-01-14T17:42:00Z">
        <w:r w:rsidDel="00746E7F">
          <w:delText>SamplingFeature/</w:delText>
        </w:r>
      </w:del>
      <w:ins w:id="2355" w:author="Eric Boisvert" w:date="2016-01-14T17:42:00Z">
        <w:r w:rsidR="00746E7F">
          <w:t>OM_</w:t>
        </w:r>
      </w:ins>
      <w:r>
        <w:t>Observations with associated geologic unit or geologic structure features.</w:t>
      </w:r>
      <w:ins w:id="2356" w:author="Eric Boisvert" w:date="2016-01-17T13:19:00Z">
        <w:r w:rsidR="006619B2">
          <w:t xml:space="preserve">  Since PhysicalProperty can be an arbitrary property, it satisfies the requirement</w:t>
        </w:r>
      </w:ins>
      <w:ins w:id="2357" w:author="Eric Boisvert" w:date="2016-01-17T13:21:00Z">
        <w:r w:rsidR="006619B2">
          <w:t xml:space="preserve">s of clause 7.2.2.8 or OGC 10-004r3 that states that </w:t>
        </w:r>
      </w:ins>
      <w:ins w:id="2358" w:author="Eric Boisvert" w:date="2016-01-17T13:22:00Z">
        <w:r w:rsidR="006619B2">
          <w:t>“</w:t>
        </w:r>
        <w:r w:rsidR="006619B2" w:rsidRPr="00866F77">
          <w:rPr>
            <w:i/>
            <w:rPrChange w:id="2359" w:author="Eric Boisvert" w:date="2016-01-17T13:24:00Z">
              <w:rPr/>
            </w:rPrChange>
          </w:rPr>
          <w:t>The observed property shall be a phenomenon associated with the feature-of-interest.</w:t>
        </w:r>
        <w:r w:rsidR="006619B2">
          <w:t>”, and hence any GeologicUnit, GeologicStructure or EarthMaterial are valid OM_Observation feature</w:t>
        </w:r>
      </w:ins>
      <w:ins w:id="2360" w:author="Eric Boisvert" w:date="2016-01-17T13:23:00Z">
        <w:r w:rsidR="006619B2">
          <w:t xml:space="preserve"> of i</w:t>
        </w:r>
      </w:ins>
      <w:ins w:id="2361" w:author="Eric Boisvert" w:date="2016-01-17T13:22:00Z">
        <w:r w:rsidR="006619B2">
          <w:t>nterest.</w:t>
        </w:r>
      </w:ins>
    </w:p>
    <w:p w14:paraId="038780F7" w14:textId="77777777" w:rsidR="006619B2" w:rsidRDefault="006619B2" w:rsidP="00267D2C"/>
    <w:p w14:paraId="51ADD180" w14:textId="208FAA36" w:rsidR="00267D2C" w:rsidRDefault="0019576D" w:rsidP="00267D2C">
      <w:pPr>
        <w:keepNext/>
      </w:pPr>
      <w:r>
        <w:rPr>
          <w:noProof/>
          <w:lang w:val="en-CA" w:eastAsia="en-CA"/>
        </w:rPr>
        <w:lastRenderedPageBreak/>
        <w:pict w14:anchorId="52F1C7ED">
          <v:shape id="Picture 491" o:spid="_x0000_i1079" type="#_x0000_t75" style="width:383.65pt;height:375.05pt;visibility:visible;mso-wrap-style:square">
            <v:imagedata r:id="rId69" o:title=""/>
          </v:shape>
        </w:pict>
      </w:r>
    </w:p>
    <w:p w14:paraId="115CF369" w14:textId="5A20733C"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362" w:author="Eric Boisvert" w:date="2016-01-19T19:09:00Z">
        <w:r w:rsidR="00302FB5">
          <w:rPr>
            <w:noProof/>
          </w:rPr>
          <w:t>55</w:t>
        </w:r>
      </w:ins>
      <w:del w:id="2363" w:author="Eric Boisvert" w:date="2016-01-16T17:26:00Z">
        <w:r w:rsidR="0043586C" w:rsidDel="00230CDE">
          <w:rPr>
            <w:noProof/>
          </w:rPr>
          <w:delText>54</w:delText>
        </w:r>
      </w:del>
      <w:r w:rsidR="00673E83">
        <w:rPr>
          <w:noProof/>
        </w:rPr>
        <w:fldChar w:fldCharType="end"/>
      </w:r>
      <w:r>
        <w:t>: Physical Description</w:t>
      </w:r>
    </w:p>
    <w:p w14:paraId="009D8A4A" w14:textId="3698F6CB" w:rsidR="00267D2C" w:rsidRDefault="00746E7F">
      <w:pPr>
        <w:pStyle w:val="Heading5"/>
        <w:rPr>
          <w:ins w:id="2364" w:author="Eric Boisvert" w:date="2016-01-14T17:42:00Z"/>
        </w:rPr>
        <w:pPrChange w:id="2365" w:author="Eric Boisvert" w:date="2016-01-14T17:43:00Z">
          <w:pPr/>
        </w:pPrChange>
      </w:pPr>
      <w:proofErr w:type="gramStart"/>
      <w:ins w:id="2366" w:author="Eric Boisvert" w:date="2016-01-14T17:42:00Z">
        <w:r>
          <w:t>propertyName</w:t>
        </w:r>
        <w:proofErr w:type="gramEnd"/>
      </w:ins>
    </w:p>
    <w:p w14:paraId="11F0E779" w14:textId="77777777" w:rsidR="00746E7F" w:rsidRDefault="00746E7F" w:rsidP="00267D2C">
      <w:pPr>
        <w:rPr>
          <w:ins w:id="2367" w:author="Eric Boisvert" w:date="2016-01-14T17:43:00Z"/>
        </w:rPr>
      </w:pPr>
    </w:p>
    <w:p w14:paraId="29F1A6CE" w14:textId="21749E7D" w:rsidR="00746E7F" w:rsidRDefault="00746E7F" w:rsidP="00267D2C">
      <w:pPr>
        <w:rPr>
          <w:ins w:id="2368" w:author="Eric Boisvert" w:date="2016-01-14T17:44:00Z"/>
        </w:rPr>
      </w:pPr>
      <w:ins w:id="2369" w:author="Eric Boisvert" w:date="2016-01-14T17:42:00Z">
        <w:r>
          <w:t>The property propertyName</w:t>
        </w:r>
        <w:proofErr w:type="gramStart"/>
        <w:r>
          <w:t>:</w:t>
        </w:r>
      </w:ins>
      <w:ins w:id="2370" w:author="Eric Boisvert" w:date="2016-01-14T17:43:00Z">
        <w:r w:rsidRPr="00746E7F">
          <w:t>PhysicalPropertyTerm</w:t>
        </w:r>
      </w:ins>
      <w:proofErr w:type="gramEnd"/>
      <w:ins w:id="2371" w:author="Eric Boisvert" w:date="2016-01-14T17:42:00Z">
        <w:r w:rsidRPr="00746E7F">
          <w:t xml:space="preserve"> </w:t>
        </w:r>
      </w:ins>
      <w:ins w:id="2372" w:author="Eric Boisvert" w:date="2016-01-14T17:43:00Z">
        <w:r>
          <w:t>shall contain a</w:t>
        </w:r>
      </w:ins>
      <w:ins w:id="2373" w:author="Eric Boisvert" w:date="2016-01-14T17:42:00Z">
        <w:r w:rsidRPr="00746E7F">
          <w:t xml:space="preserve"> term from a controlled vocabulary of physical properties of rock materials (eg; density, porosity, magnetic susceptibility, remnant magnetism, permeability, seismic velocity)</w:t>
        </w:r>
      </w:ins>
      <w:ins w:id="2374" w:author="Eric Boisvert" w:date="2016-01-14T17:43:00Z">
        <w:r>
          <w:t>.</w:t>
        </w:r>
      </w:ins>
    </w:p>
    <w:p w14:paraId="6D4A1488" w14:textId="4E028FF4" w:rsidR="00746E7F" w:rsidRDefault="00746E7F">
      <w:pPr>
        <w:pStyle w:val="Heading5"/>
        <w:rPr>
          <w:ins w:id="2375" w:author="Eric Boisvert" w:date="2016-01-14T17:44:00Z"/>
          <w:lang w:val="en-CA"/>
        </w:rPr>
        <w:pPrChange w:id="2376" w:author="Eric Boisvert" w:date="2016-01-14T17:44:00Z">
          <w:pPr/>
        </w:pPrChange>
      </w:pPr>
      <w:proofErr w:type="gramStart"/>
      <w:ins w:id="2377" w:author="Eric Boisvert" w:date="2016-01-14T17:44:00Z">
        <w:r w:rsidRPr="00D970E9">
          <w:rPr>
            <w:lang w:val="en-CA"/>
          </w:rPr>
          <w:t>propertyMeasure</w:t>
        </w:r>
        <w:proofErr w:type="gramEnd"/>
      </w:ins>
    </w:p>
    <w:p w14:paraId="194AC483" w14:textId="77777777" w:rsidR="00746E7F" w:rsidRDefault="00746E7F" w:rsidP="00267D2C">
      <w:pPr>
        <w:rPr>
          <w:ins w:id="2378" w:author="Eric Boisvert" w:date="2016-01-14T17:44:00Z"/>
        </w:rPr>
      </w:pPr>
    </w:p>
    <w:p w14:paraId="6096A0D4" w14:textId="26E305C7" w:rsidR="00746E7F" w:rsidRDefault="00746E7F" w:rsidP="00267D2C">
      <w:ins w:id="2379" w:author="Eric Boisvert" w:date="2016-01-14T17:44:00Z">
        <w:r>
          <w:t>The propertyMeasure property (</w:t>
        </w:r>
      </w:ins>
      <w:ins w:id="2380" w:author="Eric Boisvert" w:date="2016-01-24T13:31:00Z">
        <w:r w:rsidR="00253146">
          <w:t>SWE::Quantity</w:t>
        </w:r>
      </w:ins>
      <w:ins w:id="2381" w:author="Eric Boisvert" w:date="2016-01-14T17:44:00Z">
        <w:r>
          <w:t>) shall be a</w:t>
        </w:r>
        <w:r w:rsidRPr="00746E7F">
          <w:t xml:space="preserve"> scalar measurement of the physical property of a rock material, unit or structure</w:t>
        </w:r>
      </w:ins>
    </w:p>
    <w:p w14:paraId="3F6B2C30" w14:textId="77777777" w:rsidR="00267D2C" w:rsidRDefault="00267D2C" w:rsidP="00267D2C">
      <w:bookmarkStart w:id="2382" w:name="BKM_DF21AB41_C085_4AC9_B6F6_DFFDFCF925FF"/>
      <w:bookmarkStart w:id="2383" w:name="BKM_41B8BC40_9B55_499E_B59B_A3F4FD630754"/>
      <w:bookmarkStart w:id="2384" w:name="BKM_1184394F_75EC_44D4_8904_2EB2061759E4"/>
      <w:bookmarkEnd w:id="2382"/>
      <w:bookmarkEnd w:id="2383"/>
      <w:bookmarkEnd w:id="2384"/>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0FF6E67E" w:rsidR="00267D2C" w:rsidRDefault="00267D2C" w:rsidP="00267D2C">
      <w:del w:id="2385" w:author="Eric Boisvert" w:date="2016-01-14T17:54:00Z">
        <w:r w:rsidRPr="00267D2C" w:rsidDel="00994C33">
          <w:lastRenderedPageBreak/>
          <w:delText>Extended descriptive attributes of a rock material.</w:delText>
        </w:r>
      </w:del>
      <w:ins w:id="2386" w:author="Eric Boisvert" w:date="2016-01-14T17:54:00Z">
        <w:r w:rsidR="00994C33">
          <w:t>RockMaterialDescription provides extended description of RockMaterial.</w:t>
        </w:r>
      </w:ins>
    </w:p>
    <w:p w14:paraId="51DD3B26" w14:textId="670F18E1" w:rsidR="00267D2C" w:rsidRDefault="0019576D" w:rsidP="00267D2C">
      <w:pPr>
        <w:keepNext/>
      </w:pPr>
      <w:r>
        <w:rPr>
          <w:noProof/>
          <w:lang w:val="en-CA" w:eastAsia="en-CA"/>
        </w:rPr>
        <w:pict w14:anchorId="61D2979C">
          <v:shape id="Picture 492" o:spid="_x0000_i1080" type="#_x0000_t75" style="width:187pt;height:520.65pt;visibility:visible;mso-wrap-style:square">
            <v:imagedata r:id="rId70"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387" w:author="Eric Boisvert" w:date="2016-01-19T19:09:00Z">
        <w:r w:rsidR="00302FB5">
          <w:rPr>
            <w:noProof/>
          </w:rPr>
          <w:t>56</w:t>
        </w:r>
      </w:ins>
      <w:del w:id="2388" w:author="Eric Boisvert" w:date="2015-10-30T04:23:00Z">
        <w:r w:rsidR="00090DCF" w:rsidDel="007D2867">
          <w:rPr>
            <w:noProof/>
          </w:rPr>
          <w:delText>41</w:delText>
        </w:r>
      </w:del>
      <w:r w:rsidR="00673E83">
        <w:rPr>
          <w:noProof/>
        </w:rPr>
        <w:fldChar w:fldCharType="end"/>
      </w:r>
      <w:r>
        <w:t>: Rock material description</w:t>
      </w:r>
    </w:p>
    <w:p w14:paraId="67FB9F13" w14:textId="3A41DC70" w:rsidR="00267D2C" w:rsidRDefault="00994C33">
      <w:pPr>
        <w:pStyle w:val="Heading5"/>
        <w:rPr>
          <w:ins w:id="2389" w:author="Eric Boisvert" w:date="2016-01-14T17:54:00Z"/>
          <w:lang w:val="en-CA"/>
        </w:rPr>
        <w:pPrChange w:id="2390" w:author="Eric Boisvert" w:date="2016-01-14T17:55:00Z">
          <w:pPr>
            <w:autoSpaceDE w:val="0"/>
            <w:autoSpaceDN w:val="0"/>
            <w:adjustRightInd w:val="0"/>
            <w:spacing w:after="0"/>
          </w:pPr>
        </w:pPrChange>
      </w:pPr>
      <w:bookmarkStart w:id="2391" w:name="BKM_54B0933A_5E39_4E6A_A950_9E63F5E10F0B"/>
      <w:bookmarkEnd w:id="2391"/>
      <w:proofErr w:type="gramStart"/>
      <w:ins w:id="2392" w:author="Eric Boisvert" w:date="2016-01-14T17:54:00Z">
        <w:r w:rsidRPr="00994C33">
          <w:rPr>
            <w:lang w:val="en-CA"/>
          </w:rPr>
          <w:t>consolidationDegree</w:t>
        </w:r>
        <w:proofErr w:type="gramEnd"/>
      </w:ins>
    </w:p>
    <w:p w14:paraId="0BB29AF8" w14:textId="77777777" w:rsidR="00994C33" w:rsidRDefault="00994C33" w:rsidP="00267D2C">
      <w:pPr>
        <w:autoSpaceDE w:val="0"/>
        <w:autoSpaceDN w:val="0"/>
        <w:adjustRightInd w:val="0"/>
        <w:spacing w:after="0"/>
        <w:rPr>
          <w:ins w:id="2393" w:author="Eric Boisvert" w:date="2016-01-14T17:55:00Z"/>
          <w:color w:val="000000"/>
          <w:sz w:val="20"/>
          <w:szCs w:val="20"/>
          <w:lang w:val="en-CA"/>
        </w:rPr>
      </w:pPr>
    </w:p>
    <w:p w14:paraId="00C47DE6" w14:textId="30B40849" w:rsidR="00994C33" w:rsidRDefault="00994C33">
      <w:pPr>
        <w:rPr>
          <w:ins w:id="2394" w:author="Eric Boisvert" w:date="2016-01-14T17:54:00Z"/>
          <w:lang w:val="en-CA"/>
        </w:rPr>
        <w:pPrChange w:id="2395" w:author="Eric Boisvert" w:date="2016-01-14T17:55:00Z">
          <w:pPr>
            <w:autoSpaceDE w:val="0"/>
            <w:autoSpaceDN w:val="0"/>
            <w:adjustRightInd w:val="0"/>
            <w:spacing w:after="0"/>
          </w:pPr>
        </w:pPrChange>
      </w:pPr>
      <w:ins w:id="2396" w:author="Eric Boisvert" w:date="2016-01-14T17:55:00Z">
        <w:r>
          <w:rPr>
            <w:lang w:val="en-CA"/>
          </w:rPr>
          <w:lastRenderedPageBreak/>
          <w:t>The consolidationDegree</w:t>
        </w:r>
        <w:r w:rsidRPr="00994C33">
          <w:rPr>
            <w:lang w:val="en-CA"/>
          </w:rPr>
          <w:t xml:space="preserve"> property</w:t>
        </w:r>
        <w:r>
          <w:rPr>
            <w:lang w:val="en-CA"/>
          </w:rPr>
          <w:t xml:space="preserve"> (swe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p>
    <w:p w14:paraId="447B9940" w14:textId="73E087CF" w:rsidR="00481AF6" w:rsidRDefault="00481AF6" w:rsidP="00481AF6">
      <w:pPr>
        <w:pStyle w:val="Heading3"/>
      </w:pPr>
      <w:bookmarkStart w:id="2397" w:name="BKM_CE58381D_F747_4812_83C3_00C6282DB05A"/>
      <w:bookmarkStart w:id="2398" w:name="_Toc439943473"/>
      <w:bookmarkEnd w:id="2397"/>
      <w:r>
        <w:t>GeologicAgeDetails</w:t>
      </w:r>
      <w:bookmarkEnd w:id="2398"/>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2399"/>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2399"/>
      <w:r w:rsidR="00AB10FC">
        <w:rPr>
          <w:rStyle w:val="CommentReference"/>
        </w:rPr>
        <w:commentReference w:id="2399"/>
      </w:r>
    </w:p>
    <w:p w14:paraId="32597B25" w14:textId="164046D8" w:rsidR="00AB10FC" w:rsidRDefault="0019576D" w:rsidP="00AB10FC">
      <w:pPr>
        <w:keepNext/>
      </w:pPr>
      <w:r>
        <w:rPr>
          <w:noProof/>
          <w:lang w:val="en-CA" w:eastAsia="en-CA"/>
        </w:rPr>
        <w:lastRenderedPageBreak/>
        <w:pict w14:anchorId="19F2E4CD">
          <v:shape id="Picture 12" o:spid="_x0000_i1081" type="#_x0000_t75" style="width:6in;height:571.15pt;visibility:visible;mso-wrap-style:square">
            <v:imagedata r:id="rId71"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400" w:author="Eric Boisvert" w:date="2016-01-19T19:09:00Z">
        <w:r w:rsidR="00302FB5">
          <w:rPr>
            <w:noProof/>
          </w:rPr>
          <w:t>57</w:t>
        </w:r>
      </w:ins>
      <w:del w:id="2401" w:author="Eric Boisvert" w:date="2015-10-30T04:23:00Z">
        <w:r w:rsidR="00090DCF" w:rsidDel="007D2867">
          <w:rPr>
            <w:noProof/>
          </w:rPr>
          <w:delText>42</w:delText>
        </w:r>
      </w:del>
      <w:r w:rsidR="00673E83">
        <w:rPr>
          <w:noProof/>
        </w:rPr>
        <w:fldChar w:fldCharType="end"/>
      </w:r>
      <w:r>
        <w:t xml:space="preserve">: GeologicEventDescription </w:t>
      </w:r>
    </w:p>
    <w:p w14:paraId="195E5696" w14:textId="3D1C4343" w:rsidR="00AB10FC" w:rsidRDefault="00633964">
      <w:pPr>
        <w:pStyle w:val="Heading4"/>
        <w:rPr>
          <w:ins w:id="2402" w:author="Eric Boisvert" w:date="2016-01-14T18:20:00Z"/>
          <w:lang w:val="en-CA"/>
        </w:rPr>
        <w:pPrChange w:id="2403" w:author="Eric Boisvert" w:date="2016-01-14T18:21:00Z">
          <w:pPr/>
        </w:pPrChange>
      </w:pPr>
      <w:proofErr w:type="gramStart"/>
      <w:ins w:id="2404" w:author="Eric Boisvert" w:date="2016-01-14T18:20:00Z">
        <w:r w:rsidRPr="00D970E9">
          <w:rPr>
            <w:lang w:val="en-CA"/>
          </w:rPr>
          <w:t>olderGeochronologicEra</w:t>
        </w:r>
        <w:proofErr w:type="gramEnd"/>
      </w:ins>
    </w:p>
    <w:p w14:paraId="7C4A5005" w14:textId="77777777" w:rsidR="00633964" w:rsidRDefault="00633964" w:rsidP="00267D2C">
      <w:pPr>
        <w:rPr>
          <w:ins w:id="2405" w:author="Eric Boisvert" w:date="2016-01-14T18:21:00Z"/>
        </w:rPr>
      </w:pPr>
    </w:p>
    <w:p w14:paraId="004D2F45" w14:textId="0E106369" w:rsidR="00633964" w:rsidRDefault="00633964" w:rsidP="00267D2C">
      <w:pPr>
        <w:rPr>
          <w:ins w:id="2406" w:author="Eric Boisvert" w:date="2016-01-14T18:21:00Z"/>
        </w:rPr>
      </w:pPr>
      <w:ins w:id="2407" w:author="Eric Boisvert" w:date="2016-01-14T18:22:00Z">
        <w:r>
          <w:lastRenderedPageBreak/>
          <w:t xml:space="preserve">The </w:t>
        </w:r>
      </w:ins>
      <w:ins w:id="2408" w:author="Eric Boisvert" w:date="2016-01-14T18:20:00Z">
        <w:r>
          <w:t>olderGeochronologicalEra</w:t>
        </w:r>
      </w:ins>
      <w:ins w:id="2409" w:author="Eric Boisvert" w:date="2016-01-14T18:22:00Z">
        <w:r>
          <w:t xml:space="preserve"> property </w:t>
        </w:r>
      </w:ins>
      <w:ins w:id="2410" w:author="Eric Boisvert" w:date="2016-01-14T18:20:00Z">
        <w:r>
          <w:t xml:space="preserve">shall be an association between a GeologicalEventDescription and a GeochronologicalEra that </w:t>
        </w:r>
        <w:r w:rsidRPr="00633964">
          <w:t>corresponds to the older estimated age of a geologic feature.</w:t>
        </w:r>
      </w:ins>
    </w:p>
    <w:p w14:paraId="7B9C5086" w14:textId="5263ED95" w:rsidR="00633964" w:rsidRDefault="00633964" w:rsidP="00633964">
      <w:pPr>
        <w:pStyle w:val="Heading4"/>
        <w:rPr>
          <w:ins w:id="2411" w:author="Eric Boisvert" w:date="2016-01-14T18:21:00Z"/>
          <w:lang w:val="en-CA"/>
        </w:rPr>
      </w:pPr>
      <w:proofErr w:type="gramStart"/>
      <w:ins w:id="2412" w:author="Eric Boisvert" w:date="2016-01-14T18:21:00Z">
        <w:r>
          <w:rPr>
            <w:lang w:val="en-CA"/>
          </w:rPr>
          <w:t>younger</w:t>
        </w:r>
        <w:r w:rsidRPr="00D970E9">
          <w:rPr>
            <w:lang w:val="en-CA"/>
          </w:rPr>
          <w:t>GeochronologicEra</w:t>
        </w:r>
        <w:proofErr w:type="gramEnd"/>
      </w:ins>
    </w:p>
    <w:p w14:paraId="36CA2CFA" w14:textId="77777777" w:rsidR="00633964" w:rsidRDefault="00633964" w:rsidP="00633964">
      <w:pPr>
        <w:rPr>
          <w:ins w:id="2413" w:author="Eric Boisvert" w:date="2016-01-14T18:21:00Z"/>
        </w:rPr>
      </w:pPr>
    </w:p>
    <w:p w14:paraId="052C35E3" w14:textId="5CCFD35D" w:rsidR="00633964" w:rsidRDefault="00633964" w:rsidP="00633964">
      <w:pPr>
        <w:rPr>
          <w:ins w:id="2414" w:author="Eric Boisvert" w:date="2016-01-14T18:21:00Z"/>
        </w:rPr>
      </w:pPr>
      <w:ins w:id="2415" w:author="Eric Boisvert" w:date="2016-01-14T18:21:00Z">
        <w:r>
          <w:t xml:space="preserve">The youngerGeochronologicalEra </w:t>
        </w:r>
      </w:ins>
      <w:ins w:id="2416" w:author="Eric Boisvert" w:date="2016-01-14T18:22:00Z">
        <w:r>
          <w:t xml:space="preserve">property </w:t>
        </w:r>
      </w:ins>
      <w:ins w:id="2417" w:author="Eric Boisvert" w:date="2016-01-14T18:21:00Z">
        <w:r>
          <w:t xml:space="preserve">shall be an association between a GeologicalEventDescription and a GeochronologicalEra that </w:t>
        </w:r>
        <w:r w:rsidRPr="00633964">
          <w:t>corresponds to the older estimated age of a geologic feature.</w:t>
        </w:r>
      </w:ins>
    </w:p>
    <w:p w14:paraId="08DD2120" w14:textId="616C8A28" w:rsidR="00AB10FC" w:rsidRDefault="00AB10FC" w:rsidP="00AB10FC">
      <w:pPr>
        <w:pStyle w:val="Heading3"/>
      </w:pPr>
      <w:bookmarkStart w:id="2418" w:name="BKM_D8A9D87B_FAA3_4CC2_BC9F_D27B111A2980"/>
      <w:bookmarkStart w:id="2419" w:name="BKM_C843AC0B_80BB_4AD8_B2F6_459B6FFBBEB7"/>
      <w:bookmarkStart w:id="2420" w:name="_Toc439943474"/>
      <w:bookmarkEnd w:id="2418"/>
      <w:bookmarkEnd w:id="2419"/>
      <w:r>
        <w:t>Geologic Structure Details</w:t>
      </w:r>
      <w:bookmarkEnd w:id="2420"/>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19576D" w:rsidP="00AB10FC">
      <w:pPr>
        <w:keepNext/>
      </w:pPr>
      <w:r>
        <w:rPr>
          <w:noProof/>
          <w:lang w:val="en-CA" w:eastAsia="en-CA"/>
        </w:rPr>
        <w:pict w14:anchorId="23DAA132">
          <v:shape id="Picture 22" o:spid="_x0000_i1082" type="#_x0000_t75" style="width:432.55pt;height:335.3pt;visibility:visible;mso-wrap-style:square">
            <v:imagedata r:id="rId72"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421" w:author="Eric Boisvert" w:date="2016-01-19T19:09:00Z">
        <w:r w:rsidR="00302FB5">
          <w:rPr>
            <w:noProof/>
          </w:rPr>
          <w:t>58</w:t>
        </w:r>
      </w:ins>
      <w:del w:id="2422"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Pr>
        <w:rPr>
          <w:ins w:id="2423" w:author="Eric Boisvert" w:date="2016-01-16T17:54:00Z"/>
        </w:rPr>
      </w:pPr>
    </w:p>
    <w:p w14:paraId="2B59EE37" w14:textId="5EC39782" w:rsidR="00AB10FC" w:rsidRDefault="000B4649" w:rsidP="00FC626E">
      <w:ins w:id="2424" w:author="Eric Boisvert" w:date="2016-01-16T17:54:00Z">
        <w:r>
          <w:lastRenderedPageBreak/>
          <w:t xml:space="preserve">The </w:t>
        </w:r>
      </w:ins>
      <w:r w:rsidR="00FC626E">
        <w:t>Contact</w:t>
      </w:r>
      <w:ins w:id="2425" w:author="Eric Boisvert" w:date="2016-01-16T17:54:00Z">
        <w:r w:rsidR="008B0EF5">
          <w:t>D</w:t>
        </w:r>
      </w:ins>
      <w:del w:id="2426" w:author="Eric Boisvert" w:date="2016-01-16T17:54:00Z">
        <w:r w:rsidR="00FC626E" w:rsidDel="008B0EF5">
          <w:delText xml:space="preserve"> d</w:delText>
        </w:r>
      </w:del>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19576D" w:rsidP="00FC626E">
      <w:pPr>
        <w:keepNext/>
      </w:pPr>
      <w:r>
        <w:rPr>
          <w:noProof/>
          <w:lang w:val="en-CA" w:eastAsia="en-CA"/>
        </w:rPr>
        <w:pict w14:anchorId="140F70E5">
          <v:shape id="Picture 29" o:spid="_x0000_i1083" type="#_x0000_t75" style="width:6in;height:390.1pt;visibility:visible;mso-wrap-style:square">
            <v:imagedata r:id="rId73" o:title=""/>
          </v:shape>
        </w:pict>
      </w:r>
    </w:p>
    <w:p w14:paraId="777DACC5" w14:textId="109836A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427" w:author="Eric Boisvert" w:date="2016-01-19T19:09:00Z">
        <w:r w:rsidR="00302FB5">
          <w:rPr>
            <w:noProof/>
          </w:rPr>
          <w:t>59</w:t>
        </w:r>
      </w:ins>
      <w:del w:id="2428" w:author="Eric Boisvert" w:date="2015-10-30T04:23:00Z">
        <w:r w:rsidR="00090DCF" w:rsidDel="007D2867">
          <w:rPr>
            <w:noProof/>
          </w:rPr>
          <w:delText>44</w:delText>
        </w:r>
      </w:del>
      <w:r w:rsidR="00673E83">
        <w:rPr>
          <w:noProof/>
        </w:rPr>
        <w:fldChar w:fldCharType="end"/>
      </w:r>
      <w:r>
        <w:t>: ContactDescription</w:t>
      </w:r>
      <w:ins w:id="2429" w:author="Eric Boisvert" w:date="2016-01-16T17:54:00Z">
        <w:r w:rsidR="008B0EF5">
          <w:t xml:space="preserve"> context diagram.</w:t>
        </w:r>
      </w:ins>
    </w:p>
    <w:p w14:paraId="6FB9FDC1" w14:textId="1E154429" w:rsidR="00FC626E" w:rsidRDefault="00FC626E" w:rsidP="00FC626E">
      <w:pPr>
        <w:autoSpaceDE w:val="0"/>
        <w:autoSpaceDN w:val="0"/>
        <w:adjustRightInd w:val="0"/>
        <w:spacing w:after="0"/>
        <w:rPr>
          <w:ins w:id="2430" w:author="Eric Boisvert" w:date="2016-01-16T17:55:00Z"/>
          <w:color w:val="000000"/>
          <w:sz w:val="20"/>
          <w:szCs w:val="20"/>
          <w:lang w:val="en-CA"/>
        </w:rPr>
      </w:pPr>
      <w:bookmarkStart w:id="2431" w:name="BKM_E2CFECC1_AAB5_40F6_ABD4_D77907DA9990"/>
      <w:bookmarkEnd w:id="2431"/>
    </w:p>
    <w:p w14:paraId="3A75C278" w14:textId="1AF205C7" w:rsidR="008B0EF5" w:rsidRDefault="008B0EF5">
      <w:pPr>
        <w:pStyle w:val="Heading5"/>
        <w:rPr>
          <w:ins w:id="2432" w:author="Eric Boisvert" w:date="2016-01-16T17:55:00Z"/>
          <w:lang w:val="en-CA"/>
        </w:rPr>
        <w:pPrChange w:id="2433" w:author="Eric Boisvert" w:date="2016-01-16T17:56:00Z">
          <w:pPr>
            <w:autoSpaceDE w:val="0"/>
            <w:autoSpaceDN w:val="0"/>
            <w:adjustRightInd w:val="0"/>
            <w:spacing w:after="0"/>
          </w:pPr>
        </w:pPrChange>
      </w:pPr>
      <w:proofErr w:type="gramStart"/>
      <w:ins w:id="2434" w:author="Eric Boisvert" w:date="2016-01-16T17:55:00Z">
        <w:r w:rsidRPr="00D970E9">
          <w:rPr>
            <w:lang w:val="en-CA"/>
          </w:rPr>
          <w:t>contactCharacter</w:t>
        </w:r>
        <w:proofErr w:type="gramEnd"/>
      </w:ins>
    </w:p>
    <w:p w14:paraId="51D46C0C" w14:textId="77777777" w:rsidR="008B0EF5" w:rsidRDefault="008B0EF5" w:rsidP="00FC626E">
      <w:pPr>
        <w:autoSpaceDE w:val="0"/>
        <w:autoSpaceDN w:val="0"/>
        <w:adjustRightInd w:val="0"/>
        <w:spacing w:after="0"/>
        <w:rPr>
          <w:ins w:id="2435" w:author="Eric Boisvert" w:date="2016-01-16T17:55:00Z"/>
          <w:rFonts w:ascii="Calibri" w:hAnsi="Calibri"/>
          <w:b/>
          <w:bCs/>
          <w:color w:val="000000"/>
          <w:sz w:val="20"/>
          <w:szCs w:val="20"/>
          <w:lang w:val="en-CA"/>
        </w:rPr>
      </w:pPr>
    </w:p>
    <w:p w14:paraId="5D41F082" w14:textId="3E24AA8B" w:rsidR="008B0EF5" w:rsidRDefault="008B0EF5">
      <w:pPr>
        <w:rPr>
          <w:ins w:id="2436" w:author="Eric Boisvert" w:date="2016-01-16T17:56:00Z"/>
          <w:lang w:val="en-CA"/>
        </w:rPr>
        <w:pPrChange w:id="2437" w:author="Eric Boisvert" w:date="2016-01-16T17:56:00Z">
          <w:pPr>
            <w:autoSpaceDE w:val="0"/>
            <w:autoSpaceDN w:val="0"/>
            <w:adjustRightInd w:val="0"/>
            <w:spacing w:after="0"/>
          </w:pPr>
        </w:pPrChange>
      </w:pPr>
      <w:ins w:id="2438" w:author="Eric Boisvert" w:date="2016-01-16T17:55:00Z">
        <w:r>
          <w:rPr>
            <w:lang w:val="en-CA"/>
          </w:rPr>
          <w:t>The contactCharacter (swe</w:t>
        </w:r>
        <w:proofErr w:type="gramStart"/>
        <w:r>
          <w:rPr>
            <w:lang w:val="en-CA"/>
          </w:rPr>
          <w:t>:Category</w:t>
        </w:r>
        <w:proofErr w:type="gramEnd"/>
        <w:r>
          <w:rPr>
            <w:lang w:val="en-CA"/>
          </w:rPr>
          <w:t xml:space="preserve">) shall contain a term from a controlled voculabury that describes the </w:t>
        </w:r>
      </w:ins>
      <w:ins w:id="2439" w:author="Eric Boisvert" w:date="2016-01-16T17:56:00Z">
        <w:r w:rsidRPr="008B0EF5">
          <w:rPr>
            <w:lang w:val="en-CA"/>
          </w:rPr>
          <w:t xml:space="preserve">character of the boundary, as opposed to its type. </w:t>
        </w:r>
        <w:proofErr w:type="gramStart"/>
        <w:r w:rsidRPr="008B0EF5">
          <w:rPr>
            <w:lang w:val="en-CA"/>
          </w:rPr>
          <w:t>e.g</w:t>
        </w:r>
        <w:proofErr w:type="gramEnd"/>
        <w:r w:rsidRPr="008B0EF5">
          <w:rPr>
            <w:lang w:val="en-CA"/>
          </w:rPr>
          <w:t>. abrupt, gradational</w:t>
        </w:r>
      </w:ins>
    </w:p>
    <w:p w14:paraId="1C16BD53" w14:textId="3B6D2C8E" w:rsidR="008B0EF5" w:rsidRDefault="008B0EF5">
      <w:pPr>
        <w:pStyle w:val="Heading5"/>
        <w:rPr>
          <w:ins w:id="2440" w:author="Eric Boisvert" w:date="2016-01-16T17:57:00Z"/>
          <w:lang w:val="en-CA"/>
        </w:rPr>
        <w:pPrChange w:id="2441" w:author="Eric Boisvert" w:date="2016-01-16T17:57:00Z">
          <w:pPr>
            <w:autoSpaceDE w:val="0"/>
            <w:autoSpaceDN w:val="0"/>
            <w:adjustRightInd w:val="0"/>
            <w:spacing w:after="0"/>
          </w:pPr>
        </w:pPrChange>
      </w:pPr>
      <w:proofErr w:type="gramStart"/>
      <w:ins w:id="2442" w:author="Eric Boisvert" w:date="2016-01-16T17:57:00Z">
        <w:r>
          <w:rPr>
            <w:lang w:val="en-CA"/>
          </w:rPr>
          <w:t>o</w:t>
        </w:r>
      </w:ins>
      <w:ins w:id="2443" w:author="Eric Boisvert" w:date="2016-01-16T17:56:00Z">
        <w:r>
          <w:rPr>
            <w:lang w:val="en-CA"/>
          </w:rPr>
          <w:t>rientation</w:t>
        </w:r>
      </w:ins>
      <w:proofErr w:type="gramEnd"/>
    </w:p>
    <w:p w14:paraId="665326F0" w14:textId="77777777" w:rsidR="008B0EF5" w:rsidRPr="008B0EF5" w:rsidRDefault="008B0EF5">
      <w:pPr>
        <w:rPr>
          <w:ins w:id="2444" w:author="Eric Boisvert" w:date="2016-01-16T17:56:00Z"/>
          <w:lang w:val="en-CA"/>
        </w:rPr>
        <w:pPrChange w:id="2445" w:author="Eric Boisvert" w:date="2016-01-16T17:57:00Z">
          <w:pPr>
            <w:autoSpaceDE w:val="0"/>
            <w:autoSpaceDN w:val="0"/>
            <w:adjustRightInd w:val="0"/>
            <w:spacing w:after="0"/>
          </w:pPr>
        </w:pPrChange>
      </w:pPr>
    </w:p>
    <w:p w14:paraId="08ED4D63" w14:textId="1F09BFD9" w:rsidR="008B0EF5" w:rsidRDefault="008B0EF5">
      <w:pPr>
        <w:rPr>
          <w:ins w:id="2446" w:author="Eric Boisvert" w:date="2016-01-16T17:57:00Z"/>
          <w:lang w:val="en-CA"/>
        </w:rPr>
        <w:pPrChange w:id="2447" w:author="Eric Boisvert" w:date="2016-01-16T17:56:00Z">
          <w:pPr>
            <w:autoSpaceDE w:val="0"/>
            <w:autoSpaceDN w:val="0"/>
            <w:adjustRightInd w:val="0"/>
            <w:spacing w:after="0"/>
          </w:pPr>
        </w:pPrChange>
      </w:pPr>
      <w:ins w:id="2448" w:author="Eric Boisvert" w:date="2016-01-16T17:56:00Z">
        <w:r>
          <w:rPr>
            <w:lang w:val="en-CA"/>
          </w:rPr>
          <w:lastRenderedPageBreak/>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w:t>
        </w:r>
      </w:ins>
      <w:ins w:id="2449" w:author="Eric Boisvert" w:date="2016-01-16T17:57:00Z">
        <w:r>
          <w:rPr>
            <w:lang w:val="en-CA"/>
          </w:rPr>
          <w:t>report the</w:t>
        </w:r>
        <w:r w:rsidRPr="008B0EF5">
          <w:rPr>
            <w:lang w:val="en-CA"/>
          </w:rPr>
          <w:t xml:space="preserve"> orientation of the contact surface</w:t>
        </w:r>
        <w:r>
          <w:rPr>
            <w:lang w:val="en-CA"/>
          </w:rPr>
          <w:t>.</w:t>
        </w:r>
      </w:ins>
    </w:p>
    <w:p w14:paraId="447CC07B" w14:textId="00F1078D" w:rsidR="008B0EF5" w:rsidRDefault="008B0EF5">
      <w:pPr>
        <w:pStyle w:val="Heading5"/>
        <w:rPr>
          <w:ins w:id="2450" w:author="Eric Boisvert" w:date="2016-01-16T17:58:00Z"/>
          <w:lang w:val="en-CA"/>
        </w:rPr>
        <w:pPrChange w:id="2451" w:author="Eric Boisvert" w:date="2016-01-16T17:58:00Z">
          <w:pPr>
            <w:autoSpaceDE w:val="0"/>
            <w:autoSpaceDN w:val="0"/>
            <w:adjustRightInd w:val="0"/>
            <w:spacing w:after="0"/>
          </w:pPr>
        </w:pPrChange>
      </w:pPr>
      <w:proofErr w:type="gramStart"/>
      <w:ins w:id="2452" w:author="Eric Boisvert" w:date="2016-01-16T17:57:00Z">
        <w:r w:rsidRPr="00D970E9">
          <w:rPr>
            <w:lang w:val="en-CA"/>
          </w:rPr>
          <w:t>correlatesWith</w:t>
        </w:r>
      </w:ins>
      <w:proofErr w:type="gramEnd"/>
    </w:p>
    <w:p w14:paraId="2CE6977C" w14:textId="77777777" w:rsidR="008B0EF5" w:rsidRPr="008B0EF5" w:rsidRDefault="008B0EF5">
      <w:pPr>
        <w:rPr>
          <w:ins w:id="2453" w:author="Eric Boisvert" w:date="2016-01-16T17:57:00Z"/>
          <w:lang w:val="en-CA"/>
          <w:rPrChange w:id="2454" w:author="Eric Boisvert" w:date="2016-01-16T17:58:00Z">
            <w:rPr>
              <w:ins w:id="2455" w:author="Eric Boisvert" w:date="2016-01-16T17:57:00Z"/>
              <w:b/>
              <w:bCs/>
              <w:lang w:val="en-CA"/>
            </w:rPr>
          </w:rPrChange>
        </w:rPr>
        <w:pPrChange w:id="2456" w:author="Eric Boisvert" w:date="2016-01-16T17:58:00Z">
          <w:pPr>
            <w:autoSpaceDE w:val="0"/>
            <w:autoSpaceDN w:val="0"/>
            <w:adjustRightInd w:val="0"/>
            <w:spacing w:after="0"/>
          </w:pPr>
        </w:pPrChange>
      </w:pPr>
    </w:p>
    <w:p w14:paraId="39BB7009" w14:textId="5BC197BA" w:rsidR="008B0EF5" w:rsidRDefault="008B0EF5">
      <w:pPr>
        <w:rPr>
          <w:ins w:id="2457" w:author="Eric Boisvert" w:date="2016-01-16T17:56:00Z"/>
          <w:lang w:val="en-CA"/>
        </w:rPr>
        <w:pPrChange w:id="2458" w:author="Eric Boisvert" w:date="2016-01-16T17:56:00Z">
          <w:pPr>
            <w:autoSpaceDE w:val="0"/>
            <w:autoSpaceDN w:val="0"/>
            <w:adjustRightInd w:val="0"/>
            <w:spacing w:after="0"/>
          </w:pPr>
        </w:pPrChange>
      </w:pPr>
      <w:ins w:id="2459" w:author="Eric Boisvert" w:date="2016-01-16T17:57:00Z">
        <w:r>
          <w:rPr>
            <w:lang w:val="en-CA"/>
          </w:rPr>
          <w:t xml:space="preserve">The correlatesWith property shall be an association between ContactDescription and a GeochronologicBoundary describing </w:t>
        </w:r>
      </w:ins>
      <w:ins w:id="2460" w:author="Eric Boisvert" w:date="2016-01-16T17:58:00Z">
        <w:r w:rsidRPr="008B0EF5">
          <w:rPr>
            <w:lang w:val="en-CA"/>
          </w:rPr>
          <w:t>a geochronologic (ie, time zone) boundary that may correlate with it.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2461" w:name="BKM_C1076615_3AE6_4988_8393_E66493CD8FB0"/>
            <w:bookmarkStart w:id="2462" w:name="BKM_A9BDB16E_7011_463E_B96E_FB003E3472AA"/>
            <w:bookmarkEnd w:id="2461"/>
            <w:bookmarkEnd w:id="2462"/>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Pr>
        <w:rPr>
          <w:ins w:id="2463" w:author="Eric Boisvert" w:date="2016-01-16T18:02:00Z"/>
        </w:rPr>
      </w:pPr>
    </w:p>
    <w:p w14:paraId="4D1E2A9F" w14:textId="08C1A5AF" w:rsidR="00D33E64" w:rsidRDefault="008B0EF5" w:rsidP="00AB10FC">
      <w:pPr>
        <w:rPr>
          <w:ins w:id="2464" w:author="Eric Boisvert" w:date="2016-01-16T17:59:00Z"/>
        </w:rPr>
      </w:pPr>
      <w:ins w:id="2465" w:author="Eric Boisvert" w:date="2016-01-16T18:00:00Z">
        <w:r>
          <w:t xml:space="preserve">A contact can </w:t>
        </w:r>
      </w:ins>
      <w:ins w:id="2466" w:author="Eric Boisvert" w:date="2016-01-16T18:01:00Z">
        <w:r>
          <w:t xml:space="preserve">correlate with a GeochrnologicBoundary SHALL be allowed ONLY when the contactType is a </w:t>
        </w:r>
      </w:ins>
      <w:ins w:id="2467" w:author="Eric Boisvert" w:date="2016-01-16T18:02:00Z">
        <w:r w:rsidRPr="008B0EF5">
          <w:t>ChronostratigraphicBoundary</w:t>
        </w:r>
        <w: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385692">
        <w:trPr>
          <w:cantSplit/>
          <w:ins w:id="2468" w:author="Eric Boisvert" w:date="2016-01-16T17:59:00Z"/>
        </w:trPr>
        <w:tc>
          <w:tcPr>
            <w:tcW w:w="4219" w:type="dxa"/>
            <w:tcBorders>
              <w:right w:val="nil"/>
            </w:tcBorders>
            <w:shd w:val="clear" w:color="auto" w:fill="auto"/>
          </w:tcPr>
          <w:p w14:paraId="6F49C030" w14:textId="33F1FEE9" w:rsidR="008B0EF5" w:rsidRPr="00D12552" w:rsidRDefault="008B0EF5" w:rsidP="008B0EF5">
            <w:pPr>
              <w:pStyle w:val="Tabletext10"/>
              <w:rPr>
                <w:ins w:id="2469" w:author="Eric Boisvert" w:date="2016-01-16T17:59:00Z"/>
                <w:rStyle w:val="requri"/>
                <w:lang w:val="en-CA"/>
              </w:rPr>
            </w:pPr>
            <w:ins w:id="2470" w:author="Eric Boisvert" w:date="2016-01-16T17:59:00Z">
              <w:r>
                <w:rPr>
                  <w:rStyle w:val="requri"/>
                  <w:lang w:val="en-CA"/>
                </w:rPr>
                <w:t>/req/gsml4-extension</w:t>
              </w:r>
              <w:r w:rsidRPr="00D12552">
                <w:rPr>
                  <w:rStyle w:val="requri"/>
                  <w:lang w:val="en-CA"/>
                </w:rPr>
                <w:t>/</w:t>
              </w:r>
              <w:r>
                <w:rPr>
                  <w:rStyle w:val="requri"/>
                  <w:lang w:val="en-CA"/>
                </w:rPr>
                <w:t>contact-</w:t>
              </w:r>
            </w:ins>
            <w:ins w:id="2471" w:author="Eric Boisvert" w:date="2016-01-16T18:02:00Z">
              <w:r>
                <w:rPr>
                  <w:rStyle w:val="requri"/>
                  <w:lang w:val="en-CA"/>
                </w:rPr>
                <w:t>geochronologic</w:t>
              </w:r>
            </w:ins>
          </w:p>
        </w:tc>
        <w:tc>
          <w:tcPr>
            <w:tcW w:w="4678" w:type="dxa"/>
            <w:tcBorders>
              <w:left w:val="nil"/>
            </w:tcBorders>
            <w:shd w:val="clear" w:color="auto" w:fill="auto"/>
          </w:tcPr>
          <w:p w14:paraId="7B5ED16B" w14:textId="60424420" w:rsidR="008B0EF5" w:rsidRPr="00D12552" w:rsidRDefault="008B0EF5" w:rsidP="00385692">
            <w:pPr>
              <w:pStyle w:val="Tabletext10"/>
              <w:jc w:val="left"/>
              <w:rPr>
                <w:ins w:id="2472" w:author="Eric Boisvert" w:date="2016-01-16T17:59:00Z"/>
                <w:rStyle w:val="reqtext"/>
                <w:lang w:val="en-CA"/>
              </w:rPr>
            </w:pPr>
            <w:ins w:id="2473" w:author="Eric Boisvert" w:date="2016-01-16T17:59:00Z">
              <w:r>
                <w:rPr>
                  <w:rStyle w:val="reqtext"/>
                  <w:lang w:val="en-CA"/>
                </w:rPr>
                <w:t>correlatesWith association to a GeochronologicBo</w:t>
              </w:r>
            </w:ins>
            <w:ins w:id="2474" w:author="Eric Boisvert" w:date="2016-01-16T18:01:00Z">
              <w:r>
                <w:rPr>
                  <w:rStyle w:val="reqtext"/>
                  <w:lang w:val="en-CA"/>
                </w:rPr>
                <w:t>u</w:t>
              </w:r>
            </w:ins>
            <w:ins w:id="2475" w:author="Eric Boisvert" w:date="2016-01-16T17:59:00Z">
              <w:r>
                <w:rPr>
                  <w:rStyle w:val="reqtext"/>
                  <w:lang w:val="en-CA"/>
                </w:rPr>
                <w:t xml:space="preserve">ndary SHALL be allowed only when contactType = </w:t>
              </w:r>
              <w:r w:rsidRPr="00FC626E">
                <w:rPr>
                  <w:rStyle w:val="reqtext"/>
                  <w:lang w:val="en-CA"/>
                </w:rPr>
                <w:t>ChronostratigraphicBoundary</w:t>
              </w:r>
            </w:ins>
          </w:p>
        </w:tc>
      </w:tr>
    </w:tbl>
    <w:p w14:paraId="416180C4" w14:textId="77777777" w:rsidR="008B0EF5" w:rsidRDefault="008B0EF5" w:rsidP="00AB10FC">
      <w:pPr>
        <w:rPr>
          <w:ins w:id="2476" w:author="Eric Boisvert" w:date="2016-01-16T18:00:00Z"/>
        </w:rPr>
      </w:pPr>
    </w:p>
    <w:p w14:paraId="7A5BF1A8" w14:textId="031CDBE1" w:rsidR="008B0EF5" w:rsidRDefault="008B0EF5" w:rsidP="00AB10FC">
      <w:pPr>
        <w:rPr>
          <w:ins w:id="2477" w:author="Eric Boisvert" w:date="2016-01-16T18:00:00Z"/>
        </w:rPr>
      </w:pPr>
      <w:ins w:id="2478" w:author="Eric Boisvert" w:date="2016-01-16T18:00:00Z">
        <w:r>
          <w:t xml:space="preserve">A contact </w:t>
        </w:r>
      </w:ins>
      <w:ins w:id="2479" w:author="Eric Boisvert" w:date="2016-01-16T18:02:00Z">
        <w:r>
          <w:t>SHALL</w:t>
        </w:r>
      </w:ins>
      <w:ins w:id="2480" w:author="Eric Boisvert" w:date="2016-01-16T18:00:00Z">
        <w:r>
          <w:t xml:space="preserve"> </w:t>
        </w:r>
      </w:ins>
      <w:ins w:id="2481" w:author="Eric Boisvert" w:date="2016-01-16T18:03:00Z">
        <w:r>
          <w:t xml:space="preserve">be the boundary of 2 and </w:t>
        </w:r>
      </w:ins>
      <w:ins w:id="2482" w:author="Eric Boisvert" w:date="2016-01-16T18:00:00Z">
        <w:r>
          <w:t>only 2</w:t>
        </w:r>
      </w:ins>
      <w:ins w:id="2483" w:author="Eric Boisvert" w:date="2016-01-16T18:03:00Z">
        <w:r>
          <w:t xml:space="preserve"> GeologicUnit. The relationship between a contact and boundering units is encoded using</w:t>
        </w:r>
      </w:ins>
      <w:ins w:id="2484" w:author="Eric Boisvert" w:date="2016-01-16T18:00:00Z">
        <w:r>
          <w:t xml:space="preserve"> GeologicFeatureRelation when the type is a contactType (erosionalContact, etc</w:t>
        </w:r>
        <w:proofErr w:type="gramStart"/>
        <w:r>
          <w:t>..)</w:t>
        </w:r>
      </w:ins>
      <w:proofErr w:type="gramEnd"/>
      <w:ins w:id="2485" w:author="Eric Boisvert" w:date="2016-01-16T18:05:00Z">
        <w:r w:rsidR="00E041CF">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ins w:id="2486" w:author="Eric Boisvert" w:date="2016-01-16T18:02:00Z"/>
        </w:trPr>
        <w:tc>
          <w:tcPr>
            <w:tcW w:w="4219" w:type="dxa"/>
            <w:tcBorders>
              <w:right w:val="nil"/>
            </w:tcBorders>
            <w:shd w:val="clear" w:color="auto" w:fill="auto"/>
          </w:tcPr>
          <w:p w14:paraId="65CCFB92" w14:textId="77777777" w:rsidR="008B0EF5" w:rsidRPr="00D12552" w:rsidRDefault="008B0EF5" w:rsidP="00385692">
            <w:pPr>
              <w:pStyle w:val="Tabletext10"/>
              <w:rPr>
                <w:ins w:id="2487" w:author="Eric Boisvert" w:date="2016-01-16T18:02:00Z"/>
                <w:rStyle w:val="requri"/>
                <w:lang w:val="en-CA"/>
              </w:rPr>
            </w:pPr>
            <w:ins w:id="2488" w:author="Eric Boisvert" w:date="2016-01-16T18:02:00Z">
              <w:r>
                <w:rPr>
                  <w:rStyle w:val="requri"/>
                  <w:lang w:val="en-CA"/>
                </w:rPr>
                <w:t>/req/gsml4-extension</w:t>
              </w:r>
              <w:r w:rsidRPr="00D12552">
                <w:rPr>
                  <w:rStyle w:val="requri"/>
                  <w:lang w:val="en-CA"/>
                </w:rPr>
                <w:t>/</w:t>
              </w:r>
              <w:r>
                <w:rPr>
                  <w:rStyle w:val="requri"/>
                  <w:lang w:val="en-CA"/>
                </w:rPr>
                <w:t>contact-boundary</w:t>
              </w:r>
            </w:ins>
          </w:p>
        </w:tc>
        <w:tc>
          <w:tcPr>
            <w:tcW w:w="4678" w:type="dxa"/>
            <w:tcBorders>
              <w:left w:val="nil"/>
            </w:tcBorders>
            <w:shd w:val="clear" w:color="auto" w:fill="auto"/>
          </w:tcPr>
          <w:p w14:paraId="03DC0275" w14:textId="0E653020" w:rsidR="008B0EF5" w:rsidRPr="00D12552" w:rsidRDefault="00E041CF" w:rsidP="00385692">
            <w:pPr>
              <w:pStyle w:val="Tabletext10"/>
              <w:jc w:val="left"/>
              <w:rPr>
                <w:ins w:id="2489" w:author="Eric Boisvert" w:date="2016-01-16T18:02:00Z"/>
                <w:rStyle w:val="reqtext"/>
                <w:lang w:val="en-CA"/>
              </w:rPr>
            </w:pPr>
            <w:commentRangeStart w:id="2490"/>
            <w:ins w:id="2491" w:author="Eric Boisvert" w:date="2016-01-16T18:05:00Z">
              <w:r>
                <w:rPr>
                  <w:rStyle w:val="reqtext"/>
                  <w:lang w:val="en-CA"/>
                </w:rPr>
                <w:t>A contact SHALL have 2 and 2 two instances of GeologicFeatureRelation</w:t>
              </w:r>
            </w:ins>
            <w:ins w:id="2492" w:author="Eric Boisvert" w:date="2016-01-16T18:06:00Z">
              <w:r>
                <w:rPr>
                  <w:rStyle w:val="reqtext"/>
                  <w:lang w:val="en-CA"/>
                </w:rPr>
                <w:t xml:space="preserve"> with GeologicUnit.</w:t>
              </w:r>
            </w:ins>
            <w:ins w:id="2493" w:author="Eric Boisvert" w:date="2016-01-16T18:05:00Z">
              <w:r>
                <w:rPr>
                  <w:rStyle w:val="reqtext"/>
                  <w:lang w:val="en-CA"/>
                </w:rPr>
                <w:t xml:space="preserve"> </w:t>
              </w:r>
            </w:ins>
            <w:commentRangeEnd w:id="2490"/>
            <w:ins w:id="2494" w:author="Eric Boisvert" w:date="2016-01-16T18:06:00Z">
              <w:r w:rsidR="00F97733">
                <w:rPr>
                  <w:rStyle w:val="CommentReference"/>
                  <w:rFonts w:ascii="Times New Roman" w:eastAsia="Times New Roman" w:hAnsi="Times New Roman"/>
                  <w:lang w:val="en-US" w:eastAsia="en-US"/>
                </w:rPr>
                <w:commentReference w:id="2490"/>
              </w:r>
            </w:ins>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19576D" w:rsidP="00FC626E">
      <w:pPr>
        <w:keepNext/>
      </w:pPr>
      <w:r>
        <w:rPr>
          <w:noProof/>
          <w:lang w:val="en-CA" w:eastAsia="en-CA"/>
        </w:rPr>
        <w:lastRenderedPageBreak/>
        <w:pict w14:anchorId="34B470B1">
          <v:shape id="Picture 30" o:spid="_x0000_i1084" type="#_x0000_t75" style="width:308.95pt;height:453.5pt;visibility:visible;mso-wrap-style:square">
            <v:imagedata r:id="rId74" o:title=""/>
          </v:shape>
        </w:pict>
      </w:r>
    </w:p>
    <w:p w14:paraId="40398DF5" w14:textId="1F265DD5" w:rsidR="00FC626E" w:rsidRDefault="00FC626E" w:rsidP="00FC626E">
      <w:pPr>
        <w:pStyle w:val="Caption"/>
        <w:rPr>
          <w:ins w:id="2495" w:author="Eric Boisvert" w:date="2016-01-16T18:06:00Z"/>
        </w:rPr>
      </w:pPr>
      <w:r>
        <w:t xml:space="preserve">Figure </w:t>
      </w:r>
      <w:r w:rsidR="00673E83">
        <w:fldChar w:fldCharType="begin"/>
      </w:r>
      <w:r w:rsidR="00673E83">
        <w:instrText xml:space="preserve"> SEQ Figure \* ARABIC </w:instrText>
      </w:r>
      <w:r w:rsidR="00673E83">
        <w:fldChar w:fldCharType="separate"/>
      </w:r>
      <w:ins w:id="2496" w:author="Eric Boisvert" w:date="2016-01-19T19:09:00Z">
        <w:r w:rsidR="00302FB5">
          <w:rPr>
            <w:noProof/>
          </w:rPr>
          <w:t>60</w:t>
        </w:r>
      </w:ins>
      <w:del w:id="2497" w:author="Eric Boisvert" w:date="2015-10-30T04:23:00Z">
        <w:r w:rsidR="00090DCF" w:rsidDel="007D2867">
          <w:rPr>
            <w:noProof/>
          </w:rPr>
          <w:delText>45</w:delText>
        </w:r>
      </w:del>
      <w:r w:rsidR="00673E83">
        <w:rPr>
          <w:noProof/>
        </w:rPr>
        <w:fldChar w:fldCharType="end"/>
      </w:r>
      <w:r>
        <w:t>: DisplacementEvent</w:t>
      </w:r>
      <w:ins w:id="2498" w:author="Eric Boisvert" w:date="2016-01-16T18:06:00Z">
        <w:r w:rsidR="00A63650">
          <w:t xml:space="preserve"> context diagram</w:t>
        </w:r>
      </w:ins>
    </w:p>
    <w:p w14:paraId="667B317C" w14:textId="45068993" w:rsidR="00A63650" w:rsidRDefault="00A63650">
      <w:pPr>
        <w:pStyle w:val="Heading5"/>
        <w:rPr>
          <w:ins w:id="2499" w:author="Eric Boisvert" w:date="2016-01-16T18:06:00Z"/>
          <w:lang w:val="en-CA"/>
        </w:rPr>
        <w:pPrChange w:id="2500" w:author="Eric Boisvert" w:date="2016-01-16T18:07:00Z">
          <w:pPr>
            <w:pStyle w:val="Caption"/>
          </w:pPr>
        </w:pPrChange>
      </w:pPr>
      <w:proofErr w:type="gramStart"/>
      <w:ins w:id="2501" w:author="Eric Boisvert" w:date="2016-01-16T18:06:00Z">
        <w:r w:rsidRPr="00D970E9">
          <w:rPr>
            <w:lang w:val="en-CA"/>
          </w:rPr>
          <w:t>incrementalDisplacement</w:t>
        </w:r>
        <w:proofErr w:type="gramEnd"/>
      </w:ins>
    </w:p>
    <w:p w14:paraId="484C4FD9" w14:textId="77777777" w:rsidR="00A63650" w:rsidRDefault="00A63650">
      <w:pPr>
        <w:rPr>
          <w:ins w:id="2502" w:author="Eric Boisvert" w:date="2016-01-16T18:07:00Z"/>
        </w:rPr>
        <w:pPrChange w:id="2503" w:author="Eric Boisvert" w:date="2016-01-16T18:06:00Z">
          <w:pPr>
            <w:pStyle w:val="Caption"/>
          </w:pPr>
        </w:pPrChange>
      </w:pPr>
    </w:p>
    <w:p w14:paraId="26D8AAE4" w14:textId="607A20E1" w:rsidR="00A63650" w:rsidRDefault="00A63650">
      <w:pPr>
        <w:rPr>
          <w:ins w:id="2504" w:author="Eric Boisvert" w:date="2016-01-16T18:07:00Z"/>
        </w:rPr>
        <w:pPrChange w:id="2505" w:author="Eric Boisvert" w:date="2016-01-16T18:06:00Z">
          <w:pPr>
            <w:pStyle w:val="Caption"/>
          </w:pPr>
        </w:pPrChange>
      </w:pPr>
      <w:ins w:id="2506" w:author="Eric Boisvert" w:date="2016-01-16T18:07:00Z">
        <w:r>
          <w:t>The incrementalDisplacement</w:t>
        </w:r>
        <w:proofErr w:type="gramStart"/>
        <w:r>
          <w:t>:DisplacementValue</w:t>
        </w:r>
        <w:proofErr w:type="gramEnd"/>
        <w:r>
          <w:t xml:space="preserve"> property shall report the d</w:t>
        </w:r>
        <w:r w:rsidRPr="00A63650">
          <w:t>escription of the parameters of the displacement</w:t>
        </w:r>
        <w:r>
          <w:t>.</w:t>
        </w:r>
      </w:ins>
    </w:p>
    <w:p w14:paraId="71B4C2ED" w14:textId="534B9CB4" w:rsidR="008C4F74" w:rsidRDefault="009A0D4B" w:rsidP="00FC626E">
      <w:pPr>
        <w:pStyle w:val="Heading4"/>
        <w:rPr>
          <w:ins w:id="2507" w:author="Eric Boisvert" w:date="2015-11-11T13:42:00Z"/>
        </w:rPr>
      </w:pPr>
      <w:ins w:id="2508" w:author="Eric Boisvert" w:date="2015-11-11T13:42:00Z">
        <w:r>
          <w:t>Layering</w:t>
        </w:r>
      </w:ins>
    </w:p>
    <w:p w14:paraId="4697C042" w14:textId="77777777" w:rsidR="009A0D4B" w:rsidRDefault="009A0D4B">
      <w:pPr>
        <w:rPr>
          <w:ins w:id="2509" w:author="Eric Boisvert" w:date="2015-11-11T13:43:00Z"/>
        </w:rPr>
        <w:pPrChange w:id="2510" w:author="Eric Boisvert" w:date="2015-11-11T13:43:00Z">
          <w:pPr>
            <w:pStyle w:val="Heading4"/>
          </w:pPr>
        </w:pPrChange>
      </w:pPr>
    </w:p>
    <w:p w14:paraId="68EF5A3E" w14:textId="583161EF" w:rsidR="009A0D4B" w:rsidRDefault="009A0D4B">
      <w:pPr>
        <w:rPr>
          <w:ins w:id="2511" w:author="Eric Boisvert" w:date="2015-11-11T13:43:00Z"/>
        </w:rPr>
        <w:pPrChange w:id="2512" w:author="Eric Boisvert" w:date="2015-11-11T13:43:00Z">
          <w:pPr>
            <w:pStyle w:val="Heading4"/>
          </w:pPr>
        </w:pPrChange>
      </w:pPr>
      <w:ins w:id="2513" w:author="Eric Boisvert" w:date="2015-11-11T13:43:00Z">
        <w:r w:rsidRPr="009A0D4B">
          <w:t xml:space="preserve">Planar foliation defined by a tabular succession of layers &gt; 5 mm thick. This definition is based on the proposed definition of gneiss by the NADM Science Language </w:t>
        </w:r>
        <w:r w:rsidRPr="009A0D4B">
          <w:lastRenderedPageBreak/>
          <w:t>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19576D">
      <w:pPr>
        <w:keepNext/>
        <w:rPr>
          <w:ins w:id="2514" w:author="Eric Boisvert" w:date="2015-11-11T13:44:00Z"/>
        </w:rPr>
        <w:pPrChange w:id="2515" w:author="Eric Boisvert" w:date="2015-11-11T13:44:00Z">
          <w:pPr/>
        </w:pPrChange>
      </w:pPr>
      <w:ins w:id="2516" w:author="Eric Boisvert" w:date="2015-11-11T13:43:00Z">
        <w:r>
          <w:rPr>
            <w:noProof/>
            <w:lang w:val="en-CA" w:eastAsia="en-CA"/>
          </w:rPr>
          <w:pict w14:anchorId="67477FD4">
            <v:shape id="Picture 501" o:spid="_x0000_i1085" type="#_x0000_t75" style="width:385.8pt;height:295.5pt;visibility:visible;mso-wrap-style:square">
              <v:imagedata r:id="rId75" o:title=""/>
            </v:shape>
          </w:pict>
        </w:r>
      </w:ins>
    </w:p>
    <w:p w14:paraId="46B783CF" w14:textId="16C77B09" w:rsidR="009A0D4B" w:rsidRDefault="009A0D4B">
      <w:pPr>
        <w:pStyle w:val="Caption"/>
        <w:rPr>
          <w:ins w:id="2517" w:author="Eric Boisvert" w:date="2015-11-11T13:43:00Z"/>
        </w:rPr>
        <w:pPrChange w:id="2518" w:author="Eric Boisvert" w:date="2015-11-11T13:44:00Z">
          <w:pPr>
            <w:pStyle w:val="Heading4"/>
          </w:pPr>
        </w:pPrChange>
      </w:pPr>
      <w:ins w:id="2519" w:author="Eric Boisvert" w:date="2015-11-11T13:44:00Z">
        <w:r>
          <w:t xml:space="preserve">Figure </w:t>
        </w:r>
        <w:r>
          <w:fldChar w:fldCharType="begin"/>
        </w:r>
        <w:r>
          <w:instrText xml:space="preserve"> SEQ Figure \* ARABIC </w:instrText>
        </w:r>
      </w:ins>
      <w:r>
        <w:fldChar w:fldCharType="separate"/>
      </w:r>
      <w:ins w:id="2520" w:author="Eric Boisvert" w:date="2016-01-19T19:09:00Z">
        <w:r w:rsidR="00302FB5">
          <w:rPr>
            <w:noProof/>
          </w:rPr>
          <w:t>61</w:t>
        </w:r>
      </w:ins>
      <w:ins w:id="2521" w:author="Eric Boisvert" w:date="2015-11-11T13:44:00Z">
        <w:r>
          <w:fldChar w:fldCharType="end"/>
        </w:r>
        <w:r>
          <w:t>: Layering</w:t>
        </w:r>
      </w:ins>
      <w:ins w:id="2522" w:author="Eric Boisvert" w:date="2016-01-16T18:07:00Z">
        <w:r w:rsidR="00A63650">
          <w:t xml:space="preserve"> context diagram</w:t>
        </w:r>
      </w:ins>
    </w:p>
    <w:p w14:paraId="72B8C7C9" w14:textId="77777777" w:rsidR="009A0D4B" w:rsidRDefault="009A0D4B">
      <w:pPr>
        <w:rPr>
          <w:ins w:id="2523" w:author="Eric Boisvert" w:date="2016-01-16T18:08:00Z"/>
        </w:rPr>
        <w:pPrChange w:id="2524" w:author="Eric Boisvert" w:date="2015-11-11T13:43:00Z">
          <w:pPr>
            <w:pStyle w:val="Heading4"/>
          </w:pPr>
        </w:pPrChange>
      </w:pPr>
    </w:p>
    <w:p w14:paraId="7603D751" w14:textId="0280B9A1" w:rsidR="00A63650" w:rsidRDefault="00A63650">
      <w:pPr>
        <w:pStyle w:val="Heading5"/>
        <w:rPr>
          <w:ins w:id="2525" w:author="Eric Boisvert" w:date="2016-01-16T18:08:00Z"/>
        </w:rPr>
        <w:pPrChange w:id="2526" w:author="Eric Boisvert" w:date="2016-01-16T18:09:00Z">
          <w:pPr>
            <w:pStyle w:val="Heading4"/>
          </w:pPr>
        </w:pPrChange>
      </w:pPr>
      <w:proofErr w:type="gramStart"/>
      <w:ins w:id="2527" w:author="Eric Boisvert" w:date="2016-01-16T18:08:00Z">
        <w:r>
          <w:t>layeringComposition</w:t>
        </w:r>
        <w:proofErr w:type="gramEnd"/>
      </w:ins>
    </w:p>
    <w:p w14:paraId="0B4252AC" w14:textId="77777777" w:rsidR="00A63650" w:rsidRDefault="00A63650">
      <w:pPr>
        <w:rPr>
          <w:ins w:id="2528" w:author="Eric Boisvert" w:date="2016-01-16T18:09:00Z"/>
        </w:rPr>
        <w:pPrChange w:id="2529" w:author="Eric Boisvert" w:date="2016-01-16T18:09:00Z">
          <w:pPr>
            <w:pStyle w:val="Heading4"/>
          </w:pPr>
        </w:pPrChange>
      </w:pPr>
    </w:p>
    <w:p w14:paraId="092A68DA" w14:textId="77777777" w:rsidR="00A63650" w:rsidRPr="00777586" w:rsidRDefault="00A63650" w:rsidP="00A63650">
      <w:pPr>
        <w:rPr>
          <w:ins w:id="2530" w:author="Eric Boisvert" w:date="2016-01-16T18:10:00Z"/>
        </w:rPr>
      </w:pPr>
      <w:ins w:id="2531" w:author="Eric Boisvert" w:date="2016-01-16T18:10:00Z">
        <w:r w:rsidRPr="00A63650">
          <w:t>The layeringComposition property shall be an association between a Layering and a RockMaterial that describes the rock material that may define compositional layering</w:t>
        </w:r>
      </w:ins>
    </w:p>
    <w:p w14:paraId="1B2977DC" w14:textId="77777777" w:rsidR="00A63650" w:rsidRDefault="00A63650">
      <w:pPr>
        <w:rPr>
          <w:ins w:id="2532" w:author="Eric Boisvert" w:date="2016-01-16T18:08:00Z"/>
        </w:rPr>
        <w:pPrChange w:id="2533" w:author="Eric Boisvert" w:date="2016-01-16T18:09:00Z">
          <w:pPr>
            <w:pStyle w:val="Heading4"/>
          </w:pPr>
        </w:pPrChange>
      </w:pPr>
    </w:p>
    <w:p w14:paraId="4FF3F9A9" w14:textId="77777777" w:rsidR="009A0D4B" w:rsidRDefault="009A0D4B" w:rsidP="009A0D4B">
      <w:pPr>
        <w:pStyle w:val="Heading4"/>
      </w:pPr>
      <w:r>
        <w:t>DisplacementValue</w:t>
      </w:r>
    </w:p>
    <w:p w14:paraId="1C7EF173" w14:textId="77777777" w:rsidR="009A0D4B" w:rsidRPr="009A0D4B" w:rsidDel="00A41036" w:rsidRDefault="009A0D4B" w:rsidP="00A63650">
      <w:pPr>
        <w:rPr>
          <w:del w:id="2534" w:author="Eric Boisvert" w:date="2016-01-16T18:11:00Z"/>
        </w:rPr>
      </w:pPr>
    </w:p>
    <w:p w14:paraId="40A4F97F" w14:textId="6A688479" w:rsidR="00777586" w:rsidRPr="00777586" w:rsidDel="00A63650" w:rsidRDefault="00777586" w:rsidP="00777586">
      <w:pPr>
        <w:rPr>
          <w:del w:id="2535" w:author="Eric Boisvert" w:date="2016-01-16T18:10:00Z"/>
        </w:rPr>
      </w:pP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19576D" w:rsidP="00386910">
      <w:pPr>
        <w:keepNext/>
      </w:pPr>
      <w:r>
        <w:rPr>
          <w:noProof/>
          <w:lang w:val="en-CA" w:eastAsia="en-CA"/>
        </w:rPr>
        <w:pict w14:anchorId="637CFD41">
          <v:shape id="Picture 451" o:spid="_x0000_i1086" type="#_x0000_t75" style="width:430.95pt;height:365.35pt;visibility:visible;mso-wrap-style:square">
            <v:imagedata r:id="rId76"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2536" w:author="Eric Boisvert" w:date="2016-01-19T19:09:00Z">
        <w:r w:rsidR="00302FB5">
          <w:rPr>
            <w:noProof/>
          </w:rPr>
          <w:t>62</w:t>
        </w:r>
      </w:ins>
      <w:del w:id="2537"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ins w:id="2538" w:author="Eric Boisvert" w:date="2016-01-16T18:11:00Z"/>
          <w:color w:val="000000"/>
          <w:sz w:val="20"/>
          <w:szCs w:val="20"/>
          <w:lang w:val="en-CA"/>
        </w:rPr>
      </w:pPr>
      <w:bookmarkStart w:id="2539" w:name="BKM_0148DBC7_BEFE_411F_BDA0_ED2509780C45"/>
      <w:bookmarkEnd w:id="2539"/>
    </w:p>
    <w:p w14:paraId="2969A0DB" w14:textId="32F22047" w:rsidR="00A41036" w:rsidRDefault="00A41036">
      <w:pPr>
        <w:pStyle w:val="Heading5"/>
        <w:rPr>
          <w:ins w:id="2540" w:author="Eric Boisvert" w:date="2016-01-16T18:14:00Z"/>
          <w:lang w:val="en-CA"/>
        </w:rPr>
        <w:pPrChange w:id="2541" w:author="Eric Boisvert" w:date="2016-01-16T18:16:00Z">
          <w:pPr>
            <w:autoSpaceDE w:val="0"/>
            <w:autoSpaceDN w:val="0"/>
            <w:adjustRightInd w:val="0"/>
            <w:spacing w:after="0"/>
          </w:pPr>
        </w:pPrChange>
      </w:pPr>
      <w:proofErr w:type="gramStart"/>
      <w:ins w:id="2542" w:author="Eric Boisvert" w:date="2016-01-16T18:14:00Z">
        <w:r w:rsidRPr="00D970E9">
          <w:rPr>
            <w:lang w:val="en-CA"/>
          </w:rPr>
          <w:t>hangingWallDirection</w:t>
        </w:r>
        <w:proofErr w:type="gramEnd"/>
      </w:ins>
    </w:p>
    <w:p w14:paraId="0DCD049C" w14:textId="77777777" w:rsidR="00A41036" w:rsidRDefault="00A41036" w:rsidP="008C4F74">
      <w:pPr>
        <w:autoSpaceDE w:val="0"/>
        <w:autoSpaceDN w:val="0"/>
        <w:adjustRightInd w:val="0"/>
        <w:spacing w:after="0"/>
        <w:rPr>
          <w:ins w:id="2543" w:author="Eric Boisvert" w:date="2016-01-16T18:14:00Z"/>
          <w:rFonts w:ascii="Calibri" w:hAnsi="Calibri"/>
          <w:b/>
          <w:bCs/>
          <w:color w:val="000000"/>
          <w:sz w:val="20"/>
          <w:szCs w:val="20"/>
          <w:lang w:val="en-CA"/>
        </w:rPr>
      </w:pPr>
    </w:p>
    <w:p w14:paraId="0D368CB9" w14:textId="6F9055C2" w:rsidR="00A41036" w:rsidRDefault="00A41036">
      <w:pPr>
        <w:rPr>
          <w:ins w:id="2544" w:author="Eric Boisvert" w:date="2016-01-16T18:16:00Z"/>
          <w:lang w:val="en-CA"/>
        </w:rPr>
        <w:pPrChange w:id="2545" w:author="Eric Boisvert" w:date="2016-01-16T18:16:00Z">
          <w:pPr>
            <w:autoSpaceDE w:val="0"/>
            <w:autoSpaceDN w:val="0"/>
            <w:adjustRightInd w:val="0"/>
            <w:spacing w:after="0"/>
          </w:pPr>
        </w:pPrChange>
      </w:pPr>
      <w:ins w:id="2546" w:author="Eric Boisvert" w:date="2016-01-16T18:14:00Z">
        <w:r>
          <w:rPr>
            <w:lang w:val="en-CA"/>
          </w:rPr>
          <w:t xml:space="preserve">The property </w:t>
        </w:r>
      </w:ins>
      <w:ins w:id="2547" w:author="Eric Boisvert" w:date="2016-01-16T18:15:00Z">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 a</w:t>
        </w:r>
      </w:ins>
      <w:ins w:id="2548" w:author="Eric Boisvert" w:date="2016-01-16T18:16:00Z">
        <w:r w:rsidR="00AF6A26">
          <w:rPr>
            <w:lang w:val="en-CA"/>
          </w:rPr>
          <w:t xml:space="preserve"> the direction of the</w:t>
        </w:r>
      </w:ins>
      <w:ins w:id="2549" w:author="Eric Boisvert" w:date="2016-01-16T18:15:00Z">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w:t>
        </w:r>
      </w:ins>
      <w:ins w:id="2550" w:author="Eric Boisvert" w:date="2016-01-16T18:16:00Z">
        <w:r w:rsidR="00AF6A26">
          <w:rPr>
            <w:lang w:val="en-CA"/>
          </w:rPr>
          <w:t xml:space="preserve">e.  </w:t>
        </w:r>
      </w:ins>
    </w:p>
    <w:p w14:paraId="23F455E7" w14:textId="63D0BEB2" w:rsidR="00AF6A26" w:rsidRDefault="00AF6A26">
      <w:pPr>
        <w:pStyle w:val="Heading5"/>
        <w:rPr>
          <w:ins w:id="2551" w:author="Eric Boisvert" w:date="2016-01-16T18:16:00Z"/>
          <w:lang w:val="en-CA"/>
        </w:rPr>
        <w:pPrChange w:id="2552" w:author="Eric Boisvert" w:date="2016-01-16T18:17:00Z">
          <w:pPr>
            <w:autoSpaceDE w:val="0"/>
            <w:autoSpaceDN w:val="0"/>
            <w:adjustRightInd w:val="0"/>
            <w:spacing w:after="0"/>
          </w:pPr>
        </w:pPrChange>
      </w:pPr>
      <w:proofErr w:type="gramStart"/>
      <w:ins w:id="2553" w:author="Eric Boisvert" w:date="2016-01-16T18:16:00Z">
        <w:r>
          <w:rPr>
            <w:lang w:val="en-CA"/>
          </w:rPr>
          <w:t>movementSense</w:t>
        </w:r>
        <w:proofErr w:type="gramEnd"/>
      </w:ins>
    </w:p>
    <w:p w14:paraId="5584D448" w14:textId="77777777" w:rsidR="00AF6A26" w:rsidRDefault="00AF6A26" w:rsidP="008C4F74">
      <w:pPr>
        <w:autoSpaceDE w:val="0"/>
        <w:autoSpaceDN w:val="0"/>
        <w:adjustRightInd w:val="0"/>
        <w:spacing w:after="0"/>
        <w:rPr>
          <w:ins w:id="2554" w:author="Eric Boisvert" w:date="2016-01-16T18:17:00Z"/>
          <w:color w:val="000000"/>
          <w:sz w:val="20"/>
          <w:szCs w:val="20"/>
          <w:lang w:val="en-CA"/>
        </w:rPr>
      </w:pPr>
    </w:p>
    <w:p w14:paraId="1EFFA905" w14:textId="5482E20E" w:rsidR="00AF6A26" w:rsidRDefault="00AF6A26">
      <w:pPr>
        <w:rPr>
          <w:ins w:id="2555" w:author="Eric Boisvert" w:date="2016-01-16T18:17:00Z"/>
          <w:lang w:val="en-CA"/>
        </w:rPr>
        <w:pPrChange w:id="2556" w:author="Eric Boisvert" w:date="2016-01-16T18:17:00Z">
          <w:pPr>
            <w:autoSpaceDE w:val="0"/>
            <w:autoSpaceDN w:val="0"/>
            <w:adjustRightInd w:val="0"/>
            <w:spacing w:after="0"/>
          </w:pPr>
        </w:pPrChange>
      </w:pPr>
      <w:ins w:id="2557" w:author="Eric Boisvert" w:date="2016-01-16T18:17:00Z">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(eg, dextral, sinistral)</w:t>
        </w:r>
      </w:ins>
    </w:p>
    <w:p w14:paraId="10ADEFA4" w14:textId="7BCF1E52" w:rsidR="00AF6A26" w:rsidRDefault="00AF6A26">
      <w:pPr>
        <w:pStyle w:val="Heading5"/>
        <w:rPr>
          <w:ins w:id="2558" w:author="Eric Boisvert" w:date="2016-01-16T18:18:00Z"/>
          <w:lang w:val="en-CA"/>
        </w:rPr>
        <w:pPrChange w:id="2559" w:author="Eric Boisvert" w:date="2016-01-16T18:18:00Z">
          <w:pPr>
            <w:autoSpaceDE w:val="0"/>
            <w:autoSpaceDN w:val="0"/>
            <w:adjustRightInd w:val="0"/>
            <w:spacing w:after="0"/>
          </w:pPr>
        </w:pPrChange>
      </w:pPr>
      <w:proofErr w:type="gramStart"/>
      <w:ins w:id="2560" w:author="Eric Boisvert" w:date="2016-01-16T18:18:00Z">
        <w:r w:rsidRPr="00D970E9">
          <w:rPr>
            <w:lang w:val="en-CA"/>
          </w:rPr>
          <w:t>movementType</w:t>
        </w:r>
        <w:proofErr w:type="gramEnd"/>
      </w:ins>
    </w:p>
    <w:p w14:paraId="6B1E694D" w14:textId="2497AB46" w:rsidR="00AF6A26" w:rsidRDefault="00AF6A26">
      <w:pPr>
        <w:rPr>
          <w:ins w:id="2561" w:author="Eric Boisvert" w:date="2016-01-16T18:19:00Z"/>
          <w:lang w:val="en-CA"/>
        </w:rPr>
        <w:pPrChange w:id="2562" w:author="Eric Boisvert" w:date="2016-01-16T18:18:00Z">
          <w:pPr>
            <w:autoSpaceDE w:val="0"/>
            <w:autoSpaceDN w:val="0"/>
            <w:adjustRightInd w:val="0"/>
            <w:spacing w:after="0"/>
          </w:pPr>
        </w:pPrChange>
      </w:pPr>
      <w:ins w:id="2563" w:author="Eric Boisvert" w:date="2016-01-16T18:18:00Z">
        <w:r>
          <w:rPr>
            <w:lang w:val="en-CA"/>
          </w:rPr>
          <w:lastRenderedPageBreak/>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efines the type of movement  (eg dip-slip, strike-slip)</w:t>
        </w:r>
      </w:ins>
    </w:p>
    <w:p w14:paraId="7C024198" w14:textId="7D9B5B0D" w:rsidR="00AF6A26" w:rsidRDefault="00AF6A26">
      <w:pPr>
        <w:pStyle w:val="Heading5"/>
        <w:rPr>
          <w:ins w:id="2564" w:author="Eric Boisvert" w:date="2016-01-16T18:19:00Z"/>
          <w:lang w:val="en-CA"/>
        </w:rPr>
        <w:pPrChange w:id="2565" w:author="Eric Boisvert" w:date="2016-01-16T18:19:00Z">
          <w:pPr>
            <w:autoSpaceDE w:val="0"/>
            <w:autoSpaceDN w:val="0"/>
            <w:adjustRightInd w:val="0"/>
            <w:spacing w:after="0"/>
          </w:pPr>
        </w:pPrChange>
      </w:pPr>
      <w:proofErr w:type="gramStart"/>
      <w:ins w:id="2566" w:author="Eric Boisvert" w:date="2016-01-16T18:19:00Z">
        <w:r w:rsidRPr="00D970E9">
          <w:rPr>
            <w:lang w:val="en-CA"/>
          </w:rPr>
          <w:t>displacementEvent</w:t>
        </w:r>
        <w:proofErr w:type="gramEnd"/>
      </w:ins>
    </w:p>
    <w:p w14:paraId="54889A66" w14:textId="77777777" w:rsidR="00AF6A26" w:rsidRPr="00AF6A26" w:rsidRDefault="00AF6A26">
      <w:pPr>
        <w:rPr>
          <w:ins w:id="2567" w:author="Eric Boisvert" w:date="2016-01-16T18:19:00Z"/>
          <w:lang w:val="en-CA"/>
          <w:rPrChange w:id="2568" w:author="Eric Boisvert" w:date="2016-01-16T18:19:00Z">
            <w:rPr>
              <w:ins w:id="2569" w:author="Eric Boisvert" w:date="2016-01-16T18:19:00Z"/>
              <w:b/>
              <w:bCs/>
              <w:lang w:val="en-CA"/>
            </w:rPr>
          </w:rPrChange>
        </w:rPr>
        <w:pPrChange w:id="2570" w:author="Eric Boisvert" w:date="2016-01-16T18:19:00Z">
          <w:pPr>
            <w:autoSpaceDE w:val="0"/>
            <w:autoSpaceDN w:val="0"/>
            <w:adjustRightInd w:val="0"/>
            <w:spacing w:after="0"/>
          </w:pPr>
        </w:pPrChange>
      </w:pPr>
    </w:p>
    <w:p w14:paraId="27FE90A0" w14:textId="179811E6" w:rsidR="00AF6A26" w:rsidRDefault="00AF6A26">
      <w:pPr>
        <w:rPr>
          <w:ins w:id="2571" w:author="Eric Boisvert" w:date="2016-01-16T18:14:00Z"/>
          <w:lang w:val="en-CA"/>
        </w:rPr>
        <w:pPrChange w:id="2572" w:author="Eric Boisvert" w:date="2016-01-16T18:18:00Z">
          <w:pPr>
            <w:autoSpaceDE w:val="0"/>
            <w:autoSpaceDN w:val="0"/>
            <w:adjustRightInd w:val="0"/>
            <w:spacing w:after="0"/>
          </w:pPr>
        </w:pPrChange>
      </w:pPr>
      <w:ins w:id="2573" w:author="Eric Boisvert" w:date="2016-01-16T18:19:00Z">
        <w:r>
          <w:rPr>
            <w:lang w:val="en-CA"/>
          </w:rPr>
          <w:t>The property displacementEvent</w:t>
        </w:r>
        <w:proofErr w:type="gramStart"/>
        <w:r>
          <w:rPr>
            <w:lang w:val="en-CA"/>
          </w:rPr>
          <w:t>:Dispalcement</w:t>
        </w:r>
        <w:proofErr w:type="gramEnd"/>
        <w:r>
          <w:rPr>
            <w:lang w:val="en-CA"/>
          </w:rPr>
          <w:t xml:space="preserve"> event shall contain a</w:t>
        </w:r>
        <w:r w:rsidRPr="00AF6A26">
          <w:rPr>
            <w:lang w:val="en-CA"/>
          </w:rPr>
          <w:t xml:space="preserve"> description of the age, environment and process of a shear displacement event</w:t>
        </w:r>
        <w:r>
          <w:rPr>
            <w:lang w:val="en-CA"/>
          </w:rPr>
          <w:t>.</w:t>
        </w:r>
      </w:ins>
    </w:p>
    <w:p w14:paraId="769A80D5" w14:textId="3D3B1896" w:rsidR="00FC626E" w:rsidRDefault="00777586" w:rsidP="00AB10FC">
      <w:pPr>
        <w:pStyle w:val="Heading4"/>
      </w:pPr>
      <w:bookmarkStart w:id="2574" w:name="BKM_3201DCDD_D133_49AE_90CB_9F86F5B18ACE"/>
      <w:bookmarkStart w:id="2575" w:name="BKM_5AEA7724_2100_40A1_BA99_6516E4CE2A3E"/>
      <w:bookmarkStart w:id="2576" w:name="BKM_65E9638C_341E_4069_9C8F_D8BC2F8B7601"/>
      <w:bookmarkEnd w:id="2574"/>
      <w:bookmarkEnd w:id="2575"/>
      <w:bookmarkEnd w:id="2576"/>
      <w:r>
        <w:t>SeparationValue</w:t>
      </w:r>
    </w:p>
    <w:p w14:paraId="02628FCE" w14:textId="77777777" w:rsidR="00777586" w:rsidDel="00C74871" w:rsidRDefault="00777586" w:rsidP="00AB10FC">
      <w:pPr>
        <w:rPr>
          <w:del w:id="2577" w:author="Eric Boisvert" w:date="2016-01-16T18:20:00Z"/>
        </w:rPr>
      </w:pPr>
    </w:p>
    <w:p w14:paraId="41A1AB52" w14:textId="23A108E5" w:rsidR="00777586" w:rsidRDefault="00C74871" w:rsidP="00AB10FC">
      <w:pPr>
        <w:rPr>
          <w:ins w:id="2578" w:author="Eric Boisvert" w:date="2016-01-16T18:21:00Z"/>
        </w:rPr>
      </w:pPr>
      <w:ins w:id="2579" w:author="Eric Boisvert" w:date="2016-01-16T18:20:00Z">
        <w:r>
          <w:t xml:space="preserve">SeparationValue is a kind of </w:t>
        </w:r>
      </w:ins>
      <w:ins w:id="2580" w:author="Eric Boisvert" w:date="2016-01-16T18:21:00Z">
        <w:r>
          <w:t>DisplacementValue that describes t</w:t>
        </w:r>
      </w:ins>
      <w:del w:id="2581" w:author="Eric Boisvert" w:date="2016-01-16T18:21:00Z">
        <w:r w:rsidR="00777586" w:rsidRPr="00777586" w:rsidDel="00C74871">
          <w:delText>T</w:delText>
        </w:r>
      </w:del>
      <w:r w:rsidR="00777586" w:rsidRPr="00777586">
        <w:t>he amount of separation displacement across a structure.</w:t>
      </w:r>
    </w:p>
    <w:p w14:paraId="73DEF701" w14:textId="78E3A00B" w:rsidR="00C74871" w:rsidRDefault="00C74871">
      <w:pPr>
        <w:pStyle w:val="Heading5"/>
        <w:rPr>
          <w:ins w:id="2582" w:author="Eric Boisvert" w:date="2016-01-16T18:22:00Z"/>
          <w:lang w:val="en-CA"/>
        </w:rPr>
        <w:pPrChange w:id="2583" w:author="Eric Boisvert" w:date="2016-01-16T18:22:00Z">
          <w:pPr/>
        </w:pPrChange>
      </w:pPr>
      <w:ins w:id="2584" w:author="Eric Boisvert" w:date="2016-01-16T18:21:00Z">
        <w:r w:rsidRPr="00D970E9">
          <w:rPr>
            <w:lang w:val="en-CA"/>
          </w:rPr>
          <w:t>Separation</w:t>
        </w:r>
      </w:ins>
    </w:p>
    <w:p w14:paraId="5AA86401" w14:textId="77777777" w:rsidR="00C74871" w:rsidRPr="00C74871" w:rsidRDefault="00C74871">
      <w:pPr>
        <w:rPr>
          <w:ins w:id="2585" w:author="Eric Boisvert" w:date="2016-01-16T18:21:00Z"/>
          <w:lang w:val="en-CA"/>
          <w:rPrChange w:id="2586" w:author="Eric Boisvert" w:date="2016-01-16T18:22:00Z">
            <w:rPr>
              <w:ins w:id="2587" w:author="Eric Boisvert" w:date="2016-01-16T18:21:00Z"/>
            </w:rPr>
          </w:rPrChange>
        </w:rPr>
      </w:pPr>
    </w:p>
    <w:p w14:paraId="4BB6DBF2" w14:textId="723AF3D0" w:rsidR="00C74871" w:rsidRDefault="00C74871" w:rsidP="00AB10FC">
      <w:ins w:id="2588" w:author="Eric Boisvert" w:date="2016-01-16T18:21:00Z">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vector.</w:t>
        </w:r>
      </w:ins>
    </w:p>
    <w:p w14:paraId="50543842" w14:textId="45A24A54" w:rsidR="00777586" w:rsidRDefault="00777586" w:rsidP="00777586">
      <w:pPr>
        <w:pStyle w:val="Heading4"/>
      </w:pPr>
      <w:bookmarkStart w:id="2589" w:name="BKM_08A92A70_F1F3_4B2A_9DC3_7E931F02BD38"/>
      <w:bookmarkStart w:id="2590" w:name="BKM_3F7EC057_E707_4A06_A6E3_17A0DD602106"/>
      <w:bookmarkEnd w:id="2589"/>
      <w:bookmarkEnd w:id="2590"/>
      <w:r>
        <w:t>NetSlipValue</w:t>
      </w:r>
    </w:p>
    <w:p w14:paraId="0786FEA3" w14:textId="77777777" w:rsidR="00777586" w:rsidRPr="00777586" w:rsidRDefault="00777586" w:rsidP="00777586"/>
    <w:p w14:paraId="1A3385D7" w14:textId="26D8B480" w:rsidR="00777586" w:rsidRDefault="00C74871" w:rsidP="00AB10FC">
      <w:pPr>
        <w:rPr>
          <w:ins w:id="2591" w:author="Eric Boisvert" w:date="2016-01-16T18:22:00Z"/>
        </w:rPr>
      </w:pPr>
      <w:ins w:id="2592" w:author="Eric Boisvert" w:date="2016-01-16T18:22:00Z">
        <w:r>
          <w:t xml:space="preserve">NetSlipValue is a kind of DisplacementValue that describes the </w:t>
        </w:r>
      </w:ins>
      <w:del w:id="2593" w:author="Eric Boisvert" w:date="2016-01-16T18:22:00Z">
        <w:r w:rsidR="00777586" w:rsidRPr="00777586" w:rsidDel="00C74871">
          <w:delText xml:space="preserve">The </w:delText>
        </w:r>
      </w:del>
      <w:r w:rsidR="00777586" w:rsidRPr="00777586">
        <w:t>total amount of slip displacement along a structure.</w:t>
      </w:r>
    </w:p>
    <w:p w14:paraId="3A8139EF" w14:textId="0A984E22" w:rsidR="00C74871" w:rsidRDefault="00C74871">
      <w:pPr>
        <w:pStyle w:val="Heading5"/>
        <w:rPr>
          <w:ins w:id="2594" w:author="Eric Boisvert" w:date="2016-01-16T18:22:00Z"/>
          <w:lang w:val="en-CA"/>
        </w:rPr>
        <w:pPrChange w:id="2595" w:author="Eric Boisvert" w:date="2016-01-16T18:23:00Z">
          <w:pPr/>
        </w:pPrChange>
      </w:pPr>
      <w:proofErr w:type="gramStart"/>
      <w:ins w:id="2596" w:author="Eric Boisvert" w:date="2016-01-16T18:22:00Z">
        <w:r w:rsidRPr="00D970E9">
          <w:rPr>
            <w:lang w:val="en-CA"/>
          </w:rPr>
          <w:t>netSlip</w:t>
        </w:r>
        <w:proofErr w:type="gramEnd"/>
      </w:ins>
    </w:p>
    <w:p w14:paraId="1FEE56C3" w14:textId="77777777" w:rsidR="00C74871" w:rsidRDefault="00C74871">
      <w:pPr>
        <w:rPr>
          <w:ins w:id="2597" w:author="Eric Boisvert" w:date="2016-01-16T18:23:00Z"/>
          <w:lang w:val="en-CA"/>
        </w:rPr>
      </w:pPr>
    </w:p>
    <w:p w14:paraId="63409A79" w14:textId="16F069F8" w:rsidR="00C74871" w:rsidRDefault="00C74871">
      <w:pPr>
        <w:rPr>
          <w:ins w:id="2598" w:author="Eric Boisvert" w:date="2016-01-16T18:23:00Z"/>
          <w:lang w:val="en-CA"/>
        </w:rPr>
      </w:pPr>
      <w:ins w:id="2599" w:author="Eric Boisvert" w:date="2016-01-16T18:22:00Z">
        <w:r>
          <w:rPr>
            <w:lang w:val="en-CA"/>
          </w:rPr>
          <w:t>The property netSlip</w:t>
        </w:r>
        <w:proofErr w:type="gramStart"/>
        <w:r>
          <w:rPr>
            <w:lang w:val="en-CA"/>
          </w:rPr>
          <w:t>:GSML</w:t>
        </w:r>
        <w:proofErr w:type="gramEnd"/>
        <w:r>
          <w:rPr>
            <w:lang w:val="en-CA"/>
          </w:rPr>
          <w:t xml:space="preserve">_Vector shall report </w:t>
        </w:r>
      </w:ins>
      <w:ins w:id="2600" w:author="Eric Boisvert" w:date="2016-01-16T18:23:00Z">
        <w:r>
          <w:rPr>
            <w:lang w:val="en-CA"/>
          </w:rPr>
          <w:t>t</w:t>
        </w:r>
        <w:r w:rsidRPr="00C74871">
          <w:rPr>
            <w:lang w:val="en-CA"/>
          </w:rPr>
          <w:t>he value of the net slip, expressed as vector.</w:t>
        </w:r>
      </w:ins>
    </w:p>
    <w:p w14:paraId="1F166851" w14:textId="39ACBAED" w:rsidR="00C74871" w:rsidRDefault="00C74871">
      <w:pPr>
        <w:pStyle w:val="Heading5"/>
        <w:rPr>
          <w:ins w:id="2601" w:author="Eric Boisvert" w:date="2016-01-16T18:23:00Z"/>
          <w:lang w:val="en-CA"/>
        </w:rPr>
        <w:pPrChange w:id="2602" w:author="Eric Boisvert" w:date="2016-01-16T18:24:00Z">
          <w:pPr/>
        </w:pPrChange>
      </w:pPr>
      <w:proofErr w:type="gramStart"/>
      <w:ins w:id="2603" w:author="Eric Boisvert" w:date="2016-01-16T18:23:00Z">
        <w:r w:rsidRPr="00D970E9">
          <w:rPr>
            <w:lang w:val="en-CA"/>
          </w:rPr>
          <w:t>slipComponent</w:t>
        </w:r>
        <w:proofErr w:type="gramEnd"/>
      </w:ins>
    </w:p>
    <w:p w14:paraId="26EAEE9A" w14:textId="77777777" w:rsidR="00C74871" w:rsidRDefault="00C74871" w:rsidP="00C74871">
      <w:pPr>
        <w:rPr>
          <w:ins w:id="2604" w:author="Eric Boisvert" w:date="2016-01-16T18:24:00Z"/>
        </w:rPr>
      </w:pPr>
    </w:p>
    <w:p w14:paraId="328BE539" w14:textId="6A0A444B" w:rsidR="00C74871" w:rsidRDefault="00C74871" w:rsidP="00C74871">
      <w:ins w:id="2605" w:author="Eric Boisvert" w:date="2016-01-16T18:24:00Z">
        <w:r>
          <w:t>The slipComponent</w:t>
        </w:r>
        <w:proofErr w:type="gramStart"/>
        <w:r>
          <w:t>:SlipComponents</w:t>
        </w:r>
        <w:proofErr w:type="gramEnd"/>
        <w:r>
          <w:t xml:space="preserve"> property shall associate</w:t>
        </w:r>
        <w:r w:rsidRPr="00C74871">
          <w:t xml:space="preserve"> the individual slip components with the net slip values.</w:t>
        </w:r>
      </w:ins>
    </w:p>
    <w:p w14:paraId="15BF2CAA" w14:textId="6830264E" w:rsidR="00FE753A" w:rsidRDefault="00FE753A" w:rsidP="00FE753A">
      <w:pPr>
        <w:pStyle w:val="Heading4"/>
      </w:pPr>
      <w:bookmarkStart w:id="2606" w:name="BKM_5D7D3A73_2BA5_4999_B2D9_B2638FD2E3F3"/>
      <w:bookmarkStart w:id="2607" w:name="BKM_7025CFD1_5818_4184_A744_DEA2C7504840"/>
      <w:bookmarkEnd w:id="2606"/>
      <w:bookmarkEnd w:id="2607"/>
      <w:r>
        <w:t>SlipComponents</w:t>
      </w:r>
    </w:p>
    <w:p w14:paraId="662F6527" w14:textId="77777777" w:rsidR="00FE753A" w:rsidRDefault="00FE753A" w:rsidP="00AB10FC"/>
    <w:p w14:paraId="2FF514EA" w14:textId="53310F05" w:rsidR="00FE753A" w:rsidRDefault="0044096A" w:rsidP="00AB10FC">
      <w:pPr>
        <w:rPr>
          <w:ins w:id="2608" w:author="Eric Boisvert" w:date="2016-01-16T18:41:00Z"/>
        </w:rPr>
      </w:pPr>
      <w:ins w:id="2609" w:author="Eric Boisvert" w:date="2016-01-16T18:26:00Z">
        <w:r>
          <w:t xml:space="preserve">A SlipComponents is a kind of DisplacementValue </w:t>
        </w:r>
      </w:ins>
      <w:ins w:id="2610" w:author="Eric Boisvert" w:date="2016-01-16T18:27:00Z">
        <w:r w:rsidR="00E231D7">
          <w:t xml:space="preserve">that is </w:t>
        </w:r>
        <w:proofErr w:type="gramStart"/>
        <w:r w:rsidR="00E231D7">
          <w:t>a</w:t>
        </w:r>
        <w:proofErr w:type="gramEnd"/>
        <w:r w:rsidR="00E231D7">
          <w:t xml:space="preserve"> r</w:t>
        </w:r>
      </w:ins>
      <w:del w:id="2611" w:author="Eric Boisvert" w:date="2016-01-16T18:27:00Z">
        <w:r w:rsidR="00FE753A" w:rsidRPr="00FE753A" w:rsidDel="00E231D7">
          <w:delText>R</w:delText>
        </w:r>
      </w:del>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ins w:id="2612" w:author="Eric Boisvert" w:date="2016-01-16T18:41:00Z"/>
        </w:trPr>
        <w:tc>
          <w:tcPr>
            <w:tcW w:w="4219" w:type="dxa"/>
            <w:tcBorders>
              <w:right w:val="nil"/>
            </w:tcBorders>
            <w:shd w:val="clear" w:color="auto" w:fill="auto"/>
          </w:tcPr>
          <w:p w14:paraId="7D03EEC9" w14:textId="77777777" w:rsidR="00CF2518" w:rsidRPr="00D12552" w:rsidRDefault="00CF2518" w:rsidP="00385692">
            <w:pPr>
              <w:pStyle w:val="Tabletext10"/>
              <w:rPr>
                <w:ins w:id="2613" w:author="Eric Boisvert" w:date="2016-01-16T18:41:00Z"/>
                <w:rStyle w:val="requri"/>
                <w:lang w:val="en-CA"/>
              </w:rPr>
            </w:pPr>
            <w:ins w:id="2614" w:author="Eric Boisvert" w:date="2016-01-16T18:41:00Z">
              <w:r>
                <w:rPr>
                  <w:rStyle w:val="requri"/>
                  <w:lang w:val="en-CA"/>
                </w:rPr>
                <w:lastRenderedPageBreak/>
                <w:t>/req/gsml4-extension</w:t>
              </w:r>
              <w:r w:rsidRPr="00D12552">
                <w:rPr>
                  <w:rStyle w:val="requri"/>
                  <w:lang w:val="en-CA"/>
                </w:rPr>
                <w:t>/</w:t>
              </w:r>
              <w:r>
                <w:rPr>
                  <w:rStyle w:val="requri"/>
                  <w:lang w:val="en-CA"/>
                </w:rPr>
                <w:t>slipComponents-slip</w:t>
              </w:r>
            </w:ins>
          </w:p>
        </w:tc>
        <w:tc>
          <w:tcPr>
            <w:tcW w:w="4678" w:type="dxa"/>
            <w:tcBorders>
              <w:left w:val="nil"/>
            </w:tcBorders>
            <w:shd w:val="clear" w:color="auto" w:fill="auto"/>
          </w:tcPr>
          <w:p w14:paraId="1AEC8138" w14:textId="03890F4E" w:rsidR="00CF2518" w:rsidRPr="00D12552" w:rsidRDefault="00CF2518" w:rsidP="00385692">
            <w:pPr>
              <w:pStyle w:val="Tabletext10"/>
              <w:jc w:val="left"/>
              <w:rPr>
                <w:ins w:id="2615" w:author="Eric Boisvert" w:date="2016-01-16T18:41:00Z"/>
                <w:rStyle w:val="reqtext"/>
                <w:lang w:val="en-CA"/>
              </w:rPr>
            </w:pPr>
            <w:ins w:id="2616" w:author="Eric Boisvert" w:date="2016-01-16T18:41:00Z">
              <w:r>
                <w:rPr>
                  <w:rStyle w:val="reqtext"/>
                  <w:lang w:val="en-CA"/>
                </w:rPr>
                <w:t>A SlipComponents SHALL have at least one of heave, horizontalSlip or throw</w:t>
              </w:r>
            </w:ins>
            <w:ins w:id="2617" w:author="Eric Boisvert" w:date="2016-01-17T11:21:00Z">
              <w:r w:rsidR="00385692">
                <w:rPr>
                  <w:rStyle w:val="reqtext"/>
                  <w:lang w:val="en-CA"/>
                </w:rPr>
                <w:t xml:space="preserve"> value.</w:t>
              </w:r>
            </w:ins>
          </w:p>
        </w:tc>
      </w:tr>
    </w:tbl>
    <w:p w14:paraId="0D3D2011" w14:textId="77777777" w:rsidR="00CF2518" w:rsidRDefault="00CF2518" w:rsidP="00AB10FC">
      <w:pPr>
        <w:rPr>
          <w:ins w:id="2618" w:author="Eric Boisvert" w:date="2016-01-16T18:38:00Z"/>
        </w:rPr>
      </w:pPr>
    </w:p>
    <w:p w14:paraId="5B0CBA58" w14:textId="30A5C729" w:rsidR="00CF2518" w:rsidRDefault="00CF2518">
      <w:pPr>
        <w:pStyle w:val="Heading5"/>
        <w:rPr>
          <w:ins w:id="2619" w:author="Eric Boisvert" w:date="2016-01-16T18:39:00Z"/>
          <w:lang w:val="en-CA"/>
        </w:rPr>
        <w:pPrChange w:id="2620" w:author="Eric Boisvert" w:date="2016-01-16T18:39:00Z">
          <w:pPr/>
        </w:pPrChange>
      </w:pPr>
      <w:proofErr w:type="gramStart"/>
      <w:ins w:id="2621" w:author="Eric Boisvert" w:date="2016-01-16T18:39:00Z">
        <w:r>
          <w:rPr>
            <w:lang w:val="en-CA"/>
          </w:rPr>
          <w:t>h</w:t>
        </w:r>
      </w:ins>
      <w:ins w:id="2622" w:author="Eric Boisvert" w:date="2016-01-16T18:38:00Z">
        <w:r w:rsidRPr="00D970E9">
          <w:rPr>
            <w:lang w:val="en-CA"/>
          </w:rPr>
          <w:t>eave</w:t>
        </w:r>
      </w:ins>
      <w:proofErr w:type="gramEnd"/>
    </w:p>
    <w:p w14:paraId="62D635F3" w14:textId="77777777" w:rsidR="00CF2518" w:rsidRPr="00CF2518" w:rsidRDefault="00CF2518">
      <w:pPr>
        <w:rPr>
          <w:ins w:id="2623" w:author="Eric Boisvert" w:date="2016-01-16T18:38:00Z"/>
          <w:lang w:val="en-CA"/>
          <w:rPrChange w:id="2624" w:author="Eric Boisvert" w:date="2016-01-16T18:39:00Z">
            <w:rPr>
              <w:ins w:id="2625" w:author="Eric Boisvert" w:date="2016-01-16T18:38:00Z"/>
              <w:b/>
              <w:bCs/>
              <w:lang w:val="en-CA"/>
            </w:rPr>
          </w:rPrChange>
        </w:rPr>
      </w:pPr>
    </w:p>
    <w:p w14:paraId="72EF29A5" w14:textId="5771DBDC" w:rsidR="00CF2518" w:rsidRDefault="00CF2518">
      <w:pPr>
        <w:rPr>
          <w:ins w:id="2626" w:author="Eric Boisvert" w:date="2016-01-16T18:39:00Z"/>
          <w:lang w:val="en-CA"/>
        </w:rPr>
      </w:pPr>
      <w:ins w:id="2627" w:author="Eric Boisvert" w:date="2016-01-16T18:38:00Z">
        <w:r>
          <w:rPr>
            <w:lang w:val="en-CA"/>
          </w:rPr>
          <w:t>The propert</w:t>
        </w:r>
      </w:ins>
      <w:ins w:id="2628" w:author="Eric Boisvert" w:date="2016-01-16T18:39:00Z">
        <w:r>
          <w:rPr>
            <w:lang w:val="en-CA"/>
          </w:rPr>
          <w:t>y</w:t>
        </w:r>
      </w:ins>
      <w:ins w:id="2629" w:author="Eric Boisvert" w:date="2016-01-16T18:38:00Z">
        <w:r>
          <w:rPr>
            <w:lang w:val="en-CA"/>
          </w:rPr>
          <w:t xml:space="preserve"> heave</w:t>
        </w:r>
        <w:proofErr w:type="gramStart"/>
        <w:r>
          <w:rPr>
            <w:lang w:val="en-CA"/>
          </w:rPr>
          <w:t>:GSML</w:t>
        </w:r>
        <w:proofErr w:type="gramEnd"/>
        <w:r>
          <w:rPr>
            <w:lang w:val="en-CA"/>
          </w:rPr>
          <w:t xml:space="preserve">_Vector shall contain a </w:t>
        </w:r>
      </w:ins>
      <w:ins w:id="2630" w:author="Eric Boisvert" w:date="2016-01-16T18:39:00Z">
        <w:r>
          <w:rPr>
            <w:lang w:val="en-CA"/>
          </w:rPr>
          <w:t>c</w:t>
        </w:r>
        <w:r w:rsidRPr="00CF2518">
          <w:rPr>
            <w:lang w:val="en-CA"/>
          </w:rPr>
          <w:t>omponent of slip in the horizontal, and perpendicular to the strike of the fault</w:t>
        </w:r>
      </w:ins>
    </w:p>
    <w:p w14:paraId="281AEA35" w14:textId="726D260F" w:rsidR="00CF2518" w:rsidRDefault="00CF2518">
      <w:pPr>
        <w:pStyle w:val="Heading5"/>
        <w:rPr>
          <w:ins w:id="2631" w:author="Eric Boisvert" w:date="2016-01-16T18:40:00Z"/>
        </w:rPr>
        <w:pPrChange w:id="2632" w:author="Eric Boisvert" w:date="2016-01-16T18:40:00Z">
          <w:pPr/>
        </w:pPrChange>
      </w:pPr>
      <w:proofErr w:type="gramStart"/>
      <w:ins w:id="2633" w:author="Eric Boisvert" w:date="2016-01-16T18:39:00Z">
        <w:r w:rsidRPr="00CF2518">
          <w:t>horizontalSlip</w:t>
        </w:r>
      </w:ins>
      <w:proofErr w:type="gramEnd"/>
    </w:p>
    <w:p w14:paraId="365774C3" w14:textId="77777777" w:rsidR="00CF2518" w:rsidRPr="00CF2518" w:rsidRDefault="00CF2518">
      <w:pPr>
        <w:rPr>
          <w:ins w:id="2634" w:author="Eric Boisvert" w:date="2016-01-16T18:39:00Z"/>
        </w:rPr>
      </w:pPr>
    </w:p>
    <w:p w14:paraId="605A0376" w14:textId="4FC43CA5" w:rsidR="00CF2518" w:rsidRDefault="00CF2518" w:rsidP="00CF2518">
      <w:pPr>
        <w:rPr>
          <w:ins w:id="2635" w:author="Eric Boisvert" w:date="2016-01-16T18:40:00Z"/>
        </w:rPr>
      </w:pPr>
      <w:ins w:id="2636" w:author="Eric Boisvert" w:date="2016-01-16T18:39:00Z">
        <w:r>
          <w:t>The property horizontalSlip</w:t>
        </w:r>
        <w:proofErr w:type="gramStart"/>
        <w:r>
          <w:t>:GSML</w:t>
        </w:r>
        <w:proofErr w:type="gramEnd"/>
        <w:r>
          <w:t xml:space="preserve">_Vector shall contain a </w:t>
        </w:r>
      </w:ins>
      <w:ins w:id="2637" w:author="Eric Boisvert" w:date="2016-01-16T18:40:00Z">
        <w:r>
          <w:t>s</w:t>
        </w:r>
        <w:r w:rsidRPr="00CF2518">
          <w:t>lip component that is horizontal and parallel to strike of the fault</w:t>
        </w:r>
        <w:r>
          <w:t>.</w:t>
        </w:r>
      </w:ins>
    </w:p>
    <w:p w14:paraId="5427291E" w14:textId="55DBCC16" w:rsidR="00CF2518" w:rsidRDefault="00CF2518">
      <w:pPr>
        <w:pStyle w:val="Heading5"/>
        <w:rPr>
          <w:ins w:id="2638" w:author="Eric Boisvert" w:date="2016-01-16T18:41:00Z"/>
          <w:lang w:val="en-CA"/>
        </w:rPr>
        <w:pPrChange w:id="2639" w:author="Eric Boisvert" w:date="2016-01-16T18:41:00Z">
          <w:pPr/>
        </w:pPrChange>
      </w:pPr>
      <w:proofErr w:type="gramStart"/>
      <w:ins w:id="2640" w:author="Eric Boisvert" w:date="2016-01-16T18:41:00Z">
        <w:r>
          <w:rPr>
            <w:lang w:val="en-CA"/>
          </w:rPr>
          <w:t>t</w:t>
        </w:r>
      </w:ins>
      <w:ins w:id="2641" w:author="Eric Boisvert" w:date="2016-01-16T18:40:00Z">
        <w:r w:rsidRPr="00D970E9">
          <w:rPr>
            <w:lang w:val="en-CA"/>
          </w:rPr>
          <w:t>hrow</w:t>
        </w:r>
      </w:ins>
      <w:proofErr w:type="gramEnd"/>
    </w:p>
    <w:p w14:paraId="6C315263" w14:textId="77777777" w:rsidR="00CF2518" w:rsidRPr="00CF2518" w:rsidRDefault="00CF2518">
      <w:pPr>
        <w:rPr>
          <w:ins w:id="2642" w:author="Eric Boisvert" w:date="2016-01-16T18:40:00Z"/>
          <w:lang w:val="en-CA"/>
          <w:rPrChange w:id="2643" w:author="Eric Boisvert" w:date="2016-01-16T18:41:00Z">
            <w:rPr>
              <w:ins w:id="2644" w:author="Eric Boisvert" w:date="2016-01-16T18:40:00Z"/>
              <w:b/>
              <w:bCs/>
              <w:lang w:val="en-CA"/>
            </w:rPr>
          </w:rPrChange>
        </w:rPr>
      </w:pPr>
    </w:p>
    <w:p w14:paraId="021E884D" w14:textId="0653F9BE" w:rsidR="00CF2518" w:rsidRDefault="00CF2518">
      <w:ins w:id="2645" w:author="Eric Boisvert" w:date="2016-01-16T18:40:00Z">
        <w:r>
          <w:rPr>
            <w:lang w:val="en-CA"/>
          </w:rPr>
          <w:t>The property throw</w:t>
        </w:r>
        <w:proofErr w:type="gramStart"/>
        <w:r>
          <w:rPr>
            <w:lang w:val="en-CA"/>
          </w:rPr>
          <w:t>:GSML</w:t>
        </w:r>
        <w:proofErr w:type="gramEnd"/>
        <w:r>
          <w:rPr>
            <w:lang w:val="en-CA"/>
          </w:rPr>
          <w:t xml:space="preserve">_Vector shall contain </w:t>
        </w:r>
      </w:ins>
      <w:ins w:id="2646" w:author="Eric Boisvert" w:date="2016-01-16T18:41:00Z">
        <w:r>
          <w:rPr>
            <w:lang w:val="en-CA"/>
          </w:rPr>
          <w:t>the v</w:t>
        </w:r>
        <w:r w:rsidRPr="00CF2518">
          <w:rPr>
            <w:lang w:val="en-CA"/>
          </w:rPr>
          <w:t>ertical component of slip.</w:t>
        </w:r>
      </w:ins>
    </w:p>
    <w:p w14:paraId="16A51A8E" w14:textId="77777777" w:rsidR="00E231D7" w:rsidRDefault="00E231D7" w:rsidP="00AB10FC">
      <w:bookmarkStart w:id="2647" w:name="BKM_D8F0C163_8545_458E_90CD_CA5151787B07"/>
      <w:bookmarkStart w:id="2648" w:name="BKM_C37626AA_696F_429A_B16D_4833F8339B50"/>
      <w:bookmarkStart w:id="2649" w:name="BKM_8E0A8CD6_1952_49E4_ACE7_469172BABBA7"/>
      <w:bookmarkStart w:id="2650" w:name="BKM_498C83DB_DFDB_4234_B978_7C656FD73043"/>
      <w:bookmarkEnd w:id="2647"/>
      <w:bookmarkEnd w:id="2648"/>
      <w:bookmarkEnd w:id="2649"/>
      <w:bookmarkEnd w:id="2650"/>
    </w:p>
    <w:p w14:paraId="5BB0F76E" w14:textId="3DDDCD36" w:rsidR="00FE753A" w:rsidRDefault="00FE753A" w:rsidP="00FE753A">
      <w:pPr>
        <w:pStyle w:val="Heading4"/>
      </w:pPr>
      <w:r>
        <w:t>FoldDescription</w:t>
      </w:r>
    </w:p>
    <w:p w14:paraId="2F11184B" w14:textId="77777777" w:rsidR="00FE753A" w:rsidRDefault="00FE753A" w:rsidP="00AB10FC"/>
    <w:p w14:paraId="19D35EBD" w14:textId="560A08AA" w:rsidR="00FC626E" w:rsidRDefault="00072862" w:rsidP="00AB10FC">
      <w:ins w:id="2651" w:author="Eric Boisvert" w:date="2016-01-16T18:41:00Z">
        <w:r>
          <w:t xml:space="preserve">FoldDescription is an </w:t>
        </w:r>
      </w:ins>
      <w:proofErr w:type="gramStart"/>
      <w:ins w:id="2652" w:author="Eric Boisvert" w:date="2016-01-16T18:42:00Z">
        <w:r>
          <w:t>e</w:t>
        </w:r>
      </w:ins>
      <w:del w:id="2653" w:author="Eric Boisvert" w:date="2016-01-16T18:42:00Z">
        <w:r w:rsidR="00FE753A" w:rsidRPr="00FE753A" w:rsidDel="00072862">
          <w:delText>E</w:delText>
        </w:r>
      </w:del>
      <w:r w:rsidR="00FE753A" w:rsidRPr="00FE753A">
        <w:t>xtended descriptive properties</w:t>
      </w:r>
      <w:proofErr w:type="gramEnd"/>
      <w:r w:rsidR="00FE753A" w:rsidRPr="00FE753A">
        <w:t xml:space="preserve"> of a fold structure.</w:t>
      </w:r>
    </w:p>
    <w:p w14:paraId="0C9B8DB0" w14:textId="14298A17" w:rsidR="00FE753A" w:rsidRDefault="001E6E27" w:rsidP="00FE753A">
      <w:pPr>
        <w:keepNext/>
      </w:pPr>
      <w:ins w:id="2654" w:author="Eric Boisvert" w:date="2016-01-17T11:32:00Z">
        <w:r w:rsidRPr="001E6E27">
          <w:lastRenderedPageBreak/>
          <w:t xml:space="preserve"> </w:t>
        </w:r>
        <w:r w:rsidR="0019576D">
          <w:pict w14:anchorId="7340E358">
            <v:shape id="_x0000_i1087" type="#_x0000_t75" style="width:6in;height:400.3pt">
              <v:imagedata r:id="rId77" o:title=""/>
            </v:shape>
          </w:pict>
        </w:r>
      </w:ins>
    </w:p>
    <w:p w14:paraId="67314E9E" w14:textId="18A352B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655" w:author="Eric Boisvert" w:date="2016-01-19T19:09:00Z">
        <w:r w:rsidR="00302FB5">
          <w:rPr>
            <w:noProof/>
          </w:rPr>
          <w:t>63</w:t>
        </w:r>
      </w:ins>
      <w:del w:id="2656" w:author="Eric Boisvert" w:date="2015-10-30T04:23:00Z">
        <w:r w:rsidR="00090DCF" w:rsidDel="007D2867">
          <w:rPr>
            <w:noProof/>
          </w:rPr>
          <w:delText>47</w:delText>
        </w:r>
      </w:del>
      <w:r w:rsidR="00673E83">
        <w:rPr>
          <w:noProof/>
        </w:rPr>
        <w:fldChar w:fldCharType="end"/>
      </w:r>
      <w:r>
        <w:t>: FoldDescription</w:t>
      </w:r>
      <w:ins w:id="2657" w:author="Eric Boisvert" w:date="2016-01-17T11:32:00Z">
        <w:r w:rsidR="001E6E27">
          <w:t xml:space="preserve"> context diagram</w:t>
        </w:r>
      </w:ins>
    </w:p>
    <w:p w14:paraId="2C0473CB" w14:textId="573BEE77" w:rsidR="00FE753A" w:rsidRDefault="00385692">
      <w:pPr>
        <w:pStyle w:val="Heading5"/>
        <w:rPr>
          <w:ins w:id="2658" w:author="Eric Boisvert" w:date="2016-01-17T11:24:00Z"/>
          <w:lang w:val="en-CA"/>
        </w:rPr>
        <w:pPrChange w:id="2659" w:author="Eric Boisvert" w:date="2016-01-17T11:25:00Z">
          <w:pPr>
            <w:autoSpaceDE w:val="0"/>
            <w:autoSpaceDN w:val="0"/>
            <w:adjustRightInd w:val="0"/>
            <w:spacing w:after="0"/>
          </w:pPr>
        </w:pPrChange>
      </w:pPr>
      <w:bookmarkStart w:id="2660" w:name="BKM_D8139323_6092_443C_A360_3F3BE3361CC0"/>
      <w:bookmarkEnd w:id="2660"/>
      <w:proofErr w:type="gramStart"/>
      <w:ins w:id="2661" w:author="Eric Boisvert" w:date="2016-01-17T11:26:00Z">
        <w:r>
          <w:rPr>
            <w:lang w:val="en-CA"/>
          </w:rPr>
          <w:t>a</w:t>
        </w:r>
      </w:ins>
      <w:ins w:id="2662" w:author="Eric Boisvert" w:date="2016-01-17T11:24:00Z">
        <w:r>
          <w:rPr>
            <w:lang w:val="en-CA"/>
          </w:rPr>
          <w:t>mplitude</w:t>
        </w:r>
        <w:proofErr w:type="gramEnd"/>
      </w:ins>
    </w:p>
    <w:p w14:paraId="07E5DEED" w14:textId="77777777" w:rsidR="00385692" w:rsidRDefault="00385692" w:rsidP="00FE753A">
      <w:pPr>
        <w:autoSpaceDE w:val="0"/>
        <w:autoSpaceDN w:val="0"/>
        <w:adjustRightInd w:val="0"/>
        <w:spacing w:after="0"/>
        <w:rPr>
          <w:ins w:id="2663" w:author="Eric Boisvert" w:date="2016-01-17T11:21:00Z"/>
          <w:color w:val="000000"/>
          <w:sz w:val="20"/>
          <w:szCs w:val="20"/>
          <w:lang w:val="en-CA"/>
        </w:rPr>
      </w:pPr>
    </w:p>
    <w:p w14:paraId="3C1CC4D4" w14:textId="2BA5E310" w:rsidR="00385692" w:rsidRDefault="00385692">
      <w:pPr>
        <w:rPr>
          <w:ins w:id="2664" w:author="Eric Boisvert" w:date="2016-01-17T11:25:00Z"/>
          <w:lang w:val="en-CA"/>
        </w:rPr>
        <w:pPrChange w:id="2665" w:author="Eric Boisvert" w:date="2016-01-17T11:25:00Z">
          <w:pPr>
            <w:autoSpaceDE w:val="0"/>
            <w:autoSpaceDN w:val="0"/>
            <w:adjustRightInd w:val="0"/>
            <w:spacing w:after="0"/>
          </w:pPr>
        </w:pPrChange>
      </w:pPr>
      <w:ins w:id="2666" w:author="Eric Boisvert" w:date="2016-01-17T11:24:00Z">
        <w:r>
          <w:rPr>
            <w:lang w:val="en-CA"/>
          </w:rPr>
          <w:t>The amplitude property (</w:t>
        </w:r>
      </w:ins>
      <w:ins w:id="2667" w:author="Eric Boisvert" w:date="2016-01-24T13:31:00Z">
        <w:r w:rsidR="00253146">
          <w:rPr>
            <w:lang w:val="en-CA"/>
          </w:rPr>
          <w:t>SWE::Quantity</w:t>
        </w:r>
      </w:ins>
      <w:ins w:id="2668" w:author="Eric Boisvert" w:date="2016-01-17T11:24:00Z">
        <w:r>
          <w:rPr>
            <w:lang w:val="en-CA"/>
          </w:rPr>
          <w:t>Range) shall report the l</w:t>
        </w:r>
        <w:r w:rsidRPr="00385692">
          <w:rPr>
            <w:lang w:val="en-CA"/>
          </w:rPr>
          <w:t>ength from line segment connecting inflection points on adjacent fold limbs to the intervening fold hinge</w:t>
        </w:r>
      </w:ins>
      <w:ins w:id="2669" w:author="Eric Boisvert" w:date="2016-01-17T11:25:00Z">
        <w:r>
          <w:rPr>
            <w:lang w:val="en-CA"/>
          </w:rPr>
          <w:t>.</w:t>
        </w:r>
      </w:ins>
    </w:p>
    <w:p w14:paraId="2BFC1D30" w14:textId="7D2BF9BA" w:rsidR="00385692" w:rsidRDefault="00385692">
      <w:pPr>
        <w:pStyle w:val="Heading5"/>
        <w:rPr>
          <w:ins w:id="2670" w:author="Eric Boisvert" w:date="2016-01-17T11:25:00Z"/>
          <w:lang w:val="en-CA"/>
        </w:rPr>
        <w:pPrChange w:id="2671" w:author="Eric Boisvert" w:date="2016-01-17T11:25:00Z">
          <w:pPr>
            <w:autoSpaceDE w:val="0"/>
            <w:autoSpaceDN w:val="0"/>
            <w:adjustRightInd w:val="0"/>
            <w:spacing w:after="0"/>
          </w:pPr>
        </w:pPrChange>
      </w:pPr>
      <w:proofErr w:type="gramStart"/>
      <w:ins w:id="2672" w:author="Eric Boisvert" w:date="2016-01-17T11:25:00Z">
        <w:r w:rsidRPr="00D970E9">
          <w:rPr>
            <w:lang w:val="en-CA"/>
          </w:rPr>
          <w:t>axialSurfaceOrientation</w:t>
        </w:r>
        <w:proofErr w:type="gramEnd"/>
      </w:ins>
    </w:p>
    <w:p w14:paraId="3FDF5BF1" w14:textId="77777777" w:rsidR="00385692" w:rsidRPr="00385692" w:rsidRDefault="00385692">
      <w:pPr>
        <w:rPr>
          <w:ins w:id="2673" w:author="Eric Boisvert" w:date="2016-01-17T11:25:00Z"/>
          <w:lang w:val="en-CA"/>
          <w:rPrChange w:id="2674" w:author="Eric Boisvert" w:date="2016-01-17T11:25:00Z">
            <w:rPr>
              <w:ins w:id="2675" w:author="Eric Boisvert" w:date="2016-01-17T11:25:00Z"/>
              <w:b/>
              <w:bCs/>
              <w:lang w:val="en-CA"/>
            </w:rPr>
          </w:rPrChange>
        </w:rPr>
        <w:pPrChange w:id="2676" w:author="Eric Boisvert" w:date="2016-01-17T11:25:00Z">
          <w:pPr>
            <w:autoSpaceDE w:val="0"/>
            <w:autoSpaceDN w:val="0"/>
            <w:adjustRightInd w:val="0"/>
            <w:spacing w:after="0"/>
          </w:pPr>
        </w:pPrChange>
      </w:pPr>
    </w:p>
    <w:p w14:paraId="1B185FCA" w14:textId="29626C3E" w:rsidR="00385692" w:rsidRDefault="00385692">
      <w:pPr>
        <w:rPr>
          <w:ins w:id="2677" w:author="Eric Boisvert" w:date="2016-01-17T11:21:00Z"/>
          <w:lang w:val="en-CA"/>
        </w:rPr>
        <w:pPrChange w:id="2678" w:author="Eric Boisvert" w:date="2016-01-17T11:26:00Z">
          <w:pPr>
            <w:autoSpaceDE w:val="0"/>
            <w:autoSpaceDN w:val="0"/>
            <w:adjustRightInd w:val="0"/>
            <w:spacing w:after="0"/>
          </w:pPr>
        </w:pPrChange>
      </w:pPr>
      <w:ins w:id="2679" w:author="Eric Boisvert" w:date="2016-01-17T11:25:00Z">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ins>
    </w:p>
    <w:p w14:paraId="36B7DA46" w14:textId="5209F42D" w:rsidR="00385692" w:rsidRDefault="00385692">
      <w:pPr>
        <w:pStyle w:val="Heading5"/>
        <w:rPr>
          <w:ins w:id="2680" w:author="Eric Boisvert" w:date="2016-01-17T11:26:00Z"/>
          <w:lang w:val="en-CA"/>
        </w:rPr>
        <w:pPrChange w:id="2681" w:author="Eric Boisvert" w:date="2016-01-17T11:27:00Z">
          <w:pPr>
            <w:autoSpaceDE w:val="0"/>
            <w:autoSpaceDN w:val="0"/>
            <w:adjustRightInd w:val="0"/>
            <w:spacing w:after="0"/>
          </w:pPr>
        </w:pPrChange>
      </w:pPr>
      <w:proofErr w:type="gramStart"/>
      <w:ins w:id="2682" w:author="Eric Boisvert" w:date="2016-01-17T11:26:00Z">
        <w:r w:rsidRPr="00D970E9">
          <w:rPr>
            <w:lang w:val="en-CA"/>
          </w:rPr>
          <w:t>geneticModel</w:t>
        </w:r>
        <w:proofErr w:type="gramEnd"/>
      </w:ins>
    </w:p>
    <w:p w14:paraId="30FD95EC" w14:textId="77777777" w:rsidR="00385692" w:rsidRDefault="00385692" w:rsidP="00FE753A">
      <w:pPr>
        <w:autoSpaceDE w:val="0"/>
        <w:autoSpaceDN w:val="0"/>
        <w:adjustRightInd w:val="0"/>
        <w:spacing w:after="0"/>
        <w:rPr>
          <w:ins w:id="2683" w:author="Eric Boisvert" w:date="2016-01-17T11:26:00Z"/>
          <w:rFonts w:ascii="Calibri" w:hAnsi="Calibri"/>
          <w:b/>
          <w:bCs/>
          <w:color w:val="000000"/>
          <w:sz w:val="20"/>
          <w:szCs w:val="20"/>
          <w:lang w:val="en-CA"/>
        </w:rPr>
      </w:pPr>
    </w:p>
    <w:p w14:paraId="7A53A074" w14:textId="77777777" w:rsidR="00385692" w:rsidRDefault="00385692">
      <w:pPr>
        <w:rPr>
          <w:ins w:id="2684" w:author="Eric Boisvert" w:date="2016-01-17T11:27:00Z"/>
        </w:rPr>
        <w:pPrChange w:id="2685" w:author="Eric Boisvert" w:date="2016-01-17T11:27:00Z">
          <w:pPr>
            <w:autoSpaceDE w:val="0"/>
            <w:autoSpaceDN w:val="0"/>
            <w:adjustRightInd w:val="0"/>
            <w:spacing w:after="0"/>
          </w:pPr>
        </w:pPrChange>
      </w:pPr>
      <w:ins w:id="2686" w:author="Eric Boisvert" w:date="2016-01-17T11:26:00Z">
        <w:r>
          <w:rPr>
            <w:lang w:val="en-CA"/>
          </w:rPr>
          <w:t>The property geneticModel (swe</w:t>
        </w:r>
        <w:proofErr w:type="gramStart"/>
        <w:r>
          <w:rPr>
            <w:lang w:val="en-CA"/>
          </w:rPr>
          <w:t>:Category</w:t>
        </w:r>
        <w:proofErr w:type="gramEnd"/>
        <w:r>
          <w:rPr>
            <w:lang w:val="en-CA"/>
          </w:rPr>
          <w:t xml:space="preserve">) shall contain a term from a controlled vocabulary describing the </w:t>
        </w:r>
        <w:r w:rsidRPr="00D970E9">
          <w:rPr>
            <w:lang w:val="en-CA"/>
          </w:rPr>
          <w:t>Specification of genetic model for fold, e.g. flexural slip, parallel</w:t>
        </w:r>
      </w:ins>
      <w:ins w:id="2687" w:author="Eric Boisvert" w:date="2016-01-17T11:27:00Z">
        <w:r>
          <w:rPr>
            <w:lang w:val="en-CA"/>
          </w:rPr>
          <w:t>.</w:t>
        </w:r>
        <w:r w:rsidRPr="00385692">
          <w:t xml:space="preserve"> </w:t>
        </w:r>
      </w:ins>
    </w:p>
    <w:p w14:paraId="7F69EBF3" w14:textId="753F753B" w:rsidR="00385692" w:rsidRDefault="00385692">
      <w:pPr>
        <w:pStyle w:val="Heading5"/>
        <w:rPr>
          <w:ins w:id="2688" w:author="Eric Boisvert" w:date="2016-01-17T11:28:00Z"/>
          <w:lang w:val="en-CA"/>
        </w:rPr>
        <w:pPrChange w:id="2689" w:author="Eric Boisvert" w:date="2016-01-17T11:28:00Z">
          <w:pPr>
            <w:autoSpaceDE w:val="0"/>
            <w:autoSpaceDN w:val="0"/>
            <w:adjustRightInd w:val="0"/>
            <w:spacing w:after="0"/>
          </w:pPr>
        </w:pPrChange>
      </w:pPr>
      <w:proofErr w:type="gramStart"/>
      <w:ins w:id="2690" w:author="Eric Boisvert" w:date="2016-01-17T11:27:00Z">
        <w:r w:rsidRPr="00385692">
          <w:rPr>
            <w:lang w:val="en-CA"/>
          </w:rPr>
          <w:t>hingeLineCurvature</w:t>
        </w:r>
      </w:ins>
      <w:proofErr w:type="gramEnd"/>
    </w:p>
    <w:p w14:paraId="7A49D19A" w14:textId="77777777" w:rsidR="00385692" w:rsidRPr="00385692" w:rsidRDefault="00385692">
      <w:pPr>
        <w:rPr>
          <w:ins w:id="2691" w:author="Eric Boisvert" w:date="2016-01-17T11:27:00Z"/>
          <w:lang w:val="en-CA"/>
        </w:rPr>
        <w:pPrChange w:id="2692" w:author="Eric Boisvert" w:date="2016-01-17T11:28:00Z">
          <w:pPr>
            <w:autoSpaceDE w:val="0"/>
            <w:autoSpaceDN w:val="0"/>
            <w:adjustRightInd w:val="0"/>
            <w:spacing w:after="0"/>
          </w:pPr>
        </w:pPrChange>
      </w:pPr>
    </w:p>
    <w:p w14:paraId="36BBC52F" w14:textId="7A4D15CA" w:rsidR="00385692" w:rsidRPr="00D970E9" w:rsidRDefault="00385692">
      <w:pPr>
        <w:rPr>
          <w:ins w:id="2693" w:author="Eric Boisvert" w:date="2016-01-17T11:26:00Z"/>
          <w:lang w:val="en-CA"/>
        </w:rPr>
        <w:pPrChange w:id="2694" w:author="Eric Boisvert" w:date="2016-01-17T11:28:00Z">
          <w:pPr>
            <w:autoSpaceDE w:val="0"/>
            <w:autoSpaceDN w:val="0"/>
            <w:adjustRightInd w:val="0"/>
            <w:spacing w:after="0"/>
          </w:pPr>
        </w:pPrChange>
      </w:pPr>
      <w:proofErr w:type="gramStart"/>
      <w:ins w:id="2695" w:author="Eric Boisvert" w:date="2016-01-17T11:27:00Z">
        <w:r>
          <w:rPr>
            <w:lang w:val="en-CA"/>
          </w:rPr>
          <w:t>the</w:t>
        </w:r>
        <w:proofErr w:type="gramEnd"/>
        <w:r>
          <w:rPr>
            <w:lang w:val="en-CA"/>
          </w:rPr>
          <w:t xml:space="preserve"> hingeLineCurvature property (swe:Category) shall </w:t>
        </w:r>
      </w:ins>
      <w:ins w:id="2696" w:author="Eric Boisvert" w:date="2016-01-17T11:28:00Z">
        <w:r>
          <w:rPr>
            <w:lang w:val="en-CA"/>
          </w:rPr>
          <w:t>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p>
    <w:p w14:paraId="0B6D4864" w14:textId="1449CF15" w:rsidR="00385692" w:rsidRDefault="007A315C">
      <w:pPr>
        <w:pStyle w:val="Heading5"/>
        <w:rPr>
          <w:ins w:id="2697" w:author="Eric Boisvert" w:date="2016-01-17T12:04:00Z"/>
          <w:lang w:val="en-CA"/>
        </w:rPr>
        <w:pPrChange w:id="2698" w:author="Eric Boisvert" w:date="2016-01-17T12:10:00Z">
          <w:pPr>
            <w:autoSpaceDE w:val="0"/>
            <w:autoSpaceDN w:val="0"/>
            <w:adjustRightInd w:val="0"/>
            <w:spacing w:after="0"/>
          </w:pPr>
        </w:pPrChange>
      </w:pPr>
      <w:proofErr w:type="gramStart"/>
      <w:ins w:id="2699" w:author="Eric Boisvert" w:date="2016-01-17T12:04:00Z">
        <w:r w:rsidRPr="007A315C">
          <w:rPr>
            <w:lang w:val="en-CA"/>
          </w:rPr>
          <w:t>hingeLineOrientation</w:t>
        </w:r>
        <w:proofErr w:type="gramEnd"/>
      </w:ins>
    </w:p>
    <w:p w14:paraId="052A6F2C" w14:textId="77777777" w:rsidR="007A315C" w:rsidRDefault="007A315C" w:rsidP="00FE753A">
      <w:pPr>
        <w:autoSpaceDE w:val="0"/>
        <w:autoSpaceDN w:val="0"/>
        <w:adjustRightInd w:val="0"/>
        <w:spacing w:after="0"/>
        <w:rPr>
          <w:ins w:id="2700" w:author="Eric Boisvert" w:date="2016-01-17T12:04:00Z"/>
          <w:rFonts w:ascii="Calibri" w:hAnsi="Calibri"/>
          <w:b/>
          <w:bCs/>
          <w:color w:val="000000"/>
          <w:sz w:val="20"/>
          <w:szCs w:val="20"/>
          <w:lang w:val="en-CA"/>
        </w:rPr>
      </w:pPr>
    </w:p>
    <w:p w14:paraId="47F7A401" w14:textId="6AABBDDA" w:rsidR="007A315C" w:rsidRDefault="007A315C">
      <w:pPr>
        <w:rPr>
          <w:ins w:id="2701" w:author="Eric Boisvert" w:date="2016-01-17T12:04:00Z"/>
          <w:lang w:val="en-CA"/>
        </w:rPr>
        <w:pPrChange w:id="2702" w:author="Eric Boisvert" w:date="2016-01-17T12:12:00Z">
          <w:pPr>
            <w:autoSpaceDE w:val="0"/>
            <w:autoSpaceDN w:val="0"/>
            <w:adjustRightInd w:val="0"/>
            <w:spacing w:after="0"/>
          </w:pPr>
        </w:pPrChange>
      </w:pPr>
      <w:ins w:id="2703" w:author="Eric Boisvert" w:date="2016-01-17T12:04:00Z">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 xml:space="preserve">e line orientation for fold. </w:t>
        </w:r>
      </w:ins>
      <w:ins w:id="2704" w:author="Eric Boisvert" w:date="2016-01-17T12:12:00Z">
        <w:r>
          <w:rPr>
            <w:lang w:val="en-CA"/>
          </w:rPr>
          <w:t xml:space="preserve"> </w:t>
        </w:r>
      </w:ins>
      <w:ins w:id="2705" w:author="Eric Boisvert" w:date="2016-01-17T12:04:00Z">
        <w:r>
          <w:rPr>
            <w:lang w:val="en-CA"/>
          </w:rPr>
          <w:t>GSML</w:t>
        </w:r>
        <w:r w:rsidRPr="007A315C">
          <w:rPr>
            <w:lang w:val="en-CA"/>
          </w:rPr>
          <w:t>_LinearOrientation allows for a term value specification or a numeric specification of either or both the t</w:t>
        </w:r>
        <w:r>
          <w:rPr>
            <w:lang w:val="en-CA"/>
          </w:rPr>
          <w:t xml:space="preserve">rend and plunge of hinge line. </w:t>
        </w:r>
      </w:ins>
      <w:ins w:id="2706" w:author="Eric Boisvert" w:date="2016-01-17T12:08:00Z">
        <w:r>
          <w:rPr>
            <w:lang w:val="en-CA"/>
          </w:rPr>
          <w:t xml:space="preserve"> </w:t>
        </w:r>
      </w:ins>
      <w:ins w:id="2707" w:author="Eric Boisvert" w:date="2016-01-17T12:04:00Z">
        <w:r w:rsidRPr="007A315C">
          <w:rPr>
            <w:lang w:val="en-CA"/>
          </w:rPr>
          <w:t xml:space="preserve">Hinge plunge term examples: sub-vertical, steeply </w:t>
        </w:r>
        <w:proofErr w:type="gramStart"/>
        <w:r w:rsidRPr="007A315C">
          <w:rPr>
            <w:lang w:val="en-CA"/>
          </w:rPr>
          <w:t>plunging, ...</w:t>
        </w:r>
        <w:proofErr w:type="gramEnd"/>
        <w:r w:rsidRPr="007A315C">
          <w:rPr>
            <w:lang w:val="en-CA"/>
          </w:rPr>
          <w:t xml:space="preserve">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ins>
    </w:p>
    <w:p w14:paraId="6E9A05E2" w14:textId="4FC39A88" w:rsidR="007A315C" w:rsidRDefault="007A315C">
      <w:pPr>
        <w:pStyle w:val="Heading5"/>
        <w:rPr>
          <w:ins w:id="2708" w:author="Eric Boisvert" w:date="2016-01-17T12:12:00Z"/>
          <w:lang w:val="en-CA"/>
        </w:rPr>
        <w:pPrChange w:id="2709" w:author="Eric Boisvert" w:date="2016-01-17T12:13:00Z">
          <w:pPr>
            <w:autoSpaceDE w:val="0"/>
            <w:autoSpaceDN w:val="0"/>
            <w:adjustRightInd w:val="0"/>
            <w:spacing w:after="0"/>
          </w:pPr>
        </w:pPrChange>
      </w:pPr>
      <w:proofErr w:type="gramStart"/>
      <w:ins w:id="2710" w:author="Eric Boisvert" w:date="2016-01-17T12:12:00Z">
        <w:r w:rsidRPr="00D970E9">
          <w:rPr>
            <w:lang w:val="en-CA"/>
          </w:rPr>
          <w:t>hingeShape</w:t>
        </w:r>
        <w:proofErr w:type="gramEnd"/>
      </w:ins>
    </w:p>
    <w:p w14:paraId="1E0C2E26" w14:textId="77777777" w:rsidR="007A315C" w:rsidRDefault="007A315C" w:rsidP="00FE753A">
      <w:pPr>
        <w:autoSpaceDE w:val="0"/>
        <w:autoSpaceDN w:val="0"/>
        <w:adjustRightInd w:val="0"/>
        <w:spacing w:after="0"/>
        <w:rPr>
          <w:ins w:id="2711" w:author="Eric Boisvert" w:date="2016-01-17T12:12:00Z"/>
          <w:rFonts w:ascii="Calibri" w:hAnsi="Calibri"/>
          <w:b/>
          <w:bCs/>
          <w:color w:val="000000"/>
          <w:sz w:val="20"/>
          <w:szCs w:val="20"/>
          <w:lang w:val="en-CA"/>
        </w:rPr>
      </w:pPr>
    </w:p>
    <w:p w14:paraId="7A7AA540" w14:textId="7B64D2BF" w:rsidR="007A315C" w:rsidRPr="00DA196D" w:rsidRDefault="007A315C">
      <w:pPr>
        <w:rPr>
          <w:ins w:id="2712" w:author="Eric Boisvert" w:date="2016-01-17T12:12:00Z"/>
          <w:lang w:val="en-CA"/>
        </w:rPr>
        <w:pPrChange w:id="2713" w:author="Eric Boisvert" w:date="2016-01-17T12:13:00Z">
          <w:pPr>
            <w:autoSpaceDE w:val="0"/>
            <w:autoSpaceDN w:val="0"/>
            <w:adjustRightInd w:val="0"/>
            <w:spacing w:after="0"/>
          </w:pPr>
        </w:pPrChange>
      </w:pPr>
      <w:ins w:id="2714" w:author="Eric Boisvert" w:date="2016-01-17T12:12:00Z">
        <w:r w:rsidRPr="007A315C">
          <w:rPr>
            <w:bCs/>
            <w:lang w:val="en-CA"/>
            <w:rPrChange w:id="2715" w:author="Eric Boisvert" w:date="2016-01-17T12:13:00Z">
              <w:rPr>
                <w:b/>
                <w:bCs/>
                <w:lang w:val="en-CA"/>
              </w:rPr>
            </w:rPrChange>
          </w:rPr>
          <w:t>The property hingeShape (swe</w:t>
        </w:r>
        <w:proofErr w:type="gramStart"/>
        <w:r w:rsidRPr="007A315C">
          <w:rPr>
            <w:bCs/>
            <w:lang w:val="en-CA"/>
            <w:rPrChange w:id="2716" w:author="Eric Boisvert" w:date="2016-01-17T12:13:00Z">
              <w:rPr>
                <w:b/>
                <w:bCs/>
                <w:lang w:val="en-CA"/>
              </w:rPr>
            </w:rPrChange>
          </w:rPr>
          <w:t>:Category</w:t>
        </w:r>
        <w:proofErr w:type="gramEnd"/>
        <w:r w:rsidRPr="007A315C">
          <w:rPr>
            <w:bCs/>
            <w:lang w:val="en-CA"/>
            <w:rPrChange w:id="2717" w:author="Eric Boisvert" w:date="2016-01-17T12:13:00Z">
              <w:rPr>
                <w:b/>
                <w:bCs/>
                <w:lang w:val="en-CA"/>
              </w:rPr>
            </w:rPrChange>
          </w:rPr>
          <w:t xml:space="preserve">) shall report a term from a controlled vocabulary </w:t>
        </w:r>
      </w:ins>
      <w:ins w:id="2718" w:author="Eric Boisvert" w:date="2016-01-17T12:13:00Z">
        <w:r w:rsidRPr="007A315C">
          <w:rPr>
            <w:bCs/>
            <w:lang w:val="en-CA"/>
            <w:rPrChange w:id="2719" w:author="Eric Boisvert" w:date="2016-01-17T12:13:00Z">
              <w:rPr>
                <w:b/>
                <w:bCs/>
                <w:lang w:val="en-CA"/>
              </w:rPr>
            </w:rPrChange>
          </w:rPr>
          <w:t xml:space="preserve">describing the hinge shape, eg </w:t>
        </w:r>
      </w:ins>
      <w:ins w:id="2720" w:author="Eric Boisvert" w:date="2016-01-17T12:12:00Z">
        <w:r w:rsidRPr="007A315C">
          <w:rPr>
            <w:lang w:val="en-CA"/>
          </w:rPr>
          <w:t>Rounded vs. angular hinge zones</w:t>
        </w:r>
      </w:ins>
      <w:ins w:id="2721" w:author="Eric Boisvert" w:date="2016-01-17T12:13:00Z">
        <w:r w:rsidRPr="00B66D7C">
          <w:rPr>
            <w:lang w:val="en-CA"/>
          </w:rPr>
          <w:t>.  This property</w:t>
        </w:r>
      </w:ins>
      <w:ins w:id="2722" w:author="Eric Boisvert" w:date="2016-01-17T12:12:00Z">
        <w:r w:rsidRPr="00B66D7C">
          <w:rPr>
            <w:lang w:val="en-CA"/>
          </w:rPr>
          <w:t xml:space="preserve"> has to do with the proportion of the wavelength that is considered part of hinge</w:t>
        </w:r>
      </w:ins>
    </w:p>
    <w:p w14:paraId="0D63B090" w14:textId="44793F35" w:rsidR="007A315C" w:rsidRDefault="007A315C" w:rsidP="00FE753A">
      <w:pPr>
        <w:autoSpaceDE w:val="0"/>
        <w:autoSpaceDN w:val="0"/>
        <w:adjustRightInd w:val="0"/>
        <w:spacing w:after="0"/>
        <w:rPr>
          <w:ins w:id="2723" w:author="Eric Boisvert" w:date="2016-01-17T12:12:00Z"/>
          <w:rFonts w:ascii="Calibri" w:hAnsi="Calibri"/>
          <w:b/>
          <w:bCs/>
          <w:color w:val="000000"/>
          <w:sz w:val="20"/>
          <w:szCs w:val="20"/>
          <w:lang w:val="en-CA"/>
        </w:rPr>
      </w:pPr>
    </w:p>
    <w:p w14:paraId="54531A01" w14:textId="12A51AFB" w:rsidR="007A315C" w:rsidRDefault="00B66D7C">
      <w:pPr>
        <w:pStyle w:val="Heading5"/>
        <w:rPr>
          <w:ins w:id="2724" w:author="Eric Boisvert" w:date="2016-01-17T11:26:00Z"/>
          <w:lang w:val="en-CA"/>
        </w:rPr>
        <w:pPrChange w:id="2725" w:author="Eric Boisvert" w:date="2016-01-17T12:17:00Z">
          <w:pPr>
            <w:autoSpaceDE w:val="0"/>
            <w:autoSpaceDN w:val="0"/>
            <w:adjustRightInd w:val="0"/>
            <w:spacing w:after="0"/>
          </w:pPr>
        </w:pPrChange>
      </w:pPr>
      <w:proofErr w:type="gramStart"/>
      <w:ins w:id="2726" w:author="Eric Boisvert" w:date="2016-01-17T12:14:00Z">
        <w:r>
          <w:rPr>
            <w:lang w:val="en-CA"/>
          </w:rPr>
          <w:t>interLimbAngle</w:t>
        </w:r>
      </w:ins>
      <w:proofErr w:type="gramEnd"/>
    </w:p>
    <w:p w14:paraId="62E94121" w14:textId="77777777" w:rsidR="00385692" w:rsidRDefault="00385692" w:rsidP="00FE753A">
      <w:pPr>
        <w:autoSpaceDE w:val="0"/>
        <w:autoSpaceDN w:val="0"/>
        <w:adjustRightInd w:val="0"/>
        <w:spacing w:after="0"/>
        <w:rPr>
          <w:ins w:id="2727" w:author="Eric Boisvert" w:date="2016-01-17T12:14:00Z"/>
          <w:color w:val="000000"/>
          <w:sz w:val="20"/>
          <w:szCs w:val="20"/>
          <w:lang w:val="en-CA"/>
        </w:rPr>
      </w:pPr>
    </w:p>
    <w:p w14:paraId="716057D2" w14:textId="3C254AE9" w:rsidR="00B66D7C" w:rsidRDefault="00B66D7C" w:rsidP="00B66D7C">
      <w:pPr>
        <w:rPr>
          <w:ins w:id="2728" w:author="Eric Boisvert" w:date="2016-01-17T12:18:00Z"/>
          <w:lang w:val="en-CA"/>
        </w:rPr>
      </w:pPr>
      <w:ins w:id="2729" w:author="Eric Boisvert" w:date="2016-01-17T12:14:00Z">
        <w:r>
          <w:rPr>
            <w:lang w:val="en-CA"/>
          </w:rPr>
          <w:t>The property interLimbAngle (swe</w:t>
        </w:r>
        <w:proofErr w:type="gramStart"/>
        <w:r>
          <w:rPr>
            <w:lang w:val="en-CA"/>
          </w:rPr>
          <w:t>:Category</w:t>
        </w:r>
        <w:proofErr w:type="gramEnd"/>
        <w:r>
          <w:rPr>
            <w:lang w:val="en-CA"/>
          </w:rPr>
          <w:t xml:space="preserve">) shall contain a term from a controlled vocabulary </w:t>
        </w:r>
      </w:ins>
      <w:ins w:id="2730" w:author="Eric Boisvert" w:date="2016-01-17T12:16:00Z">
        <w:r>
          <w:rPr>
            <w:lang w:val="en-CA"/>
          </w:rPr>
          <w:t xml:space="preserve">describing  </w:t>
        </w:r>
      </w:ins>
      <w:ins w:id="2731" w:author="Eric Boisvert" w:date="2016-01-17T12:17:00Z">
        <w:r>
          <w:rPr>
            <w:lang w:val="en-CA"/>
          </w:rPr>
          <w:t>the inter</w:t>
        </w:r>
      </w:ins>
      <w:ins w:id="2732" w:author="Eric Boisvert" w:date="2016-01-17T12:15:00Z">
        <w:r>
          <w:rPr>
            <w:lang w:val="en-CA"/>
          </w:rPr>
          <w:t>limb angle</w:t>
        </w:r>
      </w:ins>
      <w:ins w:id="2733" w:author="Eric Boisvert" w:date="2016-01-17T12:16:00Z">
        <w:r>
          <w:rPr>
            <w:lang w:val="en-CA"/>
          </w:rPr>
          <w:t xml:space="preserve"> using</w:t>
        </w:r>
      </w:ins>
      <w:ins w:id="2734" w:author="Eric Boisvert" w:date="2016-01-17T12:15:00Z">
        <w:r>
          <w:rPr>
            <w:lang w:val="en-CA"/>
          </w:rPr>
          <w:t xml:space="preserve"> </w:t>
        </w:r>
      </w:ins>
      <w:ins w:id="2735" w:author="Eric Boisvert" w:date="2016-01-17T12:14:00Z">
        <w:r w:rsidRPr="00B66D7C">
          <w:rPr>
            <w:lang w:val="en-CA"/>
          </w:rPr>
          <w:t>a tightness term (</w:t>
        </w:r>
      </w:ins>
      <w:ins w:id="2736" w:author="Eric Boisvert" w:date="2016-01-17T12:16:00Z">
        <w:r>
          <w:rPr>
            <w:lang w:val="en-CA"/>
          </w:rPr>
          <w:t xml:space="preserve">eg </w:t>
        </w:r>
      </w:ins>
      <w:ins w:id="2737" w:author="Eric Boisvert" w:date="2016-01-17T12:14:00Z">
        <w:r w:rsidRPr="00B66D7C">
          <w:rPr>
            <w:lang w:val="en-CA"/>
          </w:rPr>
          <w:t>gentle (120-180), open (70-120), close (30-70), tight (10-30), isoclinal (0-10))</w:t>
        </w:r>
      </w:ins>
      <w:ins w:id="2738" w:author="Eric Boisvert" w:date="2016-01-17T12:15:00Z">
        <w:r>
          <w:rPr>
            <w:lang w:val="en-CA"/>
          </w:rPr>
          <w:t>.</w:t>
        </w:r>
      </w:ins>
    </w:p>
    <w:p w14:paraId="7DB7A967" w14:textId="6E278B10" w:rsidR="00B66D7C" w:rsidRDefault="00B66D7C">
      <w:pPr>
        <w:pStyle w:val="Heading5"/>
        <w:rPr>
          <w:ins w:id="2739" w:author="Eric Boisvert" w:date="2016-01-17T12:19:00Z"/>
          <w:lang w:val="en-CA"/>
        </w:rPr>
        <w:pPrChange w:id="2740" w:author="Eric Boisvert" w:date="2016-01-17T12:19:00Z">
          <w:pPr/>
        </w:pPrChange>
      </w:pPr>
      <w:proofErr w:type="gramStart"/>
      <w:ins w:id="2741" w:author="Eric Boisvert" w:date="2016-01-17T12:18:00Z">
        <w:r w:rsidRPr="00B66D7C">
          <w:rPr>
            <w:lang w:val="en-CA"/>
          </w:rPr>
          <w:t>limbShape</w:t>
        </w:r>
      </w:ins>
      <w:proofErr w:type="gramEnd"/>
    </w:p>
    <w:p w14:paraId="00D0B916" w14:textId="77777777" w:rsidR="00B66D7C" w:rsidRPr="00B66D7C" w:rsidRDefault="00B66D7C">
      <w:pPr>
        <w:rPr>
          <w:ins w:id="2742" w:author="Eric Boisvert" w:date="2016-01-17T12:18:00Z"/>
          <w:lang w:val="en-CA"/>
        </w:rPr>
      </w:pPr>
    </w:p>
    <w:p w14:paraId="7E0EE71C" w14:textId="01003A7F" w:rsidR="00B66D7C" w:rsidRDefault="00B66D7C" w:rsidP="00B66D7C">
      <w:pPr>
        <w:rPr>
          <w:ins w:id="2743" w:author="Eric Boisvert" w:date="2016-01-17T12:19:00Z"/>
          <w:lang w:val="en-CA"/>
        </w:rPr>
      </w:pPr>
      <w:ins w:id="2744" w:author="Eric Boisvert" w:date="2016-01-17T12:18:00Z">
        <w:r>
          <w:rPr>
            <w:lang w:val="en-CA"/>
          </w:rPr>
          <w:t>The limbShape property (swe</w:t>
        </w:r>
        <w:proofErr w:type="gramStart"/>
        <w:r>
          <w:rPr>
            <w:lang w:val="en-CA"/>
          </w:rPr>
          <w:t>:Category</w:t>
        </w:r>
        <w:proofErr w:type="gramEnd"/>
        <w:r>
          <w:rPr>
            <w:lang w:val="en-CA"/>
          </w:rPr>
          <w:t xml:space="preserve">) shall contain a term from a controlled vocabulary describing the shape of the limn (eg. </w:t>
        </w:r>
        <w:r w:rsidRPr="00B66D7C">
          <w:rPr>
            <w:lang w:val="en-CA"/>
          </w:rPr>
          <w:t>Straight vs curved limbs, kink, chevron, sinusoidal, box</w:t>
        </w:r>
      </w:ins>
      <w:ins w:id="2745" w:author="Eric Boisvert" w:date="2016-01-17T12:19:00Z">
        <w:r>
          <w:rPr>
            <w:lang w:val="en-CA"/>
          </w:rPr>
          <w:t>).</w:t>
        </w:r>
      </w:ins>
    </w:p>
    <w:p w14:paraId="13589B9B" w14:textId="631F85D0" w:rsidR="00B66D7C" w:rsidRDefault="00B66D7C">
      <w:pPr>
        <w:pStyle w:val="Heading5"/>
        <w:rPr>
          <w:ins w:id="2746" w:author="Eric Boisvert" w:date="2016-01-17T12:19:00Z"/>
          <w:lang w:val="en-CA"/>
        </w:rPr>
        <w:pPrChange w:id="2747" w:author="Eric Boisvert" w:date="2016-01-17T12:20:00Z">
          <w:pPr/>
        </w:pPrChange>
      </w:pPr>
      <w:proofErr w:type="gramStart"/>
      <w:ins w:id="2748" w:author="Eric Boisvert" w:date="2016-01-17T12:20:00Z">
        <w:r>
          <w:rPr>
            <w:lang w:val="en-CA"/>
          </w:rPr>
          <w:t>s</w:t>
        </w:r>
      </w:ins>
      <w:ins w:id="2749" w:author="Eric Boisvert" w:date="2016-01-17T12:19:00Z">
        <w:r w:rsidRPr="00D970E9">
          <w:rPr>
            <w:lang w:val="en-CA"/>
          </w:rPr>
          <w:t>pan</w:t>
        </w:r>
        <w:proofErr w:type="gramEnd"/>
      </w:ins>
    </w:p>
    <w:p w14:paraId="12F43895" w14:textId="49EC23DD" w:rsidR="00B66D7C" w:rsidRDefault="00B66D7C">
      <w:pPr>
        <w:rPr>
          <w:ins w:id="2750" w:author="Eric Boisvert" w:date="2016-01-17T12:19:00Z"/>
          <w:lang w:val="en-CA"/>
        </w:rPr>
      </w:pPr>
      <w:ins w:id="2751" w:author="Eric Boisvert" w:date="2016-01-17T12:19:00Z">
        <w:r>
          <w:rPr>
            <w:lang w:val="en-CA"/>
          </w:rPr>
          <w:lastRenderedPageBreak/>
          <w:t>The span property (</w:t>
        </w:r>
      </w:ins>
      <w:ins w:id="2752" w:author="Eric Boisvert" w:date="2016-01-24T13:31:00Z">
        <w:r w:rsidR="00253146">
          <w:rPr>
            <w:lang w:val="en-CA"/>
          </w:rPr>
          <w:t>SWE::Quantity</w:t>
        </w:r>
      </w:ins>
      <w:ins w:id="2753" w:author="Eric Boisvert" w:date="2016-01-17T12:19:00Z">
        <w:r>
          <w:rPr>
            <w:lang w:val="en-CA"/>
          </w:rPr>
          <w:t xml:space="preserve">Range) shall report a value describing the </w:t>
        </w:r>
        <w:r w:rsidRPr="00B66D7C">
          <w:rPr>
            <w:lang w:val="en-CA"/>
          </w:rPr>
          <w:t>linear distance between inflection points in a single fold</w:t>
        </w:r>
      </w:ins>
      <w:ins w:id="2754" w:author="Eric Boisvert" w:date="2016-01-17T12:20:00Z">
        <w:r>
          <w:rPr>
            <w:lang w:val="en-CA"/>
          </w:rPr>
          <w:t>.</w:t>
        </w:r>
      </w:ins>
    </w:p>
    <w:p w14:paraId="0B4749A1" w14:textId="4A8546EF" w:rsidR="00B66D7C" w:rsidRDefault="007E7F7B">
      <w:pPr>
        <w:pStyle w:val="Heading5"/>
        <w:rPr>
          <w:ins w:id="2755" w:author="Eric Boisvert" w:date="2016-01-17T12:32:00Z"/>
          <w:lang w:val="en-CA"/>
        </w:rPr>
        <w:pPrChange w:id="2756" w:author="Eric Boisvert" w:date="2016-01-17T12:32:00Z">
          <w:pPr/>
        </w:pPrChange>
      </w:pPr>
      <w:proofErr w:type="gramStart"/>
      <w:ins w:id="2757" w:author="Eric Boisvert" w:date="2016-01-17T12:32:00Z">
        <w:r>
          <w:rPr>
            <w:lang w:val="en-CA"/>
          </w:rPr>
          <w:t>s</w:t>
        </w:r>
      </w:ins>
      <w:ins w:id="2758" w:author="Eric Boisvert" w:date="2016-01-17T12:31:00Z">
        <w:r w:rsidRPr="007E7F7B">
          <w:rPr>
            <w:lang w:val="en-CA"/>
          </w:rPr>
          <w:t>ymmetry</w:t>
        </w:r>
      </w:ins>
      <w:proofErr w:type="gramEnd"/>
    </w:p>
    <w:p w14:paraId="75FF131E" w14:textId="77777777" w:rsidR="007E7F7B" w:rsidRPr="007E7F7B" w:rsidRDefault="007E7F7B">
      <w:pPr>
        <w:rPr>
          <w:ins w:id="2759" w:author="Eric Boisvert" w:date="2016-01-17T12:31:00Z"/>
          <w:lang w:val="en-CA"/>
        </w:rPr>
      </w:pPr>
    </w:p>
    <w:p w14:paraId="01290D45" w14:textId="59138780" w:rsidR="007E7F7B" w:rsidRDefault="007E7F7B" w:rsidP="00B66D7C">
      <w:pPr>
        <w:rPr>
          <w:ins w:id="2760" w:author="Eric Boisvert" w:date="2016-01-17T12:32:00Z"/>
          <w:lang w:val="en-CA"/>
        </w:rPr>
      </w:pPr>
      <w:ins w:id="2761" w:author="Eric Boisvert" w:date="2016-01-17T12:31:00Z">
        <w:r>
          <w:rPr>
            <w:lang w:val="en-CA"/>
          </w:rPr>
          <w:t>The symmetry property (swe</w:t>
        </w:r>
        <w:proofErr w:type="gramStart"/>
        <w:r>
          <w:rPr>
            <w:lang w:val="en-CA"/>
          </w:rPr>
          <w:t>:Category</w:t>
        </w:r>
        <w:proofErr w:type="gramEnd"/>
        <w:r>
          <w:rPr>
            <w:lang w:val="en-CA"/>
          </w:rPr>
          <w:t xml:space="preserve">) shall </w:t>
        </w:r>
      </w:ins>
      <w:ins w:id="2762" w:author="Eric Boisvert" w:date="2016-01-17T12:32:00Z">
        <w:r>
          <w:rPr>
            <w:lang w:val="en-CA"/>
          </w:rPr>
          <w:t>contain a term from a controlled vocabulary describing the c</w:t>
        </w:r>
      </w:ins>
      <w:ins w:id="2763" w:author="Eric Boisvert" w:date="2016-01-17T12:31:00Z">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w:t>
        </w:r>
        <w:proofErr w:type="gramStart"/>
        <w:r w:rsidRPr="007E7F7B">
          <w:rPr>
            <w:lang w:val="en-CA"/>
          </w:rPr>
          <w:t>symmetric</w:t>
        </w:r>
        <w:proofErr w:type="gramEnd"/>
        <w:r w:rsidRPr="007E7F7B">
          <w:rPr>
            <w:lang w:val="en-CA"/>
          </w:rPr>
          <w:t>, assymetric)</w:t>
        </w:r>
      </w:ins>
      <w:ins w:id="2764" w:author="Eric Boisvert" w:date="2016-01-17T12:32:00Z">
        <w:r>
          <w:rPr>
            <w:lang w:val="en-CA"/>
          </w:rPr>
          <w:t>.</w:t>
        </w:r>
      </w:ins>
    </w:p>
    <w:p w14:paraId="28CFD071" w14:textId="56456911" w:rsidR="007E7F7B" w:rsidRDefault="007E7F7B">
      <w:pPr>
        <w:pStyle w:val="Heading5"/>
        <w:rPr>
          <w:ins w:id="2765" w:author="Eric Boisvert" w:date="2016-01-17T12:34:00Z"/>
          <w:lang w:val="en-CA"/>
        </w:rPr>
        <w:pPrChange w:id="2766" w:author="Eric Boisvert" w:date="2016-01-17T12:34:00Z">
          <w:pPr/>
        </w:pPrChange>
      </w:pPr>
      <w:ins w:id="2767" w:author="Eric Boisvert" w:date="2016-01-17T12:34:00Z">
        <w:r>
          <w:rPr>
            <w:lang w:val="en-CA"/>
          </w:rPr>
          <w:t>S</w:t>
        </w:r>
      </w:ins>
      <w:ins w:id="2768" w:author="Eric Boisvert" w:date="2016-01-17T12:32:00Z">
        <w:r w:rsidRPr="00D970E9">
          <w:rPr>
            <w:lang w:val="en-CA"/>
          </w:rPr>
          <w:t>ystem</w:t>
        </w:r>
      </w:ins>
    </w:p>
    <w:p w14:paraId="6F2457DE" w14:textId="77777777" w:rsidR="007E7F7B" w:rsidRPr="007E7F7B" w:rsidRDefault="007E7F7B">
      <w:pPr>
        <w:rPr>
          <w:ins w:id="2769" w:author="Eric Boisvert" w:date="2016-01-17T12:32:00Z"/>
          <w:lang w:val="en-CA"/>
          <w:rPrChange w:id="2770" w:author="Eric Boisvert" w:date="2016-01-17T12:34:00Z">
            <w:rPr>
              <w:ins w:id="2771" w:author="Eric Boisvert" w:date="2016-01-17T12:32:00Z"/>
              <w:b/>
              <w:bCs/>
              <w:lang w:val="en-CA"/>
            </w:rPr>
          </w:rPrChange>
        </w:rPr>
      </w:pPr>
    </w:p>
    <w:p w14:paraId="0845962F" w14:textId="361EC449" w:rsidR="007E7F7B" w:rsidRPr="00B66D7C" w:rsidRDefault="007E7F7B" w:rsidP="00B66D7C">
      <w:pPr>
        <w:rPr>
          <w:ins w:id="2772" w:author="Eric Boisvert" w:date="2016-01-17T12:14:00Z"/>
          <w:lang w:val="en-CA"/>
        </w:rPr>
      </w:pPr>
      <w:ins w:id="2773" w:author="Eric Boisvert" w:date="2016-01-17T12:33:00Z">
        <w:r>
          <w:rPr>
            <w:lang w:val="en-CA"/>
          </w:rPr>
          <w:t>The system property shall be an association between a FoldDescription and a FoldSystem that aggregates f</w:t>
        </w:r>
        <w:r w:rsidRPr="007E7F7B">
          <w:rPr>
            <w:lang w:val="en-CA"/>
          </w:rPr>
          <w:t xml:space="preserve">olds </w:t>
        </w:r>
      </w:ins>
      <w:ins w:id="2774" w:author="Eric Boisvert" w:date="2016-01-17T12:34:00Z">
        <w:r>
          <w:rPr>
            <w:lang w:val="en-CA"/>
          </w:rPr>
          <w:t>into a system.</w:t>
        </w:r>
      </w:ins>
      <w:ins w:id="2775" w:author="Eric Boisvert" w:date="2016-01-17T12:33:00Z">
        <w:r>
          <w:rPr>
            <w:lang w:val="en-CA"/>
          </w:rPr>
          <w:t xml:space="preserve"> </w:t>
        </w:r>
      </w:ins>
    </w:p>
    <w:p w14:paraId="771BEC55" w14:textId="1770CC0B" w:rsidR="00FE753A" w:rsidRDefault="00FE753A" w:rsidP="00FE753A">
      <w:pPr>
        <w:pStyle w:val="Heading4"/>
      </w:pPr>
      <w:bookmarkStart w:id="2776" w:name="BKM_9F55EEFA_C0E3_452C_8F3E_4601CB5BDD65"/>
      <w:bookmarkStart w:id="2777" w:name="BKM_B6CF2C95_A27D_49AD_BB55_36897A8B9A93"/>
      <w:bookmarkStart w:id="2778" w:name="BKM_C47055C6_23E4_4FE1_89C3_7EA3E53F016F"/>
      <w:bookmarkStart w:id="2779" w:name="BKM_BE3EB69A_2E9F_4015_9A53_7E29585ADF99"/>
      <w:bookmarkStart w:id="2780" w:name="BKM_D49811C3_C3B3_4361_989B_69411D4795BC"/>
      <w:bookmarkStart w:id="2781" w:name="BKM_6411C0D6_8DBF_4DB6_A7B6_ADED17047AE5"/>
      <w:bookmarkStart w:id="2782" w:name="BKM_2C450E0F_0DB6_4DEB_964F_DE2661303D3A"/>
      <w:bookmarkStart w:id="2783" w:name="BKM_5CAB0B26_2CE6_42AB_B2CE_2FA413E9F025"/>
      <w:bookmarkStart w:id="2784" w:name="BKM_FA6FE08B_7A03_4337_979E_0DF7D1B98F33"/>
      <w:bookmarkStart w:id="2785" w:name="BKM_922E2E10_A22B_488C_B866_3D68572C1248"/>
      <w:bookmarkEnd w:id="2776"/>
      <w:bookmarkEnd w:id="2777"/>
      <w:bookmarkEnd w:id="2778"/>
      <w:bookmarkEnd w:id="2779"/>
      <w:bookmarkEnd w:id="2780"/>
      <w:bookmarkEnd w:id="2781"/>
      <w:bookmarkEnd w:id="2782"/>
      <w:bookmarkEnd w:id="2783"/>
      <w:bookmarkEnd w:id="2784"/>
      <w:bookmarkEnd w:id="2785"/>
      <w:r>
        <w:t>FoldSystem</w:t>
      </w:r>
    </w:p>
    <w:p w14:paraId="5C2741D5" w14:textId="77777777" w:rsidR="00FE753A" w:rsidRDefault="00FE753A" w:rsidP="00AB10FC"/>
    <w:p w14:paraId="5D506DE7" w14:textId="539EC45D" w:rsidR="00FE753A" w:rsidRDefault="00FE753A" w:rsidP="00AB10FC">
      <w:r w:rsidRPr="00FE753A">
        <w:t>A</w:t>
      </w:r>
      <w:r>
        <w:t xml:space="preserve"> </w:t>
      </w:r>
      <w:ins w:id="2786" w:author="Eric Boisvert" w:date="2016-01-17T12:34:00Z">
        <w:r w:rsidR="007E7F7B">
          <w:t xml:space="preserve">FoldSystem is a </w:t>
        </w:r>
      </w:ins>
      <w:r>
        <w:t xml:space="preserve">collection of congruent folds </w:t>
      </w:r>
      <w:r w:rsidRPr="00FE753A">
        <w:t xml:space="preserve">(axis and axial surface are parallel) produced by the same tectonic event. </w:t>
      </w:r>
      <w:ins w:id="2787" w:author="Eric Boisvert" w:date="2016-01-17T12:34:00Z">
        <w:r w:rsidR="007E7F7B">
          <w:t>It is s</w:t>
        </w:r>
      </w:ins>
      <w:del w:id="2788" w:author="Eric Boisvert" w:date="2016-01-17T12:34:00Z">
        <w:r w:rsidRPr="00FE753A" w:rsidDel="007E7F7B">
          <w:delText>S</w:delText>
        </w:r>
      </w:del>
      <w:r w:rsidRPr="00FE753A">
        <w:t>ometimes referred to as a "Fold Train".</w:t>
      </w:r>
    </w:p>
    <w:p w14:paraId="05467BB5" w14:textId="77777777" w:rsidR="00FE753A" w:rsidRDefault="00FE753A" w:rsidP="00AB10FC"/>
    <w:p w14:paraId="56D7EAFF" w14:textId="223EE840" w:rsidR="00FE753A" w:rsidRDefault="0019576D" w:rsidP="00FE753A">
      <w:pPr>
        <w:keepNext/>
      </w:pPr>
      <w:r>
        <w:rPr>
          <w:noProof/>
          <w:lang w:val="en-CA" w:eastAsia="en-CA"/>
        </w:rPr>
        <w:lastRenderedPageBreak/>
        <w:pict w14:anchorId="66F3638C">
          <v:shape id="Picture 449" o:spid="_x0000_i1088" type="#_x0000_t75" style="width:432.55pt;height:450.8pt;visibility:visible;mso-wrap-style:square">
            <v:imagedata r:id="rId78"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789" w:author="Eric Boisvert" w:date="2016-01-19T19:09:00Z">
        <w:r w:rsidR="00302FB5">
          <w:rPr>
            <w:noProof/>
          </w:rPr>
          <w:t>64</w:t>
        </w:r>
      </w:ins>
      <w:del w:id="2790" w:author="Eric Boisvert" w:date="2015-10-30T04:23:00Z">
        <w:r w:rsidR="00090DCF" w:rsidDel="007D2867">
          <w:rPr>
            <w:noProof/>
          </w:rPr>
          <w:delText>48</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ins w:id="2791" w:author="Eric Boisvert" w:date="2016-01-17T12:36:00Z"/>
          <w:color w:val="000000"/>
          <w:sz w:val="20"/>
          <w:szCs w:val="20"/>
          <w:lang w:val="en-CA"/>
        </w:rPr>
      </w:pPr>
      <w:bookmarkStart w:id="2792" w:name="BKM_60CC5835_79D2_4A13_B4A8_D7D9DBF215A3"/>
      <w:bookmarkEnd w:id="2792"/>
    </w:p>
    <w:p w14:paraId="0CE00831" w14:textId="3332F363" w:rsidR="007E7F7B" w:rsidRDefault="007E7F7B">
      <w:pPr>
        <w:pStyle w:val="Heading5"/>
        <w:rPr>
          <w:ins w:id="2793" w:author="Eric Boisvert" w:date="2016-01-17T12:36:00Z"/>
          <w:lang w:val="en-CA"/>
        </w:rPr>
        <w:pPrChange w:id="2794" w:author="Eric Boisvert" w:date="2016-01-17T12:36:00Z">
          <w:pPr>
            <w:autoSpaceDE w:val="0"/>
            <w:autoSpaceDN w:val="0"/>
            <w:adjustRightInd w:val="0"/>
            <w:spacing w:after="0"/>
          </w:pPr>
        </w:pPrChange>
      </w:pPr>
      <w:proofErr w:type="gramStart"/>
      <w:ins w:id="2795" w:author="Eric Boisvert" w:date="2016-01-17T12:37:00Z">
        <w:r>
          <w:rPr>
            <w:lang w:val="en-CA"/>
          </w:rPr>
          <w:t>p</w:t>
        </w:r>
      </w:ins>
      <w:ins w:id="2796" w:author="Eric Boisvert" w:date="2016-01-17T12:36:00Z">
        <w:r>
          <w:rPr>
            <w:lang w:val="en-CA"/>
          </w:rPr>
          <w:t>eriodic</w:t>
        </w:r>
        <w:proofErr w:type="gramEnd"/>
      </w:ins>
    </w:p>
    <w:p w14:paraId="09A70291" w14:textId="77777777" w:rsidR="007E7F7B" w:rsidRDefault="007E7F7B" w:rsidP="00FE753A">
      <w:pPr>
        <w:autoSpaceDE w:val="0"/>
        <w:autoSpaceDN w:val="0"/>
        <w:adjustRightInd w:val="0"/>
        <w:spacing w:after="0"/>
        <w:rPr>
          <w:ins w:id="2797" w:author="Eric Boisvert" w:date="2016-01-17T12:36:00Z"/>
          <w:color w:val="000000"/>
          <w:sz w:val="20"/>
          <w:szCs w:val="20"/>
          <w:lang w:val="en-CA"/>
        </w:rPr>
      </w:pPr>
    </w:p>
    <w:p w14:paraId="2A0E1BF0" w14:textId="4F39798F" w:rsidR="007E7F7B" w:rsidRDefault="007E7F7B">
      <w:pPr>
        <w:rPr>
          <w:ins w:id="2798" w:author="Eric Boisvert" w:date="2016-01-17T12:37:00Z"/>
          <w:lang w:val="en-CA"/>
        </w:rPr>
        <w:pPrChange w:id="2799" w:author="Eric Boisvert" w:date="2016-01-17T12:36:00Z">
          <w:pPr>
            <w:autoSpaceDE w:val="0"/>
            <w:autoSpaceDN w:val="0"/>
            <w:adjustRightInd w:val="0"/>
            <w:spacing w:after="0"/>
          </w:pPr>
        </w:pPrChange>
      </w:pPr>
      <w:ins w:id="2800" w:author="Eric Boisvert" w:date="2016-01-17T12:36:00Z">
        <w:r>
          <w:rPr>
            <w:lang w:val="en-CA"/>
          </w:rPr>
          <w:t>The property periodic</w:t>
        </w:r>
        <w:proofErr w:type="gramStart"/>
        <w:r>
          <w:rPr>
            <w:lang w:val="en-CA"/>
          </w:rPr>
          <w:t>:Boolean</w:t>
        </w:r>
        <w:proofErr w:type="gramEnd"/>
        <w:r>
          <w:rPr>
            <w:lang w:val="en-CA"/>
          </w:rPr>
          <w:t xml:space="preserve"> shall report TRUE is the hinges in a train are regularly spaced, and FALSE otherwise.</w:t>
        </w:r>
      </w:ins>
    </w:p>
    <w:p w14:paraId="023E20CD" w14:textId="6B130738" w:rsidR="007E7F7B" w:rsidRDefault="007E7F7B">
      <w:pPr>
        <w:pStyle w:val="Heading5"/>
        <w:rPr>
          <w:ins w:id="2801" w:author="Eric Boisvert" w:date="2016-01-17T12:37:00Z"/>
          <w:lang w:val="en-CA"/>
        </w:rPr>
        <w:pPrChange w:id="2802" w:author="Eric Boisvert" w:date="2016-01-17T12:37:00Z">
          <w:pPr>
            <w:autoSpaceDE w:val="0"/>
            <w:autoSpaceDN w:val="0"/>
            <w:adjustRightInd w:val="0"/>
            <w:spacing w:after="0"/>
          </w:pPr>
        </w:pPrChange>
      </w:pPr>
      <w:proofErr w:type="gramStart"/>
      <w:ins w:id="2803" w:author="Eric Boisvert" w:date="2016-01-17T12:37:00Z">
        <w:r>
          <w:rPr>
            <w:lang w:val="en-CA"/>
          </w:rPr>
          <w:t>wavelength</w:t>
        </w:r>
        <w:proofErr w:type="gramEnd"/>
      </w:ins>
    </w:p>
    <w:p w14:paraId="5408D9BE" w14:textId="77777777" w:rsidR="007E7F7B" w:rsidRPr="007E7F7B" w:rsidRDefault="007E7F7B">
      <w:pPr>
        <w:rPr>
          <w:ins w:id="2804" w:author="Eric Boisvert" w:date="2016-01-17T12:37:00Z"/>
          <w:lang w:val="en-CA"/>
        </w:rPr>
        <w:pPrChange w:id="2805" w:author="Eric Boisvert" w:date="2016-01-17T12:37:00Z">
          <w:pPr>
            <w:autoSpaceDE w:val="0"/>
            <w:autoSpaceDN w:val="0"/>
            <w:adjustRightInd w:val="0"/>
            <w:spacing w:after="0"/>
          </w:pPr>
        </w:pPrChange>
      </w:pPr>
    </w:p>
    <w:p w14:paraId="44AFF6BB" w14:textId="49ADFD7D" w:rsidR="007E7F7B" w:rsidRDefault="007E7F7B">
      <w:pPr>
        <w:rPr>
          <w:ins w:id="2806" w:author="Eric Boisvert" w:date="2016-01-17T12:38:00Z"/>
          <w:lang w:val="en-CA"/>
        </w:rPr>
        <w:pPrChange w:id="2807" w:author="Eric Boisvert" w:date="2016-01-17T12:36:00Z">
          <w:pPr>
            <w:autoSpaceDE w:val="0"/>
            <w:autoSpaceDN w:val="0"/>
            <w:adjustRightInd w:val="0"/>
            <w:spacing w:after="0"/>
          </w:pPr>
        </w:pPrChange>
      </w:pPr>
      <w:ins w:id="2808" w:author="Eric Boisvert" w:date="2016-01-17T12:37:00Z">
        <w:r>
          <w:rPr>
            <w:lang w:val="en-CA"/>
          </w:rPr>
          <w:t>The property wavelength (</w:t>
        </w:r>
      </w:ins>
      <w:ins w:id="2809" w:author="Eric Boisvert" w:date="2016-01-24T13:32:00Z">
        <w:r w:rsidR="00253146">
          <w:rPr>
            <w:lang w:val="en-CA"/>
          </w:rPr>
          <w:t>SWE::Quantity</w:t>
        </w:r>
      </w:ins>
      <w:ins w:id="2810" w:author="Eric Boisvert" w:date="2016-01-17T12:37:00Z">
        <w:r>
          <w:rPr>
            <w:lang w:val="en-CA"/>
          </w:rPr>
          <w:t>Range) shall contain a q</w:t>
        </w:r>
        <w:r w:rsidRPr="007E7F7B">
          <w:rPr>
            <w:lang w:val="en-CA"/>
          </w:rPr>
          <w:t>uantitative specification of length between adjacent antiforms (or synforms) in a fold train.</w:t>
        </w:r>
      </w:ins>
    </w:p>
    <w:p w14:paraId="051C9F9E" w14:textId="36241E7B" w:rsidR="007E7F7B" w:rsidRDefault="007E7F7B">
      <w:pPr>
        <w:pStyle w:val="Heading5"/>
        <w:rPr>
          <w:ins w:id="2811" w:author="Eric Boisvert" w:date="2016-01-17T12:39:00Z"/>
          <w:lang w:val="en-CA"/>
        </w:rPr>
        <w:pPrChange w:id="2812" w:author="Eric Boisvert" w:date="2016-01-17T12:39:00Z">
          <w:pPr>
            <w:autoSpaceDE w:val="0"/>
            <w:autoSpaceDN w:val="0"/>
            <w:adjustRightInd w:val="0"/>
            <w:spacing w:after="0"/>
          </w:pPr>
        </w:pPrChange>
      </w:pPr>
      <w:proofErr w:type="gramStart"/>
      <w:ins w:id="2813" w:author="Eric Boisvert" w:date="2016-01-17T12:38:00Z">
        <w:r w:rsidRPr="00D970E9">
          <w:rPr>
            <w:lang w:val="en-CA"/>
          </w:rPr>
          <w:lastRenderedPageBreak/>
          <w:t>foldSystemMember</w:t>
        </w:r>
      </w:ins>
      <w:proofErr w:type="gramEnd"/>
    </w:p>
    <w:p w14:paraId="6CA6DA1D" w14:textId="77777777" w:rsidR="007E7F7B" w:rsidRPr="007E7F7B" w:rsidRDefault="007E7F7B">
      <w:pPr>
        <w:rPr>
          <w:ins w:id="2814" w:author="Eric Boisvert" w:date="2016-01-17T12:38:00Z"/>
          <w:lang w:val="en-CA"/>
          <w:rPrChange w:id="2815" w:author="Eric Boisvert" w:date="2016-01-17T12:39:00Z">
            <w:rPr>
              <w:ins w:id="2816" w:author="Eric Boisvert" w:date="2016-01-17T12:38:00Z"/>
              <w:b/>
              <w:bCs/>
              <w:lang w:val="en-CA"/>
            </w:rPr>
          </w:rPrChange>
        </w:rPr>
        <w:pPrChange w:id="2817" w:author="Eric Boisvert" w:date="2016-01-17T12:39:00Z">
          <w:pPr>
            <w:autoSpaceDE w:val="0"/>
            <w:autoSpaceDN w:val="0"/>
            <w:adjustRightInd w:val="0"/>
            <w:spacing w:after="0"/>
          </w:pPr>
        </w:pPrChange>
      </w:pPr>
    </w:p>
    <w:p w14:paraId="22B2235C" w14:textId="44BE611E" w:rsidR="007E7F7B" w:rsidRDefault="007E7F7B">
      <w:pPr>
        <w:rPr>
          <w:ins w:id="2818" w:author="Eric Boisvert" w:date="2016-01-17T12:39:00Z"/>
          <w:lang w:val="en-CA"/>
        </w:rPr>
        <w:pPrChange w:id="2819" w:author="Eric Boisvert" w:date="2016-01-17T12:39:00Z">
          <w:pPr>
            <w:autoSpaceDE w:val="0"/>
            <w:autoSpaceDN w:val="0"/>
            <w:adjustRightInd w:val="0"/>
            <w:spacing w:after="0"/>
          </w:pPr>
        </w:pPrChange>
      </w:pPr>
      <w:ins w:id="2820" w:author="Eric Boisvert" w:date="2016-01-17T12:38:00Z">
        <w:r>
          <w:rPr>
            <w:lang w:val="en-CA"/>
          </w:rPr>
          <w:t xml:space="preserve">The foldSystemMember shall be an association between a FoldSystem and the </w:t>
        </w:r>
      </w:ins>
      <w:ins w:id="2821" w:author="Eric Boisvert" w:date="2016-01-17T12:39:00Z">
        <w:r>
          <w:rPr>
            <w:lang w:val="en-CA"/>
          </w:rPr>
          <w:t>Folds that are member of that system.</w:t>
        </w:r>
      </w:ins>
    </w:p>
    <w:p w14:paraId="69156B22" w14:textId="4576B81B" w:rsidR="00FE753A" w:rsidRDefault="003804FE" w:rsidP="003804FE">
      <w:pPr>
        <w:pStyle w:val="Heading4"/>
      </w:pPr>
      <w:bookmarkStart w:id="2822" w:name="BKM_50AAAF20_CB99_4ABC_9FAE_60AD6D1987FD"/>
      <w:bookmarkStart w:id="2823" w:name="BKM_15CC129A_078F_4F7E_80FD_248D1D0D33F2"/>
      <w:bookmarkEnd w:id="2822"/>
      <w:bookmarkEnd w:id="2823"/>
      <w:r>
        <w:t>FoliationDescription</w:t>
      </w:r>
    </w:p>
    <w:p w14:paraId="37BF6AF3" w14:textId="77777777" w:rsidR="003804FE" w:rsidRDefault="003804FE" w:rsidP="00AB10FC"/>
    <w:p w14:paraId="49A2EDDB" w14:textId="55E0230E" w:rsidR="003804FE" w:rsidRDefault="007E7F7B" w:rsidP="00AB10FC">
      <w:ins w:id="2824" w:author="Eric Boisvert" w:date="2016-01-17T12:40:00Z">
        <w:r>
          <w:t>FoliationDescription provides e</w:t>
        </w:r>
      </w:ins>
      <w:del w:id="2825" w:author="Eric Boisvert" w:date="2016-01-17T12:40:00Z">
        <w:r w:rsidR="003804FE" w:rsidRPr="003804FE" w:rsidDel="007E7F7B">
          <w:delText>E</w:delText>
        </w:r>
      </w:del>
      <w:r w:rsidR="003804FE" w:rsidRPr="003804FE">
        <w:t>xtended descriptive properties of a foliation structure.</w:t>
      </w:r>
    </w:p>
    <w:p w14:paraId="0AA5820D" w14:textId="77777777" w:rsidR="003804FE" w:rsidRDefault="003804FE" w:rsidP="00AB10FC"/>
    <w:p w14:paraId="5082C7BD" w14:textId="1E08FB77" w:rsidR="003804FE" w:rsidRDefault="0019576D" w:rsidP="003804FE">
      <w:pPr>
        <w:keepNext/>
      </w:pPr>
      <w:r>
        <w:rPr>
          <w:noProof/>
          <w:lang w:val="en-CA" w:eastAsia="en-CA"/>
        </w:rPr>
        <w:lastRenderedPageBreak/>
        <w:pict w14:anchorId="0A454231">
          <v:shape id="Picture 450" o:spid="_x0000_i1089" type="#_x0000_t75" style="width:6in;height:461pt;visibility:visible;mso-wrap-style:square">
            <v:imagedata r:id="rId79" o:title=""/>
          </v:shape>
        </w:pict>
      </w:r>
    </w:p>
    <w:p w14:paraId="0A7AE18D" w14:textId="2C1A723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2826" w:author="Eric Boisvert" w:date="2016-01-19T19:09:00Z">
        <w:r w:rsidR="00302FB5">
          <w:rPr>
            <w:noProof/>
          </w:rPr>
          <w:t>65</w:t>
        </w:r>
      </w:ins>
      <w:del w:id="2827" w:author="Eric Boisvert" w:date="2015-10-30T04:23:00Z">
        <w:r w:rsidR="00090DCF" w:rsidDel="007D2867">
          <w:rPr>
            <w:noProof/>
          </w:rPr>
          <w:delText>49</w:delText>
        </w:r>
      </w:del>
      <w:r w:rsidR="00673E83">
        <w:rPr>
          <w:noProof/>
        </w:rPr>
        <w:fldChar w:fldCharType="end"/>
      </w:r>
      <w:r>
        <w:t>: FoliationDescription</w:t>
      </w:r>
      <w:ins w:id="2828" w:author="Eric Boisvert" w:date="2016-01-17T12:40:00Z">
        <w:r w:rsidR="007E7F7B">
          <w:t xml:space="preserve"> </w:t>
        </w:r>
      </w:ins>
      <w:ins w:id="2829" w:author="Eric Boisvert" w:date="2016-01-17T12:41:00Z">
        <w:r w:rsidR="007E7F7B">
          <w:t>context diagram</w:t>
        </w:r>
      </w:ins>
    </w:p>
    <w:p w14:paraId="6E96E876" w14:textId="06F1021C" w:rsidR="003804FE" w:rsidRDefault="003804FE" w:rsidP="003804FE">
      <w:pPr>
        <w:autoSpaceDE w:val="0"/>
        <w:autoSpaceDN w:val="0"/>
        <w:adjustRightInd w:val="0"/>
        <w:spacing w:after="0"/>
        <w:rPr>
          <w:ins w:id="2830" w:author="Eric Boisvert" w:date="2016-01-17T12:41:00Z"/>
          <w:color w:val="000000"/>
          <w:sz w:val="20"/>
          <w:szCs w:val="20"/>
          <w:lang w:val="en-CA"/>
        </w:rPr>
      </w:pPr>
      <w:bookmarkStart w:id="2831" w:name="BKM_FDDB3C9C_445F_40FB_AB70_ED1438E267DC"/>
      <w:bookmarkEnd w:id="2831"/>
    </w:p>
    <w:p w14:paraId="0D9D3DBE" w14:textId="6111EA8A" w:rsidR="007E7F7B" w:rsidRDefault="007E7F7B">
      <w:pPr>
        <w:pStyle w:val="Heading5"/>
        <w:rPr>
          <w:ins w:id="2832" w:author="Eric Boisvert" w:date="2016-01-17T12:41:00Z"/>
          <w:lang w:val="en-CA"/>
        </w:rPr>
        <w:pPrChange w:id="2833" w:author="Eric Boisvert" w:date="2016-01-17T12:42:00Z">
          <w:pPr>
            <w:autoSpaceDE w:val="0"/>
            <w:autoSpaceDN w:val="0"/>
            <w:adjustRightInd w:val="0"/>
            <w:spacing w:after="0"/>
          </w:pPr>
        </w:pPrChange>
      </w:pPr>
      <w:proofErr w:type="gramStart"/>
      <w:ins w:id="2834" w:author="Eric Boisvert" w:date="2016-01-17T12:41:00Z">
        <w:r>
          <w:rPr>
            <w:lang w:val="en-CA"/>
          </w:rPr>
          <w:t>definingElement</w:t>
        </w:r>
        <w:proofErr w:type="gramEnd"/>
        <w:r>
          <w:rPr>
            <w:lang w:val="en-CA"/>
          </w:rPr>
          <w:t xml:space="preserve"> </w:t>
        </w:r>
      </w:ins>
    </w:p>
    <w:p w14:paraId="6456629C" w14:textId="77777777" w:rsidR="007E7F7B" w:rsidRDefault="007E7F7B" w:rsidP="003804FE">
      <w:pPr>
        <w:autoSpaceDE w:val="0"/>
        <w:autoSpaceDN w:val="0"/>
        <w:adjustRightInd w:val="0"/>
        <w:spacing w:after="0"/>
        <w:rPr>
          <w:ins w:id="2835" w:author="Eric Boisvert" w:date="2016-01-17T12:41:00Z"/>
          <w:color w:val="000000"/>
          <w:sz w:val="20"/>
          <w:szCs w:val="20"/>
          <w:lang w:val="en-CA"/>
        </w:rPr>
      </w:pPr>
    </w:p>
    <w:p w14:paraId="075F913E" w14:textId="33E8B99C" w:rsidR="007E7F7B" w:rsidRDefault="007E7F7B">
      <w:pPr>
        <w:rPr>
          <w:ins w:id="2836" w:author="Eric Boisvert" w:date="2016-01-17T12:42:00Z"/>
          <w:lang w:val="en-CA"/>
        </w:rPr>
        <w:pPrChange w:id="2837" w:author="Eric Boisvert" w:date="2016-01-17T12:42:00Z">
          <w:pPr>
            <w:autoSpaceDE w:val="0"/>
            <w:autoSpaceDN w:val="0"/>
            <w:adjustRightInd w:val="0"/>
            <w:spacing w:after="0"/>
          </w:pPr>
        </w:pPrChange>
      </w:pPr>
      <w:ins w:id="2838" w:author="Eric Boisvert" w:date="2016-01-17T12:41:00Z">
        <w:r>
          <w:rPr>
            <w:lang w:val="en-CA"/>
          </w:rPr>
          <w:t>The property definingElement (swe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ins>
    </w:p>
    <w:p w14:paraId="022559B6" w14:textId="77777777" w:rsidR="007E7F7B" w:rsidRDefault="007E7F7B" w:rsidP="003804FE">
      <w:pPr>
        <w:autoSpaceDE w:val="0"/>
        <w:autoSpaceDN w:val="0"/>
        <w:adjustRightInd w:val="0"/>
        <w:spacing w:after="0"/>
        <w:rPr>
          <w:ins w:id="2839" w:author="Eric Boisvert" w:date="2016-01-17T12:41:00Z"/>
          <w:color w:val="000000"/>
          <w:sz w:val="20"/>
          <w:szCs w:val="20"/>
          <w:lang w:val="en-CA"/>
        </w:rPr>
      </w:pPr>
    </w:p>
    <w:p w14:paraId="0051355F" w14:textId="1CC610A0" w:rsidR="007E7F7B" w:rsidRDefault="00DA196D" w:rsidP="009C163F">
      <w:pPr>
        <w:pStyle w:val="Heading5"/>
        <w:rPr>
          <w:ins w:id="2840" w:author="Eric Boisvert" w:date="2016-01-17T12:46:00Z"/>
          <w:lang w:val="en-CA"/>
        </w:rPr>
      </w:pPr>
      <w:proofErr w:type="gramStart"/>
      <w:ins w:id="2841" w:author="Eric Boisvert" w:date="2016-01-17T12:46:00Z">
        <w:r>
          <w:rPr>
            <w:lang w:val="en-CA"/>
          </w:rPr>
          <w:lastRenderedPageBreak/>
          <w:t>c</w:t>
        </w:r>
      </w:ins>
      <w:ins w:id="2842" w:author="Eric Boisvert" w:date="2016-01-17T12:45:00Z">
        <w:r w:rsidRPr="00DA196D">
          <w:rPr>
            <w:lang w:val="en-CA"/>
          </w:rPr>
          <w:t>ontinuity</w:t>
        </w:r>
      </w:ins>
      <w:proofErr w:type="gramEnd"/>
    </w:p>
    <w:p w14:paraId="75788F81" w14:textId="77777777" w:rsidR="00DA196D" w:rsidRPr="00DA196D" w:rsidRDefault="00DA196D" w:rsidP="009C163F">
      <w:pPr>
        <w:rPr>
          <w:ins w:id="2843" w:author="Eric Boisvert" w:date="2016-01-17T12:45:00Z"/>
          <w:lang w:val="en-CA"/>
        </w:rPr>
      </w:pPr>
    </w:p>
    <w:p w14:paraId="285B1039" w14:textId="6E0F2050" w:rsidR="00DA196D" w:rsidRDefault="00DA196D" w:rsidP="003804FE">
      <w:pPr>
        <w:autoSpaceDE w:val="0"/>
        <w:autoSpaceDN w:val="0"/>
        <w:adjustRightInd w:val="0"/>
        <w:spacing w:after="0"/>
        <w:rPr>
          <w:ins w:id="2844" w:author="Eric Boisvert" w:date="2016-01-17T12:45:00Z"/>
          <w:color w:val="000000"/>
          <w:sz w:val="20"/>
          <w:szCs w:val="20"/>
          <w:lang w:val="en-CA"/>
        </w:rPr>
      </w:pPr>
      <w:ins w:id="2845" w:author="Eric Boisvert" w:date="2016-01-17T12:45:00Z">
        <w:r>
          <w:rPr>
            <w:color w:val="000000"/>
            <w:sz w:val="20"/>
            <w:szCs w:val="20"/>
            <w:lang w:val="en-CA"/>
          </w:rPr>
          <w:t>The continuity properry (swe</w:t>
        </w:r>
        <w:proofErr w:type="gramStart"/>
        <w:r>
          <w:rPr>
            <w:color w:val="000000"/>
            <w:sz w:val="20"/>
            <w:szCs w:val="20"/>
            <w:lang w:val="en-CA"/>
          </w:rPr>
          <w:t>:Category</w:t>
        </w:r>
        <w:proofErr w:type="gramEnd"/>
        <w:r>
          <w:rPr>
            <w:color w:val="000000"/>
            <w:sz w:val="20"/>
            <w:szCs w:val="20"/>
            <w:lang w:val="en-CA"/>
          </w:rPr>
          <w:t xml:space="preserve">) shall report a term from a controlled vocabulary </w:t>
        </w:r>
        <w:r w:rsidRPr="00DA196D">
          <w:rPr>
            <w:color w:val="000000"/>
            <w:sz w:val="20"/>
            <w:szCs w:val="20"/>
            <w:lang w:val="en-CA"/>
          </w:rPr>
          <w:t>to distinguish continuous vs. disjunct cleavages</w:t>
        </w:r>
        <w:r>
          <w:rPr>
            <w:color w:val="000000"/>
            <w:sz w:val="20"/>
            <w:szCs w:val="20"/>
            <w:lang w:val="en-CA"/>
          </w:rPr>
          <w:t>.</w:t>
        </w:r>
      </w:ins>
    </w:p>
    <w:p w14:paraId="618CB52B" w14:textId="77777777" w:rsidR="00DA196D" w:rsidRDefault="00DA196D" w:rsidP="003804FE">
      <w:pPr>
        <w:autoSpaceDE w:val="0"/>
        <w:autoSpaceDN w:val="0"/>
        <w:adjustRightInd w:val="0"/>
        <w:spacing w:after="0"/>
        <w:rPr>
          <w:ins w:id="2846" w:author="Eric Boisvert" w:date="2016-01-17T12:46:00Z"/>
          <w:color w:val="000000"/>
          <w:sz w:val="20"/>
          <w:szCs w:val="20"/>
          <w:lang w:val="en-CA"/>
        </w:rPr>
      </w:pPr>
    </w:p>
    <w:p w14:paraId="2D264FB6" w14:textId="76C2E2CC" w:rsidR="00DA196D" w:rsidRDefault="00DA196D" w:rsidP="009C163F">
      <w:pPr>
        <w:pStyle w:val="Heading5"/>
        <w:rPr>
          <w:ins w:id="2847" w:author="Eric Boisvert" w:date="2016-01-17T12:46:00Z"/>
          <w:lang w:val="en-CA"/>
        </w:rPr>
      </w:pPr>
      <w:proofErr w:type="gramStart"/>
      <w:ins w:id="2848" w:author="Eric Boisvert" w:date="2016-01-17T12:47:00Z">
        <w:r>
          <w:rPr>
            <w:lang w:val="en-CA"/>
          </w:rPr>
          <w:t>i</w:t>
        </w:r>
      </w:ins>
      <w:ins w:id="2849" w:author="Eric Boisvert" w:date="2016-01-17T12:46:00Z">
        <w:r>
          <w:rPr>
            <w:lang w:val="en-CA"/>
          </w:rPr>
          <w:t>ntensity</w:t>
        </w:r>
        <w:proofErr w:type="gramEnd"/>
      </w:ins>
    </w:p>
    <w:p w14:paraId="31CCB8BC" w14:textId="77777777" w:rsidR="00DA196D" w:rsidRDefault="00DA196D" w:rsidP="003804FE">
      <w:pPr>
        <w:autoSpaceDE w:val="0"/>
        <w:autoSpaceDN w:val="0"/>
        <w:adjustRightInd w:val="0"/>
        <w:spacing w:after="0"/>
        <w:rPr>
          <w:ins w:id="2850" w:author="Eric Boisvert" w:date="2016-01-17T12:46:00Z"/>
          <w:color w:val="000000"/>
          <w:sz w:val="20"/>
          <w:szCs w:val="20"/>
          <w:lang w:val="en-CA"/>
        </w:rPr>
      </w:pPr>
    </w:p>
    <w:p w14:paraId="305EE0CC" w14:textId="14728A5A" w:rsidR="00DA196D" w:rsidRPr="00DA196D" w:rsidRDefault="00DA196D" w:rsidP="00DA196D">
      <w:pPr>
        <w:rPr>
          <w:ins w:id="2851" w:author="Eric Boisvert" w:date="2016-01-17T12:47:00Z"/>
          <w:lang w:val="en-CA"/>
        </w:rPr>
      </w:pPr>
      <w:ins w:id="2852" w:author="Eric Boisvert" w:date="2016-01-17T12:46:00Z">
        <w:r>
          <w:rPr>
            <w:lang w:val="en-CA"/>
          </w:rPr>
          <w:t>The continuity property (swe</w:t>
        </w:r>
        <w:proofErr w:type="gramStart"/>
        <w:r>
          <w:rPr>
            <w:lang w:val="en-CA"/>
          </w:rPr>
          <w:t>:Category</w:t>
        </w:r>
        <w:proofErr w:type="gramEnd"/>
        <w:r>
          <w:rPr>
            <w:lang w:val="en-CA"/>
          </w:rPr>
          <w:t xml:space="preserve">) shall contain a term from a controlled vocabulary to </w:t>
        </w:r>
      </w:ins>
      <w:ins w:id="2853" w:author="Eric Boisvert" w:date="2016-01-17T12:47:00Z">
        <w:r>
          <w:rPr>
            <w:lang w:val="en-CA"/>
          </w:rPr>
          <w:t>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ins>
    </w:p>
    <w:p w14:paraId="72A6A891" w14:textId="50897C56" w:rsidR="00DA196D" w:rsidRDefault="00DA196D" w:rsidP="009C163F">
      <w:pPr>
        <w:pStyle w:val="Heading5"/>
        <w:rPr>
          <w:ins w:id="2854" w:author="Eric Boisvert" w:date="2016-01-17T12:48:00Z"/>
          <w:lang w:val="en-CA"/>
        </w:rPr>
      </w:pPr>
      <w:proofErr w:type="gramStart"/>
      <w:ins w:id="2855" w:author="Eric Boisvert" w:date="2016-01-17T12:48:00Z">
        <w:r w:rsidRPr="00DA196D">
          <w:rPr>
            <w:lang w:val="en-CA"/>
          </w:rPr>
          <w:t>mineralElement</w:t>
        </w:r>
        <w:proofErr w:type="gramEnd"/>
      </w:ins>
    </w:p>
    <w:p w14:paraId="4573C1F7" w14:textId="77777777" w:rsidR="00DA196D" w:rsidRDefault="00DA196D" w:rsidP="003804FE">
      <w:pPr>
        <w:autoSpaceDE w:val="0"/>
        <w:autoSpaceDN w:val="0"/>
        <w:adjustRightInd w:val="0"/>
        <w:spacing w:after="0"/>
        <w:rPr>
          <w:ins w:id="2856" w:author="Eric Boisvert" w:date="2016-01-17T12:48:00Z"/>
          <w:color w:val="000000"/>
          <w:sz w:val="20"/>
          <w:szCs w:val="20"/>
          <w:lang w:val="en-CA"/>
        </w:rPr>
      </w:pPr>
    </w:p>
    <w:p w14:paraId="04E4E897" w14:textId="1932FFCA" w:rsidR="00DA196D" w:rsidRDefault="00DA196D" w:rsidP="009C163F">
      <w:pPr>
        <w:rPr>
          <w:ins w:id="2857" w:author="Eric Boisvert" w:date="2016-01-17T12:47:00Z"/>
          <w:lang w:val="en-CA"/>
        </w:rPr>
      </w:pPr>
      <w:ins w:id="2858" w:author="Eric Boisvert" w:date="2016-01-17T12:48:00Z">
        <w:r>
          <w:rPr>
            <w:lang w:val="en-CA"/>
          </w:rPr>
          <w:t>The mineralElement property shall be an association between FoliationDescription and a Mineral that defines that foliation.</w:t>
        </w:r>
      </w:ins>
    </w:p>
    <w:p w14:paraId="2D8390E4" w14:textId="580F1FA1" w:rsidR="00DA196D" w:rsidRDefault="00DA196D" w:rsidP="009C163F">
      <w:pPr>
        <w:pStyle w:val="Heading5"/>
        <w:rPr>
          <w:ins w:id="2859" w:author="Eric Boisvert" w:date="2016-01-17T12:49:00Z"/>
          <w:lang w:val="en-CA"/>
        </w:rPr>
      </w:pPr>
      <w:proofErr w:type="gramStart"/>
      <w:ins w:id="2860" w:author="Eric Boisvert" w:date="2016-01-17T12:52:00Z">
        <w:r>
          <w:rPr>
            <w:lang w:val="en-CA"/>
          </w:rPr>
          <w:t>o</w:t>
        </w:r>
      </w:ins>
      <w:ins w:id="2861" w:author="Eric Boisvert" w:date="2016-01-17T12:49:00Z">
        <w:r w:rsidRPr="00DA196D">
          <w:rPr>
            <w:lang w:val="en-CA"/>
          </w:rPr>
          <w:t>rientation</w:t>
        </w:r>
        <w:proofErr w:type="gramEnd"/>
      </w:ins>
    </w:p>
    <w:p w14:paraId="24ECEB6F" w14:textId="77777777" w:rsidR="00DA196D" w:rsidRDefault="00DA196D" w:rsidP="003804FE">
      <w:pPr>
        <w:autoSpaceDE w:val="0"/>
        <w:autoSpaceDN w:val="0"/>
        <w:adjustRightInd w:val="0"/>
        <w:spacing w:after="0"/>
        <w:rPr>
          <w:ins w:id="2862" w:author="Eric Boisvert" w:date="2016-01-17T12:45:00Z"/>
          <w:color w:val="000000"/>
          <w:sz w:val="20"/>
          <w:szCs w:val="20"/>
          <w:lang w:val="en-CA"/>
        </w:rPr>
      </w:pPr>
    </w:p>
    <w:p w14:paraId="39D7C545" w14:textId="17ED27BA" w:rsidR="00DA196D" w:rsidRDefault="00DA196D" w:rsidP="009C163F">
      <w:pPr>
        <w:rPr>
          <w:ins w:id="2863" w:author="Eric Boisvert" w:date="2016-01-17T12:52:00Z"/>
          <w:lang w:val="en-CA"/>
        </w:rPr>
      </w:pPr>
      <w:ins w:id="2864" w:author="Eric Boisvert" w:date="2016-01-17T12:49:00Z">
        <w:r>
          <w:rPr>
            <w:lang w:val="en-CA"/>
          </w:rPr>
          <w:t>The orientation</w:t>
        </w:r>
        <w:proofErr w:type="gramStart"/>
        <w:r>
          <w:rPr>
            <w:lang w:val="en-CA"/>
          </w:rPr>
          <w:t>:GSML</w:t>
        </w:r>
        <w:proofErr w:type="gramEnd"/>
        <w:r>
          <w:rPr>
            <w:lang w:val="en-CA"/>
          </w:rPr>
          <w:t xml:space="preserve">_PlanarOrientation shall contain an </w:t>
        </w:r>
      </w:ins>
      <w:ins w:id="2865" w:author="Eric Boisvert" w:date="2016-01-17T12:52:00Z">
        <w:r>
          <w:rPr>
            <w:lang w:val="en-CA"/>
          </w:rPr>
          <w:t>e</w:t>
        </w:r>
        <w:r w:rsidRPr="00DA196D">
          <w:rPr>
            <w:lang w:val="en-CA"/>
          </w:rPr>
          <w:t>stimate of the planar orientation of the foliation structure.</w:t>
        </w:r>
      </w:ins>
    </w:p>
    <w:p w14:paraId="51982F6D" w14:textId="47557E7B" w:rsidR="009C163F" w:rsidRDefault="009C163F" w:rsidP="009C163F">
      <w:pPr>
        <w:pStyle w:val="Heading5"/>
        <w:rPr>
          <w:ins w:id="2866" w:author="Eric Boisvert" w:date="2016-01-17T12:52:00Z"/>
          <w:lang w:val="en-CA"/>
        </w:rPr>
      </w:pPr>
      <w:proofErr w:type="gramStart"/>
      <w:ins w:id="2867" w:author="Eric Boisvert" w:date="2016-01-17T12:53:00Z">
        <w:r>
          <w:rPr>
            <w:lang w:val="en-CA"/>
          </w:rPr>
          <w:t>s</w:t>
        </w:r>
      </w:ins>
      <w:ins w:id="2868" w:author="Eric Boisvert" w:date="2016-01-17T12:52:00Z">
        <w:r w:rsidRPr="00D970E9">
          <w:rPr>
            <w:lang w:val="en-CA"/>
          </w:rPr>
          <w:t>pacing</w:t>
        </w:r>
        <w:proofErr w:type="gramEnd"/>
      </w:ins>
    </w:p>
    <w:p w14:paraId="35E1FD24" w14:textId="77777777" w:rsidR="009C163F" w:rsidRDefault="009C163F" w:rsidP="009C163F">
      <w:pPr>
        <w:rPr>
          <w:ins w:id="2869" w:author="Eric Boisvert" w:date="2016-01-17T12:53:00Z"/>
          <w:rFonts w:ascii="Calibri" w:hAnsi="Calibri"/>
          <w:b/>
          <w:bCs/>
          <w:color w:val="000000"/>
          <w:sz w:val="20"/>
          <w:szCs w:val="20"/>
          <w:lang w:val="en-CA"/>
        </w:rPr>
      </w:pPr>
    </w:p>
    <w:p w14:paraId="45BF15E9" w14:textId="35C1C98C" w:rsidR="009C163F" w:rsidRDefault="009C163F" w:rsidP="009C163F">
      <w:pPr>
        <w:rPr>
          <w:ins w:id="2870" w:author="Eric Boisvert" w:date="2016-01-17T12:53:00Z"/>
          <w:lang w:val="en-CA"/>
        </w:rPr>
      </w:pPr>
      <w:ins w:id="2871" w:author="Eric Boisvert" w:date="2016-01-17T12:52:00Z">
        <w:r>
          <w:rPr>
            <w:lang w:val="en-CA"/>
          </w:rPr>
          <w:t>The spacing property (</w:t>
        </w:r>
      </w:ins>
      <w:ins w:id="2872" w:author="Eric Boisvert" w:date="2016-01-24T13:32:00Z">
        <w:r w:rsidR="00253146">
          <w:rPr>
            <w:lang w:val="en-CA"/>
          </w:rPr>
          <w:t>SWE::Quantity</w:t>
        </w:r>
      </w:ins>
      <w:ins w:id="2873" w:author="Eric Boisvert" w:date="2016-01-17T12:52:00Z">
        <w:r>
          <w:rPr>
            <w:lang w:val="en-CA"/>
          </w:rPr>
          <w:t xml:space="preserve">Range) shall contain </w:t>
        </w:r>
        <w:proofErr w:type="gramStart"/>
        <w:r>
          <w:rPr>
            <w:lang w:val="en-CA"/>
          </w:rPr>
          <w:t xml:space="preserve">a  </w:t>
        </w:r>
      </w:ins>
      <w:ins w:id="2874" w:author="Eric Boisvert" w:date="2016-01-17T12:53:00Z">
        <w:r>
          <w:rPr>
            <w:lang w:val="en-CA"/>
          </w:rPr>
          <w:t>l</w:t>
        </w:r>
        <w:r w:rsidRPr="009C163F">
          <w:rPr>
            <w:lang w:val="en-CA"/>
          </w:rPr>
          <w:t>inear</w:t>
        </w:r>
        <w:proofErr w:type="gramEnd"/>
        <w:r w:rsidRPr="009C163F">
          <w:rPr>
            <w:lang w:val="en-CA"/>
          </w:rPr>
          <w:t xml:space="preserve">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ins>
    </w:p>
    <w:p w14:paraId="75BBE09F" w14:textId="4380053A" w:rsidR="00FE753A" w:rsidRDefault="00617E36" w:rsidP="00617E36">
      <w:pPr>
        <w:pStyle w:val="Heading4"/>
      </w:pPr>
      <w:bookmarkStart w:id="2875" w:name="BKM_19D968ED_E9E9_4696_A463_9B8A89B9A29C"/>
      <w:bookmarkStart w:id="2876" w:name="BKM_A9E84D60_87E8_4274_B497_38C594525434"/>
      <w:bookmarkStart w:id="2877" w:name="BKM_F7EC3986_4D93_479D_BDAB_FDA23552D58F"/>
      <w:bookmarkStart w:id="2878" w:name="BKM_3788366B_341E_49F9_A366_57B90FBEF589"/>
      <w:bookmarkStart w:id="2879" w:name="BKM_472C9381_9698_46F2_8E04_2E603A1474CC"/>
      <w:bookmarkStart w:id="2880" w:name="BKM_33E4A038_4438_4CEF_A4A6_6E8349B6FDCC"/>
      <w:bookmarkEnd w:id="2875"/>
      <w:bookmarkEnd w:id="2876"/>
      <w:bookmarkEnd w:id="2877"/>
      <w:bookmarkEnd w:id="2878"/>
      <w:bookmarkEnd w:id="2879"/>
      <w:bookmarkEnd w:id="2880"/>
      <w:r>
        <w:t>ShearDisplacementStructureDescription</w:t>
      </w:r>
    </w:p>
    <w:p w14:paraId="7ACDA1D5" w14:textId="77777777" w:rsidR="00617E36" w:rsidRDefault="00617E36" w:rsidP="00AB10FC"/>
    <w:p w14:paraId="0ACBB233" w14:textId="54A22594" w:rsidR="00617E36" w:rsidRDefault="009C163F" w:rsidP="00AB10FC">
      <w:ins w:id="2881" w:author="Eric Boisvert" w:date="2016-01-17T12:53:00Z">
        <w:r>
          <w:t xml:space="preserve">ShearDisplacementStructureDescription provides </w:t>
        </w:r>
      </w:ins>
      <w:ins w:id="2882" w:author="Eric Boisvert" w:date="2016-01-17T12:54:00Z">
        <w:r>
          <w:t>e</w:t>
        </w:r>
      </w:ins>
      <w:del w:id="2883" w:author="Eric Boisvert" w:date="2016-01-17T12:54:00Z">
        <w:r w:rsidR="00617E36" w:rsidRPr="00617E36" w:rsidDel="009C163F">
          <w:delText>E</w:delText>
        </w:r>
      </w:del>
      <w:r w:rsidR="00617E36" w:rsidRPr="00617E36">
        <w:t>xtended descriptive properties of a shear displacement structure (ie, fault or shear)</w:t>
      </w:r>
      <w:ins w:id="2884" w:author="Eric Boisvert" w:date="2016-01-17T13:01:00Z">
        <w:r>
          <w:t xml:space="preserve"> defined in </w:t>
        </w:r>
      </w:ins>
      <w:ins w:id="2885" w:author="Eric Boisvert" w:date="2016-01-17T13:02:00Z">
        <w:r>
          <w:fldChar w:fldCharType="begin"/>
        </w:r>
        <w:r>
          <w:instrText xml:space="preserve"> REF _Ref440799060 \n \h </w:instrText>
        </w:r>
      </w:ins>
      <w:r>
        <w:fldChar w:fldCharType="separate"/>
      </w:r>
      <w:ins w:id="2886" w:author="Eric Boisvert" w:date="2016-01-17T13:02:00Z">
        <w:r>
          <w:t>8.4.3.5</w:t>
        </w:r>
        <w:r>
          <w:fldChar w:fldCharType="end"/>
        </w:r>
        <w:r>
          <w:t xml:space="preserve"> by extending the abstract property block ShearDisplacementStructureAbstractDescription.</w:t>
        </w:r>
      </w:ins>
      <w:del w:id="2887" w:author="Eric Boisvert" w:date="2016-01-17T13:02:00Z">
        <w:r w:rsidR="00617E36" w:rsidRPr="00617E36" w:rsidDel="009C163F">
          <w:delText>.</w:delText>
        </w:r>
      </w:del>
    </w:p>
    <w:p w14:paraId="30DEBDCB" w14:textId="7CFC2286" w:rsidR="00617E36" w:rsidRDefault="0019576D" w:rsidP="00617E36">
      <w:pPr>
        <w:keepNext/>
      </w:pPr>
      <w:r>
        <w:rPr>
          <w:noProof/>
          <w:lang w:val="en-CA" w:eastAsia="en-CA"/>
        </w:rPr>
        <w:lastRenderedPageBreak/>
        <w:pict w14:anchorId="61B1CC6B">
          <v:shape id="Picture 452" o:spid="_x0000_i1090" type="#_x0000_t75" style="width:430.95pt;height:319.15pt;visibility:visible;mso-wrap-style:square">
            <v:imagedata r:id="rId80" o:title=""/>
          </v:shape>
        </w:pict>
      </w:r>
      <w:r w:rsidR="001B4102">
        <w:rPr>
          <w:rStyle w:val="CommentReference"/>
        </w:rPr>
        <w:commentReference w:id="2888"/>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2889" w:author="Eric Boisvert" w:date="2016-01-19T19:09:00Z">
        <w:r w:rsidR="00302FB5">
          <w:rPr>
            <w:noProof/>
          </w:rPr>
          <w:t>66</w:t>
        </w:r>
      </w:ins>
      <w:del w:id="2890" w:author="Eric Boisvert" w:date="2015-10-30T04:23:00Z">
        <w:r w:rsidR="00090DCF" w:rsidDel="007D2867">
          <w:rPr>
            <w:noProof/>
          </w:rPr>
          <w:delText>50</w:delText>
        </w:r>
      </w:del>
      <w:r w:rsidR="00673E83">
        <w:rPr>
          <w:noProof/>
        </w:rPr>
        <w:fldChar w:fldCharType="end"/>
      </w:r>
      <w:r>
        <w:t>: ShearDisplacementStructureDescription</w:t>
      </w:r>
    </w:p>
    <w:p w14:paraId="4C496C34" w14:textId="4AAC8A86" w:rsidR="00617E36" w:rsidRDefault="001B4102">
      <w:pPr>
        <w:pStyle w:val="Heading5"/>
        <w:rPr>
          <w:ins w:id="2891" w:author="Eric Boisvert" w:date="2016-01-17T13:04:00Z"/>
          <w:lang w:val="en-CA"/>
        </w:rPr>
        <w:pPrChange w:id="2892" w:author="Eric Boisvert" w:date="2016-01-17T13:05:00Z">
          <w:pPr>
            <w:autoSpaceDE w:val="0"/>
            <w:autoSpaceDN w:val="0"/>
            <w:adjustRightInd w:val="0"/>
            <w:spacing w:after="0"/>
          </w:pPr>
        </w:pPrChange>
      </w:pPr>
      <w:bookmarkStart w:id="2893" w:name="BKM_E32F3F79_7117_4294_86FD_A68126B03F62"/>
      <w:bookmarkEnd w:id="2893"/>
      <w:proofErr w:type="gramStart"/>
      <w:ins w:id="2894" w:author="Eric Boisvert" w:date="2016-01-17T13:04:00Z">
        <w:r w:rsidRPr="001B4102">
          <w:rPr>
            <w:lang w:val="en-CA"/>
          </w:rPr>
          <w:t>deformationStyle</w:t>
        </w:r>
        <w:proofErr w:type="gramEnd"/>
      </w:ins>
    </w:p>
    <w:p w14:paraId="584B105E" w14:textId="77777777" w:rsidR="001B4102" w:rsidRDefault="001B4102" w:rsidP="00617E36">
      <w:pPr>
        <w:autoSpaceDE w:val="0"/>
        <w:autoSpaceDN w:val="0"/>
        <w:adjustRightInd w:val="0"/>
        <w:spacing w:after="0"/>
        <w:rPr>
          <w:ins w:id="2895" w:author="Eric Boisvert" w:date="2016-01-17T13:04:00Z"/>
          <w:color w:val="000000"/>
          <w:sz w:val="20"/>
          <w:szCs w:val="20"/>
          <w:lang w:val="en-CA"/>
        </w:rPr>
      </w:pPr>
    </w:p>
    <w:p w14:paraId="52BFD03F" w14:textId="51343A65" w:rsidR="001B4102" w:rsidRDefault="001B4102">
      <w:pPr>
        <w:rPr>
          <w:ins w:id="2896" w:author="Eric Boisvert" w:date="2016-01-17T13:05:00Z"/>
          <w:lang w:val="en-CA"/>
        </w:rPr>
        <w:pPrChange w:id="2897" w:author="Eric Boisvert" w:date="2016-01-17T13:05:00Z">
          <w:pPr>
            <w:autoSpaceDE w:val="0"/>
            <w:autoSpaceDN w:val="0"/>
            <w:adjustRightInd w:val="0"/>
            <w:spacing w:after="0"/>
          </w:pPr>
        </w:pPrChange>
      </w:pPr>
      <w:ins w:id="2898" w:author="Eric Boisvert" w:date="2016-01-17T13:04:00Z">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ins>
      <w:ins w:id="2899" w:author="Eric Boisvert" w:date="2016-01-17T13:05:00Z">
        <w:r w:rsidRPr="001B4102">
          <w:rPr>
            <w:lang w:val="en-CA"/>
          </w:rPr>
          <w:t xml:space="preserve"> vocabulary of terms to describe the style of deformation, ie brittle (fault, breccia), ductile (shear), brittle-ductile, unknown.</w:t>
        </w:r>
      </w:ins>
    </w:p>
    <w:p w14:paraId="5BB1248F" w14:textId="66C5906C" w:rsidR="001B4102" w:rsidRDefault="001B4102">
      <w:pPr>
        <w:pStyle w:val="Heading5"/>
        <w:rPr>
          <w:ins w:id="2900" w:author="Eric Boisvert" w:date="2016-01-17T13:06:00Z"/>
          <w:lang w:val="en-CA"/>
        </w:rPr>
        <w:pPrChange w:id="2901" w:author="Eric Boisvert" w:date="2016-01-17T13:06:00Z">
          <w:pPr>
            <w:autoSpaceDE w:val="0"/>
            <w:autoSpaceDN w:val="0"/>
            <w:adjustRightInd w:val="0"/>
            <w:spacing w:after="0"/>
          </w:pPr>
        </w:pPrChange>
      </w:pPr>
      <w:proofErr w:type="gramStart"/>
      <w:ins w:id="2902" w:author="Eric Boisvert" w:date="2016-01-17T13:05:00Z">
        <w:r w:rsidRPr="001B4102">
          <w:rPr>
            <w:lang w:val="en-CA"/>
          </w:rPr>
          <w:t>planeOrientation</w:t>
        </w:r>
      </w:ins>
      <w:proofErr w:type="gramEnd"/>
    </w:p>
    <w:p w14:paraId="0D130A1B" w14:textId="77777777" w:rsidR="001B4102" w:rsidRPr="001B4102" w:rsidRDefault="001B4102">
      <w:pPr>
        <w:rPr>
          <w:ins w:id="2903" w:author="Eric Boisvert" w:date="2016-01-17T13:05:00Z"/>
          <w:lang w:val="en-CA"/>
        </w:rPr>
        <w:pPrChange w:id="2904" w:author="Eric Boisvert" w:date="2016-01-17T13:06:00Z">
          <w:pPr>
            <w:autoSpaceDE w:val="0"/>
            <w:autoSpaceDN w:val="0"/>
            <w:adjustRightInd w:val="0"/>
            <w:spacing w:after="0"/>
          </w:pPr>
        </w:pPrChange>
      </w:pPr>
    </w:p>
    <w:p w14:paraId="44426849" w14:textId="7DA3B992" w:rsidR="001B4102" w:rsidRDefault="001B4102">
      <w:pPr>
        <w:rPr>
          <w:ins w:id="2905" w:author="Eric Boisvert" w:date="2016-01-17T13:06:00Z"/>
          <w:lang w:val="en-CA"/>
        </w:rPr>
        <w:pPrChange w:id="2906" w:author="Eric Boisvert" w:date="2016-01-17T13:05:00Z">
          <w:pPr>
            <w:autoSpaceDE w:val="0"/>
            <w:autoSpaceDN w:val="0"/>
            <w:adjustRightInd w:val="0"/>
            <w:spacing w:after="0"/>
          </w:pPr>
        </w:pPrChange>
      </w:pPr>
      <w:ins w:id="2907" w:author="Eric Boisvert" w:date="2016-01-17T13:05:00Z">
        <w:r>
          <w:rPr>
            <w:lang w:val="en-CA"/>
          </w:rPr>
          <w:t>The property planeOrientation</w:t>
        </w:r>
        <w:proofErr w:type="gramStart"/>
        <w:r>
          <w:rPr>
            <w:lang w:val="en-CA"/>
          </w:rPr>
          <w:t>:GSML</w:t>
        </w:r>
        <w:proofErr w:type="gramEnd"/>
        <w:r>
          <w:rPr>
            <w:lang w:val="en-CA"/>
          </w:rPr>
          <w:t xml:space="preserve">_PlanarOrientation shall contain a description </w:t>
        </w:r>
      </w:ins>
      <w:ins w:id="2908" w:author="Eric Boisvert" w:date="2016-01-17T13:06:00Z">
        <w:r w:rsidRPr="001B4102">
          <w:rPr>
            <w:lang w:val="en-CA"/>
          </w:rPr>
          <w:t xml:space="preserve">capturing the orientation of the </w:t>
        </w:r>
        <w:r>
          <w:rPr>
            <w:lang w:val="en-CA"/>
          </w:rPr>
          <w:t>structure’s plane.</w:t>
        </w:r>
      </w:ins>
    </w:p>
    <w:p w14:paraId="2E776F39" w14:textId="03206FBF" w:rsidR="001B4102" w:rsidRDefault="001B4102">
      <w:pPr>
        <w:pStyle w:val="Heading5"/>
        <w:rPr>
          <w:ins w:id="2909" w:author="Eric Boisvert" w:date="2016-01-17T13:08:00Z"/>
          <w:lang w:val="en-CA"/>
        </w:rPr>
        <w:pPrChange w:id="2910" w:author="Eric Boisvert" w:date="2016-01-17T13:08:00Z">
          <w:pPr>
            <w:autoSpaceDE w:val="0"/>
            <w:autoSpaceDN w:val="0"/>
            <w:adjustRightInd w:val="0"/>
            <w:spacing w:after="0"/>
          </w:pPr>
        </w:pPrChange>
      </w:pPr>
      <w:proofErr w:type="gramStart"/>
      <w:ins w:id="2911" w:author="Eric Boisvert" w:date="2016-01-17T13:06:00Z">
        <w:r w:rsidRPr="00D970E9">
          <w:rPr>
            <w:lang w:val="en-CA"/>
          </w:rPr>
          <w:t>stPhysicalProperty</w:t>
        </w:r>
      </w:ins>
      <w:proofErr w:type="gramEnd"/>
    </w:p>
    <w:p w14:paraId="6316CB63" w14:textId="77777777" w:rsidR="001B4102" w:rsidRPr="001B4102" w:rsidRDefault="001B4102">
      <w:pPr>
        <w:rPr>
          <w:ins w:id="2912" w:author="Eric Boisvert" w:date="2016-01-17T13:06:00Z"/>
          <w:lang w:val="en-CA"/>
          <w:rPrChange w:id="2913" w:author="Eric Boisvert" w:date="2016-01-17T13:08:00Z">
            <w:rPr>
              <w:ins w:id="2914" w:author="Eric Boisvert" w:date="2016-01-17T13:06:00Z"/>
              <w:b/>
              <w:bCs/>
              <w:lang w:val="en-CA"/>
            </w:rPr>
          </w:rPrChange>
        </w:rPr>
        <w:pPrChange w:id="2915" w:author="Eric Boisvert" w:date="2016-01-17T13:08:00Z">
          <w:pPr>
            <w:autoSpaceDE w:val="0"/>
            <w:autoSpaceDN w:val="0"/>
            <w:adjustRightInd w:val="0"/>
            <w:spacing w:after="0"/>
          </w:pPr>
        </w:pPrChange>
      </w:pPr>
    </w:p>
    <w:p w14:paraId="0E6B94EF" w14:textId="58878C1B" w:rsidR="001B4102" w:rsidRDefault="001B4102">
      <w:pPr>
        <w:rPr>
          <w:ins w:id="2916" w:author="Eric Boisvert" w:date="2016-01-17T13:09:00Z"/>
          <w:lang w:val="en-CA"/>
        </w:rPr>
        <w:pPrChange w:id="2917" w:author="Eric Boisvert" w:date="2016-01-17T13:08:00Z">
          <w:pPr>
            <w:autoSpaceDE w:val="0"/>
            <w:autoSpaceDN w:val="0"/>
            <w:adjustRightInd w:val="0"/>
            <w:spacing w:after="0"/>
          </w:pPr>
        </w:pPrChange>
      </w:pPr>
      <w:ins w:id="2918" w:author="Eric Boisvert" w:date="2016-01-17T13:06:00Z">
        <w:r>
          <w:rPr>
            <w:lang w:val="en-CA"/>
          </w:rPr>
          <w:t>The property stPhysicalProperty</w:t>
        </w:r>
      </w:ins>
      <w:proofErr w:type="gramStart"/>
      <w:ins w:id="2919" w:author="Eric Boisvert" w:date="2016-01-17T13:07:00Z">
        <w:r>
          <w:rPr>
            <w:lang w:val="en-CA"/>
          </w:rPr>
          <w:t>:PhysicalDescription</w:t>
        </w:r>
        <w:proofErr w:type="gramEnd"/>
        <w:r>
          <w:rPr>
            <w:lang w:val="en-CA"/>
          </w:rPr>
          <w:t xml:space="preserve"> shall contain value of generic physical properties not addressed in this specification.</w:t>
        </w:r>
      </w:ins>
    </w:p>
    <w:p w14:paraId="16C26230" w14:textId="4787F2BB" w:rsidR="00CB339F" w:rsidRDefault="00CB339F" w:rsidP="00CB339F">
      <w:pPr>
        <w:pStyle w:val="Heading3"/>
      </w:pPr>
      <w:bookmarkStart w:id="2920" w:name="BKM_76F0AF36_F011_4216_B99A_7C75820C7A2C"/>
      <w:bookmarkStart w:id="2921" w:name="BKM_B13360B8_167E_4DA8_A7B7_EA7DCABE7993"/>
      <w:bookmarkStart w:id="2922" w:name="_Toc439943475"/>
      <w:bookmarkEnd w:id="2920"/>
      <w:bookmarkEnd w:id="2921"/>
      <w:r>
        <w:t>Geologic Unit Details</w:t>
      </w:r>
      <w:bookmarkEnd w:id="2922"/>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ins w:id="2923" w:author="Eric Boisvert" w:date="2016-01-17T13:40:00Z">
        <w:r w:rsidR="00297011">
          <w:t xml:space="preserve"> (</w:t>
        </w:r>
      </w:ins>
      <w:ins w:id="2924" w:author="Eric Boisvert" w:date="2016-01-17T13:41:00Z">
        <w:r w:rsidR="00297011">
          <w:fldChar w:fldCharType="begin"/>
        </w:r>
        <w:r w:rsidR="00297011">
          <w:instrText xml:space="preserve"> REF _Ref440800006 \n \h </w:instrText>
        </w:r>
      </w:ins>
      <w:r w:rsidR="00297011">
        <w:fldChar w:fldCharType="separate"/>
      </w:r>
      <w:ins w:id="2925" w:author="Eric Boisvert" w:date="2016-01-17T13:41:00Z">
        <w:r w:rsidR="00297011">
          <w:t>8.4.1.3</w:t>
        </w:r>
        <w:r w:rsidR="00297011">
          <w:fldChar w:fldCharType="end"/>
        </w:r>
      </w:ins>
      <w:ins w:id="2926" w:author="Eric Boisvert" w:date="2016-01-17T13:40:00Z">
        <w:r w:rsidR="00297011">
          <w:t>)</w:t>
        </w:r>
      </w:ins>
      <w:r w:rsidRPr="00CB339F">
        <w:t>.</w:t>
      </w:r>
    </w:p>
    <w:p w14:paraId="47A20F63" w14:textId="16F8E84A" w:rsidR="00CB339F" w:rsidRDefault="0019576D" w:rsidP="00CB339F">
      <w:pPr>
        <w:keepNext/>
      </w:pPr>
      <w:r>
        <w:rPr>
          <w:noProof/>
          <w:lang w:val="en-CA" w:eastAsia="en-CA"/>
        </w:rPr>
        <w:pict w14:anchorId="30A076C3">
          <v:shape id="Picture 453" o:spid="_x0000_i1091" type="#_x0000_t75" style="width:253.05pt;height:554.5pt;visibility:visible;mso-wrap-style:square">
            <v:imagedata r:id="rId81"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2927" w:author="Eric Boisvert" w:date="2016-01-19T19:09:00Z">
        <w:r w:rsidR="00302FB5">
          <w:rPr>
            <w:noProof/>
          </w:rPr>
          <w:t>67</w:t>
        </w:r>
      </w:ins>
      <w:del w:id="2928"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577B43A4" w:rsidR="00CB339F" w:rsidRDefault="00297011" w:rsidP="00AB10FC">
      <w:ins w:id="2929" w:author="Eric Boisvert" w:date="2016-01-17T13:42:00Z">
        <w:r>
          <w:t>GeologicUnitDescription provides e</w:t>
        </w:r>
      </w:ins>
      <w:del w:id="2930" w:author="Eric Boisvert" w:date="2016-01-17T13:42:00Z">
        <w:r w:rsidR="00CB339F" w:rsidRPr="00CB339F" w:rsidDel="00297011">
          <w:delText>E</w:delText>
        </w:r>
      </w:del>
      <w:r w:rsidR="00CB339F" w:rsidRPr="00CB339F">
        <w:t>xtended description of the characteristics of a geologic unit</w:t>
      </w:r>
      <w:ins w:id="2931" w:author="Eric Boisvert" w:date="2016-01-17T13:43:00Z">
        <w:r>
          <w:t xml:space="preserve"> (</w:t>
        </w:r>
        <w:r>
          <w:fldChar w:fldCharType="begin"/>
        </w:r>
        <w:r>
          <w:instrText xml:space="preserve"> REF _Ref440800006 \n \h </w:instrText>
        </w:r>
      </w:ins>
      <w:ins w:id="2932" w:author="Eric Boisvert" w:date="2016-01-17T13:43:00Z">
        <w:r>
          <w:fldChar w:fldCharType="separate"/>
        </w:r>
        <w:r>
          <w:t>8.4.1.3</w:t>
        </w:r>
        <w:r>
          <w:fldChar w:fldCharType="end"/>
        </w:r>
        <w:r>
          <w:t>)</w:t>
        </w:r>
        <w:r w:rsidRPr="00CB339F">
          <w:t>.</w:t>
        </w:r>
      </w:ins>
      <w:del w:id="2933" w:author="Eric Boisvert" w:date="2016-01-17T13:43:00Z">
        <w:r w:rsidR="00CB339F" w:rsidRPr="00CB339F" w:rsidDel="00297011">
          <w:delText>.</w:delText>
        </w:r>
      </w:del>
    </w:p>
    <w:p w14:paraId="5E871F43" w14:textId="7D7B38ED" w:rsidR="00CB339F" w:rsidRDefault="00297011">
      <w:pPr>
        <w:pStyle w:val="Heading5"/>
        <w:rPr>
          <w:ins w:id="2934" w:author="Eric Boisvert" w:date="2016-01-17T13:43:00Z"/>
          <w:lang w:val="en-CA"/>
        </w:rPr>
        <w:pPrChange w:id="2935" w:author="Eric Boisvert" w:date="2016-01-17T13:45:00Z">
          <w:pPr>
            <w:autoSpaceDE w:val="0"/>
            <w:autoSpaceDN w:val="0"/>
            <w:adjustRightInd w:val="0"/>
            <w:spacing w:after="0"/>
          </w:pPr>
        </w:pPrChange>
      </w:pPr>
      <w:bookmarkStart w:id="2936" w:name="BKM_E8CC2926_B007_4DFB_997F_F78EC469DF9A"/>
      <w:bookmarkEnd w:id="2936"/>
      <w:proofErr w:type="gramStart"/>
      <w:ins w:id="2937" w:author="Eric Boisvert" w:date="2016-01-17T13:43:00Z">
        <w:r w:rsidRPr="00297011">
          <w:rPr>
            <w:lang w:val="en-CA"/>
          </w:rPr>
          <w:t>bodyMorphology</w:t>
        </w:r>
        <w:proofErr w:type="gramEnd"/>
      </w:ins>
    </w:p>
    <w:p w14:paraId="7B43DA20" w14:textId="77777777" w:rsidR="00297011" w:rsidRDefault="00297011">
      <w:pPr>
        <w:rPr>
          <w:ins w:id="2938" w:author="Eric Boisvert" w:date="2016-01-17T13:43:00Z"/>
          <w:lang w:val="en-CA"/>
        </w:rPr>
        <w:pPrChange w:id="2939" w:author="Eric Boisvert" w:date="2016-01-17T13:45:00Z">
          <w:pPr>
            <w:autoSpaceDE w:val="0"/>
            <w:autoSpaceDN w:val="0"/>
            <w:adjustRightInd w:val="0"/>
            <w:spacing w:after="0"/>
          </w:pPr>
        </w:pPrChange>
      </w:pPr>
    </w:p>
    <w:p w14:paraId="7513F6EE" w14:textId="626415FF" w:rsidR="00297011" w:rsidRDefault="00297011">
      <w:pPr>
        <w:rPr>
          <w:ins w:id="2940" w:author="Eric Boisvert" w:date="2016-01-17T13:43:00Z"/>
          <w:lang w:val="en-CA"/>
        </w:rPr>
        <w:pPrChange w:id="2941" w:author="Eric Boisvert" w:date="2016-01-17T13:45:00Z">
          <w:pPr>
            <w:autoSpaceDE w:val="0"/>
            <w:autoSpaceDN w:val="0"/>
            <w:adjustRightInd w:val="0"/>
            <w:spacing w:after="0"/>
          </w:pPr>
        </w:pPrChange>
      </w:pPr>
      <w:ins w:id="2942" w:author="Eric Boisvert" w:date="2016-01-17T13:43:00Z">
        <w:r>
          <w:rPr>
            <w:lang w:val="en-CA"/>
          </w:rPr>
          <w:t xml:space="preserve">The </w:t>
        </w:r>
        <w:r w:rsidRPr="00297011">
          <w:rPr>
            <w:lang w:val="en-CA"/>
          </w:rPr>
          <w:t>bodyMorphology</w:t>
        </w:r>
        <w:r>
          <w:rPr>
            <w:lang w:val="en-CA"/>
          </w:rPr>
          <w:t xml:space="preserve"> property (swe</w:t>
        </w:r>
        <w:proofErr w:type="gramStart"/>
        <w:r>
          <w:rPr>
            <w:lang w:val="en-CA"/>
          </w:rPr>
          <w:t>:Category</w:t>
        </w:r>
        <w:proofErr w:type="gramEnd"/>
        <w:r>
          <w:rPr>
            <w:lang w:val="en-CA"/>
          </w:rPr>
          <w:t xml:space="preserve">) shall provide a term from a controlled vocabulary describing the </w:t>
        </w:r>
      </w:ins>
      <w:ins w:id="2943" w:author="Eric Boisvert" w:date="2016-01-17T13:44:00Z">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2944"/>
        <w:r w:rsidRPr="00297011">
          <w:rPr>
            <w:lang w:val="en-CA"/>
          </w:rPr>
          <w:t xml:space="preserve">is independent </w:t>
        </w:r>
        <w:commentRangeEnd w:id="2944"/>
        <w:r>
          <w:rPr>
            <w:rStyle w:val="CommentReference"/>
          </w:rPr>
          <w:commentReference w:id="2944"/>
        </w:r>
        <w:r w:rsidRPr="00297011">
          <w:rPr>
            <w:lang w:val="en-CA"/>
          </w:rPr>
          <w:t>of the substance (EarthMaterial) that composes the GeologicUnit or process that formed it.</w:t>
        </w:r>
      </w:ins>
    </w:p>
    <w:p w14:paraId="2EDED14E" w14:textId="71AB1E34" w:rsidR="00297011" w:rsidRDefault="00297011">
      <w:pPr>
        <w:pStyle w:val="Heading5"/>
        <w:rPr>
          <w:ins w:id="2945" w:author="Eric Boisvert" w:date="2016-01-17T13:45:00Z"/>
          <w:lang w:val="en-CA"/>
        </w:rPr>
        <w:pPrChange w:id="2946" w:author="Eric Boisvert" w:date="2016-01-17T13:46:00Z">
          <w:pPr>
            <w:autoSpaceDE w:val="0"/>
            <w:autoSpaceDN w:val="0"/>
            <w:adjustRightInd w:val="0"/>
            <w:spacing w:after="0"/>
          </w:pPr>
        </w:pPrChange>
      </w:pPr>
      <w:proofErr w:type="gramStart"/>
      <w:ins w:id="2947" w:author="Eric Boisvert" w:date="2016-01-17T13:45:00Z">
        <w:r w:rsidRPr="00D970E9">
          <w:rPr>
            <w:lang w:val="en-CA"/>
          </w:rPr>
          <w:t>unitComposition</w:t>
        </w:r>
        <w:proofErr w:type="gramEnd"/>
      </w:ins>
    </w:p>
    <w:p w14:paraId="4CB2A0FC" w14:textId="77777777" w:rsidR="00297011" w:rsidRDefault="00297011" w:rsidP="00CB339F">
      <w:pPr>
        <w:autoSpaceDE w:val="0"/>
        <w:autoSpaceDN w:val="0"/>
        <w:adjustRightInd w:val="0"/>
        <w:spacing w:after="0"/>
        <w:rPr>
          <w:ins w:id="2948" w:author="Eric Boisvert" w:date="2016-01-17T13:45:00Z"/>
          <w:rFonts w:ascii="Calibri" w:hAnsi="Calibri"/>
          <w:b/>
          <w:bCs/>
          <w:color w:val="000000"/>
          <w:sz w:val="20"/>
          <w:szCs w:val="20"/>
          <w:lang w:val="en-CA"/>
        </w:rPr>
      </w:pPr>
    </w:p>
    <w:p w14:paraId="7BD6B331" w14:textId="310BE6E5" w:rsidR="00297011" w:rsidRDefault="00297011">
      <w:pPr>
        <w:rPr>
          <w:ins w:id="2949" w:author="Eric Boisvert" w:date="2016-01-17T13:46:00Z"/>
          <w:lang w:val="en-CA"/>
        </w:rPr>
        <w:pPrChange w:id="2950" w:author="Eric Boisvert" w:date="2016-01-17T13:46:00Z">
          <w:pPr>
            <w:autoSpaceDE w:val="0"/>
            <w:autoSpaceDN w:val="0"/>
            <w:adjustRightInd w:val="0"/>
            <w:spacing w:after="0"/>
          </w:pPr>
        </w:pPrChange>
      </w:pPr>
      <w:ins w:id="2951" w:author="Eric Boisvert" w:date="2016-01-17T13:45:00Z">
        <w:r>
          <w:rPr>
            <w:lang w:val="en-CA"/>
          </w:rPr>
          <w:t>The unitComposition property (swe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w:t>
        </w:r>
      </w:ins>
      <w:ins w:id="2952" w:author="Eric Boisvert" w:date="2016-01-17T13:46:00Z">
        <w:r>
          <w:rPr>
            <w:lang w:val="en-CA"/>
          </w:rPr>
          <w:t>.  It is</w:t>
        </w:r>
      </w:ins>
      <w:ins w:id="2953" w:author="Eric Boisvert" w:date="2016-01-17T13:45:00Z">
        <w:r w:rsidRPr="00297011">
          <w:rPr>
            <w:lang w:val="en-CA"/>
          </w:rPr>
          <w:t xml:space="preserve"> not applicable at the rock-material/specimen level. Examples</w:t>
        </w:r>
      </w:ins>
      <w:ins w:id="2954" w:author="Eric Boisvert" w:date="2016-01-17T13:46:00Z">
        <w:r>
          <w:rPr>
            <w:lang w:val="en-CA"/>
          </w:rPr>
          <w:t xml:space="preserve"> are</w:t>
        </w:r>
      </w:ins>
      <w:ins w:id="2955" w:author="Eric Boisvert" w:date="2016-01-17T13:45:00Z">
        <w:r w:rsidRPr="00297011">
          <w:rPr>
            <w:lang w:val="en-CA"/>
          </w:rPr>
          <w:t>: alkalic, subaluminous, peraluminous, I-Type, carbonate, phosphate.</w:t>
        </w:r>
      </w:ins>
    </w:p>
    <w:p w14:paraId="19CBDC70" w14:textId="7D449657" w:rsidR="00297011" w:rsidRDefault="00297011">
      <w:pPr>
        <w:pStyle w:val="Heading5"/>
        <w:rPr>
          <w:ins w:id="2956" w:author="Eric Boisvert" w:date="2016-01-17T13:47:00Z"/>
          <w:lang w:val="en-CA"/>
        </w:rPr>
        <w:pPrChange w:id="2957" w:author="Eric Boisvert" w:date="2016-01-17T13:47:00Z">
          <w:pPr>
            <w:autoSpaceDE w:val="0"/>
            <w:autoSpaceDN w:val="0"/>
            <w:adjustRightInd w:val="0"/>
            <w:spacing w:after="0"/>
          </w:pPr>
        </w:pPrChange>
      </w:pPr>
      <w:proofErr w:type="gramStart"/>
      <w:ins w:id="2958" w:author="Eric Boisvert" w:date="2016-01-17T13:46:00Z">
        <w:r w:rsidRPr="00297011">
          <w:rPr>
            <w:lang w:val="en-CA"/>
          </w:rPr>
          <w:t>outcropCharacter</w:t>
        </w:r>
      </w:ins>
      <w:proofErr w:type="gramEnd"/>
    </w:p>
    <w:p w14:paraId="183964F0" w14:textId="77777777" w:rsidR="00297011" w:rsidRPr="00297011" w:rsidRDefault="00297011">
      <w:pPr>
        <w:rPr>
          <w:ins w:id="2959" w:author="Eric Boisvert" w:date="2016-01-17T13:46:00Z"/>
          <w:lang w:val="en-CA"/>
        </w:rPr>
        <w:pPrChange w:id="2960" w:author="Eric Boisvert" w:date="2016-01-17T13:47:00Z">
          <w:pPr>
            <w:autoSpaceDE w:val="0"/>
            <w:autoSpaceDN w:val="0"/>
            <w:adjustRightInd w:val="0"/>
            <w:spacing w:after="0"/>
          </w:pPr>
        </w:pPrChange>
      </w:pPr>
    </w:p>
    <w:p w14:paraId="40C3828C" w14:textId="0C3995ED" w:rsidR="00297011" w:rsidRDefault="00297011">
      <w:pPr>
        <w:rPr>
          <w:ins w:id="2961" w:author="Eric Boisvert" w:date="2016-01-17T13:47:00Z"/>
          <w:lang w:val="en-CA"/>
        </w:rPr>
        <w:pPrChange w:id="2962" w:author="Eric Boisvert" w:date="2016-01-17T13:47:00Z">
          <w:pPr>
            <w:autoSpaceDE w:val="0"/>
            <w:autoSpaceDN w:val="0"/>
            <w:adjustRightInd w:val="0"/>
            <w:spacing w:after="0"/>
          </w:pPr>
        </w:pPrChange>
      </w:pPr>
      <w:ins w:id="2963" w:author="Eric Boisvert" w:date="2016-01-17T13:46:00Z">
        <w:r>
          <w:rPr>
            <w:lang w:val="en-CA"/>
          </w:rPr>
          <w:t>The property outcro</w:t>
        </w:r>
      </w:ins>
      <w:ins w:id="2964" w:author="Eric Boisvert" w:date="2016-01-17T13:47:00Z">
        <w:r>
          <w:rPr>
            <w:lang w:val="en-CA"/>
          </w:rPr>
          <w:t>pCharacter (swe</w:t>
        </w:r>
        <w:proofErr w:type="gramStart"/>
        <w:r>
          <w:rPr>
            <w:lang w:val="en-CA"/>
          </w:rPr>
          <w:t>:Category</w:t>
        </w:r>
        <w:proofErr w:type="gramEnd"/>
        <w:r>
          <w:rPr>
            <w:lang w:val="en-CA"/>
          </w:rPr>
          <w:t>) shall provide a term that d</w:t>
        </w:r>
      </w:ins>
      <w:ins w:id="2965" w:author="Eric Boisvert" w:date="2016-01-17T13:46:00Z">
        <w:r w:rsidRPr="00297011">
          <w:rPr>
            <w:lang w:val="en-CA"/>
          </w:rPr>
          <w:t>escribes the nature of outcrops formed by a geologic unit. Examples</w:t>
        </w:r>
      </w:ins>
      <w:ins w:id="2966" w:author="Eric Boisvert" w:date="2016-01-17T13:47:00Z">
        <w:r>
          <w:rPr>
            <w:lang w:val="en-CA"/>
          </w:rPr>
          <w:t xml:space="preserve"> are</w:t>
        </w:r>
      </w:ins>
      <w:ins w:id="2967" w:author="Eric Boisvert" w:date="2016-01-17T13:46:00Z">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ins>
      <w:ins w:id="2968" w:author="Eric Boisvert" w:date="2016-01-17T13:47:00Z">
        <w:r>
          <w:rPr>
            <w:lang w:val="en-CA"/>
          </w:rPr>
          <w:t>.</w:t>
        </w:r>
      </w:ins>
    </w:p>
    <w:p w14:paraId="2F914FD3" w14:textId="77777777" w:rsidR="00297011" w:rsidRDefault="00297011">
      <w:pPr>
        <w:pStyle w:val="Heading5"/>
        <w:rPr>
          <w:ins w:id="2969" w:author="Eric Boisvert" w:date="2016-01-17T13:49:00Z"/>
          <w:lang w:val="en-CA"/>
        </w:rPr>
        <w:pPrChange w:id="2970" w:author="Eric Boisvert" w:date="2016-01-17T13:49:00Z">
          <w:pPr>
            <w:autoSpaceDE w:val="0"/>
            <w:autoSpaceDN w:val="0"/>
            <w:adjustRightInd w:val="0"/>
            <w:spacing w:after="0"/>
          </w:pPr>
        </w:pPrChange>
      </w:pPr>
      <w:proofErr w:type="gramStart"/>
      <w:ins w:id="2971" w:author="Eric Boisvert" w:date="2016-01-17T13:48:00Z">
        <w:r w:rsidRPr="00D970E9">
          <w:rPr>
            <w:lang w:val="en-CA"/>
          </w:rPr>
          <w:t>unitThickness</w:t>
        </w:r>
        <w:proofErr w:type="gramEnd"/>
        <w:r>
          <w:rPr>
            <w:lang w:val="en-CA"/>
          </w:rPr>
          <w:t xml:space="preserve"> </w:t>
        </w:r>
      </w:ins>
    </w:p>
    <w:p w14:paraId="31F9C15B" w14:textId="77777777" w:rsidR="00297011" w:rsidRPr="00297011" w:rsidRDefault="00297011">
      <w:pPr>
        <w:rPr>
          <w:ins w:id="2972" w:author="Eric Boisvert" w:date="2016-01-17T13:48:00Z"/>
          <w:lang w:val="en-CA"/>
          <w:rPrChange w:id="2973" w:author="Eric Boisvert" w:date="2016-01-17T13:49:00Z">
            <w:rPr>
              <w:ins w:id="2974" w:author="Eric Boisvert" w:date="2016-01-17T13:48:00Z"/>
              <w:b/>
              <w:bCs/>
              <w:lang w:val="en-CA"/>
            </w:rPr>
          </w:rPrChange>
        </w:rPr>
        <w:pPrChange w:id="2975" w:author="Eric Boisvert" w:date="2016-01-17T13:49:00Z">
          <w:pPr>
            <w:autoSpaceDE w:val="0"/>
            <w:autoSpaceDN w:val="0"/>
            <w:adjustRightInd w:val="0"/>
            <w:spacing w:after="0"/>
          </w:pPr>
        </w:pPrChange>
      </w:pPr>
    </w:p>
    <w:p w14:paraId="699F2353" w14:textId="3813E99B" w:rsidR="00297011" w:rsidRDefault="00297011">
      <w:pPr>
        <w:rPr>
          <w:ins w:id="2976" w:author="Eric Boisvert" w:date="2016-01-17T13:50:00Z"/>
          <w:lang w:val="en-CA"/>
        </w:rPr>
        <w:pPrChange w:id="2977" w:author="Eric Boisvert" w:date="2016-01-17T13:49:00Z">
          <w:pPr>
            <w:autoSpaceDE w:val="0"/>
            <w:autoSpaceDN w:val="0"/>
            <w:adjustRightInd w:val="0"/>
            <w:spacing w:after="0"/>
          </w:pPr>
        </w:pPrChange>
      </w:pPr>
      <w:ins w:id="2978" w:author="Eric Boisvert" w:date="2016-01-17T13:47:00Z">
        <w:r>
          <w:rPr>
            <w:lang w:val="en-CA"/>
          </w:rPr>
          <w:t xml:space="preserve">The property </w:t>
        </w:r>
      </w:ins>
      <w:ins w:id="2979" w:author="Eric Boisvert" w:date="2016-01-17T13:48:00Z">
        <w:r>
          <w:rPr>
            <w:lang w:val="en-CA"/>
          </w:rPr>
          <w:t>unitThickness (</w:t>
        </w:r>
      </w:ins>
      <w:ins w:id="2980" w:author="Eric Boisvert" w:date="2016-01-24T13:32:00Z">
        <w:r w:rsidR="00253146">
          <w:rPr>
            <w:lang w:val="en-CA"/>
          </w:rPr>
          <w:t>SWE::Quantity</w:t>
        </w:r>
      </w:ins>
      <w:ins w:id="2981" w:author="Eric Boisvert" w:date="2016-01-17T13:48:00Z">
        <w:r>
          <w:rPr>
            <w:lang w:val="en-CA"/>
          </w:rPr>
          <w:t>Range) shall provide a value that represents the t</w:t>
        </w:r>
        <w:r w:rsidRPr="00297011">
          <w:rPr>
            <w:lang w:val="en-CA"/>
          </w:rPr>
          <w:t xml:space="preserve">ypical thickness of the geologic unit. </w:t>
        </w:r>
      </w:ins>
      <w:ins w:id="2982" w:author="Eric Boisvert" w:date="2016-01-17T13:49:00Z">
        <w:r>
          <w:rPr>
            <w:lang w:val="en-CA"/>
          </w:rPr>
          <w:t>It is a</w:t>
        </w:r>
      </w:ins>
      <w:ins w:id="2983" w:author="Eric Boisvert" w:date="2016-01-17T13:48:00Z">
        <w:r w:rsidRPr="00297011">
          <w:rPr>
            <w:lang w:val="en-CA"/>
          </w:rPr>
          <w:t>lways reported as a range.</w:t>
        </w:r>
      </w:ins>
      <w:ins w:id="2984" w:author="Eric Boisvert" w:date="2016-01-17T13:49:00Z">
        <w:r>
          <w:rPr>
            <w:lang w:val="en-CA"/>
          </w:rPr>
          <w:t xml:space="preserve"> </w:t>
        </w:r>
      </w:ins>
      <w:ins w:id="2985" w:author="Eric Boisvert" w:date="2016-01-17T13:48:00Z">
        <w:r w:rsidRPr="00297011">
          <w:rPr>
            <w:lang w:val="en-CA"/>
          </w:rPr>
          <w:t xml:space="preserve"> If </w:t>
        </w:r>
      </w:ins>
      <w:ins w:id="2986" w:author="Eric Boisvert" w:date="2016-01-17T13:49:00Z">
        <w:r>
          <w:rPr>
            <w:lang w:val="en-CA"/>
          </w:rPr>
          <w:t>ther</w:t>
        </w:r>
      </w:ins>
      <w:ins w:id="2987" w:author="Eric Boisvert" w:date="2016-01-17T13:48:00Z">
        <w:r w:rsidRPr="00297011">
          <w:rPr>
            <w:lang w:val="en-CA"/>
          </w:rPr>
          <w:t xml:space="preserve">e </w:t>
        </w:r>
      </w:ins>
      <w:ins w:id="2988" w:author="Eric Boisvert" w:date="2016-01-17T13:49:00Z">
        <w:r>
          <w:rPr>
            <w:lang w:val="en-CA"/>
          </w:rPr>
          <w:t xml:space="preserve">is </w:t>
        </w:r>
      </w:ins>
      <w:ins w:id="2989" w:author="Eric Boisvert" w:date="2016-01-17T13:48:00Z">
        <w:r w:rsidRPr="00297011">
          <w:rPr>
            <w:lang w:val="en-CA"/>
          </w:rPr>
          <w:t>a single value</w:t>
        </w:r>
      </w:ins>
      <w:ins w:id="2990" w:author="Eric Boisvert" w:date="2016-01-17T13:49:00Z">
        <w:r>
          <w:rPr>
            <w:lang w:val="en-CA"/>
          </w:rPr>
          <w:t xml:space="preserve"> to report</w:t>
        </w:r>
      </w:ins>
      <w:ins w:id="2991" w:author="Eric Boisvert" w:date="2016-01-17T13:48:00Z">
        <w:r w:rsidRPr="00297011">
          <w:rPr>
            <w:lang w:val="en-CA"/>
          </w:rPr>
          <w:t>, the upper and lower limit of range are the same.</w:t>
        </w:r>
      </w:ins>
    </w:p>
    <w:p w14:paraId="7FEBD3D2" w14:textId="460CBEC4" w:rsidR="00297011" w:rsidRDefault="00E97193">
      <w:pPr>
        <w:pStyle w:val="Heading5"/>
        <w:rPr>
          <w:ins w:id="2992" w:author="Eric Boisvert" w:date="2016-01-17T13:50:00Z"/>
          <w:lang w:val="en-CA"/>
        </w:rPr>
        <w:pPrChange w:id="2993" w:author="Eric Boisvert" w:date="2016-01-17T13:51:00Z">
          <w:pPr>
            <w:autoSpaceDE w:val="0"/>
            <w:autoSpaceDN w:val="0"/>
            <w:adjustRightInd w:val="0"/>
            <w:spacing w:after="0"/>
          </w:pPr>
        </w:pPrChange>
      </w:pPr>
      <w:proofErr w:type="gramStart"/>
      <w:ins w:id="2994" w:author="Eric Boisvert" w:date="2016-01-17T13:51:00Z">
        <w:r>
          <w:rPr>
            <w:lang w:val="en-CA"/>
          </w:rPr>
          <w:t>b</w:t>
        </w:r>
      </w:ins>
      <w:ins w:id="2995" w:author="Eric Boisvert" w:date="2016-01-17T13:50:00Z">
        <w:r w:rsidR="00297011" w:rsidRPr="00D970E9">
          <w:rPr>
            <w:lang w:val="en-CA"/>
          </w:rPr>
          <w:t>edding</w:t>
        </w:r>
        <w:proofErr w:type="gramEnd"/>
      </w:ins>
    </w:p>
    <w:p w14:paraId="203C7EA5" w14:textId="77777777" w:rsidR="00E97193" w:rsidRDefault="00E97193">
      <w:pPr>
        <w:rPr>
          <w:ins w:id="2996" w:author="Eric Boisvert" w:date="2016-01-17T13:51:00Z"/>
          <w:lang w:val="en-CA"/>
        </w:rPr>
        <w:pPrChange w:id="2997" w:author="Eric Boisvert" w:date="2016-01-17T13:51:00Z">
          <w:pPr>
            <w:autoSpaceDE w:val="0"/>
            <w:autoSpaceDN w:val="0"/>
            <w:adjustRightInd w:val="0"/>
            <w:spacing w:after="0"/>
          </w:pPr>
        </w:pPrChange>
      </w:pPr>
    </w:p>
    <w:p w14:paraId="0B9C9B62" w14:textId="71FF4C74" w:rsidR="00297011" w:rsidRDefault="00297011">
      <w:pPr>
        <w:rPr>
          <w:ins w:id="2998" w:author="Eric Boisvert" w:date="2016-01-17T13:45:00Z"/>
          <w:lang w:val="en-CA"/>
        </w:rPr>
        <w:pPrChange w:id="2999" w:author="Eric Boisvert" w:date="2016-01-17T13:51:00Z">
          <w:pPr>
            <w:autoSpaceDE w:val="0"/>
            <w:autoSpaceDN w:val="0"/>
            <w:adjustRightInd w:val="0"/>
            <w:spacing w:after="0"/>
          </w:pPr>
        </w:pPrChange>
      </w:pPr>
      <w:ins w:id="3000" w:author="Eric Boisvert" w:date="2016-01-17T13:50:00Z">
        <w:r>
          <w:rPr>
            <w:lang w:val="en-CA"/>
          </w:rPr>
          <w:t>The bedding</w:t>
        </w:r>
        <w:proofErr w:type="gramStart"/>
        <w:r>
          <w:rPr>
            <w:lang w:val="en-CA"/>
          </w:rPr>
          <w:t>:BeddingDescription</w:t>
        </w:r>
        <w:proofErr w:type="gramEnd"/>
        <w:r>
          <w:rPr>
            <w:lang w:val="en-CA"/>
          </w:rPr>
          <w:t xml:space="preserve"> property shall report a description of the bedding</w:t>
        </w:r>
      </w:ins>
      <w:ins w:id="3001" w:author="Eric Boisvert" w:date="2016-01-17T13:51:00Z">
        <w:r w:rsidR="00E97193">
          <w:rPr>
            <w:lang w:val="en-CA"/>
          </w:rPr>
          <w:t xml:space="preserve"> (see </w:t>
        </w:r>
        <w:r w:rsidR="00E97193">
          <w:rPr>
            <w:lang w:val="en-CA"/>
          </w:rPr>
          <w:fldChar w:fldCharType="begin"/>
        </w:r>
        <w:r w:rsidR="00E97193">
          <w:rPr>
            <w:lang w:val="en-CA"/>
          </w:rPr>
          <w:instrText xml:space="preserve"> REF _Ref440802024 \n \h </w:instrText>
        </w:r>
      </w:ins>
      <w:r w:rsidR="00E97193">
        <w:rPr>
          <w:lang w:val="en-CA"/>
        </w:rPr>
        <w:instrText xml:space="preserve"> \* MERGEFORMAT </w:instrText>
      </w:r>
      <w:r w:rsidR="00E97193">
        <w:rPr>
          <w:lang w:val="en-CA"/>
        </w:rPr>
      </w:r>
      <w:r w:rsidR="00E97193">
        <w:rPr>
          <w:lang w:val="en-CA"/>
        </w:rPr>
        <w:fldChar w:fldCharType="separate"/>
      </w:r>
      <w:ins w:id="3002" w:author="Eric Boisvert" w:date="2016-01-17T13:51:00Z">
        <w:r w:rsidR="00E97193">
          <w:rPr>
            <w:lang w:val="en-CA"/>
          </w:rPr>
          <w:t>8.5.5.2</w:t>
        </w:r>
        <w:r w:rsidR="00E97193">
          <w:rPr>
            <w:lang w:val="en-CA"/>
          </w:rPr>
          <w:fldChar w:fldCharType="end"/>
        </w:r>
        <w:r w:rsidR="00E97193">
          <w:rPr>
            <w:lang w:val="en-CA"/>
          </w:rPr>
          <w:t>)</w:t>
        </w:r>
      </w:ins>
    </w:p>
    <w:p w14:paraId="442C7D8D" w14:textId="2436C79B" w:rsidR="006045F2" w:rsidRDefault="006045F2" w:rsidP="006045F2">
      <w:pPr>
        <w:pStyle w:val="Heading4"/>
      </w:pPr>
      <w:bookmarkStart w:id="3003" w:name="BKM_BB58E692_A1AE_4D52_B50D_8A8583AB1BE4"/>
      <w:bookmarkStart w:id="3004" w:name="BKM_31BF4296_6E8D_413D_AA94_37BAA601A4E2"/>
      <w:bookmarkStart w:id="3005" w:name="BKM_0CE007A8_3CE4_4605_997D_014E0E71F898"/>
      <w:bookmarkStart w:id="3006" w:name="BKM_4ACCDAB5_D34A_4312_AB32_2B6F03610F7A"/>
      <w:bookmarkStart w:id="3007" w:name="_Ref440802024"/>
      <w:bookmarkEnd w:id="3003"/>
      <w:bookmarkEnd w:id="3004"/>
      <w:bookmarkEnd w:id="3005"/>
      <w:bookmarkEnd w:id="3006"/>
      <w:r>
        <w:t>BeddingDescription</w:t>
      </w:r>
      <w:bookmarkEnd w:id="3007"/>
    </w:p>
    <w:p w14:paraId="30D66ADD" w14:textId="77777777" w:rsidR="006045F2" w:rsidRPr="006045F2" w:rsidRDefault="006045F2" w:rsidP="006045F2"/>
    <w:p w14:paraId="79D9664E" w14:textId="6284C816" w:rsidR="006045F2" w:rsidRDefault="00E97193" w:rsidP="00AB10FC">
      <w:ins w:id="3008" w:author="Eric Boisvert" w:date="2016-01-17T13:52:00Z">
        <w:r>
          <w:t xml:space="preserve">BeddingDescription provided a detailed </w:t>
        </w:r>
      </w:ins>
      <w:del w:id="3009" w:author="Eric Boisvert" w:date="2016-01-17T13:52:00Z">
        <w:r w:rsidR="006045F2" w:rsidRPr="006045F2" w:rsidDel="00E97193">
          <w:delText>Extended</w:delText>
        </w:r>
      </w:del>
      <w:r w:rsidR="006045F2" w:rsidRPr="006045F2">
        <w:t xml:space="preserve"> description of the bedding characteristics of a geologic unit.</w:t>
      </w:r>
    </w:p>
    <w:p w14:paraId="640335DF" w14:textId="258B4A9D" w:rsidR="006045F2" w:rsidRDefault="00E97193">
      <w:pPr>
        <w:pStyle w:val="Heading5"/>
        <w:rPr>
          <w:ins w:id="3010" w:author="Eric Boisvert" w:date="2016-01-17T13:53:00Z"/>
          <w:lang w:val="en-CA"/>
        </w:rPr>
        <w:pPrChange w:id="3011" w:author="Eric Boisvert" w:date="2016-01-17T13:53:00Z">
          <w:pPr>
            <w:autoSpaceDE w:val="0"/>
            <w:autoSpaceDN w:val="0"/>
            <w:adjustRightInd w:val="0"/>
            <w:spacing w:after="0"/>
          </w:pPr>
        </w:pPrChange>
      </w:pPr>
      <w:bookmarkStart w:id="3012" w:name="BKM_19472229_5BF0_45F8_BED6_B86B706423A9"/>
      <w:bookmarkEnd w:id="3012"/>
      <w:proofErr w:type="gramStart"/>
      <w:ins w:id="3013" w:author="Eric Boisvert" w:date="2016-01-17T13:52:00Z">
        <w:r w:rsidRPr="00D970E9">
          <w:rPr>
            <w:lang w:val="en-CA"/>
          </w:rPr>
          <w:lastRenderedPageBreak/>
          <w:t>beddingPattern</w:t>
        </w:r>
      </w:ins>
      <w:proofErr w:type="gramEnd"/>
    </w:p>
    <w:p w14:paraId="58E0D95D" w14:textId="77777777" w:rsidR="00E97193" w:rsidRDefault="00E97193">
      <w:pPr>
        <w:rPr>
          <w:ins w:id="3014" w:author="Eric Boisvert" w:date="2016-01-17T13:52:00Z"/>
          <w:lang w:val="en-CA"/>
        </w:rPr>
        <w:pPrChange w:id="3015" w:author="Eric Boisvert" w:date="2016-01-17T13:53:00Z">
          <w:pPr>
            <w:autoSpaceDE w:val="0"/>
            <w:autoSpaceDN w:val="0"/>
            <w:adjustRightInd w:val="0"/>
            <w:spacing w:after="0"/>
          </w:pPr>
        </w:pPrChange>
      </w:pPr>
    </w:p>
    <w:p w14:paraId="4A3C66C4" w14:textId="12253691" w:rsidR="00E97193" w:rsidRDefault="00E97193">
      <w:pPr>
        <w:rPr>
          <w:ins w:id="3016" w:author="Eric Boisvert" w:date="2016-01-17T14:01:00Z"/>
          <w:lang w:val="en-CA"/>
        </w:rPr>
        <w:pPrChange w:id="3017" w:author="Eric Boisvert" w:date="2016-01-17T13:53:00Z">
          <w:pPr>
            <w:autoSpaceDE w:val="0"/>
            <w:autoSpaceDN w:val="0"/>
            <w:adjustRightInd w:val="0"/>
            <w:spacing w:after="0"/>
          </w:pPr>
        </w:pPrChange>
      </w:pPr>
      <w:ins w:id="3018" w:author="Eric Boisvert" w:date="2016-01-17T13:52:00Z">
        <w:r>
          <w:rPr>
            <w:lang w:val="en-CA"/>
          </w:rPr>
          <w:t>The property beddingPattern (swe</w:t>
        </w:r>
        <w:proofErr w:type="gramStart"/>
        <w:r>
          <w:rPr>
            <w:lang w:val="en-CA"/>
          </w:rPr>
          <w:t>:Category</w:t>
        </w:r>
        <w:proofErr w:type="gramEnd"/>
        <w:r>
          <w:rPr>
            <w:lang w:val="en-CA"/>
          </w:rPr>
          <w:t xml:space="preserve">) shall provide a term from a controlled vocabulary </w:t>
        </w:r>
        <w:r w:rsidRPr="00E97193">
          <w:rPr>
            <w:lang w:val="en-CA"/>
          </w:rPr>
          <w:t xml:space="preserve"> specifying patterns of bedding thickness or relationships between bedding packages. (</w:t>
        </w:r>
        <w:proofErr w:type="gramStart"/>
        <w:r w:rsidRPr="00E97193">
          <w:rPr>
            <w:lang w:val="en-CA"/>
          </w:rPr>
          <w:t>eg</w:t>
        </w:r>
        <w:proofErr w:type="gramEnd"/>
        <w:r w:rsidRPr="00E97193">
          <w:rPr>
            <w:lang w:val="en-CA"/>
          </w:rPr>
          <w:t>; thinning upward, thickening upward)</w:t>
        </w:r>
      </w:ins>
      <w:ins w:id="3019" w:author="Eric Boisvert" w:date="2016-01-17T14:01:00Z">
        <w:r w:rsidR="00D1762E">
          <w:rPr>
            <w:lang w:val="en-CA"/>
          </w:rPr>
          <w:t>.</w:t>
        </w:r>
      </w:ins>
    </w:p>
    <w:p w14:paraId="2CDC152D" w14:textId="77777777" w:rsidR="00D1762E" w:rsidRDefault="00D1762E">
      <w:pPr>
        <w:rPr>
          <w:ins w:id="3020" w:author="Eric Boisvert" w:date="2016-01-17T14:01:00Z"/>
          <w:lang w:val="en-CA"/>
        </w:rPr>
        <w:pPrChange w:id="3021" w:author="Eric Boisvert" w:date="2016-01-17T13:53:00Z">
          <w:pPr>
            <w:autoSpaceDE w:val="0"/>
            <w:autoSpaceDN w:val="0"/>
            <w:adjustRightInd w:val="0"/>
            <w:spacing w:after="0"/>
          </w:pPr>
        </w:pPrChange>
      </w:pPr>
    </w:p>
    <w:p w14:paraId="38AB1CA3" w14:textId="4642CC79" w:rsidR="00D1762E" w:rsidRDefault="00D1762E">
      <w:pPr>
        <w:pStyle w:val="Heading5"/>
        <w:rPr>
          <w:ins w:id="3022" w:author="Eric Boisvert" w:date="2016-01-17T14:01:00Z"/>
          <w:lang w:val="en-CA"/>
        </w:rPr>
        <w:pPrChange w:id="3023" w:author="Eric Boisvert" w:date="2016-01-17T14:01:00Z">
          <w:pPr>
            <w:autoSpaceDE w:val="0"/>
            <w:autoSpaceDN w:val="0"/>
            <w:adjustRightInd w:val="0"/>
            <w:spacing w:after="0"/>
          </w:pPr>
        </w:pPrChange>
      </w:pPr>
      <w:proofErr w:type="gramStart"/>
      <w:ins w:id="3024" w:author="Eric Boisvert" w:date="2016-01-17T14:01:00Z">
        <w:r w:rsidRPr="00D1762E">
          <w:rPr>
            <w:lang w:val="en-CA"/>
          </w:rPr>
          <w:t>beddingStyle</w:t>
        </w:r>
        <w:proofErr w:type="gramEnd"/>
      </w:ins>
    </w:p>
    <w:p w14:paraId="60066019" w14:textId="77777777" w:rsidR="00336ECD" w:rsidRPr="00336ECD" w:rsidRDefault="00336ECD">
      <w:pPr>
        <w:rPr>
          <w:ins w:id="3025" w:author="Eric Boisvert" w:date="2016-01-17T14:01:00Z"/>
          <w:lang w:val="en-CA"/>
        </w:rPr>
        <w:pPrChange w:id="3026" w:author="Eric Boisvert" w:date="2016-01-17T14:01:00Z">
          <w:pPr>
            <w:autoSpaceDE w:val="0"/>
            <w:autoSpaceDN w:val="0"/>
            <w:adjustRightInd w:val="0"/>
            <w:spacing w:after="0"/>
          </w:pPr>
        </w:pPrChange>
      </w:pPr>
    </w:p>
    <w:p w14:paraId="0BAB2450" w14:textId="5CA5CF16" w:rsidR="00D1762E" w:rsidRDefault="00D1762E">
      <w:pPr>
        <w:rPr>
          <w:ins w:id="3027" w:author="Eric Boisvert" w:date="2016-01-17T14:01:00Z"/>
          <w:lang w:val="en-CA"/>
        </w:rPr>
        <w:pPrChange w:id="3028" w:author="Eric Boisvert" w:date="2016-01-17T13:53:00Z">
          <w:pPr>
            <w:autoSpaceDE w:val="0"/>
            <w:autoSpaceDN w:val="0"/>
            <w:adjustRightInd w:val="0"/>
            <w:spacing w:after="0"/>
          </w:pPr>
        </w:pPrChange>
      </w:pPr>
      <w:ins w:id="3029" w:author="Eric Boisvert" w:date="2016-01-17T14:01:00Z">
        <w:r>
          <w:rPr>
            <w:lang w:val="en-CA"/>
          </w:rPr>
          <w:t>The property beddingStyle (swe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ins>
    </w:p>
    <w:p w14:paraId="1F2CC395" w14:textId="76380481" w:rsidR="00336ECD" w:rsidRDefault="00336ECD">
      <w:pPr>
        <w:pStyle w:val="Heading5"/>
        <w:rPr>
          <w:ins w:id="3030" w:author="Eric Boisvert" w:date="2016-01-17T14:01:00Z"/>
          <w:lang w:val="en-CA"/>
        </w:rPr>
        <w:pPrChange w:id="3031" w:author="Eric Boisvert" w:date="2016-01-17T14:02:00Z">
          <w:pPr>
            <w:autoSpaceDE w:val="0"/>
            <w:autoSpaceDN w:val="0"/>
            <w:adjustRightInd w:val="0"/>
            <w:spacing w:after="0"/>
          </w:pPr>
        </w:pPrChange>
      </w:pPr>
      <w:proofErr w:type="gramStart"/>
      <w:ins w:id="3032" w:author="Eric Boisvert" w:date="2016-01-17T14:01:00Z">
        <w:r w:rsidRPr="00336ECD">
          <w:rPr>
            <w:lang w:val="en-CA"/>
          </w:rPr>
          <w:t>beddingThickness</w:t>
        </w:r>
        <w:proofErr w:type="gramEnd"/>
      </w:ins>
    </w:p>
    <w:p w14:paraId="0486BD06" w14:textId="77777777" w:rsidR="00336ECD" w:rsidRDefault="00336ECD">
      <w:pPr>
        <w:rPr>
          <w:ins w:id="3033" w:author="Eric Boisvert" w:date="2016-01-17T14:02:00Z"/>
          <w:lang w:val="en-CA"/>
        </w:rPr>
        <w:pPrChange w:id="3034" w:author="Eric Boisvert" w:date="2016-01-17T13:53:00Z">
          <w:pPr>
            <w:autoSpaceDE w:val="0"/>
            <w:autoSpaceDN w:val="0"/>
            <w:adjustRightInd w:val="0"/>
            <w:spacing w:after="0"/>
          </w:pPr>
        </w:pPrChange>
      </w:pPr>
    </w:p>
    <w:p w14:paraId="5E11BC67" w14:textId="60785CA3" w:rsidR="00336ECD" w:rsidRDefault="00336ECD">
      <w:pPr>
        <w:rPr>
          <w:ins w:id="3035" w:author="Eric Boisvert" w:date="2016-01-17T13:52:00Z"/>
          <w:lang w:val="en-CA"/>
        </w:rPr>
        <w:pPrChange w:id="3036" w:author="Eric Boisvert" w:date="2016-01-17T13:53:00Z">
          <w:pPr>
            <w:autoSpaceDE w:val="0"/>
            <w:autoSpaceDN w:val="0"/>
            <w:adjustRightInd w:val="0"/>
            <w:spacing w:after="0"/>
          </w:pPr>
        </w:pPrChange>
      </w:pPr>
      <w:ins w:id="3037" w:author="Eric Boisvert" w:date="2016-01-17T14:01:00Z">
        <w:r>
          <w:rPr>
            <w:lang w:val="en-CA"/>
          </w:rPr>
          <w:t>The property beddingThickness</w:t>
        </w:r>
      </w:ins>
      <w:ins w:id="3038" w:author="Eric Boisvert" w:date="2016-01-17T14:02:00Z">
        <w:r>
          <w:rPr>
            <w:lang w:val="en-CA"/>
          </w:rPr>
          <w:t xml:space="preserve"> (swe</w:t>
        </w:r>
        <w:proofErr w:type="gramStart"/>
        <w:r>
          <w:rPr>
            <w:lang w:val="en-CA"/>
          </w:rPr>
          <w:t>:Category</w:t>
        </w:r>
        <w:proofErr w:type="gramEnd"/>
        <w:r>
          <w:rPr>
            <w:lang w:val="en-CA"/>
          </w:rPr>
          <w:t>)</w:t>
        </w:r>
      </w:ins>
      <w:ins w:id="3039" w:author="Eric Boisvert" w:date="2016-01-17T14:01:00Z">
        <w:r>
          <w:rPr>
            <w:lang w:val="en-CA"/>
          </w:rPr>
          <w:t xml:space="preserve"> shall provide</w:t>
        </w:r>
      </w:ins>
      <w:ins w:id="3040" w:author="Eric Boisvert" w:date="2016-01-17T14:02:00Z">
        <w:r>
          <w:rPr>
            <w:lang w:val="en-CA"/>
          </w:rPr>
          <w:t xml:space="preserve"> </w:t>
        </w:r>
        <w:commentRangeStart w:id="3041"/>
        <w:r>
          <w:rPr>
            <w:lang w:val="en-CA"/>
          </w:rPr>
          <w:t>a term</w:t>
        </w:r>
        <w:commentRangeEnd w:id="3041"/>
        <w:r>
          <w:rPr>
            <w:rStyle w:val="CommentReference"/>
          </w:rPr>
          <w:commentReference w:id="3041"/>
        </w:r>
        <w:r>
          <w:rPr>
            <w:lang w:val="en-CA"/>
          </w:rPr>
          <w:t xml:space="preserve"> from a controlled vocabulary </w:t>
        </w:r>
        <w:r w:rsidRPr="00336ECD">
          <w:rPr>
            <w:lang w:val="en-CA"/>
          </w:rPr>
          <w:t>characterizing the thickness of bedding in the unit.</w:t>
        </w:r>
      </w:ins>
    </w:p>
    <w:p w14:paraId="56D8292E" w14:textId="3F53894E" w:rsidR="00FE43AC" w:rsidRDefault="00FE43AC" w:rsidP="00FE43AC">
      <w:pPr>
        <w:pStyle w:val="Heading3"/>
      </w:pPr>
      <w:bookmarkStart w:id="3042" w:name="BKM_B8E145AE_8356_455D_8AF6_DD01E80B774C"/>
      <w:bookmarkStart w:id="3043" w:name="BKM_8FB90A67_2503_406F_8326_44811B80D96C"/>
      <w:bookmarkStart w:id="3044" w:name="BKM_32D036C1_ECEB_4E0E_8D49_567109DB3963"/>
      <w:bookmarkStart w:id="3045" w:name="_Toc439943476"/>
      <w:bookmarkEnd w:id="3042"/>
      <w:bookmarkEnd w:id="3043"/>
      <w:bookmarkEnd w:id="3044"/>
      <w:r>
        <w:t>GeoSciML extension vocabularies</w:t>
      </w:r>
      <w:bookmarkEnd w:id="3045"/>
    </w:p>
    <w:p w14:paraId="28B7FC06" w14:textId="77777777" w:rsidR="00FE43AC" w:rsidRDefault="00FE43AC" w:rsidP="00FE43AC"/>
    <w:p w14:paraId="354C2EA6" w14:textId="430E87AA" w:rsidR="00FE43AC" w:rsidRPr="00FE43AC" w:rsidRDefault="00FE43AC" w:rsidP="00FE43AC">
      <w:r>
        <w:t>Vocabularies use</w:t>
      </w:r>
      <w:ins w:id="3046" w:author="Eric Boisvert" w:date="2016-01-17T15:10:00Z">
        <w:r w:rsidR="00C0171C">
          <w:t>d</w:t>
        </w:r>
      </w:ins>
      <w:del w:id="3047" w:author="Eric Boisvert" w:date="2016-01-17T15:10:00Z">
        <w:r w:rsidDel="00C0171C">
          <w:delText>s</w:delText>
        </w:r>
      </w:del>
      <w:r>
        <w:t xml:space="preserve"> in GeoSciML </w:t>
      </w:r>
      <w:ins w:id="3048" w:author="Eric Boisvert" w:date="2016-01-17T15:10:00Z">
        <w:r w:rsidR="00C0171C">
          <w:t xml:space="preserve">Extension </w:t>
        </w:r>
      </w:ins>
      <w:r>
        <w:t xml:space="preserve">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2C1D149B" w:rsidR="00FE43AC" w:rsidRDefault="00FE43AC" w:rsidP="00FE43AC">
      <w:pPr>
        <w:pStyle w:val="Caption"/>
        <w:keepNext/>
      </w:pPr>
      <w:bookmarkStart w:id="3049" w:name="_Ref433004816"/>
      <w:r>
        <w:t xml:space="preserve">Table </w:t>
      </w:r>
      <w:ins w:id="3050" w:author="Eric Boisvert" w:date="2016-01-24T14:33:00Z">
        <w:r w:rsidR="007F17CE">
          <w:fldChar w:fldCharType="begin"/>
        </w:r>
        <w:r w:rsidR="007F17CE">
          <w:instrText xml:space="preserve"> SEQ Table \* ARABIC </w:instrText>
        </w:r>
      </w:ins>
      <w:r w:rsidR="007F17CE">
        <w:fldChar w:fldCharType="separate"/>
      </w:r>
      <w:ins w:id="3051" w:author="Eric Boisvert" w:date="2016-01-24T14:33:00Z">
        <w:r w:rsidR="007F17CE">
          <w:rPr>
            <w:noProof/>
          </w:rPr>
          <w:t>5</w:t>
        </w:r>
        <w:r w:rsidR="007F17CE">
          <w:fldChar w:fldCharType="end"/>
        </w:r>
      </w:ins>
      <w:del w:id="3052"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053" w:author="Eric Boisvert" w:date="2016-01-08T19:00:00Z">
        <w:r w:rsidR="004D3EF3" w:rsidDel="0016408B">
          <w:rPr>
            <w:noProof/>
          </w:rPr>
          <w:delText>15</w:delText>
        </w:r>
      </w:del>
      <w:del w:id="3054" w:author="Eric Boisvert" w:date="2016-01-24T14:33:00Z">
        <w:r w:rsidR="00673E83" w:rsidDel="007F17CE">
          <w:rPr>
            <w:noProof/>
          </w:rPr>
          <w:fldChar w:fldCharType="end"/>
        </w:r>
      </w:del>
      <w:bookmarkEnd w:id="3049"/>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3055" w:name="_Ref432948522"/>
      <w:bookmarkStart w:id="3056" w:name="_Toc439943477"/>
      <w:r w:rsidRPr="00D12552">
        <w:rPr>
          <w:lang w:val="en-CA"/>
        </w:rPr>
        <w:t xml:space="preserve">GeoSciML </w:t>
      </w:r>
      <w:r>
        <w:rPr>
          <w:lang w:val="en-CA"/>
        </w:rPr>
        <w:t>GeologicTime</w:t>
      </w:r>
      <w:r w:rsidRPr="00D12552">
        <w:rPr>
          <w:lang w:val="en-CA"/>
        </w:rPr>
        <w:t xml:space="preserve"> </w:t>
      </w:r>
      <w:ins w:id="3057" w:author="Eric Boisvert" w:date="2015-11-03T05:15:00Z">
        <w:r w:rsidR="004F0DC1">
          <w:rPr>
            <w:lang w:val="en-CA"/>
          </w:rPr>
          <w:t xml:space="preserve">Abstract </w:t>
        </w:r>
      </w:ins>
      <w:r w:rsidRPr="00D12552">
        <w:rPr>
          <w:lang w:val="en-CA"/>
        </w:rPr>
        <w:t>Requirements Class</w:t>
      </w:r>
      <w:bookmarkEnd w:id="3055"/>
      <w:bookmarkEnd w:id="3056"/>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19576D" w:rsidP="000B1244">
      <w:pPr>
        <w:keepNext/>
      </w:pPr>
      <w:r>
        <w:rPr>
          <w:noProof/>
          <w:lang w:val="en-CA" w:eastAsia="en-CA"/>
        </w:rPr>
        <w:pict w14:anchorId="45B11095">
          <v:shape id="Image 497" o:spid="_x0000_i1092" type="#_x0000_t75" style="width:6in;height:484.65pt;visibility:visible;mso-wrap-style:square">
            <v:imagedata r:id="rId82"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058" w:author="Eric Boisvert" w:date="2016-01-19T19:09:00Z">
        <w:r w:rsidR="00302FB5">
          <w:rPr>
            <w:noProof/>
          </w:rPr>
          <w:t>68</w:t>
        </w:r>
      </w:ins>
      <w:del w:id="3059"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19576D" w:rsidP="008F4E9C">
      <w:pPr>
        <w:keepNext/>
      </w:pPr>
      <w:r>
        <w:rPr>
          <w:noProof/>
          <w:lang w:val="en-CA" w:eastAsia="en-CA"/>
        </w:rPr>
        <w:pict w14:anchorId="1784F587">
          <v:shape id="Picture 31" o:spid="_x0000_i1093" type="#_x0000_t75" style="width:432.55pt;height:373.95pt;visibility:visible;mso-wrap-style:square">
            <v:imagedata r:id="rId83"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3060" w:author="Eric Boisvert" w:date="2016-01-19T19:09:00Z">
        <w:r w:rsidR="00302FB5">
          <w:rPr>
            <w:noProof/>
          </w:rPr>
          <w:t>69</w:t>
        </w:r>
      </w:ins>
      <w:del w:id="3061"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3062" w:name="_Toc439943478"/>
      <w:r w:rsidRPr="008F4E9C">
        <w:t>Global Boundary Stratotype Sections and Points</w:t>
      </w:r>
      <w:bookmarkEnd w:id="3062"/>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19576D" w:rsidP="00821F1F">
      <w:pPr>
        <w:keepNext/>
      </w:pPr>
      <w:r>
        <w:rPr>
          <w:noProof/>
          <w:lang w:val="en-CA" w:eastAsia="en-CA"/>
        </w:rPr>
        <w:lastRenderedPageBreak/>
        <w:pict w14:anchorId="4B5A3431">
          <v:shape id="Picture 454" o:spid="_x0000_i1094" type="#_x0000_t75" style="width:6in;height:326.7pt;visibility:visible;mso-wrap-style:square">
            <v:imagedata r:id="rId84"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063" w:author="Eric Boisvert" w:date="2016-01-19T19:09:00Z">
        <w:r w:rsidR="00302FB5">
          <w:rPr>
            <w:noProof/>
          </w:rPr>
          <w:t>70</w:t>
        </w:r>
      </w:ins>
      <w:del w:id="3064"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19576D" w:rsidP="00821F1F">
      <w:pPr>
        <w:keepNext/>
      </w:pPr>
      <w:r>
        <w:rPr>
          <w:noProof/>
          <w:lang w:val="en-CA" w:eastAsia="en-CA"/>
        </w:rPr>
        <w:lastRenderedPageBreak/>
        <w:pict w14:anchorId="7C6C9DB9">
          <v:shape id="Picture 455" o:spid="_x0000_i1095" type="#_x0000_t75" style="width:241.8pt;height:365.9pt;visibility:visible;mso-wrap-style:square">
            <v:imagedata r:id="rId85" o:title=""/>
          </v:shape>
        </w:pict>
      </w:r>
    </w:p>
    <w:p w14:paraId="27847BD6" w14:textId="089685C2"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065" w:author="Eric Boisvert" w:date="2016-01-19T19:09:00Z">
        <w:r w:rsidR="00302FB5">
          <w:rPr>
            <w:noProof/>
          </w:rPr>
          <w:t>71</w:t>
        </w:r>
      </w:ins>
      <w:del w:id="3066" w:author="Eric Boisvert" w:date="2015-10-30T04:23:00Z">
        <w:r w:rsidR="00090DCF" w:rsidDel="007D2867">
          <w:rPr>
            <w:noProof/>
          </w:rPr>
          <w:delText>55</w:delText>
        </w:r>
      </w:del>
      <w:r w:rsidR="00673E83">
        <w:rPr>
          <w:noProof/>
        </w:rPr>
        <w:fldChar w:fldCharType="end"/>
      </w:r>
      <w:r w:rsidR="00024B9A">
        <w:t xml:space="preserve">: Stratigraphic </w:t>
      </w:r>
      <w:proofErr w:type="gramStart"/>
      <w:r w:rsidR="00024B9A">
        <w:t>points</w:t>
      </w:r>
      <w:proofErr w:type="gramEnd"/>
      <w:ins w:id="3067" w:author="Eric Boisvert" w:date="2016-01-17T15:42:00Z">
        <w:r w:rsidR="009328CD">
          <w:t xml:space="preserve"> context diagram</w:t>
        </w:r>
      </w:ins>
    </w:p>
    <w:p w14:paraId="427387EE" w14:textId="1AD380E8" w:rsidR="000B1244" w:rsidRDefault="009328CD">
      <w:pPr>
        <w:pStyle w:val="Heading5"/>
        <w:rPr>
          <w:ins w:id="3068" w:author="Eric Boisvert" w:date="2016-01-17T15:42:00Z"/>
        </w:rPr>
        <w:pPrChange w:id="3069" w:author="Eric Boisvert" w:date="2016-01-17T15:43:00Z">
          <w:pPr/>
        </w:pPrChange>
      </w:pPr>
      <w:proofErr w:type="gramStart"/>
      <w:ins w:id="3070" w:author="Eric Boisvert" w:date="2016-01-17T15:42:00Z">
        <w:r w:rsidRPr="009328CD">
          <w:t>primaryGuidingCriterion</w:t>
        </w:r>
        <w:proofErr w:type="gramEnd"/>
      </w:ins>
    </w:p>
    <w:p w14:paraId="3C98EEDE" w14:textId="77777777" w:rsidR="009328CD" w:rsidRDefault="009328CD" w:rsidP="000B1244">
      <w:pPr>
        <w:rPr>
          <w:ins w:id="3071" w:author="Eric Boisvert" w:date="2016-01-17T15:43:00Z"/>
        </w:rPr>
      </w:pPr>
    </w:p>
    <w:p w14:paraId="3F0500E6" w14:textId="1C46CB85" w:rsidR="009328CD" w:rsidRPr="000B1244" w:rsidRDefault="009328CD" w:rsidP="009328CD">
      <w:commentRangeStart w:id="3072"/>
      <w:ins w:id="3073" w:author="Eric Boisvert" w:date="2016-01-17T15:42:00Z">
        <w:r>
          <w:t xml:space="preserve">The property </w:t>
        </w:r>
        <w:r w:rsidRPr="00D970E9">
          <w:rPr>
            <w:lang w:val="en-CA"/>
          </w:rPr>
          <w:t>primaryGuidingCriterion</w:t>
        </w:r>
      </w:ins>
      <w:proofErr w:type="gramStart"/>
      <w:ins w:id="3074" w:author="Eric Boisvert" w:date="2016-01-24T13:30:00Z">
        <w:r w:rsidR="00253146">
          <w:rPr>
            <w:lang w:val="en-CA"/>
          </w:rPr>
          <w:t>:Primitive</w:t>
        </w:r>
        <w:proofErr w:type="gramEnd"/>
        <w:r w:rsidR="00253146">
          <w:rPr>
            <w:lang w:val="en-CA"/>
          </w:rPr>
          <w:t>::CharacterString</w:t>
        </w:r>
      </w:ins>
      <w:ins w:id="3075" w:author="Eric Boisvert" w:date="2016-01-17T15:42:00Z">
        <w:r>
          <w:rPr>
            <w:lang w:val="en-CA"/>
          </w:rPr>
          <w:t xml:space="preserve"> shall contain a </w:t>
        </w:r>
        <w:r w:rsidRPr="009328CD">
          <w:rPr>
            <w:lang w:val="en-CA"/>
          </w:rPr>
          <w:t>description of the primary criterion used to establish this stratigraphic point</w:t>
        </w:r>
      </w:ins>
      <w:ins w:id="3076" w:author="Eric Boisvert" w:date="2016-01-17T15:43:00Z">
        <w:r>
          <w:rPr>
            <w:lang w:val="en-CA"/>
          </w:rPr>
          <w:t>.</w:t>
        </w:r>
        <w:commentRangeEnd w:id="3072"/>
        <w:r>
          <w:rPr>
            <w:rStyle w:val="CommentReference"/>
          </w:rPr>
          <w:commentReference w:id="3072"/>
        </w:r>
      </w:ins>
    </w:p>
    <w:p w14:paraId="25A5D343" w14:textId="6B08E83F" w:rsidR="00821F1F" w:rsidRDefault="009328CD">
      <w:pPr>
        <w:pStyle w:val="Heading5"/>
        <w:rPr>
          <w:ins w:id="3077" w:author="Eric Boisvert" w:date="2016-01-17T15:43:00Z"/>
          <w:lang w:val="en-CA"/>
        </w:rPr>
        <w:pPrChange w:id="3078" w:author="Eric Boisvert" w:date="2016-01-17T15:44:00Z">
          <w:pPr>
            <w:autoSpaceDE w:val="0"/>
            <w:autoSpaceDN w:val="0"/>
            <w:adjustRightInd w:val="0"/>
            <w:spacing w:after="0"/>
          </w:pPr>
        </w:pPrChange>
      </w:pPr>
      <w:bookmarkStart w:id="3079" w:name="BKM_58D632CF_BB56_4A60_B802_C78FC42B4B0D"/>
      <w:bookmarkEnd w:id="3079"/>
      <w:proofErr w:type="gramStart"/>
      <w:ins w:id="3080" w:author="Eric Boisvert" w:date="2016-01-17T15:43:00Z">
        <w:r w:rsidRPr="00D970E9">
          <w:rPr>
            <w:lang w:val="en-CA"/>
          </w:rPr>
          <w:t>additionalCorrelationProperty</w:t>
        </w:r>
        <w:proofErr w:type="gramEnd"/>
      </w:ins>
    </w:p>
    <w:p w14:paraId="4FC2B950" w14:textId="77777777" w:rsidR="009328CD" w:rsidRDefault="009328CD" w:rsidP="00821F1F">
      <w:pPr>
        <w:autoSpaceDE w:val="0"/>
        <w:autoSpaceDN w:val="0"/>
        <w:adjustRightInd w:val="0"/>
        <w:spacing w:after="0"/>
        <w:rPr>
          <w:ins w:id="3081" w:author="Eric Boisvert" w:date="2016-01-17T15:43:00Z"/>
          <w:color w:val="000000"/>
          <w:sz w:val="20"/>
          <w:szCs w:val="20"/>
          <w:lang w:val="en-CA"/>
        </w:rPr>
      </w:pPr>
    </w:p>
    <w:p w14:paraId="0DFB9598" w14:textId="3CBBC243" w:rsidR="009328CD" w:rsidRDefault="009328CD">
      <w:pPr>
        <w:rPr>
          <w:ins w:id="3082" w:author="Eric Boisvert" w:date="2016-01-17T15:44:00Z"/>
          <w:lang w:val="en-CA"/>
        </w:rPr>
        <w:pPrChange w:id="3083" w:author="Eric Boisvert" w:date="2016-01-17T15:44:00Z">
          <w:pPr>
            <w:autoSpaceDE w:val="0"/>
            <w:autoSpaceDN w:val="0"/>
            <w:adjustRightInd w:val="0"/>
            <w:spacing w:after="0"/>
          </w:pPr>
        </w:pPrChange>
      </w:pPr>
      <w:ins w:id="3084" w:author="Eric Boisvert" w:date="2016-01-17T15:43:00Z">
        <w:r>
          <w:rPr>
            <w:lang w:val="en-CA"/>
          </w:rPr>
          <w:t>The property additionnalCorrelationProperty</w:t>
        </w:r>
      </w:ins>
      <w:proofErr w:type="gramStart"/>
      <w:ins w:id="3085" w:author="Eric Boisvert" w:date="2016-01-24T13:30:00Z">
        <w:r w:rsidR="00253146">
          <w:rPr>
            <w:lang w:val="en-CA"/>
          </w:rPr>
          <w:t>:Primitive</w:t>
        </w:r>
        <w:proofErr w:type="gramEnd"/>
        <w:r w:rsidR="00253146">
          <w:rPr>
            <w:lang w:val="en-CA"/>
          </w:rPr>
          <w:t>::CharacterString</w:t>
        </w:r>
      </w:ins>
      <w:ins w:id="3086" w:author="Eric Boisvert" w:date="2016-01-17T15:43:00Z">
        <w:r>
          <w:rPr>
            <w:lang w:val="en-CA"/>
          </w:rPr>
          <w:t xml:space="preserve"> shall contain </w:t>
        </w:r>
      </w:ins>
      <w:ins w:id="3087" w:author="Eric Boisvert" w:date="2016-01-17T15:44:00Z">
        <w:r>
          <w:rPr>
            <w:lang w:val="en-CA"/>
          </w:rPr>
          <w:t>a</w:t>
        </w:r>
        <w:r w:rsidRPr="009328CD">
          <w:rPr>
            <w:lang w:val="en-CA"/>
          </w:rPr>
          <w:t>ny additional criteria used to establish this stratigraphic point</w:t>
        </w:r>
      </w:ins>
    </w:p>
    <w:p w14:paraId="066F111F" w14:textId="1D51BF86" w:rsidR="009328CD" w:rsidRDefault="009328CD">
      <w:pPr>
        <w:pStyle w:val="Heading5"/>
        <w:rPr>
          <w:ins w:id="3088" w:author="Eric Boisvert" w:date="2016-01-17T15:44:00Z"/>
          <w:lang w:val="en-CA"/>
        </w:rPr>
        <w:pPrChange w:id="3089" w:author="Eric Boisvert" w:date="2016-01-17T15:45:00Z">
          <w:pPr>
            <w:autoSpaceDE w:val="0"/>
            <w:autoSpaceDN w:val="0"/>
            <w:adjustRightInd w:val="0"/>
            <w:spacing w:after="0"/>
          </w:pPr>
        </w:pPrChange>
      </w:pPr>
      <w:proofErr w:type="gramStart"/>
      <w:ins w:id="3090" w:author="Eric Boisvert" w:date="2016-01-17T15:45:00Z">
        <w:r>
          <w:rPr>
            <w:lang w:val="en-CA"/>
          </w:rPr>
          <w:t>s</w:t>
        </w:r>
      </w:ins>
      <w:ins w:id="3091" w:author="Eric Boisvert" w:date="2016-01-17T15:44:00Z">
        <w:r w:rsidRPr="009328CD">
          <w:rPr>
            <w:lang w:val="en-CA"/>
          </w:rPr>
          <w:t>tatus</w:t>
        </w:r>
        <w:proofErr w:type="gramEnd"/>
      </w:ins>
    </w:p>
    <w:p w14:paraId="679E5A10" w14:textId="77777777" w:rsidR="009328CD" w:rsidRDefault="009328CD">
      <w:pPr>
        <w:rPr>
          <w:ins w:id="3092" w:author="Eric Boisvert" w:date="2016-01-17T15:45:00Z"/>
          <w:lang w:val="en-CA"/>
        </w:rPr>
        <w:pPrChange w:id="3093" w:author="Eric Boisvert" w:date="2016-01-17T15:44:00Z">
          <w:pPr>
            <w:autoSpaceDE w:val="0"/>
            <w:autoSpaceDN w:val="0"/>
            <w:adjustRightInd w:val="0"/>
            <w:spacing w:after="0"/>
          </w:pPr>
        </w:pPrChange>
      </w:pPr>
    </w:p>
    <w:p w14:paraId="5E0E0A8F" w14:textId="609A8225" w:rsidR="009328CD" w:rsidRDefault="009328CD">
      <w:pPr>
        <w:rPr>
          <w:ins w:id="3094" w:author="Eric Boisvert" w:date="2016-01-17T15:43:00Z"/>
          <w:lang w:val="en-CA"/>
        </w:rPr>
        <w:pPrChange w:id="3095" w:author="Eric Boisvert" w:date="2016-01-17T15:44:00Z">
          <w:pPr>
            <w:autoSpaceDE w:val="0"/>
            <w:autoSpaceDN w:val="0"/>
            <w:adjustRightInd w:val="0"/>
            <w:spacing w:after="0"/>
          </w:pPr>
        </w:pPrChange>
      </w:pPr>
      <w:ins w:id="3096" w:author="Eric Boisvert" w:date="2016-01-17T15:44:00Z">
        <w:r>
          <w:rPr>
            <w:lang w:val="en-CA"/>
          </w:rPr>
          <w:t>The property status</w:t>
        </w:r>
      </w:ins>
      <w:proofErr w:type="gramStart"/>
      <w:ins w:id="3097" w:author="Eric Boisvert" w:date="2016-01-24T13:30:00Z">
        <w:r w:rsidR="00253146">
          <w:rPr>
            <w:lang w:val="en-CA"/>
          </w:rPr>
          <w:t>:Primitive</w:t>
        </w:r>
        <w:proofErr w:type="gramEnd"/>
        <w:r w:rsidR="00253146">
          <w:rPr>
            <w:lang w:val="en-CA"/>
          </w:rPr>
          <w:t>::CharacterString</w:t>
        </w:r>
      </w:ins>
      <w:ins w:id="3098" w:author="Eric Boisvert" w:date="2016-01-17T15:44:00Z">
        <w:r>
          <w:rPr>
            <w:lang w:val="en-CA"/>
          </w:rPr>
          <w:t xml:space="preserve"> shall contain a</w:t>
        </w:r>
        <w:r w:rsidRPr="009328CD">
          <w:rPr>
            <w:lang w:val="en-CA"/>
          </w:rPr>
          <w:t xml:space="preserve"> description of the status of stratigraphic point (eg, formally accepted, etc)</w:t>
        </w:r>
      </w:ins>
    </w:p>
    <w:p w14:paraId="385CD0D8" w14:textId="3144FD99" w:rsidR="00821F1F" w:rsidRDefault="00024B9A" w:rsidP="00024B9A">
      <w:pPr>
        <w:pStyle w:val="Heading4"/>
      </w:pPr>
      <w:bookmarkStart w:id="3099" w:name="BKM_B8B6E400_425B_496D_997B_63F3369FC8C6"/>
      <w:bookmarkStart w:id="3100" w:name="BKM_0A8B18AD_F79E_4E63_8D17_DE2C48F3AF42"/>
      <w:bookmarkStart w:id="3101" w:name="BKM_F023F8DE_07B5_4FF5_8335_917836DF40EC"/>
      <w:bookmarkEnd w:id="3099"/>
      <w:bookmarkEnd w:id="3100"/>
      <w:bookmarkEnd w:id="3101"/>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ins w:id="3102" w:author="Eric Boisvert" w:date="2016-01-17T15:45:00Z">
        <w:r w:rsidR="009328CD">
          <w:t xml:space="preserve">.  </w:t>
        </w:r>
      </w:ins>
      <w:ins w:id="3103" w:author="Eric Boisvert" w:date="2016-01-17T15:46:00Z">
        <w:r w:rsidR="009328CD">
          <w:t>This class does not have any properties beyond those inherited from Strat</w:t>
        </w:r>
      </w:ins>
      <w:ins w:id="3104" w:author="Eric Boisvert" w:date="2016-01-17T15:47:00Z">
        <w:r w:rsidR="009328CD">
          <w:t>igraphicPoint.</w:t>
        </w:r>
      </w:ins>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19576D" w:rsidP="00024B9A">
      <w:pPr>
        <w:keepNext/>
      </w:pPr>
      <w:r>
        <w:rPr>
          <w:noProof/>
          <w:lang w:val="en-CA" w:eastAsia="en-CA"/>
        </w:rPr>
        <w:pict w14:anchorId="7DEA392A">
          <v:shape id="Picture 456" o:spid="_x0000_i1096" type="#_x0000_t75" style="width:372.35pt;height:400.3pt;visibility:visible;mso-wrap-style:square">
            <v:imagedata r:id="rId86" o:title=""/>
          </v:shape>
        </w:pict>
      </w:r>
    </w:p>
    <w:p w14:paraId="25FBC17D" w14:textId="54147F48"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3105" w:author="Eric Boisvert" w:date="2016-01-19T19:09:00Z">
        <w:r w:rsidR="00302FB5">
          <w:rPr>
            <w:noProof/>
          </w:rPr>
          <w:t>72</w:t>
        </w:r>
      </w:ins>
      <w:del w:id="3106" w:author="Eric Boisvert" w:date="2015-10-30T04:23:00Z">
        <w:r w:rsidR="00090DCF" w:rsidDel="007D2867">
          <w:rPr>
            <w:noProof/>
          </w:rPr>
          <w:delText>56</w:delText>
        </w:r>
      </w:del>
      <w:r w:rsidR="00673E83">
        <w:rPr>
          <w:noProof/>
        </w:rPr>
        <w:fldChar w:fldCharType="end"/>
      </w:r>
      <w:r>
        <w:t>: Stratigraphic sections</w:t>
      </w:r>
      <w:ins w:id="3107" w:author="Eric Boisvert" w:date="2016-01-17T15:47:00Z">
        <w:r w:rsidR="009328CD">
          <w:t xml:space="preserve"> context diagram</w:t>
        </w:r>
      </w:ins>
    </w:p>
    <w:p w14:paraId="133B6AAD" w14:textId="5F56CDF5" w:rsidR="00024B9A" w:rsidRDefault="009328CD">
      <w:pPr>
        <w:pStyle w:val="Heading5"/>
        <w:rPr>
          <w:ins w:id="3108" w:author="Eric Boisvert" w:date="2016-01-17T15:48:00Z"/>
          <w:lang w:val="en-CA"/>
        </w:rPr>
        <w:pPrChange w:id="3109" w:author="Eric Boisvert" w:date="2016-01-17T15:48:00Z">
          <w:pPr/>
        </w:pPrChange>
      </w:pPr>
      <w:proofErr w:type="gramStart"/>
      <w:ins w:id="3110" w:author="Eric Boisvert" w:date="2016-01-17T15:47:00Z">
        <w:r w:rsidRPr="00D970E9">
          <w:rPr>
            <w:lang w:val="en-CA"/>
          </w:rPr>
          <w:t>geologicSetting</w:t>
        </w:r>
      </w:ins>
      <w:proofErr w:type="gramEnd"/>
    </w:p>
    <w:p w14:paraId="60A1878C" w14:textId="77777777" w:rsidR="009328CD" w:rsidRPr="009328CD" w:rsidRDefault="009328CD">
      <w:pPr>
        <w:rPr>
          <w:ins w:id="3111" w:author="Eric Boisvert" w:date="2016-01-17T15:47:00Z"/>
          <w:lang w:val="en-CA"/>
          <w:rPrChange w:id="3112" w:author="Eric Boisvert" w:date="2016-01-17T15:48:00Z">
            <w:rPr>
              <w:ins w:id="3113" w:author="Eric Boisvert" w:date="2016-01-17T15:47:00Z"/>
              <w:b/>
              <w:bCs/>
              <w:lang w:val="en-CA"/>
            </w:rPr>
          </w:rPrChange>
        </w:rPr>
      </w:pPr>
    </w:p>
    <w:p w14:paraId="20281BFA" w14:textId="1719874B" w:rsidR="009328CD" w:rsidRDefault="009328CD">
      <w:pPr>
        <w:rPr>
          <w:ins w:id="3114" w:author="Eric Boisvert" w:date="2016-01-17T15:48:00Z"/>
          <w:lang w:val="en-CA"/>
        </w:rPr>
      </w:pPr>
      <w:ins w:id="3115" w:author="Eric Boisvert" w:date="2016-01-17T15:47:00Z">
        <w:r>
          <w:rPr>
            <w:lang w:val="en-CA"/>
          </w:rPr>
          <w:lastRenderedPageBreak/>
          <w:t>The property geologicSetting</w:t>
        </w:r>
      </w:ins>
      <w:proofErr w:type="gramStart"/>
      <w:ins w:id="3116" w:author="Eric Boisvert" w:date="2016-01-24T13:30:00Z">
        <w:r w:rsidR="00253146">
          <w:rPr>
            <w:lang w:val="en-CA"/>
          </w:rPr>
          <w:t>:Primitive</w:t>
        </w:r>
        <w:proofErr w:type="gramEnd"/>
        <w:r w:rsidR="00253146">
          <w:rPr>
            <w:lang w:val="en-CA"/>
          </w:rPr>
          <w:t>::CharacterString</w:t>
        </w:r>
      </w:ins>
      <w:ins w:id="3117" w:author="Eric Boisvert" w:date="2016-01-17T15:47:00Z">
        <w:r>
          <w:rPr>
            <w:lang w:val="en-CA"/>
          </w:rPr>
          <w:t xml:space="preserve"> shall contain a</w:t>
        </w:r>
        <w:r w:rsidRPr="009328CD">
          <w:rPr>
            <w:lang w:val="en-CA"/>
          </w:rPr>
          <w:t xml:space="preserve"> description of the geologic setting of the stratigraphic section</w:t>
        </w:r>
      </w:ins>
    </w:p>
    <w:p w14:paraId="661F8F55" w14:textId="5B6B3518" w:rsidR="009328CD" w:rsidRDefault="009328CD">
      <w:pPr>
        <w:pStyle w:val="Heading5"/>
        <w:rPr>
          <w:ins w:id="3118" w:author="Eric Boisvert" w:date="2016-01-17T15:48:00Z"/>
        </w:rPr>
        <w:pPrChange w:id="3119" w:author="Eric Boisvert" w:date="2016-01-17T15:48:00Z">
          <w:pPr/>
        </w:pPrChange>
      </w:pPr>
      <w:proofErr w:type="gramStart"/>
      <w:ins w:id="3120" w:author="Eric Boisvert" w:date="2016-01-17T15:48:00Z">
        <w:r w:rsidRPr="009328CD">
          <w:t>geologicDescription</w:t>
        </w:r>
        <w:proofErr w:type="gramEnd"/>
      </w:ins>
    </w:p>
    <w:p w14:paraId="165C9B21" w14:textId="77777777" w:rsidR="009328CD" w:rsidRPr="009328CD" w:rsidRDefault="009328CD">
      <w:pPr>
        <w:rPr>
          <w:ins w:id="3121" w:author="Eric Boisvert" w:date="2016-01-17T15:48:00Z"/>
        </w:rPr>
      </w:pPr>
    </w:p>
    <w:p w14:paraId="3AE0C16C" w14:textId="37B49CE9" w:rsidR="009328CD" w:rsidRDefault="009328CD" w:rsidP="009328CD">
      <w:pPr>
        <w:rPr>
          <w:ins w:id="3122" w:author="Eric Boisvert" w:date="2016-01-17T15:48:00Z"/>
        </w:rPr>
      </w:pPr>
      <w:ins w:id="3123" w:author="Eric Boisvert" w:date="2016-01-17T15:48:00Z">
        <w:r>
          <w:t>The geologicDescription</w:t>
        </w:r>
      </w:ins>
      <w:proofErr w:type="gramStart"/>
      <w:ins w:id="3124" w:author="Eric Boisvert" w:date="2016-01-24T13:30:00Z">
        <w:r w:rsidR="00253146">
          <w:t>:Primitive</w:t>
        </w:r>
        <w:proofErr w:type="gramEnd"/>
        <w:r w:rsidR="00253146">
          <w:t>::CharacterString</w:t>
        </w:r>
      </w:ins>
      <w:ins w:id="3125" w:author="Eric Boisvert" w:date="2016-01-17T15:48:00Z">
        <w:r>
          <w:t xml:space="preserve"> shall contain a</w:t>
        </w:r>
        <w:r w:rsidRPr="009328CD">
          <w:t xml:space="preserve"> description of the geology of the stratigraphic section (eg, lithology, paleontology, paleogeography, etc)</w:t>
        </w:r>
      </w:ins>
    </w:p>
    <w:p w14:paraId="237A7043" w14:textId="631C6C28" w:rsidR="009328CD" w:rsidRDefault="009328CD">
      <w:pPr>
        <w:pStyle w:val="Heading5"/>
        <w:rPr>
          <w:ins w:id="3126" w:author="Eric Boisvert" w:date="2016-01-17T15:49:00Z"/>
        </w:rPr>
        <w:pPrChange w:id="3127" w:author="Eric Boisvert" w:date="2016-01-17T15:49:00Z">
          <w:pPr/>
        </w:pPrChange>
      </w:pPr>
      <w:proofErr w:type="gramStart"/>
      <w:ins w:id="3128" w:author="Eric Boisvert" w:date="2016-01-17T15:49:00Z">
        <w:r>
          <w:t>a</w:t>
        </w:r>
      </w:ins>
      <w:ins w:id="3129" w:author="Eric Boisvert" w:date="2016-01-17T15:48:00Z">
        <w:r w:rsidRPr="009328CD">
          <w:t>ccessibility</w:t>
        </w:r>
      </w:ins>
      <w:proofErr w:type="gramEnd"/>
    </w:p>
    <w:p w14:paraId="546E21EE" w14:textId="77777777" w:rsidR="009328CD" w:rsidRPr="009328CD" w:rsidRDefault="009328CD">
      <w:pPr>
        <w:rPr>
          <w:ins w:id="3130" w:author="Eric Boisvert" w:date="2016-01-17T15:48:00Z"/>
        </w:rPr>
      </w:pPr>
    </w:p>
    <w:p w14:paraId="291D23E9" w14:textId="0A1EDBA3" w:rsidR="009328CD" w:rsidRDefault="009328CD" w:rsidP="009328CD">
      <w:pPr>
        <w:rPr>
          <w:ins w:id="3131" w:author="Eric Boisvert" w:date="2016-01-17T15:49:00Z"/>
        </w:rPr>
      </w:pPr>
      <w:ins w:id="3132" w:author="Eric Boisvert" w:date="2016-01-17T15:49:00Z">
        <w:r>
          <w:t>The property accessibility</w:t>
        </w:r>
      </w:ins>
      <w:proofErr w:type="gramStart"/>
      <w:ins w:id="3133" w:author="Eric Boisvert" w:date="2016-01-24T13:30:00Z">
        <w:r w:rsidR="00253146">
          <w:t>:Primitive</w:t>
        </w:r>
        <w:proofErr w:type="gramEnd"/>
        <w:r w:rsidR="00253146">
          <w:t>::CharacterString</w:t>
        </w:r>
      </w:ins>
      <w:ins w:id="3134" w:author="Eric Boisvert" w:date="2016-01-17T15:49:00Z">
        <w:r>
          <w:t xml:space="preserve"> shall contain a</w:t>
        </w:r>
        <w:r w:rsidRPr="009328CD">
          <w:t xml:space="preserve"> description of the ability to access the stratigraphic section</w:t>
        </w:r>
      </w:ins>
    </w:p>
    <w:p w14:paraId="20189AC7" w14:textId="00F5A862" w:rsidR="009328CD" w:rsidRDefault="009328CD">
      <w:pPr>
        <w:pStyle w:val="Heading5"/>
        <w:rPr>
          <w:ins w:id="3135" w:author="Eric Boisvert" w:date="2016-01-17T15:50:00Z"/>
        </w:rPr>
        <w:pPrChange w:id="3136" w:author="Eric Boisvert" w:date="2016-01-17T15:50:00Z">
          <w:pPr/>
        </w:pPrChange>
      </w:pPr>
      <w:proofErr w:type="gramStart"/>
      <w:ins w:id="3137" w:author="Eric Boisvert" w:date="2016-01-17T15:50:00Z">
        <w:r>
          <w:t>c</w:t>
        </w:r>
      </w:ins>
      <w:ins w:id="3138" w:author="Eric Boisvert" w:date="2016-01-17T15:49:00Z">
        <w:r w:rsidRPr="009328CD">
          <w:t>onservation</w:t>
        </w:r>
      </w:ins>
      <w:proofErr w:type="gramEnd"/>
    </w:p>
    <w:p w14:paraId="6B495CC4" w14:textId="77777777" w:rsidR="009328CD" w:rsidRPr="009328CD" w:rsidRDefault="009328CD">
      <w:pPr>
        <w:rPr>
          <w:ins w:id="3139" w:author="Eric Boisvert" w:date="2016-01-17T15:49:00Z"/>
        </w:rPr>
      </w:pPr>
    </w:p>
    <w:p w14:paraId="75664D6D" w14:textId="19B46652" w:rsidR="009328CD" w:rsidRDefault="009328CD" w:rsidP="009328CD">
      <w:pPr>
        <w:rPr>
          <w:ins w:id="3140" w:author="Eric Boisvert" w:date="2016-01-17T15:50:00Z"/>
        </w:rPr>
      </w:pPr>
      <w:ins w:id="3141" w:author="Eric Boisvert" w:date="2016-01-17T15:49:00Z">
        <w:r>
          <w:t>The property conservation</w:t>
        </w:r>
      </w:ins>
      <w:proofErr w:type="gramStart"/>
      <w:ins w:id="3142" w:author="Eric Boisvert" w:date="2016-01-24T13:30:00Z">
        <w:r w:rsidR="00253146">
          <w:t>:Primitive</w:t>
        </w:r>
        <w:proofErr w:type="gramEnd"/>
        <w:r w:rsidR="00253146">
          <w:t>::CharacterString</w:t>
        </w:r>
      </w:ins>
      <w:ins w:id="3143" w:author="Eric Boisvert" w:date="2016-01-17T15:49:00Z">
        <w:r>
          <w:t xml:space="preserve"> shall contain a</w:t>
        </w:r>
        <w:r w:rsidRPr="009328CD">
          <w:t xml:space="preserve"> description of measures to conserve the stratigraphic section</w:t>
        </w:r>
      </w:ins>
    </w:p>
    <w:p w14:paraId="4098BE06" w14:textId="0760C900" w:rsidR="00024B9A" w:rsidRDefault="009C2973" w:rsidP="009C2973">
      <w:pPr>
        <w:pStyle w:val="Heading3"/>
      </w:pPr>
      <w:bookmarkStart w:id="3144" w:name="BKM_1C0FB01B_F4A6_4733_BA06_87BA9B2415C9"/>
      <w:bookmarkStart w:id="3145" w:name="BKM_FF29DAEB_3E4E_4D00_B3A1_D0E4D913A1D2"/>
      <w:bookmarkStart w:id="3146" w:name="BKM_2769F637_48D7_42F4_B567_915886458F2C"/>
      <w:bookmarkStart w:id="3147" w:name="BKM_DAEF393B_8D05_4043_87C1_9038BA957915"/>
      <w:bookmarkStart w:id="3148" w:name="BKM_45E678ED_7B83_4A86_A4BD_BC55352F39D9"/>
      <w:bookmarkStart w:id="3149" w:name="_Toc439943479"/>
      <w:bookmarkEnd w:id="3144"/>
      <w:bookmarkEnd w:id="3145"/>
      <w:bookmarkEnd w:id="3146"/>
      <w:bookmarkEnd w:id="3147"/>
      <w:bookmarkEnd w:id="3148"/>
      <w:r>
        <w:t>Temporal Reference System</w:t>
      </w:r>
      <w:bookmarkEnd w:id="3149"/>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19576D" w:rsidP="009C2973">
      <w:pPr>
        <w:keepNext/>
      </w:pPr>
      <w:r>
        <w:rPr>
          <w:noProof/>
          <w:lang w:val="en-CA" w:eastAsia="en-CA"/>
        </w:rPr>
        <w:lastRenderedPageBreak/>
        <w:pict w14:anchorId="7E6628A8">
          <v:shape id="Picture 493" o:spid="_x0000_i1097" type="#_x0000_t75" style="width:432.55pt;height:509.35pt;visibility:visible;mso-wrap-style:square">
            <v:imagedata r:id="rId87"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3150" w:author="Eric Boisvert" w:date="2016-01-19T19:09:00Z">
        <w:r w:rsidR="00302FB5">
          <w:rPr>
            <w:noProof/>
          </w:rPr>
          <w:t>73</w:t>
        </w:r>
      </w:ins>
      <w:del w:id="3151"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3E2B76A" w:rsidR="009C2973" w:rsidRDefault="008816FC" w:rsidP="00821F1F">
      <w:pPr>
        <w:rPr>
          <w:ins w:id="3152" w:author="Eric Boisvert" w:date="2016-01-17T15:53:00Z"/>
        </w:rPr>
      </w:pPr>
      <w:ins w:id="3153" w:author="Eric Boisvert" w:date="2016-01-17T15:53:00Z">
        <w:r>
          <w:t>TimeOrdinalReferenceSystem is a</w:t>
        </w:r>
      </w:ins>
      <w:del w:id="3154" w:author="Eric Boisvert" w:date="2016-01-17T15:53:00Z">
        <w:r w:rsidR="009C2973" w:rsidRPr="009C2973" w:rsidDel="008816FC">
          <w:delText>A</w:delText>
        </w:r>
      </w:del>
      <w:r w:rsidR="009C2973" w:rsidRPr="009C2973">
        <w:t xml:space="preserve"> time reference system comprised of an ordered set of time periods (time ordinal eras).</w:t>
      </w:r>
    </w:p>
    <w:p w14:paraId="0375289F" w14:textId="253B5E66" w:rsidR="008816FC" w:rsidRDefault="008816FC">
      <w:pPr>
        <w:pStyle w:val="Heading5"/>
        <w:rPr>
          <w:ins w:id="3155" w:author="Eric Boisvert" w:date="2016-01-17T15:53:00Z"/>
        </w:rPr>
        <w:pPrChange w:id="3156" w:author="Eric Boisvert" w:date="2016-01-17T15:55:00Z">
          <w:pPr/>
        </w:pPrChange>
      </w:pPr>
      <w:proofErr w:type="gramStart"/>
      <w:ins w:id="3157" w:author="Eric Boisvert" w:date="2016-01-17T15:53:00Z">
        <w:r w:rsidRPr="008816FC">
          <w:t>referencePoint</w:t>
        </w:r>
        <w:proofErr w:type="gramEnd"/>
      </w:ins>
    </w:p>
    <w:p w14:paraId="45C1F84E" w14:textId="27C92B42" w:rsidR="008816FC" w:rsidRDefault="008816FC" w:rsidP="00821F1F">
      <w:pPr>
        <w:rPr>
          <w:ins w:id="3158" w:author="Eric Boisvert" w:date="2016-01-17T15:53:00Z"/>
        </w:rPr>
      </w:pPr>
      <w:ins w:id="3159" w:author="Eric Boisvert" w:date="2016-01-17T15:53:00Z">
        <w:r>
          <w:lastRenderedPageBreak/>
          <w:t xml:space="preserve">The property referencePoint shall be an association between a </w:t>
        </w:r>
      </w:ins>
      <w:ins w:id="3160" w:author="Eric Boisvert" w:date="2016-01-17T15:54:00Z">
        <w:r>
          <w:t xml:space="preserve">TimeOrdinalReferenceSystem and a TimeOrdinalEraBoundary.  A TimeOrdinalReferenceSystem shall refer to two </w:t>
        </w:r>
      </w:ins>
      <w:ins w:id="3161" w:author="Eric Boisvert" w:date="2016-01-17T15:55:00Z">
        <w:r w:rsidRPr="008816FC">
          <w:t>reference points defining the extent of the system</w:t>
        </w:r>
        <w:r>
          <w:t>.</w:t>
        </w:r>
      </w:ins>
    </w:p>
    <w:p w14:paraId="5BA34F19" w14:textId="21BF0BCB" w:rsidR="008816FC" w:rsidRDefault="008816FC">
      <w:pPr>
        <w:pStyle w:val="Heading5"/>
        <w:rPr>
          <w:ins w:id="3162" w:author="Eric Boisvert" w:date="2016-01-17T15:57:00Z"/>
          <w:lang w:val="en-CA"/>
        </w:rPr>
        <w:pPrChange w:id="3163" w:author="Eric Boisvert" w:date="2016-01-17T15:57:00Z">
          <w:pPr/>
        </w:pPrChange>
      </w:pPr>
      <w:proofErr w:type="gramStart"/>
      <w:ins w:id="3164" w:author="Eric Boisvert" w:date="2016-01-17T15:57:00Z">
        <w:r>
          <w:rPr>
            <w:lang w:val="en-CA"/>
          </w:rPr>
          <w:t>c</w:t>
        </w:r>
      </w:ins>
      <w:ins w:id="3165" w:author="Eric Boisvert" w:date="2016-01-17T15:55:00Z">
        <w:r w:rsidRPr="00D970E9">
          <w:rPr>
            <w:lang w:val="en-CA"/>
          </w:rPr>
          <w:t>omponent</w:t>
        </w:r>
      </w:ins>
      <w:proofErr w:type="gramEnd"/>
    </w:p>
    <w:p w14:paraId="39343BBF" w14:textId="77777777" w:rsidR="008816FC" w:rsidRPr="008816FC" w:rsidRDefault="008816FC">
      <w:pPr>
        <w:rPr>
          <w:ins w:id="3166" w:author="Eric Boisvert" w:date="2016-01-17T15:55:00Z"/>
          <w:lang w:val="en-CA"/>
          <w:rPrChange w:id="3167" w:author="Eric Boisvert" w:date="2016-01-17T15:57:00Z">
            <w:rPr>
              <w:ins w:id="3168" w:author="Eric Boisvert" w:date="2016-01-17T15:55:00Z"/>
              <w:b/>
              <w:bCs/>
              <w:lang w:val="en-CA"/>
            </w:rPr>
          </w:rPrChange>
        </w:rPr>
      </w:pPr>
    </w:p>
    <w:p w14:paraId="5C310522" w14:textId="2618132A" w:rsidR="008816FC" w:rsidRDefault="008816FC">
      <w:pPr>
        <w:rPr>
          <w:ins w:id="3169" w:author="Eric Boisvert" w:date="2016-01-17T15:57:00Z"/>
          <w:lang w:val="en-CA"/>
        </w:rPr>
      </w:pPr>
      <w:ins w:id="3170" w:author="Eric Boisvert" w:date="2016-01-17T15:55:00Z">
        <w:r>
          <w:rPr>
            <w:lang w:val="en-CA"/>
          </w:rPr>
          <w:t>The property component</w:t>
        </w:r>
      </w:ins>
      <w:ins w:id="3171" w:author="Eric Boisvert" w:date="2016-01-17T15:56:00Z">
        <w:r>
          <w:rPr>
            <w:lang w:val="en-CA"/>
          </w:rPr>
          <w:t xml:space="preserve"> shall be an association to a TimeOrdinalEra that is part of the TimeOrdinalReferenceSystem.  A TimeOrdinalReferenceSystem is composed of a collection of TimeOrdinalEra.</w:t>
        </w:r>
      </w:ins>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ins w:id="3172" w:author="Eric Boisvert" w:date="2016-01-17T16:02:00Z">
        <w:r>
          <w:t>TimeOrdinalE</w:t>
        </w:r>
      </w:ins>
      <w:ins w:id="3173" w:author="Eric Boisvert" w:date="2016-01-17T16:03:00Z">
        <w:r>
          <w:t>ra</w:t>
        </w:r>
      </w:ins>
      <w:ins w:id="3174" w:author="Eric Boisvert" w:date="2016-01-17T16:02:00Z">
        <w:r>
          <w:t xml:space="preserve"> is a period of time between two boundaries.  </w:t>
        </w:r>
      </w:ins>
      <w:commentRangeStart w:id="3175"/>
      <w:r w:rsidR="00B0615B">
        <w:t xml:space="preserve">The association of an era with a stratotype is optional.  In the GSSP approach recommended by ICS for the Global </w:t>
      </w:r>
      <w:commentRangeEnd w:id="3175"/>
      <w:r w:rsidR="001B130F">
        <w:rPr>
          <w:rStyle w:val="CommentReference"/>
        </w:rPr>
        <w:commentReference w:id="3175"/>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ins w:id="3176" w:author="Eric Boisvert" w:date="2016-01-17T16:03:00Z">
        <w:r w:rsidR="004A18C3">
          <w:t xml:space="preserve">  TimeOrdinalEra can be composed or other era and organized into an arbitrarly deep nested tree.</w:t>
        </w:r>
      </w:ins>
      <w:r w:rsidR="00B0615B">
        <w:t xml:space="preserve"> </w:t>
      </w:r>
    </w:p>
    <w:p w14:paraId="56B830FE" w14:textId="53D73285" w:rsidR="000B1244" w:rsidRDefault="00F613F1">
      <w:pPr>
        <w:pStyle w:val="Heading5"/>
        <w:rPr>
          <w:ins w:id="3177" w:author="Eric Boisvert" w:date="2016-01-17T16:10:00Z"/>
        </w:rPr>
        <w:pPrChange w:id="3178" w:author="Eric Boisvert" w:date="2016-01-17T16:10:00Z">
          <w:pPr/>
        </w:pPrChange>
      </w:pPr>
      <w:ins w:id="3179" w:author="Eric Boisvert" w:date="2016-01-17T16:09:00Z">
        <w:r w:rsidRPr="00F613F1">
          <w:t>Member</w:t>
        </w:r>
      </w:ins>
    </w:p>
    <w:p w14:paraId="7BAA56CA" w14:textId="77777777" w:rsidR="00F613F1" w:rsidRPr="00F613F1" w:rsidRDefault="00F613F1">
      <w:pPr>
        <w:rPr>
          <w:ins w:id="3180" w:author="Eric Boisvert" w:date="2016-01-17T16:09:00Z"/>
        </w:rPr>
      </w:pPr>
    </w:p>
    <w:p w14:paraId="49FC3297" w14:textId="58C794F5" w:rsidR="00F613F1" w:rsidRDefault="00F613F1" w:rsidP="00B0615B">
      <w:pPr>
        <w:rPr>
          <w:ins w:id="3181" w:author="Eric Boisvert" w:date="2016-01-17T16:09:00Z"/>
        </w:rPr>
      </w:pPr>
      <w:ins w:id="3182" w:author="Eric Boisvert" w:date="2016-01-17T16:09:00Z">
        <w:r>
          <w:t>The property member shall be an association between a TimeOrdinalEra and another TimeOrdinalEra which is hierarchically below.  The refered TimeOrdinalEras are subdivision the the current TimeOrdinalEra.</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ins w:id="3183" w:author="Eric Boisvert" w:date="2016-01-17T16:11:00Z"/>
        </w:trPr>
        <w:tc>
          <w:tcPr>
            <w:tcW w:w="4219" w:type="dxa"/>
            <w:tcBorders>
              <w:right w:val="nil"/>
            </w:tcBorders>
            <w:shd w:val="clear" w:color="auto" w:fill="auto"/>
          </w:tcPr>
          <w:p w14:paraId="2BFC8A56" w14:textId="1943A9F9" w:rsidR="00F613F1" w:rsidRPr="00D12552" w:rsidRDefault="00F613F1" w:rsidP="00F613F1">
            <w:pPr>
              <w:pStyle w:val="Tabletext10"/>
              <w:rPr>
                <w:ins w:id="3184" w:author="Eric Boisvert" w:date="2016-01-17T16:11:00Z"/>
                <w:rStyle w:val="requri"/>
                <w:lang w:val="en-CA"/>
              </w:rPr>
            </w:pPr>
            <w:ins w:id="3185" w:author="Eric Boisvert" w:date="2016-01-17T16:11:00Z">
              <w:r>
                <w:rPr>
                  <w:rStyle w:val="requri"/>
                  <w:lang w:val="en-CA"/>
                </w:rPr>
                <w:t>/req/gsml4-timescale</w:t>
              </w:r>
              <w:r w:rsidRPr="00D12552">
                <w:rPr>
                  <w:rStyle w:val="requri"/>
                  <w:lang w:val="en-CA"/>
                </w:rPr>
                <w:t>/</w:t>
              </w:r>
              <w:r>
                <w:rPr>
                  <w:rStyle w:val="requri"/>
                  <w:lang w:val="en-CA"/>
                </w:rPr>
                <w:t>member-timeordinalera</w:t>
              </w:r>
            </w:ins>
          </w:p>
        </w:tc>
        <w:tc>
          <w:tcPr>
            <w:tcW w:w="4678" w:type="dxa"/>
            <w:tcBorders>
              <w:left w:val="nil"/>
            </w:tcBorders>
            <w:shd w:val="clear" w:color="auto" w:fill="auto"/>
          </w:tcPr>
          <w:p w14:paraId="1253C456" w14:textId="39772DCB" w:rsidR="00F613F1" w:rsidRPr="00D12552" w:rsidRDefault="00F613F1" w:rsidP="008132F4">
            <w:pPr>
              <w:pStyle w:val="Tabletext10"/>
              <w:jc w:val="left"/>
              <w:rPr>
                <w:ins w:id="3186" w:author="Eric Boisvert" w:date="2016-01-17T16:11:00Z"/>
                <w:rStyle w:val="reqtext"/>
                <w:lang w:val="en-CA"/>
              </w:rPr>
            </w:pPr>
            <w:ins w:id="3187" w:author="Eric Boisvert" w:date="2016-01-17T16:13:00Z">
              <w:r>
                <w:rPr>
                  <w:rStyle w:val="reqtext"/>
                  <w:lang w:val="en-CA"/>
                </w:rPr>
                <w:t xml:space="preserve">A member shall no refer to a TimeOrdinalEra that </w:t>
              </w:r>
              <w:r w:rsidR="00825468">
                <w:rPr>
                  <w:rStyle w:val="reqtext"/>
                  <w:lang w:val="en-CA"/>
                </w:rPr>
                <w:t>itself</w:t>
              </w:r>
            </w:ins>
            <w:ins w:id="3188" w:author="Eric Boisvert" w:date="2016-01-17T16:14:00Z">
              <w:r w:rsidR="00825468">
                <w:rPr>
                  <w:rStyle w:val="reqtext"/>
                  <w:lang w:val="en-CA"/>
                </w:rPr>
                <w:t xml:space="preserve">, or any </w:t>
              </w:r>
              <w:commentRangeStart w:id="3189"/>
              <w:r w:rsidR="00825468">
                <w:rPr>
                  <w:rStyle w:val="reqtext"/>
                  <w:lang w:val="en-CA"/>
                </w:rPr>
                <w:t>transitive member</w:t>
              </w:r>
              <w:commentRangeEnd w:id="3189"/>
              <w:r w:rsidR="00825468">
                <w:rPr>
                  <w:rStyle w:val="CommentReference"/>
                  <w:rFonts w:ascii="Times New Roman" w:eastAsia="Times New Roman" w:hAnsi="Times New Roman"/>
                  <w:lang w:val="en-US" w:eastAsia="en-US"/>
                </w:rPr>
                <w:commentReference w:id="3189"/>
              </w:r>
              <w:r w:rsidR="00825468">
                <w:rPr>
                  <w:rStyle w:val="reqtext"/>
                  <w:lang w:val="en-CA"/>
                </w:rPr>
                <w:t>,</w:t>
              </w:r>
            </w:ins>
            <w:ins w:id="3190" w:author="Eric Boisvert" w:date="2016-01-17T16:13:00Z">
              <w:r w:rsidR="00825468">
                <w:rPr>
                  <w:rStyle w:val="reqtext"/>
                  <w:lang w:val="en-CA"/>
                </w:rPr>
                <w:t xml:space="preserve"> refer to the current TimeOrdinalEar</w:t>
              </w:r>
            </w:ins>
          </w:p>
        </w:tc>
      </w:tr>
    </w:tbl>
    <w:p w14:paraId="01BA07BD" w14:textId="77777777" w:rsidR="00F613F1" w:rsidRDefault="00F613F1" w:rsidP="00B0615B">
      <w:pPr>
        <w:rPr>
          <w:ins w:id="3191" w:author="Eric Boisvert" w:date="2016-01-17T16:11:00Z"/>
        </w:rPr>
      </w:pPr>
    </w:p>
    <w:p w14:paraId="53DC834F" w14:textId="4DA63CF9" w:rsidR="00F613F1" w:rsidRDefault="00F613F1" w:rsidP="00B0615B">
      <w:pPr>
        <w:rPr>
          <w:ins w:id="3192" w:author="Eric Boisvert" w:date="2016-01-17T16:15:00Z"/>
        </w:rPr>
      </w:pPr>
      <w:ins w:id="3193" w:author="Eric Boisvert" w:date="2016-01-17T16:11:00Z">
        <w:r>
          <w:t>The nesting shall not be cyclic (infinite loop) as a member cannot appear more than once in a give tree.</w:t>
        </w:r>
      </w:ins>
    </w:p>
    <w:p w14:paraId="4916DC42" w14:textId="4A0D64A7" w:rsidR="00EA7BCE" w:rsidRDefault="00EA7BCE" w:rsidP="00B0615B">
      <w:pPr>
        <w:rPr>
          <w:ins w:id="3194" w:author="Eric Boisvert" w:date="2016-01-17T16:15:00Z"/>
        </w:rPr>
      </w:pPr>
      <w:ins w:id="3195" w:author="Eric Boisvert" w:date="2016-01-17T16:15:00Z">
        <w:r w:rsidRPr="00EA7BCE">
          <w:t>Group</w:t>
        </w:r>
      </w:ins>
    </w:p>
    <w:p w14:paraId="0F9BD5EA" w14:textId="72827E68" w:rsidR="00EA7BCE" w:rsidRDefault="00EA7BCE" w:rsidP="00B0615B">
      <w:pPr>
        <w:rPr>
          <w:ins w:id="3196" w:author="Eric Boisvert" w:date="2016-01-17T16:18:00Z"/>
        </w:rPr>
      </w:pPr>
      <w:ins w:id="3197" w:author="Eric Boisvert" w:date="2016-01-17T16:16:00Z">
        <w:r>
          <w:t xml:space="preserve">The group property shall be an association to a </w:t>
        </w:r>
      </w:ins>
      <w:ins w:id="3198" w:author="Eric Boisvert" w:date="2016-01-17T16:17:00Z">
        <w:r>
          <w:t xml:space="preserve">(single) </w:t>
        </w:r>
      </w:ins>
      <w:ins w:id="3199" w:author="Eric Boisvert" w:date="2016-01-17T16:16:00Z">
        <w:r>
          <w:t xml:space="preserve">parent TimeOrdinalEra. </w:t>
        </w:r>
      </w:ins>
      <w:ins w:id="3200" w:author="Eric Boisvert" w:date="2016-01-17T16:17:00Z">
        <w:r>
          <w:t xml:space="preserve">The parent TimeOrdinalEra shall no be any of the member </w:t>
        </w:r>
      </w:ins>
      <w:ins w:id="3201" w:author="Eric Boisvert" w:date="2016-01-17T16:18:00Z">
        <w:r>
          <w:t>or transitive member.</w:t>
        </w:r>
      </w:ins>
    </w:p>
    <w:p w14:paraId="0A2CC4B1" w14:textId="77777777" w:rsidR="00EA7BCE" w:rsidRDefault="00EA7BCE" w:rsidP="00B0615B">
      <w:pPr>
        <w:rPr>
          <w:ins w:id="3202" w:author="Eric Boisvert" w:date="2016-01-17T16:1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ins w:id="3203" w:author="Eric Boisvert" w:date="2016-01-17T16:18:00Z"/>
        </w:trPr>
        <w:tc>
          <w:tcPr>
            <w:tcW w:w="4219" w:type="dxa"/>
            <w:tcBorders>
              <w:right w:val="nil"/>
            </w:tcBorders>
            <w:shd w:val="clear" w:color="auto" w:fill="auto"/>
          </w:tcPr>
          <w:p w14:paraId="328843CF" w14:textId="74D17CD8" w:rsidR="00EA7BCE" w:rsidRPr="00D12552" w:rsidRDefault="00EA7BCE" w:rsidP="00EA7BCE">
            <w:pPr>
              <w:pStyle w:val="Tabletext10"/>
              <w:rPr>
                <w:ins w:id="3204" w:author="Eric Boisvert" w:date="2016-01-17T16:18:00Z"/>
                <w:rStyle w:val="requri"/>
                <w:lang w:val="en-CA"/>
              </w:rPr>
            </w:pPr>
            <w:ins w:id="3205" w:author="Eric Boisvert" w:date="2016-01-17T16:18:00Z">
              <w:r>
                <w:rPr>
                  <w:rStyle w:val="requri"/>
                  <w:lang w:val="en-CA"/>
                </w:rPr>
                <w:t>/req/gsml4-timescale</w:t>
              </w:r>
              <w:r w:rsidRPr="00D12552">
                <w:rPr>
                  <w:rStyle w:val="requri"/>
                  <w:lang w:val="en-CA"/>
                </w:rPr>
                <w:t>/</w:t>
              </w:r>
              <w:r>
                <w:rPr>
                  <w:rStyle w:val="requri"/>
                  <w:lang w:val="en-CA"/>
                </w:rPr>
                <w:t>group-timeordinalera</w:t>
              </w:r>
            </w:ins>
          </w:p>
        </w:tc>
        <w:tc>
          <w:tcPr>
            <w:tcW w:w="4678" w:type="dxa"/>
            <w:tcBorders>
              <w:left w:val="nil"/>
            </w:tcBorders>
            <w:shd w:val="clear" w:color="auto" w:fill="auto"/>
          </w:tcPr>
          <w:p w14:paraId="309E2854" w14:textId="062EE649" w:rsidR="00EA7BCE" w:rsidRPr="00D12552" w:rsidRDefault="00EA7BCE" w:rsidP="00EA7BCE">
            <w:pPr>
              <w:pStyle w:val="Tabletext10"/>
              <w:jc w:val="left"/>
              <w:rPr>
                <w:ins w:id="3206" w:author="Eric Boisvert" w:date="2016-01-17T16:18:00Z"/>
                <w:rStyle w:val="reqtext"/>
                <w:lang w:val="en-CA"/>
              </w:rPr>
            </w:pPr>
            <w:ins w:id="3207" w:author="Eric Boisvert" w:date="2016-01-17T16:18:00Z">
              <w:r>
                <w:rPr>
                  <w:rStyle w:val="reqtext"/>
                  <w:lang w:val="en-CA"/>
                </w:rPr>
                <w:t>A group shall no refer to a TimeOrdinalEra that itself, or any transitive group, refer to the current TimeOrdinalEr</w:t>
              </w:r>
            </w:ins>
            <w:ins w:id="3208" w:author="Eric Boisvert" w:date="2016-01-17T16:19:00Z">
              <w:r>
                <w:rPr>
                  <w:rStyle w:val="reqtext"/>
                  <w:lang w:val="en-CA"/>
                </w:rPr>
                <w:t>a</w:t>
              </w:r>
            </w:ins>
          </w:p>
        </w:tc>
      </w:tr>
    </w:tbl>
    <w:p w14:paraId="76B03D92" w14:textId="31B5AFDB" w:rsidR="00EA7BCE" w:rsidRDefault="00EA7BCE" w:rsidP="00B0615B">
      <w:pPr>
        <w:rPr>
          <w:ins w:id="3209" w:author="Eric Boisvert" w:date="2016-01-17T16:20:00Z"/>
        </w:rPr>
      </w:pPr>
      <w:ins w:id="3210" w:author="Eric Boisvert" w:date="2016-01-17T16:19:00Z">
        <w:r>
          <w:lastRenderedPageBreak/>
          <w:t>Group and member</w:t>
        </w:r>
        <w:r w:rsidR="00543FE8">
          <w:t xml:space="preserve"> properties are inverse</w:t>
        </w:r>
      </w:ins>
      <w:ins w:id="3211" w:author="Eric Boisvert" w:date="2016-01-17T16:26:00Z">
        <w:r w:rsidR="00543FE8">
          <w:t xml:space="preserve"> p</w:t>
        </w:r>
      </w:ins>
      <w:ins w:id="3212" w:author="Eric Boisvert" w:date="2016-01-17T16:19:00Z">
        <w:r w:rsidR="00543FE8">
          <w:t>ropert</w:t>
        </w:r>
      </w:ins>
      <w:ins w:id="3213" w:author="Eric Boisvert" w:date="2016-01-17T16:31:00Z">
        <w:r w:rsidR="00543FE8">
          <w:t>ies</w:t>
        </w:r>
      </w:ins>
      <w:ins w:id="3214" w:author="Eric Boisvert" w:date="2016-01-17T16:19:00Z">
        <w:r>
          <w:t xml:space="preserve">.  If A is a member of B, it implies that </w:t>
        </w:r>
      </w:ins>
      <w:ins w:id="3215" w:author="Eric Boisvert" w:date="2016-01-17T16:20:00Z">
        <w:r>
          <w:t>B is the parent (group) of A.</w:t>
        </w:r>
      </w:ins>
      <w:ins w:id="3216" w:author="Eric Boisvert" w:date="2016-01-17T16:21:00Z">
        <w:r w:rsidR="00543FE8">
          <w:t xml:space="preserve"> </w:t>
        </w:r>
      </w:ins>
      <w:ins w:id="3217" w:author="Eric Boisvert" w:date="2016-01-17T16:24:00Z">
        <w:r w:rsidR="00543FE8">
          <w:t xml:space="preserve">  </w:t>
        </w:r>
      </w:ins>
      <w:ins w:id="3218" w:author="Eric Boisvert" w:date="2016-01-17T16:26:00Z">
        <w:r w:rsidR="00543FE8">
          <w:t>There are some consideration</w:t>
        </w:r>
      </w:ins>
      <w:ins w:id="3219" w:author="Eric Boisvert" w:date="2016-01-17T16:27:00Z">
        <w:r w:rsidR="00543FE8">
          <w:t>s</w:t>
        </w:r>
      </w:ins>
      <w:ins w:id="3220" w:author="Eric Boisvert" w:date="2016-01-17T16:26:00Z">
        <w:r w:rsidR="00543FE8">
          <w:t xml:space="preserve"> when serializing</w:t>
        </w:r>
      </w:ins>
      <w:ins w:id="3221" w:author="Eric Boisvert" w:date="2016-01-17T16:27:00Z">
        <w:r w:rsidR="00543FE8">
          <w:t xml:space="preserve"> TimeOrdinalEra as both member and group properties are optional.</w:t>
        </w:r>
      </w:ins>
      <w:ins w:id="3222" w:author="Eric Boisvert" w:date="2016-01-17T16:26:00Z">
        <w:r w:rsidR="00543FE8">
          <w:t xml:space="preserve"> </w:t>
        </w:r>
      </w:ins>
      <w:ins w:id="3223" w:author="Eric Boisvert" w:date="2016-01-17T16:24:00Z">
        <w:r w:rsidR="00543FE8">
          <w:t xml:space="preserve">Some technologies can state this </w:t>
        </w:r>
      </w:ins>
      <w:ins w:id="3224" w:author="Eric Boisvert" w:date="2016-01-17T16:28:00Z">
        <w:r w:rsidR="00543FE8">
          <w:t>inverse relationship</w:t>
        </w:r>
      </w:ins>
      <w:ins w:id="3225" w:author="Eric Boisvert" w:date="2016-01-17T16:24:00Z">
        <w:r w:rsidR="00543FE8">
          <w:t xml:space="preserve"> explicitly, such as OWL.  In this case, encoding the association B-&gt;member-&gt;A is sufficient </w:t>
        </w:r>
      </w:ins>
      <w:ins w:id="3226" w:author="Eric Boisvert" w:date="2016-01-17T16:29:00Z">
        <w:r w:rsidR="00543FE8">
          <w:t>as the reverse A-&gt;group-&gt;B is stated directly in OWL.</w:t>
        </w:r>
      </w:ins>
      <w:ins w:id="3227" w:author="Eric Boisvert" w:date="2016-01-17T16:31:00Z">
        <w:r w:rsidR="00543FE8">
          <w:t xml:space="preserve">  For other encoding (for instance XSD), this rule cannot be inferred from the schema and this knowledge must either be encoded in the client consuming the information or explicitly encoded in such a way that if the instance B-&gt;member-&gt;A is </w:t>
        </w:r>
      </w:ins>
      <w:ins w:id="3228" w:author="Eric Boisvert" w:date="2016-01-17T16:33:00Z">
        <w:r w:rsidR="00543FE8">
          <w:t>serialized</w:t>
        </w:r>
      </w:ins>
      <w:ins w:id="3229" w:author="Eric Boisvert" w:date="2016-01-17T16:31:00Z">
        <w:r w:rsidR="00543FE8">
          <w:t xml:space="preserve">, A-&gt;group-&gt;B SHALL be </w:t>
        </w:r>
      </w:ins>
      <w:ins w:id="3230" w:author="Eric Boisvert" w:date="2016-01-17T16:33:00Z">
        <w:r w:rsidR="00543FE8">
          <w:t>serialized</w:t>
        </w:r>
      </w:ins>
      <w:ins w:id="3231" w:author="Eric Boisvert" w:date="2016-01-17T16:31:00Z">
        <w:r w:rsidR="00543FE8">
          <w:t xml:space="preserve"> as well.</w:t>
        </w:r>
      </w:ins>
    </w:p>
    <w:p w14:paraId="3D9D7812" w14:textId="474A0958" w:rsidR="00EA7BCE" w:rsidRDefault="00347A75">
      <w:pPr>
        <w:pStyle w:val="Heading5"/>
        <w:rPr>
          <w:ins w:id="3232" w:author="Eric Boisvert" w:date="2016-01-17T16:34:00Z"/>
          <w:lang w:val="en-CA"/>
        </w:rPr>
        <w:pPrChange w:id="3233" w:author="Eric Boisvert" w:date="2016-01-17T16:34:00Z">
          <w:pPr/>
        </w:pPrChange>
      </w:pPr>
      <w:commentRangeStart w:id="3234"/>
      <w:proofErr w:type="gramStart"/>
      <w:ins w:id="3235" w:author="Eric Boisvert" w:date="2016-01-17T16:34:00Z">
        <w:r>
          <w:rPr>
            <w:lang w:val="en-CA"/>
          </w:rPr>
          <w:t>s</w:t>
        </w:r>
      </w:ins>
      <w:ins w:id="3236" w:author="Eric Boisvert" w:date="2016-01-17T16:33:00Z">
        <w:r w:rsidRPr="00D970E9">
          <w:rPr>
            <w:lang w:val="en-CA"/>
          </w:rPr>
          <w:t>tart</w:t>
        </w:r>
      </w:ins>
      <w:commentRangeEnd w:id="3234"/>
      <w:proofErr w:type="gramEnd"/>
      <w:ins w:id="3237" w:author="Eric Boisvert" w:date="2016-01-17T16:35:00Z">
        <w:r>
          <w:rPr>
            <w:rStyle w:val="CommentReference"/>
            <w:b w:val="0"/>
            <w:bCs w:val="0"/>
            <w:i w:val="0"/>
            <w:iCs w:val="0"/>
          </w:rPr>
          <w:commentReference w:id="3234"/>
        </w:r>
      </w:ins>
    </w:p>
    <w:p w14:paraId="7E554164" w14:textId="77777777" w:rsidR="00347A75" w:rsidRPr="00347A75" w:rsidRDefault="00347A75">
      <w:pPr>
        <w:rPr>
          <w:ins w:id="3238" w:author="Eric Boisvert" w:date="2016-01-17T16:34:00Z"/>
          <w:lang w:val="en-CA"/>
          <w:rPrChange w:id="3239" w:author="Eric Boisvert" w:date="2016-01-17T16:34:00Z">
            <w:rPr>
              <w:ins w:id="3240" w:author="Eric Boisvert" w:date="2016-01-17T16:34:00Z"/>
              <w:b/>
              <w:bCs/>
              <w:lang w:val="en-CA"/>
            </w:rPr>
          </w:rPrChange>
        </w:rPr>
      </w:pPr>
    </w:p>
    <w:p w14:paraId="0C0121F2" w14:textId="01EE67F1" w:rsidR="00347A75" w:rsidRDefault="00347A75">
      <w:pPr>
        <w:rPr>
          <w:ins w:id="3241" w:author="Eric Boisvert" w:date="2016-01-17T16:34:00Z"/>
          <w:lang w:val="en-CA"/>
        </w:rPr>
      </w:pPr>
      <w:ins w:id="3242" w:author="Eric Boisvert" w:date="2016-01-17T16:34:00Z">
        <w:r>
          <w:rPr>
            <w:lang w:val="en-CA"/>
          </w:rPr>
          <w:t>The start property shall be an association to a TimeOrdinalEraBoundary that defines the start of the er</w:t>
        </w:r>
      </w:ins>
      <w:ins w:id="3243" w:author="Eric Boisvert" w:date="2016-01-17T16:35:00Z">
        <w:r>
          <w:rPr>
            <w:lang w:val="en-CA"/>
          </w:rPr>
          <w:t>a</w:t>
        </w:r>
      </w:ins>
      <w:ins w:id="3244" w:author="Eric Boisvert" w:date="2016-01-17T16:34:00Z">
        <w:r>
          <w:rPr>
            <w:lang w:val="en-CA"/>
          </w:rPr>
          <w:t>.</w:t>
        </w:r>
      </w:ins>
    </w:p>
    <w:p w14:paraId="4DAD4938" w14:textId="191DF4D3" w:rsidR="00347A75" w:rsidRDefault="00347A75">
      <w:pPr>
        <w:pStyle w:val="Heading5"/>
        <w:rPr>
          <w:ins w:id="3245" w:author="Eric Boisvert" w:date="2016-01-17T16:35:00Z"/>
          <w:lang w:val="en-CA"/>
        </w:rPr>
        <w:pPrChange w:id="3246" w:author="Eric Boisvert" w:date="2016-01-17T16:35:00Z">
          <w:pPr/>
        </w:pPrChange>
      </w:pPr>
      <w:proofErr w:type="gramStart"/>
      <w:ins w:id="3247" w:author="Eric Boisvert" w:date="2016-01-17T16:35:00Z">
        <w:r>
          <w:rPr>
            <w:lang w:val="en-CA"/>
          </w:rPr>
          <w:t>e</w:t>
        </w:r>
      </w:ins>
      <w:ins w:id="3248" w:author="Eric Boisvert" w:date="2016-01-17T16:34:00Z">
        <w:r>
          <w:rPr>
            <w:lang w:val="en-CA"/>
          </w:rPr>
          <w:t>nd</w:t>
        </w:r>
      </w:ins>
      <w:proofErr w:type="gramEnd"/>
    </w:p>
    <w:p w14:paraId="2D460557" w14:textId="77777777" w:rsidR="00347A75" w:rsidRPr="00347A75" w:rsidRDefault="00347A75">
      <w:pPr>
        <w:rPr>
          <w:ins w:id="3249" w:author="Eric Boisvert" w:date="2016-01-17T16:34:00Z"/>
          <w:lang w:val="en-CA"/>
        </w:rPr>
      </w:pPr>
    </w:p>
    <w:p w14:paraId="4339AC52" w14:textId="0D8E7657" w:rsidR="00347A75" w:rsidRDefault="00347A75" w:rsidP="00347A75">
      <w:pPr>
        <w:rPr>
          <w:ins w:id="3250" w:author="Eric Boisvert" w:date="2016-01-17T16:35:00Z"/>
          <w:lang w:val="en-CA"/>
        </w:rPr>
      </w:pPr>
      <w:ins w:id="3251" w:author="Eric Boisvert" w:date="2016-01-17T16:34:00Z">
        <w:r>
          <w:rPr>
            <w:lang w:val="en-CA"/>
          </w:rPr>
          <w:t xml:space="preserve">The end property shall be an association to a </w:t>
        </w:r>
      </w:ins>
      <w:ins w:id="3252" w:author="Eric Boisvert" w:date="2016-01-17T16:35:00Z">
        <w:r>
          <w:rPr>
            <w:lang w:val="en-CA"/>
          </w:rPr>
          <w:t>TimeOrdinalEraBoundary that defines the end of the era.</w:t>
        </w:r>
      </w:ins>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0589E455" w:rsidR="00B0615B" w:rsidRDefault="00347A75" w:rsidP="00821F1F">
      <w:pPr>
        <w:rPr>
          <w:ins w:id="3253" w:author="Eric Boisvert" w:date="2016-01-17T16:36:00Z"/>
        </w:rPr>
      </w:pPr>
      <w:ins w:id="3254" w:author="Eric Boisvert" w:date="2016-01-17T16:36:00Z">
        <w:r>
          <w:t>A TimeOrdinalEraBoundary is a</w:t>
        </w:r>
      </w:ins>
      <w:del w:id="3255" w:author="Eric Boisvert" w:date="2016-01-17T16:36:00Z">
        <w:r w:rsidR="00B0615B" w:rsidRPr="00B0615B" w:rsidDel="00347A75">
          <w:delText>A</w:delText>
        </w:r>
      </w:del>
      <w:r w:rsidR="00B0615B" w:rsidRPr="00B0615B">
        <w:t xml:space="preserve"> point in Earth's history which bounds a TimeOrdinalEra.</w:t>
      </w:r>
    </w:p>
    <w:p w14:paraId="1609488E" w14:textId="0C77B687" w:rsidR="00347A75" w:rsidRDefault="00347A75">
      <w:pPr>
        <w:pStyle w:val="Heading5"/>
        <w:rPr>
          <w:ins w:id="3256" w:author="Eric Boisvert" w:date="2016-01-17T17:13:00Z"/>
        </w:rPr>
        <w:pPrChange w:id="3257" w:author="Eric Boisvert" w:date="2016-01-17T17:13:00Z">
          <w:pPr/>
        </w:pPrChange>
      </w:pPr>
      <w:ins w:id="3258" w:author="Eric Boisvert" w:date="2016-01-17T16:36:00Z">
        <w:r>
          <w:t>Position</w:t>
        </w:r>
      </w:ins>
    </w:p>
    <w:p w14:paraId="7C1340D0" w14:textId="77777777" w:rsidR="008132F4" w:rsidRPr="008132F4" w:rsidRDefault="008132F4">
      <w:pPr>
        <w:rPr>
          <w:ins w:id="3259" w:author="Eric Boisvert" w:date="2016-01-17T16:36:00Z"/>
        </w:rPr>
      </w:pPr>
    </w:p>
    <w:p w14:paraId="751D2AC9" w14:textId="74108D13" w:rsidR="008132F4" w:rsidRDefault="008132F4">
      <w:pPr>
        <w:rPr>
          <w:ins w:id="3260" w:author="Eric Boisvert" w:date="2016-01-17T17:13:00Z"/>
        </w:rPr>
      </w:pPr>
      <w:ins w:id="3261" w:author="Eric Boisvert" w:date="2016-01-17T17:12:00Z">
        <w:r>
          <w:t>The position</w:t>
        </w:r>
        <w:proofErr w:type="gramStart"/>
        <w:r>
          <w:t>:TM</w:t>
        </w:r>
        <w:proofErr w:type="gramEnd"/>
        <w:r>
          <w:t xml:space="preserve">_Instant property shall describe a </w:t>
        </w:r>
      </w:ins>
      <w:ins w:id="3262" w:author="Eric Boisvert" w:date="2016-01-17T17:13:00Z">
        <w:r w:rsidRPr="008132F4">
          <w:t>point in time corresponding to the era boundary</w:t>
        </w:r>
        <w:r>
          <w:t>.</w:t>
        </w:r>
      </w:ins>
    </w:p>
    <w:p w14:paraId="7D31217C" w14:textId="7AFF6869" w:rsidR="00347A75" w:rsidRDefault="008132F4">
      <w:pPr>
        <w:pStyle w:val="Heading5"/>
        <w:rPr>
          <w:ins w:id="3263" w:author="Eric Boisvert" w:date="2016-01-17T17:14:00Z"/>
        </w:rPr>
        <w:pPrChange w:id="3264" w:author="Eric Boisvert" w:date="2016-01-17T17:14:00Z">
          <w:pPr/>
        </w:pPrChange>
      </w:pPr>
      <w:proofErr w:type="gramStart"/>
      <w:ins w:id="3265" w:author="Eric Boisvert" w:date="2016-01-17T17:13:00Z">
        <w:r w:rsidRPr="008132F4">
          <w:t>positionalUncertainty</w:t>
        </w:r>
      </w:ins>
      <w:proofErr w:type="gramEnd"/>
    </w:p>
    <w:p w14:paraId="726A0120" w14:textId="77777777" w:rsidR="008132F4" w:rsidRPr="008132F4" w:rsidRDefault="008132F4">
      <w:pPr>
        <w:rPr>
          <w:ins w:id="3266" w:author="Eric Boisvert" w:date="2016-01-17T17:13:00Z"/>
        </w:rPr>
      </w:pPr>
    </w:p>
    <w:p w14:paraId="2EC85A37" w14:textId="64F4CB27" w:rsidR="008132F4" w:rsidRDefault="008132F4" w:rsidP="008132F4">
      <w:pPr>
        <w:rPr>
          <w:ins w:id="3267" w:author="Eric Boisvert" w:date="2016-01-17T17:14:00Z"/>
        </w:rPr>
      </w:pPr>
      <w:ins w:id="3268" w:author="Eric Boisvert" w:date="2016-01-17T17:13:00Z">
        <w:r>
          <w:t>The property positionalUncertainty (</w:t>
        </w:r>
      </w:ins>
      <w:ins w:id="3269" w:author="Eric Boisvert" w:date="2016-01-24T13:32:00Z">
        <w:r w:rsidR="00253146">
          <w:t>SWE::Quantity</w:t>
        </w:r>
      </w:ins>
      <w:ins w:id="3270" w:author="Eric Boisvert" w:date="2016-01-17T17:13:00Z">
        <w:r>
          <w:t xml:space="preserve">) shall describe </w:t>
        </w:r>
      </w:ins>
      <w:ins w:id="3271" w:author="Eric Boisvert" w:date="2016-01-17T17:14:00Z">
        <w:r>
          <w:t>a</w:t>
        </w:r>
        <w:r w:rsidRPr="008132F4">
          <w:t xml:space="preserve"> measure of the uncertainty in the estimate of the point in time of the era boundary</w:t>
        </w:r>
        <w:r>
          <w:t>.</w:t>
        </w:r>
      </w:ins>
    </w:p>
    <w:p w14:paraId="2DBA8E16" w14:textId="740B1848" w:rsidR="008132F4" w:rsidRDefault="008132F4">
      <w:pPr>
        <w:pStyle w:val="Heading5"/>
        <w:rPr>
          <w:ins w:id="3272" w:author="Eric Boisvert" w:date="2016-01-17T17:15:00Z"/>
        </w:rPr>
        <w:pPrChange w:id="3273" w:author="Eric Boisvert" w:date="2016-01-17T17:15:00Z">
          <w:pPr/>
        </w:pPrChange>
      </w:pPr>
      <w:proofErr w:type="gramStart"/>
      <w:ins w:id="3274" w:author="Eric Boisvert" w:date="2016-01-17T17:14:00Z">
        <w:r w:rsidRPr="008132F4">
          <w:t>previousEra</w:t>
        </w:r>
      </w:ins>
      <w:proofErr w:type="gramEnd"/>
    </w:p>
    <w:p w14:paraId="509EE877" w14:textId="77777777" w:rsidR="0059102D" w:rsidRPr="0059102D" w:rsidRDefault="0059102D">
      <w:pPr>
        <w:rPr>
          <w:ins w:id="3275" w:author="Eric Boisvert" w:date="2016-01-17T17:14:00Z"/>
        </w:rPr>
      </w:pPr>
    </w:p>
    <w:p w14:paraId="68AF7099" w14:textId="0D2B4912" w:rsidR="008132F4" w:rsidRDefault="008132F4" w:rsidP="008132F4">
      <w:pPr>
        <w:rPr>
          <w:ins w:id="3276" w:author="Eric Boisvert" w:date="2016-01-17T17:14:00Z"/>
        </w:rPr>
      </w:pPr>
      <w:ins w:id="3277" w:author="Eric Boisvert" w:date="2016-01-17T17:14:00Z">
        <w:r>
          <w:lastRenderedPageBreak/>
          <w:t xml:space="preserve">The property previousEra shall be an association between </w:t>
        </w:r>
        <w:r w:rsidR="0059102D">
          <w:t>a Time</w:t>
        </w:r>
      </w:ins>
      <w:ins w:id="3278" w:author="Eric Boisvert" w:date="2016-01-17T17:15:00Z">
        <w:r w:rsidR="0059102D">
          <w:t>OrdinalEraBoundary and a TimeOrdinalEra to reference the preceding era.</w:t>
        </w:r>
      </w:ins>
    </w:p>
    <w:p w14:paraId="69F18AE2" w14:textId="050C4BDD" w:rsidR="008132F4" w:rsidRDefault="0059102D">
      <w:pPr>
        <w:pStyle w:val="Heading5"/>
        <w:rPr>
          <w:ins w:id="3279" w:author="Eric Boisvert" w:date="2016-01-17T17:16:00Z"/>
          <w:lang w:val="en-CA"/>
        </w:rPr>
        <w:pPrChange w:id="3280" w:author="Eric Boisvert" w:date="2016-01-17T17:16:00Z">
          <w:pPr/>
        </w:pPrChange>
      </w:pPr>
      <w:proofErr w:type="gramStart"/>
      <w:ins w:id="3281" w:author="Eric Boisvert" w:date="2016-01-17T17:15:00Z">
        <w:r w:rsidRPr="00D970E9">
          <w:rPr>
            <w:lang w:val="en-CA"/>
          </w:rPr>
          <w:t>nextEra</w:t>
        </w:r>
      </w:ins>
      <w:proofErr w:type="gramEnd"/>
    </w:p>
    <w:p w14:paraId="0D748B9E" w14:textId="77777777" w:rsidR="0059102D" w:rsidRPr="0059102D" w:rsidRDefault="0059102D">
      <w:pPr>
        <w:rPr>
          <w:ins w:id="3282" w:author="Eric Boisvert" w:date="2016-01-17T17:16:00Z"/>
          <w:lang w:val="en-CA"/>
          <w:rPrChange w:id="3283" w:author="Eric Boisvert" w:date="2016-01-17T17:16:00Z">
            <w:rPr>
              <w:ins w:id="3284" w:author="Eric Boisvert" w:date="2016-01-17T17:16:00Z"/>
              <w:b/>
              <w:bCs/>
              <w:lang w:val="en-CA"/>
            </w:rPr>
          </w:rPrChange>
        </w:rPr>
      </w:pPr>
    </w:p>
    <w:p w14:paraId="360B90B8" w14:textId="49DF0FF8" w:rsidR="0059102D" w:rsidRDefault="0059102D" w:rsidP="0059102D">
      <w:pPr>
        <w:rPr>
          <w:ins w:id="3285" w:author="Eric Boisvert" w:date="2016-01-17T17:16:00Z"/>
        </w:rPr>
      </w:pPr>
      <w:ins w:id="3286" w:author="Eric Boisvert" w:date="2016-01-17T17:16:00Z">
        <w:r>
          <w:t>The property nextEra shall be an association between a TimeOrdinalEraBoundary and a TimeOrdinalEra to reference the succeeding era.</w:t>
        </w:r>
      </w:ins>
    </w:p>
    <w:p w14:paraId="1DEA0697" w14:textId="2D4F8B5A" w:rsidR="0059102D" w:rsidRDefault="0059102D">
      <w:pPr>
        <w:pStyle w:val="Heading5"/>
        <w:rPr>
          <w:ins w:id="3287" w:author="Eric Boisvert" w:date="2016-01-17T17:17:00Z"/>
          <w:lang w:val="en-CA"/>
        </w:rPr>
        <w:pPrChange w:id="3288" w:author="Eric Boisvert" w:date="2016-01-17T17:17:00Z">
          <w:pPr/>
        </w:pPrChange>
      </w:pPr>
      <w:proofErr w:type="gramStart"/>
      <w:ins w:id="3289" w:author="Eric Boisvert" w:date="2016-01-17T17:16:00Z">
        <w:r w:rsidRPr="00D970E9">
          <w:rPr>
            <w:lang w:val="en-CA"/>
          </w:rPr>
          <w:t>observationalBasis</w:t>
        </w:r>
      </w:ins>
      <w:proofErr w:type="gramEnd"/>
    </w:p>
    <w:p w14:paraId="2B9AD269" w14:textId="77777777" w:rsidR="0059102D" w:rsidRPr="0059102D" w:rsidRDefault="0059102D">
      <w:pPr>
        <w:rPr>
          <w:ins w:id="3290" w:author="Eric Boisvert" w:date="2016-01-17T17:16:00Z"/>
          <w:lang w:val="en-CA"/>
          <w:rPrChange w:id="3291" w:author="Eric Boisvert" w:date="2016-01-17T17:17:00Z">
            <w:rPr>
              <w:ins w:id="3292" w:author="Eric Boisvert" w:date="2016-01-17T17:16:00Z"/>
              <w:b/>
              <w:bCs/>
              <w:lang w:val="en-CA"/>
            </w:rPr>
          </w:rPrChange>
        </w:rPr>
      </w:pPr>
    </w:p>
    <w:p w14:paraId="5FA1BE3B" w14:textId="0E45ECD1" w:rsidR="0059102D" w:rsidRDefault="0059102D">
      <w:ins w:id="3293" w:author="Eric Boisvert" w:date="2016-01-17T17:16:00Z">
        <w:r>
          <w:rPr>
            <w:lang w:val="en-CA"/>
          </w:rPr>
          <w:t xml:space="preserve">The property observationalBasis shall be an association between a TimeOrdinalEraBoundary and </w:t>
        </w:r>
        <w:proofErr w:type="gramStart"/>
        <w:r>
          <w:rPr>
            <w:lang w:val="en-CA"/>
          </w:rPr>
          <w:t>a</w:t>
        </w:r>
        <w:proofErr w:type="gramEnd"/>
        <w:r>
          <w:rPr>
            <w:lang w:val="en-CA"/>
          </w:rPr>
          <w:t xml:space="preserve"> OM_Observation to </w:t>
        </w:r>
      </w:ins>
      <w:ins w:id="3294" w:author="Eric Boisvert" w:date="2016-01-17T17:17:00Z">
        <w:r>
          <w:rPr>
            <w:lang w:val="en-CA"/>
          </w:rPr>
          <w:t>support</w:t>
        </w:r>
        <w:r w:rsidRPr="0059102D">
          <w:rPr>
            <w:lang w:val="en-CA"/>
          </w:rPr>
          <w:t xml:space="preserve"> the existence of the boundary (geochronology, paleontology, etc.)</w:t>
        </w:r>
      </w:ins>
    </w:p>
    <w:p w14:paraId="4F046F66" w14:textId="58C4DB99" w:rsidR="00B0615B" w:rsidRDefault="00935ECA" w:rsidP="00935ECA">
      <w:pPr>
        <w:pStyle w:val="Heading3"/>
      </w:pPr>
      <w:bookmarkStart w:id="3295" w:name="BKM_63ECF066_EE03_4253_8744_0F86D06238D4"/>
      <w:bookmarkStart w:id="3296" w:name="BKM_87370C48_A777_490F_8AD5_7B430EEB4CC8"/>
      <w:bookmarkStart w:id="3297" w:name="BKM_229122EC_1DA3_4235_81D3_26787B18C5E7"/>
      <w:bookmarkStart w:id="3298" w:name="_Toc439943480"/>
      <w:bookmarkEnd w:id="3295"/>
      <w:bookmarkEnd w:id="3296"/>
      <w:bookmarkEnd w:id="3297"/>
      <w:r>
        <w:t>Time scale</w:t>
      </w:r>
      <w:bookmarkEnd w:id="3298"/>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19576D" w:rsidP="00935ECA">
      <w:pPr>
        <w:keepNext/>
      </w:pPr>
      <w:r>
        <w:rPr>
          <w:noProof/>
          <w:lang w:val="en-CA" w:eastAsia="en-CA"/>
        </w:rPr>
        <w:lastRenderedPageBreak/>
        <w:pict w14:anchorId="61396997">
          <v:shape id="Picture 458" o:spid="_x0000_i1098" type="#_x0000_t75" style="width:6in;height:380.4pt;visibility:visible;mso-wrap-style:square">
            <v:imagedata r:id="rId88"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3299" w:author="Eric Boisvert" w:date="2016-01-19T19:09:00Z">
        <w:r w:rsidR="00302FB5">
          <w:rPr>
            <w:noProof/>
          </w:rPr>
          <w:t>74</w:t>
        </w:r>
      </w:ins>
      <w:del w:id="3300"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1E181AF4" w:rsidR="00935ECA" w:rsidRDefault="001B130F" w:rsidP="00935ECA">
      <w:ins w:id="3301" w:author="Eric Boisvert" w:date="2016-01-19T05:20:00Z">
        <w:r w:rsidRPr="001B130F">
          <w:t>A Geochronologic</w:t>
        </w:r>
      </w:ins>
      <w:ins w:id="3302" w:author="Eric Boisvert" w:date="2016-01-19T05:21:00Z">
        <w:r w:rsidRPr="001B130F">
          <w:t>E</w:t>
        </w:r>
      </w:ins>
      <w:ins w:id="3303" w:author="Eric Boisvert" w:date="2016-01-19T05:20:00Z">
        <w:r w:rsidRPr="001B130F">
          <w:t xml:space="preserve">ra is a period of time between two </w:t>
        </w:r>
      </w:ins>
      <w:ins w:id="3304" w:author="Eric Boisvert" w:date="2016-01-19T05:21:00Z">
        <w:r w:rsidRPr="001B130F">
          <w:t>GeochronologicBoundaries</w:t>
        </w:r>
        <w:r>
          <w:t xml:space="preserve">. </w:t>
        </w:r>
      </w:ins>
      <w:r w:rsidR="00935ECA">
        <w:t xml:space="preserve">The association of </w:t>
      </w:r>
      <w:proofErr w:type="gramStart"/>
      <w:r w:rsidR="00935ECA">
        <w:t>an</w:t>
      </w:r>
      <w:proofErr w:type="gramEnd"/>
      <w:r w:rsidR="00935ECA">
        <w:t xml:space="preserve"> </w:t>
      </w:r>
      <w:ins w:id="3305" w:author="Eric Boisvert" w:date="2016-01-19T05:21:00Z">
        <w:r>
          <w:t xml:space="preserve">GeochronologicEra </w:t>
        </w:r>
      </w:ins>
      <w:del w:id="3306" w:author="Eric Boisvert" w:date="2016-01-19T05:21:00Z">
        <w:r w:rsidR="00935ECA" w:rsidDel="001B130F">
          <w:delText xml:space="preserve">era </w:delText>
        </w:r>
      </w:del>
      <w:r w:rsidR="00935ECA">
        <w:t xml:space="preserve">with a stratotype is optional.  In the GSSP </w:t>
      </w:r>
      <w:r w:rsidR="00935ECA">
        <w:lastRenderedPageBreak/>
        <w:t xml:space="preserve">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19576D" w:rsidP="00606F7E">
      <w:pPr>
        <w:keepNext/>
      </w:pPr>
      <w:r>
        <w:rPr>
          <w:noProof/>
          <w:lang w:val="en-CA" w:eastAsia="en-CA"/>
        </w:rPr>
        <w:pict w14:anchorId="4C779ED5">
          <v:shape id="Picture 459" o:spid="_x0000_i1099" type="#_x0000_t75" style="width:6in;height:391.15pt;visibility:visible;mso-wrap-style:square">
            <v:imagedata r:id="rId89"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3307" w:author="Eric Boisvert" w:date="2016-01-19T19:09:00Z">
        <w:r w:rsidR="00302FB5">
          <w:rPr>
            <w:noProof/>
          </w:rPr>
          <w:t>75</w:t>
        </w:r>
      </w:ins>
      <w:del w:id="3308" w:author="Eric Boisvert" w:date="2015-10-30T04:23:00Z">
        <w:r w:rsidR="00090DCF" w:rsidDel="007D2867">
          <w:rPr>
            <w:noProof/>
          </w:rPr>
          <w:delText>59</w:delText>
        </w:r>
      </w:del>
      <w:r w:rsidR="00673E83">
        <w:rPr>
          <w:noProof/>
        </w:rPr>
        <w:fldChar w:fldCharType="end"/>
      </w:r>
      <w:r>
        <w:t xml:space="preserve"> : GeochronologicEra</w:t>
      </w:r>
    </w:p>
    <w:p w14:paraId="5E62F251" w14:textId="7FEB2880" w:rsidR="00935ECA" w:rsidRDefault="001B130F">
      <w:pPr>
        <w:pStyle w:val="Heading5"/>
        <w:rPr>
          <w:ins w:id="3309" w:author="Eric Boisvert" w:date="2016-01-19T05:27:00Z"/>
          <w:lang w:val="en-CA"/>
        </w:rPr>
        <w:pPrChange w:id="3310" w:author="Eric Boisvert" w:date="2016-01-19T05:28:00Z">
          <w:pPr>
            <w:autoSpaceDE w:val="0"/>
            <w:autoSpaceDN w:val="0"/>
            <w:adjustRightInd w:val="0"/>
            <w:spacing w:after="0"/>
          </w:pPr>
        </w:pPrChange>
      </w:pPr>
      <w:bookmarkStart w:id="3311" w:name="BKM_87E807D4_B547_4527_95DA_3886362CC5FC"/>
      <w:bookmarkEnd w:id="3311"/>
      <w:proofErr w:type="gramStart"/>
      <w:ins w:id="3312" w:author="Eric Boisvert" w:date="2016-01-19T05:28:00Z">
        <w:r>
          <w:rPr>
            <w:lang w:val="en-CA"/>
          </w:rPr>
          <w:t>r</w:t>
        </w:r>
      </w:ins>
      <w:ins w:id="3313" w:author="Eric Boisvert" w:date="2016-01-19T05:27:00Z">
        <w:r w:rsidRPr="00D970E9">
          <w:rPr>
            <w:lang w:val="en-CA"/>
          </w:rPr>
          <w:t>ank</w:t>
        </w:r>
        <w:proofErr w:type="gramEnd"/>
      </w:ins>
    </w:p>
    <w:p w14:paraId="31E54DBB" w14:textId="77777777" w:rsidR="001B130F" w:rsidRDefault="001B130F" w:rsidP="00935ECA">
      <w:pPr>
        <w:autoSpaceDE w:val="0"/>
        <w:autoSpaceDN w:val="0"/>
        <w:adjustRightInd w:val="0"/>
        <w:spacing w:after="0"/>
        <w:rPr>
          <w:ins w:id="3314" w:author="Eric Boisvert" w:date="2016-01-19T05:27:00Z"/>
          <w:rFonts w:ascii="Calibri" w:hAnsi="Calibri"/>
          <w:b/>
          <w:bCs/>
          <w:color w:val="000000"/>
          <w:sz w:val="20"/>
          <w:szCs w:val="20"/>
          <w:lang w:val="en-CA"/>
        </w:rPr>
      </w:pPr>
    </w:p>
    <w:p w14:paraId="7E907D78" w14:textId="2A814540" w:rsidR="001B130F" w:rsidRDefault="001B130F">
      <w:pPr>
        <w:rPr>
          <w:ins w:id="3315" w:author="Eric Boisvert" w:date="2016-01-19T05:28:00Z"/>
          <w:lang w:val="en-CA"/>
        </w:rPr>
        <w:pPrChange w:id="3316" w:author="Eric Boisvert" w:date="2016-01-19T05:28:00Z">
          <w:pPr>
            <w:autoSpaceDE w:val="0"/>
            <w:autoSpaceDN w:val="0"/>
            <w:adjustRightInd w:val="0"/>
            <w:spacing w:after="0"/>
          </w:pPr>
        </w:pPrChange>
      </w:pPr>
      <w:ins w:id="3317" w:author="Eric Boisvert" w:date="2016-01-19T05:27:00Z">
        <w:r>
          <w:rPr>
            <w:lang w:val="en-CA"/>
          </w:rPr>
          <w:t>The property rank</w:t>
        </w:r>
        <w:proofErr w:type="gramStart"/>
        <w:r>
          <w:rPr>
            <w:lang w:val="en-CA"/>
          </w:rPr>
          <w:t>:GeochronologicEraRank</w:t>
        </w:r>
        <w:proofErr w:type="gramEnd"/>
        <w:r>
          <w:rPr>
            <w:lang w:val="en-CA"/>
          </w:rPr>
          <w:t xml:space="preserve"> shall be a term from </w:t>
        </w:r>
      </w:ins>
      <w:ins w:id="3318" w:author="Eric Boisvert" w:date="2016-01-19T05:28:00Z">
        <w:r>
          <w:rPr>
            <w:lang w:val="en-CA"/>
          </w:rPr>
          <w:t xml:space="preserve">a </w:t>
        </w:r>
        <w:r w:rsidRPr="001B130F">
          <w:rPr>
            <w:lang w:val="en-CA"/>
          </w:rPr>
          <w:t>vocabulary describing the rank of the time period (eg, eon, era, period, stage)</w:t>
        </w:r>
        <w:r>
          <w:rPr>
            <w:lang w:val="en-CA"/>
          </w:rPr>
          <w:t>.</w:t>
        </w:r>
      </w:ins>
    </w:p>
    <w:p w14:paraId="2974532A" w14:textId="59CB812C" w:rsidR="001B130F" w:rsidRDefault="00B3199C">
      <w:pPr>
        <w:pStyle w:val="Heading5"/>
        <w:rPr>
          <w:ins w:id="3319" w:author="Eric Boisvert" w:date="2016-01-19T05:29:00Z"/>
          <w:lang w:val="en-CA"/>
        </w:rPr>
        <w:pPrChange w:id="3320" w:author="Eric Boisvert" w:date="2016-01-19T05:29:00Z">
          <w:pPr>
            <w:autoSpaceDE w:val="0"/>
            <w:autoSpaceDN w:val="0"/>
            <w:adjustRightInd w:val="0"/>
            <w:spacing w:after="0"/>
          </w:pPr>
        </w:pPrChange>
      </w:pPr>
      <w:proofErr w:type="gramStart"/>
      <w:ins w:id="3321" w:author="Eric Boisvert" w:date="2016-01-19T05:29:00Z">
        <w:r>
          <w:rPr>
            <w:lang w:val="en-CA"/>
          </w:rPr>
          <w:t>s</w:t>
        </w:r>
      </w:ins>
      <w:ins w:id="3322" w:author="Eric Boisvert" w:date="2016-01-19T05:28:00Z">
        <w:r w:rsidR="001B130F" w:rsidRPr="00D970E9">
          <w:rPr>
            <w:lang w:val="en-CA"/>
          </w:rPr>
          <w:t>tratotype</w:t>
        </w:r>
      </w:ins>
      <w:proofErr w:type="gramEnd"/>
    </w:p>
    <w:p w14:paraId="2D5F024E" w14:textId="77777777" w:rsidR="00B3199C" w:rsidRPr="00B3199C" w:rsidRDefault="00B3199C">
      <w:pPr>
        <w:rPr>
          <w:ins w:id="3323" w:author="Eric Boisvert" w:date="2016-01-19T05:28:00Z"/>
          <w:lang w:val="en-CA"/>
          <w:rPrChange w:id="3324" w:author="Eric Boisvert" w:date="2016-01-19T05:29:00Z">
            <w:rPr>
              <w:ins w:id="3325" w:author="Eric Boisvert" w:date="2016-01-19T05:28:00Z"/>
              <w:b/>
              <w:bCs/>
              <w:lang w:val="en-CA"/>
            </w:rPr>
          </w:rPrChange>
        </w:rPr>
        <w:pPrChange w:id="3326" w:author="Eric Boisvert" w:date="2016-01-19T05:29:00Z">
          <w:pPr>
            <w:autoSpaceDE w:val="0"/>
            <w:autoSpaceDN w:val="0"/>
            <w:adjustRightInd w:val="0"/>
            <w:spacing w:after="0"/>
          </w:pPr>
        </w:pPrChange>
      </w:pPr>
    </w:p>
    <w:p w14:paraId="2A2B8404" w14:textId="6008E7DB" w:rsidR="001B130F" w:rsidRDefault="001B130F">
      <w:pPr>
        <w:rPr>
          <w:ins w:id="3327" w:author="Eric Boisvert" w:date="2016-01-19T05:27:00Z"/>
          <w:lang w:val="en-CA"/>
        </w:rPr>
        <w:pPrChange w:id="3328" w:author="Eric Boisvert" w:date="2016-01-19T05:42:00Z">
          <w:pPr>
            <w:autoSpaceDE w:val="0"/>
            <w:autoSpaceDN w:val="0"/>
            <w:adjustRightInd w:val="0"/>
            <w:spacing w:after="0"/>
          </w:pPr>
        </w:pPrChange>
      </w:pPr>
      <w:ins w:id="3329" w:author="Eric Boisvert" w:date="2016-01-19T05:28:00Z">
        <w:r>
          <w:rPr>
            <w:lang w:val="en-CA"/>
          </w:rPr>
          <w:lastRenderedPageBreak/>
          <w:t xml:space="preserve">The property stratotype shall be an association between a GeochronologicEra and </w:t>
        </w:r>
      </w:ins>
      <w:ins w:id="3330" w:author="Eric Boisvert" w:date="2016-01-19T05:29:00Z">
        <w:r>
          <w:rPr>
            <w:lang w:val="en-CA"/>
          </w:rPr>
          <w:t>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p>
    <w:p w14:paraId="3A6EE748" w14:textId="43E01A96" w:rsidR="00935ECA" w:rsidRDefault="00606F7E" w:rsidP="00606F7E">
      <w:pPr>
        <w:pStyle w:val="Heading4"/>
      </w:pPr>
      <w:bookmarkStart w:id="3331" w:name="BKM_84F1004A_AA50_459B_B70A_65E13CA8B294"/>
      <w:bookmarkEnd w:id="3331"/>
      <w:r>
        <w:t>GeochronologicBoundary</w:t>
      </w:r>
    </w:p>
    <w:p w14:paraId="606CAAC4" w14:textId="77777777" w:rsidR="00606F7E" w:rsidRDefault="00606F7E" w:rsidP="00821F1F"/>
    <w:p w14:paraId="453A51FA" w14:textId="26617DF3" w:rsidR="00606F7E" w:rsidRDefault="00757EBF" w:rsidP="00821F1F">
      <w:ins w:id="3332" w:author="Eric Boisvert" w:date="2016-01-19T05:30:00Z">
        <w:r>
          <w:t xml:space="preserve">A GeochronologicBoundary is a </w:t>
        </w:r>
      </w:ins>
      <w:del w:id="3333" w:author="Eric Boisvert" w:date="2016-01-19T05:31:00Z">
        <w:r w:rsidR="00606F7E" w:rsidRPr="00606F7E" w:rsidDel="00757EBF">
          <w:delText>A</w:delText>
        </w:r>
      </w:del>
      <w:r w:rsidR="00606F7E" w:rsidRPr="00606F7E">
        <w:t xml:space="preserve"> boundary between two geochronologic time periods</w:t>
      </w:r>
    </w:p>
    <w:p w14:paraId="7D8220B0" w14:textId="77777777" w:rsidR="00606F7E" w:rsidRDefault="00606F7E" w:rsidP="00821F1F"/>
    <w:p w14:paraId="5A63EE19" w14:textId="38BBBEB7" w:rsidR="00C343CA" w:rsidRDefault="0019576D" w:rsidP="00C343CA">
      <w:pPr>
        <w:keepNext/>
      </w:pPr>
      <w:r>
        <w:rPr>
          <w:noProof/>
          <w:lang w:val="en-CA" w:eastAsia="en-CA"/>
        </w:rPr>
        <w:lastRenderedPageBreak/>
        <w:pict w14:anchorId="1938F27F">
          <v:shape id="Picture 460" o:spid="_x0000_i1100" type="#_x0000_t75" style="width:6in;height:472.3pt;visibility:visible;mso-wrap-style:square">
            <v:imagedata r:id="rId90" o:title=""/>
          </v:shape>
        </w:pict>
      </w:r>
    </w:p>
    <w:p w14:paraId="042CF880" w14:textId="450621DA" w:rsidR="00606F7E" w:rsidRDefault="00C343CA" w:rsidP="00C343CA">
      <w:pPr>
        <w:pStyle w:val="Caption"/>
        <w:rPr>
          <w:ins w:id="3334" w:author="Eric Boisvert" w:date="2016-01-19T05:31:00Z"/>
        </w:rPr>
      </w:pPr>
      <w:r>
        <w:t xml:space="preserve">Figure </w:t>
      </w:r>
      <w:r w:rsidR="00673E83">
        <w:fldChar w:fldCharType="begin"/>
      </w:r>
      <w:r w:rsidR="00673E83">
        <w:instrText xml:space="preserve"> SEQ Figure \* ARABIC </w:instrText>
      </w:r>
      <w:r w:rsidR="00673E83">
        <w:fldChar w:fldCharType="separate"/>
      </w:r>
      <w:ins w:id="3335" w:author="Eric Boisvert" w:date="2016-01-19T19:09:00Z">
        <w:r w:rsidR="00302FB5">
          <w:rPr>
            <w:noProof/>
          </w:rPr>
          <w:t>76</w:t>
        </w:r>
      </w:ins>
      <w:del w:id="3336" w:author="Eric Boisvert" w:date="2015-10-30T04:23:00Z">
        <w:r w:rsidR="00090DCF" w:rsidDel="007D2867">
          <w:rPr>
            <w:noProof/>
          </w:rPr>
          <w:delText>60</w:delText>
        </w:r>
      </w:del>
      <w:r w:rsidR="00673E83">
        <w:rPr>
          <w:noProof/>
        </w:rPr>
        <w:fldChar w:fldCharType="end"/>
      </w:r>
      <w:r>
        <w:t>: GeochronologyBoundary</w:t>
      </w:r>
      <w:ins w:id="3337" w:author="Eric Boisvert" w:date="2016-01-19T05:31:00Z">
        <w:r w:rsidR="00757EBF">
          <w:t xml:space="preserve"> context diagram</w:t>
        </w:r>
      </w:ins>
    </w:p>
    <w:p w14:paraId="2687DBC0" w14:textId="75DDB11F" w:rsidR="00757EBF" w:rsidRDefault="00757EBF">
      <w:pPr>
        <w:pStyle w:val="Heading5"/>
        <w:rPr>
          <w:ins w:id="3338" w:author="Eric Boisvert" w:date="2016-01-19T05:31:00Z"/>
        </w:rPr>
        <w:pPrChange w:id="3339" w:author="Eric Boisvert" w:date="2016-01-19T05:33:00Z">
          <w:pPr>
            <w:pStyle w:val="Caption"/>
          </w:pPr>
        </w:pPrChange>
      </w:pPr>
      <w:proofErr w:type="gramStart"/>
      <w:ins w:id="3340" w:author="Eric Boisvert" w:date="2016-01-19T05:33:00Z">
        <w:r>
          <w:t>s</w:t>
        </w:r>
      </w:ins>
      <w:ins w:id="3341" w:author="Eric Boisvert" w:date="2016-01-19T05:31:00Z">
        <w:r w:rsidRPr="00757EBF">
          <w:t>tratotype</w:t>
        </w:r>
        <w:proofErr w:type="gramEnd"/>
      </w:ins>
    </w:p>
    <w:p w14:paraId="54E0E5E0" w14:textId="77777777" w:rsidR="00757EBF" w:rsidRDefault="00757EBF">
      <w:pPr>
        <w:rPr>
          <w:ins w:id="3342" w:author="Eric Boisvert" w:date="2016-01-19T05:34:00Z"/>
        </w:rPr>
        <w:pPrChange w:id="3343" w:author="Eric Boisvert" w:date="2016-01-19T05:31:00Z">
          <w:pPr>
            <w:pStyle w:val="Caption"/>
          </w:pPr>
        </w:pPrChange>
      </w:pPr>
    </w:p>
    <w:p w14:paraId="6FC6D43D" w14:textId="432EF33F" w:rsidR="00757EBF" w:rsidRDefault="00757EBF">
      <w:pPr>
        <w:rPr>
          <w:ins w:id="3344" w:author="Eric Boisvert" w:date="2016-01-19T05:34:00Z"/>
        </w:rPr>
        <w:pPrChange w:id="3345" w:author="Eric Boisvert" w:date="2016-01-19T05:31:00Z">
          <w:pPr>
            <w:pStyle w:val="Caption"/>
          </w:pPr>
        </w:pPrChange>
      </w:pPr>
      <w:ins w:id="3346" w:author="Eric Boisvert" w:date="2016-01-19T05:31:00Z">
        <w:r>
          <w:t>The property stratotype shall be an association between a Geochronologic</w:t>
        </w:r>
      </w:ins>
      <w:ins w:id="3347" w:author="Eric Boisvert" w:date="2016-01-19T05:32:00Z">
        <w:r>
          <w:t xml:space="preserve">Boundary and a StratigraphicPoint that are associated with </w:t>
        </w:r>
      </w:ins>
      <w:ins w:id="3348" w:author="Eric Boisvert" w:date="2016-01-19T05:33:00Z">
        <w:r>
          <w:t>the</w:t>
        </w:r>
      </w:ins>
      <w:ins w:id="3349" w:author="Eric Boisvert" w:date="2016-01-19T05:32:00Z">
        <w:r>
          <w:t xml:space="preserve"> boundary. </w:t>
        </w:r>
      </w:ins>
      <w:ins w:id="3350" w:author="Eric Boisvert" w:date="2016-01-19T05:33:00Z">
        <w:r>
          <w:t>A GeochronologicBoundary can be associated with more than one StratigraphicPoints, b</w:t>
        </w:r>
      </w:ins>
      <w:ins w:id="3351" w:author="Eric Boisvert" w:date="2016-01-19T05:32:00Z">
        <w:r w:rsidRPr="00757EBF">
          <w:t>ut only one may have GSSP ratified status. The others are proposed equivalent.</w:t>
        </w:r>
      </w:ins>
    </w:p>
    <w:p w14:paraId="78B100F8" w14:textId="397F2BA5" w:rsidR="00757EBF" w:rsidRDefault="00757EBF">
      <w:pPr>
        <w:rPr>
          <w:ins w:id="3352" w:author="Eric Boisvert" w:date="2016-01-19T05:34:00Z"/>
        </w:rPr>
        <w:pPrChange w:id="3353" w:author="Eric Boisvert" w:date="2016-01-19T05:31:00Z">
          <w:pPr>
            <w:pStyle w:val="Caption"/>
          </w:pPr>
        </w:pPrChange>
      </w:pPr>
      <w:ins w:id="3354" w:author="Eric Boisvert" w:date="2016-01-19T05:34:00Z">
        <w:r>
          <w:t>Example</w:t>
        </w:r>
      </w:ins>
    </w:p>
    <w:p w14:paraId="5EBA3507" w14:textId="62CC39C6" w:rsidR="00757EBF" w:rsidRDefault="00757EBF">
      <w:pPr>
        <w:rPr>
          <w:ins w:id="3355" w:author="Eric Boisvert" w:date="2016-01-19T05:34:00Z"/>
        </w:rPr>
        <w:pPrChange w:id="3356" w:author="Eric Boisvert" w:date="2016-01-19T05:31:00Z">
          <w:pPr>
            <w:pStyle w:val="Caption"/>
          </w:pPr>
        </w:pPrChange>
      </w:pPr>
      <w:ins w:id="3357" w:author="Eric Boisvert" w:date="2016-01-19T05:35:00Z">
        <w:r>
          <w:lastRenderedPageBreak/>
          <w:fldChar w:fldCharType="begin"/>
        </w:r>
        <w:r>
          <w:instrText xml:space="preserve"> REF _Ref440945032 \h </w:instrText>
        </w:r>
      </w:ins>
      <w:r>
        <w:fldChar w:fldCharType="separate"/>
      </w:r>
      <w:ins w:id="3358" w:author="Eric Boisvert" w:date="2016-01-19T05:35:00Z">
        <w:r>
          <w:t xml:space="preserve">Figure </w:t>
        </w:r>
        <w:r>
          <w:rPr>
            <w:noProof/>
          </w:rPr>
          <w:t>74</w:t>
        </w:r>
        <w:r>
          <w:fldChar w:fldCharType="end"/>
        </w:r>
        <w:r>
          <w:t xml:space="preserve"> show a partial encoding of Miocene</w:t>
        </w:r>
      </w:ins>
    </w:p>
    <w:p w14:paraId="6DB19622" w14:textId="77777777" w:rsidR="008132F4" w:rsidRDefault="0019576D" w:rsidP="008132F4">
      <w:pPr>
        <w:keepNext/>
        <w:rPr>
          <w:ins w:id="3359" w:author="Eric Boisvert" w:date="2016-01-17T17:12:00Z"/>
        </w:rPr>
      </w:pPr>
      <w:ins w:id="3360" w:author="Eric Boisvert" w:date="2016-01-17T17:12:00Z">
        <w:r>
          <w:pict w14:anchorId="5AC5B4AF">
            <v:shape id="_x0000_i1101" type="#_x0000_t75" style="width:431.45pt;height:226.75pt">
              <v:imagedata r:id="rId91" o:title=""/>
            </v:shape>
          </w:pict>
        </w:r>
      </w:ins>
    </w:p>
    <w:p w14:paraId="50D97A28" w14:textId="77777777" w:rsidR="008132F4" w:rsidRDefault="008132F4" w:rsidP="008132F4">
      <w:pPr>
        <w:pStyle w:val="Caption"/>
        <w:rPr>
          <w:ins w:id="3361" w:author="Eric Boisvert" w:date="2016-01-17T17:12:00Z"/>
        </w:rPr>
      </w:pPr>
      <w:bookmarkStart w:id="3362" w:name="_Ref440945032"/>
      <w:ins w:id="3363" w:author="Eric Boisvert" w:date="2016-01-17T17:12:00Z">
        <w:r>
          <w:t xml:space="preserve">Figure </w:t>
        </w:r>
        <w:r>
          <w:fldChar w:fldCharType="begin"/>
        </w:r>
        <w:r>
          <w:instrText xml:space="preserve"> SEQ Figure \* ARABIC </w:instrText>
        </w:r>
        <w:r>
          <w:fldChar w:fldCharType="separate"/>
        </w:r>
      </w:ins>
      <w:ins w:id="3364" w:author="Eric Boisvert" w:date="2016-01-19T19:09:00Z">
        <w:r w:rsidR="00302FB5">
          <w:rPr>
            <w:noProof/>
          </w:rPr>
          <w:t>77</w:t>
        </w:r>
      </w:ins>
      <w:ins w:id="3365" w:author="Eric Boisvert" w:date="2016-01-17T17:12:00Z">
        <w:r>
          <w:fldChar w:fldCharType="end"/>
        </w:r>
        <w:bookmarkEnd w:id="3362"/>
        <w:r>
          <w:t xml:space="preserve"> : Partial encoding of Miocene</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AEA90AB" w:rsidR="00B42641" w:rsidRDefault="00757EBF" w:rsidP="00C343CA">
      <w:ins w:id="3366" w:author="Eric Boisvert" w:date="2016-01-19T05:35:00Z">
        <w:r>
          <w:t xml:space="preserve">NumericEraBoundary is </w:t>
        </w:r>
      </w:ins>
      <w:ins w:id="3367" w:author="Eric Boisvert" w:date="2016-01-19T05:36:00Z">
        <w:r>
          <w:t>u</w:t>
        </w:r>
      </w:ins>
      <w:del w:id="3368" w:author="Eric Boisvert" w:date="2016-01-19T05:36:00Z">
        <w:r w:rsidR="00B42641" w:rsidRPr="00B42641" w:rsidDel="00757EBF">
          <w:delText>U</w:delText>
        </w:r>
      </w:del>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19576D" w:rsidP="00C343CA">
      <w:r>
        <w:rPr>
          <w:noProof/>
          <w:lang w:val="en-CA" w:eastAsia="en-CA"/>
        </w:rPr>
        <w:lastRenderedPageBreak/>
        <w:pict w14:anchorId="344623C1">
          <v:shape id="Image 461" o:spid="_x0000_i1102" type="#_x0000_t75" style="width:279.95pt;height:326.15pt;visibility:visible;mso-wrap-style:square">
            <v:imagedata r:id="rId92"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3369" w:name="_Toc439943481"/>
      <w:r>
        <w:t>Geologic time</w:t>
      </w:r>
      <w:r w:rsidR="00B42641">
        <w:t xml:space="preserve"> vocabularies</w:t>
      </w:r>
      <w:bookmarkEnd w:id="3369"/>
    </w:p>
    <w:p w14:paraId="0B7CFA5A" w14:textId="77777777" w:rsidR="00FE43AC" w:rsidRDefault="00FE43AC" w:rsidP="00FE43AC"/>
    <w:p w14:paraId="294622AE" w14:textId="5A4E4769" w:rsidR="00FE43AC" w:rsidRDefault="00FE43AC" w:rsidP="00FE43AC">
      <w:r>
        <w:t>Geologic time package ha</w:t>
      </w:r>
      <w:ins w:id="3370" w:author="Eric Boisvert" w:date="2016-01-19T05:41:00Z">
        <w:r w:rsidR="00640771">
          <w:t>s</w:t>
        </w:r>
      </w:ins>
      <w:del w:id="3371" w:author="Eric Boisvert" w:date="2016-01-19T05:41:00Z">
        <w:r w:rsidDel="00640771">
          <w:delText>d</w:delText>
        </w:r>
      </w:del>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006A94C6" w:rsidR="00634C52" w:rsidRDefault="00634C52" w:rsidP="00634C52">
      <w:pPr>
        <w:pStyle w:val="Caption"/>
        <w:keepNext/>
      </w:pPr>
      <w:bookmarkStart w:id="3372" w:name="_Ref433005219"/>
      <w:r>
        <w:t xml:space="preserve">Table </w:t>
      </w:r>
      <w:ins w:id="3373" w:author="Eric Boisvert" w:date="2016-01-24T14:33:00Z">
        <w:r w:rsidR="007F17CE">
          <w:fldChar w:fldCharType="begin"/>
        </w:r>
        <w:r w:rsidR="007F17CE">
          <w:instrText xml:space="preserve"> SEQ Table \* ARABIC </w:instrText>
        </w:r>
      </w:ins>
      <w:r w:rsidR="007F17CE">
        <w:fldChar w:fldCharType="separate"/>
      </w:r>
      <w:ins w:id="3374" w:author="Eric Boisvert" w:date="2016-01-24T14:33:00Z">
        <w:r w:rsidR="007F17CE">
          <w:rPr>
            <w:noProof/>
          </w:rPr>
          <w:t>6</w:t>
        </w:r>
        <w:r w:rsidR="007F17CE">
          <w:fldChar w:fldCharType="end"/>
        </w:r>
      </w:ins>
      <w:del w:id="3375"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376" w:author="Eric Boisvert" w:date="2016-01-08T19:00:00Z">
        <w:r w:rsidR="004D3EF3" w:rsidDel="0016408B">
          <w:rPr>
            <w:noProof/>
          </w:rPr>
          <w:delText>16</w:delText>
        </w:r>
      </w:del>
      <w:del w:id="3377" w:author="Eric Boisvert" w:date="2016-01-24T14:33:00Z">
        <w:r w:rsidR="00673E83" w:rsidDel="007F17CE">
          <w:rPr>
            <w:noProof/>
          </w:rPr>
          <w:fldChar w:fldCharType="end"/>
        </w:r>
      </w:del>
      <w:bookmarkEnd w:id="3372"/>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pPr>
              <w:pStyle w:val="ListParagraph"/>
              <w:numPr>
                <w:ilvl w:val="0"/>
                <w:numId w:val="18"/>
              </w:numPr>
              <w:spacing w:after="0"/>
              <w:rPr>
                <w:rFonts w:ascii="Calibri" w:hAnsi="Calibri"/>
                <w:color w:val="000000"/>
                <w:lang w:val="en-CA"/>
              </w:rPr>
              <w:pPrChange w:id="3378" w:author="Eric Boisvert" w:date="2016-01-19T05:41:00Z">
                <w:pPr>
                  <w:pStyle w:val="ListParagraph"/>
                  <w:numPr>
                    <w:numId w:val="18"/>
                  </w:numPr>
                  <w:ind w:hanging="360"/>
                </w:pPr>
              </w:pPrChange>
            </w:pPr>
            <w:r w:rsidRPr="00D970E9">
              <w:rPr>
                <w:rFonts w:ascii="Calibri" w:hAnsi="Calibri"/>
                <w:color w:val="000000"/>
                <w:lang w:val="en-CA"/>
              </w:rPr>
              <w:t>eon</w:t>
            </w:r>
          </w:p>
          <w:p w14:paraId="7A862556" w14:textId="77777777" w:rsidR="00FE43AC" w:rsidRPr="00D970E9" w:rsidRDefault="00FE43AC">
            <w:pPr>
              <w:pStyle w:val="ListParagraph"/>
              <w:numPr>
                <w:ilvl w:val="0"/>
                <w:numId w:val="18"/>
              </w:numPr>
              <w:spacing w:after="0"/>
              <w:rPr>
                <w:rFonts w:ascii="Calibri" w:hAnsi="Calibri"/>
                <w:color w:val="000000"/>
                <w:lang w:val="en-CA"/>
              </w:rPr>
              <w:pPrChange w:id="3379" w:author="Eric Boisvert" w:date="2016-01-19T05:41:00Z">
                <w:pPr>
                  <w:pStyle w:val="ListParagraph"/>
                  <w:numPr>
                    <w:numId w:val="18"/>
                  </w:numPr>
                  <w:ind w:hanging="360"/>
                </w:pPr>
              </w:pPrChange>
            </w:pPr>
            <w:r w:rsidRPr="00D970E9">
              <w:rPr>
                <w:rFonts w:ascii="Calibri" w:hAnsi="Calibri"/>
                <w:color w:val="000000"/>
                <w:lang w:val="en-CA"/>
              </w:rPr>
              <w:t>era</w:t>
            </w:r>
          </w:p>
          <w:p w14:paraId="07534982" w14:textId="77777777" w:rsidR="00FE43AC" w:rsidRPr="00D970E9" w:rsidRDefault="00FE43AC">
            <w:pPr>
              <w:pStyle w:val="ListParagraph"/>
              <w:numPr>
                <w:ilvl w:val="0"/>
                <w:numId w:val="18"/>
              </w:numPr>
              <w:spacing w:after="0"/>
              <w:rPr>
                <w:rFonts w:ascii="Calibri" w:hAnsi="Calibri"/>
                <w:color w:val="000000"/>
                <w:lang w:val="en-CA"/>
              </w:rPr>
              <w:pPrChange w:id="3380" w:author="Eric Boisvert" w:date="2016-01-19T05:41:00Z">
                <w:pPr>
                  <w:pStyle w:val="ListParagraph"/>
                  <w:numPr>
                    <w:numId w:val="18"/>
                  </w:numPr>
                  <w:ind w:hanging="360"/>
                </w:pPr>
              </w:pPrChange>
            </w:pPr>
            <w:r w:rsidRPr="00D970E9">
              <w:rPr>
                <w:rFonts w:ascii="Calibri" w:hAnsi="Calibri"/>
                <w:color w:val="000000"/>
                <w:lang w:val="en-CA"/>
              </w:rPr>
              <w:t>period</w:t>
            </w:r>
          </w:p>
          <w:p w14:paraId="2137BE0B" w14:textId="77777777" w:rsidR="00FE43AC" w:rsidRPr="00D970E9" w:rsidRDefault="00FE43AC">
            <w:pPr>
              <w:pStyle w:val="ListParagraph"/>
              <w:numPr>
                <w:ilvl w:val="0"/>
                <w:numId w:val="18"/>
              </w:numPr>
              <w:spacing w:after="0"/>
              <w:rPr>
                <w:rFonts w:ascii="Calibri" w:hAnsi="Calibri"/>
                <w:color w:val="000000"/>
                <w:lang w:val="en-CA"/>
              </w:rPr>
              <w:pPrChange w:id="3381" w:author="Eric Boisvert" w:date="2016-01-19T05:41:00Z">
                <w:pPr>
                  <w:pStyle w:val="ListParagraph"/>
                  <w:numPr>
                    <w:numId w:val="18"/>
                  </w:numPr>
                  <w:ind w:hanging="360"/>
                </w:pPr>
              </w:pPrChange>
            </w:pPr>
            <w:r w:rsidRPr="00D970E9">
              <w:rPr>
                <w:rFonts w:ascii="Calibri" w:hAnsi="Calibri"/>
                <w:color w:val="000000"/>
                <w:lang w:val="en-CA"/>
              </w:rPr>
              <w:t>epoch</w:t>
            </w:r>
          </w:p>
          <w:p w14:paraId="0FD6556F" w14:textId="72828036" w:rsidR="00FE43AC" w:rsidRPr="00D970E9" w:rsidRDefault="00FE43AC">
            <w:pPr>
              <w:pStyle w:val="ListParagraph"/>
              <w:numPr>
                <w:ilvl w:val="0"/>
                <w:numId w:val="18"/>
              </w:numPr>
              <w:spacing w:after="0"/>
              <w:rPr>
                <w:rFonts w:ascii="Calibri" w:hAnsi="Calibri"/>
                <w:color w:val="000000"/>
                <w:lang w:val="en-CA"/>
              </w:rPr>
              <w:pPrChange w:id="3382" w:author="Eric Boisvert" w:date="2016-01-19T05:41:00Z">
                <w:pPr>
                  <w:pStyle w:val="ListParagraph"/>
                  <w:numPr>
                    <w:numId w:val="18"/>
                  </w:numPr>
                  <w:ind w:hanging="360"/>
                </w:pPr>
              </w:pPrChange>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ins w:id="3383" w:author="Eric Boisvert" w:date="2016-01-19T05:46:00Z">
        <w:r>
          <w:br w:type="page"/>
        </w:r>
      </w:ins>
    </w:p>
    <w:p w14:paraId="6E557592" w14:textId="4B9E39DD" w:rsidR="009B3BBD" w:rsidRDefault="009B3BBD" w:rsidP="009B3BBD">
      <w:pPr>
        <w:pStyle w:val="Heading2"/>
        <w:rPr>
          <w:lang w:val="en-CA"/>
        </w:rPr>
      </w:pPr>
      <w:bookmarkStart w:id="3384" w:name="_Toc439943482"/>
      <w:r w:rsidRPr="00D12552">
        <w:rPr>
          <w:lang w:val="en-CA"/>
        </w:rPr>
        <w:t xml:space="preserve">GeoSciML </w:t>
      </w:r>
      <w:r>
        <w:rPr>
          <w:lang w:val="en-CA"/>
        </w:rPr>
        <w:t>Borehole</w:t>
      </w:r>
      <w:r w:rsidRPr="00D12552">
        <w:rPr>
          <w:lang w:val="en-CA"/>
        </w:rPr>
        <w:t xml:space="preserve"> </w:t>
      </w:r>
      <w:ins w:id="3385" w:author="Eric Boisvert" w:date="2015-11-03T05:15:00Z">
        <w:r w:rsidR="004F0DC1">
          <w:rPr>
            <w:lang w:val="en-CA"/>
          </w:rPr>
          <w:t xml:space="preserve">Abstract </w:t>
        </w:r>
      </w:ins>
      <w:r w:rsidRPr="00D12552">
        <w:rPr>
          <w:lang w:val="en-CA"/>
        </w:rPr>
        <w:t>Requirements Class</w:t>
      </w:r>
      <w:bookmarkEnd w:id="3384"/>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19576D" w:rsidP="000B1244">
      <w:pPr>
        <w:keepNext/>
      </w:pPr>
      <w:r>
        <w:rPr>
          <w:noProof/>
          <w:lang w:val="en-CA" w:eastAsia="en-CA"/>
        </w:rPr>
        <w:pict w14:anchorId="05DF672F">
          <v:shape id="Image 498" o:spid="_x0000_i1103" type="#_x0000_t75" style="width:6in;height:316.5pt;visibility:visible;mso-wrap-style:square">
            <v:imagedata r:id="rId93"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386" w:author="Eric Boisvert" w:date="2016-01-19T19:09:00Z">
        <w:r w:rsidR="00302FB5">
          <w:rPr>
            <w:noProof/>
          </w:rPr>
          <w:t>78</w:t>
        </w:r>
      </w:ins>
      <w:del w:id="3387"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19576D" w:rsidP="00F46BB7">
      <w:pPr>
        <w:keepNext/>
      </w:pPr>
      <w:r>
        <w:rPr>
          <w:noProof/>
          <w:lang w:val="en-CA" w:eastAsia="en-CA"/>
        </w:rPr>
        <w:pict w14:anchorId="7FDE0D21">
          <v:shape id="Image 462" o:spid="_x0000_i1104" type="#_x0000_t75" style="width:6in;height:334.75pt;visibility:visible;mso-wrap-style:square">
            <v:imagedata r:id="rId94"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388" w:author="Eric Boisvert" w:date="2016-01-19T19:09:00Z">
        <w:r w:rsidR="00302FB5">
          <w:rPr>
            <w:noProof/>
          </w:rPr>
          <w:t>79</w:t>
        </w:r>
      </w:ins>
      <w:del w:id="3389"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3390" w:name="_Toc439943483"/>
      <w:r>
        <w:rPr>
          <w:lang w:val="en-CA"/>
        </w:rPr>
        <w:t>Borehole</w:t>
      </w:r>
      <w:bookmarkEnd w:id="3390"/>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19576D" w:rsidP="00F46BB7">
      <w:pPr>
        <w:keepNext/>
      </w:pPr>
      <w:r>
        <w:rPr>
          <w:noProof/>
          <w:lang w:val="en-CA" w:eastAsia="en-CA"/>
        </w:rPr>
        <w:lastRenderedPageBreak/>
        <w:pict w14:anchorId="6B5502F1">
          <v:shape id="Image 463" o:spid="_x0000_i1105" type="#_x0000_t75" style="width:6in;height:243.95pt;visibility:visible;mso-wrap-style:square">
            <v:imagedata r:id="rId95"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391" w:author="Eric Boisvert" w:date="2016-01-19T19:09:00Z">
        <w:r w:rsidR="00302FB5">
          <w:rPr>
            <w:noProof/>
          </w:rPr>
          <w:t>80</w:t>
        </w:r>
      </w:ins>
      <w:del w:id="3392"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ins w:id="3393" w:author="Eric Boisvert" w:date="2016-01-19T05:47:00Z"/>
          <w:lang w:val="en-CA"/>
        </w:rPr>
      </w:pPr>
      <w:r w:rsidRPr="00F46BB7">
        <w:rPr>
          <w:lang w:val="en-CA"/>
        </w:rPr>
        <w:t>A borehole is the generalized term for any narrow shaft drilled in the ground, either vertically, horizontally, or inclined.</w:t>
      </w:r>
    </w:p>
    <w:p w14:paraId="6D6EB0EE" w14:textId="518A291F" w:rsidR="006A1F12" w:rsidRDefault="006A1F12">
      <w:pPr>
        <w:pStyle w:val="Heading5"/>
        <w:rPr>
          <w:ins w:id="3394" w:author="Eric Boisvert" w:date="2016-01-19T05:50:00Z"/>
          <w:lang w:val="en-CA"/>
        </w:rPr>
        <w:pPrChange w:id="3395" w:author="Eric Boisvert" w:date="2016-01-19T05:50:00Z">
          <w:pPr/>
        </w:pPrChange>
      </w:pPr>
      <w:proofErr w:type="gramStart"/>
      <w:ins w:id="3396" w:author="Eric Boisvert" w:date="2016-01-19T05:47:00Z">
        <w:r w:rsidRPr="006A1F12">
          <w:rPr>
            <w:lang w:val="en-CA"/>
          </w:rPr>
          <w:t>indexData</w:t>
        </w:r>
      </w:ins>
      <w:proofErr w:type="gramEnd"/>
    </w:p>
    <w:p w14:paraId="5ECF0A3D" w14:textId="77777777" w:rsidR="006A1F12" w:rsidRPr="006A1F12" w:rsidRDefault="006A1F12">
      <w:pPr>
        <w:rPr>
          <w:ins w:id="3397" w:author="Eric Boisvert" w:date="2016-01-19T05:47:00Z"/>
          <w:lang w:val="en-CA"/>
        </w:rPr>
      </w:pPr>
    </w:p>
    <w:p w14:paraId="3C5870FD" w14:textId="7AB0EB40" w:rsidR="006A1F12" w:rsidRDefault="006A1F12" w:rsidP="00CD7325">
      <w:pPr>
        <w:rPr>
          <w:ins w:id="3398" w:author="Eric Boisvert" w:date="2016-01-19T05:50:00Z"/>
          <w:lang w:val="en-CA"/>
        </w:rPr>
      </w:pPr>
      <w:ins w:id="3399" w:author="Eric Boisvert" w:date="2016-01-19T05:47:00Z">
        <w:r>
          <w:rPr>
            <w:lang w:val="en-CA"/>
          </w:rPr>
          <w:t>The property indexData</w:t>
        </w:r>
      </w:ins>
      <w:proofErr w:type="gramStart"/>
      <w:ins w:id="3400" w:author="Eric Boisvert" w:date="2016-01-19T05:48:00Z">
        <w:r>
          <w:rPr>
            <w:lang w:val="en-CA"/>
          </w:rPr>
          <w:t>:Borehol</w:t>
        </w:r>
      </w:ins>
      <w:ins w:id="3401" w:author="Eric Boisvert" w:date="2016-01-19T05:50:00Z">
        <w:r w:rsidR="00675648">
          <w:rPr>
            <w:lang w:val="en-CA"/>
          </w:rPr>
          <w:t>e</w:t>
        </w:r>
      </w:ins>
      <w:ins w:id="3402" w:author="Eric Boisvert" w:date="2016-01-19T05:48:00Z">
        <w:r>
          <w:rPr>
            <w:lang w:val="en-CA"/>
          </w:rPr>
          <w:t>Detail</w:t>
        </w:r>
        <w:proofErr w:type="gramEnd"/>
        <w:r>
          <w:rPr>
            <w:lang w:val="en-CA"/>
          </w:rPr>
          <w:t xml:space="preserve"> </w:t>
        </w:r>
      </w:ins>
      <w:ins w:id="3403" w:author="Eric Boisvert" w:date="2016-01-19T05:49:00Z">
        <w:r>
          <w:rPr>
            <w:lang w:val="en-CA"/>
          </w:rPr>
          <w:t>shall s</w:t>
        </w:r>
        <w:r w:rsidR="00675648">
          <w:rPr>
            <w:lang w:val="en-CA"/>
          </w:rPr>
          <w:t>pecif</w:t>
        </w:r>
      </w:ins>
      <w:ins w:id="3404" w:author="Eric Boisvert" w:date="2016-01-19T05:53:00Z">
        <w:r w:rsidR="00675648">
          <w:rPr>
            <w:lang w:val="en-CA"/>
          </w:rPr>
          <w:t>y</w:t>
        </w:r>
      </w:ins>
      <w:ins w:id="3405" w:author="Eric Boisvert" w:date="2016-01-19T05:49:00Z">
        <w:r w:rsidRPr="006A1F12">
          <w:rPr>
            <w:lang w:val="en-CA"/>
          </w:rPr>
          <w:t xml:space="preserve"> </w:t>
        </w:r>
      </w:ins>
      <w:ins w:id="3406" w:author="Eric Boisvert" w:date="2016-01-19T05:51:00Z">
        <w:r w:rsidR="00675648">
          <w:rPr>
            <w:lang w:val="en-CA"/>
          </w:rPr>
          <w:t>borehole details</w:t>
        </w:r>
      </w:ins>
      <w:ins w:id="3407" w:author="Eric Boisvert" w:date="2016-01-19T05:52:00Z">
        <w:r w:rsidR="00675648">
          <w:rPr>
            <w:lang w:val="en-CA"/>
          </w:rPr>
          <w:t>, such as the operator, the custodian, dates of drilling, etc.</w:t>
        </w:r>
      </w:ins>
    </w:p>
    <w:p w14:paraId="47C8B1C2" w14:textId="49B4B4AC" w:rsidR="006A1F12" w:rsidRDefault="006A1F12">
      <w:pPr>
        <w:pStyle w:val="Heading5"/>
        <w:rPr>
          <w:ins w:id="3408" w:author="Eric Boisvert" w:date="2016-01-19T05:53:00Z"/>
          <w:lang w:val="en-CA"/>
        </w:rPr>
        <w:pPrChange w:id="3409" w:author="Eric Boisvert" w:date="2016-01-19T05:53:00Z">
          <w:pPr/>
        </w:pPrChange>
      </w:pPr>
      <w:proofErr w:type="gramStart"/>
      <w:ins w:id="3410" w:author="Eric Boisvert" w:date="2016-01-19T05:50:00Z">
        <w:r w:rsidRPr="006A1F12">
          <w:rPr>
            <w:lang w:val="en-CA"/>
          </w:rPr>
          <w:t>downholeDrillingDetails</w:t>
        </w:r>
      </w:ins>
      <w:proofErr w:type="gramEnd"/>
    </w:p>
    <w:p w14:paraId="73C3E875" w14:textId="77777777" w:rsidR="00675648" w:rsidRPr="00675648" w:rsidRDefault="00675648">
      <w:pPr>
        <w:rPr>
          <w:ins w:id="3411" w:author="Eric Boisvert" w:date="2016-01-19T05:50:00Z"/>
          <w:lang w:val="en-CA"/>
        </w:rPr>
      </w:pPr>
    </w:p>
    <w:p w14:paraId="34841602" w14:textId="55D55252" w:rsidR="00675648" w:rsidRDefault="00675648" w:rsidP="006A1F12">
      <w:pPr>
        <w:rPr>
          <w:ins w:id="3412" w:author="Eric Boisvert" w:date="2016-01-19T05:53:00Z"/>
          <w:lang w:val="en-CA"/>
        </w:rPr>
      </w:pPr>
      <w:ins w:id="3413" w:author="Eric Boisvert" w:date="2016-01-19T05:52:00Z">
        <w:r>
          <w:rPr>
            <w:lang w:val="en-CA"/>
          </w:rPr>
          <w:t>The property downholeDrillingDetails</w:t>
        </w:r>
        <w:proofErr w:type="gramStart"/>
        <w:r>
          <w:rPr>
            <w:lang w:val="en-CA"/>
          </w:rPr>
          <w:t>:DrillingDetails</w:t>
        </w:r>
        <w:proofErr w:type="gramEnd"/>
        <w:r>
          <w:rPr>
            <w:lang w:val="en-CA"/>
          </w:rPr>
          <w:t xml:space="preserve"> shall </w:t>
        </w:r>
      </w:ins>
      <w:ins w:id="3414" w:author="Eric Boisvert" w:date="2016-01-19T05:53:00Z">
        <w:r>
          <w:rPr>
            <w:lang w:val="en-CA"/>
          </w:rPr>
          <w:t>specify</w:t>
        </w:r>
        <w:r w:rsidRPr="00675648">
          <w:rPr>
            <w:lang w:val="en-CA"/>
          </w:rPr>
          <w:t xml:space="preserve"> the drilling method and borehole diameter for intervals down the borehole</w:t>
        </w:r>
        <w:r>
          <w:rPr>
            <w:lang w:val="en-CA"/>
          </w:rPr>
          <w:t>.</w:t>
        </w:r>
      </w:ins>
    </w:p>
    <w:p w14:paraId="3DB9B416" w14:textId="2ECAE9A0" w:rsidR="00675648" w:rsidRDefault="00675648">
      <w:pPr>
        <w:pStyle w:val="Heading5"/>
        <w:rPr>
          <w:ins w:id="3415" w:author="Eric Boisvert" w:date="2016-01-19T05:54:00Z"/>
          <w:lang w:val="en-CA"/>
        </w:rPr>
        <w:pPrChange w:id="3416" w:author="Eric Boisvert" w:date="2016-01-19T05:54:00Z">
          <w:pPr/>
        </w:pPrChange>
      </w:pPr>
      <w:proofErr w:type="gramStart"/>
      <w:ins w:id="3417" w:author="Eric Boisvert" w:date="2016-01-19T05:53:00Z">
        <w:r>
          <w:rPr>
            <w:lang w:val="en-CA"/>
          </w:rPr>
          <w:t>logElement</w:t>
        </w:r>
      </w:ins>
      <w:proofErr w:type="gramEnd"/>
    </w:p>
    <w:p w14:paraId="686790B2" w14:textId="77777777" w:rsidR="00675648" w:rsidRPr="00675648" w:rsidRDefault="00675648">
      <w:pPr>
        <w:rPr>
          <w:ins w:id="3418" w:author="Eric Boisvert" w:date="2016-01-19T05:53:00Z"/>
          <w:lang w:val="en-CA"/>
        </w:rPr>
      </w:pPr>
    </w:p>
    <w:p w14:paraId="183E72E8" w14:textId="3069DD9D" w:rsidR="00675648" w:rsidRDefault="00675648" w:rsidP="006A1F12">
      <w:pPr>
        <w:rPr>
          <w:ins w:id="3419" w:author="Eric Boisvert" w:date="2016-01-19T05:54:00Z"/>
          <w:lang w:val="en-CA"/>
        </w:rPr>
      </w:pPr>
      <w:ins w:id="3420" w:author="Eric Boisvert" w:date="2016-01-19T05:53:00Z">
        <w:r>
          <w:rPr>
            <w:lang w:val="en-CA"/>
          </w:rPr>
          <w:t xml:space="preserve">The property logElement shall be an association between a Borehole and a LogElement </w:t>
        </w:r>
      </w:ins>
      <w:ins w:id="3421" w:author="Eric Boisvert" w:date="2016-01-19T05:54:00Z">
        <w:r w:rsidRPr="00675648">
          <w:rPr>
            <w:lang w:val="en-CA"/>
          </w:rPr>
          <w:t xml:space="preserve">instances that are logged (interpreted) intervals within a borehole. </w:t>
        </w:r>
      </w:ins>
    </w:p>
    <w:p w14:paraId="6FF1F5A6" w14:textId="6826F380" w:rsidR="00675648" w:rsidRDefault="00675648">
      <w:pPr>
        <w:pStyle w:val="Heading5"/>
        <w:rPr>
          <w:ins w:id="3422" w:author="Eric Boisvert" w:date="2016-01-19T05:54:00Z"/>
          <w:lang w:val="en-CA"/>
        </w:rPr>
        <w:pPrChange w:id="3423" w:author="Eric Boisvert" w:date="2016-01-19T05:55:00Z">
          <w:pPr/>
        </w:pPrChange>
      </w:pPr>
      <w:proofErr w:type="gramStart"/>
      <w:ins w:id="3424" w:author="Eric Boisvert" w:date="2016-01-19T05:54:00Z">
        <w:r>
          <w:rPr>
            <w:lang w:val="en-CA"/>
          </w:rPr>
          <w:t>referenceLocation</w:t>
        </w:r>
        <w:proofErr w:type="gramEnd"/>
      </w:ins>
    </w:p>
    <w:p w14:paraId="3958527D" w14:textId="5E18E767" w:rsidR="00675648" w:rsidRDefault="00675648" w:rsidP="006A1F12">
      <w:pPr>
        <w:rPr>
          <w:ins w:id="3425" w:author="Eric Boisvert" w:date="2016-01-19T05:55:00Z"/>
          <w:lang w:val="en-CA"/>
        </w:rPr>
      </w:pPr>
      <w:ins w:id="3426" w:author="Eric Boisvert" w:date="2016-01-19T05:54:00Z">
        <w:r>
          <w:rPr>
            <w:lang w:val="en-CA"/>
          </w:rPr>
          <w:lastRenderedPageBreak/>
          <w:t xml:space="preserve">The property referenceLocation shall be an association between a Borehole and </w:t>
        </w:r>
        <w:proofErr w:type="gramStart"/>
        <w:r>
          <w:rPr>
            <w:lang w:val="en-CA"/>
          </w:rPr>
          <w:t>a</w:t>
        </w:r>
        <w:proofErr w:type="gramEnd"/>
        <w:r>
          <w:rPr>
            <w:lang w:val="en-CA"/>
          </w:rPr>
          <w:t xml:space="preserve"> O</w:t>
        </w:r>
      </w:ins>
      <w:ins w:id="3427" w:author="Eric Boisvert" w:date="2016-01-19T05:55:00Z">
        <w:r>
          <w:rPr>
            <w:lang w:val="en-CA"/>
          </w:rPr>
          <w:t xml:space="preserve">riginPosition </w:t>
        </w:r>
        <w:r w:rsidRPr="00675648">
          <w:rPr>
            <w:lang w:val="en-CA"/>
          </w:rPr>
          <w:t xml:space="preserve">corresponding to the start point of a borehole log.  This may, but not necessarily, correspond to the borehole collar location (eg, </w:t>
        </w:r>
        <w:proofErr w:type="gramStart"/>
        <w:r w:rsidRPr="00675648">
          <w:rPr>
            <w:lang w:val="en-CA"/>
          </w:rPr>
          <w:t>kelly</w:t>
        </w:r>
        <w:proofErr w:type="gramEnd"/>
        <w:r w:rsidRPr="00675648">
          <w:rPr>
            <w:lang w:val="en-CA"/>
          </w:rPr>
          <w:t xml:space="preserve"> bush).</w:t>
        </w:r>
      </w:ins>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19576D" w:rsidP="008B1DC6">
      <w:pPr>
        <w:keepNext/>
      </w:pPr>
      <w:r>
        <w:rPr>
          <w:noProof/>
          <w:lang w:val="en-CA" w:eastAsia="en-CA"/>
        </w:rPr>
        <w:pict w14:anchorId="32F97049">
          <v:shape id="Image 464" o:spid="_x0000_i1106" type="#_x0000_t75" style="width:394.95pt;height:311.65pt;visibility:visible;mso-wrap-style:square">
            <v:imagedata r:id="rId96"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428" w:author="Eric Boisvert" w:date="2016-01-19T19:09:00Z">
        <w:r w:rsidR="00302FB5">
          <w:rPr>
            <w:noProof/>
          </w:rPr>
          <w:t>81</w:t>
        </w:r>
      </w:ins>
      <w:del w:id="3429" w:author="Eric Boisvert" w:date="2015-10-30T04:23:00Z">
        <w:r w:rsidR="00090DCF" w:rsidDel="007D2867">
          <w:rPr>
            <w:noProof/>
          </w:rPr>
          <w:delText>64</w:delText>
        </w:r>
      </w:del>
      <w:r w:rsidR="00673E83">
        <w:rPr>
          <w:noProof/>
        </w:rPr>
        <w:fldChar w:fldCharType="end"/>
      </w:r>
      <w:r>
        <w:t>: Drilling details</w:t>
      </w:r>
    </w:p>
    <w:p w14:paraId="4A148068" w14:textId="4F0ED7AB" w:rsidR="00F46BB7" w:rsidRDefault="0056286F">
      <w:pPr>
        <w:pStyle w:val="Heading5"/>
        <w:rPr>
          <w:ins w:id="3430" w:author="Eric Boisvert" w:date="2016-01-19T17:42:00Z"/>
          <w:lang w:val="en-CA"/>
        </w:rPr>
        <w:pPrChange w:id="3431" w:author="Eric Boisvert" w:date="2016-01-19T17:42:00Z">
          <w:pPr/>
        </w:pPrChange>
      </w:pPr>
      <w:proofErr w:type="gramStart"/>
      <w:ins w:id="3432" w:author="Eric Boisvert" w:date="2016-01-19T17:41:00Z">
        <w:r w:rsidRPr="00D970E9">
          <w:rPr>
            <w:lang w:val="en-CA"/>
          </w:rPr>
          <w:t>drillingMethod</w:t>
        </w:r>
      </w:ins>
      <w:proofErr w:type="gramEnd"/>
    </w:p>
    <w:p w14:paraId="6B71DB12" w14:textId="77777777" w:rsidR="0056286F" w:rsidRPr="0056286F" w:rsidRDefault="0056286F">
      <w:pPr>
        <w:rPr>
          <w:ins w:id="3433" w:author="Eric Boisvert" w:date="2016-01-19T17:41:00Z"/>
          <w:lang w:val="en-CA"/>
          <w:rPrChange w:id="3434" w:author="Eric Boisvert" w:date="2016-01-19T17:42:00Z">
            <w:rPr>
              <w:ins w:id="3435" w:author="Eric Boisvert" w:date="2016-01-19T17:41:00Z"/>
              <w:b/>
              <w:bCs/>
              <w:lang w:val="en-CA"/>
            </w:rPr>
          </w:rPrChange>
        </w:rPr>
      </w:pPr>
    </w:p>
    <w:p w14:paraId="07749BEF" w14:textId="336CAE92" w:rsidR="0056286F" w:rsidRDefault="0056286F">
      <w:pPr>
        <w:rPr>
          <w:ins w:id="3436" w:author="Eric Boisvert" w:date="2016-01-19T17:46:00Z"/>
          <w:lang w:val="en-CA"/>
        </w:rPr>
      </w:pPr>
      <w:ins w:id="3437" w:author="Eric Boisvert" w:date="2016-01-19T17:41:00Z">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ins>
      <w:ins w:id="3438" w:author="Eric Boisvert" w:date="2016-01-19T17:42:00Z">
        <w:r w:rsidRPr="0056286F">
          <w:rPr>
            <w:lang w:val="en-CA"/>
          </w:rPr>
          <w:t>the drilling method used. Appropriate terms would include rotary air blast; auger; diamond core; air core; etc</w:t>
        </w:r>
      </w:ins>
    </w:p>
    <w:p w14:paraId="10A4F4C1" w14:textId="77777777" w:rsidR="0056286F" w:rsidRDefault="0056286F">
      <w:pPr>
        <w:rPr>
          <w:ins w:id="3439" w:author="Eric Boisvert" w:date="2016-01-19T17:42:00Z"/>
          <w:lang w:val="en-CA"/>
        </w:rPr>
      </w:pPr>
    </w:p>
    <w:p w14:paraId="42B31125" w14:textId="72FFD682" w:rsidR="0056286F" w:rsidRDefault="0056286F">
      <w:pPr>
        <w:pStyle w:val="Heading5"/>
        <w:rPr>
          <w:ins w:id="3440" w:author="Eric Boisvert" w:date="2016-01-19T17:44:00Z"/>
          <w:lang w:val="en-CA"/>
        </w:rPr>
        <w:pPrChange w:id="3441" w:author="Eric Boisvert" w:date="2016-01-19T17:44:00Z">
          <w:pPr/>
        </w:pPrChange>
      </w:pPr>
      <w:proofErr w:type="gramStart"/>
      <w:ins w:id="3442" w:author="Eric Boisvert" w:date="2016-01-19T17:42:00Z">
        <w:r w:rsidRPr="0056286F">
          <w:rPr>
            <w:lang w:val="en-CA"/>
          </w:rPr>
          <w:t>boreholeDiameter</w:t>
        </w:r>
      </w:ins>
      <w:proofErr w:type="gramEnd"/>
    </w:p>
    <w:p w14:paraId="5FF268D0" w14:textId="77777777" w:rsidR="0056286F" w:rsidRPr="0056286F" w:rsidRDefault="0056286F">
      <w:pPr>
        <w:rPr>
          <w:ins w:id="3443" w:author="Eric Boisvert" w:date="2016-01-19T17:42:00Z"/>
          <w:lang w:val="en-CA"/>
        </w:rPr>
      </w:pPr>
    </w:p>
    <w:p w14:paraId="5BD51EAE" w14:textId="752BD19E" w:rsidR="0056286F" w:rsidRDefault="0056286F" w:rsidP="0056286F">
      <w:pPr>
        <w:rPr>
          <w:ins w:id="3444" w:author="Eric Boisvert" w:date="2016-01-19T17:45:00Z"/>
          <w:lang w:val="en-CA"/>
        </w:rPr>
      </w:pPr>
      <w:ins w:id="3445" w:author="Eric Boisvert" w:date="2016-01-19T17:42:00Z">
        <w:r>
          <w:rPr>
            <w:lang w:val="en-CA"/>
          </w:rPr>
          <w:lastRenderedPageBreak/>
          <w:t>The boreholeDiameter property (</w:t>
        </w:r>
      </w:ins>
      <w:ins w:id="3446" w:author="Eric Boisvert" w:date="2016-01-24T13:32:00Z">
        <w:r w:rsidR="00253146">
          <w:rPr>
            <w:lang w:val="en-CA"/>
          </w:rPr>
          <w:t>SWE::Quantity</w:t>
        </w:r>
      </w:ins>
      <w:ins w:id="3447" w:author="Eric Boisvert" w:date="2016-01-19T17:42:00Z">
        <w:r>
          <w:rPr>
            <w:lang w:val="en-CA"/>
          </w:rPr>
          <w:t>)</w:t>
        </w:r>
      </w:ins>
      <w:ins w:id="3448" w:author="Eric Boisvert" w:date="2016-01-19T17:43:00Z">
        <w:r>
          <w:rPr>
            <w:lang w:val="en-CA"/>
          </w:rPr>
          <w:t xml:space="preserve"> shall contain a measurement (a value and a unit of measure) corresponding to the diameter of the drilled hole.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ins w:id="3449" w:author="Eric Boisvert" w:date="2016-01-19T17:45:00Z"/>
        </w:trPr>
        <w:tc>
          <w:tcPr>
            <w:tcW w:w="4219" w:type="dxa"/>
            <w:tcBorders>
              <w:right w:val="nil"/>
            </w:tcBorders>
            <w:shd w:val="clear" w:color="auto" w:fill="auto"/>
          </w:tcPr>
          <w:p w14:paraId="5D32CC1F" w14:textId="5B2D89CD" w:rsidR="0056286F" w:rsidRPr="00D12552" w:rsidRDefault="0056286F" w:rsidP="0056286F">
            <w:pPr>
              <w:pStyle w:val="Tabletext10"/>
              <w:rPr>
                <w:ins w:id="3450" w:author="Eric Boisvert" w:date="2016-01-19T17:45:00Z"/>
                <w:rStyle w:val="requri"/>
                <w:lang w:val="en-CA"/>
              </w:rPr>
            </w:pPr>
            <w:ins w:id="3451" w:author="Eric Boisvert" w:date="2016-01-19T17:45:00Z">
              <w:r>
                <w:rPr>
                  <w:rStyle w:val="requri"/>
                  <w:lang w:val="en-CA"/>
                </w:rPr>
                <w:t>/req/gsml4-borehole</w:t>
              </w:r>
              <w:r w:rsidRPr="00D12552">
                <w:rPr>
                  <w:rStyle w:val="requri"/>
                  <w:lang w:val="en-CA"/>
                </w:rPr>
                <w:t>/</w:t>
              </w:r>
              <w:r>
                <w:rPr>
                  <w:rStyle w:val="requri"/>
                  <w:lang w:val="en-CA"/>
                </w:rPr>
                <w:t>uom</w:t>
              </w:r>
            </w:ins>
            <w:ins w:id="3452" w:author="Eric Boisvert" w:date="2016-01-19T17:46:00Z">
              <w:r>
                <w:rPr>
                  <w:rStyle w:val="requri"/>
                  <w:lang w:val="en-CA"/>
                </w:rPr>
                <w:t>-</w:t>
              </w:r>
            </w:ins>
            <w:ins w:id="3453" w:author="Eric Boisvert" w:date="2016-01-19T17:47:00Z">
              <w:r>
                <w:rPr>
                  <w:rStyle w:val="requri"/>
                  <w:lang w:val="en-CA"/>
                </w:rPr>
                <w:t>boreholeD</w:t>
              </w:r>
            </w:ins>
            <w:ins w:id="3454" w:author="Eric Boisvert" w:date="2016-01-19T17:46:00Z">
              <w:r>
                <w:rPr>
                  <w:rStyle w:val="requri"/>
                  <w:lang w:val="en-CA"/>
                </w:rPr>
                <w:t>iameter</w:t>
              </w:r>
            </w:ins>
          </w:p>
        </w:tc>
        <w:tc>
          <w:tcPr>
            <w:tcW w:w="4678" w:type="dxa"/>
            <w:tcBorders>
              <w:left w:val="nil"/>
            </w:tcBorders>
            <w:shd w:val="clear" w:color="auto" w:fill="auto"/>
          </w:tcPr>
          <w:p w14:paraId="00CDA692" w14:textId="25BD7BA6" w:rsidR="0056286F" w:rsidRPr="00D12552" w:rsidRDefault="0056286F" w:rsidP="00816874">
            <w:pPr>
              <w:pStyle w:val="Tabletext10"/>
              <w:jc w:val="left"/>
              <w:rPr>
                <w:ins w:id="3455" w:author="Eric Boisvert" w:date="2016-01-19T17:45:00Z"/>
                <w:rStyle w:val="reqtext"/>
                <w:lang w:val="en-CA"/>
              </w:rPr>
            </w:pPr>
            <w:ins w:id="3456" w:author="Eric Boisvert" w:date="2016-01-19T17:45:00Z">
              <w:r>
                <w:rPr>
                  <w:rStyle w:val="reqtext"/>
                  <w:lang w:val="en-CA"/>
                </w:rPr>
                <w:t>The boreholeDiameter SHALL have a unit of measurement.</w:t>
              </w:r>
            </w:ins>
          </w:p>
        </w:tc>
      </w:tr>
    </w:tbl>
    <w:p w14:paraId="56AD9B7C" w14:textId="77777777" w:rsidR="0056286F" w:rsidRDefault="0056286F" w:rsidP="0056286F">
      <w:pPr>
        <w:rPr>
          <w:ins w:id="3457" w:author="Eric Boisvert" w:date="2016-01-19T17:47:00Z"/>
          <w:lang w:val="en-CA"/>
        </w:rPr>
      </w:pPr>
    </w:p>
    <w:p w14:paraId="753586F1" w14:textId="2186CF0D" w:rsidR="0056286F" w:rsidRDefault="0056286F">
      <w:pPr>
        <w:pStyle w:val="Heading5"/>
        <w:rPr>
          <w:ins w:id="3458" w:author="Eric Boisvert" w:date="2016-01-19T17:43:00Z"/>
          <w:lang w:val="en-CA"/>
        </w:rPr>
        <w:pPrChange w:id="3459" w:author="Eric Boisvert" w:date="2016-01-19T17:47:00Z">
          <w:pPr/>
        </w:pPrChange>
      </w:pPr>
      <w:proofErr w:type="gramStart"/>
      <w:ins w:id="3460" w:author="Eric Boisvert" w:date="2016-01-19T17:47:00Z">
        <w:r>
          <w:rPr>
            <w:lang w:val="en-CA"/>
          </w:rPr>
          <w:t>intervalBegin</w:t>
        </w:r>
      </w:ins>
      <w:proofErr w:type="gramEnd"/>
    </w:p>
    <w:p w14:paraId="426391ED" w14:textId="4BC1F72B" w:rsidR="0056286F" w:rsidDel="0056286F" w:rsidRDefault="0056286F" w:rsidP="0056286F">
      <w:pPr>
        <w:rPr>
          <w:del w:id="3461" w:author="Eric Boisvert" w:date="2016-01-19T17:44:00Z"/>
          <w:rFonts w:ascii="Calibri" w:hAnsi="Calibri" w:cs="Arial"/>
          <w:b/>
          <w:bCs/>
          <w:color w:val="000000"/>
          <w:sz w:val="20"/>
          <w:lang w:val="en-CA"/>
        </w:rPr>
      </w:pPr>
    </w:p>
    <w:p w14:paraId="1E31593B" w14:textId="2CF92463" w:rsidR="0056286F" w:rsidRDefault="0056286F" w:rsidP="0056286F">
      <w:pPr>
        <w:rPr>
          <w:ins w:id="3462" w:author="Eric Boisvert" w:date="2016-01-19T17:50:00Z"/>
          <w:lang w:val="en-CA"/>
        </w:rPr>
      </w:pPr>
      <w:ins w:id="3463" w:author="Eric Boisvert" w:date="2016-01-19T17:44:00Z">
        <w:r>
          <w:rPr>
            <w:lang w:val="en-CA"/>
          </w:rPr>
          <w:t>The intervalBegin property (</w:t>
        </w:r>
      </w:ins>
      <w:ins w:id="3464" w:author="Eric Boisvert" w:date="2016-01-24T13:32:00Z">
        <w:r w:rsidR="00253146">
          <w:rPr>
            <w:lang w:val="en-CA"/>
          </w:rPr>
          <w:t>SWE::Quantity</w:t>
        </w:r>
      </w:ins>
      <w:ins w:id="3465" w:author="Eric Boisvert" w:date="2016-01-19T17:44:00Z">
        <w:r>
          <w:rPr>
            <w:lang w:val="en-CA"/>
          </w:rPr>
          <w:t>) shall contain a measurement (a value and a unit of measurement</w:t>
        </w:r>
        <w:proofErr w:type="gramStart"/>
        <w:r>
          <w:rPr>
            <w:lang w:val="en-CA"/>
          </w:rPr>
          <w:t>)  that</w:t>
        </w:r>
        <w:proofErr w:type="gramEnd"/>
        <w:r>
          <w:rPr>
            <w:lang w:val="en-CA"/>
          </w:rPr>
          <w:t xml:space="preserve"> correspondonds to </w:t>
        </w:r>
      </w:ins>
      <w:ins w:id="3466" w:author="Eric Boisvert" w:date="2016-01-19T17:45:00Z">
        <w:r>
          <w:rPr>
            <w:lang w:val="en-CA"/>
          </w:rPr>
          <w:t>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ins>
    </w:p>
    <w:p w14:paraId="6C6E874B" w14:textId="77777777" w:rsidR="0056286F" w:rsidRDefault="0056286F" w:rsidP="0056286F">
      <w:pPr>
        <w:rPr>
          <w:ins w:id="3467" w:author="Eric Boisvert" w:date="2016-01-19T17: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ins w:id="3468" w:author="Eric Boisvert" w:date="2016-01-19T17:46:00Z"/>
        </w:trPr>
        <w:tc>
          <w:tcPr>
            <w:tcW w:w="4219" w:type="dxa"/>
            <w:tcBorders>
              <w:right w:val="nil"/>
            </w:tcBorders>
            <w:shd w:val="clear" w:color="auto" w:fill="auto"/>
          </w:tcPr>
          <w:p w14:paraId="0D4740BD" w14:textId="6B341777" w:rsidR="0056286F" w:rsidRPr="00D12552" w:rsidRDefault="0056286F" w:rsidP="00816874">
            <w:pPr>
              <w:pStyle w:val="Tabletext10"/>
              <w:rPr>
                <w:ins w:id="3469" w:author="Eric Boisvert" w:date="2016-01-19T17:46:00Z"/>
                <w:rStyle w:val="requri"/>
                <w:lang w:val="en-CA"/>
              </w:rPr>
            </w:pPr>
            <w:ins w:id="3470" w:author="Eric Boisvert" w:date="2016-01-19T17:46:00Z">
              <w:r>
                <w:rPr>
                  <w:rStyle w:val="requri"/>
                  <w:lang w:val="en-CA"/>
                </w:rPr>
                <w:t>/req/gsml4-borehole</w:t>
              </w:r>
              <w:r w:rsidRPr="00D12552">
                <w:rPr>
                  <w:rStyle w:val="requri"/>
                  <w:lang w:val="en-CA"/>
                </w:rPr>
                <w:t>/</w:t>
              </w:r>
              <w:r>
                <w:rPr>
                  <w:rStyle w:val="requri"/>
                  <w:lang w:val="en-CA"/>
                </w:rPr>
                <w:t>uom</w:t>
              </w:r>
            </w:ins>
            <w:ins w:id="3471" w:author="Eric Boisvert" w:date="2016-01-19T17:47:00Z">
              <w:r>
                <w:rPr>
                  <w:rStyle w:val="requri"/>
                  <w:lang w:val="en-CA"/>
                </w:rPr>
                <w:t>-intervalBegin</w:t>
              </w:r>
            </w:ins>
          </w:p>
        </w:tc>
        <w:tc>
          <w:tcPr>
            <w:tcW w:w="4678" w:type="dxa"/>
            <w:tcBorders>
              <w:left w:val="nil"/>
            </w:tcBorders>
            <w:shd w:val="clear" w:color="auto" w:fill="auto"/>
          </w:tcPr>
          <w:p w14:paraId="018B3A00" w14:textId="72710F24" w:rsidR="0056286F" w:rsidRPr="00D12552" w:rsidRDefault="0056286F" w:rsidP="0056286F">
            <w:pPr>
              <w:pStyle w:val="Tabletext10"/>
              <w:jc w:val="left"/>
              <w:rPr>
                <w:ins w:id="3472" w:author="Eric Boisvert" w:date="2016-01-19T17:46:00Z"/>
                <w:rStyle w:val="reqtext"/>
                <w:lang w:val="en-CA"/>
              </w:rPr>
            </w:pPr>
            <w:ins w:id="3473" w:author="Eric Boisvert" w:date="2016-01-19T17:46:00Z">
              <w:r>
                <w:rPr>
                  <w:rStyle w:val="reqtext"/>
                  <w:lang w:val="en-CA"/>
                </w:rPr>
                <w:t xml:space="preserve">The </w:t>
              </w:r>
            </w:ins>
            <w:ins w:id="3474" w:author="Eric Boisvert" w:date="2016-01-19T17:50:00Z">
              <w:r>
                <w:rPr>
                  <w:rStyle w:val="reqtext"/>
                  <w:lang w:val="en-CA"/>
                </w:rPr>
                <w:t>intervalBegin</w:t>
              </w:r>
            </w:ins>
            <w:ins w:id="3475" w:author="Eric Boisvert" w:date="2016-01-19T17:46:00Z">
              <w:r>
                <w:rPr>
                  <w:rStyle w:val="reqtext"/>
                  <w:lang w:val="en-CA"/>
                </w:rPr>
                <w:t xml:space="preserve"> SHALL have a unit of measurement.</w:t>
              </w:r>
            </w:ins>
          </w:p>
        </w:tc>
      </w:tr>
    </w:tbl>
    <w:p w14:paraId="234E48B0" w14:textId="77777777" w:rsidR="0056286F" w:rsidRDefault="0056286F" w:rsidP="0056286F">
      <w:pPr>
        <w:rPr>
          <w:ins w:id="3476" w:author="Eric Boisvert" w:date="2016-01-19T17:47: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ins w:id="3477" w:author="Eric Boisvert" w:date="2016-01-19T17:47:00Z"/>
        </w:trPr>
        <w:tc>
          <w:tcPr>
            <w:tcW w:w="4219" w:type="dxa"/>
            <w:tcBorders>
              <w:right w:val="nil"/>
            </w:tcBorders>
            <w:shd w:val="clear" w:color="auto" w:fill="auto"/>
          </w:tcPr>
          <w:p w14:paraId="3A3DBCD4" w14:textId="70D31236" w:rsidR="0056286F" w:rsidRPr="00D12552" w:rsidRDefault="0056286F" w:rsidP="0056286F">
            <w:pPr>
              <w:pStyle w:val="Tabletext10"/>
              <w:rPr>
                <w:ins w:id="3478" w:author="Eric Boisvert" w:date="2016-01-19T17:47:00Z"/>
                <w:rStyle w:val="requri"/>
                <w:lang w:val="en-CA"/>
              </w:rPr>
            </w:pPr>
            <w:ins w:id="3479" w:author="Eric Boisvert" w:date="2016-01-19T17:47:00Z">
              <w:r>
                <w:rPr>
                  <w:rStyle w:val="requri"/>
                  <w:lang w:val="en-CA"/>
                </w:rPr>
                <w:t>/req/gsml4-borehole</w:t>
              </w:r>
              <w:r w:rsidRPr="00D12552">
                <w:rPr>
                  <w:rStyle w:val="requri"/>
                  <w:lang w:val="en-CA"/>
                </w:rPr>
                <w:t>/</w:t>
              </w:r>
            </w:ins>
            <w:ins w:id="3480" w:author="Eric Boisvert" w:date="2016-01-19T17:50:00Z">
              <w:r>
                <w:rPr>
                  <w:rStyle w:val="requri"/>
                  <w:lang w:val="en-CA"/>
                </w:rPr>
                <w:t>value</w:t>
              </w:r>
            </w:ins>
            <w:ins w:id="3481" w:author="Eric Boisvert" w:date="2016-01-19T17:47:00Z">
              <w:r>
                <w:rPr>
                  <w:rStyle w:val="requri"/>
                  <w:lang w:val="en-CA"/>
                </w:rPr>
                <w:t>-intervalBegin</w:t>
              </w:r>
            </w:ins>
          </w:p>
        </w:tc>
        <w:tc>
          <w:tcPr>
            <w:tcW w:w="4678" w:type="dxa"/>
            <w:tcBorders>
              <w:left w:val="nil"/>
            </w:tcBorders>
            <w:shd w:val="clear" w:color="auto" w:fill="auto"/>
          </w:tcPr>
          <w:p w14:paraId="6D81E947" w14:textId="0A73357E" w:rsidR="0056286F" w:rsidRPr="00D12552" w:rsidRDefault="0056286F" w:rsidP="0056286F">
            <w:pPr>
              <w:pStyle w:val="Tabletext10"/>
              <w:jc w:val="left"/>
              <w:rPr>
                <w:ins w:id="3482" w:author="Eric Boisvert" w:date="2016-01-19T17:47:00Z"/>
                <w:rStyle w:val="reqtext"/>
                <w:lang w:val="en-CA"/>
              </w:rPr>
            </w:pPr>
            <w:ins w:id="3483" w:author="Eric Boisvert" w:date="2016-01-19T17:47:00Z">
              <w:r>
                <w:rPr>
                  <w:rStyle w:val="reqtext"/>
                  <w:lang w:val="en-CA"/>
                </w:rPr>
                <w:t>The value of intervalBegin SHALL be less or equal to the value of intervalEnd.</w:t>
              </w:r>
            </w:ins>
          </w:p>
        </w:tc>
      </w:tr>
    </w:tbl>
    <w:p w14:paraId="2B857748" w14:textId="77777777" w:rsidR="0056286F" w:rsidRDefault="0056286F" w:rsidP="0056286F">
      <w:pPr>
        <w:rPr>
          <w:ins w:id="3484" w:author="Eric Boisvert" w:date="2016-01-19T17:48:00Z"/>
          <w:lang w:val="en-CA"/>
        </w:rPr>
      </w:pPr>
    </w:p>
    <w:p w14:paraId="00D7E7A3" w14:textId="6208FBC2" w:rsidR="0056286F" w:rsidRDefault="0056286F">
      <w:pPr>
        <w:pStyle w:val="Heading5"/>
        <w:rPr>
          <w:ins w:id="3485" w:author="Eric Boisvert" w:date="2016-01-19T17:48:00Z"/>
          <w:lang w:val="en-CA"/>
        </w:rPr>
        <w:pPrChange w:id="3486" w:author="Eric Boisvert" w:date="2016-01-19T17:48:00Z">
          <w:pPr/>
        </w:pPrChange>
      </w:pPr>
      <w:proofErr w:type="gramStart"/>
      <w:ins w:id="3487" w:author="Eric Boisvert" w:date="2016-01-19T17:48:00Z">
        <w:r>
          <w:rPr>
            <w:lang w:val="en-CA"/>
          </w:rPr>
          <w:t>intervalEnd</w:t>
        </w:r>
        <w:proofErr w:type="gramEnd"/>
      </w:ins>
    </w:p>
    <w:p w14:paraId="75DE08EA" w14:textId="77777777" w:rsidR="0056286F" w:rsidRDefault="0056286F" w:rsidP="0056286F">
      <w:pPr>
        <w:rPr>
          <w:ins w:id="3488" w:author="Eric Boisvert" w:date="2016-01-19T17:44:00Z"/>
          <w:lang w:val="en-CA"/>
        </w:rPr>
      </w:pPr>
    </w:p>
    <w:p w14:paraId="7A22B259" w14:textId="28044E70" w:rsidR="008B1DC6" w:rsidRDefault="0056286F">
      <w:pPr>
        <w:rPr>
          <w:ins w:id="3489" w:author="Eric Boisvert" w:date="2016-01-19T17:49:00Z"/>
          <w:lang w:val="en-CA"/>
        </w:rPr>
        <w:pPrChange w:id="3490" w:author="Eric Boisvert" w:date="2016-01-19T17:49:00Z">
          <w:pPr>
            <w:autoSpaceDE w:val="0"/>
            <w:autoSpaceDN w:val="0"/>
            <w:adjustRightInd w:val="0"/>
            <w:spacing w:after="0" w:line="240" w:lineRule="atLeast"/>
          </w:pPr>
        </w:pPrChange>
      </w:pPr>
      <w:bookmarkStart w:id="3491" w:name="BKM_A12417ED_F0A6_4403_85AA_20F080BAB4D5"/>
      <w:bookmarkEnd w:id="3491"/>
      <w:ins w:id="3492" w:author="Eric Boisvert" w:date="2016-01-19T17:48:00Z">
        <w:r>
          <w:rPr>
            <w:lang w:val="en-CA"/>
          </w:rPr>
          <w:t>The property intervalEnd (</w:t>
        </w:r>
      </w:ins>
      <w:ins w:id="3493" w:author="Eric Boisvert" w:date="2016-01-24T13:32:00Z">
        <w:r w:rsidR="00253146">
          <w:rPr>
            <w:lang w:val="en-CA"/>
          </w:rPr>
          <w:t>SWE::Quantity</w:t>
        </w:r>
      </w:ins>
      <w:ins w:id="3494" w:author="Eric Boisvert" w:date="2016-01-19T17:48:00Z">
        <w:r>
          <w:rPr>
            <w:lang w:val="en-CA"/>
          </w:rPr>
          <w:t xml:space="preserve">) shall </w:t>
        </w:r>
      </w:ins>
      <w:ins w:id="3495" w:author="Eric Boisvert" w:date="2016-01-19T17:49:00Z">
        <w:r>
          <w:rPr>
            <w:lang w:val="en-CA"/>
          </w:rPr>
          <w:t xml:space="preserve">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ins>
    </w:p>
    <w:p w14:paraId="0322A007" w14:textId="77777777" w:rsidR="0056286F" w:rsidRDefault="0056286F" w:rsidP="0056286F">
      <w:pPr>
        <w:rPr>
          <w:ins w:id="3496" w:author="Eric Boisvert" w:date="2016-01-19T17:5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ins w:id="3497" w:author="Eric Boisvert" w:date="2016-01-19T17:50:00Z"/>
        </w:trPr>
        <w:tc>
          <w:tcPr>
            <w:tcW w:w="4219" w:type="dxa"/>
            <w:tcBorders>
              <w:right w:val="nil"/>
            </w:tcBorders>
            <w:shd w:val="clear" w:color="auto" w:fill="auto"/>
          </w:tcPr>
          <w:p w14:paraId="6261F1C6" w14:textId="70353B62" w:rsidR="0056286F" w:rsidRPr="00D12552" w:rsidRDefault="0056286F" w:rsidP="00816874">
            <w:pPr>
              <w:pStyle w:val="Tabletext10"/>
              <w:rPr>
                <w:ins w:id="3498" w:author="Eric Boisvert" w:date="2016-01-19T17:50:00Z"/>
                <w:rStyle w:val="requri"/>
                <w:lang w:val="en-CA"/>
              </w:rPr>
            </w:pPr>
            <w:ins w:id="3499" w:author="Eric Boisvert" w:date="2016-01-19T17:50:00Z">
              <w:r>
                <w:rPr>
                  <w:rStyle w:val="requri"/>
                  <w:lang w:val="en-CA"/>
                </w:rPr>
                <w:t>/req/gsml4-borehole</w:t>
              </w:r>
              <w:r w:rsidRPr="00D12552">
                <w:rPr>
                  <w:rStyle w:val="requri"/>
                  <w:lang w:val="en-CA"/>
                </w:rPr>
                <w:t>/</w:t>
              </w:r>
              <w:r>
                <w:rPr>
                  <w:rStyle w:val="requri"/>
                  <w:lang w:val="en-CA"/>
                </w:rPr>
                <w:t>uom-intervalEnd</w:t>
              </w:r>
            </w:ins>
          </w:p>
        </w:tc>
        <w:tc>
          <w:tcPr>
            <w:tcW w:w="4678" w:type="dxa"/>
            <w:tcBorders>
              <w:left w:val="nil"/>
            </w:tcBorders>
            <w:shd w:val="clear" w:color="auto" w:fill="auto"/>
          </w:tcPr>
          <w:p w14:paraId="628532D7" w14:textId="42E24E2B" w:rsidR="0056286F" w:rsidRPr="00D12552" w:rsidRDefault="0056286F" w:rsidP="00816874">
            <w:pPr>
              <w:pStyle w:val="Tabletext10"/>
              <w:jc w:val="left"/>
              <w:rPr>
                <w:ins w:id="3500" w:author="Eric Boisvert" w:date="2016-01-19T17:50:00Z"/>
                <w:rStyle w:val="reqtext"/>
                <w:lang w:val="en-CA"/>
              </w:rPr>
            </w:pPr>
            <w:ins w:id="3501" w:author="Eric Boisvert" w:date="2016-01-19T17:51:00Z">
              <w:r>
                <w:rPr>
                  <w:rStyle w:val="reqtext"/>
                  <w:lang w:val="en-CA"/>
                </w:rPr>
                <w:t>The intervalEnd SHALL have a unit of measurement.</w:t>
              </w:r>
            </w:ins>
          </w:p>
        </w:tc>
      </w:tr>
    </w:tbl>
    <w:p w14:paraId="7C219EC2" w14:textId="77777777" w:rsidR="0056286F" w:rsidRDefault="0056286F" w:rsidP="008B1DC6">
      <w:pPr>
        <w:autoSpaceDE w:val="0"/>
        <w:autoSpaceDN w:val="0"/>
        <w:adjustRightInd w:val="0"/>
        <w:spacing w:after="0" w:line="240" w:lineRule="atLeast"/>
        <w:rPr>
          <w:ins w:id="3502" w:author="Eric Boisvert" w:date="2016-01-19T17:51:00Z"/>
          <w:rFonts w:cs="Arial"/>
          <w:color w:val="000000"/>
          <w:sz w:val="20"/>
          <w:lang w:val="en-CA"/>
        </w:rPr>
      </w:pPr>
    </w:p>
    <w:p w14:paraId="2E2F5C23" w14:textId="09B042BA" w:rsidR="002F5463" w:rsidRDefault="002F5463">
      <w:pPr>
        <w:pStyle w:val="Heading5"/>
        <w:rPr>
          <w:ins w:id="3503" w:author="Eric Boisvert" w:date="2016-01-19T17:51:00Z"/>
          <w:lang w:val="en-CA"/>
        </w:rPr>
        <w:pPrChange w:id="3504" w:author="Eric Boisvert" w:date="2016-01-19T17:51:00Z">
          <w:pPr>
            <w:autoSpaceDE w:val="0"/>
            <w:autoSpaceDN w:val="0"/>
            <w:adjustRightInd w:val="0"/>
            <w:spacing w:after="0" w:line="240" w:lineRule="atLeast"/>
          </w:pPr>
        </w:pPrChange>
      </w:pPr>
      <w:proofErr w:type="gramStart"/>
      <w:ins w:id="3505" w:author="Eric Boisvert" w:date="2016-01-19T17:51:00Z">
        <w:r>
          <w:rPr>
            <w:lang w:val="en-CA"/>
          </w:rPr>
          <w:t>interval</w:t>
        </w:r>
        <w:proofErr w:type="gramEnd"/>
      </w:ins>
    </w:p>
    <w:p w14:paraId="69EE6CE0" w14:textId="77777777" w:rsidR="002F5463" w:rsidRDefault="002F5463" w:rsidP="008B1DC6">
      <w:pPr>
        <w:autoSpaceDE w:val="0"/>
        <w:autoSpaceDN w:val="0"/>
        <w:adjustRightInd w:val="0"/>
        <w:spacing w:after="0" w:line="240" w:lineRule="atLeast"/>
        <w:rPr>
          <w:ins w:id="3506" w:author="Eric Boisvert" w:date="2016-01-19T17:51:00Z"/>
          <w:rFonts w:cs="Arial"/>
          <w:color w:val="000000"/>
          <w:sz w:val="20"/>
          <w:lang w:val="en-CA"/>
        </w:rPr>
      </w:pPr>
    </w:p>
    <w:p w14:paraId="49FC8C99" w14:textId="6F8F5E81" w:rsidR="002F5463" w:rsidRDefault="002F5463">
      <w:pPr>
        <w:rPr>
          <w:ins w:id="3507" w:author="Eric Boisvert" w:date="2016-01-19T17:53:00Z"/>
          <w:lang w:val="en-CA"/>
        </w:rPr>
        <w:pPrChange w:id="3508" w:author="Eric Boisvert" w:date="2016-01-19T17:53:00Z">
          <w:pPr>
            <w:autoSpaceDE w:val="0"/>
            <w:autoSpaceDN w:val="0"/>
            <w:adjustRightInd w:val="0"/>
            <w:spacing w:after="0" w:line="240" w:lineRule="atLeast"/>
          </w:pPr>
        </w:pPrChange>
      </w:pPr>
      <w:ins w:id="3509" w:author="Eric Boisvert" w:date="2016-01-19T17:51:00Z">
        <w:r>
          <w:rPr>
            <w:lang w:val="en-CA"/>
          </w:rPr>
          <w:t>The property interval</w:t>
        </w:r>
        <w:proofErr w:type="gramStart"/>
        <w:r>
          <w:rPr>
            <w:lang w:val="en-CA"/>
          </w:rPr>
          <w:t>:GM</w:t>
        </w:r>
        <w:proofErr w:type="gramEnd"/>
        <w:r>
          <w:rPr>
            <w:lang w:val="en-CA"/>
          </w:rPr>
          <w:t xml:space="preserve">_Object shall be </w:t>
        </w:r>
      </w:ins>
      <w:ins w:id="3510" w:author="Eric Boisvert" w:date="2016-01-19T17:52:00Z">
        <w:r>
          <w:rPr>
            <w:lang w:val="en-CA"/>
          </w:rPr>
          <w:t>a</w:t>
        </w:r>
      </w:ins>
      <w:ins w:id="3511" w:author="Eric Boisvert" w:date="2016-01-19T17:51:00Z">
        <w:r w:rsidRPr="002F5463">
          <w:rPr>
            <w:lang w:val="en-CA"/>
          </w:rPr>
          <w:t xml:space="preserve"> shape that is a 1-D interval (eg, a "from" and "to", or "top" and "base" measurement) </w:t>
        </w:r>
      </w:ins>
      <w:ins w:id="3512" w:author="Eric Boisvert" w:date="2016-01-19T17:52:00Z">
        <w:r>
          <w:rPr>
            <w:lang w:val="en-CA"/>
          </w:rPr>
          <w:t xml:space="preserve">that is equivalent (represents the same distance) </w:t>
        </w:r>
        <w:r>
          <w:rPr>
            <w:lang w:val="en-CA"/>
          </w:rPr>
          <w:lastRenderedPageBreak/>
          <w:t xml:space="preserve">as the one represented by intervalBegin and intervalEnd.  The geometry </w:t>
        </w:r>
      </w:ins>
      <w:ins w:id="3513" w:author="Eric Boisvert" w:date="2016-01-19T17:53:00Z">
        <w:r>
          <w:rPr>
            <w:lang w:val="en-CA"/>
          </w:rPr>
          <w:t xml:space="preserve">shall </w:t>
        </w:r>
      </w:ins>
      <w:ins w:id="3514" w:author="Eric Boisvert" w:date="2016-01-19T17:51:00Z">
        <w:r w:rsidRPr="002F5463">
          <w:rPr>
            <w:lang w:val="en-CA"/>
          </w:rPr>
          <w:t xml:space="preserve">use </w:t>
        </w:r>
      </w:ins>
      <w:ins w:id="3515" w:author="Eric Boisvert" w:date="2016-01-19T17:53:00Z">
        <w:r>
          <w:rPr>
            <w:lang w:val="en-CA"/>
          </w:rPr>
          <w:t>a reference to the borehole as the</w:t>
        </w:r>
      </w:ins>
      <w:ins w:id="3516" w:author="Eric Boisvert" w:date="2016-01-19T17:51:00Z">
        <w:r w:rsidRPr="002F5463">
          <w:rPr>
            <w:lang w:val="en-CA"/>
          </w:rPr>
          <w:t xml:space="preserve"> SRS of the containing borehole</w:t>
        </w:r>
      </w:ins>
      <w:ins w:id="3517" w:author="Eric Boisvert" w:date="2016-01-19T17:53:00Z">
        <w:r>
          <w:rPr>
            <w:lang w:val="en-CA"/>
          </w:rPr>
          <w:t>.</w:t>
        </w:r>
      </w:ins>
    </w:p>
    <w:p w14:paraId="5B7A6DE1" w14:textId="77777777" w:rsidR="002F5463" w:rsidRDefault="002F5463" w:rsidP="002F5463">
      <w:pPr>
        <w:rPr>
          <w:ins w:id="3518" w:author="Eric Boisvert" w:date="2016-01-19T17:54: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ins w:id="3519" w:author="Eric Boisvert" w:date="2016-01-19T17:54:00Z"/>
        </w:trPr>
        <w:tc>
          <w:tcPr>
            <w:tcW w:w="4219" w:type="dxa"/>
            <w:tcBorders>
              <w:right w:val="nil"/>
            </w:tcBorders>
            <w:shd w:val="clear" w:color="auto" w:fill="auto"/>
          </w:tcPr>
          <w:p w14:paraId="02D63A04" w14:textId="77777777" w:rsidR="002F5463" w:rsidRPr="00D12552" w:rsidRDefault="002F5463" w:rsidP="00816874">
            <w:pPr>
              <w:pStyle w:val="Tabletext10"/>
              <w:rPr>
                <w:ins w:id="3520" w:author="Eric Boisvert" w:date="2016-01-19T17:54:00Z"/>
                <w:rStyle w:val="requri"/>
                <w:lang w:val="en-CA"/>
              </w:rPr>
            </w:pPr>
            <w:ins w:id="3521" w:author="Eric Boisvert" w:date="2016-01-19T17:54:00Z">
              <w:r>
                <w:rPr>
                  <w:rStyle w:val="requri"/>
                  <w:lang w:val="en-CA"/>
                </w:rPr>
                <w:t>/req/gsml4-borehole</w:t>
              </w:r>
              <w:r w:rsidRPr="00D12552">
                <w:rPr>
                  <w:rStyle w:val="requri"/>
                  <w:lang w:val="en-CA"/>
                </w:rPr>
                <w:t>/</w:t>
              </w:r>
              <w:r>
                <w:rPr>
                  <w:rStyle w:val="requri"/>
                  <w:lang w:val="en-CA"/>
                </w:rPr>
                <w:t>drill-interval-1D</w:t>
              </w:r>
            </w:ins>
          </w:p>
        </w:tc>
        <w:tc>
          <w:tcPr>
            <w:tcW w:w="4678" w:type="dxa"/>
            <w:tcBorders>
              <w:left w:val="nil"/>
            </w:tcBorders>
            <w:shd w:val="clear" w:color="auto" w:fill="auto"/>
          </w:tcPr>
          <w:p w14:paraId="6F7C66CB" w14:textId="77777777" w:rsidR="002F5463" w:rsidRPr="00D12552" w:rsidRDefault="002F5463" w:rsidP="00816874">
            <w:pPr>
              <w:pStyle w:val="Tabletext10"/>
              <w:jc w:val="left"/>
              <w:rPr>
                <w:ins w:id="3522" w:author="Eric Boisvert" w:date="2016-01-19T17:54:00Z"/>
                <w:rStyle w:val="reqtext"/>
                <w:lang w:val="en-CA"/>
              </w:rPr>
            </w:pPr>
            <w:ins w:id="3523" w:author="Eric Boisvert" w:date="2016-01-19T17:54:00Z">
              <w:r>
                <w:rPr>
                  <w:rStyle w:val="reqtext"/>
                  <w:lang w:val="en-CA"/>
                </w:rPr>
                <w:t>Interval SHALL be encoded with GM_LineString with 2 1D points</w:t>
              </w:r>
            </w:ins>
          </w:p>
        </w:tc>
      </w:tr>
    </w:tbl>
    <w:p w14:paraId="65045143" w14:textId="77777777" w:rsidR="002F5463" w:rsidRDefault="002F5463" w:rsidP="002F5463">
      <w:pPr>
        <w:rPr>
          <w:ins w:id="3524" w:author="Eric Boisvert" w:date="2016-01-19T17:54: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ins w:id="3525" w:author="Eric Boisvert" w:date="2016-01-19T17:54:00Z"/>
        </w:trPr>
        <w:tc>
          <w:tcPr>
            <w:tcW w:w="4219" w:type="dxa"/>
            <w:tcBorders>
              <w:right w:val="nil"/>
            </w:tcBorders>
            <w:shd w:val="clear" w:color="auto" w:fill="auto"/>
          </w:tcPr>
          <w:p w14:paraId="71AE63D5" w14:textId="77777777" w:rsidR="002F5463" w:rsidRPr="00D12552" w:rsidRDefault="002F5463" w:rsidP="00816874">
            <w:pPr>
              <w:pStyle w:val="Tabletext10"/>
              <w:rPr>
                <w:ins w:id="3526" w:author="Eric Boisvert" w:date="2016-01-19T17:54:00Z"/>
                <w:rStyle w:val="requri"/>
                <w:lang w:val="en-CA"/>
              </w:rPr>
            </w:pPr>
            <w:ins w:id="3527" w:author="Eric Boisvert" w:date="2016-01-19T17:54:00Z">
              <w:r>
                <w:rPr>
                  <w:rStyle w:val="requri"/>
                  <w:lang w:val="en-CA"/>
                </w:rPr>
                <w:t>/req/gsml4-borehole</w:t>
              </w:r>
              <w:r w:rsidRPr="00D12552">
                <w:rPr>
                  <w:rStyle w:val="requri"/>
                  <w:lang w:val="en-CA"/>
                </w:rPr>
                <w:t>/</w:t>
              </w:r>
              <w:r>
                <w:rPr>
                  <w:rStyle w:val="requri"/>
                  <w:lang w:val="en-CA"/>
                </w:rPr>
                <w:t xml:space="preserve"> drill-interval-1D-CRS</w:t>
              </w:r>
            </w:ins>
          </w:p>
        </w:tc>
        <w:tc>
          <w:tcPr>
            <w:tcW w:w="4678" w:type="dxa"/>
            <w:tcBorders>
              <w:left w:val="nil"/>
            </w:tcBorders>
            <w:shd w:val="clear" w:color="auto" w:fill="auto"/>
          </w:tcPr>
          <w:p w14:paraId="4A38E32E" w14:textId="6962487F" w:rsidR="002F5463" w:rsidRPr="00D12552" w:rsidRDefault="002F5463" w:rsidP="002F5463">
            <w:pPr>
              <w:pStyle w:val="Tabletext10"/>
              <w:jc w:val="left"/>
              <w:rPr>
                <w:ins w:id="3528" w:author="Eric Boisvert" w:date="2016-01-19T17:54:00Z"/>
                <w:rStyle w:val="reqtext"/>
                <w:lang w:val="en-CA"/>
              </w:rPr>
            </w:pPr>
            <w:ins w:id="3529" w:author="Eric Boisvert" w:date="2016-01-19T17:54:00Z">
              <w:r>
                <w:rPr>
                  <w:rStyle w:val="reqtext"/>
                  <w:lang w:val="en-CA"/>
                </w:rPr>
                <w:t>Coordinate Reference System shall be a reference to the borehole.</w:t>
              </w:r>
            </w:ins>
          </w:p>
        </w:tc>
      </w:tr>
    </w:tbl>
    <w:p w14:paraId="0427A3DD" w14:textId="77777777" w:rsidR="002F5463" w:rsidRDefault="002F5463" w:rsidP="002F5463">
      <w:pPr>
        <w:rPr>
          <w:ins w:id="3530" w:author="Eric Boisvert" w:date="2016-01-19T17:54:00Z"/>
        </w:rPr>
      </w:pPr>
    </w:p>
    <w:p w14:paraId="2B6CA81C" w14:textId="38526611" w:rsidR="00B3403C" w:rsidRDefault="00B3403C" w:rsidP="00B3403C">
      <w:pPr>
        <w:rPr>
          <w:lang w:val="en-CA"/>
        </w:rPr>
      </w:pPr>
      <w:bookmarkStart w:id="3531" w:name="BKM_25F49F60_E3B5_4649_859A_CB23C16B4FDD"/>
      <w:bookmarkStart w:id="3532" w:name="BKM_D18D7519_9180_4B84_84F3_D595F9367FF9"/>
      <w:bookmarkStart w:id="3533" w:name="BKM_E2471C2A_7288_4681_B62D_57416C5AAFFF"/>
      <w:bookmarkStart w:id="3534" w:name="BKM_C67677C2_A392_4DF9_BEE3_2543E744EE8A"/>
      <w:bookmarkEnd w:id="3531"/>
      <w:bookmarkEnd w:id="3532"/>
      <w:bookmarkEnd w:id="3533"/>
      <w:bookmarkEnd w:id="3534"/>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19576D" w:rsidP="008B1DC6">
      <w:pPr>
        <w:keepNext/>
      </w:pPr>
      <w:r>
        <w:rPr>
          <w:noProof/>
          <w:lang w:val="en-CA" w:eastAsia="en-CA"/>
        </w:rPr>
        <w:lastRenderedPageBreak/>
        <w:pict w14:anchorId="5FBA6BAB">
          <v:shape id="Image 465" o:spid="_x0000_i1107" type="#_x0000_t75" style="width:377.2pt;height:414.25pt;visibility:visible;mso-wrap-style:square">
            <v:imagedata r:id="rId97"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535" w:author="Eric Boisvert" w:date="2016-01-19T19:09:00Z">
        <w:r w:rsidR="00302FB5">
          <w:rPr>
            <w:noProof/>
          </w:rPr>
          <w:t>82</w:t>
        </w:r>
      </w:ins>
      <w:del w:id="3536"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ins w:id="3537" w:author="Eric Boisvert" w:date="2016-01-19T18:01:00Z"/>
          <w:lang w:val="en-CA"/>
        </w:rPr>
      </w:pPr>
    </w:p>
    <w:p w14:paraId="046E5162" w14:textId="3DC46F5B" w:rsidR="00043700" w:rsidRDefault="00043700">
      <w:pPr>
        <w:pStyle w:val="Heading5"/>
        <w:rPr>
          <w:ins w:id="3538" w:author="Eric Boisvert" w:date="2016-01-19T18:02:00Z"/>
          <w:lang w:val="en-CA"/>
        </w:rPr>
        <w:pPrChange w:id="3539" w:author="Eric Boisvert" w:date="2016-01-19T18:02:00Z">
          <w:pPr/>
        </w:pPrChange>
      </w:pPr>
      <w:proofErr w:type="gramStart"/>
      <w:ins w:id="3540" w:author="Eric Boisvert" w:date="2016-01-19T18:01:00Z">
        <w:r w:rsidRPr="00043700">
          <w:rPr>
            <w:lang w:val="en-CA"/>
          </w:rPr>
          <w:t>observationMethod</w:t>
        </w:r>
      </w:ins>
      <w:proofErr w:type="gramEnd"/>
    </w:p>
    <w:p w14:paraId="342A339C" w14:textId="77777777" w:rsidR="00043700" w:rsidRPr="00043700" w:rsidRDefault="00043700">
      <w:pPr>
        <w:rPr>
          <w:ins w:id="3541" w:author="Eric Boisvert" w:date="2016-01-19T18:01:00Z"/>
          <w:lang w:val="en-CA"/>
        </w:rPr>
      </w:pPr>
    </w:p>
    <w:p w14:paraId="33F0D5BE" w14:textId="06FD080B" w:rsidR="00043700" w:rsidRDefault="00043700" w:rsidP="00CD7325">
      <w:pPr>
        <w:rPr>
          <w:ins w:id="3542" w:author="Eric Boisvert" w:date="2016-01-19T18:01:00Z"/>
          <w:lang w:val="en-CA"/>
        </w:rPr>
      </w:pPr>
      <w:ins w:id="3543" w:author="Eric Boisvert" w:date="2016-01-19T18:01:00Z">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ins>
    </w:p>
    <w:p w14:paraId="581DB6DC" w14:textId="247E5B11" w:rsidR="00043700" w:rsidRDefault="00816874">
      <w:pPr>
        <w:pStyle w:val="Heading5"/>
        <w:rPr>
          <w:ins w:id="3544" w:author="Eric Boisvert" w:date="2016-01-19T18:02:00Z"/>
          <w:lang w:val="en-CA"/>
        </w:rPr>
        <w:pPrChange w:id="3545" w:author="Eric Boisvert" w:date="2016-01-19T18:08:00Z">
          <w:pPr/>
        </w:pPrChange>
      </w:pPr>
      <w:proofErr w:type="gramStart"/>
      <w:ins w:id="3546" w:author="Eric Boisvert" w:date="2016-01-19T18:11:00Z">
        <w:r>
          <w:rPr>
            <w:lang w:val="en-CA"/>
          </w:rPr>
          <w:t>s</w:t>
        </w:r>
      </w:ins>
      <w:ins w:id="3547" w:author="Eric Boisvert" w:date="2016-01-19T18:02:00Z">
        <w:r w:rsidR="00043700" w:rsidRPr="00043700">
          <w:rPr>
            <w:lang w:val="en-CA"/>
          </w:rPr>
          <w:t>pecification</w:t>
        </w:r>
        <w:proofErr w:type="gramEnd"/>
      </w:ins>
    </w:p>
    <w:p w14:paraId="575CA145" w14:textId="77777777" w:rsidR="00816874" w:rsidRDefault="00816874" w:rsidP="00CD7325">
      <w:pPr>
        <w:rPr>
          <w:ins w:id="3548" w:author="Eric Boisvert" w:date="2016-01-19T18:08:00Z"/>
          <w:lang w:val="en-CA"/>
        </w:rPr>
      </w:pPr>
    </w:p>
    <w:p w14:paraId="3B7CEA9B" w14:textId="64E86809" w:rsidR="00043700" w:rsidRDefault="00043700" w:rsidP="00CD7325">
      <w:pPr>
        <w:rPr>
          <w:ins w:id="3549" w:author="Eric Boisvert" w:date="2016-01-19T18:08:00Z"/>
          <w:lang w:val="en-CA"/>
        </w:rPr>
      </w:pPr>
      <w:ins w:id="3550" w:author="Eric Boisvert" w:date="2016-01-19T18:02:00Z">
        <w:r>
          <w:rPr>
            <w:lang w:val="en-CA"/>
          </w:rPr>
          <w:t xml:space="preserve">The specification </w:t>
        </w:r>
        <w:r w:rsidR="00816874">
          <w:rPr>
            <w:lang w:val="en-CA"/>
          </w:rPr>
          <w:t xml:space="preserve">shall be an association between a BoreholeInterval and </w:t>
        </w:r>
      </w:ins>
      <w:ins w:id="3551" w:author="Eric Boisvert" w:date="2016-01-19T18:07:00Z">
        <w:r w:rsidR="00816874">
          <w:rPr>
            <w:lang w:val="en-CA"/>
          </w:rPr>
          <w:t xml:space="preserve">a GFI_Feature, a </w:t>
        </w:r>
        <w:r w:rsidR="00816874" w:rsidRPr="00816874">
          <w:rPr>
            <w:lang w:val="en-CA"/>
          </w:rPr>
          <w:t>domain feature that is sampled by the int</w:t>
        </w:r>
        <w:r w:rsidR="00816874">
          <w:rPr>
            <w:lang w:val="en-CA"/>
          </w:rPr>
          <w:t xml:space="preserve">erval (eg, a GeologicUnit). </w:t>
        </w:r>
        <w:proofErr w:type="gramStart"/>
        <w:r w:rsidR="00816874">
          <w:rPr>
            <w:lang w:val="en-CA"/>
          </w:rPr>
          <w:t>Equ</w:t>
        </w:r>
        <w:r w:rsidR="00816874" w:rsidRPr="00816874">
          <w:rPr>
            <w:lang w:val="en-CA"/>
          </w:rPr>
          <w:t>ivalent to O&amp;M "sampledFeature".</w:t>
        </w:r>
      </w:ins>
      <w:proofErr w:type="gramEnd"/>
    </w:p>
    <w:p w14:paraId="17A3C4B0" w14:textId="78721ECA" w:rsidR="00816874" w:rsidRDefault="00816874">
      <w:pPr>
        <w:pStyle w:val="Heading5"/>
        <w:rPr>
          <w:ins w:id="3552" w:author="Eric Boisvert" w:date="2016-01-19T18:11:00Z"/>
          <w:lang w:val="en-CA"/>
        </w:rPr>
        <w:pPrChange w:id="3553" w:author="Eric Boisvert" w:date="2016-01-19T18:11:00Z">
          <w:pPr/>
        </w:pPrChange>
      </w:pPr>
      <w:proofErr w:type="gramStart"/>
      <w:ins w:id="3554" w:author="Eric Boisvert" w:date="2016-01-19T18:08:00Z">
        <w:r w:rsidRPr="00D970E9">
          <w:rPr>
            <w:lang w:val="en-CA"/>
          </w:rPr>
          <w:lastRenderedPageBreak/>
          <w:t>mappedIntervalBegin</w:t>
        </w:r>
      </w:ins>
      <w:proofErr w:type="gramEnd"/>
    </w:p>
    <w:p w14:paraId="6D297C19" w14:textId="77777777" w:rsidR="00816874" w:rsidRPr="00816874" w:rsidRDefault="00816874">
      <w:pPr>
        <w:rPr>
          <w:ins w:id="3555" w:author="Eric Boisvert" w:date="2016-01-19T18:08:00Z"/>
          <w:lang w:val="en-CA"/>
          <w:rPrChange w:id="3556" w:author="Eric Boisvert" w:date="2016-01-19T18:11:00Z">
            <w:rPr>
              <w:ins w:id="3557" w:author="Eric Boisvert" w:date="2016-01-19T18:08:00Z"/>
              <w:b/>
              <w:bCs/>
              <w:lang w:val="en-CA"/>
            </w:rPr>
          </w:rPrChange>
        </w:rPr>
      </w:pPr>
    </w:p>
    <w:p w14:paraId="4D141EC6" w14:textId="22059177" w:rsidR="00816874" w:rsidRDefault="00816874" w:rsidP="00CD7325">
      <w:pPr>
        <w:rPr>
          <w:ins w:id="3558" w:author="Eric Boisvert" w:date="2016-01-19T18:11:00Z"/>
          <w:lang w:val="en-CA"/>
        </w:rPr>
      </w:pPr>
      <w:ins w:id="3559" w:author="Eric Boisvert" w:date="2016-01-19T18:10:00Z">
        <w:r>
          <w:rPr>
            <w:lang w:val="en-CA"/>
          </w:rPr>
          <w:t>The property mappedIntervalBegin (</w:t>
        </w:r>
      </w:ins>
      <w:ins w:id="3560" w:author="Eric Boisvert" w:date="2016-01-24T13:32:00Z">
        <w:r w:rsidR="00253146">
          <w:rPr>
            <w:lang w:val="en-CA"/>
          </w:rPr>
          <w:t>SWE::Quantity</w:t>
        </w:r>
      </w:ins>
      <w:ins w:id="3561" w:author="Eric Boisvert" w:date="2016-01-19T18:10:00Z">
        <w:r>
          <w:rPr>
            <w:lang w:val="en-CA"/>
          </w:rPr>
          <w:t xml:space="preserve">) shall be a measurement (a value and a unit of measurement) corresponding to </w:t>
        </w:r>
      </w:ins>
      <w:ins w:id="3562" w:author="Eric Boisvert" w:date="2016-01-19T18:11:00Z">
        <w:r>
          <w:rPr>
            <w:lang w:val="en-CA"/>
          </w:rPr>
          <w:t>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E785805" w14:textId="77777777" w:rsidR="00816874" w:rsidRDefault="00816874" w:rsidP="00816874">
      <w:pPr>
        <w:rPr>
          <w:ins w:id="3563"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ins w:id="3564" w:author="Eric Boisvert" w:date="2016-01-19T18:11:00Z"/>
        </w:trPr>
        <w:tc>
          <w:tcPr>
            <w:tcW w:w="4219" w:type="dxa"/>
            <w:tcBorders>
              <w:right w:val="nil"/>
            </w:tcBorders>
            <w:shd w:val="clear" w:color="auto" w:fill="auto"/>
          </w:tcPr>
          <w:p w14:paraId="09D57E2D" w14:textId="311CBE33" w:rsidR="00816874" w:rsidRPr="00D12552" w:rsidRDefault="00816874" w:rsidP="00816874">
            <w:pPr>
              <w:pStyle w:val="Tabletext10"/>
              <w:rPr>
                <w:ins w:id="3565" w:author="Eric Boisvert" w:date="2016-01-19T18:11:00Z"/>
                <w:rStyle w:val="requri"/>
                <w:lang w:val="en-CA"/>
              </w:rPr>
            </w:pPr>
            <w:ins w:id="3566" w:author="Eric Boisvert" w:date="2016-01-19T18:11:00Z">
              <w:r>
                <w:rPr>
                  <w:rStyle w:val="requri"/>
                  <w:lang w:val="en-CA"/>
                </w:rPr>
                <w:t>/req/gsml4-borehole</w:t>
              </w:r>
              <w:r w:rsidRPr="00D12552">
                <w:rPr>
                  <w:rStyle w:val="requri"/>
                  <w:lang w:val="en-CA"/>
                </w:rPr>
                <w:t>/</w:t>
              </w:r>
              <w:r>
                <w:rPr>
                  <w:rStyle w:val="requri"/>
                  <w:lang w:val="en-CA"/>
                </w:rPr>
                <w:t>uom-mappedIntervalBegin</w:t>
              </w:r>
            </w:ins>
          </w:p>
        </w:tc>
        <w:tc>
          <w:tcPr>
            <w:tcW w:w="4678" w:type="dxa"/>
            <w:tcBorders>
              <w:left w:val="nil"/>
            </w:tcBorders>
            <w:shd w:val="clear" w:color="auto" w:fill="auto"/>
          </w:tcPr>
          <w:p w14:paraId="5E564D54" w14:textId="69CFB544" w:rsidR="00816874" w:rsidRPr="00D12552" w:rsidRDefault="00816874" w:rsidP="00816874">
            <w:pPr>
              <w:pStyle w:val="Tabletext10"/>
              <w:jc w:val="left"/>
              <w:rPr>
                <w:ins w:id="3567" w:author="Eric Boisvert" w:date="2016-01-19T18:11:00Z"/>
                <w:rStyle w:val="reqtext"/>
                <w:lang w:val="en-CA"/>
              </w:rPr>
            </w:pPr>
            <w:ins w:id="3568" w:author="Eric Boisvert" w:date="2016-01-19T18:11:00Z">
              <w:r>
                <w:rPr>
                  <w:rStyle w:val="reqtext"/>
                  <w:lang w:val="en-CA"/>
                </w:rPr>
                <w:t xml:space="preserve">The </w:t>
              </w:r>
            </w:ins>
            <w:ins w:id="3569" w:author="Eric Boisvert" w:date="2016-01-19T18:12:00Z">
              <w:r>
                <w:rPr>
                  <w:rStyle w:val="reqtext"/>
                  <w:lang w:val="en-CA"/>
                </w:rPr>
                <w:t>mappedI</w:t>
              </w:r>
            </w:ins>
            <w:ins w:id="3570" w:author="Eric Boisvert" w:date="2016-01-19T18:11:00Z">
              <w:r>
                <w:rPr>
                  <w:rStyle w:val="reqtext"/>
                  <w:lang w:val="en-CA"/>
                </w:rPr>
                <w:t>ntervalBegin SHALL have a unit of measurement.</w:t>
              </w:r>
            </w:ins>
          </w:p>
        </w:tc>
      </w:tr>
    </w:tbl>
    <w:p w14:paraId="751ADF29" w14:textId="77777777" w:rsidR="00816874" w:rsidRDefault="00816874" w:rsidP="00816874">
      <w:pPr>
        <w:rPr>
          <w:ins w:id="3571"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ins w:id="3572" w:author="Eric Boisvert" w:date="2016-01-19T18:11:00Z"/>
        </w:trPr>
        <w:tc>
          <w:tcPr>
            <w:tcW w:w="4219" w:type="dxa"/>
            <w:tcBorders>
              <w:right w:val="nil"/>
            </w:tcBorders>
            <w:shd w:val="clear" w:color="auto" w:fill="auto"/>
          </w:tcPr>
          <w:p w14:paraId="22F014EB" w14:textId="71FF5C05" w:rsidR="00816874" w:rsidRPr="00D12552" w:rsidRDefault="00816874" w:rsidP="00816874">
            <w:pPr>
              <w:pStyle w:val="Tabletext10"/>
              <w:rPr>
                <w:ins w:id="3573" w:author="Eric Boisvert" w:date="2016-01-19T18:11:00Z"/>
                <w:rStyle w:val="requri"/>
                <w:lang w:val="en-CA"/>
              </w:rPr>
            </w:pPr>
            <w:ins w:id="3574" w:author="Eric Boisvert" w:date="2016-01-19T18:11:00Z">
              <w:r>
                <w:rPr>
                  <w:rStyle w:val="requri"/>
                  <w:lang w:val="en-CA"/>
                </w:rPr>
                <w:t>/req/gsml4-borehole</w:t>
              </w:r>
              <w:r w:rsidRPr="00D12552">
                <w:rPr>
                  <w:rStyle w:val="requri"/>
                  <w:lang w:val="en-CA"/>
                </w:rPr>
                <w:t>/</w:t>
              </w:r>
              <w:r>
                <w:rPr>
                  <w:rStyle w:val="requri"/>
                  <w:lang w:val="en-CA"/>
                </w:rPr>
                <w:t>value-mapped</w:t>
              </w:r>
            </w:ins>
            <w:ins w:id="3575" w:author="Eric Boisvert" w:date="2016-01-19T18:12:00Z">
              <w:r>
                <w:rPr>
                  <w:rStyle w:val="requri"/>
                  <w:lang w:val="en-CA"/>
                </w:rPr>
                <w:t>I</w:t>
              </w:r>
            </w:ins>
            <w:ins w:id="3576" w:author="Eric Boisvert" w:date="2016-01-19T18:11:00Z">
              <w:r>
                <w:rPr>
                  <w:rStyle w:val="requri"/>
                  <w:lang w:val="en-CA"/>
                </w:rPr>
                <w:t>ntervalBegin</w:t>
              </w:r>
            </w:ins>
          </w:p>
        </w:tc>
        <w:tc>
          <w:tcPr>
            <w:tcW w:w="4678" w:type="dxa"/>
            <w:tcBorders>
              <w:left w:val="nil"/>
            </w:tcBorders>
            <w:shd w:val="clear" w:color="auto" w:fill="auto"/>
          </w:tcPr>
          <w:p w14:paraId="6F5F39EF" w14:textId="4C9FD948" w:rsidR="00816874" w:rsidRPr="00D12552" w:rsidRDefault="00816874" w:rsidP="00816874">
            <w:pPr>
              <w:pStyle w:val="Tabletext10"/>
              <w:jc w:val="left"/>
              <w:rPr>
                <w:ins w:id="3577" w:author="Eric Boisvert" w:date="2016-01-19T18:11:00Z"/>
                <w:rStyle w:val="reqtext"/>
                <w:lang w:val="en-CA"/>
              </w:rPr>
            </w:pPr>
            <w:ins w:id="3578" w:author="Eric Boisvert" w:date="2016-01-19T18:11:00Z">
              <w:r>
                <w:rPr>
                  <w:rStyle w:val="reqtext"/>
                  <w:lang w:val="en-CA"/>
                </w:rPr>
                <w:t xml:space="preserve">The value of </w:t>
              </w:r>
            </w:ins>
            <w:ins w:id="3579" w:author="Eric Boisvert" w:date="2016-01-19T18:12:00Z">
              <w:r>
                <w:rPr>
                  <w:rStyle w:val="reqtext"/>
                  <w:lang w:val="en-CA"/>
                </w:rPr>
                <w:t>mappedI</w:t>
              </w:r>
            </w:ins>
            <w:ins w:id="3580" w:author="Eric Boisvert" w:date="2016-01-19T18:11:00Z">
              <w:r>
                <w:rPr>
                  <w:rStyle w:val="reqtext"/>
                  <w:lang w:val="en-CA"/>
                </w:rPr>
                <w:t>ntervalBegin SHALL be less or equal to the value of intervalEnd.</w:t>
              </w:r>
            </w:ins>
          </w:p>
        </w:tc>
      </w:tr>
    </w:tbl>
    <w:p w14:paraId="7EC2C238" w14:textId="77777777" w:rsidR="00816874" w:rsidRDefault="00816874" w:rsidP="00816874">
      <w:pPr>
        <w:rPr>
          <w:ins w:id="3581" w:author="Eric Boisvert" w:date="2016-01-19T18:11:00Z"/>
          <w:lang w:val="en-CA"/>
        </w:rPr>
      </w:pPr>
    </w:p>
    <w:p w14:paraId="49B69A98" w14:textId="76782839" w:rsidR="00816874" w:rsidRDefault="00816874">
      <w:pPr>
        <w:pStyle w:val="Heading5"/>
        <w:rPr>
          <w:ins w:id="3582" w:author="Eric Boisvert" w:date="2016-01-19T18:14:00Z"/>
          <w:lang w:val="en-CA"/>
        </w:rPr>
        <w:pPrChange w:id="3583" w:author="Eric Boisvert" w:date="2016-01-19T18:14:00Z">
          <w:pPr/>
        </w:pPrChange>
      </w:pPr>
      <w:proofErr w:type="gramStart"/>
      <w:ins w:id="3584" w:author="Eric Boisvert" w:date="2016-01-19T18:12:00Z">
        <w:r w:rsidRPr="00816874">
          <w:rPr>
            <w:lang w:val="en-CA"/>
          </w:rPr>
          <w:t>mappedIntervalEnd</w:t>
        </w:r>
      </w:ins>
      <w:proofErr w:type="gramEnd"/>
    </w:p>
    <w:p w14:paraId="6CACFBAF" w14:textId="77777777" w:rsidR="008B42C0" w:rsidRPr="008B42C0" w:rsidRDefault="008B42C0">
      <w:pPr>
        <w:rPr>
          <w:ins w:id="3585" w:author="Eric Boisvert" w:date="2016-01-19T18:12:00Z"/>
          <w:lang w:val="en-CA"/>
        </w:rPr>
      </w:pPr>
    </w:p>
    <w:p w14:paraId="7AAC0E09" w14:textId="7FC12813" w:rsidR="00816874" w:rsidRDefault="00816874" w:rsidP="00CD7325">
      <w:pPr>
        <w:rPr>
          <w:ins w:id="3586" w:author="Eric Boisvert" w:date="2016-01-19T18:13:00Z"/>
          <w:lang w:val="en-CA"/>
        </w:rPr>
      </w:pPr>
      <w:ins w:id="3587" w:author="Eric Boisvert" w:date="2016-01-19T18:12:00Z">
        <w:r>
          <w:rPr>
            <w:lang w:val="en-CA"/>
          </w:rPr>
          <w:t>The mappedIntervalEnd property (</w:t>
        </w:r>
      </w:ins>
      <w:ins w:id="3588" w:author="Eric Boisvert" w:date="2016-01-24T13:32:00Z">
        <w:r w:rsidR="00253146">
          <w:rPr>
            <w:lang w:val="en-CA"/>
          </w:rPr>
          <w:t>SWE::Quantity</w:t>
        </w:r>
      </w:ins>
      <w:ins w:id="3589" w:author="Eric Boisvert" w:date="2016-01-19T18:12:00Z">
        <w:r>
          <w:rPr>
            <w:lang w:val="en-CA"/>
          </w:rPr>
          <w:t xml:space="preserve">) shall be a measurement (a value and a unit of measure) </w:t>
        </w:r>
      </w:ins>
      <w:ins w:id="3590" w:author="Eric Boisvert" w:date="2016-01-19T18:13:00Z">
        <w:r w:rsidR="008B42C0">
          <w:rPr>
            <w:lang w:val="en-CA"/>
          </w:rPr>
          <w:t>corresponding</w:t>
        </w:r>
      </w:ins>
      <w:ins w:id="3591" w:author="Eric Boisvert" w:date="2016-01-19T18:12:00Z">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8D83B9C" w14:textId="77777777" w:rsidR="008B42C0" w:rsidRDefault="008B42C0" w:rsidP="008B42C0">
      <w:pPr>
        <w:rPr>
          <w:ins w:id="3592" w:author="Eric Boisvert" w:date="2016-01-19T18:1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ins w:id="3593" w:author="Eric Boisvert" w:date="2016-01-19T18:13:00Z"/>
        </w:trPr>
        <w:tc>
          <w:tcPr>
            <w:tcW w:w="4219" w:type="dxa"/>
            <w:tcBorders>
              <w:right w:val="nil"/>
            </w:tcBorders>
            <w:shd w:val="clear" w:color="auto" w:fill="auto"/>
          </w:tcPr>
          <w:p w14:paraId="3A7395E1" w14:textId="3A9407B0" w:rsidR="008B42C0" w:rsidRPr="00D12552" w:rsidRDefault="008B42C0" w:rsidP="008B42C0">
            <w:pPr>
              <w:pStyle w:val="Tabletext10"/>
              <w:rPr>
                <w:ins w:id="3594" w:author="Eric Boisvert" w:date="2016-01-19T18:13:00Z"/>
                <w:rStyle w:val="requri"/>
                <w:lang w:val="en-CA"/>
              </w:rPr>
            </w:pPr>
            <w:ins w:id="3595" w:author="Eric Boisvert" w:date="2016-01-19T18:13:00Z">
              <w:r>
                <w:rPr>
                  <w:rStyle w:val="requri"/>
                  <w:lang w:val="en-CA"/>
                </w:rPr>
                <w:t>/req/gsml4-borehole</w:t>
              </w:r>
              <w:r w:rsidRPr="00D12552">
                <w:rPr>
                  <w:rStyle w:val="requri"/>
                  <w:lang w:val="en-CA"/>
                </w:rPr>
                <w:t>/</w:t>
              </w:r>
              <w:r>
                <w:rPr>
                  <w:rStyle w:val="requri"/>
                  <w:lang w:val="en-CA"/>
                </w:rPr>
                <w:t>uom-mappedIntervalEnd</w:t>
              </w:r>
            </w:ins>
          </w:p>
        </w:tc>
        <w:tc>
          <w:tcPr>
            <w:tcW w:w="4678" w:type="dxa"/>
            <w:tcBorders>
              <w:left w:val="nil"/>
            </w:tcBorders>
            <w:shd w:val="clear" w:color="auto" w:fill="auto"/>
          </w:tcPr>
          <w:p w14:paraId="7F49BA24" w14:textId="47D25FAB" w:rsidR="008B42C0" w:rsidRPr="00D12552" w:rsidRDefault="008B42C0" w:rsidP="008B42C0">
            <w:pPr>
              <w:pStyle w:val="Tabletext10"/>
              <w:jc w:val="left"/>
              <w:rPr>
                <w:ins w:id="3596" w:author="Eric Boisvert" w:date="2016-01-19T18:13:00Z"/>
                <w:rStyle w:val="reqtext"/>
                <w:lang w:val="en-CA"/>
              </w:rPr>
            </w:pPr>
            <w:ins w:id="3597" w:author="Eric Boisvert" w:date="2016-01-19T18:13:00Z">
              <w:r>
                <w:rPr>
                  <w:rStyle w:val="reqtext"/>
                  <w:lang w:val="en-CA"/>
                </w:rPr>
                <w:t>The mappedIntervalEndSHALL have a unit of measurement.</w:t>
              </w:r>
            </w:ins>
          </w:p>
        </w:tc>
      </w:tr>
    </w:tbl>
    <w:p w14:paraId="51BCCE1C" w14:textId="77777777" w:rsidR="008B42C0" w:rsidRDefault="008B42C0" w:rsidP="008B42C0">
      <w:pPr>
        <w:rPr>
          <w:ins w:id="3598" w:author="Eric Boisvert" w:date="2016-01-19T18:13:00Z"/>
          <w:lang w:val="en-CA"/>
        </w:rPr>
      </w:pPr>
    </w:p>
    <w:p w14:paraId="3E91859D" w14:textId="3B5101A2" w:rsidR="008B42C0" w:rsidRDefault="008B42C0">
      <w:pPr>
        <w:pStyle w:val="Heading5"/>
        <w:rPr>
          <w:ins w:id="3599" w:author="Eric Boisvert" w:date="2016-01-19T18:16:00Z"/>
          <w:lang w:val="en-CA"/>
        </w:rPr>
        <w:pPrChange w:id="3600" w:author="Eric Boisvert" w:date="2016-01-19T18:16:00Z">
          <w:pPr/>
        </w:pPrChange>
      </w:pPr>
      <w:proofErr w:type="gramStart"/>
      <w:ins w:id="3601" w:author="Eric Boisvert" w:date="2016-01-19T18:14:00Z">
        <w:r w:rsidRPr="008B42C0">
          <w:rPr>
            <w:lang w:val="en-CA"/>
          </w:rPr>
          <w:t>collectionIdentifier</w:t>
        </w:r>
      </w:ins>
      <w:proofErr w:type="gramEnd"/>
    </w:p>
    <w:p w14:paraId="1D0D8B8E" w14:textId="77777777" w:rsidR="008B42C0" w:rsidRPr="008B42C0" w:rsidRDefault="008B42C0">
      <w:pPr>
        <w:rPr>
          <w:ins w:id="3602" w:author="Eric Boisvert" w:date="2016-01-19T18:14:00Z"/>
          <w:lang w:val="en-CA"/>
        </w:rPr>
      </w:pPr>
    </w:p>
    <w:p w14:paraId="2DB88A6E" w14:textId="3569206B" w:rsidR="008B42C0" w:rsidRDefault="008B42C0" w:rsidP="00CD7325">
      <w:pPr>
        <w:rPr>
          <w:ins w:id="3603" w:author="Eric Boisvert" w:date="2016-01-19T18:40:00Z"/>
          <w:lang w:val="en-CA"/>
        </w:rPr>
      </w:pPr>
      <w:ins w:id="3604" w:author="Eric Boisvert" w:date="2016-01-19T18:14:00Z">
        <w:r>
          <w:rPr>
            <w:lang w:val="en-CA"/>
          </w:rPr>
          <w:t>The collectionIdentifier</w:t>
        </w:r>
        <w:proofErr w:type="gramStart"/>
        <w:r>
          <w:rPr>
            <w:lang w:val="en-CA"/>
          </w:rPr>
          <w:t>:ScopedName</w:t>
        </w:r>
        <w:proofErr w:type="gramEnd"/>
        <w:r>
          <w:rPr>
            <w:lang w:val="en-CA"/>
          </w:rPr>
          <w:t xml:space="preserve"> shall be a string unique within a scope that </w:t>
        </w:r>
      </w:ins>
      <w:ins w:id="3605" w:author="Eric Boisvert" w:date="2016-01-19T18:15:00Z">
        <w:r>
          <w:rPr>
            <w:lang w:val="en-CA"/>
          </w:rPr>
          <w:t>identifies a collection to</w:t>
        </w:r>
        <w:r w:rsidRPr="008B42C0">
          <w:rPr>
            <w:lang w:val="en-CA"/>
          </w:rPr>
          <w:t xml:space="preserve"> group BoreholeIntervals in order to implement multiple logs on a single borehole. GenericName should identify a particular log observation event.</w:t>
        </w:r>
      </w:ins>
    </w:p>
    <w:p w14:paraId="4B037CC1" w14:textId="77777777" w:rsidR="008152AF" w:rsidRDefault="008152AF" w:rsidP="00CD7325">
      <w:pPr>
        <w:rPr>
          <w:ins w:id="3606" w:author="Eric Boisvert" w:date="2016-01-19T18:40:00Z"/>
          <w:lang w:val="en-CA"/>
        </w:rPr>
      </w:pPr>
    </w:p>
    <w:p w14:paraId="5FD5C97C" w14:textId="279F7DEE" w:rsidR="008152AF" w:rsidRDefault="008152AF">
      <w:pPr>
        <w:pStyle w:val="Heading5"/>
        <w:rPr>
          <w:ins w:id="3607" w:author="Eric Boisvert" w:date="2016-01-19T18:40:00Z"/>
          <w:lang w:val="en-CA"/>
        </w:rPr>
        <w:pPrChange w:id="3608" w:author="Eric Boisvert" w:date="2016-01-19T18:41:00Z">
          <w:pPr/>
        </w:pPrChange>
      </w:pPr>
      <w:proofErr w:type="gramStart"/>
      <w:ins w:id="3609" w:author="Eric Boisvert" w:date="2016-01-19T18:40:00Z">
        <w:r>
          <w:rPr>
            <w:lang w:val="en-CA"/>
          </w:rPr>
          <w:t>parentBorehole</w:t>
        </w:r>
        <w:proofErr w:type="gramEnd"/>
      </w:ins>
    </w:p>
    <w:p w14:paraId="2CAECBCF" w14:textId="4F32FB78" w:rsidR="008152AF" w:rsidRDefault="008152AF" w:rsidP="00CD7325">
      <w:pPr>
        <w:rPr>
          <w:ins w:id="3610" w:author="Eric Boisvert" w:date="2016-01-19T18:41:00Z"/>
          <w:lang w:val="en-CA"/>
        </w:rPr>
      </w:pPr>
      <w:ins w:id="3611" w:author="Eric Boisvert" w:date="2016-01-19T18:40:00Z">
        <w:r>
          <w:rPr>
            <w:lang w:val="en-CA"/>
          </w:rPr>
          <w:lastRenderedPageBreak/>
          <w:t>The property parentBorehole shall be an association between a BoreholeInterval and a Borehole</w:t>
        </w:r>
      </w:ins>
      <w:ins w:id="3612" w:author="Eric Boisvert" w:date="2016-01-19T18:41:00Z">
        <w:r>
          <w:rPr>
            <w:lang w:val="en-CA"/>
          </w:rPr>
          <w:t xml:space="preserve"> which is the borehole in context for this interval.</w:t>
        </w:r>
      </w:ins>
    </w:p>
    <w:p w14:paraId="1E595E1D" w14:textId="52C51F8B" w:rsidR="008152AF" w:rsidRDefault="008152AF">
      <w:pPr>
        <w:pStyle w:val="Heading5"/>
        <w:rPr>
          <w:ins w:id="3613" w:author="Eric Boisvert" w:date="2016-01-19T18:41:00Z"/>
          <w:lang w:val="en-CA"/>
        </w:rPr>
        <w:pPrChange w:id="3614" w:author="Eric Boisvert" w:date="2016-01-19T18:42:00Z">
          <w:pPr/>
        </w:pPrChange>
      </w:pPr>
      <w:proofErr w:type="gramStart"/>
      <w:ins w:id="3615" w:author="Eric Boisvert" w:date="2016-01-19T18:42:00Z">
        <w:r>
          <w:rPr>
            <w:lang w:val="en-CA"/>
          </w:rPr>
          <w:t>s</w:t>
        </w:r>
      </w:ins>
      <w:ins w:id="3616" w:author="Eric Boisvert" w:date="2016-01-19T18:41:00Z">
        <w:r w:rsidRPr="00D970E9">
          <w:rPr>
            <w:lang w:val="en-CA"/>
          </w:rPr>
          <w:t>hape</w:t>
        </w:r>
        <w:proofErr w:type="gramEnd"/>
      </w:ins>
    </w:p>
    <w:p w14:paraId="5366A7B9" w14:textId="77777777" w:rsidR="008152AF" w:rsidRPr="008152AF" w:rsidRDefault="008152AF">
      <w:pPr>
        <w:rPr>
          <w:ins w:id="3617" w:author="Eric Boisvert" w:date="2016-01-19T18:42:00Z"/>
          <w:lang w:val="en-CA"/>
        </w:rPr>
      </w:pPr>
    </w:p>
    <w:p w14:paraId="6AA856F7" w14:textId="49FFA5FB" w:rsidR="008152AF" w:rsidRDefault="008152AF">
      <w:pPr>
        <w:rPr>
          <w:ins w:id="3618" w:author="Eric Boisvert" w:date="2016-01-19T18:41:00Z"/>
          <w:lang w:val="en-CA"/>
        </w:rPr>
      </w:pPr>
      <w:ins w:id="3619" w:author="Eric Boisvert" w:date="2016-01-19T18:42:00Z">
        <w:r w:rsidRPr="008152AF">
          <w:rPr>
            <w:lang w:val="en-CA"/>
          </w:rPr>
          <w:t xml:space="preserve">The property </w:t>
        </w:r>
        <w:r>
          <w:rPr>
            <w:lang w:val="en-CA"/>
          </w:rPr>
          <w:t>shape</w:t>
        </w:r>
        <w:proofErr w:type="gramStart"/>
        <w:r w:rsidRPr="008152AF">
          <w:rPr>
            <w:lang w:val="en-CA"/>
          </w:rPr>
          <w:t>:GM</w:t>
        </w:r>
        <w:proofErr w:type="gramEnd"/>
        <w:r w:rsidRPr="008152AF">
          <w:rPr>
            <w:lang w:val="en-CA"/>
          </w:rPr>
          <w:t xml:space="preserve">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ins>
    </w:p>
    <w:p w14:paraId="53B2BF35" w14:textId="77777777" w:rsidR="00B3403C" w:rsidRDefault="00B3403C" w:rsidP="00B3403C">
      <w:pPr>
        <w:rPr>
          <w:lang w:val="en-CA"/>
        </w:rPr>
      </w:pPr>
      <w:bookmarkStart w:id="3620" w:name="BKM_73DD4A6D_1BCE_421F_B6B6_00A34E56B7BC"/>
      <w:bookmarkStart w:id="3621" w:name="BKM_C7D17ABA_A07A_45C4_8096_F592A2DCBF59"/>
      <w:bookmarkStart w:id="3622" w:name="BKM_7AC10AA1_3FE2_4E49_AD1F_C27423759ACA"/>
      <w:bookmarkStart w:id="3623" w:name="BKM_E1DEAC71_7DFE_439E_9E4B_2C2A15DE8E14"/>
      <w:bookmarkStart w:id="3624" w:name="BKM_DEBFAE1D_DC46_4CB5_8920_4391F9626B7A"/>
      <w:bookmarkStart w:id="3625" w:name="BKM_EB3A6321_4939_429E_A4B6_C36556700F0A"/>
      <w:bookmarkEnd w:id="3620"/>
      <w:bookmarkEnd w:id="3621"/>
      <w:bookmarkEnd w:id="3622"/>
      <w:bookmarkEnd w:id="3623"/>
      <w:bookmarkEnd w:id="3624"/>
      <w:bookmarkEnd w:id="3625"/>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3626"/>
            <w:r>
              <w:rPr>
                <w:rStyle w:val="reqtext"/>
                <w:lang w:val="en-CA"/>
              </w:rPr>
              <w:t>Coordinate Reference System of interval geometries SHALL use an appropriate 1D CRS</w:t>
            </w:r>
            <w:commentRangeEnd w:id="3626"/>
            <w:r>
              <w:rPr>
                <w:rStyle w:val="CommentReference"/>
                <w:rFonts w:ascii="Times New Roman" w:eastAsia="Times New Roman" w:hAnsi="Times New Roman"/>
                <w:lang w:val="en-US" w:eastAsia="en-US"/>
              </w:rPr>
              <w:commentReference w:id="3626"/>
            </w:r>
          </w:p>
        </w:tc>
      </w:tr>
    </w:tbl>
    <w:p w14:paraId="54E334C7" w14:textId="77777777" w:rsidR="00B3403C" w:rsidRDefault="00B3403C" w:rsidP="00B3403C"/>
    <w:p w14:paraId="2BF43C1C" w14:textId="22489EF4" w:rsidR="00B3403C" w:rsidRDefault="008023AC" w:rsidP="00CD7325">
      <w:pPr>
        <w:rPr>
          <w:ins w:id="3627" w:author="Eric Boisvert" w:date="2016-01-19T18:52:00Z"/>
        </w:rPr>
      </w:pPr>
      <w:ins w:id="3628" w:author="Eric Boisvert" w:date="2016-01-19T18:47:00Z">
        <w:r>
          <w:t>Kl</w:t>
        </w:r>
      </w:ins>
      <w:ins w:id="3629" w:author="Eric Boisvert" w:date="2016-01-19T18:48:00Z">
        <w:r>
          <w:t>č</w:t>
        </w:r>
      </w:ins>
      <w:ins w:id="3630" w:author="Eric Boisvert" w:date="2016-01-19T18:47:00Z">
        <w:r>
          <w:t>ovo</w:t>
        </w:r>
      </w:ins>
      <w:ins w:id="3631" w:author="Eric Boisvert" w:date="2016-01-19T18:48:00Z">
        <w:r>
          <w:t xml:space="preserve"> Formation</w:t>
        </w:r>
      </w:ins>
      <w:ins w:id="3632" w:author="Eric Boisvert" w:date="2016-01-19T18:49:00Z">
        <w:r>
          <w:t xml:space="preserve"> Lastomir Formation</w:t>
        </w:r>
      </w:ins>
    </w:p>
    <w:p w14:paraId="03CE38BA" w14:textId="77777777" w:rsidR="008023AC" w:rsidRDefault="008023AC" w:rsidP="00CD7325">
      <w:pPr>
        <w:rPr>
          <w:ins w:id="3633" w:author="Eric Boisvert" w:date="2016-01-19T18:52:00Z"/>
        </w:rPr>
      </w:pPr>
    </w:p>
    <w:p w14:paraId="1962D8FE" w14:textId="4161BFF2" w:rsidR="008023AC" w:rsidRDefault="008023AC" w:rsidP="00CD7325">
      <w:pPr>
        <w:rPr>
          <w:ins w:id="3634" w:author="Eric Boisvert" w:date="2016-01-19T18:52:00Z"/>
        </w:rPr>
      </w:pPr>
      <w:ins w:id="3635" w:author="Eric Boisvert" w:date="2016-01-19T18:52:00Z">
        <w:r>
          <w:fldChar w:fldCharType="begin"/>
        </w:r>
        <w:r>
          <w:instrText xml:space="preserve"> HYPERLINK "</w:instrText>
        </w:r>
        <w:r w:rsidRPr="008023AC">
          <w:instrText>http://www.geologicacarpathica.com/GeolCarp_Vol56_No3_273_284.html</w:instrText>
        </w:r>
        <w:r>
          <w:instrText xml:space="preserve">" </w:instrText>
        </w:r>
        <w:r>
          <w:fldChar w:fldCharType="separate"/>
        </w:r>
        <w:r w:rsidRPr="00C01D7F">
          <w:rPr>
            <w:rStyle w:val="Hyperlink"/>
          </w:rPr>
          <w:t>http://www.geologicacarpathica.com/GeolCarp_Vol56_No3_273_284.html</w:t>
        </w:r>
        <w:r>
          <w:fldChar w:fldCharType="end"/>
        </w:r>
      </w:ins>
    </w:p>
    <w:p w14:paraId="4CC9B1F8" w14:textId="77777777" w:rsidR="008023AC" w:rsidRDefault="008023AC" w:rsidP="00CD7325">
      <w:pPr>
        <w:rPr>
          <w:ins w:id="3636" w:author="Eric Boisvert" w:date="2016-01-19T18:53:00Z"/>
        </w:rPr>
      </w:pPr>
    </w:p>
    <w:p w14:paraId="03E564E6" w14:textId="77777777" w:rsidR="008023AC" w:rsidRDefault="0019576D">
      <w:pPr>
        <w:keepNext/>
        <w:rPr>
          <w:ins w:id="3637" w:author="Eric Boisvert" w:date="2016-01-19T18:54:00Z"/>
        </w:rPr>
        <w:pPrChange w:id="3638" w:author="Eric Boisvert" w:date="2016-01-19T18:54:00Z">
          <w:pPr/>
        </w:pPrChange>
      </w:pPr>
      <w:ins w:id="3639" w:author="Eric Boisvert" w:date="2016-01-19T18:53:00Z">
        <w:r>
          <w:rPr>
            <w:noProof/>
            <w:lang w:val="en-CA" w:eastAsia="en-CA"/>
          </w:rPr>
          <w:lastRenderedPageBreak/>
          <w:pict w14:anchorId="1B3E3BC6">
            <v:shape id="_x0000_i1108" type="#_x0000_t75" style="width:410.5pt;height:272.95pt;visibility:visible;mso-wrap-style:square">
              <v:imagedata r:id="rId98" o:title=""/>
            </v:shape>
          </w:pict>
        </w:r>
      </w:ins>
    </w:p>
    <w:p w14:paraId="5E0D7BBB" w14:textId="6D650854" w:rsidR="008023AC" w:rsidRDefault="008023AC">
      <w:pPr>
        <w:pStyle w:val="Caption"/>
        <w:rPr>
          <w:ins w:id="3640" w:author="Eric Boisvert" w:date="2016-01-19T19:07:00Z"/>
        </w:rPr>
        <w:pPrChange w:id="3641" w:author="Eric Boisvert" w:date="2016-01-19T18:54:00Z">
          <w:pPr/>
        </w:pPrChange>
      </w:pPr>
      <w:ins w:id="3642" w:author="Eric Boisvert" w:date="2016-01-19T18:54:00Z">
        <w:r>
          <w:t xml:space="preserve">Figure </w:t>
        </w:r>
        <w:r>
          <w:fldChar w:fldCharType="begin"/>
        </w:r>
        <w:r>
          <w:instrText xml:space="preserve"> SEQ Figure \* ARABIC </w:instrText>
        </w:r>
      </w:ins>
      <w:r>
        <w:fldChar w:fldCharType="separate"/>
      </w:r>
      <w:ins w:id="3643" w:author="Eric Boisvert" w:date="2016-01-19T19:09:00Z">
        <w:r w:rsidR="00302FB5">
          <w:rPr>
            <w:noProof/>
          </w:rPr>
          <w:t>83</w:t>
        </w:r>
      </w:ins>
      <w:ins w:id="3644" w:author="Eric Boisvert" w:date="2016-01-19T18:54:00Z">
        <w:r>
          <w:fldChar w:fldCharType="end"/>
        </w:r>
        <w:r>
          <w:t xml:space="preserve"> : Top part of Figure 2 </w:t>
        </w:r>
        <w:proofErr w:type="gramStart"/>
        <w:r>
          <w:t xml:space="preserve">of </w:t>
        </w:r>
        <w:r w:rsidRPr="00D24AD5">
          <w:t xml:space="preserve"> TÚNYI</w:t>
        </w:r>
        <w:proofErr w:type="gramEnd"/>
        <w:r w:rsidRPr="00D24AD5">
          <w:t xml:space="preserve"> et al</w:t>
        </w:r>
        <w:r>
          <w:t xml:space="preserve"> (2005)</w:t>
        </w:r>
      </w:ins>
    </w:p>
    <w:p w14:paraId="1E3D0C82" w14:textId="77777777" w:rsidR="00302FB5" w:rsidRDefault="00302FB5">
      <w:pPr>
        <w:rPr>
          <w:ins w:id="3645" w:author="Eric Boisvert" w:date="2016-01-19T19:08:00Z"/>
        </w:rPr>
      </w:pPr>
      <w:ins w:id="3646" w:author="Eric Boisvert" w:date="2016-01-19T19:07:00Z">
        <w:r>
          <w:t xml:space="preserve">Encoding of the first lithostratigraphic and magnetostratigraphic units showing </w:t>
        </w:r>
      </w:ins>
      <w:ins w:id="3647" w:author="Eric Boisvert" w:date="2016-01-19T19:08:00Z">
        <w:r>
          <w:t>how the collection identifiers group BoreholeIntervals into two groups.</w:t>
        </w:r>
      </w:ins>
    </w:p>
    <w:p w14:paraId="0D1D71A6" w14:textId="77777777" w:rsidR="00302FB5" w:rsidRDefault="0019576D">
      <w:pPr>
        <w:keepNext/>
        <w:rPr>
          <w:ins w:id="3648" w:author="Eric Boisvert" w:date="2016-01-19T19:09:00Z"/>
        </w:rPr>
        <w:pPrChange w:id="3649" w:author="Eric Boisvert" w:date="2016-01-19T19:09:00Z">
          <w:pPr/>
        </w:pPrChange>
      </w:pPr>
      <w:ins w:id="3650" w:author="Eric Boisvert" w:date="2016-01-19T19:08:00Z">
        <w:r>
          <w:lastRenderedPageBreak/>
          <w:pict w14:anchorId="3009B22B">
            <v:shape id="_x0000_i1109" type="#_x0000_t75" style="width:6in;height:285.85pt">
              <v:imagedata r:id="rId99" o:title=""/>
            </v:shape>
          </w:pict>
        </w:r>
      </w:ins>
    </w:p>
    <w:p w14:paraId="3D9D9EFC" w14:textId="6F099F79" w:rsidR="00302FB5" w:rsidRDefault="00302FB5" w:rsidP="00302FB5">
      <w:pPr>
        <w:pStyle w:val="Caption"/>
        <w:rPr>
          <w:ins w:id="3651" w:author="Eric Boisvert" w:date="2016-01-19T19:09:00Z"/>
        </w:rPr>
      </w:pPr>
      <w:ins w:id="3652" w:author="Eric Boisvert" w:date="2016-01-19T19:09:00Z">
        <w:r>
          <w:t xml:space="preserve">Figure </w:t>
        </w:r>
        <w:r>
          <w:fldChar w:fldCharType="begin"/>
        </w:r>
        <w:r>
          <w:instrText xml:space="preserve"> SEQ Figure \* ARABIC </w:instrText>
        </w:r>
      </w:ins>
      <w:r>
        <w:fldChar w:fldCharType="separate"/>
      </w:r>
      <w:ins w:id="3653" w:author="Eric Boisvert" w:date="2016-01-19T19:09:00Z">
        <w:r>
          <w:rPr>
            <w:noProof/>
          </w:rPr>
          <w:t>84</w:t>
        </w:r>
        <w:r>
          <w:fldChar w:fldCharType="end"/>
        </w:r>
        <w:r>
          <w:t xml:space="preserve"> Encoding of a borehole with 2 distinct logs (collectionIdentifier)</w:t>
        </w:r>
      </w:ins>
    </w:p>
    <w:p w14:paraId="7017BD27" w14:textId="5FE91D7F" w:rsidR="00302FB5" w:rsidRPr="00302FB5" w:rsidRDefault="00302FB5" w:rsidP="00195EBB">
      <w:ins w:id="3654" w:author="Eric Boisvert" w:date="2016-01-19T19:08:00Z">
        <w:r>
          <w:t xml:space="preserve"> </w:t>
        </w:r>
      </w:ins>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64ABA11F" w:rsidR="00D30B51" w:rsidRDefault="00195EBB" w:rsidP="00CD7325">
      <w:pPr>
        <w:rPr>
          <w:lang w:val="en-CA"/>
        </w:rPr>
      </w:pPr>
      <w:ins w:id="3655" w:author="Eric Boisvert" w:date="2016-01-19T19:09:00Z">
        <w:r>
          <w:rPr>
            <w:lang w:val="en-CA"/>
          </w:rPr>
          <w:t>BoreholeDetails describes b</w:t>
        </w:r>
      </w:ins>
      <w:del w:id="3656" w:author="Eric Boisvert" w:date="2016-01-19T19:09:00Z">
        <w:r w:rsidR="00D30B51" w:rsidRPr="00D30B51" w:rsidDel="00195EBB">
          <w:rPr>
            <w:lang w:val="en-CA"/>
          </w:rPr>
          <w:delText>B</w:delText>
        </w:r>
      </w:del>
      <w:r w:rsidR="00D30B51" w:rsidRPr="00D30B51">
        <w:rPr>
          <w:lang w:val="en-CA"/>
        </w:rPr>
        <w:t>orehole</w:t>
      </w:r>
      <w:ins w:id="3657" w:author="Eric Boisvert" w:date="2016-01-19T19:09:00Z">
        <w:r>
          <w:rPr>
            <w:lang w:val="en-CA"/>
          </w:rPr>
          <w:t xml:space="preserve"> </w:t>
        </w:r>
      </w:ins>
      <w:del w:id="3658" w:author="Eric Boisvert" w:date="2016-01-19T19:09:00Z">
        <w:r w:rsidR="00D30B51" w:rsidRPr="00D30B51" w:rsidDel="00195EBB">
          <w:rPr>
            <w:lang w:val="en-CA"/>
          </w:rPr>
          <w:delText>-</w:delText>
        </w:r>
      </w:del>
      <w:r w:rsidR="00D30B51" w:rsidRPr="00D30B51">
        <w:rPr>
          <w:lang w:val="en-CA"/>
        </w:rPr>
        <w:t>specific index or header information. This data does not relate to downhole intervals.</w:t>
      </w:r>
    </w:p>
    <w:p w14:paraId="33535719" w14:textId="4DB960AE" w:rsidR="00D30B51" w:rsidRDefault="0019576D" w:rsidP="00D30B51">
      <w:pPr>
        <w:keepNext/>
      </w:pPr>
      <w:r>
        <w:rPr>
          <w:noProof/>
          <w:lang w:val="en-CA" w:eastAsia="en-CA"/>
        </w:rPr>
        <w:lastRenderedPageBreak/>
        <w:pict w14:anchorId="519B4BD7">
          <v:shape id="Image 466" o:spid="_x0000_i1110" type="#_x0000_t75" style="width:429.3pt;height:409.95pt;visibility:visible;mso-wrap-style:square">
            <v:imagedata r:id="rId100"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3659" w:author="Eric Boisvert" w:date="2016-01-19T19:09:00Z">
        <w:r w:rsidR="00302FB5">
          <w:rPr>
            <w:noProof/>
          </w:rPr>
          <w:t>85</w:t>
        </w:r>
      </w:ins>
      <w:del w:id="3660" w:author="Eric Boisvert" w:date="2015-10-30T04:23:00Z">
        <w:r w:rsidR="00090DCF" w:rsidDel="007D2867">
          <w:rPr>
            <w:noProof/>
          </w:rPr>
          <w:delText>66</w:delText>
        </w:r>
      </w:del>
      <w:r w:rsidR="00673E83">
        <w:rPr>
          <w:noProof/>
        </w:rPr>
        <w:fldChar w:fldCharType="end"/>
      </w:r>
      <w:r>
        <w:t>: Borehole details</w:t>
      </w:r>
    </w:p>
    <w:p w14:paraId="443F3108" w14:textId="5FCD9E8D" w:rsidR="00B3403C" w:rsidRDefault="00195EBB">
      <w:pPr>
        <w:pStyle w:val="Heading5"/>
        <w:rPr>
          <w:ins w:id="3661" w:author="Eric Boisvert" w:date="2016-01-19T19:10:00Z"/>
          <w:lang w:val="en-CA"/>
        </w:rPr>
        <w:pPrChange w:id="3662" w:author="Eric Boisvert" w:date="2016-01-19T19:11:00Z">
          <w:pPr/>
        </w:pPrChange>
      </w:pPr>
      <w:proofErr w:type="gramStart"/>
      <w:ins w:id="3663" w:author="Eric Boisvert" w:date="2016-01-19T19:11:00Z">
        <w:r>
          <w:rPr>
            <w:lang w:val="en-CA"/>
          </w:rPr>
          <w:t>o</w:t>
        </w:r>
      </w:ins>
      <w:ins w:id="3664" w:author="Eric Boisvert" w:date="2016-01-19T19:10:00Z">
        <w:r w:rsidRPr="00D970E9">
          <w:rPr>
            <w:lang w:val="en-CA"/>
          </w:rPr>
          <w:t>perator</w:t>
        </w:r>
        <w:proofErr w:type="gramEnd"/>
      </w:ins>
    </w:p>
    <w:p w14:paraId="2A285BD1" w14:textId="68CB7CCB" w:rsidR="00195EBB" w:rsidRPr="00B3403C" w:rsidRDefault="00195EBB" w:rsidP="00195EBB">
      <w:ins w:id="3665" w:author="Eric Boisvert" w:date="2016-01-19T19:10:00Z">
        <w:r>
          <w:rPr>
            <w:lang w:val="en-CA"/>
          </w:rPr>
          <w:t xml:space="preserve">The operator property </w:t>
        </w:r>
      </w:ins>
      <w:ins w:id="3666" w:author="Eric Boisvert" w:date="2016-01-19T19:16:00Z">
        <w:r>
          <w:rPr>
            <w:lang w:val="en-CA"/>
          </w:rPr>
          <w:t>shall be an association between a BoreholeDetails and a cit</w:t>
        </w:r>
        <w:proofErr w:type="gramStart"/>
        <w:r>
          <w:rPr>
            <w:lang w:val="en-CA"/>
          </w:rPr>
          <w:t>:CI</w:t>
        </w:r>
        <w:proofErr w:type="gramEnd"/>
        <w:r>
          <w:rPr>
            <w:lang w:val="en-CA"/>
          </w:rPr>
          <w:t>_ResponsibleParty describing the</w:t>
        </w:r>
      </w:ins>
      <w:ins w:id="3667" w:author="Eric Boisvert" w:date="2016-01-19T19:10:00Z">
        <w:r>
          <w:rPr>
            <w:lang w:val="en-CA"/>
          </w:rPr>
          <w:t xml:space="preserve"> o</w:t>
        </w:r>
        <w:r w:rsidRPr="00195EBB">
          <w:rPr>
            <w:lang w:val="en-CA"/>
          </w:rPr>
          <w:t>rganisation responsible for commissioning the borehole (as opposed to drilling the borehole)</w:t>
        </w:r>
        <w:r>
          <w:rPr>
            <w:lang w:val="en-CA"/>
          </w:rPr>
          <w:t>.</w:t>
        </w:r>
      </w:ins>
    </w:p>
    <w:p w14:paraId="46D94315" w14:textId="58B9233C" w:rsidR="00D30B51" w:rsidRDefault="00D30B51" w:rsidP="00D30B51">
      <w:pPr>
        <w:autoSpaceDE w:val="0"/>
        <w:autoSpaceDN w:val="0"/>
        <w:adjustRightInd w:val="0"/>
        <w:spacing w:after="0" w:line="240" w:lineRule="atLeast"/>
        <w:rPr>
          <w:ins w:id="3668" w:author="Eric Boisvert" w:date="2016-01-19T19:11:00Z"/>
          <w:rFonts w:cs="Arial"/>
          <w:color w:val="000000"/>
          <w:sz w:val="20"/>
          <w:lang w:val="en-CA"/>
        </w:rPr>
      </w:pPr>
      <w:bookmarkStart w:id="3669" w:name="BKM_DD9713AD_C742_4E77_9937_E79AF8E3F761"/>
      <w:bookmarkEnd w:id="3669"/>
    </w:p>
    <w:p w14:paraId="6DCE25CC" w14:textId="68BCE92A" w:rsidR="00195EBB" w:rsidRDefault="00195EBB">
      <w:pPr>
        <w:pStyle w:val="Heading5"/>
        <w:rPr>
          <w:ins w:id="3670" w:author="Eric Boisvert" w:date="2016-01-19T19:11:00Z"/>
          <w:lang w:val="en-CA"/>
        </w:rPr>
        <w:pPrChange w:id="3671" w:author="Eric Boisvert" w:date="2016-01-19T19:11:00Z">
          <w:pPr>
            <w:autoSpaceDE w:val="0"/>
            <w:autoSpaceDN w:val="0"/>
            <w:adjustRightInd w:val="0"/>
            <w:spacing w:after="0" w:line="240" w:lineRule="atLeast"/>
          </w:pPr>
        </w:pPrChange>
      </w:pPr>
      <w:proofErr w:type="gramStart"/>
      <w:ins w:id="3672" w:author="Eric Boisvert" w:date="2016-01-19T19:11:00Z">
        <w:r>
          <w:rPr>
            <w:lang w:val="en-CA"/>
          </w:rPr>
          <w:t>d</w:t>
        </w:r>
        <w:r w:rsidRPr="00D970E9">
          <w:rPr>
            <w:lang w:val="en-CA"/>
          </w:rPr>
          <w:t>riller</w:t>
        </w:r>
        <w:proofErr w:type="gramEnd"/>
      </w:ins>
    </w:p>
    <w:p w14:paraId="703B9A0E" w14:textId="4D17063B" w:rsidR="00195EBB" w:rsidRDefault="00195EBB">
      <w:pPr>
        <w:rPr>
          <w:ins w:id="3673" w:author="Eric Boisvert" w:date="2016-01-19T19:11:00Z"/>
          <w:lang w:val="en-CA"/>
        </w:rPr>
        <w:pPrChange w:id="3674" w:author="Eric Boisvert" w:date="2016-01-19T19:11:00Z">
          <w:pPr>
            <w:autoSpaceDE w:val="0"/>
            <w:autoSpaceDN w:val="0"/>
            <w:adjustRightInd w:val="0"/>
            <w:spacing w:after="0" w:line="240" w:lineRule="atLeast"/>
          </w:pPr>
        </w:pPrChange>
      </w:pPr>
    </w:p>
    <w:p w14:paraId="0756E220" w14:textId="0099B459" w:rsidR="00195EBB" w:rsidRDefault="00195EBB">
      <w:pPr>
        <w:rPr>
          <w:ins w:id="3675" w:author="Eric Boisvert" w:date="2016-01-19T19:11:00Z"/>
          <w:lang w:val="en-CA"/>
        </w:rPr>
        <w:pPrChange w:id="3676" w:author="Eric Boisvert" w:date="2016-01-19T19:11:00Z">
          <w:pPr>
            <w:autoSpaceDE w:val="0"/>
            <w:autoSpaceDN w:val="0"/>
            <w:adjustRightInd w:val="0"/>
            <w:spacing w:after="0" w:line="240" w:lineRule="atLeast"/>
          </w:pPr>
        </w:pPrChange>
      </w:pPr>
      <w:ins w:id="3677" w:author="Eric Boisvert" w:date="2016-01-19T19:11:00Z">
        <w:r>
          <w:rPr>
            <w:lang w:val="en-CA"/>
          </w:rPr>
          <w:t xml:space="preserve">The driller property </w:t>
        </w:r>
      </w:ins>
      <w:ins w:id="3678" w:author="Eric Boisvert" w:date="2016-01-19T19:15:00Z">
        <w:r>
          <w:rPr>
            <w:lang w:val="en-CA"/>
          </w:rPr>
          <w:t>shall be an association between a BoreholeDetails and a cit</w:t>
        </w:r>
        <w:proofErr w:type="gramStart"/>
        <w:r>
          <w:rPr>
            <w:lang w:val="en-CA"/>
          </w:rPr>
          <w:t>:CI</w:t>
        </w:r>
        <w:proofErr w:type="gramEnd"/>
        <w:r>
          <w:rPr>
            <w:lang w:val="en-CA"/>
          </w:rPr>
          <w:t>_ResponsibleParty</w:t>
        </w:r>
      </w:ins>
      <w:ins w:id="3679" w:author="Eric Boisvert" w:date="2016-01-19T19:11:00Z">
        <w:r>
          <w:rPr>
            <w:lang w:val="en-CA"/>
          </w:rPr>
          <w:t xml:space="preserve"> </w:t>
        </w:r>
      </w:ins>
      <w:ins w:id="3680" w:author="Eric Boisvert" w:date="2016-01-19T19:15:00Z">
        <w:r>
          <w:rPr>
            <w:lang w:val="en-CA"/>
          </w:rPr>
          <w:t>describing</w:t>
        </w:r>
      </w:ins>
      <w:ins w:id="3681" w:author="Eric Boisvert" w:date="2016-01-19T19:11:00Z">
        <w:r>
          <w:rPr>
            <w:lang w:val="en-CA"/>
          </w:rPr>
          <w:t xml:space="preserve"> of the </w:t>
        </w:r>
        <w:r w:rsidRPr="00195EBB">
          <w:rPr>
            <w:lang w:val="en-CA"/>
          </w:rPr>
          <w:t>organisation responsible for drilling the borehole (as opposed to commissioning the borehole)</w:t>
        </w:r>
      </w:ins>
    </w:p>
    <w:p w14:paraId="685400A9" w14:textId="77777777" w:rsidR="00195EBB" w:rsidRDefault="00195EBB" w:rsidP="00D30B51">
      <w:pPr>
        <w:autoSpaceDE w:val="0"/>
        <w:autoSpaceDN w:val="0"/>
        <w:adjustRightInd w:val="0"/>
        <w:spacing w:after="0" w:line="240" w:lineRule="atLeast"/>
        <w:rPr>
          <w:ins w:id="3682" w:author="Eric Boisvert" w:date="2016-01-19T19:12:00Z"/>
          <w:rFonts w:cs="Arial"/>
          <w:color w:val="000000"/>
          <w:sz w:val="20"/>
          <w:lang w:val="en-CA"/>
        </w:rPr>
      </w:pPr>
    </w:p>
    <w:p w14:paraId="277FCCCD" w14:textId="554244AE" w:rsidR="00195EBB" w:rsidRDefault="00195EBB">
      <w:pPr>
        <w:pStyle w:val="Heading5"/>
        <w:rPr>
          <w:ins w:id="3683" w:author="Eric Boisvert" w:date="2016-01-19T19:12:00Z"/>
          <w:lang w:val="en-CA"/>
        </w:rPr>
        <w:pPrChange w:id="3684" w:author="Eric Boisvert" w:date="2016-01-19T19:12:00Z">
          <w:pPr>
            <w:autoSpaceDE w:val="0"/>
            <w:autoSpaceDN w:val="0"/>
            <w:adjustRightInd w:val="0"/>
            <w:spacing w:after="0" w:line="240" w:lineRule="atLeast"/>
          </w:pPr>
        </w:pPrChange>
      </w:pPr>
      <w:proofErr w:type="gramStart"/>
      <w:ins w:id="3685" w:author="Eric Boisvert" w:date="2016-01-19T19:12:00Z">
        <w:r w:rsidRPr="00195EBB">
          <w:rPr>
            <w:lang w:val="en-CA"/>
          </w:rPr>
          <w:t>dateOfDrilling</w:t>
        </w:r>
        <w:proofErr w:type="gramEnd"/>
      </w:ins>
    </w:p>
    <w:p w14:paraId="3D42C5A3" w14:textId="77777777" w:rsidR="00195EBB" w:rsidRDefault="00195EBB">
      <w:pPr>
        <w:rPr>
          <w:ins w:id="3686" w:author="Eric Boisvert" w:date="2016-01-19T19:12:00Z"/>
          <w:lang w:val="en-CA"/>
        </w:rPr>
        <w:pPrChange w:id="3687" w:author="Eric Boisvert" w:date="2016-01-19T19:12:00Z">
          <w:pPr>
            <w:autoSpaceDE w:val="0"/>
            <w:autoSpaceDN w:val="0"/>
            <w:adjustRightInd w:val="0"/>
            <w:spacing w:after="0" w:line="240" w:lineRule="atLeast"/>
          </w:pPr>
        </w:pPrChange>
      </w:pPr>
    </w:p>
    <w:p w14:paraId="6A51A312" w14:textId="006325B0" w:rsidR="00195EBB" w:rsidRDefault="00195EBB">
      <w:pPr>
        <w:rPr>
          <w:ins w:id="3688" w:author="Eric Boisvert" w:date="2016-01-19T19:12:00Z"/>
          <w:lang w:val="en-CA"/>
        </w:rPr>
        <w:pPrChange w:id="3689" w:author="Eric Boisvert" w:date="2016-01-19T19:12:00Z">
          <w:pPr>
            <w:autoSpaceDE w:val="0"/>
            <w:autoSpaceDN w:val="0"/>
            <w:adjustRightInd w:val="0"/>
            <w:spacing w:after="0" w:line="240" w:lineRule="atLeast"/>
          </w:pPr>
        </w:pPrChange>
      </w:pPr>
      <w:ins w:id="3690" w:author="Eric Boisvert" w:date="2016-01-19T19:12:00Z">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ins>
    </w:p>
    <w:p w14:paraId="5D1BC41F" w14:textId="5D7A10DB" w:rsidR="00195EBB" w:rsidRDefault="00195EBB">
      <w:pPr>
        <w:pStyle w:val="Heading5"/>
        <w:rPr>
          <w:ins w:id="3691" w:author="Eric Boisvert" w:date="2016-01-19T19:13:00Z"/>
          <w:lang w:val="en-CA"/>
        </w:rPr>
        <w:pPrChange w:id="3692" w:author="Eric Boisvert" w:date="2016-01-19T19:13:00Z">
          <w:pPr>
            <w:autoSpaceDE w:val="0"/>
            <w:autoSpaceDN w:val="0"/>
            <w:adjustRightInd w:val="0"/>
            <w:spacing w:after="0" w:line="240" w:lineRule="atLeast"/>
          </w:pPr>
        </w:pPrChange>
      </w:pPr>
      <w:proofErr w:type="gramStart"/>
      <w:ins w:id="3693" w:author="Eric Boisvert" w:date="2016-01-19T19:12:00Z">
        <w:r w:rsidRPr="00195EBB">
          <w:rPr>
            <w:lang w:val="en-CA"/>
          </w:rPr>
          <w:t>startPoint</w:t>
        </w:r>
      </w:ins>
      <w:proofErr w:type="gramEnd"/>
    </w:p>
    <w:p w14:paraId="7B34262E" w14:textId="77777777" w:rsidR="00195EBB" w:rsidRPr="00195EBB" w:rsidRDefault="00195EBB">
      <w:pPr>
        <w:rPr>
          <w:ins w:id="3694" w:author="Eric Boisvert" w:date="2016-01-19T19:13:00Z"/>
          <w:lang w:val="en-CA"/>
        </w:rPr>
        <w:pPrChange w:id="3695" w:author="Eric Boisvert" w:date="2016-01-19T19:13:00Z">
          <w:pPr>
            <w:autoSpaceDE w:val="0"/>
            <w:autoSpaceDN w:val="0"/>
            <w:adjustRightInd w:val="0"/>
            <w:spacing w:after="0" w:line="240" w:lineRule="atLeast"/>
          </w:pPr>
        </w:pPrChange>
      </w:pPr>
    </w:p>
    <w:p w14:paraId="2EE57EFF" w14:textId="51FC58EC" w:rsidR="00195EBB" w:rsidRDefault="00195EBB">
      <w:pPr>
        <w:rPr>
          <w:ins w:id="3696" w:author="Eric Boisvert" w:date="2016-01-19T19:13:00Z"/>
          <w:lang w:val="en-CA"/>
        </w:rPr>
        <w:pPrChange w:id="3697" w:author="Eric Boisvert" w:date="2016-01-19T19:12:00Z">
          <w:pPr>
            <w:autoSpaceDE w:val="0"/>
            <w:autoSpaceDN w:val="0"/>
            <w:adjustRightInd w:val="0"/>
            <w:spacing w:after="0" w:line="240" w:lineRule="atLeast"/>
          </w:pPr>
        </w:pPrChange>
      </w:pPr>
      <w:ins w:id="3698" w:author="Eric Boisvert" w:date="2016-01-19T19:13:00Z">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ins>
    </w:p>
    <w:p w14:paraId="58EC4587" w14:textId="63168E08" w:rsidR="00195EBB" w:rsidRDefault="00195EBB">
      <w:pPr>
        <w:pStyle w:val="Heading5"/>
        <w:rPr>
          <w:ins w:id="3699" w:author="Eric Boisvert" w:date="2016-01-19T19:15:00Z"/>
          <w:lang w:val="en-CA"/>
        </w:rPr>
        <w:pPrChange w:id="3700" w:author="Eric Boisvert" w:date="2016-01-19T19:14:00Z">
          <w:pPr>
            <w:autoSpaceDE w:val="0"/>
            <w:autoSpaceDN w:val="0"/>
            <w:adjustRightInd w:val="0"/>
            <w:spacing w:after="0" w:line="240" w:lineRule="atLeast"/>
          </w:pPr>
        </w:pPrChange>
      </w:pPr>
      <w:proofErr w:type="gramStart"/>
      <w:ins w:id="3701" w:author="Eric Boisvert" w:date="2016-01-19T19:13:00Z">
        <w:r w:rsidRPr="00195EBB">
          <w:rPr>
            <w:lang w:val="en-CA"/>
          </w:rPr>
          <w:t>inclinationType</w:t>
        </w:r>
      </w:ins>
      <w:proofErr w:type="gramEnd"/>
    </w:p>
    <w:p w14:paraId="0C22F6C8" w14:textId="77777777" w:rsidR="00195EBB" w:rsidRPr="00195EBB" w:rsidRDefault="00195EBB">
      <w:pPr>
        <w:rPr>
          <w:ins w:id="3702" w:author="Eric Boisvert" w:date="2016-01-19T19:13:00Z"/>
          <w:lang w:val="en-CA"/>
        </w:rPr>
        <w:pPrChange w:id="3703" w:author="Eric Boisvert" w:date="2016-01-19T19:15:00Z">
          <w:pPr>
            <w:autoSpaceDE w:val="0"/>
            <w:autoSpaceDN w:val="0"/>
            <w:adjustRightInd w:val="0"/>
            <w:spacing w:after="0" w:line="240" w:lineRule="atLeast"/>
          </w:pPr>
        </w:pPrChange>
      </w:pPr>
    </w:p>
    <w:p w14:paraId="7353C6A2" w14:textId="1587A972" w:rsidR="00195EBB" w:rsidRDefault="00195EBB">
      <w:pPr>
        <w:rPr>
          <w:ins w:id="3704" w:author="Eric Boisvert" w:date="2016-01-19T19:12:00Z"/>
          <w:lang w:val="en-CA"/>
        </w:rPr>
        <w:pPrChange w:id="3705" w:author="Eric Boisvert" w:date="2016-01-19T19:12:00Z">
          <w:pPr>
            <w:autoSpaceDE w:val="0"/>
            <w:autoSpaceDN w:val="0"/>
            <w:adjustRightInd w:val="0"/>
            <w:spacing w:after="0" w:line="240" w:lineRule="atLeast"/>
          </w:pPr>
        </w:pPrChange>
      </w:pPr>
      <w:ins w:id="3706" w:author="Eric Boisvert" w:date="2016-01-19T19:13:00Z">
        <w:r>
          <w:rPr>
            <w:lang w:val="en-CA"/>
          </w:rPr>
          <w:t>The property inclinationType</w:t>
        </w:r>
        <w:proofErr w:type="gramStart"/>
        <w:r>
          <w:rPr>
            <w:lang w:val="en-CA"/>
          </w:rPr>
          <w:t>:</w:t>
        </w:r>
      </w:ins>
      <w:ins w:id="3707" w:author="Eric Boisvert" w:date="2016-01-19T19:14:00Z">
        <w:r w:rsidRPr="00195EBB">
          <w:rPr>
            <w:lang w:val="en-CA"/>
          </w:rPr>
          <w:t>BoreholeInclinationCode</w:t>
        </w:r>
        <w:proofErr w:type="gramEnd"/>
        <w:r>
          <w:rPr>
            <w:lang w:val="en-CA"/>
          </w:rPr>
          <w:t xml:space="preserve"> shall contain a term from a controlled vocabulary indicating </w:t>
        </w:r>
        <w:r w:rsidRPr="00195EBB">
          <w:rPr>
            <w:lang w:val="en-CA"/>
          </w:rPr>
          <w:t>the inclination of the borehole. Appropriate terms would include vertical; inclined up; inclined down, horizontal</w:t>
        </w:r>
      </w:ins>
    </w:p>
    <w:p w14:paraId="742C4CD5" w14:textId="3572B3F0" w:rsidR="00195EBB" w:rsidRPr="00D970E9" w:rsidRDefault="00195EBB">
      <w:pPr>
        <w:pStyle w:val="Heading5"/>
        <w:rPr>
          <w:ins w:id="3708" w:author="Eric Boisvert" w:date="2016-01-19T19:15:00Z"/>
          <w:lang w:val="en-CA"/>
        </w:rPr>
        <w:pPrChange w:id="3709" w:author="Eric Boisvert" w:date="2016-01-19T19:17:00Z">
          <w:pPr>
            <w:autoSpaceDE w:val="0"/>
            <w:autoSpaceDN w:val="0"/>
            <w:adjustRightInd w:val="0"/>
            <w:spacing w:after="0" w:line="240" w:lineRule="atLeast"/>
          </w:pPr>
        </w:pPrChange>
      </w:pPr>
      <w:proofErr w:type="gramStart"/>
      <w:ins w:id="3710" w:author="Eric Boisvert" w:date="2016-01-19T19:15:00Z">
        <w:r w:rsidRPr="00D970E9">
          <w:rPr>
            <w:lang w:val="en-CA"/>
          </w:rPr>
          <w:t>boreholeMaterialCustodian</w:t>
        </w:r>
        <w:proofErr w:type="gramEnd"/>
      </w:ins>
    </w:p>
    <w:p w14:paraId="76A98C21" w14:textId="77777777" w:rsidR="00195EBB" w:rsidRDefault="00195EBB" w:rsidP="00D30B51">
      <w:pPr>
        <w:autoSpaceDE w:val="0"/>
        <w:autoSpaceDN w:val="0"/>
        <w:adjustRightInd w:val="0"/>
        <w:spacing w:after="0" w:line="240" w:lineRule="atLeast"/>
        <w:rPr>
          <w:ins w:id="3711" w:author="Eric Boisvert" w:date="2016-01-19T19:17:00Z"/>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ins w:id="3712" w:author="Eric Boisvert" w:date="2016-01-19T19:17:00Z"/>
          <w:lang w:val="en-CA"/>
        </w:rPr>
      </w:pPr>
      <w:ins w:id="3713" w:author="Eric Boisvert" w:date="2016-01-19T19:17:00Z">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ins>
    </w:p>
    <w:p w14:paraId="7FA4D67F" w14:textId="77777777" w:rsidR="0071071E" w:rsidRDefault="0071071E" w:rsidP="00D30B51">
      <w:pPr>
        <w:autoSpaceDE w:val="0"/>
        <w:autoSpaceDN w:val="0"/>
        <w:adjustRightInd w:val="0"/>
        <w:spacing w:after="0" w:line="240" w:lineRule="atLeast"/>
        <w:rPr>
          <w:ins w:id="3714" w:author="Eric Boisvert" w:date="2016-01-19T19:17:00Z"/>
          <w:lang w:val="en-CA"/>
        </w:rPr>
      </w:pPr>
    </w:p>
    <w:p w14:paraId="71C5CE21" w14:textId="15C0539C" w:rsidR="0071071E" w:rsidRDefault="0071071E">
      <w:pPr>
        <w:pStyle w:val="Heading5"/>
        <w:rPr>
          <w:ins w:id="3715" w:author="Eric Boisvert" w:date="2016-01-19T19:17:00Z"/>
          <w:lang w:val="en-CA"/>
        </w:rPr>
        <w:pPrChange w:id="3716" w:author="Eric Boisvert" w:date="2016-01-19T19:18:00Z">
          <w:pPr>
            <w:autoSpaceDE w:val="0"/>
            <w:autoSpaceDN w:val="0"/>
            <w:adjustRightInd w:val="0"/>
            <w:spacing w:after="0" w:line="240" w:lineRule="atLeast"/>
          </w:pPr>
        </w:pPrChange>
      </w:pPr>
      <w:proofErr w:type="gramStart"/>
      <w:ins w:id="3717" w:author="Eric Boisvert" w:date="2016-01-19T19:18:00Z">
        <w:r>
          <w:rPr>
            <w:lang w:val="en-CA"/>
          </w:rPr>
          <w:t>p</w:t>
        </w:r>
      </w:ins>
      <w:ins w:id="3718" w:author="Eric Boisvert" w:date="2016-01-19T19:17:00Z">
        <w:r w:rsidRPr="0071071E">
          <w:rPr>
            <w:lang w:val="en-CA"/>
          </w:rPr>
          <w:t>urpose</w:t>
        </w:r>
        <w:proofErr w:type="gramEnd"/>
      </w:ins>
    </w:p>
    <w:p w14:paraId="44287952" w14:textId="77777777" w:rsidR="0071071E" w:rsidRDefault="0071071E" w:rsidP="00D30B51">
      <w:pPr>
        <w:autoSpaceDE w:val="0"/>
        <w:autoSpaceDN w:val="0"/>
        <w:adjustRightInd w:val="0"/>
        <w:spacing w:after="0" w:line="240" w:lineRule="atLeast"/>
        <w:rPr>
          <w:ins w:id="3719" w:author="Eric Boisvert" w:date="2016-01-19T19:17:00Z"/>
          <w:lang w:val="en-CA"/>
        </w:rPr>
      </w:pPr>
    </w:p>
    <w:p w14:paraId="56F51479" w14:textId="1ECD8D48" w:rsidR="0071071E" w:rsidRDefault="0071071E" w:rsidP="00D30B51">
      <w:pPr>
        <w:autoSpaceDE w:val="0"/>
        <w:autoSpaceDN w:val="0"/>
        <w:adjustRightInd w:val="0"/>
        <w:spacing w:after="0" w:line="240" w:lineRule="atLeast"/>
        <w:rPr>
          <w:ins w:id="3720" w:author="Eric Boisvert" w:date="2016-01-19T19:17:00Z"/>
          <w:lang w:val="en-CA"/>
        </w:rPr>
      </w:pPr>
      <w:ins w:id="3721" w:author="Eric Boisvert" w:date="2016-01-19T19:17:00Z">
        <w:r>
          <w:rPr>
            <w:lang w:val="en-CA"/>
          </w:rPr>
          <w:t>The property purpose</w:t>
        </w:r>
        <w:proofErr w:type="gramStart"/>
        <w:r>
          <w:rPr>
            <w:lang w:val="en-CA"/>
          </w:rPr>
          <w:t>:</w:t>
        </w:r>
      </w:ins>
      <w:ins w:id="3722" w:author="Eric Boisvert" w:date="2016-01-19T19:18:00Z">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proofErr w:type="gramStart"/>
        <w:r w:rsidRPr="0071071E">
          <w:rPr>
            <w:lang w:val="en-CA"/>
          </w:rPr>
          <w:t>eg</w:t>
        </w:r>
        <w:proofErr w:type="gramEnd"/>
        <w:r w:rsidRPr="0071071E">
          <w:rPr>
            <w:lang w:val="en-CA"/>
          </w:rPr>
          <w:t>, site investigation, mineral exploration, hydrocarbon exploration, water resources</w:t>
        </w:r>
        <w:r>
          <w:rPr>
            <w:lang w:val="en-CA"/>
          </w:rPr>
          <w:t>.</w:t>
        </w:r>
      </w:ins>
    </w:p>
    <w:p w14:paraId="38AD689C" w14:textId="77777777" w:rsidR="0071071E" w:rsidRDefault="0071071E" w:rsidP="00D30B51">
      <w:pPr>
        <w:autoSpaceDE w:val="0"/>
        <w:autoSpaceDN w:val="0"/>
        <w:adjustRightInd w:val="0"/>
        <w:spacing w:after="0" w:line="240" w:lineRule="atLeast"/>
        <w:rPr>
          <w:ins w:id="3723" w:author="Eric Boisvert" w:date="2016-01-19T19:18:00Z"/>
          <w:rFonts w:cs="Arial"/>
          <w:color w:val="000000"/>
          <w:sz w:val="20"/>
          <w:lang w:val="en-CA"/>
        </w:rPr>
      </w:pPr>
    </w:p>
    <w:p w14:paraId="0E543A8D" w14:textId="6EA1626D" w:rsidR="0071071E" w:rsidRDefault="0071071E">
      <w:pPr>
        <w:pStyle w:val="Heading5"/>
        <w:rPr>
          <w:ins w:id="3724" w:author="Eric Boisvert" w:date="2016-01-19T19:18:00Z"/>
          <w:lang w:val="en-CA"/>
        </w:rPr>
        <w:pPrChange w:id="3725" w:author="Eric Boisvert" w:date="2016-01-19T19:19:00Z">
          <w:pPr>
            <w:autoSpaceDE w:val="0"/>
            <w:autoSpaceDN w:val="0"/>
            <w:adjustRightInd w:val="0"/>
            <w:spacing w:after="0" w:line="240" w:lineRule="atLeast"/>
          </w:pPr>
        </w:pPrChange>
      </w:pPr>
      <w:proofErr w:type="gramStart"/>
      <w:ins w:id="3726" w:author="Eric Boisvert" w:date="2016-01-19T19:18:00Z">
        <w:r w:rsidRPr="0071071E">
          <w:rPr>
            <w:lang w:val="en-CA"/>
          </w:rPr>
          <w:t>dataCustodian</w:t>
        </w:r>
        <w:proofErr w:type="gramEnd"/>
      </w:ins>
    </w:p>
    <w:p w14:paraId="4049D760" w14:textId="77777777" w:rsidR="0071071E" w:rsidRDefault="0071071E" w:rsidP="00D30B51">
      <w:pPr>
        <w:autoSpaceDE w:val="0"/>
        <w:autoSpaceDN w:val="0"/>
        <w:adjustRightInd w:val="0"/>
        <w:spacing w:after="0" w:line="240" w:lineRule="atLeast"/>
        <w:rPr>
          <w:ins w:id="3727" w:author="Eric Boisvert" w:date="2016-01-19T19:18:00Z"/>
          <w:rFonts w:cs="Arial"/>
          <w:color w:val="000000"/>
          <w:sz w:val="20"/>
          <w:lang w:val="en-CA"/>
        </w:rPr>
      </w:pPr>
    </w:p>
    <w:p w14:paraId="6BD84761" w14:textId="3689B3CD" w:rsidR="0071071E" w:rsidRDefault="0071071E">
      <w:pPr>
        <w:rPr>
          <w:ins w:id="3728" w:author="Eric Boisvert" w:date="2016-01-19T19:19:00Z"/>
          <w:lang w:val="en-CA"/>
        </w:rPr>
        <w:pPrChange w:id="3729" w:author="Eric Boisvert" w:date="2016-01-19T19:19:00Z">
          <w:pPr>
            <w:autoSpaceDE w:val="0"/>
            <w:autoSpaceDN w:val="0"/>
            <w:adjustRightInd w:val="0"/>
            <w:spacing w:after="0" w:line="240" w:lineRule="atLeast"/>
          </w:pPr>
        </w:pPrChange>
      </w:pPr>
      <w:ins w:id="3730" w:author="Eric Boisvert" w:date="2016-01-19T19:18:00Z">
        <w:r>
          <w:rPr>
            <w:lang w:val="en-CA"/>
          </w:rPr>
          <w:t xml:space="preserve">The dataCustodian </w:t>
        </w:r>
        <w:r w:rsidRPr="0071071E">
          <w:rPr>
            <w:lang w:val="en-CA"/>
          </w:rPr>
          <w:t>shall be an association between a BoreholeDetails and a cit</w:t>
        </w:r>
        <w:proofErr w:type="gramStart"/>
        <w:r w:rsidRPr="0071071E">
          <w:rPr>
            <w:lang w:val="en-CA"/>
          </w:rPr>
          <w:t>:CI</w:t>
        </w:r>
        <w:proofErr w:type="gramEnd"/>
        <w:r w:rsidRPr="0071071E">
          <w:rPr>
            <w:lang w:val="en-CA"/>
          </w:rPr>
          <w:t>_ResponsibleParty</w:t>
        </w:r>
      </w:ins>
      <w:ins w:id="3731" w:author="Eric Boisvert" w:date="2016-01-19T19:19:00Z">
        <w:r>
          <w:rPr>
            <w:lang w:val="en-CA"/>
          </w:rPr>
          <w:t xml:space="preserve"> describing t</w:t>
        </w:r>
        <w:r w:rsidRPr="0071071E">
          <w:rPr>
            <w:lang w:val="en-CA"/>
          </w:rPr>
          <w:t>he custodian (person or organisation) that is the custodian of data pertaining to this borehole.</w:t>
        </w:r>
      </w:ins>
    </w:p>
    <w:p w14:paraId="5BC388D3" w14:textId="74AEFB35" w:rsidR="0071071E" w:rsidRDefault="0071071E">
      <w:pPr>
        <w:pStyle w:val="Heading5"/>
        <w:rPr>
          <w:ins w:id="3732" w:author="Eric Boisvert" w:date="2016-01-19T19:19:00Z"/>
          <w:lang w:val="en-CA"/>
        </w:rPr>
        <w:pPrChange w:id="3733" w:author="Eric Boisvert" w:date="2016-01-19T19:20:00Z">
          <w:pPr>
            <w:autoSpaceDE w:val="0"/>
            <w:autoSpaceDN w:val="0"/>
            <w:adjustRightInd w:val="0"/>
            <w:spacing w:after="0" w:line="240" w:lineRule="atLeast"/>
          </w:pPr>
        </w:pPrChange>
      </w:pPr>
      <w:proofErr w:type="gramStart"/>
      <w:ins w:id="3734" w:author="Eric Boisvert" w:date="2016-01-19T19:19:00Z">
        <w:r w:rsidRPr="0071071E">
          <w:rPr>
            <w:lang w:val="en-CA"/>
          </w:rPr>
          <w:t>boreholeLength</w:t>
        </w:r>
        <w:proofErr w:type="gramEnd"/>
      </w:ins>
    </w:p>
    <w:p w14:paraId="77E80C5F" w14:textId="77777777" w:rsidR="0071071E" w:rsidRDefault="0071071E" w:rsidP="00D30B51">
      <w:pPr>
        <w:autoSpaceDE w:val="0"/>
        <w:autoSpaceDN w:val="0"/>
        <w:adjustRightInd w:val="0"/>
        <w:spacing w:after="0" w:line="240" w:lineRule="atLeast"/>
        <w:rPr>
          <w:ins w:id="3735" w:author="Eric Boisvert" w:date="2016-01-19T19:19:00Z"/>
          <w:rFonts w:cs="Arial"/>
          <w:color w:val="000000"/>
          <w:sz w:val="20"/>
          <w:lang w:val="en-CA"/>
        </w:rPr>
      </w:pPr>
    </w:p>
    <w:p w14:paraId="1C2F9CEA" w14:textId="0D7DC06F" w:rsidR="0071071E" w:rsidRDefault="0071071E">
      <w:pPr>
        <w:rPr>
          <w:ins w:id="3736" w:author="Eric Boisvert" w:date="2016-01-19T19:15:00Z"/>
          <w:lang w:val="en-CA"/>
        </w:rPr>
        <w:pPrChange w:id="3737" w:author="Eric Boisvert" w:date="2016-01-19T19:20:00Z">
          <w:pPr>
            <w:autoSpaceDE w:val="0"/>
            <w:autoSpaceDN w:val="0"/>
            <w:adjustRightInd w:val="0"/>
            <w:spacing w:after="0" w:line="240" w:lineRule="atLeast"/>
          </w:pPr>
        </w:pPrChange>
      </w:pPr>
      <w:ins w:id="3738" w:author="Eric Boisvert" w:date="2016-01-19T19:19:00Z">
        <w:r>
          <w:rPr>
            <w:lang w:val="en-CA"/>
          </w:rPr>
          <w:lastRenderedPageBreak/>
          <w:t>The property boreholeLength (</w:t>
        </w:r>
      </w:ins>
      <w:ins w:id="3739" w:author="Eric Boisvert" w:date="2016-01-24T13:32:00Z">
        <w:r w:rsidR="00253146">
          <w:rPr>
            <w:lang w:val="en-CA"/>
          </w:rPr>
          <w:t>SWE::Quantity</w:t>
        </w:r>
      </w:ins>
      <w:ins w:id="3740" w:author="Eric Boisvert" w:date="2016-01-19T19:19:00Z">
        <w:r>
          <w:rPr>
            <w:lang w:val="en-CA"/>
          </w:rPr>
          <w:t xml:space="preserve">) shall contain a measurement (a value and a unit of measurement) </w:t>
        </w:r>
      </w:ins>
      <w:ins w:id="3741" w:author="Eric Boisvert" w:date="2016-01-19T19:20:00Z">
        <w:r>
          <w:rPr>
            <w:lang w:val="en-CA"/>
          </w:rPr>
          <w:t xml:space="preserve">corresponding to the </w:t>
        </w:r>
        <w:r w:rsidRPr="0071071E">
          <w:rPr>
            <w:lang w:val="en-CA"/>
          </w:rPr>
          <w:t>"length" of a borehole determined by the data provider (ie, "length" can have different sources, like drillers measurement, loggers measurement, survey measurement, etc)</w:t>
        </w:r>
        <w:r>
          <w:rPr>
            <w:lang w:val="en-CA"/>
          </w:rPr>
          <w:t>.</w:t>
        </w:r>
      </w:ins>
    </w:p>
    <w:p w14:paraId="3C7D80AE" w14:textId="77777777" w:rsidR="00D30B51" w:rsidRDefault="00D30B51" w:rsidP="00CD7325">
      <w:pPr>
        <w:rPr>
          <w:lang w:val="en-CA"/>
        </w:rPr>
      </w:pPr>
      <w:bookmarkStart w:id="3742" w:name="BKM_138D3390_B811_48AF_8A06_0C7EE945A325"/>
      <w:bookmarkStart w:id="3743" w:name="BKM_7C64B668_6255_4F21_934B_ED8983B04D0C"/>
      <w:bookmarkStart w:id="3744" w:name="BKM_0C4AECF7_73FF_44BA_9AA0_74A2155E1FB1"/>
      <w:bookmarkStart w:id="3745" w:name="BKM_405E5965_47DE_4F32_A8CF_BBB50354D56F"/>
      <w:bookmarkStart w:id="3746" w:name="BKM_8793A391_7A4C_4EEB_B8CF_F9D3F0D2716E"/>
      <w:bookmarkStart w:id="3747" w:name="BKM_3186C02E_BB7D_4207_BBD4_E76B02D0C894"/>
      <w:bookmarkStart w:id="3748" w:name="BKM_88BD49B2_8659_4CF8_BF4A_6EB59EB7D01A"/>
      <w:bookmarkStart w:id="3749" w:name="BKM_EDF197A9_47A0_4D71_AC33_859957294ED6"/>
      <w:bookmarkStart w:id="3750" w:name="BKM_F8F0AC0D_621F_42A5_92B3_5F5CC6F39AD8"/>
      <w:bookmarkEnd w:id="3742"/>
      <w:bookmarkEnd w:id="3743"/>
      <w:bookmarkEnd w:id="3744"/>
      <w:bookmarkEnd w:id="3745"/>
      <w:bookmarkEnd w:id="3746"/>
      <w:bookmarkEnd w:id="3747"/>
      <w:bookmarkEnd w:id="3748"/>
      <w:bookmarkEnd w:id="3749"/>
      <w:bookmarkEnd w:id="3750"/>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19576D" w:rsidP="00B3403C">
      <w:pPr>
        <w:keepNext/>
      </w:pPr>
      <w:r>
        <w:rPr>
          <w:noProof/>
          <w:lang w:val="en-CA" w:eastAsia="en-CA"/>
        </w:rPr>
        <w:pict w14:anchorId="45010DFF">
          <v:shape id="Image 467" o:spid="_x0000_i1111" type="#_x0000_t75" style="width:362.15pt;height:317.55pt;visibility:visible;mso-wrap-style:square">
            <v:imagedata r:id="rId101"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3751" w:author="Eric Boisvert" w:date="2016-01-19T19:09:00Z">
        <w:r w:rsidR="00302FB5">
          <w:rPr>
            <w:noProof/>
          </w:rPr>
          <w:t>86</w:t>
        </w:r>
      </w:ins>
      <w:del w:id="3752"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lastRenderedPageBreak/>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Default="007C69FE" w:rsidP="00CD7325">
      <w:pPr>
        <w:rPr>
          <w:ins w:id="3753" w:author="Eric Boisvert" w:date="2016-01-19T19:21:00Z"/>
        </w:rPr>
      </w:pPr>
    </w:p>
    <w:p w14:paraId="1343FB34" w14:textId="71D02F71" w:rsidR="0071071E" w:rsidRDefault="0071071E">
      <w:pPr>
        <w:pStyle w:val="Heading5"/>
        <w:rPr>
          <w:ins w:id="3754" w:author="Eric Boisvert" w:date="2016-01-19T19:22:00Z"/>
        </w:rPr>
        <w:pPrChange w:id="3755" w:author="Eric Boisvert" w:date="2016-01-19T19:22:00Z">
          <w:pPr/>
        </w:pPrChange>
      </w:pPr>
      <w:proofErr w:type="gramStart"/>
      <w:ins w:id="3756" w:author="Eric Boisvert" w:date="2016-01-19T19:22:00Z">
        <w:r>
          <w:t>location</w:t>
        </w:r>
        <w:proofErr w:type="gramEnd"/>
      </w:ins>
    </w:p>
    <w:p w14:paraId="5AB90865" w14:textId="77777777" w:rsidR="0071071E" w:rsidRPr="0071071E" w:rsidRDefault="0071071E">
      <w:pPr>
        <w:rPr>
          <w:ins w:id="3757" w:author="Eric Boisvert" w:date="2016-01-19T19:22:00Z"/>
        </w:rPr>
      </w:pPr>
    </w:p>
    <w:p w14:paraId="3208C62B" w14:textId="48CC6578" w:rsidR="0071071E" w:rsidRDefault="0071071E" w:rsidP="00CD7325">
      <w:pPr>
        <w:rPr>
          <w:ins w:id="3758" w:author="Eric Boisvert" w:date="2016-01-19T19:22:00Z"/>
        </w:rPr>
      </w:pPr>
      <w:ins w:id="3759" w:author="Eric Boisvert" w:date="2016-01-19T19:22:00Z">
        <w:r>
          <w:t>The property location shall contain a geometry corresponding to t</w:t>
        </w:r>
        <w:r w:rsidRPr="0071071E">
          <w:t>he location of the borehole collar.</w:t>
        </w:r>
      </w:ins>
    </w:p>
    <w:p w14:paraId="0783FEC2" w14:textId="47A94D06" w:rsidR="0071071E" w:rsidRDefault="001111B0">
      <w:pPr>
        <w:pStyle w:val="Heading5"/>
        <w:rPr>
          <w:ins w:id="3760" w:author="Eric Boisvert" w:date="2016-01-19T20:25:00Z"/>
        </w:rPr>
        <w:pPrChange w:id="3761" w:author="Eric Boisvert" w:date="2016-01-19T20:27:00Z">
          <w:pPr/>
        </w:pPrChange>
      </w:pPr>
      <w:proofErr w:type="gramStart"/>
      <w:ins w:id="3762" w:author="Eric Boisvert" w:date="2016-01-19T20:27:00Z">
        <w:r>
          <w:t>e</w:t>
        </w:r>
      </w:ins>
      <w:ins w:id="3763" w:author="Eric Boisvert" w:date="2016-01-19T20:25:00Z">
        <w:r>
          <w:t>levation</w:t>
        </w:r>
        <w:proofErr w:type="gramEnd"/>
      </w:ins>
    </w:p>
    <w:p w14:paraId="44FCAD54" w14:textId="77777777" w:rsidR="001111B0" w:rsidRDefault="001111B0" w:rsidP="00CD7325">
      <w:pPr>
        <w:rPr>
          <w:ins w:id="3764" w:author="Eric Boisvert" w:date="2016-01-19T20:27:00Z"/>
        </w:rPr>
      </w:pPr>
    </w:p>
    <w:p w14:paraId="3A11DB01" w14:textId="0B8CB257" w:rsidR="001111B0" w:rsidRDefault="001111B0" w:rsidP="00CD7325">
      <w:pPr>
        <w:rPr>
          <w:ins w:id="3765" w:author="Eric Boisvert" w:date="2016-01-19T20:27:00Z"/>
        </w:rPr>
      </w:pPr>
      <w:ins w:id="3766" w:author="Eric Boisvert" w:date="2016-01-19T20:25:00Z">
        <w:r>
          <w:t>The elevation</w:t>
        </w:r>
        <w:proofErr w:type="gramStart"/>
        <w:r>
          <w:t>:DirectPosition</w:t>
        </w:r>
        <w:proofErr w:type="gramEnd"/>
        <w:r>
          <w:t xml:space="preserve"> property </w:t>
        </w:r>
      </w:ins>
      <w:ins w:id="3767" w:author="Eric Boisvert" w:date="2016-01-19T20:26:00Z">
        <w:r>
          <w:t>is a c</w:t>
        </w:r>
      </w:ins>
      <w:ins w:id="3768" w:author="Eric Boisvert" w:date="2016-01-19T20:25:00Z">
        <w:r w:rsidRPr="001111B0">
          <w:t xml:space="preserve">ompromise approach to supply elevation explictly for location; this is to allow for software that cannot process 3-D GM_Point. </w:t>
        </w:r>
      </w:ins>
      <w:ins w:id="3769" w:author="Eric Boisvert" w:date="2016-01-19T20:26:00Z">
        <w:r>
          <w:t>Null shall be used</w:t>
        </w:r>
      </w:ins>
      <w:ins w:id="3770" w:author="Eric Boisvert" w:date="2016-01-19T20:25:00Z">
        <w:r w:rsidRPr="001111B0">
          <w:t xml:space="preserve"> if elevation is unknown. </w:t>
        </w:r>
      </w:ins>
      <w:ins w:id="3771" w:author="Eric Boisvert" w:date="2016-01-19T20:26:00Z">
        <w:r>
          <w:t>A D</w:t>
        </w:r>
      </w:ins>
      <w:ins w:id="3772" w:author="Eric Boisvert" w:date="2016-01-19T20:25:00Z">
        <w:r>
          <w:t>irect</w:t>
        </w:r>
      </w:ins>
      <w:ins w:id="3773" w:author="Eric Boisvert" w:date="2016-01-19T20:26:00Z">
        <w:r>
          <w:t>Po</w:t>
        </w:r>
      </w:ins>
      <w:ins w:id="3774" w:author="Eric Boisvert" w:date="2016-01-19T20:25:00Z">
        <w:r w:rsidRPr="001111B0">
          <w:t>sition shall have a dimension of 1, and CRS will be a "vertical" CRS (e.g. EPSG CRSs in the range 5600-5799).</w:t>
        </w:r>
      </w:ins>
    </w:p>
    <w:p w14:paraId="33633193" w14:textId="77777777" w:rsidR="001111B0" w:rsidRDefault="001111B0" w:rsidP="00CD7325">
      <w:pPr>
        <w:rPr>
          <w:ins w:id="3775" w:author="Eric Boisvert" w:date="2016-01-19T20:26: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ins w:id="3776" w:author="Eric Boisvert" w:date="2016-01-19T20:26:00Z"/>
        </w:trPr>
        <w:tc>
          <w:tcPr>
            <w:tcW w:w="4219" w:type="dxa"/>
            <w:tcBorders>
              <w:right w:val="nil"/>
            </w:tcBorders>
            <w:shd w:val="clear" w:color="auto" w:fill="auto"/>
          </w:tcPr>
          <w:p w14:paraId="4BCE3782" w14:textId="5C047E03" w:rsidR="001111B0" w:rsidRPr="00D12552" w:rsidRDefault="001111B0" w:rsidP="001111B0">
            <w:pPr>
              <w:pStyle w:val="Tabletext10"/>
              <w:rPr>
                <w:ins w:id="3777" w:author="Eric Boisvert" w:date="2016-01-19T20:26:00Z"/>
                <w:rStyle w:val="requri"/>
                <w:lang w:val="en-CA"/>
              </w:rPr>
            </w:pPr>
            <w:ins w:id="3778" w:author="Eric Boisvert" w:date="2016-01-19T20:26:00Z">
              <w:r>
                <w:rPr>
                  <w:rStyle w:val="requri"/>
                  <w:lang w:val="en-CA"/>
                </w:rPr>
                <w:t>/req/gsml4-borehole</w:t>
              </w:r>
              <w:r w:rsidRPr="00D12552">
                <w:rPr>
                  <w:rStyle w:val="requri"/>
                  <w:lang w:val="en-CA"/>
                </w:rPr>
                <w:t>/</w:t>
              </w:r>
              <w:r>
                <w:rPr>
                  <w:rStyle w:val="requri"/>
                  <w:lang w:val="en-CA"/>
                </w:rPr>
                <w:t>borehole-</w:t>
              </w:r>
            </w:ins>
            <w:ins w:id="3779" w:author="Eric Boisvert" w:date="2016-01-19T20:27:00Z">
              <w:r>
                <w:rPr>
                  <w:rStyle w:val="requri"/>
                  <w:lang w:val="en-CA"/>
                </w:rPr>
                <w:t>elevation-dim</w:t>
              </w:r>
            </w:ins>
          </w:p>
        </w:tc>
        <w:tc>
          <w:tcPr>
            <w:tcW w:w="4678" w:type="dxa"/>
            <w:tcBorders>
              <w:left w:val="nil"/>
            </w:tcBorders>
            <w:shd w:val="clear" w:color="auto" w:fill="auto"/>
          </w:tcPr>
          <w:p w14:paraId="4134420E" w14:textId="32352138" w:rsidR="001111B0" w:rsidRPr="00D12552" w:rsidRDefault="001111B0" w:rsidP="001111B0">
            <w:pPr>
              <w:pStyle w:val="Tabletext10"/>
              <w:jc w:val="left"/>
              <w:rPr>
                <w:ins w:id="3780" w:author="Eric Boisvert" w:date="2016-01-19T20:26:00Z"/>
                <w:rStyle w:val="reqtext"/>
                <w:lang w:val="en-CA"/>
              </w:rPr>
            </w:pPr>
            <w:ins w:id="3781" w:author="Eric Boisvert" w:date="2016-01-19T20:27:00Z">
              <w:r>
                <w:rPr>
                  <w:rStyle w:val="reqtext"/>
                  <w:lang w:val="en-CA"/>
                </w:rPr>
                <w:t>Origin elevation SHALL be a geometry with a dimension of 1</w:t>
              </w:r>
            </w:ins>
          </w:p>
        </w:tc>
      </w:tr>
    </w:tbl>
    <w:p w14:paraId="2FA26DFA" w14:textId="77777777" w:rsidR="001111B0" w:rsidRDefault="001111B0" w:rsidP="00CD7325">
      <w:pPr>
        <w:rPr>
          <w:ins w:id="3782" w:author="Eric Boisvert" w:date="2016-01-19T20:2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ins w:id="3783" w:author="Eric Boisvert" w:date="2016-01-19T20:27:00Z"/>
        </w:trPr>
        <w:tc>
          <w:tcPr>
            <w:tcW w:w="4219" w:type="dxa"/>
            <w:tcBorders>
              <w:right w:val="nil"/>
            </w:tcBorders>
            <w:shd w:val="clear" w:color="auto" w:fill="auto"/>
          </w:tcPr>
          <w:p w14:paraId="656609F4" w14:textId="39778E79" w:rsidR="001111B0" w:rsidRPr="00D12552" w:rsidRDefault="001111B0" w:rsidP="001111B0">
            <w:pPr>
              <w:pStyle w:val="Tabletext10"/>
              <w:rPr>
                <w:ins w:id="3784" w:author="Eric Boisvert" w:date="2016-01-19T20:27:00Z"/>
                <w:rStyle w:val="requri"/>
                <w:lang w:val="en-CA"/>
              </w:rPr>
            </w:pPr>
            <w:ins w:id="3785" w:author="Eric Boisvert" w:date="2016-01-19T20:27:00Z">
              <w:r>
                <w:rPr>
                  <w:rStyle w:val="requri"/>
                  <w:lang w:val="en-CA"/>
                </w:rPr>
                <w:t>/req/gsml4-borehole</w:t>
              </w:r>
              <w:r w:rsidRPr="00D12552">
                <w:rPr>
                  <w:rStyle w:val="requri"/>
                  <w:lang w:val="en-CA"/>
                </w:rPr>
                <w:t>/</w:t>
              </w:r>
              <w:r>
                <w:rPr>
                  <w:rStyle w:val="requri"/>
                  <w:lang w:val="en-CA"/>
                </w:rPr>
                <w:t>borehole-elevation-CRS</w:t>
              </w:r>
            </w:ins>
          </w:p>
        </w:tc>
        <w:tc>
          <w:tcPr>
            <w:tcW w:w="4678" w:type="dxa"/>
            <w:tcBorders>
              <w:left w:val="nil"/>
            </w:tcBorders>
            <w:shd w:val="clear" w:color="auto" w:fill="auto"/>
          </w:tcPr>
          <w:p w14:paraId="1698AFEF" w14:textId="05025CBE" w:rsidR="001111B0" w:rsidRPr="00D12552" w:rsidRDefault="001111B0" w:rsidP="001111B0">
            <w:pPr>
              <w:pStyle w:val="Tabletext10"/>
              <w:jc w:val="left"/>
              <w:rPr>
                <w:ins w:id="3786" w:author="Eric Boisvert" w:date="2016-01-19T20:27:00Z"/>
                <w:rStyle w:val="reqtext"/>
                <w:lang w:val="en-CA"/>
              </w:rPr>
            </w:pPr>
            <w:ins w:id="3787" w:author="Eric Boisvert" w:date="2016-01-19T20:28:00Z">
              <w:r>
                <w:rPr>
                  <w:rStyle w:val="reqtext"/>
                  <w:lang w:val="en-CA"/>
                </w:rPr>
                <w:t>Origin elevation srsName</w:t>
              </w:r>
            </w:ins>
            <w:ins w:id="3788" w:author="Eric Boisvert" w:date="2016-01-19T20:27:00Z">
              <w:r>
                <w:rPr>
                  <w:rStyle w:val="reqtext"/>
                  <w:lang w:val="en-CA"/>
                </w:rPr>
                <w:t xml:space="preserve"> identifier SHALL be</w:t>
              </w:r>
            </w:ins>
            <w:ins w:id="3789" w:author="Eric Boisvert" w:date="2016-01-19T20:28:00Z">
              <w:r>
                <w:rPr>
                  <w:rStyle w:val="reqtext"/>
                  <w:lang w:val="en-CA"/>
                </w:rPr>
                <w:t xml:space="preserve"> vertical CRS having</w:t>
              </w:r>
            </w:ins>
            <w:ins w:id="3790" w:author="Eric Boisvert" w:date="2016-01-19T20:27:00Z">
              <w:r>
                <w:rPr>
                  <w:rStyle w:val="reqtext"/>
                  <w:lang w:val="en-CA"/>
                </w:rPr>
                <w:t xml:space="preserve"> </w:t>
              </w:r>
              <w:proofErr w:type="gramStart"/>
              <w:r>
                <w:rPr>
                  <w:rStyle w:val="reqtext"/>
                  <w:lang w:val="en-CA"/>
                </w:rPr>
                <w:t>a</w:t>
              </w:r>
              <w:proofErr w:type="gramEnd"/>
              <w:r>
                <w:rPr>
                  <w:rStyle w:val="reqtext"/>
                  <w:lang w:val="en-CA"/>
                </w:rPr>
                <w:t xml:space="preserve"> EPSG in the range 5600-5799</w:t>
              </w:r>
            </w:ins>
            <w:ins w:id="3791" w:author="Eric Boisvert" w:date="2016-01-19T20:29:00Z">
              <w:r>
                <w:rPr>
                  <w:rStyle w:val="reqtext"/>
                  <w:lang w:val="en-CA"/>
                </w:rPr>
                <w:t>.</w:t>
              </w:r>
            </w:ins>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1E176F8B" w:rsidR="00C80D4B" w:rsidRDefault="00C80D4B" w:rsidP="00C80D4B">
      <w:pPr>
        <w:pStyle w:val="Caption"/>
        <w:keepNext/>
      </w:pPr>
      <w:bookmarkStart w:id="3792" w:name="_Ref433007016"/>
      <w:r>
        <w:t xml:space="preserve">Table </w:t>
      </w:r>
      <w:ins w:id="3793" w:author="Eric Boisvert" w:date="2016-01-24T14:33:00Z">
        <w:r w:rsidR="007F17CE">
          <w:fldChar w:fldCharType="begin"/>
        </w:r>
        <w:r w:rsidR="007F17CE">
          <w:instrText xml:space="preserve"> SEQ Table \* ARABIC </w:instrText>
        </w:r>
      </w:ins>
      <w:r w:rsidR="007F17CE">
        <w:fldChar w:fldCharType="separate"/>
      </w:r>
      <w:ins w:id="3794" w:author="Eric Boisvert" w:date="2016-01-24T14:33:00Z">
        <w:r w:rsidR="007F17CE">
          <w:rPr>
            <w:noProof/>
          </w:rPr>
          <w:t>7</w:t>
        </w:r>
        <w:r w:rsidR="007F17CE">
          <w:fldChar w:fldCharType="end"/>
        </w:r>
      </w:ins>
      <w:del w:id="3795"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796" w:author="Eric Boisvert" w:date="2016-01-08T19:00:00Z">
        <w:r w:rsidR="004D3EF3" w:rsidDel="0016408B">
          <w:rPr>
            <w:noProof/>
          </w:rPr>
          <w:delText>17</w:delText>
        </w:r>
      </w:del>
      <w:del w:id="3797" w:author="Eric Boisvert" w:date="2016-01-24T14:33:00Z">
        <w:r w:rsidR="00673E83" w:rsidDel="007F17CE">
          <w:rPr>
            <w:noProof/>
          </w:rPr>
          <w:fldChar w:fldCharType="end"/>
        </w:r>
      </w:del>
      <w:bookmarkEnd w:id="3792"/>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lastRenderedPageBreak/>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3798" w:name="_Toc439943484"/>
      <w:r w:rsidRPr="00D12552">
        <w:rPr>
          <w:lang w:val="en-CA"/>
        </w:rPr>
        <w:t xml:space="preserve">GeoSciML </w:t>
      </w:r>
      <w:r>
        <w:rPr>
          <w:lang w:val="en-CA"/>
        </w:rPr>
        <w:t xml:space="preserve">Laboratory </w:t>
      </w:r>
      <w:ins w:id="3799" w:author="Eric Boisvert" w:date="2015-11-03T05:15:00Z">
        <w:r w:rsidR="004F0DC1">
          <w:rPr>
            <w:lang w:val="en-CA"/>
          </w:rPr>
          <w:t xml:space="preserve">Abstract </w:t>
        </w:r>
      </w:ins>
      <w:r>
        <w:rPr>
          <w:lang w:val="en-CA"/>
        </w:rPr>
        <w:t>Analysis</w:t>
      </w:r>
      <w:r w:rsidRPr="00D12552">
        <w:rPr>
          <w:lang w:val="en-CA"/>
        </w:rPr>
        <w:t xml:space="preserve"> Requirements Class</w:t>
      </w:r>
      <w:bookmarkEnd w:id="3798"/>
    </w:p>
    <w:p w14:paraId="314F9F4D" w14:textId="77777777" w:rsidR="002151F2" w:rsidRDefault="002151F2" w:rsidP="00CD7325">
      <w:pPr>
        <w:rPr>
          <w:lang w:val="en-CA"/>
        </w:rPr>
      </w:pPr>
    </w:p>
    <w:p w14:paraId="7E1A0401" w14:textId="60C00181"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del w:id="3800" w:author="Eric Boisvert" w:date="2016-01-19T20:30:00Z">
        <w:r w:rsidRPr="00CD7325" w:rsidDel="001111B0">
          <w:rPr>
            <w:lang w:val="en-CA"/>
          </w:rPr>
          <w:delText>(</w:delText>
        </w:r>
      </w:del>
      <w:ins w:id="3801" w:author="Eric Boisvert" w:date="2016-01-19T20:29:00Z">
        <w:r w:rsidR="001111B0">
          <w:rPr>
            <w:lang w:val="en-CA"/>
          </w:rPr>
          <w:t>The d</w:t>
        </w:r>
      </w:ins>
      <w:del w:id="3802" w:author="Eric Boisvert" w:date="2016-01-19T20:29:00Z">
        <w:r w:rsidRPr="00CD7325" w:rsidDel="001111B0">
          <w:rPr>
            <w:lang w:val="en-CA"/>
          </w:rPr>
          <w:delText>D</w:delText>
        </w:r>
      </w:del>
      <w:r w:rsidRPr="00CD7325">
        <w:rPr>
          <w:lang w:val="en-CA"/>
        </w:rPr>
        <w:t xml:space="preserve">esign of this package is based upon, and extends, the MOLES v3 data </w:t>
      </w:r>
      <w:proofErr w:type="gramStart"/>
      <w:r w:rsidRPr="00CD7325">
        <w:rPr>
          <w:lang w:val="en-CA"/>
        </w:rPr>
        <w:t>model</w:t>
      </w:r>
      <w:ins w:id="3803" w:author="Eric Boisvert" w:date="2016-01-19T20:30:00Z">
        <w:r w:rsidR="001111B0">
          <w:rPr>
            <w:lang w:val="en-CA"/>
          </w:rPr>
          <w:t>(</w:t>
        </w:r>
        <w:proofErr w:type="gramEnd"/>
        <w:r w:rsidR="001111B0">
          <w:rPr>
            <w:lang w:val="en-CA"/>
          </w:rPr>
          <w:t>Ventouras et al, 2010</w:t>
        </w:r>
      </w:ins>
      <w:del w:id="3804" w:author="Eric Boisvert" w:date="2016-01-19T20:30:00Z">
        <w:r w:rsidRPr="00CD7325" w:rsidDel="001111B0">
          <w:rPr>
            <w:lang w:val="en-CA"/>
          </w:rPr>
          <w:delText>.</w:delText>
        </w:r>
      </w:del>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19576D" w:rsidP="00090DCF">
      <w:pPr>
        <w:keepNext/>
      </w:pPr>
      <w:r>
        <w:rPr>
          <w:noProof/>
          <w:lang w:val="en-CA" w:eastAsia="en-CA"/>
        </w:rPr>
        <w:lastRenderedPageBreak/>
        <w:pict w14:anchorId="540C09FE">
          <v:shape id="Image 499" o:spid="_x0000_i1112" type="#_x0000_t75" style="width:431.45pt;height:398.15pt;visibility:visible;mso-wrap-style:square">
            <v:imagedata r:id="rId102" o:title=""/>
          </v:shape>
        </w:pict>
      </w:r>
      <w:r w:rsidR="00043E8E">
        <w:rPr>
          <w:rStyle w:val="CommentReference"/>
        </w:rPr>
        <w:commentReference w:id="3805"/>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3806" w:author="Eric Boisvert" w:date="2016-01-19T19:09:00Z">
        <w:r w:rsidR="00302FB5">
          <w:rPr>
            <w:noProof/>
          </w:rPr>
          <w:t>87</w:t>
        </w:r>
      </w:ins>
      <w:del w:id="3807"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2CFDD884"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del w:id="3808" w:author="Eric Boisvert" w:date="2016-01-19T20:32:00Z">
              <w:r w:rsidDel="001111B0">
                <w:rPr>
                  <w:rFonts w:eastAsia="MS Mincho"/>
                  <w:b/>
                  <w:color w:val="FF0000"/>
                  <w:sz w:val="22"/>
                  <w:lang w:val="en-CA"/>
                </w:rPr>
                <w:delText>extension</w:delText>
              </w:r>
            </w:del>
            <w:ins w:id="3809" w:author="Eric Boisvert" w:date="2016-01-19T20:32:00Z">
              <w:r w:rsidR="001111B0">
                <w:rPr>
                  <w:rFonts w:eastAsia="MS Mincho"/>
                  <w:b/>
                  <w:color w:val="FF0000"/>
                  <w:sz w:val="22"/>
                  <w:lang w:val="en-CA"/>
                </w:rPr>
                <w:t>lab-</w:t>
              </w:r>
            </w:ins>
            <w:ins w:id="3810" w:author="Eric Boisvert" w:date="2016-01-19T20:37:00Z">
              <w:r w:rsidR="00733724">
                <w:rPr>
                  <w:rFonts w:eastAsia="MS Mincho"/>
                  <w:b/>
                  <w:color w:val="FF0000"/>
                  <w:sz w:val="22"/>
                  <w:lang w:val="en-CA"/>
                </w:rPr>
                <w:t>analysis</w:t>
              </w:r>
            </w:ins>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3811"/>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3811"/>
            <w:r>
              <w:rPr>
                <w:rStyle w:val="CommentReference"/>
              </w:rPr>
              <w:commentReference w:id="3811"/>
            </w:r>
          </w:p>
        </w:tc>
      </w:tr>
    </w:tbl>
    <w:p w14:paraId="5E77148F" w14:textId="77777777" w:rsidR="002A58E0" w:rsidRDefault="002A58E0" w:rsidP="00F67178">
      <w:pPr>
        <w:rPr>
          <w:ins w:id="3812" w:author="Eric Boisvert" w:date="2016-01-19T20:32:00Z"/>
          <w:lang w:val="en-CA"/>
        </w:rPr>
      </w:pPr>
    </w:p>
    <w:p w14:paraId="7C25DBA1" w14:textId="77777777" w:rsidR="00733724" w:rsidRDefault="00733724" w:rsidP="00733724">
      <w:pPr>
        <w:pStyle w:val="Heading3"/>
        <w:rPr>
          <w:ins w:id="3813" w:author="Eric Boisvert" w:date="2016-01-19T20:34:00Z"/>
          <w:lang w:val="en-CA"/>
        </w:rPr>
      </w:pPr>
      <w:ins w:id="3814" w:author="Eric Boisvert" w:date="2016-01-19T20:34:00Z">
        <w:r>
          <w:rPr>
            <w:lang w:val="en-CA"/>
          </w:rPr>
          <w:t>Laboratory Analysis</w:t>
        </w:r>
      </w:ins>
    </w:p>
    <w:p w14:paraId="3C76CA9A" w14:textId="77777777" w:rsidR="00733724" w:rsidRDefault="00733724" w:rsidP="00733724">
      <w:pPr>
        <w:rPr>
          <w:ins w:id="3815" w:author="Eric Boisvert" w:date="2016-01-19T20:36:00Z"/>
          <w:lang w:val="en-CA"/>
        </w:rPr>
      </w:pPr>
    </w:p>
    <w:p w14:paraId="5367A31A" w14:textId="5D465A26" w:rsidR="00733724" w:rsidRDefault="00733724" w:rsidP="00733724">
      <w:pPr>
        <w:rPr>
          <w:ins w:id="3816" w:author="Eric Boisvert" w:date="2016-01-19T20:34:00Z"/>
          <w:lang w:val="en-CA"/>
        </w:rPr>
      </w:pPr>
      <w:ins w:id="3817" w:author="Eric Boisvert" w:date="2016-01-19T20:34:00Z">
        <w:r w:rsidRPr="00486E2A">
          <w:rPr>
            <w:lang w:val="en-CA"/>
          </w:rPr>
          <w:lastRenderedPageBreak/>
          <w:t>The LaboratoryAnalysis leaf package describes processes, instruments and result quality associated with quantitative analysis of samples.</w:t>
        </w:r>
        <w:r>
          <w:rPr>
            <w:lang w:val="en-CA"/>
          </w:rPr>
          <w:t xml:space="preserve">  It is an application of Observation and Measurement with supplemental requirement</w:t>
        </w:r>
      </w:ins>
      <w:ins w:id="3818" w:author="Eric Boisvert" w:date="2016-01-19T20:37:00Z">
        <w:r>
          <w:rPr>
            <w:lang w:val="en-CA"/>
          </w:rPr>
          <w:t>s over some of O&amp;M classes.</w:t>
        </w:r>
      </w:ins>
    </w:p>
    <w:p w14:paraId="50A252A0" w14:textId="6EFD4A01" w:rsidR="001111B0" w:rsidRDefault="00733724">
      <w:pPr>
        <w:pStyle w:val="Heading4"/>
        <w:rPr>
          <w:ins w:id="3819" w:author="Eric Boisvert" w:date="2016-01-19T20:38:00Z"/>
          <w:lang w:val="en-CA"/>
        </w:rPr>
        <w:pPrChange w:id="3820" w:author="Eric Boisvert" w:date="2016-01-19T20:38:00Z">
          <w:pPr/>
        </w:pPrChange>
      </w:pPr>
      <w:ins w:id="3821" w:author="Eric Boisvert" w:date="2016-01-19T20:38:00Z">
        <w:r>
          <w:rPr>
            <w:lang w:val="en-CA"/>
          </w:rPr>
          <w:t>OM_Observation.sampledFeature</w:t>
        </w:r>
      </w:ins>
    </w:p>
    <w:p w14:paraId="42F0DD9C" w14:textId="77777777" w:rsidR="00733724" w:rsidRPr="00733724" w:rsidRDefault="00733724">
      <w:pPr>
        <w:rPr>
          <w:lang w:val="en-CA"/>
        </w:rPr>
      </w:pPr>
    </w:p>
    <w:p w14:paraId="1BA5441B" w14:textId="73C2157F" w:rsidR="0084053A" w:rsidRDefault="0084053A" w:rsidP="00F67178">
      <w:pPr>
        <w:rPr>
          <w:ins w:id="3822" w:author="Eric Boisvert" w:date="2016-01-19T20:35:00Z"/>
          <w:lang w:val="en-CA"/>
        </w:rPr>
      </w:pPr>
      <w:r w:rsidRPr="0084053A">
        <w:rPr>
          <w:lang w:val="en-CA"/>
        </w:rPr>
        <w:t xml:space="preserve">The "sampledFeature" association links the </w:t>
      </w:r>
      <w:ins w:id="3823" w:author="Eric Boisvert" w:date="2016-01-24T13:33:00Z">
        <w:r w:rsidR="0099305B">
          <w:rPr>
            <w:lang w:val="en-CA"/>
          </w:rPr>
          <w:t>OM::</w:t>
        </w:r>
      </w:ins>
      <w:r w:rsidRPr="0084053A">
        <w:rPr>
          <w:lang w:val="en-CA"/>
        </w:rPr>
        <w:t xml:space="preserve">SF_SamplingFeature to the feature which the sampling feature was designed to sample. The target of this association shall not be a sampling feature. It is </w:t>
      </w:r>
      <w:del w:id="3824" w:author="Eric Boisvert" w:date="2016-01-19T20:35:00Z">
        <w:r w:rsidRPr="0084053A" w:rsidDel="00733724">
          <w:rPr>
            <w:lang w:val="en-CA"/>
          </w:rPr>
          <w:delText xml:space="preserve">usually </w:delText>
        </w:r>
      </w:del>
      <w:ins w:id="3825" w:author="Eric Boisvert" w:date="2016-01-19T20:35:00Z">
        <w:r w:rsidR="00733724">
          <w:rPr>
            <w:lang w:val="en-CA"/>
          </w:rPr>
          <w:t>shall</w:t>
        </w:r>
        <w:r w:rsidR="00733724" w:rsidRPr="0084053A">
          <w:rPr>
            <w:lang w:val="en-CA"/>
          </w:rPr>
          <w:t xml:space="preserve"> </w:t>
        </w:r>
      </w:ins>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0F68996D" w:rsidR="00F67178" w:rsidRPr="00D12552" w:rsidRDefault="0099305B" w:rsidP="006A7DD0">
            <w:pPr>
              <w:pStyle w:val="Tabletext10"/>
              <w:jc w:val="left"/>
              <w:rPr>
                <w:rStyle w:val="reqtext"/>
                <w:lang w:val="en-CA"/>
              </w:rPr>
            </w:pPr>
            <w:ins w:id="3826" w:author="Eric Boisvert" w:date="2016-01-24T13:33:00Z">
              <w:r>
                <w:rPr>
                  <w:rStyle w:val="reqtext"/>
                  <w:lang w:val="en-CA"/>
                </w:rPr>
                <w:t>OM::</w:t>
              </w:r>
            </w:ins>
            <w:r w:rsidR="0084053A">
              <w:rPr>
                <w:rStyle w:val="reqtext"/>
                <w:lang w:val="en-CA"/>
              </w:rPr>
              <w:t xml:space="preserve">SF_SamplingFeature::sampledFeature SHALL not be an instance of </w:t>
            </w:r>
            <w:ins w:id="3827" w:author="Eric Boisvert" w:date="2016-01-24T13:33:00Z">
              <w:r>
                <w:rPr>
                  <w:rStyle w:val="reqtext"/>
                  <w:lang w:val="en-CA"/>
                </w:rPr>
                <w:t>OM::</w:t>
              </w:r>
            </w:ins>
            <w:r w:rsidR="0084053A">
              <w:rPr>
                <w:rStyle w:val="reqtext"/>
                <w:lang w:val="en-CA"/>
              </w:rPr>
              <w:t>SF_SamplingFeature</w:t>
            </w:r>
          </w:p>
        </w:tc>
      </w:tr>
    </w:tbl>
    <w:p w14:paraId="2B803CCB" w14:textId="77777777" w:rsidR="00F67178" w:rsidRDefault="00F67178" w:rsidP="00F67178">
      <w:pPr>
        <w:rPr>
          <w:ins w:id="3828" w:author="Eric Boisvert" w:date="2016-01-19T20:38:00Z"/>
        </w:rPr>
      </w:pPr>
    </w:p>
    <w:p w14:paraId="2D727653" w14:textId="1B322107" w:rsidR="00733724" w:rsidRDefault="00733724">
      <w:pPr>
        <w:pStyle w:val="Heading4"/>
        <w:rPr>
          <w:ins w:id="3829" w:author="Eric Boisvert" w:date="2016-01-19T20:38:00Z"/>
        </w:rPr>
        <w:pPrChange w:id="3830" w:author="Eric Boisvert" w:date="2016-01-19T20:38:00Z">
          <w:pPr/>
        </w:pPrChange>
      </w:pPr>
      <w:ins w:id="3831" w:author="Eric Boisvert" w:date="2016-01-19T20:38:00Z">
        <w:r>
          <w:t>OM_Observation.resultQuality</w:t>
        </w:r>
      </w:ins>
    </w:p>
    <w:p w14:paraId="6D29B8F8" w14:textId="77777777" w:rsidR="00733724" w:rsidRPr="00733724" w:rsidRDefault="00733724"/>
    <w:p w14:paraId="44BDC7C7" w14:textId="091C558A" w:rsidR="0084053A" w:rsidRDefault="0084053A" w:rsidP="0084053A">
      <w:pPr>
        <w:rPr>
          <w:ins w:id="3832" w:author="Eric Boisvert" w:date="2016-01-19T20:36:00Z"/>
        </w:rPr>
      </w:pPr>
      <w:r>
        <w:t>OM_Observation/resultQuality/</w:t>
      </w:r>
      <w:del w:id="3833" w:author="Eric Boisvert" w:date="2016-01-19T20:35:00Z">
        <w:r w:rsidDel="00733724">
          <w:delText xml:space="preserve"> </w:delText>
        </w:r>
      </w:del>
      <w:r>
        <w:t>DQ_QuantitativeAttributeAccuracy attribute shall be used to represent analytical errors and detection limits for each analytical measurement.</w:t>
      </w:r>
    </w:p>
    <w:p w14:paraId="1082B578" w14:textId="77777777" w:rsidR="00733724" w:rsidRDefault="00733724" w:rsidP="0084053A"/>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Pr>
        <w:rPr>
          <w:ins w:id="3834" w:author="Eric Boisvert" w:date="2016-01-19T20:39:00Z"/>
        </w:rPr>
      </w:pPr>
    </w:p>
    <w:p w14:paraId="68AFE9D2" w14:textId="7AE9EB93" w:rsidR="00733724" w:rsidRDefault="00733724">
      <w:pPr>
        <w:pStyle w:val="Heading4"/>
        <w:rPr>
          <w:ins w:id="3835" w:author="Eric Boisvert" w:date="2016-01-19T20:40:00Z"/>
        </w:rPr>
        <w:pPrChange w:id="3836" w:author="Eric Boisvert" w:date="2016-01-19T20:40:00Z">
          <w:pPr/>
        </w:pPrChange>
      </w:pPr>
      <w:ins w:id="3837" w:author="Eric Boisvert" w:date="2016-01-19T20:39:00Z">
        <w:r>
          <w:lastRenderedPageBreak/>
          <w:t>OM_Observation.parameter</w:t>
        </w:r>
      </w:ins>
    </w:p>
    <w:p w14:paraId="7AFF5598" w14:textId="77777777" w:rsidR="00733724" w:rsidRPr="00733724" w:rsidRDefault="00733724"/>
    <w:p w14:paraId="1EC677FE" w14:textId="390750B4" w:rsidR="00C02200" w:rsidRDefault="00C02200" w:rsidP="002151F2">
      <w:r>
        <w:t>Analytical methods are very varied and a single model can’t capture all the intricacies of each method used in geoscience.  Communities that need to report specific parameter</w:t>
      </w:r>
      <w:ins w:id="3838" w:author="Eric Boisvert" w:date="2016-01-19T20:39:00Z">
        <w:r w:rsidR="00733724">
          <w:t>s</w:t>
        </w:r>
      </w:ins>
      <w:r>
        <w:t xml:space="preserve"> that are not covered by this specification shall us</w:t>
      </w:r>
      <w:ins w:id="3839" w:author="Eric Boisvert" w:date="2016-01-19T20:39:00Z">
        <w:r w:rsidR="00733724">
          <w:t>e</w:t>
        </w:r>
      </w:ins>
      <w:r>
        <w:t xml:space="preserve">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30839757" w:rsidR="00C02200" w:rsidRPr="00D12552" w:rsidRDefault="00C02200" w:rsidP="006A7DD0">
            <w:pPr>
              <w:pStyle w:val="Tabletext10"/>
              <w:jc w:val="left"/>
              <w:rPr>
                <w:rStyle w:val="reqtext"/>
                <w:lang w:val="en-CA"/>
              </w:rPr>
            </w:pPr>
            <w:r>
              <w:rPr>
                <w:rStyle w:val="reqtext"/>
                <w:lang w:val="en-CA"/>
              </w:rPr>
              <w:t>Method specific parameters SHALL be reported using OM_Observation</w:t>
            </w:r>
            <w:ins w:id="3840" w:author="Eric Boisvert" w:date="2016-01-19T20:40:00Z">
              <w:r w:rsidR="00733724">
                <w:rPr>
                  <w:rStyle w:val="reqtext"/>
                  <w:lang w:val="en-CA"/>
                </w:rPr>
                <w:t>.parameter.</w:t>
              </w:r>
            </w:ins>
            <w:del w:id="3841" w:author="Eric Boisvert" w:date="2016-01-19T20:40:00Z">
              <w:r w:rsidDel="00733724">
                <w:rPr>
                  <w:rStyle w:val="reqtext"/>
                  <w:lang w:val="en-CA"/>
                </w:rPr>
                <w:delText>::</w:delText>
              </w:r>
            </w:del>
            <w:r>
              <w:rPr>
                <w:rStyle w:val="reqtext"/>
                <w:lang w:val="en-CA"/>
              </w:rPr>
              <w:t>NamedParameter</w:t>
            </w:r>
          </w:p>
        </w:tc>
      </w:tr>
    </w:tbl>
    <w:p w14:paraId="71A90CDD" w14:textId="77777777" w:rsidR="00F67178" w:rsidRPr="00F67178" w:rsidRDefault="00F67178" w:rsidP="002151F2"/>
    <w:p w14:paraId="569F17AD" w14:textId="2B0934F1" w:rsidR="002151F2" w:rsidDel="00733724" w:rsidRDefault="00486E2A" w:rsidP="00486E2A">
      <w:pPr>
        <w:pStyle w:val="Heading3"/>
        <w:rPr>
          <w:del w:id="3842" w:author="Eric Boisvert" w:date="2016-01-19T20:34:00Z"/>
          <w:lang w:val="en-CA"/>
        </w:rPr>
      </w:pPr>
      <w:bookmarkStart w:id="3843" w:name="_Toc439943485"/>
      <w:del w:id="3844" w:author="Eric Boisvert" w:date="2016-01-19T20:34:00Z">
        <w:r w:rsidDel="00733724">
          <w:rPr>
            <w:lang w:val="en-CA"/>
          </w:rPr>
          <w:delText>Laboratory Analysis</w:delText>
        </w:r>
        <w:bookmarkEnd w:id="3843"/>
      </w:del>
    </w:p>
    <w:p w14:paraId="0A55FC2B" w14:textId="4D3B6F33" w:rsidR="00486E2A" w:rsidDel="00733724" w:rsidRDefault="00486E2A" w:rsidP="002151F2">
      <w:pPr>
        <w:rPr>
          <w:del w:id="3845" w:author="Eric Boisvert" w:date="2016-01-19T20:34:00Z"/>
          <w:lang w:val="en-CA"/>
        </w:rPr>
      </w:pPr>
      <w:del w:id="3846" w:author="Eric Boisvert" w:date="2016-01-19T20:34:00Z">
        <w:r w:rsidRPr="00486E2A" w:rsidDel="00733724">
          <w:rPr>
            <w:lang w:val="en-CA"/>
          </w:rPr>
          <w:delText>The LaboratoryAnalysis leaf package describes processes, instruments and result quality associated with quantitative analysis of samples.</w:delText>
        </w:r>
      </w:del>
    </w:p>
    <w:p w14:paraId="520DD96C" w14:textId="6BCD88F7" w:rsidR="00775DD7" w:rsidRDefault="0019576D" w:rsidP="00775DD7">
      <w:pPr>
        <w:keepNext/>
      </w:pPr>
      <w:r>
        <w:rPr>
          <w:noProof/>
          <w:lang w:val="en-CA" w:eastAsia="en-CA"/>
        </w:rPr>
        <w:pict w14:anchorId="7C6C8F97">
          <v:shape id="Image 468" o:spid="_x0000_i1113" type="#_x0000_t75" style="width:432.55pt;height:253.6pt;visibility:visible;mso-wrap-style:square">
            <v:imagedata r:id="rId103"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3847" w:author="Eric Boisvert" w:date="2016-01-19T19:09:00Z">
        <w:r w:rsidR="00302FB5">
          <w:rPr>
            <w:noProof/>
          </w:rPr>
          <w:t>88</w:t>
        </w:r>
      </w:ins>
      <w:del w:id="3848"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19576D" w:rsidP="00775DD7">
      <w:pPr>
        <w:keepNext/>
      </w:pPr>
      <w:r>
        <w:rPr>
          <w:noProof/>
          <w:lang w:val="en-CA" w:eastAsia="en-CA"/>
        </w:rPr>
        <w:lastRenderedPageBreak/>
        <w:pict w14:anchorId="4548520E">
          <v:shape id="Image 469" o:spid="_x0000_i1114" type="#_x0000_t75" style="width:6in;height:229.45pt;visibility:visible;mso-wrap-style:square">
            <v:imagedata r:id="rId104" o:title=""/>
          </v:shape>
        </w:pict>
      </w:r>
    </w:p>
    <w:p w14:paraId="0188072E" w14:textId="2E6C1679" w:rsidR="00775DD7" w:rsidRDefault="00775DD7" w:rsidP="00775DD7">
      <w:pPr>
        <w:pStyle w:val="Caption"/>
        <w:rPr>
          <w:ins w:id="3849" w:author="Eric Boisvert" w:date="2016-01-19T20:40:00Z"/>
        </w:rPr>
      </w:pPr>
      <w:r>
        <w:t xml:space="preserve">Figure </w:t>
      </w:r>
      <w:r w:rsidR="00673E83">
        <w:fldChar w:fldCharType="begin"/>
      </w:r>
      <w:r w:rsidR="00673E83">
        <w:instrText xml:space="preserve"> SEQ Figure \* ARABIC </w:instrText>
      </w:r>
      <w:r w:rsidR="00673E83">
        <w:fldChar w:fldCharType="separate"/>
      </w:r>
      <w:ins w:id="3850" w:author="Eric Boisvert" w:date="2016-01-19T19:09:00Z">
        <w:r w:rsidR="00302FB5">
          <w:rPr>
            <w:noProof/>
          </w:rPr>
          <w:t>89</w:t>
        </w:r>
      </w:ins>
      <w:del w:id="3851" w:author="Eric Boisvert" w:date="2015-10-30T04:23:00Z">
        <w:r w:rsidR="00090DCF" w:rsidDel="007D2867">
          <w:rPr>
            <w:noProof/>
          </w:rPr>
          <w:delText>70</w:delText>
        </w:r>
      </w:del>
      <w:r w:rsidR="00673E83">
        <w:rPr>
          <w:noProof/>
        </w:rPr>
        <w:fldChar w:fldCharType="end"/>
      </w:r>
      <w:r>
        <w:t>: Analytical instrument</w:t>
      </w:r>
      <w:ins w:id="3852" w:author="Eric Boisvert" w:date="2016-01-19T20:40:00Z">
        <w:r w:rsidR="00733724">
          <w:t xml:space="preserve"> context diagram</w:t>
        </w:r>
      </w:ins>
    </w:p>
    <w:p w14:paraId="4351A678" w14:textId="1FEFAAC6" w:rsidR="00733724" w:rsidRDefault="00733724">
      <w:pPr>
        <w:pStyle w:val="Heading5"/>
        <w:rPr>
          <w:ins w:id="3853" w:author="Eric Boisvert" w:date="2016-01-19T20:41:00Z"/>
        </w:rPr>
        <w:pPrChange w:id="3854" w:author="Eric Boisvert" w:date="2016-01-19T20:41:00Z">
          <w:pPr>
            <w:pStyle w:val="Caption"/>
          </w:pPr>
        </w:pPrChange>
      </w:pPr>
      <w:proofErr w:type="gramStart"/>
      <w:ins w:id="3855" w:author="Eric Boisvert" w:date="2016-01-19T20:41:00Z">
        <w:r>
          <w:t>t</w:t>
        </w:r>
      </w:ins>
      <w:ins w:id="3856" w:author="Eric Boisvert" w:date="2016-01-19T20:40:00Z">
        <w:r w:rsidRPr="00733724">
          <w:t>ype</w:t>
        </w:r>
      </w:ins>
      <w:proofErr w:type="gramEnd"/>
    </w:p>
    <w:p w14:paraId="48773137" w14:textId="77777777" w:rsidR="00733724" w:rsidRPr="00733724" w:rsidRDefault="00733724">
      <w:pPr>
        <w:rPr>
          <w:ins w:id="3857" w:author="Eric Boisvert" w:date="2016-01-19T20:40:00Z"/>
        </w:rPr>
        <w:pPrChange w:id="3858" w:author="Eric Boisvert" w:date="2016-01-19T20:41:00Z">
          <w:pPr>
            <w:pStyle w:val="Caption"/>
          </w:pPr>
        </w:pPrChange>
      </w:pPr>
    </w:p>
    <w:p w14:paraId="71D50A4C" w14:textId="0BF90DC8" w:rsidR="00733724" w:rsidRPr="00733724" w:rsidRDefault="00733724">
      <w:pPr>
        <w:pPrChange w:id="3859" w:author="Eric Boisvert" w:date="2016-01-19T20:40:00Z">
          <w:pPr>
            <w:pStyle w:val="Caption"/>
          </w:pPr>
        </w:pPrChange>
      </w:pPr>
      <w:ins w:id="3860" w:author="Eric Boisvert" w:date="2016-01-19T20:40:00Z">
        <w:r>
          <w:t>The property type</w:t>
        </w:r>
        <w:proofErr w:type="gramStart"/>
        <w:r>
          <w:t>:InstrumentTypeTerm</w:t>
        </w:r>
        <w:proofErr w:type="gramEnd"/>
        <w:r>
          <w:t xml:space="preserve"> shall report a term from a controlled vocabulary that describes </w:t>
        </w:r>
      </w:ins>
      <w:ins w:id="3861" w:author="Eric Boisvert" w:date="2016-01-19T20:41:00Z">
        <w:r>
          <w:t>t</w:t>
        </w:r>
        <w:r w:rsidRPr="00733724">
          <w:t>he category of instrument used in an analytical session (eg; XRF, ICPMS, SHRIMP, etc)</w:t>
        </w:r>
        <w:r>
          <w:t>.</w:t>
        </w:r>
      </w:ins>
    </w:p>
    <w:p w14:paraId="3B45EF98" w14:textId="66DC9F13" w:rsidR="00775DD7" w:rsidRDefault="00733724">
      <w:pPr>
        <w:pStyle w:val="Heading5"/>
        <w:rPr>
          <w:ins w:id="3862" w:author="Eric Boisvert" w:date="2016-01-19T20:42:00Z"/>
          <w:lang w:val="en-CA"/>
        </w:rPr>
        <w:pPrChange w:id="3863" w:author="Eric Boisvert" w:date="2016-01-19T20:42:00Z">
          <w:pPr>
            <w:autoSpaceDE w:val="0"/>
            <w:autoSpaceDN w:val="0"/>
            <w:adjustRightInd w:val="0"/>
            <w:spacing w:after="0" w:line="240" w:lineRule="atLeast"/>
          </w:pPr>
        </w:pPrChange>
      </w:pPr>
      <w:bookmarkStart w:id="3864" w:name="BKM_4320F660_2F6E_4F45_98F8_50B996AF05CA"/>
      <w:bookmarkEnd w:id="3864"/>
      <w:proofErr w:type="gramStart"/>
      <w:ins w:id="3865" w:author="Eric Boisvert" w:date="2016-01-19T20:42:00Z">
        <w:r>
          <w:rPr>
            <w:lang w:val="en-CA"/>
          </w:rPr>
          <w:t>m</w:t>
        </w:r>
      </w:ins>
      <w:ins w:id="3866" w:author="Eric Boisvert" w:date="2016-01-19T20:41:00Z">
        <w:r w:rsidRPr="00733724">
          <w:rPr>
            <w:lang w:val="en-CA"/>
          </w:rPr>
          <w:t>odel</w:t>
        </w:r>
      </w:ins>
      <w:proofErr w:type="gramEnd"/>
    </w:p>
    <w:p w14:paraId="38CF7B70" w14:textId="77777777" w:rsidR="00733724" w:rsidRPr="00733724" w:rsidRDefault="00733724">
      <w:pPr>
        <w:rPr>
          <w:ins w:id="3867" w:author="Eric Boisvert" w:date="2016-01-19T20:41:00Z"/>
          <w:lang w:val="en-CA"/>
        </w:rPr>
        <w:pPrChange w:id="3868" w:author="Eric Boisvert" w:date="2016-01-19T20:42:00Z">
          <w:pPr>
            <w:autoSpaceDE w:val="0"/>
            <w:autoSpaceDN w:val="0"/>
            <w:adjustRightInd w:val="0"/>
            <w:spacing w:after="0" w:line="240" w:lineRule="atLeast"/>
          </w:pPr>
        </w:pPrChange>
      </w:pPr>
    </w:p>
    <w:p w14:paraId="3814989A" w14:textId="215D395C" w:rsidR="00733724" w:rsidRDefault="00733724">
      <w:pPr>
        <w:rPr>
          <w:ins w:id="3869" w:author="Eric Boisvert" w:date="2016-01-19T20:42:00Z"/>
          <w:lang w:val="en-CA"/>
        </w:rPr>
        <w:pPrChange w:id="3870" w:author="Eric Boisvert" w:date="2016-01-19T20:42:00Z">
          <w:pPr>
            <w:autoSpaceDE w:val="0"/>
            <w:autoSpaceDN w:val="0"/>
            <w:adjustRightInd w:val="0"/>
            <w:spacing w:after="0" w:line="240" w:lineRule="atLeast"/>
          </w:pPr>
        </w:pPrChange>
      </w:pPr>
      <w:ins w:id="3871" w:author="Eric Boisvert" w:date="2016-01-19T20:41:00Z">
        <w:r>
          <w:rPr>
            <w:lang w:val="en-CA"/>
          </w:rPr>
          <w:t>The property mode</w:t>
        </w:r>
      </w:ins>
      <w:proofErr w:type="gramStart"/>
      <w:ins w:id="3872" w:author="Eric Boisvert" w:date="2016-01-24T13:30:00Z">
        <w:r w:rsidR="00253146">
          <w:rPr>
            <w:lang w:val="en-CA"/>
          </w:rPr>
          <w:t>:Primitive</w:t>
        </w:r>
        <w:proofErr w:type="gramEnd"/>
        <w:r w:rsidR="00253146">
          <w:rPr>
            <w:lang w:val="en-CA"/>
          </w:rPr>
          <w:t>::CharacterString</w:t>
        </w:r>
      </w:ins>
      <w:ins w:id="3873" w:author="Eric Boisvert" w:date="2016-01-19T20:41:00Z">
        <w:r>
          <w:rPr>
            <w:lang w:val="en-CA"/>
          </w:rPr>
          <w:t xml:space="preserve"> shall contain a string </w:t>
        </w:r>
      </w:ins>
      <w:ins w:id="3874" w:author="Eric Boisvert" w:date="2016-01-19T20:42:00Z">
        <w:r>
          <w:rPr>
            <w:lang w:val="en-CA"/>
          </w:rPr>
          <w:t>identifying</w:t>
        </w:r>
        <w:r w:rsidRPr="00733724">
          <w:rPr>
            <w:lang w:val="en-CA"/>
          </w:rPr>
          <w:t xml:space="preserve"> the model of instrument used. (</w:t>
        </w:r>
        <w:proofErr w:type="gramStart"/>
        <w:r w:rsidRPr="00733724">
          <w:rPr>
            <w:lang w:val="en-CA"/>
          </w:rPr>
          <w:t>eg</w:t>
        </w:r>
        <w:proofErr w:type="gramEnd"/>
        <w:r w:rsidRPr="00733724">
          <w:rPr>
            <w:lang w:val="en-CA"/>
          </w:rPr>
          <w:t xml:space="preserve"> instrument type = XRD, model = Siemens Diffraktometer D500)</w:t>
        </w:r>
        <w:r>
          <w:rPr>
            <w:lang w:val="en-CA"/>
          </w:rPr>
          <w:t>.</w:t>
        </w:r>
      </w:ins>
    </w:p>
    <w:p w14:paraId="2A33DBFA" w14:textId="0C38380B" w:rsidR="00733724" w:rsidRDefault="00733724">
      <w:pPr>
        <w:pStyle w:val="Heading5"/>
        <w:rPr>
          <w:ins w:id="3875" w:author="Eric Boisvert" w:date="2016-01-19T20:42:00Z"/>
          <w:lang w:val="en-CA"/>
        </w:rPr>
        <w:pPrChange w:id="3876" w:author="Eric Boisvert" w:date="2016-01-19T20:43:00Z">
          <w:pPr>
            <w:autoSpaceDE w:val="0"/>
            <w:autoSpaceDN w:val="0"/>
            <w:adjustRightInd w:val="0"/>
            <w:spacing w:after="0" w:line="240" w:lineRule="atLeast"/>
          </w:pPr>
        </w:pPrChange>
      </w:pPr>
      <w:proofErr w:type="gramStart"/>
      <w:ins w:id="3877" w:author="Eric Boisvert" w:date="2016-01-19T20:42:00Z">
        <w:r w:rsidRPr="00D970E9">
          <w:rPr>
            <w:lang w:val="en-CA"/>
          </w:rPr>
          <w:t>serialNumber</w:t>
        </w:r>
        <w:proofErr w:type="gramEnd"/>
      </w:ins>
    </w:p>
    <w:p w14:paraId="63CAA9C1" w14:textId="77777777" w:rsidR="00733724" w:rsidRDefault="00733724" w:rsidP="00775DD7">
      <w:pPr>
        <w:autoSpaceDE w:val="0"/>
        <w:autoSpaceDN w:val="0"/>
        <w:adjustRightInd w:val="0"/>
        <w:spacing w:after="0" w:line="240" w:lineRule="atLeast"/>
        <w:rPr>
          <w:ins w:id="3878" w:author="Eric Boisvert" w:date="2016-01-19T20:42:00Z"/>
          <w:rFonts w:ascii="Calibri" w:hAnsi="Calibri" w:cs="Arial"/>
          <w:b/>
          <w:bCs/>
          <w:color w:val="000000"/>
          <w:sz w:val="20"/>
          <w:lang w:val="en-CA"/>
        </w:rPr>
      </w:pPr>
    </w:p>
    <w:p w14:paraId="70DF2DF2" w14:textId="7060007F" w:rsidR="00733724" w:rsidRDefault="00733724">
      <w:pPr>
        <w:rPr>
          <w:ins w:id="3879" w:author="Eric Boisvert" w:date="2016-01-19T20:43:00Z"/>
          <w:lang w:val="en-CA"/>
        </w:rPr>
        <w:pPrChange w:id="3880" w:author="Eric Boisvert" w:date="2016-01-19T20:43:00Z">
          <w:pPr>
            <w:autoSpaceDE w:val="0"/>
            <w:autoSpaceDN w:val="0"/>
            <w:adjustRightInd w:val="0"/>
            <w:spacing w:after="0" w:line="240" w:lineRule="atLeast"/>
          </w:pPr>
        </w:pPrChange>
      </w:pPr>
      <w:ins w:id="3881" w:author="Eric Boisvert" w:date="2016-01-19T20:42:00Z">
        <w:r>
          <w:rPr>
            <w:lang w:val="en-CA"/>
          </w:rPr>
          <w:t>The property serialNumber</w:t>
        </w:r>
      </w:ins>
      <w:proofErr w:type="gramStart"/>
      <w:ins w:id="3882" w:author="Eric Boisvert" w:date="2016-01-24T13:30:00Z">
        <w:r w:rsidR="00253146">
          <w:rPr>
            <w:lang w:val="en-CA"/>
          </w:rPr>
          <w:t>:Primitive</w:t>
        </w:r>
        <w:proofErr w:type="gramEnd"/>
        <w:r w:rsidR="00253146">
          <w:rPr>
            <w:lang w:val="en-CA"/>
          </w:rPr>
          <w:t>::CharacterString</w:t>
        </w:r>
      </w:ins>
      <w:ins w:id="3883" w:author="Eric Boisvert" w:date="2016-01-19T20:42:00Z">
        <w:r>
          <w:rPr>
            <w:lang w:val="en-CA"/>
          </w:rPr>
          <w:t xml:space="preserve"> shall contain a string that </w:t>
        </w:r>
      </w:ins>
      <w:ins w:id="3884" w:author="Eric Boisvert" w:date="2016-01-19T20:43:00Z">
        <w:r>
          <w:rPr>
            <w:lang w:val="en-CA"/>
          </w:rPr>
          <w:t xml:space="preserve">describes </w:t>
        </w:r>
        <w:r w:rsidRPr="00733724">
          <w:rPr>
            <w:lang w:val="en-CA"/>
          </w:rPr>
          <w:t>the serial number of the machine used in an analytical session.</w:t>
        </w:r>
      </w:ins>
    </w:p>
    <w:p w14:paraId="74EC4CC8" w14:textId="6DEAEF68" w:rsidR="00733724" w:rsidRDefault="00733724">
      <w:pPr>
        <w:pStyle w:val="Heading5"/>
        <w:rPr>
          <w:ins w:id="3885" w:author="Eric Boisvert" w:date="2016-01-19T20:44:00Z"/>
          <w:lang w:val="en-CA"/>
        </w:rPr>
        <w:pPrChange w:id="3886" w:author="Eric Boisvert" w:date="2016-01-19T20:44:00Z">
          <w:pPr>
            <w:autoSpaceDE w:val="0"/>
            <w:autoSpaceDN w:val="0"/>
            <w:adjustRightInd w:val="0"/>
            <w:spacing w:after="0" w:line="240" w:lineRule="atLeast"/>
          </w:pPr>
        </w:pPrChange>
      </w:pPr>
      <w:proofErr w:type="gramStart"/>
      <w:ins w:id="3887" w:author="Eric Boisvert" w:date="2016-01-19T20:43:00Z">
        <w:r w:rsidRPr="00D970E9">
          <w:rPr>
            <w:lang w:val="en-CA"/>
          </w:rPr>
          <w:t>commissionDate</w:t>
        </w:r>
      </w:ins>
      <w:proofErr w:type="gramEnd"/>
    </w:p>
    <w:p w14:paraId="068C6484" w14:textId="77777777" w:rsidR="00B17686" w:rsidRPr="00B17686" w:rsidRDefault="00B17686">
      <w:pPr>
        <w:rPr>
          <w:ins w:id="3888" w:author="Eric Boisvert" w:date="2016-01-19T20:43:00Z"/>
          <w:lang w:val="en-CA"/>
          <w:rPrChange w:id="3889" w:author="Eric Boisvert" w:date="2016-01-19T20:44:00Z">
            <w:rPr>
              <w:ins w:id="3890" w:author="Eric Boisvert" w:date="2016-01-19T20:43:00Z"/>
              <w:b/>
              <w:bCs/>
              <w:lang w:val="en-CA"/>
            </w:rPr>
          </w:rPrChange>
        </w:rPr>
        <w:pPrChange w:id="3891" w:author="Eric Boisvert" w:date="2016-01-19T20:44:00Z">
          <w:pPr>
            <w:autoSpaceDE w:val="0"/>
            <w:autoSpaceDN w:val="0"/>
            <w:adjustRightInd w:val="0"/>
            <w:spacing w:after="0" w:line="240" w:lineRule="atLeast"/>
          </w:pPr>
        </w:pPrChange>
      </w:pPr>
    </w:p>
    <w:p w14:paraId="68EF6576" w14:textId="6AFD91B2" w:rsidR="00733724" w:rsidRDefault="00733724">
      <w:pPr>
        <w:rPr>
          <w:ins w:id="3892" w:author="Eric Boisvert" w:date="2016-01-19T20:44:00Z"/>
          <w:lang w:val="en-CA"/>
        </w:rPr>
        <w:pPrChange w:id="3893" w:author="Eric Boisvert" w:date="2016-01-19T20:44:00Z">
          <w:pPr>
            <w:autoSpaceDE w:val="0"/>
            <w:autoSpaceDN w:val="0"/>
            <w:adjustRightInd w:val="0"/>
            <w:spacing w:after="0" w:line="240" w:lineRule="atLeast"/>
          </w:pPr>
        </w:pPrChange>
      </w:pPr>
      <w:ins w:id="3894" w:author="Eric Boisvert" w:date="2016-01-19T20:43:00Z">
        <w:r>
          <w:rPr>
            <w:lang w:val="en-CA"/>
          </w:rPr>
          <w:t>The property commissionDate shall be an association between an AnalyticalInstrument and a TM_Instant</w:t>
        </w:r>
      </w:ins>
      <w:ins w:id="3895" w:author="Eric Boisvert" w:date="2016-01-19T20:44:00Z">
        <w:r w:rsidR="00B17686">
          <w:rPr>
            <w:lang w:val="en-CA"/>
          </w:rPr>
          <w:t xml:space="preserve"> corresponding to t</w:t>
        </w:r>
        <w:r w:rsidR="00B17686" w:rsidRPr="00B17686">
          <w:rPr>
            <w:lang w:val="en-CA"/>
          </w:rPr>
          <w:t xml:space="preserve">he date of the </w:t>
        </w:r>
        <w:r w:rsidR="00B17686">
          <w:rPr>
            <w:lang w:val="en-CA"/>
          </w:rPr>
          <w:t>commissioning of an instrument.</w:t>
        </w:r>
      </w:ins>
    </w:p>
    <w:p w14:paraId="2CB4F6E4" w14:textId="6E3DE189" w:rsidR="00B17686" w:rsidRDefault="00B17686">
      <w:pPr>
        <w:pStyle w:val="Heading5"/>
        <w:rPr>
          <w:ins w:id="3896" w:author="Eric Boisvert" w:date="2016-01-19T20:44:00Z"/>
          <w:lang w:val="en-CA"/>
        </w:rPr>
        <w:pPrChange w:id="3897" w:author="Eric Boisvert" w:date="2016-01-19T20:45:00Z">
          <w:pPr>
            <w:autoSpaceDE w:val="0"/>
            <w:autoSpaceDN w:val="0"/>
            <w:adjustRightInd w:val="0"/>
            <w:spacing w:after="0" w:line="240" w:lineRule="atLeast"/>
          </w:pPr>
        </w:pPrChange>
      </w:pPr>
      <w:ins w:id="3898" w:author="Eric Boisvert" w:date="2016-01-19T20:44:00Z">
        <w:r w:rsidRPr="00B17686">
          <w:rPr>
            <w:lang w:val="en-CA"/>
          </w:rPr>
          <w:t>Location</w:t>
        </w:r>
      </w:ins>
    </w:p>
    <w:p w14:paraId="3D6F7A9D" w14:textId="77777777" w:rsidR="00B17686" w:rsidRDefault="00B17686" w:rsidP="00775DD7">
      <w:pPr>
        <w:autoSpaceDE w:val="0"/>
        <w:autoSpaceDN w:val="0"/>
        <w:adjustRightInd w:val="0"/>
        <w:spacing w:after="0" w:line="240" w:lineRule="atLeast"/>
        <w:rPr>
          <w:ins w:id="3899" w:author="Eric Boisvert" w:date="2016-01-19T20:44:00Z"/>
          <w:rFonts w:cs="Arial"/>
          <w:color w:val="000000"/>
          <w:sz w:val="20"/>
          <w:lang w:val="en-CA"/>
        </w:rPr>
      </w:pPr>
    </w:p>
    <w:p w14:paraId="09D57BF8" w14:textId="7D27A477" w:rsidR="00B17686" w:rsidRDefault="00B17686">
      <w:pPr>
        <w:rPr>
          <w:ins w:id="3900" w:author="Eric Boisvert" w:date="2016-01-19T20:46:00Z"/>
          <w:lang w:val="en-CA"/>
        </w:rPr>
        <w:pPrChange w:id="3901" w:author="Eric Boisvert" w:date="2016-01-19T20:46:00Z">
          <w:pPr>
            <w:autoSpaceDE w:val="0"/>
            <w:autoSpaceDN w:val="0"/>
            <w:adjustRightInd w:val="0"/>
            <w:spacing w:after="0" w:line="240" w:lineRule="atLeast"/>
          </w:pPr>
        </w:pPrChange>
      </w:pPr>
      <w:ins w:id="3902" w:author="Eric Boisvert" w:date="2016-01-19T20:44:00Z">
        <w:r>
          <w:rPr>
            <w:lang w:val="en-CA"/>
          </w:rPr>
          <w:lastRenderedPageBreak/>
          <w:t>The property location shall be an association between an AnalyticalInstrument and a cit</w:t>
        </w:r>
        <w:proofErr w:type="gramStart"/>
        <w:r>
          <w:rPr>
            <w:lang w:val="en-CA"/>
          </w:rPr>
          <w:t>:Respo</w:t>
        </w:r>
      </w:ins>
      <w:ins w:id="3903" w:author="Eric Boisvert" w:date="2016-01-19T20:45:00Z">
        <w:r>
          <w:rPr>
            <w:lang w:val="en-CA"/>
          </w:rPr>
          <w:t>nsibility</w:t>
        </w:r>
        <w:proofErr w:type="gramEnd"/>
        <w:r>
          <w:rPr>
            <w:lang w:val="en-CA"/>
          </w:rPr>
          <w:t xml:space="preserve"> describing the </w:t>
        </w:r>
        <w:r w:rsidRPr="00B17686">
          <w:rPr>
            <w:lang w:val="en-CA"/>
          </w:rPr>
          <w:t xml:space="preserve">and owner </w:t>
        </w:r>
        <w:r>
          <w:rPr>
            <w:lang w:val="en-CA"/>
          </w:rPr>
          <w:t xml:space="preserve">and the location </w:t>
        </w:r>
        <w:r w:rsidRPr="00B17686">
          <w:rPr>
            <w:lang w:val="en-CA"/>
          </w:rPr>
          <w:t>of an instrument</w:t>
        </w:r>
        <w:r>
          <w:rPr>
            <w:lang w:val="en-CA"/>
          </w:rPr>
          <w:t>.</w:t>
        </w:r>
      </w:ins>
    </w:p>
    <w:p w14:paraId="10782A7A" w14:textId="77777777" w:rsidR="00B17686" w:rsidRDefault="00B17686">
      <w:pPr>
        <w:rPr>
          <w:ins w:id="3904" w:author="Eric Boisvert" w:date="2016-01-19T20:46:00Z"/>
          <w:lang w:val="en-CA"/>
        </w:rPr>
        <w:pPrChange w:id="3905" w:author="Eric Boisvert" w:date="2016-01-19T20:46:00Z">
          <w:pPr>
            <w:autoSpaceDE w:val="0"/>
            <w:autoSpaceDN w:val="0"/>
            <w:adjustRightInd w:val="0"/>
            <w:spacing w:after="0" w:line="240" w:lineRule="atLeast"/>
          </w:pPr>
        </w:pPrChange>
      </w:pPr>
    </w:p>
    <w:p w14:paraId="6D024AFB" w14:textId="0C037606" w:rsidR="00B17686" w:rsidRDefault="00B17686">
      <w:pPr>
        <w:pStyle w:val="Heading5"/>
        <w:rPr>
          <w:ins w:id="3906" w:author="Eric Boisvert" w:date="2016-01-19T20:47:00Z"/>
          <w:lang w:val="en-CA"/>
        </w:rPr>
        <w:pPrChange w:id="3907" w:author="Eric Boisvert" w:date="2016-01-19T20:46:00Z">
          <w:pPr>
            <w:autoSpaceDE w:val="0"/>
            <w:autoSpaceDN w:val="0"/>
            <w:adjustRightInd w:val="0"/>
            <w:spacing w:after="0" w:line="240" w:lineRule="atLeast"/>
          </w:pPr>
        </w:pPrChange>
      </w:pPr>
      <w:proofErr w:type="gramStart"/>
      <w:ins w:id="3908" w:author="Eric Boisvert" w:date="2016-01-19T20:46:00Z">
        <w:r w:rsidRPr="00D970E9">
          <w:rPr>
            <w:lang w:val="en-CA"/>
          </w:rPr>
          <w:t>usedIn</w:t>
        </w:r>
      </w:ins>
      <w:proofErr w:type="gramEnd"/>
    </w:p>
    <w:p w14:paraId="48EFFB5A" w14:textId="77777777" w:rsidR="00B17686" w:rsidRPr="00B17686" w:rsidRDefault="00B17686">
      <w:pPr>
        <w:rPr>
          <w:ins w:id="3909" w:author="Eric Boisvert" w:date="2016-01-19T20:43:00Z"/>
          <w:lang w:val="en-CA"/>
        </w:rPr>
        <w:pPrChange w:id="3910" w:author="Eric Boisvert" w:date="2016-01-19T20:47:00Z">
          <w:pPr>
            <w:autoSpaceDE w:val="0"/>
            <w:autoSpaceDN w:val="0"/>
            <w:adjustRightInd w:val="0"/>
            <w:spacing w:after="0" w:line="240" w:lineRule="atLeast"/>
          </w:pPr>
        </w:pPrChange>
      </w:pPr>
    </w:p>
    <w:p w14:paraId="284A9576" w14:textId="52B64235" w:rsidR="00733724" w:rsidRDefault="00B17686">
      <w:pPr>
        <w:rPr>
          <w:ins w:id="3911" w:author="Eric Boisvert" w:date="2016-01-19T20:46:00Z"/>
          <w:lang w:val="en-CA"/>
        </w:rPr>
        <w:pPrChange w:id="3912" w:author="Eric Boisvert" w:date="2016-01-19T20:47:00Z">
          <w:pPr>
            <w:autoSpaceDE w:val="0"/>
            <w:autoSpaceDN w:val="0"/>
            <w:adjustRightInd w:val="0"/>
            <w:spacing w:after="0" w:line="240" w:lineRule="atLeast"/>
          </w:pPr>
        </w:pPrChange>
      </w:pPr>
      <w:ins w:id="3913" w:author="Eric Boisvert" w:date="2016-01-19T20:46:00Z">
        <w:r w:rsidRPr="00B17686">
          <w:rPr>
            <w:lang w:val="en-CA"/>
          </w:rPr>
          <w:t xml:space="preserve">The property </w:t>
        </w:r>
        <w:r>
          <w:rPr>
            <w:lang w:val="en-CA"/>
          </w:rPr>
          <w:t>usedIn</w:t>
        </w:r>
        <w:r w:rsidRPr="00B17686">
          <w:rPr>
            <w:lang w:val="en-CA"/>
          </w:rPr>
          <w:t xml:space="preserve"> shall be an association between an AnalyticalInstrument and </w:t>
        </w:r>
        <w:proofErr w:type="gramStart"/>
        <w:r w:rsidRPr="00B17686">
          <w:rPr>
            <w:lang w:val="en-CA"/>
          </w:rPr>
          <w:t>a</w:t>
        </w:r>
        <w:proofErr w:type="gramEnd"/>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ins>
    </w:p>
    <w:p w14:paraId="2AAF4B30" w14:textId="48C6D3BB" w:rsidR="00775DD7" w:rsidRDefault="00775DD7" w:rsidP="00775DD7">
      <w:pPr>
        <w:pStyle w:val="Heading4"/>
        <w:rPr>
          <w:lang w:val="en-CA"/>
        </w:rPr>
      </w:pPr>
      <w:bookmarkStart w:id="3914" w:name="BKM_C47BB20E_AB3E_41B0_BEAF_8545314C826D"/>
      <w:bookmarkStart w:id="3915" w:name="BKM_5A9940B3_320D_4C85_8B41_0199FF52327B"/>
      <w:bookmarkStart w:id="3916" w:name="BKM_692BBE92_2CD8_471D_9014_13E6919FFDA7"/>
      <w:bookmarkStart w:id="3917" w:name="BKM_E14379F1_C7A7_42A6_B412_F1E01671E46F"/>
      <w:bookmarkStart w:id="3918" w:name="BKM_40997390_B407_46AF_928A_15F7B52273ED"/>
      <w:bookmarkEnd w:id="3914"/>
      <w:bookmarkEnd w:id="3915"/>
      <w:bookmarkEnd w:id="3916"/>
      <w:bookmarkEnd w:id="3917"/>
      <w:bookmarkEnd w:id="3918"/>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19576D" w:rsidP="00775DD7">
      <w:pPr>
        <w:keepNext/>
      </w:pPr>
      <w:r>
        <w:rPr>
          <w:noProof/>
          <w:lang w:val="en-CA" w:eastAsia="en-CA"/>
        </w:rPr>
        <w:pict w14:anchorId="787888AA">
          <v:shape id="Image 470" o:spid="_x0000_i1115" type="#_x0000_t75" style="width:6in;height:341.2pt;visibility:visible;mso-wrap-style:square">
            <v:imagedata r:id="rId105" o:title=""/>
          </v:shape>
        </w:pict>
      </w:r>
    </w:p>
    <w:p w14:paraId="61F89649" w14:textId="50C55645"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919" w:author="Eric Boisvert" w:date="2016-01-19T19:09:00Z">
        <w:r w:rsidR="00302FB5">
          <w:rPr>
            <w:noProof/>
          </w:rPr>
          <w:t>90</w:t>
        </w:r>
      </w:ins>
      <w:del w:id="3920" w:author="Eric Boisvert" w:date="2015-10-30T04:23:00Z">
        <w:r w:rsidR="00090DCF" w:rsidDel="007D2867">
          <w:rPr>
            <w:noProof/>
          </w:rPr>
          <w:delText>71</w:delText>
        </w:r>
      </w:del>
      <w:r w:rsidR="00673E83">
        <w:rPr>
          <w:noProof/>
        </w:rPr>
        <w:fldChar w:fldCharType="end"/>
      </w:r>
      <w:r>
        <w:t>: Analytical session</w:t>
      </w:r>
      <w:ins w:id="3921" w:author="Eric Boisvert" w:date="2016-01-19T20:47:00Z">
        <w:r w:rsidR="00B17686">
          <w:t xml:space="preserve"> context diagram</w:t>
        </w:r>
      </w:ins>
    </w:p>
    <w:p w14:paraId="134D2DC3" w14:textId="5581F845" w:rsidR="00775DD7" w:rsidRDefault="00B17686">
      <w:pPr>
        <w:pStyle w:val="Heading5"/>
        <w:rPr>
          <w:ins w:id="3922" w:author="Eric Boisvert" w:date="2016-01-19T20:48:00Z"/>
          <w:lang w:val="en-CA"/>
        </w:rPr>
        <w:pPrChange w:id="3923" w:author="Eric Boisvert" w:date="2016-01-19T20:48:00Z">
          <w:pPr>
            <w:autoSpaceDE w:val="0"/>
            <w:autoSpaceDN w:val="0"/>
            <w:adjustRightInd w:val="0"/>
            <w:spacing w:after="0" w:line="240" w:lineRule="atLeast"/>
          </w:pPr>
        </w:pPrChange>
      </w:pPr>
      <w:bookmarkStart w:id="3924" w:name="BKM_BF1C223A_F0A6_4FC2_9EEF_88DC486F7DB4"/>
      <w:bookmarkEnd w:id="3924"/>
      <w:proofErr w:type="gramStart"/>
      <w:ins w:id="3925" w:author="Eric Boisvert" w:date="2016-01-19T20:48:00Z">
        <w:r>
          <w:rPr>
            <w:lang w:val="en-CA"/>
          </w:rPr>
          <w:lastRenderedPageBreak/>
          <w:t>t</w:t>
        </w:r>
      </w:ins>
      <w:ins w:id="3926" w:author="Eric Boisvert" w:date="2016-01-19T20:47:00Z">
        <w:r>
          <w:rPr>
            <w:lang w:val="en-CA"/>
          </w:rPr>
          <w:t>ime</w:t>
        </w:r>
      </w:ins>
      <w:proofErr w:type="gramEnd"/>
    </w:p>
    <w:p w14:paraId="761E59FC" w14:textId="77777777" w:rsidR="00B17686" w:rsidRPr="00B17686" w:rsidRDefault="00B17686">
      <w:pPr>
        <w:rPr>
          <w:ins w:id="3927" w:author="Eric Boisvert" w:date="2016-01-19T20:47:00Z"/>
          <w:lang w:val="en-CA"/>
        </w:rPr>
        <w:pPrChange w:id="3928" w:author="Eric Boisvert" w:date="2016-01-19T20:48:00Z">
          <w:pPr>
            <w:autoSpaceDE w:val="0"/>
            <w:autoSpaceDN w:val="0"/>
            <w:adjustRightInd w:val="0"/>
            <w:spacing w:after="0" w:line="240" w:lineRule="atLeast"/>
          </w:pPr>
        </w:pPrChange>
      </w:pPr>
    </w:p>
    <w:p w14:paraId="3D8B732E" w14:textId="7E6E8853" w:rsidR="00B17686" w:rsidRDefault="00B17686">
      <w:pPr>
        <w:rPr>
          <w:ins w:id="3929" w:author="Eric Boisvert" w:date="2016-01-19T20:48:00Z"/>
          <w:lang w:val="en-CA"/>
        </w:rPr>
        <w:pPrChange w:id="3930" w:author="Eric Boisvert" w:date="2016-01-19T20:48:00Z">
          <w:pPr>
            <w:autoSpaceDE w:val="0"/>
            <w:autoSpaceDN w:val="0"/>
            <w:adjustRightInd w:val="0"/>
            <w:spacing w:after="0" w:line="240" w:lineRule="atLeast"/>
          </w:pPr>
        </w:pPrChange>
      </w:pPr>
      <w:ins w:id="3931" w:author="Eric Boisvert" w:date="2016-01-19T20:47:00Z">
        <w:r>
          <w:rPr>
            <w:lang w:val="en-CA"/>
          </w:rPr>
          <w:t>The property time shall be an association between a</w:t>
        </w:r>
      </w:ins>
      <w:ins w:id="3932" w:author="Eric Boisvert" w:date="2016-01-19T20:49:00Z">
        <w:r>
          <w:rPr>
            <w:lang w:val="en-CA"/>
          </w:rPr>
          <w:t>n</w:t>
        </w:r>
      </w:ins>
      <w:ins w:id="3933" w:author="Eric Boisvert" w:date="2016-01-19T20:47:00Z">
        <w:r>
          <w:rPr>
            <w:lang w:val="en-CA"/>
          </w:rPr>
          <w:t xml:space="preserve"> AnalyticalSession and a TM_Period describing </w:t>
        </w:r>
      </w:ins>
      <w:ins w:id="3934" w:author="Eric Boisvert" w:date="2016-01-19T20:48:00Z">
        <w:r>
          <w:rPr>
            <w:lang w:val="en-CA"/>
          </w:rPr>
          <w:t>the</w:t>
        </w:r>
        <w:r w:rsidRPr="00B17686">
          <w:rPr>
            <w:lang w:val="en-CA"/>
          </w:rPr>
          <w:t xml:space="preserve"> time period during which the analysis was performed</w:t>
        </w:r>
        <w:r>
          <w:rPr>
            <w:lang w:val="en-CA"/>
          </w:rPr>
          <w:t>.</w:t>
        </w:r>
      </w:ins>
    </w:p>
    <w:p w14:paraId="69AE48CA" w14:textId="4DC4CB31" w:rsidR="00B17686" w:rsidRDefault="00B17686">
      <w:pPr>
        <w:pStyle w:val="Heading5"/>
        <w:rPr>
          <w:ins w:id="3935" w:author="Eric Boisvert" w:date="2016-01-19T20:49:00Z"/>
          <w:lang w:val="en-CA"/>
        </w:rPr>
        <w:pPrChange w:id="3936" w:author="Eric Boisvert" w:date="2016-01-19T20:49:00Z">
          <w:pPr>
            <w:autoSpaceDE w:val="0"/>
            <w:autoSpaceDN w:val="0"/>
            <w:adjustRightInd w:val="0"/>
            <w:spacing w:after="0" w:line="240" w:lineRule="atLeast"/>
          </w:pPr>
        </w:pPrChange>
      </w:pPr>
      <w:ins w:id="3937" w:author="Eric Boisvert" w:date="2016-01-19T20:48:00Z">
        <w:r>
          <w:rPr>
            <w:lang w:val="en-CA"/>
          </w:rPr>
          <w:t xml:space="preserve">Operator </w:t>
        </w:r>
      </w:ins>
    </w:p>
    <w:p w14:paraId="1D4FEDC3" w14:textId="77777777" w:rsidR="00B17686" w:rsidRPr="00B17686" w:rsidRDefault="00B17686">
      <w:pPr>
        <w:rPr>
          <w:ins w:id="3938" w:author="Eric Boisvert" w:date="2016-01-19T20:48:00Z"/>
          <w:lang w:val="en-CA"/>
        </w:rPr>
        <w:pPrChange w:id="3939" w:author="Eric Boisvert" w:date="2016-01-19T20:49:00Z">
          <w:pPr>
            <w:autoSpaceDE w:val="0"/>
            <w:autoSpaceDN w:val="0"/>
            <w:adjustRightInd w:val="0"/>
            <w:spacing w:after="0" w:line="240" w:lineRule="atLeast"/>
          </w:pPr>
        </w:pPrChange>
      </w:pPr>
    </w:p>
    <w:p w14:paraId="11B3F18B" w14:textId="48E892AE" w:rsidR="00B17686" w:rsidRDefault="00B17686">
      <w:pPr>
        <w:rPr>
          <w:ins w:id="3940" w:author="Eric Boisvert" w:date="2016-01-19T20:48:00Z"/>
          <w:lang w:val="en-CA"/>
        </w:rPr>
        <w:pPrChange w:id="3941" w:author="Eric Boisvert" w:date="2016-01-19T20:48:00Z">
          <w:pPr>
            <w:autoSpaceDE w:val="0"/>
            <w:autoSpaceDN w:val="0"/>
            <w:adjustRightInd w:val="0"/>
            <w:spacing w:after="0" w:line="240" w:lineRule="atLeast"/>
          </w:pPr>
        </w:pPrChange>
      </w:pPr>
      <w:ins w:id="3942" w:author="Eric Boisvert" w:date="2016-01-19T20:48:00Z">
        <w:r>
          <w:rPr>
            <w:lang w:val="en-CA"/>
          </w:rPr>
          <w:t>The property operator shall be an association between an Ana</w:t>
        </w:r>
      </w:ins>
      <w:ins w:id="3943" w:author="Eric Boisvert" w:date="2016-01-19T20:49:00Z">
        <w:r>
          <w:rPr>
            <w:lang w:val="en-CA"/>
          </w:rPr>
          <w:t>lyticalSession and a 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ins>
    </w:p>
    <w:p w14:paraId="71934931" w14:textId="4AA68059" w:rsidR="00B17686" w:rsidRDefault="00B17686">
      <w:pPr>
        <w:pStyle w:val="Heading5"/>
        <w:rPr>
          <w:ins w:id="3944" w:author="Eric Boisvert" w:date="2016-01-19T20:49:00Z"/>
          <w:lang w:val="en-CA"/>
        </w:rPr>
        <w:pPrChange w:id="3945" w:author="Eric Boisvert" w:date="2016-01-19T20:53:00Z">
          <w:pPr>
            <w:autoSpaceDE w:val="0"/>
            <w:autoSpaceDN w:val="0"/>
            <w:adjustRightInd w:val="0"/>
            <w:spacing w:after="0" w:line="240" w:lineRule="atLeast"/>
          </w:pPr>
        </w:pPrChange>
      </w:pPr>
      <w:proofErr w:type="gramStart"/>
      <w:ins w:id="3946" w:author="Eric Boisvert" w:date="2016-01-19T20:53:00Z">
        <w:r>
          <w:rPr>
            <w:lang w:val="en-CA"/>
          </w:rPr>
          <w:t>p</w:t>
        </w:r>
      </w:ins>
      <w:ins w:id="3947" w:author="Eric Boisvert" w:date="2016-01-19T20:49:00Z">
        <w:r w:rsidRPr="00B17686">
          <w:rPr>
            <w:lang w:val="en-CA"/>
          </w:rPr>
          <w:t>arameter</w:t>
        </w:r>
        <w:proofErr w:type="gramEnd"/>
      </w:ins>
    </w:p>
    <w:p w14:paraId="47C9D98F" w14:textId="77777777" w:rsidR="00B17686" w:rsidRDefault="00B17686" w:rsidP="00775DD7">
      <w:pPr>
        <w:autoSpaceDE w:val="0"/>
        <w:autoSpaceDN w:val="0"/>
        <w:adjustRightInd w:val="0"/>
        <w:spacing w:after="0" w:line="240" w:lineRule="atLeast"/>
        <w:rPr>
          <w:ins w:id="3948" w:author="Eric Boisvert" w:date="2016-01-19T20:49:00Z"/>
          <w:rFonts w:cs="Arial"/>
          <w:color w:val="000000"/>
          <w:sz w:val="20"/>
          <w:lang w:val="en-CA"/>
        </w:rPr>
      </w:pPr>
    </w:p>
    <w:p w14:paraId="42F19084" w14:textId="1A5D02C5" w:rsidR="00B17686" w:rsidRDefault="00B17686">
      <w:pPr>
        <w:rPr>
          <w:ins w:id="3949" w:author="Eric Boisvert" w:date="2016-01-19T20:53:00Z"/>
          <w:lang w:val="en-CA"/>
        </w:rPr>
        <w:pPrChange w:id="3950" w:author="Eric Boisvert" w:date="2016-01-19T20:53:00Z">
          <w:pPr>
            <w:autoSpaceDE w:val="0"/>
            <w:autoSpaceDN w:val="0"/>
            <w:adjustRightInd w:val="0"/>
            <w:spacing w:after="0" w:line="240" w:lineRule="atLeast"/>
          </w:pPr>
        </w:pPrChange>
      </w:pPr>
      <w:ins w:id="3951" w:author="Eric Boisvert" w:date="2016-01-19T20:49:00Z">
        <w:r>
          <w:rPr>
            <w:lang w:val="en-CA"/>
          </w:rPr>
          <w:t>The property parameter (om</w:t>
        </w:r>
        <w:proofErr w:type="gramStart"/>
        <w:r>
          <w:rPr>
            <w:lang w:val="en-CA"/>
          </w:rPr>
          <w:t>:NamedValue</w:t>
        </w:r>
        <w:proofErr w:type="gramEnd"/>
        <w:r>
          <w:rPr>
            <w:lang w:val="en-CA"/>
          </w:rPr>
          <w:t>) shall contain name/value pair to describe arbitrary</w:t>
        </w:r>
      </w:ins>
      <w:ins w:id="3952" w:author="Eric Boisvert" w:date="2016-01-19T20:52:00Z">
        <w:r>
          <w:rPr>
            <w:lang w:val="en-CA"/>
          </w:rPr>
          <w:t xml:space="preserve"> </w:t>
        </w:r>
      </w:ins>
      <w:ins w:id="3953" w:author="Eric Boisvert" w:date="2016-01-19T20:49:00Z">
        <w:r>
          <w:rPr>
            <w:lang w:val="en-CA"/>
          </w:rPr>
          <w:t xml:space="preserve">  </w:t>
        </w:r>
      </w:ins>
      <w:ins w:id="3954" w:author="Eric Boisvert" w:date="2016-01-19T20:52:00Z">
        <w:r w:rsidRPr="00B17686">
          <w:rPr>
            <w:lang w:val="en-CA"/>
          </w:rPr>
          <w:t xml:space="preserve">environmental or instrument setting parameters that apply to an entire analytical session (eg, voltage, current, temperature, vacuum). The "name" attribute of NamedValue </w:t>
        </w:r>
      </w:ins>
      <w:ins w:id="3955" w:author="Eric Boisvert" w:date="2016-01-19T20:53:00Z">
        <w:r>
          <w:rPr>
            <w:lang w:val="en-CA"/>
          </w:rPr>
          <w:t>shall be a term from a controlled vocabulary.</w:t>
        </w:r>
      </w:ins>
    </w:p>
    <w:p w14:paraId="0B857819" w14:textId="77777777" w:rsidR="00B17686" w:rsidRDefault="00B17686" w:rsidP="00775DD7">
      <w:pPr>
        <w:autoSpaceDE w:val="0"/>
        <w:autoSpaceDN w:val="0"/>
        <w:adjustRightInd w:val="0"/>
        <w:spacing w:after="0" w:line="240" w:lineRule="atLeast"/>
        <w:rPr>
          <w:ins w:id="3956" w:author="Eric Boisvert" w:date="2016-01-19T20:49:00Z"/>
          <w:rFonts w:cs="Arial"/>
          <w:color w:val="000000"/>
          <w:sz w:val="20"/>
          <w:lang w:val="en-CA"/>
        </w:rPr>
      </w:pPr>
    </w:p>
    <w:p w14:paraId="4841DD1D" w14:textId="1FDC94F6" w:rsidR="00B17686" w:rsidRDefault="00B17686">
      <w:pPr>
        <w:pStyle w:val="Heading5"/>
        <w:rPr>
          <w:ins w:id="3957" w:author="Eric Boisvert" w:date="2016-01-19T20:54:00Z"/>
          <w:lang w:val="en-CA"/>
        </w:rPr>
        <w:pPrChange w:id="3958" w:author="Eric Boisvert" w:date="2016-01-19T20:54:00Z">
          <w:pPr>
            <w:autoSpaceDE w:val="0"/>
            <w:autoSpaceDN w:val="0"/>
            <w:adjustRightInd w:val="0"/>
            <w:spacing w:after="0" w:line="240" w:lineRule="atLeast"/>
          </w:pPr>
        </w:pPrChange>
      </w:pPr>
      <w:proofErr w:type="gramStart"/>
      <w:ins w:id="3959" w:author="Eric Boisvert" w:date="2016-01-19T20:54:00Z">
        <w:r>
          <w:rPr>
            <w:lang w:val="en-CA"/>
          </w:rPr>
          <w:t>i</w:t>
        </w:r>
      </w:ins>
      <w:ins w:id="3960" w:author="Eric Boisvert" w:date="2016-01-19T20:53:00Z">
        <w:r w:rsidRPr="00B17686">
          <w:rPr>
            <w:lang w:val="en-CA"/>
          </w:rPr>
          <w:t>nstrument</w:t>
        </w:r>
      </w:ins>
      <w:proofErr w:type="gramEnd"/>
    </w:p>
    <w:p w14:paraId="320AB00D" w14:textId="77777777" w:rsidR="00B17686" w:rsidRPr="00B17686" w:rsidRDefault="00B17686">
      <w:pPr>
        <w:rPr>
          <w:ins w:id="3961" w:author="Eric Boisvert" w:date="2016-01-19T20:53:00Z"/>
          <w:lang w:val="en-CA"/>
        </w:rPr>
        <w:pPrChange w:id="3962" w:author="Eric Boisvert" w:date="2016-01-19T20:54:00Z">
          <w:pPr>
            <w:autoSpaceDE w:val="0"/>
            <w:autoSpaceDN w:val="0"/>
            <w:adjustRightInd w:val="0"/>
            <w:spacing w:after="0" w:line="240" w:lineRule="atLeast"/>
          </w:pPr>
        </w:pPrChange>
      </w:pPr>
    </w:p>
    <w:p w14:paraId="19675D7A" w14:textId="3A678FF6" w:rsidR="00B17686" w:rsidRDefault="00B17686">
      <w:pPr>
        <w:rPr>
          <w:ins w:id="3963" w:author="Eric Boisvert" w:date="2016-01-19T20:54:00Z"/>
          <w:lang w:val="en-CA"/>
        </w:rPr>
        <w:pPrChange w:id="3964" w:author="Eric Boisvert" w:date="2016-01-19T20:54:00Z">
          <w:pPr>
            <w:autoSpaceDE w:val="0"/>
            <w:autoSpaceDN w:val="0"/>
            <w:adjustRightInd w:val="0"/>
            <w:spacing w:after="0" w:line="240" w:lineRule="atLeast"/>
          </w:pPr>
        </w:pPrChange>
      </w:pPr>
      <w:ins w:id="3965" w:author="Eric Boisvert" w:date="2016-01-19T20:53:00Z">
        <w:r>
          <w:rPr>
            <w:lang w:val="en-CA"/>
          </w:rPr>
          <w:t>The property instrument shall be an association between an AnalyticalSession and an AnalyticalInstrument</w:t>
        </w:r>
      </w:ins>
      <w:ins w:id="3966" w:author="Eric Boisvert" w:date="2016-01-19T20:54:00Z">
        <w:r>
          <w:rPr>
            <w:lang w:val="en-CA"/>
          </w:rPr>
          <w:t xml:space="preserve"> that describes </w:t>
        </w:r>
        <w:r w:rsidRPr="00B17686">
          <w:rPr>
            <w:lang w:val="en-CA"/>
          </w:rPr>
          <w:t>the instrument used in the analytical session</w:t>
        </w:r>
        <w:r>
          <w:rPr>
            <w:lang w:val="en-CA"/>
          </w:rPr>
          <w:t>.</w:t>
        </w:r>
      </w:ins>
    </w:p>
    <w:p w14:paraId="7BC11C4C" w14:textId="006DA7FA" w:rsidR="00B17686" w:rsidRDefault="00B17686">
      <w:pPr>
        <w:pStyle w:val="Heading5"/>
        <w:rPr>
          <w:ins w:id="3967" w:author="Eric Boisvert" w:date="2016-01-19T20:54:00Z"/>
          <w:lang w:val="en-CA"/>
        </w:rPr>
        <w:pPrChange w:id="3968" w:author="Eric Boisvert" w:date="2016-01-19T20:55:00Z">
          <w:pPr>
            <w:autoSpaceDE w:val="0"/>
            <w:autoSpaceDN w:val="0"/>
            <w:adjustRightInd w:val="0"/>
            <w:spacing w:after="0" w:line="240" w:lineRule="atLeast"/>
          </w:pPr>
        </w:pPrChange>
      </w:pPr>
      <w:proofErr w:type="gramStart"/>
      <w:ins w:id="3969" w:author="Eric Boisvert" w:date="2016-01-19T20:54:00Z">
        <w:r w:rsidRPr="00B17686">
          <w:rPr>
            <w:lang w:val="en-CA"/>
          </w:rPr>
          <w:t>referenceAnalysis</w:t>
        </w:r>
        <w:proofErr w:type="gramEnd"/>
      </w:ins>
    </w:p>
    <w:p w14:paraId="09D1CDE2" w14:textId="77777777" w:rsidR="00B17686" w:rsidRDefault="00B17686" w:rsidP="00775DD7">
      <w:pPr>
        <w:autoSpaceDE w:val="0"/>
        <w:autoSpaceDN w:val="0"/>
        <w:adjustRightInd w:val="0"/>
        <w:spacing w:after="0" w:line="240" w:lineRule="atLeast"/>
        <w:rPr>
          <w:ins w:id="3970" w:author="Eric Boisvert" w:date="2016-01-19T20:54:00Z"/>
          <w:rFonts w:cs="Arial"/>
          <w:color w:val="000000"/>
          <w:sz w:val="20"/>
          <w:lang w:val="en-CA"/>
        </w:rPr>
      </w:pPr>
    </w:p>
    <w:p w14:paraId="50D40316" w14:textId="77AFD7B0" w:rsidR="00B17686" w:rsidRDefault="00B17686">
      <w:pPr>
        <w:rPr>
          <w:ins w:id="3971" w:author="Eric Boisvert" w:date="2016-01-19T20:53:00Z"/>
          <w:lang w:val="en-CA"/>
        </w:rPr>
        <w:pPrChange w:id="3972" w:author="Eric Boisvert" w:date="2016-01-19T20:55:00Z">
          <w:pPr>
            <w:autoSpaceDE w:val="0"/>
            <w:autoSpaceDN w:val="0"/>
            <w:adjustRightInd w:val="0"/>
            <w:spacing w:after="0" w:line="240" w:lineRule="atLeast"/>
          </w:pPr>
        </w:pPrChange>
      </w:pPr>
      <w:ins w:id="3973" w:author="Eric Boisvert" w:date="2016-01-19T20:54:00Z">
        <w:r>
          <w:rPr>
            <w:lang w:val="en-CA"/>
          </w:rPr>
          <w:t xml:space="preserve">The property referenceAnalysis shall be </w:t>
        </w:r>
      </w:ins>
      <w:ins w:id="3974" w:author="Eric Boisvert" w:date="2016-01-19T20:55:00Z">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ins>
    </w:p>
    <w:p w14:paraId="7349D97A" w14:textId="471DEC63" w:rsidR="00775DD7" w:rsidRDefault="00B51AB4" w:rsidP="00B51AB4">
      <w:pPr>
        <w:pStyle w:val="Heading4"/>
        <w:rPr>
          <w:lang w:val="en-CA"/>
        </w:rPr>
      </w:pPr>
      <w:bookmarkStart w:id="3975" w:name="BKM_FCC3B9BB_23CF_4B5C_A83B_A898D191B651"/>
      <w:bookmarkStart w:id="3976" w:name="BKM_D9B59F94_645D_4A43_B06F_F3308DA82998"/>
      <w:bookmarkStart w:id="3977" w:name="BKM_963C6EE0_1269_4609_B11A_C2CBF9678C56"/>
      <w:bookmarkEnd w:id="3975"/>
      <w:bookmarkEnd w:id="3976"/>
      <w:bookmarkEnd w:id="3977"/>
      <w:r>
        <w:rPr>
          <w:lang w:val="en-CA"/>
        </w:rPr>
        <w:t>AnalyticalProcess</w:t>
      </w:r>
    </w:p>
    <w:p w14:paraId="13588CCA" w14:textId="77777777" w:rsidR="00B51AB4" w:rsidRDefault="00B51AB4" w:rsidP="00775DD7">
      <w:pPr>
        <w:rPr>
          <w:lang w:val="en-CA"/>
        </w:rPr>
      </w:pPr>
    </w:p>
    <w:p w14:paraId="75A83E7E" w14:textId="7696881C" w:rsidR="00B51AB4" w:rsidRDefault="00B51AB4" w:rsidP="00775DD7">
      <w:pPr>
        <w:rPr>
          <w:lang w:val="en-CA"/>
        </w:rPr>
      </w:pPr>
      <w:r>
        <w:rPr>
          <w:lang w:val="en-CA"/>
        </w:rPr>
        <w:t>An analytical process is a c</w:t>
      </w:r>
      <w:r w:rsidRPr="00B51AB4">
        <w:rPr>
          <w:lang w:val="en-CA"/>
        </w:rPr>
        <w:t>oncrete implementation of OM_Process</w:t>
      </w:r>
      <w:ins w:id="3978" w:author="Eric Boisvert" w:date="2016-01-19T20:56:00Z">
        <w:r w:rsidR="0026586A">
          <w:rPr>
            <w:lang w:val="en-CA"/>
          </w:rPr>
          <w:t xml:space="preserve"> and describes the steps and methods used in an analytical session</w:t>
        </w:r>
      </w:ins>
      <w:del w:id="3979" w:author="Eric Boisvert" w:date="2016-01-19T20:56:00Z">
        <w:r w:rsidRPr="00B51AB4" w:rsidDel="0026586A">
          <w:rPr>
            <w:lang w:val="en-CA"/>
          </w:rPr>
          <w:delText>.</w:delText>
        </w:r>
      </w:del>
      <w:r w:rsidRPr="00B51AB4">
        <w:rPr>
          <w:lang w:val="en-CA"/>
        </w:rPr>
        <w:t xml:space="preserve">  </w:t>
      </w:r>
      <w:proofErr w:type="gramStart"/>
      <w:r>
        <w:rPr>
          <w:lang w:val="en-CA"/>
        </w:rPr>
        <w:t>It</w:t>
      </w:r>
      <w:proofErr w:type="gramEnd"/>
      <w:r>
        <w:rPr>
          <w:lang w:val="en-CA"/>
        </w:rPr>
        <w:t xml:space="preserve">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3980" w:author="Eric Boisvert" w:date="2015-11-11T14:10:00Z"/>
          <w:lang w:val="en-CA"/>
        </w:rPr>
      </w:pPr>
    </w:p>
    <w:p w14:paraId="0A9F4FF6" w14:textId="381FCBD2" w:rsidR="00B51AB4" w:rsidRDefault="00B51AB4" w:rsidP="00B51AB4">
      <w:pPr>
        <w:keepNext/>
      </w:pPr>
    </w:p>
    <w:p w14:paraId="74801BF7" w14:textId="6B812793" w:rsidR="00D01D0C" w:rsidRDefault="0019576D" w:rsidP="00D01D0C">
      <w:pPr>
        <w:keepNext/>
      </w:pPr>
      <w:r>
        <w:rPr>
          <w:noProof/>
          <w:lang w:val="en-CA" w:eastAsia="en-CA"/>
        </w:rPr>
        <w:pict w14:anchorId="01F9E98B">
          <v:shape id="Picture 502" o:spid="_x0000_i1116" type="#_x0000_t75" style="width:432.55pt;height:401.9pt;visibility:visible;mso-wrap-style:square">
            <v:imagedata r:id="rId106"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3981" w:author="Eric Boisvert" w:date="2016-01-19T19:09:00Z">
        <w:r w:rsidR="00302FB5">
          <w:rPr>
            <w:noProof/>
          </w:rPr>
          <w:t>91</w:t>
        </w:r>
      </w:ins>
      <w:del w:id="3982"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797B13A2" w:rsidR="00B51AB4" w:rsidRDefault="0026586A">
      <w:pPr>
        <w:pStyle w:val="Heading5"/>
        <w:rPr>
          <w:ins w:id="3983" w:author="Eric Boisvert" w:date="2016-01-19T20:57:00Z"/>
        </w:rPr>
        <w:pPrChange w:id="3984" w:author="Eric Boisvert" w:date="2016-01-19T20:57:00Z">
          <w:pPr>
            <w:pStyle w:val="Caption"/>
          </w:pPr>
        </w:pPrChange>
      </w:pPr>
      <w:ins w:id="3985" w:author="Eric Boisvert" w:date="2016-01-19T20:56:00Z">
        <w:r w:rsidRPr="0026586A">
          <w:t>Method</w:t>
        </w:r>
      </w:ins>
    </w:p>
    <w:p w14:paraId="720FA316" w14:textId="77777777" w:rsidR="0026586A" w:rsidRPr="0026586A" w:rsidRDefault="0026586A">
      <w:pPr>
        <w:rPr>
          <w:ins w:id="3986" w:author="Eric Boisvert" w:date="2016-01-19T20:56:00Z"/>
        </w:rPr>
        <w:pPrChange w:id="3987" w:author="Eric Boisvert" w:date="2016-01-19T20:57:00Z">
          <w:pPr>
            <w:pStyle w:val="Caption"/>
          </w:pPr>
        </w:pPrChange>
      </w:pPr>
    </w:p>
    <w:p w14:paraId="24472439" w14:textId="2783458B" w:rsidR="0026586A" w:rsidRDefault="0026586A">
      <w:pPr>
        <w:rPr>
          <w:ins w:id="3988" w:author="Eric Boisvert" w:date="2016-01-19T20:57:00Z"/>
        </w:rPr>
        <w:pPrChange w:id="3989" w:author="Eric Boisvert" w:date="2016-01-19T20:56:00Z">
          <w:pPr>
            <w:pStyle w:val="Caption"/>
          </w:pPr>
        </w:pPrChange>
      </w:pPr>
      <w:ins w:id="3990" w:author="Eric Boisvert" w:date="2016-01-19T20:56:00Z">
        <w:r>
          <w:t xml:space="preserve">The property method shall be an association that links an AnalyticalProcess to an AnalyticalMethod that describes </w:t>
        </w:r>
      </w:ins>
      <w:ins w:id="3991" w:author="Eric Boisvert" w:date="2016-01-19T20:57:00Z">
        <w:r w:rsidRPr="0026586A">
          <w:t>the type of analytical method used to make an observation</w:t>
        </w:r>
        <w:r>
          <w:t>.</w:t>
        </w:r>
      </w:ins>
    </w:p>
    <w:p w14:paraId="3E79EBB5" w14:textId="4097045B" w:rsidR="0026586A" w:rsidRDefault="0026586A">
      <w:pPr>
        <w:pStyle w:val="Heading5"/>
        <w:rPr>
          <w:ins w:id="3992" w:author="Eric Boisvert" w:date="2016-01-19T20:58:00Z"/>
          <w:lang w:val="en-CA"/>
        </w:rPr>
        <w:pPrChange w:id="3993" w:author="Eric Boisvert" w:date="2016-01-19T20:58:00Z">
          <w:pPr>
            <w:pStyle w:val="Caption"/>
          </w:pPr>
        </w:pPrChange>
      </w:pPr>
      <w:ins w:id="3994" w:author="Eric Boisvert" w:date="2016-01-19T20:57:00Z">
        <w:r w:rsidRPr="00D970E9">
          <w:rPr>
            <w:lang w:val="en-CA"/>
          </w:rPr>
          <w:t>Acquisition</w:t>
        </w:r>
      </w:ins>
    </w:p>
    <w:p w14:paraId="02048FD2" w14:textId="77777777" w:rsidR="0026586A" w:rsidRPr="0026586A" w:rsidRDefault="0026586A">
      <w:pPr>
        <w:rPr>
          <w:ins w:id="3995" w:author="Eric Boisvert" w:date="2016-01-19T20:57:00Z"/>
          <w:lang w:val="en-CA"/>
        </w:rPr>
        <w:pPrChange w:id="3996" w:author="Eric Boisvert" w:date="2016-01-19T20:58:00Z">
          <w:pPr>
            <w:pStyle w:val="Caption"/>
          </w:pPr>
        </w:pPrChange>
      </w:pPr>
    </w:p>
    <w:p w14:paraId="4D9B0819" w14:textId="34C844CF" w:rsidR="0026586A" w:rsidRDefault="0026586A">
      <w:pPr>
        <w:rPr>
          <w:ins w:id="3997" w:author="Eric Boisvert" w:date="2016-01-19T20:58:00Z"/>
        </w:rPr>
        <w:pPrChange w:id="3998" w:author="Eric Boisvert" w:date="2016-01-19T20:58:00Z">
          <w:pPr>
            <w:pStyle w:val="Caption"/>
          </w:pPr>
        </w:pPrChange>
      </w:pPr>
      <w:ins w:id="3999" w:author="Eric Boisvert" w:date="2016-01-19T20:57:00Z">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ins>
    </w:p>
    <w:p w14:paraId="53876CDA" w14:textId="77777777" w:rsidR="0026586A" w:rsidRDefault="0026586A">
      <w:pPr>
        <w:rPr>
          <w:ins w:id="4000" w:author="Eric Boisvert" w:date="2016-01-19T20:58:00Z"/>
        </w:rPr>
        <w:pPrChange w:id="4001" w:author="Eric Boisvert" w:date="2016-01-19T20:58:00Z">
          <w:pPr>
            <w:pStyle w:val="Caption"/>
          </w:pPr>
        </w:pPrChange>
      </w:pPr>
    </w:p>
    <w:p w14:paraId="0D67D844" w14:textId="63E05FD9" w:rsidR="0026586A" w:rsidRDefault="0026586A">
      <w:pPr>
        <w:pStyle w:val="Heading5"/>
        <w:rPr>
          <w:ins w:id="4002" w:author="Eric Boisvert" w:date="2016-01-19T20:59:00Z"/>
          <w:lang w:val="en-CA"/>
        </w:rPr>
        <w:pPrChange w:id="4003" w:author="Eric Boisvert" w:date="2016-01-19T20:59:00Z">
          <w:pPr>
            <w:pStyle w:val="Caption"/>
          </w:pPr>
        </w:pPrChange>
      </w:pPr>
      <w:ins w:id="4004" w:author="Eric Boisvert" w:date="2016-01-19T20:58:00Z">
        <w:r w:rsidRPr="00D970E9">
          <w:rPr>
            <w:lang w:val="en-CA"/>
          </w:rPr>
          <w:t>Computation</w:t>
        </w:r>
      </w:ins>
    </w:p>
    <w:p w14:paraId="0A565D24" w14:textId="77777777" w:rsidR="0026586A" w:rsidRPr="0026586A" w:rsidRDefault="0026586A">
      <w:pPr>
        <w:rPr>
          <w:ins w:id="4005" w:author="Eric Boisvert" w:date="2016-01-19T20:58:00Z"/>
          <w:lang w:val="en-CA"/>
        </w:rPr>
        <w:pPrChange w:id="4006" w:author="Eric Boisvert" w:date="2016-01-19T20:59:00Z">
          <w:pPr>
            <w:pStyle w:val="Caption"/>
          </w:pPr>
        </w:pPrChange>
      </w:pPr>
    </w:p>
    <w:p w14:paraId="31C9FC0C" w14:textId="5FC7AD75" w:rsidR="0026586A" w:rsidRDefault="0026586A">
      <w:pPr>
        <w:rPr>
          <w:ins w:id="4007" w:author="Eric Boisvert" w:date="2016-01-19T20:59:00Z"/>
          <w:lang w:val="en-CA"/>
        </w:rPr>
        <w:pPrChange w:id="4008" w:author="Eric Boisvert" w:date="2016-01-19T20:59:00Z">
          <w:pPr>
            <w:pStyle w:val="Caption"/>
          </w:pPr>
        </w:pPrChange>
      </w:pPr>
      <w:ins w:id="4009" w:author="Eric Boisvert" w:date="2016-01-19T20:58:00Z">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w:t>
        </w:r>
      </w:ins>
      <w:ins w:id="4010" w:author="Eric Boisvert" w:date="2016-01-19T20:59:00Z">
        <w:r>
          <w:rPr>
            <w:lang w:val="en-CA"/>
          </w:rPr>
          <w:t>p</w:t>
        </w:r>
      </w:ins>
      <w:ins w:id="4011" w:author="Eric Boisvert" w:date="2016-01-19T20:58:00Z">
        <w:r w:rsidRPr="0026586A">
          <w:rPr>
            <w:lang w:val="en-CA"/>
          </w:rPr>
          <w:t>rocess.</w:t>
        </w:r>
      </w:ins>
    </w:p>
    <w:p w14:paraId="2C5A42EA" w14:textId="0797FBB7" w:rsidR="00B51AB4" w:rsidRDefault="00E966AA" w:rsidP="00E966AA">
      <w:pPr>
        <w:pStyle w:val="Heading4"/>
      </w:pPr>
      <w:r>
        <w:t>AnalyticalMethod</w:t>
      </w:r>
    </w:p>
    <w:p w14:paraId="66BC1DB3" w14:textId="77777777" w:rsidR="00E966AA" w:rsidRDefault="00E966AA" w:rsidP="00B51AB4"/>
    <w:p w14:paraId="4CF25447" w14:textId="7C247281" w:rsidR="00E966AA" w:rsidRDefault="0026586A" w:rsidP="00B51AB4">
      <w:pPr>
        <w:rPr>
          <w:ins w:id="4012" w:author="Eric Boisvert" w:date="2016-01-19T21:01:00Z"/>
        </w:rPr>
      </w:pPr>
      <w:ins w:id="4013" w:author="Eric Boisvert" w:date="2016-01-19T21:00:00Z">
        <w:r>
          <w:t>The AnalyticalMethod provides the n</w:t>
        </w:r>
      </w:ins>
      <w:del w:id="4014" w:author="Eric Boisvert" w:date="2016-01-19T21:00:00Z">
        <w:r w:rsidR="00E966AA" w:rsidRPr="00E966AA" w:rsidDel="0026586A">
          <w:delText>N</w:delText>
        </w:r>
      </w:del>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19576D" w:rsidP="00E966AA">
      <w:pPr>
        <w:keepNext/>
      </w:pPr>
      <w:r>
        <w:rPr>
          <w:noProof/>
          <w:lang w:val="en-CA" w:eastAsia="en-CA"/>
        </w:rPr>
        <w:pict w14:anchorId="0B91289A">
          <v:shape id="Image 472" o:spid="_x0000_i1117" type="#_x0000_t75" style="width:366.45pt;height:244.5pt;visibility:visible;mso-wrap-style:square">
            <v:imagedata r:id="rId107"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015" w:author="Eric Boisvert" w:date="2016-01-19T19:09:00Z">
        <w:r w:rsidR="00302FB5">
          <w:rPr>
            <w:noProof/>
          </w:rPr>
          <w:t>92</w:t>
        </w:r>
      </w:ins>
      <w:del w:id="4016" w:author="Eric Boisvert" w:date="2015-10-30T04:23:00Z">
        <w:r w:rsidR="00090DCF" w:rsidDel="007D2867">
          <w:rPr>
            <w:noProof/>
          </w:rPr>
          <w:delText>73</w:delText>
        </w:r>
      </w:del>
      <w:r w:rsidR="00673E83">
        <w:rPr>
          <w:noProof/>
        </w:rPr>
        <w:fldChar w:fldCharType="end"/>
      </w:r>
      <w:r>
        <w:t xml:space="preserve"> : Analytical method</w:t>
      </w:r>
    </w:p>
    <w:p w14:paraId="23D69338" w14:textId="5256FF8D" w:rsidR="00E966AA" w:rsidRDefault="0026586A">
      <w:pPr>
        <w:pStyle w:val="Heading5"/>
        <w:rPr>
          <w:ins w:id="4017" w:author="Eric Boisvert" w:date="2016-01-19T21:01:00Z"/>
        </w:rPr>
        <w:pPrChange w:id="4018" w:author="Eric Boisvert" w:date="2016-01-19T21:01:00Z">
          <w:pPr/>
        </w:pPrChange>
      </w:pPr>
      <w:proofErr w:type="gramStart"/>
      <w:ins w:id="4019" w:author="Eric Boisvert" w:date="2016-01-19T21:01:00Z">
        <w:r w:rsidRPr="0026586A">
          <w:t>methodName</w:t>
        </w:r>
        <w:proofErr w:type="gramEnd"/>
      </w:ins>
    </w:p>
    <w:p w14:paraId="6A155205" w14:textId="77777777" w:rsidR="0026586A" w:rsidRPr="0026586A" w:rsidRDefault="0026586A">
      <w:pPr>
        <w:rPr>
          <w:ins w:id="4020" w:author="Eric Boisvert" w:date="2016-01-19T21:01:00Z"/>
        </w:rPr>
      </w:pPr>
    </w:p>
    <w:p w14:paraId="6E96A960" w14:textId="053C0195" w:rsidR="0026586A" w:rsidRDefault="0026586A" w:rsidP="00E966AA">
      <w:pPr>
        <w:rPr>
          <w:ins w:id="4021" w:author="Eric Boisvert" w:date="2016-01-19T21:02:00Z"/>
        </w:rPr>
      </w:pPr>
      <w:ins w:id="4022" w:author="Eric Boisvert" w:date="2016-01-19T21:01:00Z">
        <w:r>
          <w:t>The property methodName</w:t>
        </w:r>
        <w:proofErr w:type="gramStart"/>
        <w:r>
          <w:t>:AnalyticalMethodTerm</w:t>
        </w:r>
        <w:proofErr w:type="gramEnd"/>
        <w:r>
          <w:t xml:space="preserve"> shall contain a term from a controlled vocabulary that describes an </w:t>
        </w:r>
        <w:r w:rsidRPr="0026586A">
          <w:t>analytical method used in a session (eg; XRF mass spectrometry, ICPMS, SHRIMP geochronology)</w:t>
        </w:r>
      </w:ins>
    </w:p>
    <w:p w14:paraId="1D049858" w14:textId="19FE6029" w:rsidR="0026586A" w:rsidRDefault="0026586A">
      <w:pPr>
        <w:pStyle w:val="Heading5"/>
        <w:rPr>
          <w:ins w:id="4023" w:author="Eric Boisvert" w:date="2016-01-19T21:02:00Z"/>
        </w:rPr>
        <w:pPrChange w:id="4024" w:author="Eric Boisvert" w:date="2016-01-19T21:03:00Z">
          <w:pPr/>
        </w:pPrChange>
      </w:pPr>
      <w:proofErr w:type="gramStart"/>
      <w:ins w:id="4025" w:author="Eric Boisvert" w:date="2016-01-19T21:03:00Z">
        <w:r>
          <w:t>c</w:t>
        </w:r>
      </w:ins>
      <w:ins w:id="4026" w:author="Eric Boisvert" w:date="2016-01-19T21:02:00Z">
        <w:r w:rsidRPr="0026586A">
          <w:t>itation</w:t>
        </w:r>
        <w:proofErr w:type="gramEnd"/>
      </w:ins>
    </w:p>
    <w:p w14:paraId="096255E1" w14:textId="304C10D4" w:rsidR="0026586A" w:rsidRDefault="0026586A" w:rsidP="00E966AA">
      <w:ins w:id="4027" w:author="Eric Boisvert" w:date="2016-01-19T21:02:00Z">
        <w:r>
          <w:lastRenderedPageBreak/>
          <w:t>The citation property shall be an association between an AnalyticalMethod and a cit</w:t>
        </w:r>
        <w:proofErr w:type="gramStart"/>
        <w:r>
          <w:t>:CI</w:t>
        </w:r>
        <w:proofErr w:type="gramEnd"/>
        <w:r>
          <w:t xml:space="preserve">_Citation describing a </w:t>
        </w:r>
        <w:r w:rsidRPr="0026586A">
          <w:t xml:space="preserve">published description of a particular analytical method (eg; a standard operating procedure document). </w:t>
        </w:r>
      </w:ins>
    </w:p>
    <w:p w14:paraId="7BA3F8F4" w14:textId="032A63C9" w:rsidR="00E966AA" w:rsidRDefault="00E966AA" w:rsidP="00E966AA">
      <w:pPr>
        <w:pStyle w:val="Heading4"/>
      </w:pPr>
      <w:bookmarkStart w:id="4028" w:name="BKM_79050478_59B4_46CF_B3EE_2B3B979B34B2"/>
      <w:bookmarkStart w:id="4029" w:name="BKM_49851DB0_5102_456A_B25E_E5E16C13E2EB"/>
      <w:bookmarkStart w:id="4030" w:name="BKM_B16CD918_4034_47F7_9393_204D6BE54C10"/>
      <w:bookmarkEnd w:id="4028"/>
      <w:bookmarkEnd w:id="4029"/>
      <w:bookmarkEnd w:id="4030"/>
      <w:r>
        <w:t>Image</w:t>
      </w:r>
    </w:p>
    <w:p w14:paraId="16C55310" w14:textId="77777777" w:rsidR="0026586A" w:rsidRDefault="0026586A" w:rsidP="00E966AA">
      <w:pPr>
        <w:rPr>
          <w:ins w:id="4031" w:author="Eric Boisvert" w:date="2016-01-19T21:03:00Z"/>
        </w:rPr>
      </w:pPr>
    </w:p>
    <w:p w14:paraId="5C92B4AE" w14:textId="23A4DA7F" w:rsidR="00E966AA" w:rsidRDefault="0026586A" w:rsidP="00E966AA">
      <w:ins w:id="4032" w:author="Eric Boisvert" w:date="2016-01-19T21:03:00Z">
        <w:r>
          <w:t>The Image class is u</w:t>
        </w:r>
      </w:ins>
      <w:del w:id="4033" w:author="Eric Boisvert" w:date="2016-01-19T21:03:00Z">
        <w:r w:rsidR="00E966AA" w:rsidDel="0026586A">
          <w:delText>U</w:delText>
        </w:r>
      </w:del>
      <w:r w:rsidR="00E966AA">
        <w:t>se</w:t>
      </w:r>
      <w:ins w:id="4034" w:author="Eric Boisvert" w:date="2016-01-19T21:03:00Z">
        <w:r>
          <w:t>d</w:t>
        </w:r>
      </w:ins>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19576D" w:rsidP="00E966AA">
      <w:pPr>
        <w:keepNext/>
      </w:pPr>
      <w:r>
        <w:rPr>
          <w:noProof/>
          <w:lang w:val="en-CA" w:eastAsia="en-CA"/>
        </w:rPr>
        <w:pict w14:anchorId="40102AE1">
          <v:shape id="Image 473" o:spid="_x0000_i1118" type="#_x0000_t75" style="width:213.3pt;height:247.15pt;visibility:visible;mso-wrap-style:square">
            <v:imagedata r:id="rId108"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035" w:author="Eric Boisvert" w:date="2016-01-19T19:09:00Z">
        <w:r w:rsidR="00302FB5">
          <w:rPr>
            <w:noProof/>
          </w:rPr>
          <w:t>93</w:t>
        </w:r>
      </w:ins>
      <w:del w:id="4036" w:author="Eric Boisvert" w:date="2015-10-30T04:23:00Z">
        <w:r w:rsidR="00090DCF" w:rsidDel="007D2867">
          <w:rPr>
            <w:noProof/>
          </w:rPr>
          <w:delText>74</w:delText>
        </w:r>
      </w:del>
      <w:r w:rsidR="00673E83">
        <w:rPr>
          <w:noProof/>
        </w:rPr>
        <w:fldChar w:fldCharType="end"/>
      </w:r>
      <w:r>
        <w:t>: Image</w:t>
      </w:r>
    </w:p>
    <w:p w14:paraId="1B44B20B" w14:textId="764D1982" w:rsidR="00E966AA" w:rsidRPr="00E966AA" w:rsidRDefault="00E966AA" w:rsidP="00E966AA">
      <w:commentRangeStart w:id="4037"/>
      <w:r>
        <w:t xml:space="preserve">When the image is available online, </w:t>
      </w:r>
      <w:del w:id="4038" w:author="Eric Boisvert" w:date="2016-01-19T21:03:00Z">
        <w:r w:rsidR="00F67178" w:rsidDel="0026586A">
          <w:delText>the description field should provide a link to it.</w:delText>
        </w:r>
        <w:commentRangeEnd w:id="4037"/>
        <w:r w:rsidR="00F67178" w:rsidDel="0026586A">
          <w:rPr>
            <w:rStyle w:val="CommentReference"/>
          </w:rPr>
          <w:commentReference w:id="4037"/>
        </w:r>
      </w:del>
      <w:ins w:id="4039" w:author="Eric Boisvert" w:date="2016-01-19T21:03:00Z">
        <w:r w:rsidR="0026586A">
          <w:t>the identifier of the image, a HTTP URI, shall point to one or more representation of this image.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763A2AE" w:rsidR="00E966AA" w:rsidRPr="00D12552" w:rsidRDefault="00E966AA" w:rsidP="00E966AA">
            <w:pPr>
              <w:pStyle w:val="Tabletext10"/>
              <w:jc w:val="left"/>
              <w:rPr>
                <w:rStyle w:val="reqtext"/>
                <w:lang w:val="en-CA"/>
              </w:rPr>
            </w:pPr>
            <w:del w:id="4040" w:author="Eric Boisvert" w:date="2016-01-19T21:05:00Z">
              <w:r w:rsidDel="0026586A">
                <w:rPr>
                  <w:rStyle w:val="reqtext"/>
                  <w:lang w:val="en-CA"/>
                </w:rPr>
                <w:delText>When a URL to the image is available, the URL SHALL be encoded in it GML description property</w:delText>
              </w:r>
              <w:r w:rsidRPr="00B3403C" w:rsidDel="0026586A">
                <w:rPr>
                  <w:rStyle w:val="reqtext"/>
                  <w:lang w:val="en-CA"/>
                </w:rPr>
                <w:delText>.</w:delText>
              </w:r>
            </w:del>
            <w:ins w:id="4041" w:author="Eric Boisvert" w:date="2016-01-19T21:05:00Z">
              <w:r w:rsidR="0026586A">
                <w:rPr>
                  <w:rStyle w:val="reqtext"/>
                  <w:lang w:val="en-CA"/>
                </w:rPr>
                <w:t>The identifier of the image shall be a HTTP URI referring to a representation of the image accessible using Linked Open Data principles.</w:t>
              </w:r>
            </w:ins>
          </w:p>
        </w:tc>
      </w:tr>
    </w:tbl>
    <w:p w14:paraId="0DAFC62E" w14:textId="77777777" w:rsidR="00F67178" w:rsidRDefault="00F67178" w:rsidP="00E966AA"/>
    <w:p w14:paraId="7CEDEA20" w14:textId="3AD2A977" w:rsidR="00F67178" w:rsidRDefault="00F67178" w:rsidP="00E966AA">
      <w:r>
        <w:t xml:space="preserve">The </w:t>
      </w:r>
      <w:del w:id="4042" w:author="Eric Boisvert" w:date="2016-01-19T21:06:00Z">
        <w:r w:rsidDel="00F701C7">
          <w:delText xml:space="preserve">process </w:delText>
        </w:r>
      </w:del>
      <w:ins w:id="4043" w:author="Eric Boisvert" w:date="2016-01-19T21:06:00Z">
        <w:r w:rsidR="00F701C7">
          <w:t xml:space="preserve">samplingMethod (inherited from </w:t>
        </w:r>
      </w:ins>
      <w:ins w:id="4044" w:author="Eric Boisvert" w:date="2016-01-24T13:33:00Z">
        <w:r w:rsidR="0099305B">
          <w:t>OM::</w:t>
        </w:r>
      </w:ins>
      <w:ins w:id="4045" w:author="Eric Boisvert" w:date="2016-01-19T21:06:00Z">
        <w:r w:rsidR="00F701C7">
          <w:t xml:space="preserve">SF_SamplingFeature) </w:t>
        </w:r>
      </w:ins>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3EBBFCEB"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ins w:id="4046" w:author="Eric Boisvert" w:date="2016-01-24T13:33:00Z">
              <w:r w:rsidR="0099305B">
                <w:rPr>
                  <w:rStyle w:val="reqtext"/>
                  <w:lang w:val="en-CA"/>
                </w:rPr>
                <w:t>OM::</w:t>
              </w:r>
            </w:ins>
            <w:r>
              <w:rPr>
                <w:rStyle w:val="reqtext"/>
                <w:lang w:val="en-CA"/>
              </w:rPr>
              <w:t>SF_Process</w:t>
            </w:r>
          </w:p>
        </w:tc>
      </w:tr>
    </w:tbl>
    <w:p w14:paraId="4E3BBE51" w14:textId="77777777" w:rsidR="00F67178" w:rsidRDefault="00F67178" w:rsidP="00E966AA"/>
    <w:p w14:paraId="55CB641E" w14:textId="2772C4A8" w:rsidR="007F7DE0" w:rsidRDefault="007F7DE0" w:rsidP="007F7DE0">
      <w:pPr>
        <w:pStyle w:val="Heading3"/>
      </w:pPr>
      <w:bookmarkStart w:id="4047" w:name="_Toc439943486"/>
      <w:r>
        <w:t>Geochronology</w:t>
      </w:r>
      <w:bookmarkEnd w:id="4047"/>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19576D" w:rsidP="007F7DE0">
      <w:pPr>
        <w:keepNext/>
      </w:pPr>
      <w:r>
        <w:rPr>
          <w:noProof/>
          <w:lang w:val="en-CA" w:eastAsia="en-CA"/>
        </w:rPr>
        <w:pict w14:anchorId="3C78E219">
          <v:shape id="Image 474" o:spid="_x0000_i1119" type="#_x0000_t75" style="width:431.45pt;height:261.65pt;visibility:visible;mso-wrap-style:square">
            <v:imagedata r:id="rId109"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4048" w:author="Eric Boisvert" w:date="2016-01-19T19:09:00Z">
        <w:r w:rsidR="00302FB5">
          <w:rPr>
            <w:noProof/>
          </w:rPr>
          <w:t>94</w:t>
        </w:r>
      </w:ins>
      <w:del w:id="4049"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4050" w:name="BKM_A1B6B909_67BC_419F_AEF9_8696BB63F29E"/>
      <w:bookmarkEnd w:id="4050"/>
      <w:r>
        <w:t>GeochronologicInterpretation</w:t>
      </w:r>
    </w:p>
    <w:p w14:paraId="51A07AE7" w14:textId="77777777" w:rsidR="007F7DE0" w:rsidRDefault="007F7DE0" w:rsidP="007F7DE0"/>
    <w:p w14:paraId="33E713BD" w14:textId="4687A314" w:rsidR="007F7DE0" w:rsidRDefault="00F701C7" w:rsidP="007F7DE0">
      <w:ins w:id="4051" w:author="Eric Boisvert" w:date="2016-01-19T21:07:00Z">
        <w:r>
          <w:lastRenderedPageBreak/>
          <w:t xml:space="preserve">A GeochronologicInterpretation is </w:t>
        </w:r>
        <w:proofErr w:type="gramStart"/>
        <w:r>
          <w:t>a</w:t>
        </w:r>
      </w:ins>
      <w:proofErr w:type="gramEnd"/>
      <w:del w:id="4052" w:author="Eric Boisvert" w:date="2016-01-19T21:07:00Z">
        <w:r w:rsidR="007F7DE0" w:rsidRPr="007F7DE0" w:rsidDel="00F701C7">
          <w:delText>A</w:delText>
        </w:r>
      </w:del>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19576D" w:rsidP="007F7DE0">
      <w:pPr>
        <w:keepNext/>
      </w:pPr>
      <w:r>
        <w:rPr>
          <w:noProof/>
          <w:lang w:val="en-CA" w:eastAsia="en-CA"/>
        </w:rPr>
        <w:pict w14:anchorId="2A5AD7C5">
          <v:shape id="Image 475" o:spid="_x0000_i1120" type="#_x0000_t75" style="width:6in;height:402.45pt;visibility:visible;mso-wrap-style:square">
            <v:imagedata r:id="rId110"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4053" w:author="Eric Boisvert" w:date="2016-01-19T19:09:00Z">
        <w:r w:rsidR="00302FB5">
          <w:rPr>
            <w:noProof/>
          </w:rPr>
          <w:t>95</w:t>
        </w:r>
      </w:ins>
      <w:del w:id="4054" w:author="Eric Boisvert" w:date="2015-10-30T04:23:00Z">
        <w:r w:rsidR="00090DCF" w:rsidDel="007D2867">
          <w:rPr>
            <w:noProof/>
          </w:rPr>
          <w:delText>76</w:delText>
        </w:r>
      </w:del>
      <w:r w:rsidR="00673E83">
        <w:rPr>
          <w:noProof/>
        </w:rPr>
        <w:fldChar w:fldCharType="end"/>
      </w:r>
      <w:r>
        <w:t>: Geochronologic interpretation</w:t>
      </w:r>
    </w:p>
    <w:p w14:paraId="311A44BD" w14:textId="7CF3D841" w:rsidR="007F7DE0" w:rsidRDefault="00F701C7">
      <w:pPr>
        <w:pStyle w:val="Heading5"/>
        <w:rPr>
          <w:ins w:id="4055" w:author="Eric Boisvert" w:date="2016-01-19T21:08:00Z"/>
        </w:rPr>
        <w:pPrChange w:id="4056" w:author="Eric Boisvert" w:date="2016-01-19T21:08:00Z">
          <w:pPr/>
        </w:pPrChange>
      </w:pPr>
      <w:proofErr w:type="gramStart"/>
      <w:ins w:id="4057" w:author="Eric Boisvert" w:date="2016-01-19T21:07:00Z">
        <w:r w:rsidRPr="00F701C7">
          <w:t>interpretedAge</w:t>
        </w:r>
      </w:ins>
      <w:proofErr w:type="gramEnd"/>
    </w:p>
    <w:p w14:paraId="700C1C18" w14:textId="77777777" w:rsidR="00F701C7" w:rsidRPr="00F701C7" w:rsidRDefault="00F701C7">
      <w:pPr>
        <w:rPr>
          <w:ins w:id="4058" w:author="Eric Boisvert" w:date="2016-01-19T21:07:00Z"/>
        </w:rPr>
      </w:pPr>
    </w:p>
    <w:p w14:paraId="31BC4387" w14:textId="46CE7B16" w:rsidR="00F701C7" w:rsidRPr="00F701C7" w:rsidRDefault="00F701C7">
      <w:pPr>
        <w:rPr>
          <w:lang w:val="en-CA"/>
          <w:rPrChange w:id="4059" w:author="Eric Boisvert" w:date="2016-01-19T21:07:00Z">
            <w:rPr/>
          </w:rPrChange>
        </w:rPr>
      </w:pPr>
      <w:ins w:id="4060" w:author="Eric Boisvert" w:date="2016-01-19T21:07:00Z">
        <w:r>
          <w:t xml:space="preserve">The </w:t>
        </w:r>
        <w:r w:rsidRPr="00D970E9">
          <w:rPr>
            <w:lang w:val="en-CA"/>
          </w:rPr>
          <w:t>interpretedAge</w:t>
        </w:r>
        <w:r>
          <w:rPr>
            <w:lang w:val="en-CA"/>
          </w:rPr>
          <w:t xml:space="preserve"> property shall be an association between a </w:t>
        </w:r>
      </w:ins>
      <w:ins w:id="4061" w:author="Eric Boisvert" w:date="2016-01-19T21:08:00Z">
        <w:r>
          <w:rPr>
            <w:lang w:val="en-CA"/>
          </w:rPr>
          <w:t xml:space="preserve">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ins>
    </w:p>
    <w:p w14:paraId="1CC835DE" w14:textId="1751BA1F" w:rsidR="007F7DE0" w:rsidRDefault="00F701C7">
      <w:pPr>
        <w:pStyle w:val="Heading5"/>
        <w:rPr>
          <w:ins w:id="4062" w:author="Eric Boisvert" w:date="2016-01-19T21:08:00Z"/>
          <w:lang w:val="en-CA"/>
        </w:rPr>
        <w:pPrChange w:id="4063" w:author="Eric Boisvert" w:date="2016-01-19T21:09:00Z">
          <w:pPr>
            <w:autoSpaceDE w:val="0"/>
            <w:autoSpaceDN w:val="0"/>
            <w:adjustRightInd w:val="0"/>
            <w:spacing w:after="0" w:line="240" w:lineRule="atLeast"/>
          </w:pPr>
        </w:pPrChange>
      </w:pPr>
      <w:proofErr w:type="gramStart"/>
      <w:ins w:id="4064" w:author="Eric Boisvert" w:date="2016-01-19T21:08:00Z">
        <w:r w:rsidRPr="00F701C7">
          <w:rPr>
            <w:lang w:val="en-CA"/>
          </w:rPr>
          <w:t>isotopicEvent</w:t>
        </w:r>
        <w:proofErr w:type="gramEnd"/>
      </w:ins>
    </w:p>
    <w:p w14:paraId="355DE665" w14:textId="185D9AB2" w:rsidR="00F701C7" w:rsidRDefault="00F701C7">
      <w:pPr>
        <w:rPr>
          <w:ins w:id="4065" w:author="Eric Boisvert" w:date="2016-01-19T21:09:00Z"/>
          <w:lang w:val="en-CA"/>
        </w:rPr>
        <w:pPrChange w:id="4066" w:author="Eric Boisvert" w:date="2016-01-19T21:09:00Z">
          <w:pPr>
            <w:autoSpaceDE w:val="0"/>
            <w:autoSpaceDN w:val="0"/>
            <w:adjustRightInd w:val="0"/>
            <w:spacing w:after="0" w:line="240" w:lineRule="atLeast"/>
          </w:pPr>
        </w:pPrChange>
      </w:pPr>
      <w:ins w:id="4067" w:author="Eric Boisvert" w:date="2016-01-19T21:08:00Z">
        <w:r>
          <w:rPr>
            <w:lang w:val="en-CA"/>
          </w:rPr>
          <w:lastRenderedPageBreak/>
          <w:t>The isotopicEvent</w:t>
        </w:r>
        <w:proofErr w:type="gramStart"/>
        <w:r>
          <w:rPr>
            <w:lang w:val="en-CA"/>
          </w:rPr>
          <w:t>:IsotopicEven</w:t>
        </w:r>
      </w:ins>
      <w:ins w:id="4068" w:author="Eric Boisvert" w:date="2016-01-19T21:09:00Z">
        <w:r>
          <w:rPr>
            <w:lang w:val="en-CA"/>
          </w:rPr>
          <w:t>t</w:t>
        </w:r>
      </w:ins>
      <w:ins w:id="4069" w:author="Eric Boisvert" w:date="2016-01-19T21:08:00Z">
        <w:r>
          <w:rPr>
            <w:lang w:val="en-CA"/>
          </w:rPr>
          <w:t>Type</w:t>
        </w:r>
        <w:proofErr w:type="gramEnd"/>
        <w:r>
          <w:rPr>
            <w:lang w:val="en-CA"/>
          </w:rPr>
          <w:t xml:space="preserve"> </w:t>
        </w:r>
      </w:ins>
      <w:ins w:id="4070" w:author="Eric Boisvert" w:date="2016-01-19T21:09:00Z">
        <w:r>
          <w:rPr>
            <w:lang w:val="en-CA"/>
          </w:rPr>
          <w:t xml:space="preserve"> shall contain a term from a controlled vocabulary that </w:t>
        </w:r>
        <w:r w:rsidRPr="00F701C7">
          <w:rPr>
            <w:lang w:val="en-CA"/>
          </w:rPr>
          <w:t xml:space="preserve">Describes any isotopic events that are relevant to the interpretation. </w:t>
        </w:r>
        <w:proofErr w:type="gramStart"/>
        <w:r w:rsidRPr="00F701C7">
          <w:rPr>
            <w:lang w:val="en-CA"/>
          </w:rPr>
          <w:t>eg</w:t>
        </w:r>
        <w:proofErr w:type="gramEnd"/>
        <w:r w:rsidRPr="00F701C7">
          <w:rPr>
            <w:lang w:val="en-CA"/>
          </w:rPr>
          <w:t>; closure, isotopic mixing, Pb loss, etc</w:t>
        </w:r>
        <w:r>
          <w:rPr>
            <w:lang w:val="en-CA"/>
          </w:rPr>
          <w:t>.</w:t>
        </w:r>
      </w:ins>
    </w:p>
    <w:p w14:paraId="07B3D0CA" w14:textId="0D3E0778" w:rsidR="00F701C7" w:rsidRDefault="00F701C7">
      <w:pPr>
        <w:pStyle w:val="Heading5"/>
        <w:rPr>
          <w:ins w:id="4071" w:author="Eric Boisvert" w:date="2016-01-19T21:11:00Z"/>
          <w:lang w:val="en-CA"/>
        </w:rPr>
        <w:pPrChange w:id="4072" w:author="Eric Boisvert" w:date="2016-01-19T21:11:00Z">
          <w:pPr>
            <w:autoSpaceDE w:val="0"/>
            <w:autoSpaceDN w:val="0"/>
            <w:adjustRightInd w:val="0"/>
            <w:spacing w:after="0" w:line="240" w:lineRule="atLeast"/>
          </w:pPr>
        </w:pPrChange>
      </w:pPr>
      <w:proofErr w:type="gramStart"/>
      <w:ins w:id="4073" w:author="Eric Boisvert" w:date="2016-01-19T21:09:00Z">
        <w:r w:rsidRPr="00F701C7">
          <w:rPr>
            <w:lang w:val="en-CA"/>
          </w:rPr>
          <w:t>isotopicSystem</w:t>
        </w:r>
      </w:ins>
      <w:proofErr w:type="gramEnd"/>
    </w:p>
    <w:p w14:paraId="19E409B4" w14:textId="77777777" w:rsidR="00F701C7" w:rsidRPr="00F701C7" w:rsidRDefault="00F701C7">
      <w:pPr>
        <w:rPr>
          <w:ins w:id="4074" w:author="Eric Boisvert" w:date="2016-01-19T21:10:00Z"/>
          <w:lang w:val="en-CA"/>
        </w:rPr>
        <w:pPrChange w:id="4075" w:author="Eric Boisvert" w:date="2016-01-19T21:11:00Z">
          <w:pPr>
            <w:autoSpaceDE w:val="0"/>
            <w:autoSpaceDN w:val="0"/>
            <w:adjustRightInd w:val="0"/>
            <w:spacing w:after="0" w:line="240" w:lineRule="atLeast"/>
          </w:pPr>
        </w:pPrChange>
      </w:pPr>
    </w:p>
    <w:p w14:paraId="1FB12F95" w14:textId="3C120203" w:rsidR="00F701C7" w:rsidRDefault="00F701C7">
      <w:pPr>
        <w:rPr>
          <w:ins w:id="4076" w:author="Eric Boisvert" w:date="2016-01-19T21:11:00Z"/>
          <w:lang w:val="en-CA"/>
        </w:rPr>
        <w:pPrChange w:id="4077" w:author="Eric Boisvert" w:date="2016-01-19T21:09:00Z">
          <w:pPr>
            <w:autoSpaceDE w:val="0"/>
            <w:autoSpaceDN w:val="0"/>
            <w:adjustRightInd w:val="0"/>
            <w:spacing w:after="0" w:line="240" w:lineRule="atLeast"/>
          </w:pPr>
        </w:pPrChange>
      </w:pPr>
      <w:ins w:id="4078" w:author="Eric Boisvert" w:date="2016-01-19T21:10:00Z">
        <w:r>
          <w:rPr>
            <w:lang w:val="en-CA"/>
          </w:rPr>
          <w:t>The property isotopicSystem</w:t>
        </w:r>
        <w:proofErr w:type="gramStart"/>
        <w:r>
          <w:rPr>
            <w:lang w:val="en-CA"/>
          </w:rPr>
          <w:t>:IsotopicSystemName</w:t>
        </w:r>
        <w:proofErr w:type="gramEnd"/>
        <w:r>
          <w:rPr>
            <w:lang w:val="en-CA"/>
          </w:rPr>
          <w:t xml:space="preserve"> shall contain a term from a controlled vocabulary that </w:t>
        </w:r>
      </w:ins>
      <w:ins w:id="4079" w:author="Eric Boisvert" w:date="2016-01-19T21:11:00Z">
        <w:r>
          <w:rPr>
            <w:lang w:val="en-CA"/>
          </w:rPr>
          <w:t>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p>
    <w:p w14:paraId="553CE5C0" w14:textId="6313DACE" w:rsidR="00F701C7" w:rsidRDefault="00F701C7">
      <w:pPr>
        <w:pStyle w:val="Heading5"/>
        <w:rPr>
          <w:ins w:id="4080" w:author="Eric Boisvert" w:date="2016-01-19T21:11:00Z"/>
          <w:lang w:val="en-CA"/>
        </w:rPr>
        <w:pPrChange w:id="4081" w:author="Eric Boisvert" w:date="2016-01-19T21:12:00Z">
          <w:pPr>
            <w:autoSpaceDE w:val="0"/>
            <w:autoSpaceDN w:val="0"/>
            <w:adjustRightInd w:val="0"/>
            <w:spacing w:after="0" w:line="240" w:lineRule="atLeast"/>
          </w:pPr>
        </w:pPrChange>
      </w:pPr>
      <w:proofErr w:type="gramStart"/>
      <w:ins w:id="4082" w:author="Eric Boisvert" w:date="2016-01-19T21:11:00Z">
        <w:r>
          <w:rPr>
            <w:lang w:val="en-CA"/>
          </w:rPr>
          <w:t>statisticalMethod</w:t>
        </w:r>
        <w:proofErr w:type="gramEnd"/>
      </w:ins>
    </w:p>
    <w:p w14:paraId="7CE82D3C" w14:textId="77777777" w:rsidR="00F701C7" w:rsidRDefault="00F701C7">
      <w:pPr>
        <w:rPr>
          <w:ins w:id="4083" w:author="Eric Boisvert" w:date="2016-01-19T21:12:00Z"/>
          <w:lang w:val="en-CA"/>
        </w:rPr>
        <w:pPrChange w:id="4084" w:author="Eric Boisvert" w:date="2016-01-19T21:09:00Z">
          <w:pPr>
            <w:autoSpaceDE w:val="0"/>
            <w:autoSpaceDN w:val="0"/>
            <w:adjustRightInd w:val="0"/>
            <w:spacing w:after="0" w:line="240" w:lineRule="atLeast"/>
          </w:pPr>
        </w:pPrChange>
      </w:pPr>
    </w:p>
    <w:p w14:paraId="47FAF8ED" w14:textId="719BB128" w:rsidR="00F701C7" w:rsidRDefault="00F701C7">
      <w:pPr>
        <w:rPr>
          <w:ins w:id="4085" w:author="Eric Boisvert" w:date="2016-01-19T21:08:00Z"/>
          <w:lang w:val="en-CA"/>
        </w:rPr>
        <w:pPrChange w:id="4086" w:author="Eric Boisvert" w:date="2016-01-19T21:09:00Z">
          <w:pPr>
            <w:autoSpaceDE w:val="0"/>
            <w:autoSpaceDN w:val="0"/>
            <w:adjustRightInd w:val="0"/>
            <w:spacing w:after="0" w:line="240" w:lineRule="atLeast"/>
          </w:pPr>
        </w:pPrChange>
      </w:pPr>
      <w:ins w:id="4087" w:author="Eric Boisvert" w:date="2016-01-19T21:11:00Z">
        <w:r>
          <w:rPr>
            <w:lang w:val="en-CA"/>
          </w:rPr>
          <w:t xml:space="preserve">The property </w:t>
        </w:r>
        <w:r w:rsidRPr="00F701C7">
          <w:rPr>
            <w:lang w:val="en-CA"/>
          </w:rPr>
          <w:t>statisticalMethod</w:t>
        </w:r>
        <w:proofErr w:type="gramStart"/>
        <w:r>
          <w:rPr>
            <w:lang w:val="en-CA"/>
          </w:rPr>
          <w:t>:</w:t>
        </w:r>
        <w:r>
          <w:t>S</w:t>
        </w:r>
        <w:r w:rsidRPr="00F701C7">
          <w:rPr>
            <w:lang w:val="en-CA"/>
          </w:rPr>
          <w:t>tatisticalMethod</w:t>
        </w:r>
        <w:r>
          <w:rPr>
            <w:lang w:val="en-CA"/>
          </w:rPr>
          <w:t>Term</w:t>
        </w:r>
        <w:proofErr w:type="gramEnd"/>
        <w:r>
          <w:rPr>
            <w:lang w:val="en-CA"/>
          </w:rPr>
          <w:t xml:space="preserve"> shall contain a term from a controlled vocabulary that describes the </w:t>
        </w:r>
      </w:ins>
      <w:ins w:id="4088" w:author="Eric Boisvert" w:date="2016-01-19T21:12:00Z">
        <w:r w:rsidRPr="00F701C7">
          <w:rPr>
            <w:lang w:val="en-CA"/>
          </w:rPr>
          <w:t>statistical method used to interpret the results</w:t>
        </w:r>
        <w:r>
          <w:rPr>
            <w:lang w:val="en-CA"/>
          </w:rPr>
          <w:t>.</w:t>
        </w:r>
      </w:ins>
    </w:p>
    <w:p w14:paraId="30F051C8" w14:textId="4373760F" w:rsidR="00F701C7" w:rsidRDefault="00F701C7">
      <w:pPr>
        <w:pStyle w:val="Heading5"/>
        <w:rPr>
          <w:ins w:id="4089" w:author="Eric Boisvert" w:date="2016-01-19T21:12:00Z"/>
          <w:lang w:val="en-CA"/>
        </w:rPr>
        <w:pPrChange w:id="4090" w:author="Eric Boisvert" w:date="2016-01-19T21:13:00Z">
          <w:pPr>
            <w:autoSpaceDE w:val="0"/>
            <w:autoSpaceDN w:val="0"/>
            <w:adjustRightInd w:val="0"/>
            <w:spacing w:after="0" w:line="240" w:lineRule="atLeast"/>
          </w:pPr>
        </w:pPrChange>
      </w:pPr>
      <w:proofErr w:type="gramStart"/>
      <w:ins w:id="4091" w:author="Eric Boisvert" w:date="2016-01-19T21:12:00Z">
        <w:r w:rsidRPr="00D970E9">
          <w:rPr>
            <w:lang w:val="en-CA"/>
          </w:rPr>
          <w:t>interpretedBy</w:t>
        </w:r>
        <w:proofErr w:type="gramEnd"/>
      </w:ins>
    </w:p>
    <w:p w14:paraId="3F84F3B1" w14:textId="77777777" w:rsidR="00F701C7" w:rsidRDefault="00F701C7" w:rsidP="007F7DE0">
      <w:pPr>
        <w:autoSpaceDE w:val="0"/>
        <w:autoSpaceDN w:val="0"/>
        <w:adjustRightInd w:val="0"/>
        <w:spacing w:after="0" w:line="240" w:lineRule="atLeast"/>
        <w:rPr>
          <w:ins w:id="4092" w:author="Eric Boisvert" w:date="2016-01-19T21:12:00Z"/>
          <w:rFonts w:ascii="Calibri" w:hAnsi="Calibri" w:cs="Arial"/>
          <w:b/>
          <w:bCs/>
          <w:color w:val="000000"/>
          <w:sz w:val="20"/>
          <w:lang w:val="en-CA"/>
        </w:rPr>
      </w:pPr>
    </w:p>
    <w:p w14:paraId="6A85A9C3" w14:textId="5BBB493B" w:rsidR="00F701C7" w:rsidRDefault="00F701C7">
      <w:pPr>
        <w:rPr>
          <w:ins w:id="4093" w:author="Eric Boisvert" w:date="2016-01-19T21:13:00Z"/>
          <w:lang w:val="en-CA"/>
        </w:rPr>
        <w:pPrChange w:id="4094" w:author="Eric Boisvert" w:date="2016-01-19T21:13:00Z">
          <w:pPr>
            <w:autoSpaceDE w:val="0"/>
            <w:autoSpaceDN w:val="0"/>
            <w:adjustRightInd w:val="0"/>
            <w:spacing w:after="0" w:line="240" w:lineRule="atLeast"/>
          </w:pPr>
        </w:pPrChange>
      </w:pPr>
      <w:ins w:id="4095" w:author="Eric Boisvert" w:date="2016-01-19T21:12:00Z">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 xml:space="preserve">_Responsability describing the </w:t>
        </w:r>
      </w:ins>
      <w:ins w:id="4096" w:author="Eric Boisvert" w:date="2016-01-19T21:13:00Z">
        <w:r>
          <w:rPr>
            <w:lang w:val="en-CA"/>
          </w:rPr>
          <w:t>p</w:t>
        </w:r>
        <w:r w:rsidRPr="00F701C7">
          <w:rPr>
            <w:lang w:val="en-CA"/>
          </w:rPr>
          <w:t>arty responsible for this interpretation</w:t>
        </w:r>
        <w:r>
          <w:rPr>
            <w:lang w:val="en-CA"/>
          </w:rPr>
          <w:t>.</w:t>
        </w:r>
      </w:ins>
    </w:p>
    <w:p w14:paraId="47FCECF3" w14:textId="193B3779" w:rsidR="00F701C7" w:rsidRDefault="00F701C7">
      <w:pPr>
        <w:pStyle w:val="Heading5"/>
        <w:rPr>
          <w:ins w:id="4097" w:author="Eric Boisvert" w:date="2016-01-19T21:14:00Z"/>
          <w:lang w:val="en-CA"/>
        </w:rPr>
        <w:pPrChange w:id="4098" w:author="Eric Boisvert" w:date="2016-01-19T21:14:00Z">
          <w:pPr>
            <w:autoSpaceDE w:val="0"/>
            <w:autoSpaceDN w:val="0"/>
            <w:adjustRightInd w:val="0"/>
            <w:spacing w:after="0" w:line="240" w:lineRule="atLeast"/>
          </w:pPr>
        </w:pPrChange>
      </w:pPr>
      <w:proofErr w:type="gramStart"/>
      <w:ins w:id="4099" w:author="Eric Boisvert" w:date="2016-01-19T21:14:00Z">
        <w:r>
          <w:rPr>
            <w:lang w:val="en-CA"/>
          </w:rPr>
          <w:t>c</w:t>
        </w:r>
      </w:ins>
      <w:ins w:id="4100" w:author="Eric Boisvert" w:date="2016-01-19T21:13:00Z">
        <w:r w:rsidRPr="00F701C7">
          <w:rPr>
            <w:lang w:val="en-CA"/>
          </w:rPr>
          <w:t>itation</w:t>
        </w:r>
      </w:ins>
      <w:proofErr w:type="gramEnd"/>
    </w:p>
    <w:p w14:paraId="141954F9" w14:textId="77777777" w:rsidR="00F701C7" w:rsidRPr="00F701C7" w:rsidRDefault="00F701C7">
      <w:pPr>
        <w:rPr>
          <w:ins w:id="4101" w:author="Eric Boisvert" w:date="2016-01-19T21:13:00Z"/>
          <w:lang w:val="en-CA"/>
        </w:rPr>
        <w:pPrChange w:id="4102" w:author="Eric Boisvert" w:date="2016-01-19T21:14:00Z">
          <w:pPr>
            <w:autoSpaceDE w:val="0"/>
            <w:autoSpaceDN w:val="0"/>
            <w:adjustRightInd w:val="0"/>
            <w:spacing w:after="0" w:line="240" w:lineRule="atLeast"/>
          </w:pPr>
        </w:pPrChange>
      </w:pPr>
    </w:p>
    <w:p w14:paraId="78C03161" w14:textId="54D1EA60" w:rsidR="00F701C7" w:rsidRDefault="00F701C7">
      <w:pPr>
        <w:rPr>
          <w:ins w:id="4103" w:author="Eric Boisvert" w:date="2016-01-19T21:14:00Z"/>
          <w:lang w:val="en-CA"/>
        </w:rPr>
        <w:pPrChange w:id="4104" w:author="Eric Boisvert" w:date="2016-01-19T21:14:00Z">
          <w:pPr>
            <w:autoSpaceDE w:val="0"/>
            <w:autoSpaceDN w:val="0"/>
            <w:adjustRightInd w:val="0"/>
            <w:spacing w:after="0" w:line="240" w:lineRule="atLeast"/>
          </w:pPr>
        </w:pPrChange>
      </w:pPr>
      <w:ins w:id="4105" w:author="Eric Boisvert" w:date="2016-01-19T21:13:00Z">
        <w:r>
          <w:rPr>
            <w:lang w:val="en-CA"/>
          </w:rPr>
          <w:t xml:space="preserve">The citation property </w:t>
        </w:r>
        <w:r w:rsidRPr="00F701C7">
          <w:rPr>
            <w:lang w:val="en-CA"/>
          </w:rPr>
          <w:t>shall be an association between a GeochronologicInterpretation and a cit</w:t>
        </w:r>
        <w:proofErr w:type="gramStart"/>
        <w:r w:rsidRPr="00F701C7">
          <w:rPr>
            <w:lang w:val="en-CA"/>
          </w:rPr>
          <w:t>:CI</w:t>
        </w:r>
        <w:proofErr w:type="gramEnd"/>
        <w:r w:rsidRPr="00F701C7">
          <w:rPr>
            <w:lang w:val="en-CA"/>
          </w:rPr>
          <w:t>_</w:t>
        </w:r>
        <w:r>
          <w:rPr>
            <w:lang w:val="en-CA"/>
          </w:rPr>
          <w:t xml:space="preserve">Citation that describes </w:t>
        </w:r>
      </w:ins>
      <w:ins w:id="4106" w:author="Eric Boisvert" w:date="2016-01-19T21:14:00Z">
        <w:r>
          <w:rPr>
            <w:lang w:val="en-CA"/>
          </w:rPr>
          <w:t xml:space="preserve">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ins>
    </w:p>
    <w:p w14:paraId="0FCBD53B" w14:textId="5E5D214D" w:rsidR="00F701C7" w:rsidRDefault="00F701C7">
      <w:pPr>
        <w:pStyle w:val="Heading5"/>
        <w:rPr>
          <w:ins w:id="4107" w:author="Eric Boisvert" w:date="2016-01-19T21:15:00Z"/>
          <w:lang w:val="en-CA"/>
        </w:rPr>
        <w:pPrChange w:id="4108" w:author="Eric Boisvert" w:date="2016-01-19T21:15:00Z">
          <w:pPr>
            <w:autoSpaceDE w:val="0"/>
            <w:autoSpaceDN w:val="0"/>
            <w:adjustRightInd w:val="0"/>
            <w:spacing w:after="0" w:line="240" w:lineRule="atLeast"/>
          </w:pPr>
        </w:pPrChange>
      </w:pPr>
      <w:proofErr w:type="gramStart"/>
      <w:ins w:id="4109" w:author="Eric Boisvert" w:date="2016-01-19T21:14:00Z">
        <w:r w:rsidRPr="00F701C7">
          <w:rPr>
            <w:lang w:val="en-CA"/>
          </w:rPr>
          <w:t>preferredInterpretation</w:t>
        </w:r>
      </w:ins>
      <w:proofErr w:type="gramEnd"/>
    </w:p>
    <w:p w14:paraId="68AC4B13" w14:textId="77777777" w:rsidR="00F701C7" w:rsidRPr="00F701C7" w:rsidRDefault="00F701C7">
      <w:pPr>
        <w:rPr>
          <w:ins w:id="4110" w:author="Eric Boisvert" w:date="2016-01-19T21:14:00Z"/>
          <w:lang w:val="en-CA"/>
        </w:rPr>
        <w:pPrChange w:id="4111" w:author="Eric Boisvert" w:date="2016-01-19T21:15:00Z">
          <w:pPr>
            <w:autoSpaceDE w:val="0"/>
            <w:autoSpaceDN w:val="0"/>
            <w:adjustRightInd w:val="0"/>
            <w:spacing w:after="0" w:line="240" w:lineRule="atLeast"/>
          </w:pPr>
        </w:pPrChange>
      </w:pPr>
    </w:p>
    <w:p w14:paraId="35D365C2" w14:textId="48FB3851" w:rsidR="00F701C7" w:rsidRDefault="00F701C7">
      <w:pPr>
        <w:rPr>
          <w:ins w:id="4112" w:author="Eric Boisvert" w:date="2016-01-19T21:15:00Z"/>
          <w:lang w:val="en-CA"/>
        </w:rPr>
        <w:pPrChange w:id="4113" w:author="Eric Boisvert" w:date="2016-01-19T21:14:00Z">
          <w:pPr>
            <w:autoSpaceDE w:val="0"/>
            <w:autoSpaceDN w:val="0"/>
            <w:adjustRightInd w:val="0"/>
            <w:spacing w:after="0" w:line="240" w:lineRule="atLeast"/>
          </w:pPr>
        </w:pPrChange>
      </w:pPr>
      <w:ins w:id="4114" w:author="Eric Boisvert" w:date="2016-01-19T21:14:00Z">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w:t>
        </w:r>
      </w:ins>
      <w:ins w:id="4115" w:author="Eric Boisvert" w:date="2016-01-19T21:15:00Z">
        <w:r>
          <w:rPr>
            <w:lang w:val="en-CA"/>
          </w:rPr>
          <w:t>indicate</w:t>
        </w:r>
        <w:r w:rsidRPr="00F701C7">
          <w:rPr>
            <w:lang w:val="en-CA"/>
          </w:rPr>
          <w:t xml:space="preserve"> whether this interpretation is the preferred interpretation (ie; the analytical data may be reinterpreted)</w:t>
        </w:r>
        <w:r>
          <w:rPr>
            <w:lang w:val="en-CA"/>
          </w:rPr>
          <w:t>.</w:t>
        </w:r>
      </w:ins>
    </w:p>
    <w:p w14:paraId="1C6A7223" w14:textId="4CCCFF30" w:rsidR="00F701C7" w:rsidRDefault="00F701C7">
      <w:pPr>
        <w:pStyle w:val="Heading5"/>
        <w:rPr>
          <w:ins w:id="4116" w:author="Eric Boisvert" w:date="2016-01-19T21:17:00Z"/>
          <w:lang w:val="en-CA"/>
        </w:rPr>
        <w:pPrChange w:id="4117" w:author="Eric Boisvert" w:date="2016-01-19T21:17:00Z">
          <w:pPr>
            <w:autoSpaceDE w:val="0"/>
            <w:autoSpaceDN w:val="0"/>
            <w:adjustRightInd w:val="0"/>
            <w:spacing w:after="0" w:line="240" w:lineRule="atLeast"/>
          </w:pPr>
        </w:pPrChange>
      </w:pPr>
      <w:proofErr w:type="gramStart"/>
      <w:ins w:id="4118" w:author="Eric Boisvert" w:date="2016-01-19T21:15:00Z">
        <w:r w:rsidRPr="00F701C7">
          <w:rPr>
            <w:lang w:val="en-CA"/>
          </w:rPr>
          <w:t>sourceCollection</w:t>
        </w:r>
      </w:ins>
      <w:proofErr w:type="gramEnd"/>
    </w:p>
    <w:p w14:paraId="16AF0AE8" w14:textId="77777777" w:rsidR="00437ED0" w:rsidRPr="00437ED0" w:rsidRDefault="00437ED0">
      <w:pPr>
        <w:rPr>
          <w:ins w:id="4119" w:author="Eric Boisvert" w:date="2016-01-19T21:15:00Z"/>
          <w:lang w:val="en-CA"/>
        </w:rPr>
        <w:pPrChange w:id="4120" w:author="Eric Boisvert" w:date="2016-01-19T21:17:00Z">
          <w:pPr>
            <w:autoSpaceDE w:val="0"/>
            <w:autoSpaceDN w:val="0"/>
            <w:adjustRightInd w:val="0"/>
            <w:spacing w:after="0" w:line="240" w:lineRule="atLeast"/>
          </w:pPr>
        </w:pPrChange>
      </w:pPr>
    </w:p>
    <w:p w14:paraId="6F66BB76" w14:textId="2AC1C8CB" w:rsidR="00F701C7" w:rsidRDefault="00F701C7">
      <w:pPr>
        <w:rPr>
          <w:ins w:id="4121" w:author="Eric Boisvert" w:date="2016-01-19T21:13:00Z"/>
          <w:lang w:val="en-CA"/>
        </w:rPr>
        <w:pPrChange w:id="4122" w:author="Eric Boisvert" w:date="2016-01-19T21:14:00Z">
          <w:pPr>
            <w:autoSpaceDE w:val="0"/>
            <w:autoSpaceDN w:val="0"/>
            <w:adjustRightInd w:val="0"/>
            <w:spacing w:after="0" w:line="240" w:lineRule="atLeast"/>
          </w:pPr>
        </w:pPrChange>
      </w:pPr>
      <w:ins w:id="4123" w:author="Eric Boisvert" w:date="2016-01-19T21:15:00Z">
        <w:r>
          <w:rPr>
            <w:lang w:val="en-CA"/>
          </w:rPr>
          <w:t xml:space="preserve">The property sourceCollection shall be an </w:t>
        </w:r>
        <w:r w:rsidRPr="00F701C7">
          <w:rPr>
            <w:lang w:val="en-CA"/>
          </w:rPr>
          <w:t>association between a GeochronologicInterpretation</w:t>
        </w:r>
        <w:r>
          <w:rPr>
            <w:lang w:val="en-CA"/>
          </w:rPr>
          <w:t xml:space="preserve"> and </w:t>
        </w:r>
        <w:proofErr w:type="gramStart"/>
        <w:r>
          <w:rPr>
            <w:lang w:val="en-CA"/>
          </w:rPr>
          <w:t>a</w:t>
        </w:r>
        <w:proofErr w:type="gramEnd"/>
        <w:r>
          <w:rPr>
            <w:lang w:val="en-CA"/>
          </w:rPr>
          <w:t xml:space="preserve"> </w:t>
        </w:r>
      </w:ins>
      <w:ins w:id="4124" w:author="Eric Boisvert" w:date="2016-01-24T13:34:00Z">
        <w:r w:rsidR="0099305B">
          <w:rPr>
            <w:lang w:val="en-CA"/>
          </w:rPr>
          <w:t>OM::</w:t>
        </w:r>
      </w:ins>
      <w:ins w:id="4125" w:author="Eric Boisvert" w:date="2016-01-19T21:15:00Z">
        <w:r w:rsidRPr="00F701C7">
          <w:rPr>
            <w:lang w:val="en-CA"/>
          </w:rPr>
          <w:t>SF_SamplingFeatureCollection</w:t>
        </w:r>
      </w:ins>
      <w:ins w:id="4126" w:author="Eric Boisvert" w:date="2016-01-19T21:16:00Z">
        <w:r>
          <w:rPr>
            <w:lang w:val="en-CA"/>
          </w:rPr>
          <w:t xml:space="preserve"> that lists </w:t>
        </w:r>
        <w:r w:rsidR="00437ED0">
          <w:rPr>
            <w:lang w:val="en-CA"/>
          </w:rPr>
          <w:t xml:space="preserve">a collection of </w:t>
        </w:r>
      </w:ins>
      <w:ins w:id="4127" w:author="Eric Boisvert" w:date="2016-01-24T13:34:00Z">
        <w:r w:rsidR="0099305B">
          <w:rPr>
            <w:lang w:val="en-CA"/>
          </w:rPr>
          <w:t>OM::</w:t>
        </w:r>
      </w:ins>
      <w:ins w:id="4128" w:author="Eric Boisvert" w:date="2016-01-19T21:16:00Z">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ins>
      <w:ins w:id="4129" w:author="Eric Boisvert" w:date="2016-01-19T21:17:00Z">
        <w:r w:rsidR="00437ED0">
          <w:rPr>
            <w:lang w:val="en-CA"/>
          </w:rPr>
          <w:t>, it</w:t>
        </w:r>
      </w:ins>
      <w:ins w:id="4130" w:author="Eric Boisvert" w:date="2016-01-19T21:16:00Z">
        <w:r w:rsidRPr="00F701C7">
          <w:rPr>
            <w:lang w:val="en-CA"/>
          </w:rPr>
          <w:t xml:space="preserve"> may be delivered with SamplingFeatureCollection = 'unknown'.</w:t>
        </w:r>
      </w:ins>
    </w:p>
    <w:p w14:paraId="6CDE300C" w14:textId="73EAE649" w:rsidR="007F7DE0" w:rsidRDefault="007F7DE0" w:rsidP="007F7DE0">
      <w:pPr>
        <w:pStyle w:val="Heading3"/>
        <w:rPr>
          <w:lang w:val="en-CA"/>
        </w:rPr>
      </w:pPr>
      <w:bookmarkStart w:id="4131" w:name="BKM_0B1CA329_7FCB_4838_9738_F600EF3A8B04"/>
      <w:bookmarkStart w:id="4132" w:name="BKM_1D244EC3_ED85_479D_9C71_0F691EEBA5EA"/>
      <w:bookmarkStart w:id="4133" w:name="BKM_9712572B_F199_4830_ACFD_E9764FB58028"/>
      <w:bookmarkStart w:id="4134" w:name="BKM_95947C71_177C_4EA6_8B4C_94C513E8FE7E"/>
      <w:bookmarkStart w:id="4135" w:name="BKM_F00B629C_EDB4_449B_8603_CDBBEFBA3576"/>
      <w:bookmarkStart w:id="4136" w:name="BKM_B465F0F6_D0B5_40C2_8492_D188CFF84ACF"/>
      <w:bookmarkStart w:id="4137" w:name="BKM_84CD8D11_428B_401E_A711_B019F6D0913D"/>
      <w:bookmarkStart w:id="4138" w:name="_Toc439943487"/>
      <w:bookmarkEnd w:id="4131"/>
      <w:bookmarkEnd w:id="4132"/>
      <w:bookmarkEnd w:id="4133"/>
      <w:bookmarkEnd w:id="4134"/>
      <w:bookmarkEnd w:id="4135"/>
      <w:bookmarkEnd w:id="4136"/>
      <w:bookmarkEnd w:id="4137"/>
      <w:r>
        <w:rPr>
          <w:lang w:val="en-CA"/>
        </w:rPr>
        <w:lastRenderedPageBreak/>
        <w:t>Geologic Specimen</w:t>
      </w:r>
      <w:bookmarkEnd w:id="4138"/>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19576D" w:rsidP="00672D0D">
      <w:pPr>
        <w:keepNext/>
      </w:pPr>
      <w:r>
        <w:rPr>
          <w:noProof/>
          <w:lang w:val="en-CA" w:eastAsia="en-CA"/>
        </w:rPr>
        <w:pict w14:anchorId="2C9B2F6F">
          <v:shape id="Image 487" o:spid="_x0000_i1121" type="#_x0000_t75" style="width:431.45pt;height:383.65pt;visibility:visible;mso-wrap-style:square">
            <v:imagedata r:id="rId111"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4139" w:author="Eric Boisvert" w:date="2016-01-19T19:09:00Z">
        <w:r w:rsidR="00302FB5">
          <w:rPr>
            <w:noProof/>
          </w:rPr>
          <w:t>96</w:t>
        </w:r>
      </w:ins>
      <w:del w:id="4140"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4141" w:author="Eric Boisvert" w:date="2015-10-30T09:04:00Z"/>
        </w:rPr>
      </w:pPr>
    </w:p>
    <w:p w14:paraId="1E73370E" w14:textId="35931A19" w:rsidR="00DD569C" w:rsidDel="004D3EF3" w:rsidRDefault="00DD569C" w:rsidP="00672D0D">
      <w:pPr>
        <w:rPr>
          <w:del w:id="4142"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lastRenderedPageBreak/>
        <w:t>Analytical results from a reference specimen analysed during an AnalyticalSession are delivered in the same way as the results of other specimens analysed in that session.</w:t>
      </w:r>
    </w:p>
    <w:p w14:paraId="690B51BA" w14:textId="7B98EA65" w:rsidR="00672D0D" w:rsidRDefault="0019576D" w:rsidP="00672D0D">
      <w:pPr>
        <w:keepNext/>
      </w:pPr>
      <w:r>
        <w:rPr>
          <w:noProof/>
          <w:lang w:val="en-CA" w:eastAsia="en-CA"/>
        </w:rPr>
        <w:pict w14:anchorId="5B91989F">
          <v:shape id="Image 488" o:spid="_x0000_i1122" type="#_x0000_t75" style="width:227.3pt;height:346.05pt;visibility:visible;mso-wrap-style:square">
            <v:imagedata r:id="rId112" o:title=""/>
          </v:shape>
        </w:pict>
      </w:r>
    </w:p>
    <w:p w14:paraId="47E216F7" w14:textId="50F3724C"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4143" w:author="Eric Boisvert" w:date="2016-01-19T19:09:00Z">
        <w:r w:rsidR="00302FB5">
          <w:rPr>
            <w:noProof/>
          </w:rPr>
          <w:t>97</w:t>
        </w:r>
      </w:ins>
      <w:del w:id="4144" w:author="Eric Boisvert" w:date="2015-10-30T04:23:00Z">
        <w:r w:rsidR="00090DCF" w:rsidDel="007D2867">
          <w:rPr>
            <w:noProof/>
          </w:rPr>
          <w:delText>78</w:delText>
        </w:r>
      </w:del>
      <w:r w:rsidR="00673E83">
        <w:rPr>
          <w:noProof/>
        </w:rPr>
        <w:fldChar w:fldCharType="end"/>
      </w:r>
      <w:r>
        <w:t>: Reference specimen</w:t>
      </w:r>
      <w:ins w:id="4145" w:author="Eric Boisvert" w:date="2016-01-19T21:18:00Z">
        <w:r w:rsidR="00437ED0">
          <w:t xml:space="preserve"> context diagram</w:t>
        </w:r>
      </w:ins>
    </w:p>
    <w:p w14:paraId="12F5F644" w14:textId="48518A83" w:rsidR="00672D0D" w:rsidRDefault="00437ED0">
      <w:pPr>
        <w:pStyle w:val="Heading5"/>
        <w:rPr>
          <w:ins w:id="4146" w:author="Eric Boisvert" w:date="2016-01-19T21:18:00Z"/>
        </w:rPr>
        <w:pPrChange w:id="4147" w:author="Eric Boisvert" w:date="2016-01-19T21:18:00Z">
          <w:pPr/>
        </w:pPrChange>
      </w:pPr>
      <w:proofErr w:type="gramStart"/>
      <w:ins w:id="4148" w:author="Eric Boisvert" w:date="2016-01-19T21:18:00Z">
        <w:r w:rsidRPr="00437ED0">
          <w:t>referenceDescription</w:t>
        </w:r>
        <w:proofErr w:type="gramEnd"/>
      </w:ins>
    </w:p>
    <w:p w14:paraId="0736FF22" w14:textId="77777777" w:rsidR="00437ED0" w:rsidRPr="00437ED0" w:rsidRDefault="00437ED0">
      <w:pPr>
        <w:rPr>
          <w:ins w:id="4149" w:author="Eric Boisvert" w:date="2016-01-19T21:18:00Z"/>
        </w:rPr>
      </w:pPr>
    </w:p>
    <w:p w14:paraId="7B3BAECF" w14:textId="222E079E" w:rsidR="00437ED0" w:rsidRDefault="00437ED0" w:rsidP="00672D0D">
      <w:ins w:id="4150" w:author="Eric Boisvert" w:date="2016-01-19T21:18:00Z">
        <w:r>
          <w:t xml:space="preserve">The property </w:t>
        </w:r>
        <w:r w:rsidRPr="00437ED0">
          <w:t>referenceDescription</w:t>
        </w:r>
        <w:r>
          <w:t xml:space="preserve"> shall be an association between a ReferenceSpecimen and a cit</w:t>
        </w:r>
        <w:proofErr w:type="gramStart"/>
        <w:r>
          <w:t>:CI</w:t>
        </w:r>
        <w:proofErr w:type="gramEnd"/>
        <w:r>
          <w:t>_Citation that references a c</w:t>
        </w:r>
        <w:r w:rsidRPr="00437ED0">
          <w:t>itation of published analytical results for this standard reference specimen</w:t>
        </w:r>
        <w:r>
          <w:t>.</w:t>
        </w:r>
      </w:ins>
    </w:p>
    <w:p w14:paraId="008D88FB" w14:textId="1B41E0AA" w:rsidR="00672D0D" w:rsidRDefault="00437ED0">
      <w:pPr>
        <w:pStyle w:val="Heading5"/>
        <w:rPr>
          <w:ins w:id="4151" w:author="Eric Boisvert" w:date="2016-01-19T21:19:00Z"/>
          <w:lang w:val="en-CA"/>
        </w:rPr>
        <w:pPrChange w:id="4152" w:author="Eric Boisvert" w:date="2016-01-19T21:19:00Z">
          <w:pPr>
            <w:autoSpaceDE w:val="0"/>
            <w:autoSpaceDN w:val="0"/>
            <w:adjustRightInd w:val="0"/>
            <w:spacing w:after="0" w:line="240" w:lineRule="atLeast"/>
          </w:pPr>
        </w:pPrChange>
      </w:pPr>
      <w:bookmarkStart w:id="4153" w:name="BKM_A953E1E0_629C_4E85_A72E_737CDDDCFAE9"/>
      <w:bookmarkEnd w:id="4153"/>
      <w:proofErr w:type="gramStart"/>
      <w:ins w:id="4154" w:author="Eric Boisvert" w:date="2016-01-19T21:19:00Z">
        <w:r>
          <w:rPr>
            <w:lang w:val="en-CA"/>
          </w:rPr>
          <w:t>usedIn</w:t>
        </w:r>
        <w:proofErr w:type="gramEnd"/>
      </w:ins>
    </w:p>
    <w:p w14:paraId="77084927" w14:textId="77777777" w:rsidR="00437ED0" w:rsidRPr="00437ED0" w:rsidRDefault="00437ED0">
      <w:pPr>
        <w:rPr>
          <w:ins w:id="4155" w:author="Eric Boisvert" w:date="2016-01-19T21:19:00Z"/>
          <w:lang w:val="en-CA"/>
        </w:rPr>
        <w:pPrChange w:id="4156" w:author="Eric Boisvert" w:date="2016-01-19T21:19:00Z">
          <w:pPr>
            <w:autoSpaceDE w:val="0"/>
            <w:autoSpaceDN w:val="0"/>
            <w:adjustRightInd w:val="0"/>
            <w:spacing w:after="0" w:line="240" w:lineRule="atLeast"/>
          </w:pPr>
        </w:pPrChange>
      </w:pPr>
    </w:p>
    <w:p w14:paraId="63E675CB" w14:textId="63CE2903" w:rsidR="00437ED0" w:rsidRDefault="00437ED0">
      <w:pPr>
        <w:rPr>
          <w:ins w:id="4157" w:author="Eric Boisvert" w:date="2016-01-19T21:19:00Z"/>
          <w:lang w:val="en-CA"/>
        </w:rPr>
        <w:pPrChange w:id="4158" w:author="Eric Boisvert" w:date="2016-01-19T21:19:00Z">
          <w:pPr>
            <w:autoSpaceDE w:val="0"/>
            <w:autoSpaceDN w:val="0"/>
            <w:adjustRightInd w:val="0"/>
            <w:spacing w:after="0" w:line="240" w:lineRule="atLeast"/>
          </w:pPr>
        </w:pPrChange>
      </w:pPr>
      <w:ins w:id="4159" w:author="Eric Boisvert" w:date="2016-01-19T21:19:00Z">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ins>
    </w:p>
    <w:p w14:paraId="659A196C" w14:textId="77777777" w:rsidR="00437ED0" w:rsidRDefault="00437ED0" w:rsidP="00672D0D">
      <w:pPr>
        <w:autoSpaceDE w:val="0"/>
        <w:autoSpaceDN w:val="0"/>
        <w:adjustRightInd w:val="0"/>
        <w:spacing w:after="0" w:line="240" w:lineRule="atLeast"/>
        <w:rPr>
          <w:ins w:id="4160" w:author="Eric Boisvert" w:date="2016-01-19T21:19:00Z"/>
          <w:rFonts w:cs="Arial"/>
          <w:color w:val="000000"/>
          <w:sz w:val="20"/>
          <w:lang w:val="en-CA"/>
        </w:rPr>
      </w:pPr>
    </w:p>
    <w:p w14:paraId="7F2A4610" w14:textId="0CDD7006" w:rsidR="00DD288D" w:rsidRDefault="00DD288D" w:rsidP="00DD288D">
      <w:pPr>
        <w:pStyle w:val="Heading4"/>
        <w:rPr>
          <w:lang w:val="en-CA"/>
        </w:rPr>
      </w:pPr>
      <w:bookmarkStart w:id="4161" w:name="BKM_01360702_0FF9_4329_8A24_6080B84F3852"/>
      <w:bookmarkEnd w:id="4161"/>
      <w:r>
        <w:rPr>
          <w:lang w:val="en-CA"/>
        </w:rPr>
        <w:lastRenderedPageBreak/>
        <w:t>GeologicSpecimenPreparation</w:t>
      </w:r>
    </w:p>
    <w:p w14:paraId="6CC3B4D3" w14:textId="77777777" w:rsidR="00DD288D" w:rsidRDefault="00DD288D" w:rsidP="00672D0D">
      <w:pPr>
        <w:rPr>
          <w:lang w:val="en-CA"/>
        </w:rPr>
      </w:pPr>
    </w:p>
    <w:p w14:paraId="65469F5E" w14:textId="7983F5B4" w:rsidR="00DD288D" w:rsidRDefault="00437ED0" w:rsidP="00672D0D">
      <w:pPr>
        <w:rPr>
          <w:lang w:val="en-CA"/>
        </w:rPr>
      </w:pPr>
      <w:ins w:id="4162" w:author="Eric Boisvert" w:date="2016-01-19T21:20:00Z">
        <w:r w:rsidRPr="00437ED0">
          <w:rPr>
            <w:lang w:val="en-CA"/>
          </w:rPr>
          <w:t>GeologicSpecimenPreparation</w:t>
        </w:r>
        <w:r>
          <w:rPr>
            <w:lang w:val="en-CA"/>
          </w:rPr>
          <w:t xml:space="preserve"> is a</w:t>
        </w:r>
      </w:ins>
      <w:del w:id="4163" w:author="Eric Boisvert" w:date="2016-01-19T21:20:00Z">
        <w:r w:rsidR="00DD288D" w:rsidRPr="00DD288D" w:rsidDel="00437ED0">
          <w:rPr>
            <w:lang w:val="en-CA"/>
          </w:rPr>
          <w:delText>A</w:delText>
        </w:r>
      </w:del>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19576D">
      <w:pPr>
        <w:keepNext/>
        <w:rPr>
          <w:ins w:id="4164" w:author="Eric Boisvert" w:date="2015-11-28T15:54:00Z"/>
        </w:rPr>
        <w:pPrChange w:id="4165" w:author="Eric Boisvert" w:date="2015-11-28T15:54:00Z">
          <w:pPr/>
        </w:pPrChange>
      </w:pPr>
      <w:ins w:id="4166" w:author="Eric Boisvert" w:date="2015-11-28T15:54:00Z">
        <w:r>
          <w:rPr>
            <w:noProof/>
            <w:lang w:val="en-CA" w:eastAsia="en-CA"/>
          </w:rPr>
          <w:pict w14:anchorId="35800F7D">
            <v:shape id="Picture 503" o:spid="_x0000_i1123" type="#_x0000_t75" style="width:6in;height:355.15pt;visibility:visible;mso-wrap-style:square">
              <v:imagedata r:id="rId113" o:title=""/>
            </v:shape>
          </w:pict>
        </w:r>
      </w:ins>
    </w:p>
    <w:p w14:paraId="21DA6829" w14:textId="494674FD" w:rsidR="00DD288D" w:rsidRDefault="00180077">
      <w:pPr>
        <w:pStyle w:val="Caption"/>
        <w:rPr>
          <w:lang w:val="en-CA"/>
        </w:rPr>
        <w:pPrChange w:id="4167" w:author="Eric Boisvert" w:date="2015-11-28T15:54:00Z">
          <w:pPr/>
        </w:pPrChange>
      </w:pPr>
      <w:ins w:id="4168" w:author="Eric Boisvert" w:date="2015-11-28T15:54:00Z">
        <w:r>
          <w:t xml:space="preserve">Figure </w:t>
        </w:r>
        <w:r>
          <w:fldChar w:fldCharType="begin"/>
        </w:r>
        <w:r>
          <w:instrText xml:space="preserve"> SEQ Figure \* ARABIC </w:instrText>
        </w:r>
      </w:ins>
      <w:r>
        <w:fldChar w:fldCharType="separate"/>
      </w:r>
      <w:ins w:id="4169" w:author="Eric Boisvert" w:date="2016-01-19T19:09:00Z">
        <w:r w:rsidR="00302FB5">
          <w:rPr>
            <w:noProof/>
          </w:rPr>
          <w:t>98</w:t>
        </w:r>
      </w:ins>
      <w:ins w:id="4170" w:author="Eric Boisvert" w:date="2015-11-28T15:54:00Z">
        <w:r>
          <w:fldChar w:fldCharType="end"/>
        </w:r>
        <w:r>
          <w:t xml:space="preserve"> : Geologic specimen preparation</w:t>
        </w:r>
      </w:ins>
      <w:ins w:id="4171" w:author="Eric Boisvert" w:date="2016-01-19T21:20:00Z">
        <w:r w:rsidR="00437ED0">
          <w:t xml:space="preserve"> context diagram</w:t>
        </w:r>
      </w:ins>
    </w:p>
    <w:p w14:paraId="26FAB876" w14:textId="70DC2A0F" w:rsidR="00DD288D" w:rsidRDefault="00437ED0">
      <w:pPr>
        <w:pStyle w:val="Heading5"/>
        <w:rPr>
          <w:ins w:id="4172" w:author="Eric Boisvert" w:date="2016-01-19T21:20:00Z"/>
          <w:lang w:val="en-CA"/>
        </w:rPr>
        <w:pPrChange w:id="4173" w:author="Eric Boisvert" w:date="2016-01-19T21:21:00Z">
          <w:pPr>
            <w:autoSpaceDE w:val="0"/>
            <w:autoSpaceDN w:val="0"/>
            <w:adjustRightInd w:val="0"/>
            <w:spacing w:after="0" w:line="240" w:lineRule="atLeast"/>
          </w:pPr>
        </w:pPrChange>
      </w:pPr>
      <w:bookmarkStart w:id="4174" w:name="BKM_99DC7785_B09A_4EA4_AE4E_BDEDC4CCA382"/>
      <w:bookmarkEnd w:id="4174"/>
      <w:proofErr w:type="gramStart"/>
      <w:ins w:id="4175" w:author="Eric Boisvert" w:date="2016-01-19T21:20:00Z">
        <w:r w:rsidRPr="00437ED0">
          <w:rPr>
            <w:lang w:val="en-CA"/>
          </w:rPr>
          <w:t>preparationMethod</w:t>
        </w:r>
        <w:proofErr w:type="gramEnd"/>
      </w:ins>
    </w:p>
    <w:p w14:paraId="2F02EB59" w14:textId="77777777" w:rsidR="00437ED0" w:rsidRDefault="00437ED0" w:rsidP="00DD288D">
      <w:pPr>
        <w:autoSpaceDE w:val="0"/>
        <w:autoSpaceDN w:val="0"/>
        <w:adjustRightInd w:val="0"/>
        <w:spacing w:after="0" w:line="240" w:lineRule="atLeast"/>
        <w:rPr>
          <w:ins w:id="4176" w:author="Eric Boisvert" w:date="2016-01-19T21:20:00Z"/>
          <w:rFonts w:cs="Arial"/>
          <w:color w:val="000000"/>
          <w:sz w:val="20"/>
          <w:lang w:val="en-CA"/>
        </w:rPr>
      </w:pPr>
    </w:p>
    <w:p w14:paraId="1E0B7C37" w14:textId="3DD1C3BF" w:rsidR="00437ED0" w:rsidRDefault="00437ED0">
      <w:pPr>
        <w:rPr>
          <w:ins w:id="4177" w:author="Eric Boisvert" w:date="2016-01-19T21:21:00Z"/>
          <w:lang w:val="en-CA"/>
        </w:rPr>
        <w:pPrChange w:id="4178" w:author="Eric Boisvert" w:date="2016-01-19T21:21:00Z">
          <w:pPr>
            <w:autoSpaceDE w:val="0"/>
            <w:autoSpaceDN w:val="0"/>
            <w:adjustRightInd w:val="0"/>
            <w:spacing w:after="0" w:line="240" w:lineRule="atLeast"/>
          </w:pPr>
        </w:pPrChange>
      </w:pPr>
      <w:ins w:id="4179" w:author="Eric Boisvert" w:date="2016-01-19T21:20:00Z">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ins>
      <w:ins w:id="4180" w:author="Eric Boisvert" w:date="2016-01-19T21:21:00Z">
        <w:r w:rsidRPr="00437ED0">
          <w:rPr>
            <w:lang w:val="en-CA"/>
          </w:rPr>
          <w:t>describe</w:t>
        </w:r>
        <w:r>
          <w:rPr>
            <w:lang w:val="en-CA"/>
          </w:rPr>
          <w:t>s</w:t>
        </w:r>
        <w:r w:rsidRPr="00437ED0">
          <w:rPr>
            <w:lang w:val="en-CA"/>
          </w:rPr>
          <w:t xml:space="preserve"> the method employed for the preparation of a geologic specimen for further analysis.</w:t>
        </w:r>
      </w:ins>
    </w:p>
    <w:p w14:paraId="6296D236" w14:textId="77777777" w:rsidR="00437ED0" w:rsidRDefault="00437ED0">
      <w:pPr>
        <w:rPr>
          <w:ins w:id="4181" w:author="Eric Boisvert" w:date="2016-01-19T21:21:00Z"/>
          <w:lang w:val="en-CA"/>
        </w:rPr>
        <w:pPrChange w:id="4182" w:author="Eric Boisvert" w:date="2016-01-19T21:21:00Z">
          <w:pPr>
            <w:autoSpaceDE w:val="0"/>
            <w:autoSpaceDN w:val="0"/>
            <w:adjustRightInd w:val="0"/>
            <w:spacing w:after="0" w:line="240" w:lineRule="atLeast"/>
          </w:pPr>
        </w:pPrChange>
      </w:pPr>
    </w:p>
    <w:p w14:paraId="13DAAFBE" w14:textId="081B6D02" w:rsidR="00437ED0" w:rsidRDefault="00437ED0">
      <w:pPr>
        <w:pStyle w:val="Heading5"/>
        <w:rPr>
          <w:ins w:id="4183" w:author="Eric Boisvert" w:date="2016-01-19T21:22:00Z"/>
        </w:rPr>
        <w:pPrChange w:id="4184" w:author="Eric Boisvert" w:date="2016-01-19T21:22:00Z">
          <w:pPr>
            <w:autoSpaceDE w:val="0"/>
            <w:autoSpaceDN w:val="0"/>
            <w:adjustRightInd w:val="0"/>
            <w:spacing w:after="0" w:line="240" w:lineRule="atLeast"/>
          </w:pPr>
        </w:pPrChange>
      </w:pPr>
      <w:proofErr w:type="gramStart"/>
      <w:ins w:id="4185" w:author="Eric Boisvert" w:date="2016-01-19T21:22:00Z">
        <w:r>
          <w:rPr>
            <w:lang w:val="en-CA"/>
          </w:rPr>
          <w:t>p</w:t>
        </w:r>
      </w:ins>
      <w:ins w:id="4186" w:author="Eric Boisvert" w:date="2016-01-19T21:21:00Z">
        <w:r w:rsidRPr="00D970E9">
          <w:rPr>
            <w:lang w:val="en-CA"/>
          </w:rPr>
          <w:t>arameter</w:t>
        </w:r>
      </w:ins>
      <w:proofErr w:type="gramEnd"/>
      <w:ins w:id="4187" w:author="Eric Boisvert" w:date="2016-01-19T21:22:00Z">
        <w:r w:rsidRPr="00437ED0">
          <w:t xml:space="preserve"> </w:t>
        </w:r>
      </w:ins>
    </w:p>
    <w:p w14:paraId="2C52BA2B" w14:textId="77777777" w:rsidR="00437ED0" w:rsidRDefault="00437ED0">
      <w:pPr>
        <w:rPr>
          <w:ins w:id="4188" w:author="Eric Boisvert" w:date="2016-01-19T21:22:00Z"/>
          <w:rFonts w:ascii="Calibri" w:hAnsi="Calibri" w:cs="Arial"/>
          <w:b/>
          <w:bCs/>
          <w:color w:val="000000"/>
          <w:sz w:val="20"/>
          <w:lang w:val="en-CA"/>
        </w:rPr>
        <w:pPrChange w:id="4189" w:author="Eric Boisvert" w:date="2016-01-19T21:21:00Z">
          <w:pPr>
            <w:autoSpaceDE w:val="0"/>
            <w:autoSpaceDN w:val="0"/>
            <w:adjustRightInd w:val="0"/>
            <w:spacing w:after="0" w:line="240" w:lineRule="atLeast"/>
          </w:pPr>
        </w:pPrChange>
      </w:pPr>
    </w:p>
    <w:p w14:paraId="4F0B407A" w14:textId="515B081A" w:rsidR="00437ED0" w:rsidRDefault="00437ED0">
      <w:pPr>
        <w:rPr>
          <w:ins w:id="4190" w:author="Eric Boisvert" w:date="2016-01-19T21:22:00Z"/>
          <w:lang w:val="en-CA"/>
        </w:rPr>
        <w:pPrChange w:id="4191" w:author="Eric Boisvert" w:date="2016-01-19T21:22:00Z">
          <w:pPr>
            <w:autoSpaceDE w:val="0"/>
            <w:autoSpaceDN w:val="0"/>
            <w:adjustRightInd w:val="0"/>
            <w:spacing w:after="0" w:line="240" w:lineRule="atLeast"/>
          </w:pPr>
        </w:pPrChange>
      </w:pPr>
      <w:ins w:id="4192" w:author="Eric Boisvert" w:date="2016-01-19T21:22:00Z">
        <w:r w:rsidRPr="00437ED0">
          <w:rPr>
            <w:lang w:val="en-CA"/>
          </w:rPr>
          <w:lastRenderedPageBreak/>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proofErr w:type="gramStart"/>
        <w:r w:rsidRPr="00437ED0">
          <w:rPr>
            <w:lang w:val="en-CA"/>
          </w:rPr>
          <w:t>eg</w:t>
        </w:r>
        <w:proofErr w:type="gramEnd"/>
        <w:r w:rsidRPr="00437ED0">
          <w:rPr>
            <w:lang w:val="en-CA"/>
          </w:rPr>
          <w:t>, mesh size in a sieving process, type of chemical additives, parameters in a mineral separation process. The "name" attribute of NamedValue shall be a term from a controlled vocabulary.</w:t>
        </w:r>
      </w:ins>
    </w:p>
    <w:p w14:paraId="739733C2" w14:textId="4F39CFE3" w:rsidR="00DD288D" w:rsidRDefault="00DD288D" w:rsidP="00DD288D">
      <w:pPr>
        <w:pStyle w:val="Heading4"/>
        <w:rPr>
          <w:lang w:val="en-CA"/>
        </w:rPr>
      </w:pPr>
      <w:bookmarkStart w:id="4193" w:name="BKM_2563A400_6C3B_4942_8487_10D45BA1555F"/>
      <w:bookmarkStart w:id="4194" w:name="BKM_F3DE8415_7817_43D1_B72D_75E85103B0DD"/>
      <w:bookmarkEnd w:id="4193"/>
      <w:bookmarkEnd w:id="4194"/>
      <w:r>
        <w:rPr>
          <w:lang w:val="en-CA"/>
        </w:rPr>
        <w:t>GeologicSamplingMethod</w:t>
      </w:r>
    </w:p>
    <w:p w14:paraId="25E14C53" w14:textId="77777777" w:rsidR="00DD288D" w:rsidRDefault="00DD288D" w:rsidP="00DD288D">
      <w:pPr>
        <w:rPr>
          <w:lang w:val="en-CA"/>
        </w:rPr>
      </w:pPr>
    </w:p>
    <w:p w14:paraId="016B05C5" w14:textId="6740E14B" w:rsidR="00DD288D" w:rsidRPr="00DD288D" w:rsidRDefault="00437ED0" w:rsidP="00DD288D">
      <w:pPr>
        <w:rPr>
          <w:lang w:val="en-CA"/>
        </w:rPr>
      </w:pPr>
      <w:ins w:id="4195" w:author="Eric Boisvert" w:date="2016-01-19T21:23:00Z">
        <w:r w:rsidRPr="00437ED0">
          <w:rPr>
            <w:lang w:val="en-CA"/>
          </w:rPr>
          <w:t>GeologicSamplingMethod</w:t>
        </w:r>
        <w:r>
          <w:rPr>
            <w:lang w:val="en-CA"/>
          </w:rPr>
          <w:t xml:space="preserve"> is </w:t>
        </w:r>
        <w:proofErr w:type="gramStart"/>
        <w:r>
          <w:rPr>
            <w:lang w:val="en-CA"/>
          </w:rPr>
          <w:t>an i</w:t>
        </w:r>
      </w:ins>
      <w:proofErr w:type="gramEnd"/>
      <w:del w:id="4196" w:author="Eric Boisvert" w:date="2016-01-19T21:23:00Z">
        <w:r w:rsidR="00DD288D" w:rsidRPr="00DD288D" w:rsidDel="00437ED0">
          <w:rPr>
            <w:lang w:val="en-CA"/>
          </w:rPr>
          <w:delText>I</w:delText>
        </w:r>
      </w:del>
      <w:r w:rsidR="00DD288D" w:rsidRPr="00DD288D">
        <w:rPr>
          <w:lang w:val="en-CA"/>
        </w:rPr>
        <w:t xml:space="preserve">mplementation of </w:t>
      </w:r>
      <w:ins w:id="4197" w:author="Eric Boisvert" w:date="2016-01-24T13:34:00Z">
        <w:r w:rsidR="0099305B">
          <w:rPr>
            <w:lang w:val="en-CA"/>
          </w:rPr>
          <w:t>OM::</w:t>
        </w:r>
      </w:ins>
      <w:r w:rsidR="00DD288D" w:rsidRPr="00DD288D">
        <w:rPr>
          <w:lang w:val="en-CA"/>
        </w:rPr>
        <w:t>SF_Process to describe the method used to obtain a geologic specimen</w:t>
      </w:r>
      <w:ins w:id="4198" w:author="Eric Boisvert" w:date="2016-01-19T21:23:00Z">
        <w:r>
          <w:rPr>
            <w:lang w:val="en-CA"/>
          </w:rPr>
          <w:t>.</w:t>
        </w:r>
      </w:ins>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19576D">
      <w:pPr>
        <w:keepNext/>
        <w:rPr>
          <w:ins w:id="4199" w:author="Eric Boisvert" w:date="2015-11-28T15:52:00Z"/>
        </w:rPr>
        <w:pPrChange w:id="4200" w:author="Eric Boisvert" w:date="2015-11-28T15:52:00Z">
          <w:pPr/>
        </w:pPrChange>
      </w:pPr>
      <w:ins w:id="4201" w:author="Eric Boisvert" w:date="2015-11-28T15:52:00Z">
        <w:r>
          <w:rPr>
            <w:noProof/>
            <w:lang w:val="en-CA" w:eastAsia="en-CA"/>
          </w:rPr>
          <w:lastRenderedPageBreak/>
          <w:pict w14:anchorId="14B5059D">
            <v:shape id="Picture 471" o:spid="_x0000_i1124" type="#_x0000_t75" style="width:367.5pt;height:338.5pt;visibility:visible;mso-wrap-style:square">
              <v:imagedata r:id="rId114" o:title=""/>
            </v:shape>
          </w:pict>
        </w:r>
      </w:ins>
    </w:p>
    <w:p w14:paraId="0AA98F0B" w14:textId="53DD3FEB" w:rsidR="00DD288D" w:rsidRDefault="00180077">
      <w:pPr>
        <w:pStyle w:val="Caption"/>
        <w:rPr>
          <w:lang w:val="en-CA"/>
        </w:rPr>
        <w:pPrChange w:id="4202" w:author="Eric Boisvert" w:date="2015-11-28T15:52:00Z">
          <w:pPr/>
        </w:pPrChange>
      </w:pPr>
      <w:ins w:id="4203" w:author="Eric Boisvert" w:date="2015-11-28T15:52:00Z">
        <w:r>
          <w:t xml:space="preserve">Figure </w:t>
        </w:r>
        <w:r>
          <w:fldChar w:fldCharType="begin"/>
        </w:r>
        <w:r>
          <w:instrText xml:space="preserve"> SEQ Figure \* ARABIC </w:instrText>
        </w:r>
      </w:ins>
      <w:r>
        <w:fldChar w:fldCharType="separate"/>
      </w:r>
      <w:ins w:id="4204" w:author="Eric Boisvert" w:date="2016-01-19T19:09:00Z">
        <w:r w:rsidR="00302FB5">
          <w:rPr>
            <w:noProof/>
          </w:rPr>
          <w:t>99</w:t>
        </w:r>
      </w:ins>
      <w:ins w:id="4205" w:author="Eric Boisvert" w:date="2015-11-28T15:52:00Z">
        <w:r>
          <w:fldChar w:fldCharType="end"/>
        </w:r>
        <w:r>
          <w:t xml:space="preserve"> : </w:t>
        </w:r>
        <w:r w:rsidRPr="00F115BF">
          <w:t>Geologic sampling method</w:t>
        </w:r>
      </w:ins>
    </w:p>
    <w:p w14:paraId="1C810CF8" w14:textId="2BCC08A3" w:rsidR="00DD288D" w:rsidDel="00437ED0" w:rsidRDefault="00DD288D" w:rsidP="00DD288D">
      <w:pPr>
        <w:keepNext/>
        <w:rPr>
          <w:del w:id="4206" w:author="Eric Boisvert" w:date="2016-01-19T21:24:00Z"/>
        </w:rPr>
      </w:pPr>
    </w:p>
    <w:p w14:paraId="55D7FE27" w14:textId="6304FF94" w:rsidR="00DD288D" w:rsidRDefault="00FA03D9" w:rsidP="00DD288D">
      <w:pPr>
        <w:rPr>
          <w:lang w:val="en-CA"/>
        </w:rPr>
      </w:pPr>
      <w:r>
        <w:rPr>
          <w:lang w:val="en-CA"/>
        </w:rPr>
        <w:t xml:space="preserve">GeologicSamplingMethod can only be used in a context of a </w:t>
      </w:r>
      <w:ins w:id="4207" w:author="Eric Boisvert" w:date="2016-01-24T13:34:00Z">
        <w:r w:rsidR="0099305B">
          <w:rPr>
            <w:lang w:val="en-CA"/>
          </w:rPr>
          <w:t>OM:</w:t>
        </w:r>
        <w:proofErr w:type="gramStart"/>
        <w:r w:rsidR="0099305B">
          <w:rPr>
            <w:lang w:val="en-CA"/>
          </w:rPr>
          <w:t>:</w:t>
        </w:r>
      </w:ins>
      <w:r>
        <w:rPr>
          <w:lang w:val="en-CA"/>
        </w:rPr>
        <w:t>SF</w:t>
      </w:r>
      <w:proofErr w:type="gramEnd"/>
      <w:r>
        <w:rPr>
          <w:lang w:val="en-CA"/>
        </w:rPr>
        <w:t>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51CDAE46" w:rsidR="00DD288D" w:rsidRPr="00D12552" w:rsidRDefault="00FA03D9" w:rsidP="006A7DD0">
            <w:pPr>
              <w:pStyle w:val="Tabletext10"/>
              <w:jc w:val="left"/>
              <w:rPr>
                <w:rStyle w:val="reqtext"/>
                <w:lang w:val="en-CA"/>
              </w:rPr>
            </w:pPr>
            <w:commentRangeStart w:id="4208"/>
            <w:r>
              <w:rPr>
                <w:rStyle w:val="reqtext"/>
                <w:lang w:val="en-CA"/>
              </w:rPr>
              <w:t xml:space="preserve">In a GeoSciML instance, GeologicMethod SHALL only be used as a value for </w:t>
            </w:r>
            <w:ins w:id="4209" w:author="Eric Boisvert" w:date="2016-01-24T13:34:00Z">
              <w:r w:rsidR="0099305B">
                <w:rPr>
                  <w:rStyle w:val="reqtext"/>
                  <w:lang w:val="en-CA"/>
                </w:rPr>
                <w:t>OM:</w:t>
              </w:r>
              <w:proofErr w:type="gramStart"/>
              <w:r w:rsidR="0099305B">
                <w:rPr>
                  <w:rStyle w:val="reqtext"/>
                  <w:lang w:val="en-CA"/>
                </w:rPr>
                <w:t>:</w:t>
              </w:r>
            </w:ins>
            <w:r>
              <w:rPr>
                <w:rStyle w:val="reqtext"/>
                <w:lang w:val="en-CA"/>
              </w:rPr>
              <w:t>SF</w:t>
            </w:r>
            <w:proofErr w:type="gramEnd"/>
            <w:r>
              <w:rPr>
                <w:rStyle w:val="reqtext"/>
                <w:lang w:val="en-CA"/>
              </w:rPr>
              <w:t>_Speciment::samplingMethod.</w:t>
            </w:r>
            <w:commentRangeEnd w:id="4208"/>
            <w:r>
              <w:rPr>
                <w:rStyle w:val="CommentReference"/>
                <w:rFonts w:ascii="Times New Roman" w:eastAsia="Times New Roman" w:hAnsi="Times New Roman"/>
                <w:lang w:val="en-US" w:eastAsia="en-US"/>
              </w:rPr>
              <w:commentReference w:id="4208"/>
            </w:r>
          </w:p>
        </w:tc>
      </w:tr>
    </w:tbl>
    <w:p w14:paraId="39331A94" w14:textId="77777777" w:rsidR="00437ED0" w:rsidRDefault="00437ED0" w:rsidP="00DD288D">
      <w:pPr>
        <w:rPr>
          <w:ins w:id="4210" w:author="Eric Boisvert" w:date="2016-01-19T21:23:00Z"/>
        </w:rPr>
      </w:pPr>
    </w:p>
    <w:p w14:paraId="4D741E6B" w14:textId="00FF9A6D" w:rsidR="00437ED0" w:rsidRDefault="00437ED0">
      <w:pPr>
        <w:pStyle w:val="Heading5"/>
        <w:rPr>
          <w:ins w:id="4211" w:author="Eric Boisvert" w:date="2016-01-19T21:24:00Z"/>
        </w:rPr>
        <w:pPrChange w:id="4212" w:author="Eric Boisvert" w:date="2016-01-19T21:24:00Z">
          <w:pPr/>
        </w:pPrChange>
      </w:pPr>
      <w:ins w:id="4213" w:author="Eric Boisvert" w:date="2016-01-19T21:24:00Z">
        <w:r w:rsidRPr="00437ED0">
          <w:t>Method</w:t>
        </w:r>
      </w:ins>
    </w:p>
    <w:p w14:paraId="6C562754" w14:textId="77777777" w:rsidR="00437ED0" w:rsidRPr="00437ED0" w:rsidRDefault="00437ED0">
      <w:pPr>
        <w:rPr>
          <w:ins w:id="4214" w:author="Eric Boisvert" w:date="2016-01-19T21:24:00Z"/>
        </w:rPr>
      </w:pPr>
    </w:p>
    <w:p w14:paraId="7ABFDA77" w14:textId="7F07E12B" w:rsidR="00437ED0" w:rsidRDefault="00437ED0" w:rsidP="00437ED0">
      <w:pPr>
        <w:keepNext/>
        <w:rPr>
          <w:ins w:id="4215" w:author="Eric Boisvert" w:date="2016-01-19T21:24:00Z"/>
        </w:rPr>
      </w:pPr>
      <w:ins w:id="4216" w:author="Eric Boisvert" w:date="2016-01-19T21:24:00Z">
        <w:r>
          <w:t>The property method</w:t>
        </w:r>
        <w:proofErr w:type="gramStart"/>
        <w:r>
          <w:t>:</w:t>
        </w:r>
        <w:r w:rsidRPr="00437ED0">
          <w:t>GeologicSamplingMethodTerm</w:t>
        </w:r>
        <w:proofErr w:type="gramEnd"/>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ins>
    </w:p>
    <w:p w14:paraId="0E88C212" w14:textId="6FE75733" w:rsidR="00DD288D" w:rsidRPr="00DD288D" w:rsidDel="00437ED0" w:rsidRDefault="00DD288D" w:rsidP="00DD288D">
      <w:pPr>
        <w:rPr>
          <w:del w:id="4217" w:author="Eric Boisvert" w:date="2016-01-19T21:23:00Z"/>
        </w:rPr>
      </w:pPr>
    </w:p>
    <w:p w14:paraId="7A8BE1E4" w14:textId="77777777" w:rsidR="00437ED0" w:rsidRDefault="00437ED0" w:rsidP="00437ED0">
      <w:pPr>
        <w:pStyle w:val="Heading5"/>
        <w:rPr>
          <w:ins w:id="4218" w:author="Eric Boisvert" w:date="2016-01-19T21:25:00Z"/>
        </w:rPr>
      </w:pPr>
      <w:bookmarkStart w:id="4219" w:name="BKM_7694DED9_A4F1_4913_BBD8_F553EF63B4A9"/>
      <w:bookmarkEnd w:id="4219"/>
      <w:proofErr w:type="gramStart"/>
      <w:ins w:id="4220" w:author="Eric Boisvert" w:date="2016-01-19T21:25:00Z">
        <w:r>
          <w:rPr>
            <w:lang w:val="en-CA"/>
          </w:rPr>
          <w:lastRenderedPageBreak/>
          <w:t>p</w:t>
        </w:r>
        <w:r w:rsidRPr="00D970E9">
          <w:rPr>
            <w:lang w:val="en-CA"/>
          </w:rPr>
          <w:t>arameter</w:t>
        </w:r>
        <w:proofErr w:type="gramEnd"/>
        <w:r w:rsidRPr="00437ED0">
          <w:t xml:space="preserve"> </w:t>
        </w:r>
      </w:ins>
    </w:p>
    <w:p w14:paraId="6365E1BC" w14:textId="77777777" w:rsidR="00437ED0" w:rsidRDefault="00437ED0" w:rsidP="00437ED0">
      <w:pPr>
        <w:rPr>
          <w:ins w:id="4221" w:author="Eric Boisvert" w:date="2016-01-19T21:25:00Z"/>
          <w:rFonts w:ascii="Calibri" w:hAnsi="Calibri" w:cs="Arial"/>
          <w:b/>
          <w:bCs/>
          <w:color w:val="000000"/>
          <w:sz w:val="20"/>
          <w:lang w:val="en-CA"/>
        </w:rPr>
      </w:pPr>
    </w:p>
    <w:p w14:paraId="5691D784" w14:textId="6EC0F301" w:rsidR="00437ED0" w:rsidRDefault="00437ED0" w:rsidP="00437ED0">
      <w:pPr>
        <w:rPr>
          <w:ins w:id="4222" w:author="Eric Boisvert" w:date="2016-01-19T21:25:00Z"/>
          <w:lang w:val="en-CA"/>
        </w:rPr>
      </w:pPr>
      <w:ins w:id="4223" w:author="Eric Boisvert" w:date="2016-01-19T21:25:00Z">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ins>
    </w:p>
    <w:p w14:paraId="363BC140" w14:textId="38C62ADA" w:rsidR="00DD288D" w:rsidRDefault="0073628E" w:rsidP="0073628E">
      <w:pPr>
        <w:pStyle w:val="Heading3"/>
        <w:rPr>
          <w:lang w:val="en-CA"/>
        </w:rPr>
      </w:pPr>
      <w:bookmarkStart w:id="4224" w:name="BKM_D4F19968_4426_4517_BA14_BAB7917AB647"/>
      <w:bookmarkStart w:id="4225" w:name="BKM_04EA1B0A_66CA_4B08_B485_94449A53A44A"/>
      <w:bookmarkStart w:id="4226" w:name="_Toc439943488"/>
      <w:bookmarkEnd w:id="4224"/>
      <w:bookmarkEnd w:id="4225"/>
      <w:r>
        <w:rPr>
          <w:lang w:val="en-CA"/>
        </w:rPr>
        <w:t>GeoSciML Laboratory analysis and specimen vocabularies</w:t>
      </w:r>
      <w:bookmarkEnd w:id="4226"/>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4227" w:name="_Ref433015177"/>
      <w:bookmarkStart w:id="4228" w:name="_Toc439943489"/>
      <w:r>
        <w:rPr>
          <w:lang w:val="en-CA"/>
        </w:rPr>
        <w:t>Outcrop encoding pattern</w:t>
      </w:r>
      <w:r w:rsidR="00DD288D">
        <w:rPr>
          <w:lang w:val="en-CA"/>
        </w:rPr>
        <w:t xml:space="preserve"> (</w:t>
      </w:r>
      <w:commentRangeStart w:id="4229"/>
      <w:r w:rsidR="00DD288D">
        <w:rPr>
          <w:lang w:val="en-CA"/>
        </w:rPr>
        <w:t>Informative</w:t>
      </w:r>
      <w:commentRangeEnd w:id="4229"/>
      <w:r w:rsidR="00DD288D">
        <w:rPr>
          <w:rStyle w:val="CommentReference"/>
          <w:b w:val="0"/>
          <w:bCs w:val="0"/>
        </w:rPr>
        <w:commentReference w:id="4229"/>
      </w:r>
      <w:r w:rsidR="00DD288D">
        <w:rPr>
          <w:lang w:val="en-CA"/>
        </w:rPr>
        <w:t>)</w:t>
      </w:r>
      <w:bookmarkEnd w:id="4227"/>
      <w:bookmarkEnd w:id="4228"/>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19576D" w:rsidP="00672D0D">
      <w:pPr>
        <w:keepNext/>
      </w:pPr>
      <w:r>
        <w:rPr>
          <w:noProof/>
          <w:lang w:val="en-CA" w:eastAsia="en-CA"/>
        </w:rPr>
        <w:pict w14:anchorId="6AAC71D2">
          <v:shape id="Image 476" o:spid="_x0000_i1125" type="#_x0000_t75" style="width:431.45pt;height:243.95pt;visibility:visible;mso-wrap-style:square">
            <v:imagedata r:id="rId115"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4230" w:author="Eric Boisvert" w:date="2016-01-19T19:09:00Z">
        <w:r w:rsidR="00302FB5">
          <w:rPr>
            <w:noProof/>
          </w:rPr>
          <w:t>100</w:t>
        </w:r>
      </w:ins>
      <w:del w:id="4231"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6869EA6" w:rsidR="00437ED0" w:rsidRDefault="00437ED0" w:rsidP="007F7DE0">
      <w:pPr>
        <w:rPr>
          <w:ins w:id="4232" w:author="Eric Boisvert" w:date="2016-01-19T21:25:00Z"/>
        </w:rPr>
      </w:pPr>
    </w:p>
    <w:p w14:paraId="70D35591" w14:textId="77777777" w:rsidR="00672D0D" w:rsidRPr="0073628E" w:rsidRDefault="00437ED0" w:rsidP="007F7DE0">
      <w:ins w:id="4233" w:author="Eric Boisvert" w:date="2016-01-19T21:25:00Z">
        <w:r>
          <w:br w:type="page"/>
        </w:r>
      </w:ins>
    </w:p>
    <w:p w14:paraId="10AC2A8A" w14:textId="77777777" w:rsidR="009B3BBD" w:rsidRDefault="009B3BBD" w:rsidP="009B3BBD">
      <w:pPr>
        <w:pStyle w:val="Heading1"/>
        <w:rPr>
          <w:lang w:val="en-CA"/>
        </w:rPr>
      </w:pPr>
      <w:bookmarkStart w:id="4234" w:name="_Toc439943490"/>
      <w:r>
        <w:rPr>
          <w:lang w:val="en-CA"/>
        </w:rPr>
        <w:t>GML Encoding Requirements classes</w:t>
      </w:r>
      <w:bookmarkEnd w:id="4234"/>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4235" w:author="Eric Boisvert" w:date="2016-01-04T09:19:00Z">
        <w:r w:rsidR="0064023A">
          <w:rPr>
            <w:lang w:val="en-CA"/>
          </w:rPr>
          <w:t xml:space="preserve">extends and </w:t>
        </w:r>
      </w:ins>
      <w:r w:rsidR="00156903">
        <w:rPr>
          <w:lang w:val="en-CA"/>
        </w:rPr>
        <w:t xml:space="preserve">superceeds some of </w:t>
      </w:r>
      <w:del w:id="4236" w:author="Eric Boisvert" w:date="2016-01-04T09:20:00Z">
        <w:r w:rsidR="00156903" w:rsidDel="0064023A">
          <w:rPr>
            <w:lang w:val="en-CA"/>
          </w:rPr>
          <w:delText xml:space="preserve">the </w:delText>
        </w:r>
      </w:del>
      <w:r w:rsidR="00156903">
        <w:rPr>
          <w:lang w:val="en-CA"/>
        </w:rPr>
        <w:t>ISO 19136-2007</w:t>
      </w:r>
      <w:del w:id="4237" w:author="Eric Boisvert" w:date="2016-01-04T09:20:00Z">
        <w:r w:rsidR="00156903" w:rsidDel="0064023A">
          <w:rPr>
            <w:lang w:val="en-CA"/>
          </w:rPr>
          <w:delText xml:space="preserve"> rules </w:delText>
        </w:r>
      </w:del>
      <w:ins w:id="4238" w:author="Eric Boisvert" w:date="2015-11-03T05:22:00Z">
        <w:r w:rsidR="004F0DC1">
          <w:rPr>
            <w:lang w:val="en-CA"/>
          </w:rPr>
          <w:t xml:space="preserve">, specifically regarding clauses 11 (CodeType encoding) and </w:t>
        </w:r>
      </w:ins>
      <w:ins w:id="4239" w:author="Eric Boisvert" w:date="2015-11-03T05:23:00Z">
        <w:r w:rsidR="004F0DC1">
          <w:rPr>
            <w:lang w:val="en-CA"/>
          </w:rPr>
          <w:t xml:space="preserve">12.3 (Association encoding) </w:t>
        </w:r>
      </w:ins>
      <w:del w:id="4240" w:author="Eric Boisvert" w:date="2015-11-03T05:15:00Z">
        <w:r w:rsidR="00156903" w:rsidDel="004F0DC1">
          <w:rPr>
            <w:lang w:val="en-CA"/>
          </w:rPr>
          <w:delText>(</w:delText>
        </w:r>
      </w:del>
      <w:del w:id="4241" w:author="Eric Boisvert" w:date="2015-11-03T05:24:00Z">
        <w:r w:rsidR="00156903" w:rsidDel="007C49F8">
          <w:rPr>
            <w:lang w:val="en-CA"/>
          </w:rPr>
          <w:delText>more specifically CodeType encoding)</w:delText>
        </w:r>
      </w:del>
      <w:del w:id="4242" w:author="Eric Boisvert" w:date="2015-10-30T05:10:00Z">
        <w:r w:rsidDel="00156903">
          <w:rPr>
            <w:lang w:val="en-CA"/>
          </w:rPr>
          <w:delText xml:space="preserve"> </w:delText>
        </w:r>
      </w:del>
      <w:del w:id="4243" w:author="Eric Boisvert" w:date="2015-11-03T05:24:00Z">
        <w:r w:rsidDel="007C49F8">
          <w:rPr>
            <w:lang w:val="en-CA"/>
          </w:rPr>
          <w:delText xml:space="preserve">.  </w:delText>
        </w:r>
      </w:del>
    </w:p>
    <w:p w14:paraId="0B58FD66" w14:textId="590684E9" w:rsidR="00C648D4" w:rsidRDefault="009B3BBD" w:rsidP="009B3BBD">
      <w:pPr>
        <w:rPr>
          <w:ins w:id="4244"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4245" w:author="Eric Boisvert" w:date="2015-10-30T05:36:00Z">
          <w:pPr/>
        </w:pPrChange>
      </w:pPr>
      <w:bookmarkStart w:id="4246" w:name="_Toc439943491"/>
      <w:ins w:id="4247" w:author="Eric Boisvert" w:date="2015-10-30T05:35:00Z">
        <w:r>
          <w:rPr>
            <w:lang w:val="en-CA"/>
          </w:rPr>
          <w:t>Prefixes used in examples</w:t>
        </w:r>
      </w:ins>
      <w:bookmarkEnd w:id="4246"/>
    </w:p>
    <w:p w14:paraId="1E3C2AA6" w14:textId="77777777" w:rsidR="0099305B" w:rsidRDefault="0099305B" w:rsidP="009B3BBD">
      <w:pPr>
        <w:rPr>
          <w:ins w:id="4248" w:author="Eric Boisvert" w:date="2016-01-24T13:37: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4249" w:author="Eric Boisvert" w:date="2015-10-30T05:36:00Z">
        <w:r w:rsidDel="00E97666">
          <w:rPr>
            <w:lang w:val="en-CA"/>
          </w:rPr>
          <w:delText xml:space="preserve">prefixes </w:delText>
        </w:r>
      </w:del>
      <w:ins w:id="4250" w:author="Eric Boisvert" w:date="2015-10-30T05:36:00Z">
        <w:r w:rsidR="00E97666">
          <w:rPr>
            <w:lang w:val="en-CA"/>
          </w:rPr>
          <w:t xml:space="preserve">namespaces mapping </w:t>
        </w:r>
      </w:ins>
      <w:r>
        <w:rPr>
          <w:lang w:val="en-CA"/>
        </w:rPr>
        <w:t xml:space="preserve">will be </w:t>
      </w:r>
      <w:del w:id="4251" w:author="Eric Boisvert" w:date="2015-10-30T05:36:00Z">
        <w:r w:rsidDel="00E97666">
          <w:rPr>
            <w:lang w:val="en-CA"/>
          </w:rPr>
          <w:delText>used</w:delText>
        </w:r>
      </w:del>
      <w:ins w:id="4252" w:author="Eric Boisvert" w:date="2015-10-30T05:36:00Z">
        <w:r w:rsidR="00E97666">
          <w:rPr>
            <w:lang w:val="en-CA"/>
          </w:rPr>
          <w:t>assumed.</w:t>
        </w:r>
      </w:ins>
    </w:p>
    <w:p w14:paraId="2127A182" w14:textId="2267FDE5" w:rsidR="001517B8" w:rsidRDefault="00380908" w:rsidP="00380908">
      <w:del w:id="4253"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pPr>
              <w:spacing w:after="0"/>
              <w:rPr>
                <w:rFonts w:ascii="Arial" w:hAnsi="Arial" w:cs="Arial"/>
                <w:b/>
                <w:bCs/>
                <w:color w:val="000000"/>
                <w:sz w:val="20"/>
                <w:szCs w:val="20"/>
                <w:lang w:val="en-CA" w:eastAsia="en-CA"/>
              </w:rPr>
              <w:pPrChange w:id="4254" w:author="Eric Boisvert" w:date="2016-01-24T13:37:00Z">
                <w:pPr/>
              </w:pPrChange>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pPr>
              <w:spacing w:after="0"/>
              <w:rPr>
                <w:rFonts w:ascii="Arial" w:hAnsi="Arial" w:cs="Arial"/>
                <w:b/>
                <w:bCs/>
                <w:color w:val="000000"/>
                <w:sz w:val="20"/>
                <w:szCs w:val="20"/>
                <w:lang w:val="en-CA" w:eastAsia="en-CA"/>
              </w:rPr>
              <w:pPrChange w:id="4255" w:author="Eric Boisvert" w:date="2016-01-24T13:37:00Z">
                <w:pPr/>
              </w:pPrChange>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pPr>
              <w:spacing w:after="0"/>
              <w:rPr>
                <w:rFonts w:ascii="Consolas" w:hAnsi="Consolas" w:cs="Consolas"/>
                <w:b/>
                <w:bCs/>
                <w:color w:val="000000"/>
                <w:sz w:val="20"/>
                <w:szCs w:val="20"/>
                <w:lang w:val="en-CA" w:eastAsia="en-CA"/>
              </w:rPr>
              <w:pPrChange w:id="4256" w:author="Eric Boisvert" w:date="2016-01-24T13:37:00Z">
                <w:pPr/>
              </w:pPrChange>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9F09E7">
            <w:pPr>
              <w:spacing w:after="0"/>
              <w:rPr>
                <w:rFonts w:ascii="Consolas" w:hAnsi="Consolas" w:cs="Consolas"/>
                <w:color w:val="000000"/>
                <w:sz w:val="20"/>
                <w:szCs w:val="20"/>
                <w:lang w:val="en-CA" w:eastAsia="en-CA"/>
              </w:rPr>
              <w:pPrChange w:id="4257" w:author="Eric Boisvert" w:date="2016-01-24T13:37:00Z">
                <w:pPr/>
              </w:pPrChange>
            </w:pPr>
            <w:r>
              <w:fldChar w:fldCharType="begin"/>
            </w:r>
            <w:r>
              <w:instrText xml:space="preserve"> HYPERLINK "http://standards.iso.org/iso/19115/-3/cit/1.0" </w:instrText>
            </w:r>
            <w:r>
              <w:fldChar w:fldCharType="separate"/>
            </w:r>
            <w:r w:rsidR="00C2184E" w:rsidRPr="00D970E9">
              <w:rPr>
                <w:rStyle w:val="Hyperlink"/>
                <w:rFonts w:ascii="Consolas" w:hAnsi="Consolas" w:cs="Consolas"/>
                <w:sz w:val="20"/>
                <w:szCs w:val="20"/>
                <w:lang w:val="en-CA" w:eastAsia="en-CA"/>
              </w:rPr>
              <w:t>http://standards.iso.org/iso/19115/-3/cit/1.0</w:t>
            </w:r>
            <w:r>
              <w:rPr>
                <w:rStyle w:val="Hyperlink"/>
                <w:rFonts w:ascii="Consolas" w:hAnsi="Consolas" w:cs="Consolas"/>
                <w:sz w:val="20"/>
                <w:szCs w:val="20"/>
                <w:lang w:val="en-CA" w:eastAsia="en-CA"/>
              </w:rPr>
              <w:fldChar w:fldCharType="end"/>
            </w:r>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pPr>
              <w:spacing w:after="0"/>
              <w:rPr>
                <w:rFonts w:ascii="Consolas" w:hAnsi="Consolas" w:cs="Consolas"/>
                <w:b/>
                <w:bCs/>
                <w:color w:val="000000"/>
                <w:sz w:val="20"/>
                <w:szCs w:val="20"/>
                <w:lang w:val="en-CA" w:eastAsia="en-CA"/>
              </w:rPr>
              <w:pPrChange w:id="4258" w:author="Eric Boisvert" w:date="2016-01-24T13:37:00Z">
                <w:pPr/>
              </w:pPrChange>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9F09E7">
            <w:pPr>
              <w:spacing w:after="0"/>
              <w:rPr>
                <w:rFonts w:ascii="Consolas" w:hAnsi="Consolas" w:cs="Consolas"/>
                <w:color w:val="0000FF"/>
                <w:sz w:val="20"/>
                <w:szCs w:val="20"/>
                <w:u w:val="single"/>
                <w:lang w:val="en-CA" w:eastAsia="en-CA"/>
              </w:rPr>
              <w:pPrChange w:id="4259" w:author="Eric Boisvert" w:date="2016-01-24T13:37:00Z">
                <w:pPr/>
              </w:pPrChange>
            </w:pPr>
            <w:r>
              <w:fldChar w:fldCharType="begin"/>
            </w:r>
            <w:r>
              <w:instrText xml:space="preserve"> HYPERLINK "http://www.opengis.net/cv/0.2/gml32" </w:instrText>
            </w:r>
            <w:r>
              <w:fldChar w:fldCharType="separate"/>
            </w:r>
            <w:r w:rsidR="001517B8" w:rsidRPr="00D970E9">
              <w:rPr>
                <w:rFonts w:ascii="Consolas" w:hAnsi="Consolas" w:cs="Consolas"/>
                <w:color w:val="0000FF"/>
                <w:sz w:val="20"/>
                <w:szCs w:val="20"/>
                <w:u w:val="single"/>
                <w:lang w:eastAsia="en-CA"/>
              </w:rPr>
              <w:t>http://www.opengis.net/cv/0.2/gml32</w:t>
            </w:r>
            <w:r>
              <w:rPr>
                <w:rFonts w:ascii="Consolas" w:hAnsi="Consolas" w:cs="Consolas"/>
                <w:color w:val="0000FF"/>
                <w:sz w:val="20"/>
                <w:szCs w:val="20"/>
                <w:u w:val="single"/>
                <w:lang w:eastAsia="en-CA"/>
              </w:rPr>
              <w:fldChar w:fldCharType="end"/>
            </w:r>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pPr>
              <w:spacing w:after="0"/>
              <w:rPr>
                <w:rFonts w:ascii="Consolas" w:hAnsi="Consolas" w:cs="Consolas"/>
                <w:b/>
                <w:bCs/>
                <w:color w:val="000000"/>
                <w:sz w:val="20"/>
                <w:szCs w:val="20"/>
                <w:lang w:val="en-CA" w:eastAsia="en-CA"/>
              </w:rPr>
              <w:pPrChange w:id="4260" w:author="Eric Boisvert" w:date="2016-01-24T13:37:00Z">
                <w:pPr/>
              </w:pPrChange>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9F09E7">
            <w:pPr>
              <w:spacing w:after="0"/>
              <w:rPr>
                <w:rFonts w:ascii="Consolas" w:hAnsi="Consolas" w:cs="Consolas"/>
                <w:color w:val="0000FF"/>
                <w:sz w:val="20"/>
                <w:szCs w:val="20"/>
                <w:u w:val="single"/>
                <w:lang w:val="en-CA" w:eastAsia="en-CA"/>
              </w:rPr>
              <w:pPrChange w:id="4261" w:author="Eric Boisvert" w:date="2016-01-24T13:37:00Z">
                <w:pPr/>
              </w:pPrChange>
            </w:pPr>
            <w:r>
              <w:fldChar w:fldCharType="begin"/>
            </w:r>
            <w:r>
              <w:instrText xml:space="preserve"> HYPERLINK "http://www.isotc211.org/2005/gco" </w:instrText>
            </w:r>
            <w:r>
              <w:fldChar w:fldCharType="separate"/>
            </w:r>
            <w:r w:rsidR="001517B8" w:rsidRPr="00D970E9">
              <w:rPr>
                <w:rFonts w:ascii="Consolas" w:hAnsi="Consolas" w:cs="Consolas"/>
                <w:color w:val="0000FF"/>
                <w:sz w:val="20"/>
                <w:szCs w:val="20"/>
                <w:u w:val="single"/>
                <w:lang w:eastAsia="en-CA"/>
              </w:rPr>
              <w:t>http://www.isotc211.org/2005/gco</w:t>
            </w:r>
            <w:r>
              <w:rPr>
                <w:rFonts w:ascii="Consolas" w:hAnsi="Consolas" w:cs="Consolas"/>
                <w:color w:val="0000FF"/>
                <w:sz w:val="20"/>
                <w:szCs w:val="20"/>
                <w:u w:val="single"/>
                <w:lang w:eastAsia="en-CA"/>
              </w:rPr>
              <w:fldChar w:fldCharType="end"/>
            </w:r>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pPr>
              <w:spacing w:after="0"/>
              <w:rPr>
                <w:rFonts w:ascii="Consolas" w:hAnsi="Consolas" w:cs="Consolas"/>
                <w:b/>
                <w:bCs/>
                <w:color w:val="000000"/>
                <w:sz w:val="20"/>
                <w:szCs w:val="20"/>
                <w:lang w:val="en-CA" w:eastAsia="en-CA"/>
              </w:rPr>
              <w:pPrChange w:id="4262" w:author="Eric Boisvert" w:date="2016-01-24T13:37:00Z">
                <w:pPr/>
              </w:pPrChange>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9F09E7">
            <w:pPr>
              <w:spacing w:after="0"/>
              <w:rPr>
                <w:rFonts w:ascii="Consolas" w:hAnsi="Consolas" w:cs="Consolas"/>
                <w:color w:val="0000FF"/>
                <w:sz w:val="20"/>
                <w:szCs w:val="20"/>
                <w:u w:val="single"/>
                <w:lang w:val="en-CA" w:eastAsia="en-CA"/>
              </w:rPr>
              <w:pPrChange w:id="4263" w:author="Eric Boisvert" w:date="2016-01-24T13:37:00Z">
                <w:pPr/>
              </w:pPrChange>
            </w:pPr>
            <w:r>
              <w:fldChar w:fldCharType="begin"/>
            </w:r>
            <w:r>
              <w:instrText xml:space="preserve"> HYPERLINK "http://www.isotc211.org/2005/gmd" </w:instrText>
            </w:r>
            <w:r>
              <w:fldChar w:fldCharType="separate"/>
            </w:r>
            <w:r w:rsidR="001517B8" w:rsidRPr="00D970E9">
              <w:rPr>
                <w:rFonts w:ascii="Consolas" w:hAnsi="Consolas" w:cs="Consolas"/>
                <w:color w:val="0000FF"/>
                <w:sz w:val="20"/>
                <w:szCs w:val="20"/>
                <w:u w:val="single"/>
                <w:lang w:eastAsia="en-CA"/>
              </w:rPr>
              <w:t>http://www.isotc211.org/2005/gmd</w:t>
            </w:r>
            <w:r>
              <w:rPr>
                <w:rFonts w:ascii="Consolas" w:hAnsi="Consolas" w:cs="Consolas"/>
                <w:color w:val="0000FF"/>
                <w:sz w:val="20"/>
                <w:szCs w:val="20"/>
                <w:u w:val="single"/>
                <w:lang w:eastAsia="en-CA"/>
              </w:rPr>
              <w:fldChar w:fldCharType="end"/>
            </w:r>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pPr>
              <w:spacing w:after="0"/>
              <w:rPr>
                <w:rFonts w:ascii="Consolas" w:hAnsi="Consolas" w:cs="Consolas"/>
                <w:b/>
                <w:bCs/>
                <w:color w:val="000000"/>
                <w:sz w:val="20"/>
                <w:szCs w:val="20"/>
                <w:lang w:val="en-CA" w:eastAsia="en-CA"/>
              </w:rPr>
              <w:pPrChange w:id="4264" w:author="Eric Boisvert" w:date="2016-01-24T13:37:00Z">
                <w:pPr/>
              </w:pPrChange>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9F09E7">
            <w:pPr>
              <w:spacing w:after="0"/>
              <w:rPr>
                <w:rFonts w:ascii="Consolas" w:hAnsi="Consolas" w:cs="Consolas"/>
                <w:color w:val="0000FF"/>
                <w:sz w:val="20"/>
                <w:szCs w:val="20"/>
                <w:u w:val="single"/>
                <w:lang w:val="en-CA" w:eastAsia="en-CA"/>
              </w:rPr>
              <w:pPrChange w:id="4265" w:author="Eric Boisvert" w:date="2016-01-24T13:37:00Z">
                <w:pPr/>
              </w:pPrChange>
            </w:pPr>
            <w:r>
              <w:fldChar w:fldCharType="begin"/>
            </w:r>
            <w:r>
              <w:instrText xml:space="preserve"> HYPERLINK "http://www.opengis.net/gml/3.2" </w:instrText>
            </w:r>
            <w:r>
              <w:fldChar w:fldCharType="separate"/>
            </w:r>
            <w:r w:rsidR="001517B8" w:rsidRPr="00D970E9">
              <w:rPr>
                <w:rFonts w:ascii="Consolas" w:hAnsi="Consolas" w:cs="Consolas"/>
                <w:color w:val="0000FF"/>
                <w:sz w:val="20"/>
                <w:szCs w:val="20"/>
                <w:u w:val="single"/>
                <w:lang w:eastAsia="en-CA"/>
              </w:rPr>
              <w:t>http://www.opengis.net/gml/3.2</w:t>
            </w:r>
            <w:r>
              <w:rPr>
                <w:rFonts w:ascii="Consolas" w:hAnsi="Consolas" w:cs="Consolas"/>
                <w:color w:val="0000FF"/>
                <w:sz w:val="20"/>
                <w:szCs w:val="20"/>
                <w:u w:val="single"/>
                <w:lang w:eastAsia="en-CA"/>
              </w:rPr>
              <w:fldChar w:fldCharType="end"/>
            </w:r>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pPr>
              <w:spacing w:after="0"/>
              <w:rPr>
                <w:rFonts w:ascii="Consolas" w:hAnsi="Consolas" w:cs="Consolas"/>
                <w:b/>
                <w:bCs/>
                <w:color w:val="000000"/>
                <w:sz w:val="20"/>
                <w:szCs w:val="20"/>
                <w:lang w:val="en-CA" w:eastAsia="en-CA"/>
              </w:rPr>
              <w:pPrChange w:id="4266" w:author="Eric Boisvert" w:date="2016-01-24T13:37:00Z">
                <w:pPr/>
              </w:pPrChange>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9F09E7">
            <w:pPr>
              <w:spacing w:after="0"/>
              <w:rPr>
                <w:rFonts w:ascii="Consolas" w:hAnsi="Consolas" w:cs="Consolas"/>
                <w:color w:val="000000"/>
                <w:sz w:val="20"/>
                <w:szCs w:val="20"/>
                <w:lang w:val="en-CA" w:eastAsia="en-CA"/>
              </w:rPr>
              <w:pPrChange w:id="4267" w:author="Eric Boisvert" w:date="2016-01-24T13:37:00Z">
                <w:pPr/>
              </w:pPrChange>
            </w:pPr>
            <w:r>
              <w:fldChar w:fldCharType="begin"/>
            </w:r>
            <w:r>
              <w:instrText xml:space="preserve"> HYPERLINK "http://www.opengis.net/gml/3.3/exr" </w:instrText>
            </w:r>
            <w:r>
              <w:fldChar w:fldCharType="separate"/>
            </w:r>
            <w:r w:rsidR="001517B8" w:rsidRPr="00D970E9">
              <w:rPr>
                <w:rStyle w:val="Hyperlink"/>
                <w:rFonts w:ascii="Consolas" w:hAnsi="Consolas" w:cs="Consolas"/>
                <w:sz w:val="20"/>
                <w:szCs w:val="20"/>
                <w:lang w:val="en-CA" w:eastAsia="en-CA"/>
              </w:rPr>
              <w:t>http://www.opengis.net/gml/3.3/exr</w:t>
            </w:r>
            <w:r>
              <w:rPr>
                <w:rStyle w:val="Hyperlink"/>
                <w:rFonts w:ascii="Consolas" w:hAnsi="Consolas" w:cs="Consolas"/>
                <w:sz w:val="20"/>
                <w:szCs w:val="20"/>
                <w:lang w:val="en-CA" w:eastAsia="en-CA"/>
              </w:rPr>
              <w:fldChar w:fldCharType="end"/>
            </w:r>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pPr>
              <w:spacing w:after="0"/>
              <w:rPr>
                <w:rFonts w:ascii="Consolas" w:hAnsi="Consolas" w:cs="Consolas"/>
                <w:b/>
                <w:bCs/>
                <w:color w:val="000000"/>
                <w:sz w:val="20"/>
                <w:szCs w:val="20"/>
                <w:lang w:val="en-CA" w:eastAsia="en-CA"/>
              </w:rPr>
              <w:pPrChange w:id="4268" w:author="Eric Boisvert" w:date="2016-01-24T13:37:00Z">
                <w:pPr/>
              </w:pPrChange>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9F09E7">
            <w:pPr>
              <w:spacing w:after="0"/>
              <w:rPr>
                <w:rFonts w:ascii="Consolas" w:hAnsi="Consolas" w:cs="Consolas"/>
                <w:color w:val="000000"/>
                <w:sz w:val="20"/>
                <w:szCs w:val="20"/>
                <w:lang w:val="en-CA" w:eastAsia="en-CA"/>
              </w:rPr>
              <w:pPrChange w:id="4269" w:author="Eric Boisvert" w:date="2016-01-24T13:37:00Z">
                <w:pPr/>
              </w:pPrChange>
            </w:pPr>
            <w:r>
              <w:fldChar w:fldCharType="begin"/>
            </w:r>
            <w:r>
              <w:instrText xml:space="preserve"> HYPERLINK "http://xmlns.geosciml.org/GeoSciML-Basic/4.0" </w:instrText>
            </w:r>
            <w:r>
              <w:fldChar w:fldCharType="separate"/>
            </w:r>
            <w:r w:rsidR="001517B8" w:rsidRPr="00D970E9">
              <w:rPr>
                <w:rStyle w:val="Hyperlink"/>
                <w:rFonts w:ascii="Consolas" w:hAnsi="Consolas" w:cs="Consolas"/>
                <w:sz w:val="20"/>
                <w:szCs w:val="20"/>
                <w:lang w:val="en-CA" w:eastAsia="en-CA"/>
              </w:rPr>
              <w:t>http://xmlns.geosciml.org/GeoSciML-Basic/4.0</w:t>
            </w:r>
            <w:r>
              <w:rPr>
                <w:rStyle w:val="Hyperlink"/>
                <w:rFonts w:ascii="Consolas" w:hAnsi="Consolas" w:cs="Consolas"/>
                <w:sz w:val="20"/>
                <w:szCs w:val="20"/>
                <w:lang w:val="en-CA" w:eastAsia="en-CA"/>
              </w:rPr>
              <w:fldChar w:fldCharType="end"/>
            </w:r>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pPr>
              <w:spacing w:after="0"/>
              <w:rPr>
                <w:rFonts w:ascii="Consolas" w:hAnsi="Consolas" w:cs="Consolas"/>
                <w:b/>
                <w:bCs/>
                <w:color w:val="000000"/>
                <w:sz w:val="20"/>
                <w:szCs w:val="20"/>
                <w:lang w:val="en-CA" w:eastAsia="en-CA"/>
              </w:rPr>
              <w:pPrChange w:id="4270" w:author="Eric Boisvert" w:date="2016-01-24T13:37:00Z">
                <w:pPr/>
              </w:pPrChange>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9F09E7">
            <w:pPr>
              <w:spacing w:after="0"/>
              <w:rPr>
                <w:rFonts w:ascii="Consolas" w:hAnsi="Consolas" w:cs="Consolas"/>
                <w:color w:val="000000"/>
                <w:sz w:val="20"/>
                <w:szCs w:val="20"/>
                <w:lang w:val="en-CA" w:eastAsia="en-CA"/>
              </w:rPr>
              <w:pPrChange w:id="4271" w:author="Eric Boisvert" w:date="2016-01-24T13:37:00Z">
                <w:pPr/>
              </w:pPrChange>
            </w:pPr>
            <w:r>
              <w:fldChar w:fldCharType="begin"/>
            </w:r>
            <w:r>
              <w:instrText xml:space="preserve"> HYPERLINK "http://xmlns.geosciml.org/Borehole/4.0" </w:instrText>
            </w:r>
            <w:r>
              <w:fldChar w:fldCharType="separate"/>
            </w:r>
            <w:r w:rsidR="001517B8" w:rsidRPr="00D970E9">
              <w:rPr>
                <w:rStyle w:val="Hyperlink"/>
                <w:rFonts w:ascii="Consolas" w:hAnsi="Consolas" w:cs="Consolas"/>
                <w:sz w:val="20"/>
                <w:szCs w:val="20"/>
                <w:lang w:val="en-CA" w:eastAsia="en-CA"/>
              </w:rPr>
              <w:t>http://xmlns.geosciml.org/Borehole/4.0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pPr>
              <w:spacing w:after="0"/>
              <w:rPr>
                <w:rFonts w:ascii="Consolas" w:hAnsi="Consolas" w:cs="Consolas"/>
                <w:b/>
                <w:bCs/>
                <w:color w:val="000000"/>
                <w:sz w:val="20"/>
                <w:szCs w:val="20"/>
                <w:lang w:val="en-CA" w:eastAsia="en-CA"/>
              </w:rPr>
              <w:pPrChange w:id="4272" w:author="Eric Boisvert" w:date="2016-01-24T13:37:00Z">
                <w:pPr/>
              </w:pPrChange>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9F09E7">
            <w:pPr>
              <w:spacing w:after="0"/>
              <w:rPr>
                <w:rFonts w:ascii="Consolas" w:hAnsi="Consolas" w:cs="Consolas"/>
                <w:color w:val="000000"/>
                <w:sz w:val="20"/>
                <w:szCs w:val="20"/>
                <w:lang w:val="en-CA" w:eastAsia="en-CA"/>
              </w:rPr>
              <w:pPrChange w:id="4273" w:author="Eric Boisvert" w:date="2016-01-24T13:37:00Z">
                <w:pPr/>
              </w:pPrChange>
            </w:pPr>
            <w:r>
              <w:fldChar w:fldCharType="begin"/>
            </w:r>
            <w:r>
              <w:instrText xml:space="preserve"> HYPERLINK "http://xmlns.geosciml.org/GeoSciML-Extension/4.0" </w:instrText>
            </w:r>
            <w:r>
              <w:fldChar w:fldCharType="separate"/>
            </w:r>
            <w:r w:rsidR="001517B8" w:rsidRPr="00D970E9">
              <w:rPr>
                <w:rStyle w:val="Hyperlink"/>
                <w:rFonts w:ascii="Consolas" w:hAnsi="Consolas" w:cs="Consolas"/>
                <w:sz w:val="20"/>
                <w:szCs w:val="20"/>
                <w:lang w:val="en-CA" w:eastAsia="en-CA"/>
              </w:rPr>
              <w:t>http://xmlns.geosciml.org/GeoSciML-Extension/4.0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pPr>
              <w:spacing w:after="0"/>
              <w:rPr>
                <w:rFonts w:ascii="Consolas" w:hAnsi="Consolas" w:cs="Consolas"/>
                <w:b/>
                <w:bCs/>
                <w:color w:val="000000"/>
                <w:sz w:val="20"/>
                <w:szCs w:val="20"/>
                <w:lang w:val="en-CA" w:eastAsia="en-CA"/>
              </w:rPr>
              <w:pPrChange w:id="4274" w:author="Eric Boisvert" w:date="2016-01-24T13:37:00Z">
                <w:pPr/>
              </w:pPrChange>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9F09E7">
            <w:pPr>
              <w:spacing w:after="0"/>
              <w:rPr>
                <w:rFonts w:ascii="Consolas" w:hAnsi="Consolas" w:cs="Consolas"/>
                <w:color w:val="000000"/>
                <w:sz w:val="20"/>
                <w:szCs w:val="20"/>
                <w:lang w:val="en-CA" w:eastAsia="en-CA"/>
              </w:rPr>
              <w:pPrChange w:id="4275" w:author="Eric Boisvert" w:date="2016-01-24T13:37:00Z">
                <w:pPr/>
              </w:pPrChange>
            </w:pPr>
            <w:r>
              <w:fldChar w:fldCharType="begin"/>
            </w:r>
            <w:r>
              <w:instrText xml:space="preserve"> HYPERLINK "http://xmlns.geosciml.org/GeologicTime/4.0" </w:instrText>
            </w:r>
            <w:r>
              <w:fldChar w:fldCharType="separate"/>
            </w:r>
            <w:r w:rsidR="001517B8" w:rsidRPr="00D970E9">
              <w:rPr>
                <w:rStyle w:val="Hyperlink"/>
                <w:rFonts w:ascii="Consolas" w:hAnsi="Consolas" w:cs="Consolas"/>
                <w:sz w:val="20"/>
                <w:szCs w:val="20"/>
                <w:lang w:val="en-CA" w:eastAsia="en-CA"/>
              </w:rPr>
              <w:t>http://xmlns.geosciml.org/GeologicTime/4.0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pPr>
              <w:spacing w:after="0"/>
              <w:rPr>
                <w:rFonts w:ascii="Consolas" w:hAnsi="Consolas" w:cs="Consolas"/>
                <w:b/>
                <w:bCs/>
                <w:color w:val="000000"/>
                <w:sz w:val="20"/>
                <w:szCs w:val="20"/>
                <w:lang w:val="en-CA" w:eastAsia="en-CA"/>
              </w:rPr>
              <w:pPrChange w:id="4276" w:author="Eric Boisvert" w:date="2016-01-24T13:37:00Z">
                <w:pPr/>
              </w:pPrChange>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9F09E7">
            <w:pPr>
              <w:spacing w:after="0"/>
              <w:rPr>
                <w:rFonts w:ascii="Consolas" w:hAnsi="Consolas" w:cs="Consolas"/>
                <w:color w:val="000000"/>
                <w:sz w:val="20"/>
                <w:szCs w:val="20"/>
                <w:lang w:val="en-CA" w:eastAsia="en-CA"/>
              </w:rPr>
              <w:pPrChange w:id="4277" w:author="Eric Boisvert" w:date="2016-01-24T13:37:00Z">
                <w:pPr/>
              </w:pPrChange>
            </w:pPr>
            <w:r>
              <w:fldChar w:fldCharType="begin"/>
            </w:r>
            <w:r>
              <w:instrText xml:space="preserve"> HYPERLINK "http://xmlns.geosciml.org/LaboratoryAnalysis-Specimen/4.0" </w:instrText>
            </w:r>
            <w:r>
              <w:fldChar w:fldCharType="separate"/>
            </w:r>
            <w:r w:rsidR="001517B8" w:rsidRPr="00D970E9">
              <w:rPr>
                <w:rStyle w:val="Hyperlink"/>
                <w:rFonts w:ascii="Consolas" w:hAnsi="Consolas" w:cs="Consolas"/>
                <w:sz w:val="20"/>
                <w:szCs w:val="20"/>
                <w:lang w:val="en-CA" w:eastAsia="en-CA"/>
              </w:rPr>
              <w:t>http://xmlns.geosciml.org/LaboratoryAnalysis-Specimen/4.0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pPr>
              <w:spacing w:after="0"/>
              <w:rPr>
                <w:rFonts w:ascii="Consolas" w:hAnsi="Consolas" w:cs="Consolas"/>
                <w:b/>
                <w:bCs/>
                <w:color w:val="000000"/>
                <w:sz w:val="20"/>
                <w:szCs w:val="20"/>
                <w:lang w:val="en-CA" w:eastAsia="en-CA"/>
              </w:rPr>
              <w:pPrChange w:id="4278" w:author="Eric Boisvert" w:date="2016-01-24T13:37:00Z">
                <w:pPr/>
              </w:pPrChange>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9F09E7">
            <w:pPr>
              <w:spacing w:after="0"/>
              <w:rPr>
                <w:rFonts w:ascii="Consolas" w:hAnsi="Consolas" w:cs="Consolas"/>
                <w:color w:val="000000"/>
                <w:sz w:val="20"/>
                <w:szCs w:val="20"/>
                <w:lang w:val="en-CA" w:eastAsia="en-CA"/>
              </w:rPr>
              <w:pPrChange w:id="4279" w:author="Eric Boisvert" w:date="2016-01-24T13:37:00Z">
                <w:pPr/>
              </w:pPrChange>
            </w:pPr>
            <w:r>
              <w:fldChar w:fldCharType="begin"/>
            </w:r>
            <w:r>
              <w:instrText xml:space="preserve"> HYPERLINK "http://xmlns.geosciml.org/geosciml-portrayal/4.0" </w:instrText>
            </w:r>
            <w:r>
              <w:fldChar w:fldCharType="separate"/>
            </w:r>
            <w:r w:rsidR="001517B8" w:rsidRPr="00D970E9">
              <w:rPr>
                <w:rStyle w:val="Hyperlink"/>
                <w:rFonts w:ascii="Consolas" w:hAnsi="Consolas" w:cs="Consolas"/>
                <w:sz w:val="20"/>
                <w:szCs w:val="20"/>
                <w:lang w:val="en-CA" w:eastAsia="en-CA"/>
              </w:rPr>
              <w:t>http://xmlns.geosciml.org/geosciml-portrayal/4.0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pPr>
              <w:spacing w:after="0"/>
              <w:rPr>
                <w:rFonts w:ascii="Consolas" w:hAnsi="Consolas" w:cs="Consolas"/>
                <w:b/>
                <w:bCs/>
                <w:color w:val="000000"/>
                <w:sz w:val="20"/>
                <w:szCs w:val="20"/>
                <w:lang w:val="en-CA" w:eastAsia="en-CA"/>
              </w:rPr>
              <w:pPrChange w:id="4280" w:author="Eric Boisvert" w:date="2016-01-24T13:37:00Z">
                <w:pPr/>
              </w:pPrChange>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9F09E7">
            <w:pPr>
              <w:spacing w:after="0"/>
              <w:rPr>
                <w:rFonts w:ascii="Consolas" w:hAnsi="Consolas" w:cs="Consolas"/>
                <w:color w:val="000000"/>
                <w:sz w:val="20"/>
                <w:szCs w:val="20"/>
                <w:lang w:val="en-CA" w:eastAsia="en-CA"/>
              </w:rPr>
              <w:pPrChange w:id="4281" w:author="Eric Boisvert" w:date="2016-01-24T13:37:00Z">
                <w:pPr/>
              </w:pPrChange>
            </w:pPr>
            <w:r>
              <w:fldChar w:fldCharType="begin"/>
            </w:r>
            <w:r>
              <w:instrText xml:space="preserve"> HYPERLINK "http://standards.iso.org/iso/19115/-3/mrl/1.0" </w:instrText>
            </w:r>
            <w:r>
              <w:fldChar w:fldCharType="separate"/>
            </w:r>
            <w:r w:rsidR="001517B8" w:rsidRPr="00D970E9">
              <w:rPr>
                <w:rStyle w:val="Hyperlink"/>
                <w:rFonts w:ascii="Consolas" w:hAnsi="Consolas" w:cs="Consolas"/>
                <w:sz w:val="20"/>
                <w:szCs w:val="20"/>
                <w:lang w:val="en-CA" w:eastAsia="en-CA"/>
              </w:rPr>
              <w:t>http://standards.iso.org/iso/19115/-3/mrl/1.0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pPr>
              <w:spacing w:after="0"/>
              <w:rPr>
                <w:rFonts w:ascii="Consolas" w:hAnsi="Consolas" w:cs="Consolas"/>
                <w:b/>
                <w:bCs/>
                <w:color w:val="000000"/>
                <w:sz w:val="20"/>
                <w:szCs w:val="20"/>
                <w:lang w:val="en-CA" w:eastAsia="en-CA"/>
              </w:rPr>
              <w:pPrChange w:id="4282" w:author="Eric Boisvert" w:date="2016-01-24T13:37:00Z">
                <w:pPr/>
              </w:pPrChange>
            </w:pPr>
            <w:r w:rsidRPr="00D970E9">
              <w:rPr>
                <w:rFonts w:ascii="Consolas" w:hAnsi="Consolas" w:cs="Consolas"/>
                <w:b/>
                <w:bCs/>
                <w:color w:val="000000"/>
                <w:sz w:val="20"/>
                <w:szCs w:val="20"/>
                <w:lang w:eastAsia="en-CA"/>
              </w:rPr>
              <w:t>om</w:t>
            </w:r>
          </w:p>
        </w:tc>
        <w:tc>
          <w:tcPr>
            <w:tcW w:w="0" w:type="auto"/>
            <w:shd w:val="clear" w:color="auto" w:fill="auto"/>
            <w:hideMark/>
          </w:tcPr>
          <w:p w14:paraId="53F16546" w14:textId="77777777" w:rsidR="001517B8" w:rsidRPr="00D970E9" w:rsidRDefault="009F09E7">
            <w:pPr>
              <w:spacing w:after="0"/>
              <w:rPr>
                <w:rFonts w:ascii="Consolas" w:hAnsi="Consolas" w:cs="Consolas"/>
                <w:color w:val="0000FF"/>
                <w:sz w:val="20"/>
                <w:szCs w:val="20"/>
                <w:u w:val="single"/>
                <w:lang w:val="en-CA" w:eastAsia="en-CA"/>
              </w:rPr>
              <w:pPrChange w:id="4283" w:author="Eric Boisvert" w:date="2016-01-24T13:37:00Z">
                <w:pPr/>
              </w:pPrChange>
            </w:pPr>
            <w:r>
              <w:fldChar w:fldCharType="begin"/>
            </w:r>
            <w:r>
              <w:instrText xml:space="preserve"> HYPERLINK "http://www.opengis.net/om/2.0" </w:instrText>
            </w:r>
            <w:r>
              <w:fldChar w:fldCharType="separate"/>
            </w:r>
            <w:r w:rsidR="001517B8" w:rsidRPr="00D970E9">
              <w:rPr>
                <w:rFonts w:ascii="Consolas" w:hAnsi="Consolas" w:cs="Consolas"/>
                <w:color w:val="0000FF"/>
                <w:sz w:val="20"/>
                <w:szCs w:val="20"/>
                <w:u w:val="single"/>
                <w:lang w:eastAsia="en-CA"/>
              </w:rPr>
              <w:t>http://www.opengis.net/om/2.0</w:t>
            </w:r>
            <w:r>
              <w:rPr>
                <w:rFonts w:ascii="Consolas" w:hAnsi="Consolas" w:cs="Consolas"/>
                <w:color w:val="0000FF"/>
                <w:sz w:val="20"/>
                <w:szCs w:val="20"/>
                <w:u w:val="single"/>
                <w:lang w:eastAsia="en-CA"/>
              </w:rPr>
              <w:fldChar w:fldCharType="end"/>
            </w:r>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pPr>
              <w:spacing w:after="0"/>
              <w:rPr>
                <w:rFonts w:ascii="Consolas" w:hAnsi="Consolas" w:cs="Consolas"/>
                <w:b/>
                <w:bCs/>
                <w:color w:val="000000"/>
                <w:sz w:val="20"/>
                <w:szCs w:val="20"/>
                <w:lang w:val="en-CA" w:eastAsia="en-CA"/>
              </w:rPr>
              <w:pPrChange w:id="4284" w:author="Eric Boisvert" w:date="2016-01-24T13:37:00Z">
                <w:pPr/>
              </w:pPrChange>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9F09E7">
            <w:pPr>
              <w:spacing w:after="0"/>
              <w:rPr>
                <w:rFonts w:ascii="Consolas" w:hAnsi="Consolas" w:cs="Consolas"/>
                <w:color w:val="0000FF"/>
                <w:sz w:val="20"/>
                <w:szCs w:val="20"/>
                <w:u w:val="single"/>
                <w:lang w:val="en-CA" w:eastAsia="en-CA"/>
              </w:rPr>
              <w:pPrChange w:id="4285" w:author="Eric Boisvert" w:date="2016-01-24T13:37:00Z">
                <w:pPr/>
              </w:pPrChange>
            </w:pPr>
            <w:r>
              <w:fldChar w:fldCharType="begin"/>
            </w:r>
            <w:r>
              <w:instrText xml:space="preserve"> HYPERLINK "http://www.opengis.net/sampling/2.0" </w:instrText>
            </w:r>
            <w:r>
              <w:fldChar w:fldCharType="separate"/>
            </w:r>
            <w:r w:rsidR="001517B8" w:rsidRPr="00D970E9">
              <w:rPr>
                <w:rFonts w:ascii="Consolas" w:hAnsi="Consolas" w:cs="Consolas"/>
                <w:color w:val="0000FF"/>
                <w:sz w:val="20"/>
                <w:szCs w:val="20"/>
                <w:u w:val="single"/>
                <w:lang w:eastAsia="en-CA"/>
              </w:rPr>
              <w:t>http://www.opengis.net/sampling/2.0</w:t>
            </w:r>
            <w:r>
              <w:rPr>
                <w:rFonts w:ascii="Consolas" w:hAnsi="Consolas" w:cs="Consolas"/>
                <w:color w:val="0000FF"/>
                <w:sz w:val="20"/>
                <w:szCs w:val="20"/>
                <w:u w:val="single"/>
                <w:lang w:eastAsia="en-CA"/>
              </w:rPr>
              <w:fldChar w:fldCharType="end"/>
            </w:r>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pPr>
              <w:spacing w:after="0"/>
              <w:rPr>
                <w:rFonts w:ascii="Consolas" w:hAnsi="Consolas" w:cs="Consolas"/>
                <w:b/>
                <w:bCs/>
                <w:color w:val="000000"/>
                <w:sz w:val="20"/>
                <w:szCs w:val="20"/>
                <w:lang w:val="en-CA" w:eastAsia="en-CA"/>
              </w:rPr>
              <w:pPrChange w:id="4286" w:author="Eric Boisvert" w:date="2016-01-24T13:37:00Z">
                <w:pPr/>
              </w:pPrChange>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9F09E7">
            <w:pPr>
              <w:spacing w:after="0"/>
              <w:rPr>
                <w:rFonts w:ascii="Consolas" w:hAnsi="Consolas" w:cs="Consolas"/>
                <w:color w:val="0000FF"/>
                <w:sz w:val="20"/>
                <w:szCs w:val="20"/>
                <w:u w:val="single"/>
                <w:lang w:val="en-CA" w:eastAsia="en-CA"/>
              </w:rPr>
              <w:pPrChange w:id="4287" w:author="Eric Boisvert" w:date="2016-01-24T13:37:00Z">
                <w:pPr/>
              </w:pPrChange>
            </w:pPr>
            <w:r>
              <w:fldChar w:fldCharType="begin"/>
            </w:r>
            <w:r>
              <w:instrText xml:space="preserve"> HYPERLINK "http://www.opengis.net/samplingSpatial/2.0" </w:instrText>
            </w:r>
            <w:r>
              <w:fldChar w:fldCharType="separate"/>
            </w:r>
            <w:r w:rsidR="001517B8" w:rsidRPr="00D970E9">
              <w:rPr>
                <w:rFonts w:ascii="Consolas" w:hAnsi="Consolas" w:cs="Consolas"/>
                <w:color w:val="0000FF"/>
                <w:sz w:val="20"/>
                <w:szCs w:val="20"/>
                <w:u w:val="single"/>
                <w:lang w:eastAsia="en-CA"/>
              </w:rPr>
              <w:t>http://www.opengis.net/samplingSpatial/2.0</w:t>
            </w:r>
            <w:r>
              <w:rPr>
                <w:rFonts w:ascii="Consolas" w:hAnsi="Consolas" w:cs="Consolas"/>
                <w:color w:val="0000FF"/>
                <w:sz w:val="20"/>
                <w:szCs w:val="20"/>
                <w:u w:val="single"/>
                <w:lang w:eastAsia="en-CA"/>
              </w:rPr>
              <w:fldChar w:fldCharType="end"/>
            </w:r>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pPr>
              <w:spacing w:after="0"/>
              <w:rPr>
                <w:rFonts w:ascii="Consolas" w:hAnsi="Consolas" w:cs="Consolas"/>
                <w:b/>
                <w:bCs/>
                <w:color w:val="000000"/>
                <w:sz w:val="20"/>
                <w:szCs w:val="20"/>
                <w:lang w:val="en-CA" w:eastAsia="en-CA"/>
              </w:rPr>
              <w:pPrChange w:id="4288" w:author="Eric Boisvert" w:date="2016-01-24T13:37:00Z">
                <w:pPr/>
              </w:pPrChange>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9F09E7">
            <w:pPr>
              <w:spacing w:after="0"/>
              <w:rPr>
                <w:rFonts w:ascii="Consolas" w:hAnsi="Consolas" w:cs="Consolas"/>
                <w:color w:val="0000FF"/>
                <w:sz w:val="20"/>
                <w:szCs w:val="20"/>
                <w:u w:val="single"/>
                <w:lang w:val="en-CA" w:eastAsia="en-CA"/>
              </w:rPr>
              <w:pPrChange w:id="4289" w:author="Eric Boisvert" w:date="2016-01-24T13:37:00Z">
                <w:pPr/>
              </w:pPrChange>
            </w:pPr>
            <w:r>
              <w:fldChar w:fldCharType="begin"/>
            </w:r>
            <w:r>
              <w:instrText xml:space="preserve"> HYPERLINK "http://www.opengis.net/samplingSpecimen/2.0" </w:instrText>
            </w:r>
            <w:r>
              <w:fldChar w:fldCharType="separate"/>
            </w:r>
            <w:r w:rsidR="001517B8" w:rsidRPr="00D970E9">
              <w:rPr>
                <w:rFonts w:ascii="Consolas" w:hAnsi="Consolas" w:cs="Consolas"/>
                <w:color w:val="0000FF"/>
                <w:sz w:val="20"/>
                <w:szCs w:val="20"/>
                <w:u w:val="single"/>
                <w:lang w:eastAsia="en-CA"/>
              </w:rPr>
              <w:t>http://www.opengis.net/samplingSpecimen/2.0</w:t>
            </w:r>
            <w:r>
              <w:rPr>
                <w:rFonts w:ascii="Consolas" w:hAnsi="Consolas" w:cs="Consolas"/>
                <w:color w:val="0000FF"/>
                <w:sz w:val="20"/>
                <w:szCs w:val="20"/>
                <w:u w:val="single"/>
                <w:lang w:eastAsia="en-CA"/>
              </w:rPr>
              <w:fldChar w:fldCharType="end"/>
            </w:r>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pPr>
              <w:spacing w:after="0"/>
              <w:rPr>
                <w:rFonts w:ascii="Consolas" w:hAnsi="Consolas" w:cs="Consolas"/>
                <w:b/>
                <w:bCs/>
                <w:color w:val="000000"/>
                <w:sz w:val="20"/>
                <w:szCs w:val="20"/>
                <w:lang w:val="en-CA" w:eastAsia="en-CA"/>
              </w:rPr>
              <w:pPrChange w:id="4290" w:author="Eric Boisvert" w:date="2016-01-24T13:37:00Z">
                <w:pPr/>
              </w:pPrChange>
            </w:pPr>
            <w:r w:rsidRPr="00D970E9">
              <w:rPr>
                <w:rFonts w:ascii="Consolas" w:hAnsi="Consolas" w:cs="Consolas"/>
                <w:b/>
                <w:bCs/>
                <w:color w:val="000000"/>
                <w:sz w:val="20"/>
                <w:szCs w:val="20"/>
                <w:lang w:eastAsia="en-CA"/>
              </w:rPr>
              <w:lastRenderedPageBreak/>
              <w:t>swe</w:t>
            </w:r>
          </w:p>
        </w:tc>
        <w:tc>
          <w:tcPr>
            <w:tcW w:w="0" w:type="auto"/>
            <w:shd w:val="clear" w:color="auto" w:fill="auto"/>
            <w:hideMark/>
          </w:tcPr>
          <w:p w14:paraId="042860C0" w14:textId="77777777" w:rsidR="001517B8" w:rsidRPr="00D970E9" w:rsidRDefault="009F09E7">
            <w:pPr>
              <w:spacing w:after="0"/>
              <w:rPr>
                <w:rFonts w:ascii="Consolas" w:hAnsi="Consolas" w:cs="Consolas"/>
                <w:color w:val="0000FF"/>
                <w:sz w:val="20"/>
                <w:szCs w:val="20"/>
                <w:u w:val="single"/>
                <w:lang w:val="en-CA" w:eastAsia="en-CA"/>
              </w:rPr>
              <w:pPrChange w:id="4291" w:author="Eric Boisvert" w:date="2016-01-24T13:37:00Z">
                <w:pPr/>
              </w:pPrChange>
            </w:pPr>
            <w:r>
              <w:fldChar w:fldCharType="begin"/>
            </w:r>
            <w:r>
              <w:instrText xml:space="preserve"> HYPERLINK "http://www.opengis.net/swe/2.0" </w:instrText>
            </w:r>
            <w:r>
              <w:fldChar w:fldCharType="separate"/>
            </w:r>
            <w:r w:rsidR="001517B8" w:rsidRPr="00D970E9">
              <w:rPr>
                <w:rFonts w:ascii="Consolas" w:hAnsi="Consolas" w:cs="Consolas"/>
                <w:color w:val="0000FF"/>
                <w:sz w:val="20"/>
                <w:szCs w:val="20"/>
                <w:u w:val="single"/>
                <w:lang w:eastAsia="en-CA"/>
              </w:rPr>
              <w:t>http://www.opengis.net/swe/2.0</w:t>
            </w:r>
            <w:r>
              <w:rPr>
                <w:rFonts w:ascii="Consolas" w:hAnsi="Consolas" w:cs="Consolas"/>
                <w:color w:val="0000FF"/>
                <w:sz w:val="20"/>
                <w:szCs w:val="20"/>
                <w:u w:val="single"/>
                <w:lang w:eastAsia="en-CA"/>
              </w:rPr>
              <w:fldChar w:fldCharType="end"/>
            </w:r>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pPr>
              <w:spacing w:after="0"/>
              <w:rPr>
                <w:rFonts w:ascii="Consolas" w:hAnsi="Consolas" w:cs="Consolas"/>
                <w:b/>
                <w:bCs/>
                <w:color w:val="000000"/>
                <w:sz w:val="20"/>
                <w:szCs w:val="20"/>
                <w:lang w:val="en-CA" w:eastAsia="en-CA"/>
              </w:rPr>
              <w:pPrChange w:id="4292" w:author="Eric Boisvert" w:date="2016-01-24T13:37:00Z">
                <w:pPr/>
              </w:pPrChange>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9F09E7">
            <w:pPr>
              <w:spacing w:after="0"/>
              <w:rPr>
                <w:rFonts w:ascii="Consolas" w:hAnsi="Consolas" w:cs="Consolas"/>
                <w:color w:val="0000FF"/>
                <w:sz w:val="20"/>
                <w:szCs w:val="20"/>
                <w:u w:val="single"/>
                <w:lang w:val="en-CA" w:eastAsia="en-CA"/>
              </w:rPr>
              <w:pPrChange w:id="4293" w:author="Eric Boisvert" w:date="2016-01-24T13:37:00Z">
                <w:pPr/>
              </w:pPrChange>
            </w:pPr>
            <w:r>
              <w:fldChar w:fldCharType="begin"/>
            </w:r>
            <w:r>
              <w:instrText xml:space="preserve"> HYPERLINK "http://www.opengis.net/wfs/2.0" </w:instrText>
            </w:r>
            <w:r>
              <w:fldChar w:fldCharType="separate"/>
            </w:r>
            <w:r w:rsidR="001517B8" w:rsidRPr="00D970E9">
              <w:rPr>
                <w:rFonts w:ascii="Consolas" w:hAnsi="Consolas" w:cs="Consolas"/>
                <w:color w:val="0000FF"/>
                <w:sz w:val="20"/>
                <w:szCs w:val="20"/>
                <w:u w:val="single"/>
                <w:lang w:eastAsia="en-CA"/>
              </w:rPr>
              <w:t>http://www.opengis.net/wfs/2.0</w:t>
            </w:r>
            <w:r>
              <w:rPr>
                <w:rFonts w:ascii="Consolas" w:hAnsi="Consolas" w:cs="Consolas"/>
                <w:color w:val="0000FF"/>
                <w:sz w:val="20"/>
                <w:szCs w:val="20"/>
                <w:u w:val="single"/>
                <w:lang w:eastAsia="en-CA"/>
              </w:rPr>
              <w:fldChar w:fldCharType="end"/>
            </w:r>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pPr>
              <w:spacing w:after="0"/>
              <w:rPr>
                <w:rFonts w:ascii="Consolas" w:hAnsi="Consolas" w:cs="Consolas"/>
                <w:b/>
                <w:bCs/>
                <w:color w:val="000000"/>
                <w:sz w:val="20"/>
                <w:szCs w:val="20"/>
                <w:lang w:val="en-CA" w:eastAsia="en-CA"/>
              </w:rPr>
              <w:pPrChange w:id="4294" w:author="Eric Boisvert" w:date="2016-01-24T13:37:00Z">
                <w:pPr/>
              </w:pPrChange>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9F09E7">
            <w:pPr>
              <w:spacing w:after="0"/>
              <w:rPr>
                <w:rFonts w:ascii="Consolas" w:hAnsi="Consolas" w:cs="Consolas"/>
                <w:color w:val="0000FF"/>
                <w:sz w:val="20"/>
                <w:szCs w:val="20"/>
                <w:u w:val="single"/>
                <w:lang w:val="en-CA" w:eastAsia="en-CA"/>
              </w:rPr>
              <w:pPrChange w:id="4295" w:author="Eric Boisvert" w:date="2016-01-24T13:37:00Z">
                <w:pPr/>
              </w:pPrChange>
            </w:pPr>
            <w:r>
              <w:fldChar w:fldCharType="begin"/>
            </w:r>
            <w:r>
              <w:instrText xml:space="preserve"> HYPERLINK "http://www.w3.org/1999/xlink" </w:instrText>
            </w:r>
            <w:r>
              <w:fldChar w:fldCharType="separate"/>
            </w:r>
            <w:r w:rsidR="001517B8" w:rsidRPr="00D970E9">
              <w:rPr>
                <w:rFonts w:ascii="Consolas" w:hAnsi="Consolas" w:cs="Consolas"/>
                <w:color w:val="0000FF"/>
                <w:sz w:val="20"/>
                <w:szCs w:val="20"/>
                <w:u w:val="single"/>
                <w:lang w:eastAsia="en-CA"/>
              </w:rPr>
              <w:t>http://www.w3.org/1999/xlink</w:t>
            </w:r>
            <w:r>
              <w:rPr>
                <w:rFonts w:ascii="Consolas" w:hAnsi="Consolas" w:cs="Consolas"/>
                <w:color w:val="0000FF"/>
                <w:sz w:val="20"/>
                <w:szCs w:val="20"/>
                <w:u w:val="single"/>
                <w:lang w:eastAsia="en-CA"/>
              </w:rPr>
              <w:fldChar w:fldCharType="end"/>
            </w:r>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4296" w:name="_Toc439943492"/>
      <w:r w:rsidRPr="00D12552">
        <w:rPr>
          <w:lang w:val="en-CA"/>
        </w:rPr>
        <w:t xml:space="preserve">GeoSciML </w:t>
      </w:r>
      <w:r>
        <w:rPr>
          <w:lang w:val="en-CA"/>
        </w:rPr>
        <w:t>Core XML</w:t>
      </w:r>
      <w:r w:rsidRPr="00D12552">
        <w:rPr>
          <w:lang w:val="en-CA"/>
        </w:rPr>
        <w:t xml:space="preserve"> Requirements Class</w:t>
      </w:r>
      <w:bookmarkEnd w:id="4296"/>
    </w:p>
    <w:p w14:paraId="46D450FC" w14:textId="77777777" w:rsidR="005A0C30" w:rsidRDefault="005A0C30" w:rsidP="005A0C30">
      <w:pPr>
        <w:rPr>
          <w:ins w:id="4297" w:author="Eric Boisvert" w:date="2016-01-24T13:38:00Z"/>
          <w:lang w:val="en-CA"/>
        </w:rPr>
      </w:pPr>
    </w:p>
    <w:p w14:paraId="7F6C0035" w14:textId="34F591D8" w:rsidR="0099305B" w:rsidRPr="005A0C30" w:rsidRDefault="0099305B" w:rsidP="005A0C30">
      <w:pPr>
        <w:rPr>
          <w:lang w:val="en-CA"/>
        </w:rPr>
      </w:pPr>
      <w:ins w:id="4298" w:author="Eric Boisvert" w:date="2016-01-24T13:38:00Z">
        <w:r>
          <w:rPr>
            <w:lang w:val="en-CA"/>
          </w:rPr>
          <w:t>The requiremen</w:t>
        </w:r>
      </w:ins>
      <w:ins w:id="4299" w:author="Eric Boisvert" w:date="2016-01-24T13:39:00Z">
        <w:r>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4300"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4301" w:author="Eric Boisvert" w:date="2015-10-30T05:55:00Z"/>
                <w:rFonts w:eastAsia="MS Mincho"/>
                <w:lang w:val="en-CA"/>
              </w:rPr>
            </w:pPr>
            <w:ins w:id="4302"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4303" w:author="Eric Boisvert" w:date="2015-10-30T05:55:00Z"/>
                <w:rFonts w:eastAsia="MS Mincho"/>
                <w:b/>
                <w:color w:val="0000FF"/>
                <w:sz w:val="22"/>
                <w:lang w:val="en-CA"/>
              </w:rPr>
            </w:pPr>
            <w:ins w:id="4304"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305"/>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4305"/>
            <w:r w:rsidR="00106124">
              <w:rPr>
                <w:rStyle w:val="CommentReference"/>
              </w:rPr>
              <w:commentReference w:id="4305"/>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306"/>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4306"/>
            <w:r w:rsidR="00106124">
              <w:rPr>
                <w:rStyle w:val="CommentReference"/>
              </w:rPr>
              <w:commentReference w:id="4306"/>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4307" w:name="_Toc439943493"/>
      <w:r>
        <w:rPr>
          <w:lang w:val="en-CA"/>
        </w:rPr>
        <w:t>XML document validation</w:t>
      </w:r>
      <w:bookmarkEnd w:id="4307"/>
    </w:p>
    <w:p w14:paraId="0167B34A" w14:textId="77777777" w:rsidR="00B95F74" w:rsidRDefault="00B95F74" w:rsidP="00380908">
      <w:pPr>
        <w:rPr>
          <w:ins w:id="4308" w:author="Eric Boisvert" w:date="2016-01-20T05:27:00Z"/>
          <w:lang w:val="en-CA"/>
        </w:rPr>
      </w:pPr>
    </w:p>
    <w:p w14:paraId="474E80BF" w14:textId="77777777" w:rsidR="00380908" w:rsidRDefault="00380908" w:rsidP="00380908">
      <w:pPr>
        <w:rPr>
          <w:lang w:val="en-CA"/>
        </w:rPr>
      </w:pPr>
      <w:commentRangeStart w:id="4309"/>
      <w:r>
        <w:rPr>
          <w:lang w:val="en-CA"/>
        </w:rPr>
        <w:t xml:space="preserve">An XML instance shall validate to both the XSD and schematron rules provided by this specification for each of the XML requirements classes. </w:t>
      </w:r>
      <w:commentRangeEnd w:id="4309"/>
      <w:r w:rsidR="00C859E9">
        <w:rPr>
          <w:rStyle w:val="CommentReference"/>
        </w:rPr>
        <w:commentReference w:id="4309"/>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4310"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lastRenderedPageBreak/>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4311"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2E6B52C4" w:rsidR="005C1C53" w:rsidRDefault="005C1C53" w:rsidP="00AD7649">
      <w:pPr>
        <w:rPr>
          <w:lang w:val="en-CA"/>
        </w:rPr>
      </w:pPr>
      <w:commentRangeStart w:id="4312"/>
      <w:r>
        <w:rPr>
          <w:lang w:val="en-CA"/>
        </w:rPr>
        <w:t xml:space="preserve">Some core rules are implemented in .sch </w:t>
      </w:r>
      <w:del w:id="4313" w:author="Eric Boisvert" w:date="2016-01-23T11:34:00Z">
        <w:r w:rsidDel="005F3FAD">
          <w:rPr>
            <w:lang w:val="en-CA"/>
          </w:rPr>
          <w:delText xml:space="preserve">that </w:delText>
        </w:r>
      </w:del>
      <w:ins w:id="4314" w:author="Eric Boisvert" w:date="2016-01-23T11:34:00Z">
        <w:r w:rsidR="005F3FAD">
          <w:rPr>
            <w:lang w:val="en-CA"/>
          </w:rPr>
          <w:t xml:space="preserve">and </w:t>
        </w:r>
      </w:ins>
      <w:r>
        <w:rPr>
          <w:lang w:val="en-CA"/>
        </w:rPr>
        <w:t>apply to all instances</w:t>
      </w:r>
      <w:commentRangeEnd w:id="4312"/>
      <w:r>
        <w:rPr>
          <w:rStyle w:val="CommentReference"/>
        </w:rPr>
        <w:commentReference w:id="4312"/>
      </w:r>
      <w:r w:rsidR="005B40C3">
        <w:rPr>
          <w:lang w:val="en-CA"/>
        </w:rPr>
        <w:t xml:space="preserve">.  Since this is </w:t>
      </w:r>
      <w:proofErr w:type="gramStart"/>
      <w:r w:rsidR="005B40C3">
        <w:rPr>
          <w:lang w:val="en-CA"/>
        </w:rPr>
        <w:t>a</w:t>
      </w:r>
      <w:proofErr w:type="gramEnd"/>
      <w:r w:rsidR="005B40C3">
        <w:rPr>
          <w:lang w:val="en-CA"/>
        </w:rPr>
        <w:t xml:space="preserve"> </w:t>
      </w:r>
      <w:r w:rsidR="005B40C3" w:rsidRPr="005F3FAD">
        <w:rPr>
          <w:u w:val="single"/>
          <w:lang w:val="en-CA"/>
          <w:rPrChange w:id="4315" w:author="Eric Boisvert" w:date="2016-01-23T11:34:00Z">
            <w:rPr>
              <w:lang w:val="en-CA"/>
            </w:rPr>
          </w:rPrChange>
        </w:rPr>
        <w:t>abstract</w:t>
      </w:r>
      <w:r w:rsidR="005B40C3">
        <w:rPr>
          <w:lang w:val="en-CA"/>
        </w:rPr>
        <w:t xml:space="preserve"> requirement class, there are no instance of “core” to be tested.  But all concrete </w:t>
      </w:r>
      <w:del w:id="4316" w:author="Eric Boisvert" w:date="2016-01-23T11:35:00Z">
        <w:r w:rsidR="005B40C3" w:rsidDel="005F3FAD">
          <w:rPr>
            <w:lang w:val="en-CA"/>
          </w:rPr>
          <w:delText>targets will import this schematron file</w:delText>
        </w:r>
      </w:del>
      <w:ins w:id="4317" w:author="Eric Boisvert" w:date="2016-01-23T11:35:00Z">
        <w:r w:rsidR="005F3FAD">
          <w:rPr>
            <w:lang w:val="en-CA"/>
          </w:rPr>
          <w:t>requirements classes will inherit from this requirements class</w:t>
        </w:r>
      </w:ins>
      <w:r w:rsidR="005B40C3">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4318" w:author="Eric Boisvert" w:date="2015-10-30T06:47:00Z"/>
          <w:lang w:val="en-CA"/>
        </w:rPr>
      </w:pPr>
      <w:bookmarkStart w:id="4319" w:name="_Toc439943494"/>
      <w:del w:id="4320" w:author="Eric Boisvert" w:date="2015-10-30T06:47:00Z">
        <w:r w:rsidDel="00652E95">
          <w:rPr>
            <w:lang w:val="en-CA"/>
          </w:rPr>
          <w:delText>CodeList</w:delText>
        </w:r>
      </w:del>
      <w:ins w:id="4321" w:author="Eric Boisvert" w:date="2015-10-30T06:48:00Z">
        <w:r w:rsidR="00652E95">
          <w:rPr>
            <w:lang w:val="en-CA"/>
          </w:rPr>
          <w:t xml:space="preserve"> Reference</w:t>
        </w:r>
      </w:ins>
      <w:bookmarkEnd w:id="4319"/>
    </w:p>
    <w:p w14:paraId="5FF0D917" w14:textId="5FAE90EC" w:rsidR="00E97666" w:rsidDel="00160943" w:rsidRDefault="00E97666" w:rsidP="00AD7649">
      <w:pPr>
        <w:rPr>
          <w:del w:id="4322"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4323"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4324" w:author="Eric Boisvert" w:date="2015-10-30T06:48:00Z"/>
                <w:rStyle w:val="requri"/>
                <w:lang w:val="en-CA"/>
              </w:rPr>
            </w:pPr>
            <w:del w:id="4325"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4326" w:author="Eric Boisvert" w:date="2015-10-30T06:48:00Z"/>
                <w:rStyle w:val="reqtext"/>
                <w:lang w:val="en-CA"/>
              </w:rPr>
            </w:pPr>
            <w:del w:id="4327"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0255D3E9" w14:textId="77777777" w:rsidR="00B95F74" w:rsidRDefault="00B95F74" w:rsidP="00AD7649">
      <w:pPr>
        <w:rPr>
          <w:ins w:id="4328" w:author="Eric Boisvert" w:date="2016-01-20T05:28:00Z"/>
          <w:lang w:val="en-CA"/>
        </w:rPr>
      </w:pPr>
    </w:p>
    <w:p w14:paraId="1125D7C9" w14:textId="1832DF7C" w:rsidR="00A8510C" w:rsidRDefault="00A8510C" w:rsidP="00AD7649">
      <w:pPr>
        <w:rPr>
          <w:ins w:id="4329" w:author="Eric Boisvert" w:date="2015-10-30T06:12:00Z"/>
          <w:lang w:val="en-CA"/>
        </w:rPr>
      </w:pPr>
      <w:ins w:id="4330" w:author="Eric Boisvert" w:date="2015-10-30T05:58:00Z">
        <w:r>
          <w:rPr>
            <w:lang w:val="en-CA"/>
          </w:rPr>
          <w:t xml:space="preserve">XML document forbids the serialization </w:t>
        </w:r>
      </w:ins>
      <w:ins w:id="4331" w:author="Eric Boisvert" w:date="2015-10-30T06:03:00Z">
        <w:r>
          <w:rPr>
            <w:lang w:val="en-CA"/>
          </w:rPr>
          <w:t>of duplicate xs</w:t>
        </w:r>
      </w:ins>
      <w:ins w:id="4332" w:author="Eric Boisvert" w:date="2016-01-23T11:36:00Z">
        <w:r w:rsidR="005F3FAD">
          <w:rPr>
            <w:lang w:val="en-CA"/>
          </w:rPr>
          <w:t>d</w:t>
        </w:r>
      </w:ins>
      <w:proofErr w:type="gramStart"/>
      <w:ins w:id="4333" w:author="Eric Boisvert" w:date="2015-10-30T06:03:00Z">
        <w:r>
          <w:rPr>
            <w:lang w:val="en-CA"/>
          </w:rPr>
          <w:t>:ID</w:t>
        </w:r>
        <w:proofErr w:type="gramEnd"/>
        <w:r>
          <w:rPr>
            <w:lang w:val="en-CA"/>
          </w:rPr>
          <w:t xml:space="preserve"> (gml:id is of type xsd:ID) and since gml:id is a local identifier for a </w:t>
        </w:r>
      </w:ins>
      <w:ins w:id="4334" w:author="Eric Boisvert" w:date="2015-10-30T06:05:00Z">
        <w:r>
          <w:rPr>
            <w:lang w:val="en-CA"/>
          </w:rPr>
          <w:t>&lt;&lt;</w:t>
        </w:r>
      </w:ins>
      <w:ins w:id="4335" w:author="Eric Boisvert" w:date="2015-10-30T06:03:00Z">
        <w:r>
          <w:rPr>
            <w:lang w:val="en-CA"/>
          </w:rPr>
          <w:t>Type</w:t>
        </w:r>
      </w:ins>
      <w:ins w:id="4336" w:author="Eric Boisvert" w:date="2015-10-30T06:05:00Z">
        <w:r>
          <w:rPr>
            <w:lang w:val="en-CA"/>
          </w:rPr>
          <w:t>&gt;&gt;</w:t>
        </w:r>
      </w:ins>
      <w:ins w:id="4337" w:author="Eric Boisvert" w:date="2015-10-30T06:03:00Z">
        <w:r>
          <w:rPr>
            <w:lang w:val="en-CA"/>
          </w:rPr>
          <w:t>, an entity cannot be repeate</w:t>
        </w:r>
      </w:ins>
      <w:ins w:id="4338" w:author="Eric Boisvert" w:date="2015-10-30T06:05:00Z">
        <w:r>
          <w:rPr>
            <w:lang w:val="en-CA"/>
          </w:rPr>
          <w:t>d</w:t>
        </w:r>
      </w:ins>
      <w:ins w:id="4339" w:author="Eric Boisvert" w:date="2016-01-23T11:36:00Z">
        <w:r w:rsidR="005F3FAD">
          <w:rPr>
            <w:lang w:val="en-CA"/>
          </w:rPr>
          <w:t xml:space="preserve"> in a given instance</w:t>
        </w:r>
      </w:ins>
      <w:ins w:id="4340" w:author="Eric Boisvert" w:date="2015-10-30T06:05:00Z">
        <w:r>
          <w:rPr>
            <w:lang w:val="en-CA"/>
          </w:rPr>
          <w:t>.  Property must therefore use a reference to the already serialized entity</w:t>
        </w:r>
      </w:ins>
      <w:ins w:id="4341" w:author="Eric Boisvert" w:date="2015-10-30T06:12:00Z">
        <w:r w:rsidR="00793B54">
          <w:rPr>
            <w:lang w:val="en-CA"/>
          </w:rPr>
          <w:t>.</w:t>
        </w:r>
      </w:ins>
    </w:p>
    <w:p w14:paraId="5F752F2C" w14:textId="77777777" w:rsidR="00174304" w:rsidRPr="00174304" w:rsidRDefault="00174304">
      <w:pPr>
        <w:contextualSpacing/>
        <w:rPr>
          <w:ins w:id="4342" w:author="Eric Boisvert" w:date="2015-10-30T06:30:00Z"/>
          <w:rFonts w:ascii="Courier New" w:hAnsi="Courier New" w:cs="Courier New"/>
          <w:sz w:val="20"/>
          <w:szCs w:val="20"/>
          <w:lang w:val="en-CA"/>
          <w:rPrChange w:id="4343" w:author="Eric Boisvert" w:date="2015-10-30T06:31:00Z">
            <w:rPr>
              <w:ins w:id="4344" w:author="Eric Boisvert" w:date="2015-10-30T06:30:00Z"/>
              <w:lang w:val="en-CA"/>
            </w:rPr>
          </w:rPrChange>
        </w:rPr>
        <w:pPrChange w:id="4345" w:author="Eric Boisvert" w:date="2015-10-30T06:31:00Z">
          <w:pPr/>
        </w:pPrChange>
      </w:pPr>
      <w:ins w:id="4346" w:author="Eric Boisvert" w:date="2015-10-30T06:30:00Z">
        <w:r w:rsidRPr="00174304">
          <w:rPr>
            <w:rFonts w:ascii="Courier New" w:hAnsi="Courier New" w:cs="Courier New"/>
            <w:sz w:val="20"/>
            <w:szCs w:val="20"/>
            <w:lang w:val="en-CA"/>
            <w:rPrChange w:id="4347" w:author="Eric Boisvert" w:date="2015-10-30T06:31:00Z">
              <w:rPr>
                <w:lang w:val="en-CA"/>
              </w:rPr>
            </w:rPrChange>
          </w:rPr>
          <w:t>&lt;</w:t>
        </w:r>
        <w:proofErr w:type="gramStart"/>
        <w:r w:rsidRPr="00174304">
          <w:rPr>
            <w:rFonts w:ascii="Courier New" w:hAnsi="Courier New" w:cs="Courier New"/>
            <w:sz w:val="20"/>
            <w:szCs w:val="20"/>
            <w:lang w:val="en-CA"/>
            <w:rPrChange w:id="4348" w:author="Eric Boisvert" w:date="2015-10-30T06:31:00Z">
              <w:rPr>
                <w:lang w:val="en-CA"/>
              </w:rPr>
            </w:rPrChange>
          </w:rPr>
          <w:t>gsmlb:</w:t>
        </w:r>
        <w:proofErr w:type="gramEnd"/>
        <w:r w:rsidRPr="00174304">
          <w:rPr>
            <w:rFonts w:ascii="Courier New" w:hAnsi="Courier New" w:cs="Courier New"/>
            <w:sz w:val="20"/>
            <w:szCs w:val="20"/>
            <w:lang w:val="en-CA"/>
            <w:rPrChange w:id="4349" w:author="Eric Boisvert" w:date="2015-10-30T06:31:00Z">
              <w:rPr>
                <w:lang w:val="en-CA"/>
              </w:rPr>
            </w:rPrChange>
          </w:rPr>
          <w:t>GSML&gt;</w:t>
        </w:r>
      </w:ins>
    </w:p>
    <w:p w14:paraId="2D9F9469" w14:textId="77777777" w:rsidR="00174304" w:rsidRPr="00174304" w:rsidRDefault="00174304">
      <w:pPr>
        <w:contextualSpacing/>
        <w:rPr>
          <w:ins w:id="4350" w:author="Eric Boisvert" w:date="2015-10-30T06:30:00Z"/>
          <w:rFonts w:ascii="Courier New" w:hAnsi="Courier New" w:cs="Courier New"/>
          <w:sz w:val="20"/>
          <w:szCs w:val="20"/>
          <w:lang w:val="en-CA"/>
          <w:rPrChange w:id="4351" w:author="Eric Boisvert" w:date="2015-10-30T06:31:00Z">
            <w:rPr>
              <w:ins w:id="4352" w:author="Eric Boisvert" w:date="2015-10-30T06:30:00Z"/>
              <w:lang w:val="en-CA"/>
            </w:rPr>
          </w:rPrChange>
        </w:rPr>
        <w:pPrChange w:id="4353" w:author="Eric Boisvert" w:date="2015-10-30T06:31:00Z">
          <w:pPr/>
        </w:pPrChange>
      </w:pPr>
      <w:ins w:id="4354" w:author="Eric Boisvert" w:date="2015-10-30T06:30:00Z">
        <w:r w:rsidRPr="00174304">
          <w:rPr>
            <w:rFonts w:ascii="Courier New" w:hAnsi="Courier New" w:cs="Courier New"/>
            <w:sz w:val="20"/>
            <w:szCs w:val="20"/>
            <w:lang w:val="en-CA"/>
            <w:rPrChange w:id="4355" w:author="Eric Boisvert" w:date="2015-10-30T06:31:00Z">
              <w:rPr>
                <w:lang w:val="en-CA"/>
              </w:rPr>
            </w:rPrChange>
          </w:rPr>
          <w:t>&lt;</w:t>
        </w:r>
        <w:proofErr w:type="gramStart"/>
        <w:r w:rsidRPr="00174304">
          <w:rPr>
            <w:rFonts w:ascii="Courier New" w:hAnsi="Courier New" w:cs="Courier New"/>
            <w:sz w:val="20"/>
            <w:szCs w:val="20"/>
            <w:lang w:val="en-CA"/>
            <w:rPrChange w:id="4356" w:author="Eric Boisvert" w:date="2015-10-30T06:31:00Z">
              <w:rPr>
                <w:lang w:val="en-CA"/>
              </w:rPr>
            </w:rPrChange>
          </w:rPr>
          <w:t>gsmlb:</w:t>
        </w:r>
        <w:proofErr w:type="gramEnd"/>
        <w:r w:rsidRPr="00174304">
          <w:rPr>
            <w:rFonts w:ascii="Courier New" w:hAnsi="Courier New" w:cs="Courier New"/>
            <w:sz w:val="20"/>
            <w:szCs w:val="20"/>
            <w:lang w:val="en-CA"/>
            <w:rPrChange w:id="4357" w:author="Eric Boisvert" w:date="2015-10-30T06:31:00Z">
              <w:rPr>
                <w:lang w:val="en-CA"/>
              </w:rPr>
            </w:rPrChange>
          </w:rPr>
          <w:t>mappedItem&gt;</w:t>
        </w:r>
      </w:ins>
    </w:p>
    <w:p w14:paraId="5E0D496C" w14:textId="77777777" w:rsidR="00174304" w:rsidRPr="00174304" w:rsidRDefault="00174304">
      <w:pPr>
        <w:contextualSpacing/>
        <w:rPr>
          <w:ins w:id="4358" w:author="Eric Boisvert" w:date="2015-10-30T06:30:00Z"/>
          <w:rFonts w:ascii="Courier New" w:hAnsi="Courier New" w:cs="Courier New"/>
          <w:sz w:val="20"/>
          <w:szCs w:val="20"/>
          <w:lang w:val="en-CA"/>
          <w:rPrChange w:id="4359" w:author="Eric Boisvert" w:date="2015-10-30T06:31:00Z">
            <w:rPr>
              <w:ins w:id="4360" w:author="Eric Boisvert" w:date="2015-10-30T06:30:00Z"/>
              <w:lang w:val="en-CA"/>
            </w:rPr>
          </w:rPrChange>
        </w:rPr>
        <w:pPrChange w:id="4361" w:author="Eric Boisvert" w:date="2015-10-30T06:31:00Z">
          <w:pPr/>
        </w:pPrChange>
      </w:pPr>
      <w:ins w:id="4362" w:author="Eric Boisvert" w:date="2015-10-30T06:30:00Z">
        <w:r w:rsidRPr="00174304">
          <w:rPr>
            <w:rFonts w:ascii="Courier New" w:hAnsi="Courier New" w:cs="Courier New"/>
            <w:sz w:val="20"/>
            <w:szCs w:val="20"/>
            <w:lang w:val="en-CA"/>
            <w:rPrChange w:id="4363" w:author="Eric Boisvert" w:date="2015-10-30T06:31:00Z">
              <w:rPr>
                <w:lang w:val="en-CA"/>
              </w:rPr>
            </w:rPrChange>
          </w:rPr>
          <w:tab/>
          <w:t>&lt;gsmlb</w:t>
        </w:r>
        <w:proofErr w:type="gramStart"/>
        <w:r w:rsidRPr="00174304">
          <w:rPr>
            <w:rFonts w:ascii="Courier New" w:hAnsi="Courier New" w:cs="Courier New"/>
            <w:sz w:val="20"/>
            <w:szCs w:val="20"/>
            <w:lang w:val="en-CA"/>
            <w:rPrChange w:id="4364" w:author="Eric Boisvert" w:date="2015-10-30T06:31:00Z">
              <w:rPr>
                <w:lang w:val="en-CA"/>
              </w:rPr>
            </w:rPrChange>
          </w:rPr>
          <w:t>:MappedFeature</w:t>
        </w:r>
        <w:proofErr w:type="gramEnd"/>
        <w:r w:rsidRPr="00174304">
          <w:rPr>
            <w:rFonts w:ascii="Courier New" w:hAnsi="Courier New" w:cs="Courier New"/>
            <w:sz w:val="20"/>
            <w:szCs w:val="20"/>
            <w:lang w:val="en-CA"/>
            <w:rPrChange w:id="4365" w:author="Eric Boisvert" w:date="2015-10-30T06:31:00Z">
              <w:rPr>
                <w:lang w:val="en-CA"/>
              </w:rPr>
            </w:rPrChange>
          </w:rPr>
          <w:t xml:space="preserve"> gml:id="m1"&gt;</w:t>
        </w:r>
      </w:ins>
    </w:p>
    <w:p w14:paraId="3EC6A6CD" w14:textId="77777777" w:rsidR="00174304" w:rsidRPr="00174304" w:rsidRDefault="00174304">
      <w:pPr>
        <w:contextualSpacing/>
        <w:rPr>
          <w:ins w:id="4366" w:author="Eric Boisvert" w:date="2015-10-30T06:30:00Z"/>
          <w:rFonts w:ascii="Courier New" w:hAnsi="Courier New" w:cs="Courier New"/>
          <w:sz w:val="20"/>
          <w:szCs w:val="20"/>
          <w:lang w:val="en-CA"/>
          <w:rPrChange w:id="4367" w:author="Eric Boisvert" w:date="2015-10-30T06:31:00Z">
            <w:rPr>
              <w:ins w:id="4368" w:author="Eric Boisvert" w:date="2015-10-30T06:30:00Z"/>
              <w:lang w:val="en-CA"/>
            </w:rPr>
          </w:rPrChange>
        </w:rPr>
        <w:pPrChange w:id="4369" w:author="Eric Boisvert" w:date="2015-10-30T06:31:00Z">
          <w:pPr/>
        </w:pPrChange>
      </w:pPr>
      <w:ins w:id="4370" w:author="Eric Boisvert" w:date="2015-10-30T06:30:00Z">
        <w:r w:rsidRPr="00174304">
          <w:rPr>
            <w:rFonts w:ascii="Courier New" w:hAnsi="Courier New" w:cs="Courier New"/>
            <w:sz w:val="20"/>
            <w:szCs w:val="20"/>
            <w:lang w:val="en-CA"/>
            <w:rPrChange w:id="4371" w:author="Eric Boisvert" w:date="2015-10-30T06:31:00Z">
              <w:rPr>
                <w:lang w:val="en-CA"/>
              </w:rPr>
            </w:rPrChange>
          </w:rPr>
          <w:tab/>
        </w:r>
        <w:r w:rsidRPr="00174304">
          <w:rPr>
            <w:rFonts w:ascii="Courier New" w:hAnsi="Courier New" w:cs="Courier New"/>
            <w:sz w:val="20"/>
            <w:szCs w:val="20"/>
            <w:lang w:val="en-CA"/>
            <w:rPrChange w:id="4372" w:author="Eric Boisvert" w:date="2015-10-30T06:31:00Z">
              <w:rPr>
                <w:lang w:val="en-CA"/>
              </w:rPr>
            </w:rPrChange>
          </w:rPr>
          <w:tab/>
          <w:t>&lt;</w:t>
        </w:r>
        <w:proofErr w:type="gramStart"/>
        <w:r w:rsidRPr="00174304">
          <w:rPr>
            <w:rFonts w:ascii="Courier New" w:hAnsi="Courier New" w:cs="Courier New"/>
            <w:sz w:val="20"/>
            <w:szCs w:val="20"/>
            <w:lang w:val="en-CA"/>
            <w:rPrChange w:id="4373" w:author="Eric Boisvert" w:date="2015-10-30T06:31:00Z">
              <w:rPr>
                <w:lang w:val="en-CA"/>
              </w:rPr>
            </w:rPrChange>
          </w:rPr>
          <w:t>gsmlb:</w:t>
        </w:r>
        <w:proofErr w:type="gramEnd"/>
        <w:r w:rsidRPr="00174304">
          <w:rPr>
            <w:rFonts w:ascii="Courier New" w:hAnsi="Courier New" w:cs="Courier New"/>
            <w:sz w:val="20"/>
            <w:szCs w:val="20"/>
            <w:lang w:val="en-CA"/>
            <w:rPrChange w:id="4374" w:author="Eric Boisvert" w:date="2015-10-30T06:31:00Z">
              <w:rPr>
                <w:lang w:val="en-CA"/>
              </w:rPr>
            </w:rPrChange>
          </w:rPr>
          <w:t>specification&gt;</w:t>
        </w:r>
      </w:ins>
    </w:p>
    <w:p w14:paraId="65F9D5E5" w14:textId="77777777" w:rsidR="00174304" w:rsidRPr="00174304" w:rsidRDefault="00174304">
      <w:pPr>
        <w:contextualSpacing/>
        <w:rPr>
          <w:ins w:id="4375" w:author="Eric Boisvert" w:date="2015-10-30T06:30:00Z"/>
          <w:rFonts w:ascii="Courier New" w:hAnsi="Courier New" w:cs="Courier New"/>
          <w:sz w:val="20"/>
          <w:szCs w:val="20"/>
          <w:lang w:val="en-CA"/>
          <w:rPrChange w:id="4376" w:author="Eric Boisvert" w:date="2015-10-30T06:31:00Z">
            <w:rPr>
              <w:ins w:id="4377" w:author="Eric Boisvert" w:date="2015-10-30T06:30:00Z"/>
              <w:lang w:val="en-CA"/>
            </w:rPr>
          </w:rPrChange>
        </w:rPr>
        <w:pPrChange w:id="4378" w:author="Eric Boisvert" w:date="2015-10-30T06:31:00Z">
          <w:pPr/>
        </w:pPrChange>
      </w:pPr>
      <w:ins w:id="4379" w:author="Eric Boisvert" w:date="2015-10-30T06:30:00Z">
        <w:r w:rsidRPr="00174304">
          <w:rPr>
            <w:rFonts w:ascii="Courier New" w:hAnsi="Courier New" w:cs="Courier New"/>
            <w:sz w:val="20"/>
            <w:szCs w:val="20"/>
            <w:lang w:val="en-CA"/>
            <w:rPrChange w:id="4380" w:author="Eric Boisvert" w:date="2015-10-30T06:31:00Z">
              <w:rPr>
                <w:lang w:val="en-CA"/>
              </w:rPr>
            </w:rPrChange>
          </w:rPr>
          <w:tab/>
        </w:r>
        <w:r w:rsidRPr="00174304">
          <w:rPr>
            <w:rFonts w:ascii="Courier New" w:hAnsi="Courier New" w:cs="Courier New"/>
            <w:sz w:val="20"/>
            <w:szCs w:val="20"/>
            <w:lang w:val="en-CA"/>
            <w:rPrChange w:id="4381" w:author="Eric Boisvert" w:date="2015-10-30T06:31:00Z">
              <w:rPr>
                <w:lang w:val="en-CA"/>
              </w:rPr>
            </w:rPrChange>
          </w:rPr>
          <w:tab/>
        </w:r>
        <w:r w:rsidRPr="00174304">
          <w:rPr>
            <w:rFonts w:ascii="Courier New" w:hAnsi="Courier New" w:cs="Courier New"/>
            <w:sz w:val="20"/>
            <w:szCs w:val="20"/>
            <w:lang w:val="en-CA"/>
            <w:rPrChange w:id="4382" w:author="Eric Boisvert" w:date="2015-10-30T06:31:00Z">
              <w:rPr>
                <w:lang w:val="en-CA"/>
              </w:rPr>
            </w:rPrChange>
          </w:rPr>
          <w:tab/>
          <w:t>&lt;gsmlb</w:t>
        </w:r>
        <w:proofErr w:type="gramStart"/>
        <w:r w:rsidRPr="00174304">
          <w:rPr>
            <w:rFonts w:ascii="Courier New" w:hAnsi="Courier New" w:cs="Courier New"/>
            <w:sz w:val="20"/>
            <w:szCs w:val="20"/>
            <w:lang w:val="en-CA"/>
            <w:rPrChange w:id="4383" w:author="Eric Boisvert" w:date="2015-10-30T06:31:00Z">
              <w:rPr>
                <w:lang w:val="en-CA"/>
              </w:rPr>
            </w:rPrChange>
          </w:rPr>
          <w:t>:GeologicUnit</w:t>
        </w:r>
        <w:proofErr w:type="gramEnd"/>
        <w:r w:rsidRPr="00174304">
          <w:rPr>
            <w:rFonts w:ascii="Courier New" w:hAnsi="Courier New" w:cs="Courier New"/>
            <w:sz w:val="20"/>
            <w:szCs w:val="20"/>
            <w:lang w:val="en-CA"/>
            <w:rPrChange w:id="4384" w:author="Eric Boisvert" w:date="2015-10-30T06:31:00Z">
              <w:rPr>
                <w:lang w:val="en-CA"/>
              </w:rPr>
            </w:rPrChange>
          </w:rPr>
          <w:t xml:space="preserve"> gml:id="G1"&gt;</w:t>
        </w:r>
      </w:ins>
    </w:p>
    <w:p w14:paraId="3C8FA0B6" w14:textId="77777777" w:rsidR="00174304" w:rsidRPr="00174304" w:rsidRDefault="00174304">
      <w:pPr>
        <w:contextualSpacing/>
        <w:rPr>
          <w:ins w:id="4385" w:author="Eric Boisvert" w:date="2015-10-30T06:30:00Z"/>
          <w:rFonts w:ascii="Courier New" w:hAnsi="Courier New" w:cs="Courier New"/>
          <w:sz w:val="20"/>
          <w:szCs w:val="20"/>
          <w:lang w:val="en-CA"/>
          <w:rPrChange w:id="4386" w:author="Eric Boisvert" w:date="2015-10-30T06:31:00Z">
            <w:rPr>
              <w:ins w:id="4387" w:author="Eric Boisvert" w:date="2015-10-30T06:30:00Z"/>
              <w:lang w:val="en-CA"/>
            </w:rPr>
          </w:rPrChange>
        </w:rPr>
        <w:pPrChange w:id="4388" w:author="Eric Boisvert" w:date="2015-10-30T06:31:00Z">
          <w:pPr/>
        </w:pPrChange>
      </w:pPr>
      <w:ins w:id="4389" w:author="Eric Boisvert" w:date="2015-10-30T06:30:00Z">
        <w:r w:rsidRPr="00174304">
          <w:rPr>
            <w:rFonts w:ascii="Courier New" w:hAnsi="Courier New" w:cs="Courier New"/>
            <w:sz w:val="20"/>
            <w:szCs w:val="20"/>
            <w:lang w:val="en-CA"/>
            <w:rPrChange w:id="4390" w:author="Eric Boisvert" w:date="2015-10-30T06:31:00Z">
              <w:rPr>
                <w:lang w:val="en-CA"/>
              </w:rPr>
            </w:rPrChange>
          </w:rPr>
          <w:tab/>
        </w:r>
        <w:r w:rsidRPr="00174304">
          <w:rPr>
            <w:rFonts w:ascii="Courier New" w:hAnsi="Courier New" w:cs="Courier New"/>
            <w:sz w:val="20"/>
            <w:szCs w:val="20"/>
            <w:lang w:val="en-CA"/>
            <w:rPrChange w:id="4391" w:author="Eric Boisvert" w:date="2015-10-30T06:31:00Z">
              <w:rPr>
                <w:lang w:val="en-CA"/>
              </w:rPr>
            </w:rPrChange>
          </w:rPr>
          <w:tab/>
        </w:r>
        <w:r w:rsidRPr="00174304">
          <w:rPr>
            <w:rFonts w:ascii="Courier New" w:hAnsi="Courier New" w:cs="Courier New"/>
            <w:sz w:val="20"/>
            <w:szCs w:val="20"/>
            <w:lang w:val="en-CA"/>
            <w:rPrChange w:id="4392" w:author="Eric Boisvert" w:date="2015-10-30T06:31:00Z">
              <w:rPr>
                <w:lang w:val="en-CA"/>
              </w:rPr>
            </w:rPrChange>
          </w:rPr>
          <w:tab/>
          <w:t>...</w:t>
        </w:r>
      </w:ins>
    </w:p>
    <w:p w14:paraId="6D153CE2" w14:textId="77777777" w:rsidR="00174304" w:rsidRPr="00174304" w:rsidRDefault="00174304">
      <w:pPr>
        <w:contextualSpacing/>
        <w:rPr>
          <w:ins w:id="4393" w:author="Eric Boisvert" w:date="2015-10-30T06:30:00Z"/>
          <w:rFonts w:ascii="Courier New" w:hAnsi="Courier New" w:cs="Courier New"/>
          <w:sz w:val="20"/>
          <w:szCs w:val="20"/>
          <w:lang w:val="en-CA"/>
          <w:rPrChange w:id="4394" w:author="Eric Boisvert" w:date="2015-10-30T06:31:00Z">
            <w:rPr>
              <w:ins w:id="4395" w:author="Eric Boisvert" w:date="2015-10-30T06:30:00Z"/>
              <w:lang w:val="en-CA"/>
            </w:rPr>
          </w:rPrChange>
        </w:rPr>
        <w:pPrChange w:id="4396" w:author="Eric Boisvert" w:date="2015-10-30T06:31:00Z">
          <w:pPr/>
        </w:pPrChange>
      </w:pPr>
      <w:ins w:id="4397" w:author="Eric Boisvert" w:date="2015-10-30T06:30:00Z">
        <w:r w:rsidRPr="00174304">
          <w:rPr>
            <w:rFonts w:ascii="Courier New" w:hAnsi="Courier New" w:cs="Courier New"/>
            <w:sz w:val="20"/>
            <w:szCs w:val="20"/>
            <w:lang w:val="en-CA"/>
            <w:rPrChange w:id="4398" w:author="Eric Boisvert" w:date="2015-10-30T06:31:00Z">
              <w:rPr>
                <w:lang w:val="en-CA"/>
              </w:rPr>
            </w:rPrChange>
          </w:rPr>
          <w:tab/>
        </w:r>
        <w:r w:rsidRPr="00174304">
          <w:rPr>
            <w:rFonts w:ascii="Courier New" w:hAnsi="Courier New" w:cs="Courier New"/>
            <w:sz w:val="20"/>
            <w:szCs w:val="20"/>
            <w:lang w:val="en-CA"/>
            <w:rPrChange w:id="4399" w:author="Eric Boisvert" w:date="2015-10-30T06:31:00Z">
              <w:rPr>
                <w:lang w:val="en-CA"/>
              </w:rPr>
            </w:rPrChange>
          </w:rPr>
          <w:tab/>
        </w:r>
        <w:r w:rsidRPr="00174304">
          <w:rPr>
            <w:rFonts w:ascii="Courier New" w:hAnsi="Courier New" w:cs="Courier New"/>
            <w:sz w:val="20"/>
            <w:szCs w:val="20"/>
            <w:lang w:val="en-CA"/>
            <w:rPrChange w:id="4400" w:author="Eric Boisvert" w:date="2015-10-30T06:31:00Z">
              <w:rPr>
                <w:lang w:val="en-CA"/>
              </w:rPr>
            </w:rPrChange>
          </w:rPr>
          <w:tab/>
          <w:t>&lt;/gsmlb</w:t>
        </w:r>
        <w:proofErr w:type="gramStart"/>
        <w:r w:rsidRPr="00174304">
          <w:rPr>
            <w:rFonts w:ascii="Courier New" w:hAnsi="Courier New" w:cs="Courier New"/>
            <w:sz w:val="20"/>
            <w:szCs w:val="20"/>
            <w:lang w:val="en-CA"/>
            <w:rPrChange w:id="4401" w:author="Eric Boisvert" w:date="2015-10-30T06:31:00Z">
              <w:rPr>
                <w:lang w:val="en-CA"/>
              </w:rPr>
            </w:rPrChange>
          </w:rPr>
          <w:t>:GeologicUnit</w:t>
        </w:r>
        <w:proofErr w:type="gramEnd"/>
        <w:r w:rsidRPr="00174304">
          <w:rPr>
            <w:rFonts w:ascii="Courier New" w:hAnsi="Courier New" w:cs="Courier New"/>
            <w:sz w:val="20"/>
            <w:szCs w:val="20"/>
            <w:lang w:val="en-CA"/>
            <w:rPrChange w:id="4402" w:author="Eric Boisvert" w:date="2015-10-30T06:31:00Z">
              <w:rPr>
                <w:lang w:val="en-CA"/>
              </w:rPr>
            </w:rPrChange>
          </w:rPr>
          <w:t>&gt;</w:t>
        </w:r>
      </w:ins>
    </w:p>
    <w:p w14:paraId="62CD90FA" w14:textId="77777777" w:rsidR="00174304" w:rsidRPr="00174304" w:rsidRDefault="00174304">
      <w:pPr>
        <w:contextualSpacing/>
        <w:rPr>
          <w:ins w:id="4403" w:author="Eric Boisvert" w:date="2015-10-30T06:30:00Z"/>
          <w:rFonts w:ascii="Courier New" w:hAnsi="Courier New" w:cs="Courier New"/>
          <w:sz w:val="20"/>
          <w:szCs w:val="20"/>
          <w:lang w:val="en-CA"/>
          <w:rPrChange w:id="4404" w:author="Eric Boisvert" w:date="2015-10-30T06:31:00Z">
            <w:rPr>
              <w:ins w:id="4405" w:author="Eric Boisvert" w:date="2015-10-30T06:30:00Z"/>
              <w:lang w:val="en-CA"/>
            </w:rPr>
          </w:rPrChange>
        </w:rPr>
        <w:pPrChange w:id="4406" w:author="Eric Boisvert" w:date="2015-10-30T06:31:00Z">
          <w:pPr/>
        </w:pPrChange>
      </w:pPr>
      <w:ins w:id="4407" w:author="Eric Boisvert" w:date="2015-10-30T06:30:00Z">
        <w:r w:rsidRPr="00174304">
          <w:rPr>
            <w:rFonts w:ascii="Courier New" w:hAnsi="Courier New" w:cs="Courier New"/>
            <w:sz w:val="20"/>
            <w:szCs w:val="20"/>
            <w:lang w:val="en-CA"/>
            <w:rPrChange w:id="4408" w:author="Eric Boisvert" w:date="2015-10-30T06:31:00Z">
              <w:rPr>
                <w:lang w:val="en-CA"/>
              </w:rPr>
            </w:rPrChange>
          </w:rPr>
          <w:tab/>
        </w:r>
        <w:r w:rsidRPr="00174304">
          <w:rPr>
            <w:rFonts w:ascii="Courier New" w:hAnsi="Courier New" w:cs="Courier New"/>
            <w:sz w:val="20"/>
            <w:szCs w:val="20"/>
            <w:lang w:val="en-CA"/>
            <w:rPrChange w:id="4409" w:author="Eric Boisvert" w:date="2015-10-30T06:31:00Z">
              <w:rPr>
                <w:lang w:val="en-CA"/>
              </w:rPr>
            </w:rPrChange>
          </w:rPr>
          <w:tab/>
          <w:t>&lt;/gsmlb</w:t>
        </w:r>
        <w:proofErr w:type="gramStart"/>
        <w:r w:rsidRPr="00174304">
          <w:rPr>
            <w:rFonts w:ascii="Courier New" w:hAnsi="Courier New" w:cs="Courier New"/>
            <w:sz w:val="20"/>
            <w:szCs w:val="20"/>
            <w:lang w:val="en-CA"/>
            <w:rPrChange w:id="4410" w:author="Eric Boisvert" w:date="2015-10-30T06:31:00Z">
              <w:rPr>
                <w:lang w:val="en-CA"/>
              </w:rPr>
            </w:rPrChange>
          </w:rPr>
          <w:t>:specification</w:t>
        </w:r>
        <w:proofErr w:type="gramEnd"/>
        <w:r w:rsidRPr="00174304">
          <w:rPr>
            <w:rFonts w:ascii="Courier New" w:hAnsi="Courier New" w:cs="Courier New"/>
            <w:sz w:val="20"/>
            <w:szCs w:val="20"/>
            <w:lang w:val="en-CA"/>
            <w:rPrChange w:id="4411" w:author="Eric Boisvert" w:date="2015-10-30T06:31:00Z">
              <w:rPr>
                <w:lang w:val="en-CA"/>
              </w:rPr>
            </w:rPrChange>
          </w:rPr>
          <w:t>&gt;</w:t>
        </w:r>
      </w:ins>
    </w:p>
    <w:p w14:paraId="033FAFCD" w14:textId="77777777" w:rsidR="00174304" w:rsidRPr="00174304" w:rsidRDefault="00174304">
      <w:pPr>
        <w:contextualSpacing/>
        <w:rPr>
          <w:ins w:id="4412" w:author="Eric Boisvert" w:date="2015-10-30T06:30:00Z"/>
          <w:rFonts w:ascii="Courier New" w:hAnsi="Courier New" w:cs="Courier New"/>
          <w:sz w:val="20"/>
          <w:szCs w:val="20"/>
          <w:lang w:val="en-CA"/>
          <w:rPrChange w:id="4413" w:author="Eric Boisvert" w:date="2015-10-30T06:31:00Z">
            <w:rPr>
              <w:ins w:id="4414" w:author="Eric Boisvert" w:date="2015-10-30T06:30:00Z"/>
              <w:lang w:val="en-CA"/>
            </w:rPr>
          </w:rPrChange>
        </w:rPr>
        <w:pPrChange w:id="4415" w:author="Eric Boisvert" w:date="2015-10-30T06:31:00Z">
          <w:pPr/>
        </w:pPrChange>
      </w:pPr>
      <w:ins w:id="4416" w:author="Eric Boisvert" w:date="2015-10-30T06:30:00Z">
        <w:r w:rsidRPr="00174304">
          <w:rPr>
            <w:rFonts w:ascii="Courier New" w:hAnsi="Courier New" w:cs="Courier New"/>
            <w:sz w:val="20"/>
            <w:szCs w:val="20"/>
            <w:lang w:val="en-CA"/>
            <w:rPrChange w:id="4417" w:author="Eric Boisvert" w:date="2015-10-30T06:31:00Z">
              <w:rPr>
                <w:lang w:val="en-CA"/>
              </w:rPr>
            </w:rPrChange>
          </w:rPr>
          <w:tab/>
          <w:t>&lt;/gsmlb</w:t>
        </w:r>
        <w:proofErr w:type="gramStart"/>
        <w:r w:rsidRPr="00174304">
          <w:rPr>
            <w:rFonts w:ascii="Courier New" w:hAnsi="Courier New" w:cs="Courier New"/>
            <w:sz w:val="20"/>
            <w:szCs w:val="20"/>
            <w:lang w:val="en-CA"/>
            <w:rPrChange w:id="4418" w:author="Eric Boisvert" w:date="2015-10-30T06:31:00Z">
              <w:rPr>
                <w:lang w:val="en-CA"/>
              </w:rPr>
            </w:rPrChange>
          </w:rPr>
          <w:t>:MappedFeature</w:t>
        </w:r>
        <w:proofErr w:type="gramEnd"/>
        <w:r w:rsidRPr="00174304">
          <w:rPr>
            <w:rFonts w:ascii="Courier New" w:hAnsi="Courier New" w:cs="Courier New"/>
            <w:sz w:val="20"/>
            <w:szCs w:val="20"/>
            <w:lang w:val="en-CA"/>
            <w:rPrChange w:id="4419" w:author="Eric Boisvert" w:date="2015-10-30T06:31:00Z">
              <w:rPr>
                <w:lang w:val="en-CA"/>
              </w:rPr>
            </w:rPrChange>
          </w:rPr>
          <w:t>&gt;</w:t>
        </w:r>
      </w:ins>
    </w:p>
    <w:p w14:paraId="3D47EAF1" w14:textId="77777777" w:rsidR="00174304" w:rsidRPr="00174304" w:rsidRDefault="00174304">
      <w:pPr>
        <w:contextualSpacing/>
        <w:rPr>
          <w:ins w:id="4420" w:author="Eric Boisvert" w:date="2015-10-30T06:30:00Z"/>
          <w:rFonts w:ascii="Courier New" w:hAnsi="Courier New" w:cs="Courier New"/>
          <w:sz w:val="20"/>
          <w:szCs w:val="20"/>
          <w:lang w:val="en-CA"/>
          <w:rPrChange w:id="4421" w:author="Eric Boisvert" w:date="2015-10-30T06:31:00Z">
            <w:rPr>
              <w:ins w:id="4422" w:author="Eric Boisvert" w:date="2015-10-30T06:30:00Z"/>
              <w:lang w:val="en-CA"/>
            </w:rPr>
          </w:rPrChange>
        </w:rPr>
        <w:pPrChange w:id="4423" w:author="Eric Boisvert" w:date="2015-10-30T06:31:00Z">
          <w:pPr/>
        </w:pPrChange>
      </w:pPr>
      <w:ins w:id="4424" w:author="Eric Boisvert" w:date="2015-10-30T06:30:00Z">
        <w:r w:rsidRPr="00174304">
          <w:rPr>
            <w:rFonts w:ascii="Courier New" w:hAnsi="Courier New" w:cs="Courier New"/>
            <w:sz w:val="20"/>
            <w:szCs w:val="20"/>
            <w:lang w:val="en-CA"/>
            <w:rPrChange w:id="4425" w:author="Eric Boisvert" w:date="2015-10-30T06:31:00Z">
              <w:rPr>
                <w:lang w:val="en-CA"/>
              </w:rPr>
            </w:rPrChange>
          </w:rPr>
          <w:t>&lt;/gsmlb</w:t>
        </w:r>
        <w:proofErr w:type="gramStart"/>
        <w:r w:rsidRPr="00174304">
          <w:rPr>
            <w:rFonts w:ascii="Courier New" w:hAnsi="Courier New" w:cs="Courier New"/>
            <w:sz w:val="20"/>
            <w:szCs w:val="20"/>
            <w:lang w:val="en-CA"/>
            <w:rPrChange w:id="4426" w:author="Eric Boisvert" w:date="2015-10-30T06:31:00Z">
              <w:rPr>
                <w:lang w:val="en-CA"/>
              </w:rPr>
            </w:rPrChange>
          </w:rPr>
          <w:t>:mappedItem</w:t>
        </w:r>
        <w:proofErr w:type="gramEnd"/>
        <w:r w:rsidRPr="00174304">
          <w:rPr>
            <w:rFonts w:ascii="Courier New" w:hAnsi="Courier New" w:cs="Courier New"/>
            <w:sz w:val="20"/>
            <w:szCs w:val="20"/>
            <w:lang w:val="en-CA"/>
            <w:rPrChange w:id="4427" w:author="Eric Boisvert" w:date="2015-10-30T06:31:00Z">
              <w:rPr>
                <w:lang w:val="en-CA"/>
              </w:rPr>
            </w:rPrChange>
          </w:rPr>
          <w:t>&gt;</w:t>
        </w:r>
      </w:ins>
    </w:p>
    <w:p w14:paraId="0B0D047C" w14:textId="77777777" w:rsidR="00174304" w:rsidRPr="00174304" w:rsidRDefault="00174304">
      <w:pPr>
        <w:contextualSpacing/>
        <w:rPr>
          <w:ins w:id="4428" w:author="Eric Boisvert" w:date="2015-10-30T06:30:00Z"/>
          <w:rFonts w:ascii="Courier New" w:hAnsi="Courier New" w:cs="Courier New"/>
          <w:sz w:val="20"/>
          <w:szCs w:val="20"/>
          <w:lang w:val="en-CA"/>
          <w:rPrChange w:id="4429" w:author="Eric Boisvert" w:date="2015-10-30T06:31:00Z">
            <w:rPr>
              <w:ins w:id="4430" w:author="Eric Boisvert" w:date="2015-10-30T06:30:00Z"/>
              <w:lang w:val="en-CA"/>
            </w:rPr>
          </w:rPrChange>
        </w:rPr>
        <w:pPrChange w:id="4431" w:author="Eric Boisvert" w:date="2015-10-30T06:31:00Z">
          <w:pPr/>
        </w:pPrChange>
      </w:pPr>
      <w:ins w:id="4432" w:author="Eric Boisvert" w:date="2015-10-30T06:30:00Z">
        <w:r w:rsidRPr="00174304">
          <w:rPr>
            <w:rFonts w:ascii="Courier New" w:hAnsi="Courier New" w:cs="Courier New"/>
            <w:sz w:val="20"/>
            <w:szCs w:val="20"/>
            <w:lang w:val="en-CA"/>
            <w:rPrChange w:id="4433" w:author="Eric Boisvert" w:date="2015-10-30T06:31:00Z">
              <w:rPr>
                <w:lang w:val="en-CA"/>
              </w:rPr>
            </w:rPrChange>
          </w:rPr>
          <w:t>&lt;</w:t>
        </w:r>
        <w:proofErr w:type="gramStart"/>
        <w:r w:rsidRPr="00174304">
          <w:rPr>
            <w:rFonts w:ascii="Courier New" w:hAnsi="Courier New" w:cs="Courier New"/>
            <w:sz w:val="20"/>
            <w:szCs w:val="20"/>
            <w:lang w:val="en-CA"/>
            <w:rPrChange w:id="4434" w:author="Eric Boisvert" w:date="2015-10-30T06:31:00Z">
              <w:rPr>
                <w:lang w:val="en-CA"/>
              </w:rPr>
            </w:rPrChange>
          </w:rPr>
          <w:t>gsmlb:</w:t>
        </w:r>
        <w:proofErr w:type="gramEnd"/>
        <w:r w:rsidRPr="00174304">
          <w:rPr>
            <w:rFonts w:ascii="Courier New" w:hAnsi="Courier New" w:cs="Courier New"/>
            <w:sz w:val="20"/>
            <w:szCs w:val="20"/>
            <w:lang w:val="en-CA"/>
            <w:rPrChange w:id="4435" w:author="Eric Boisvert" w:date="2015-10-30T06:31:00Z">
              <w:rPr>
                <w:lang w:val="en-CA"/>
              </w:rPr>
            </w:rPrChange>
          </w:rPr>
          <w:t>mappedItem&gt;</w:t>
        </w:r>
      </w:ins>
    </w:p>
    <w:p w14:paraId="0D71C6DE" w14:textId="77777777" w:rsidR="00174304" w:rsidRPr="00174304" w:rsidRDefault="00174304">
      <w:pPr>
        <w:contextualSpacing/>
        <w:rPr>
          <w:ins w:id="4436" w:author="Eric Boisvert" w:date="2015-10-30T06:30:00Z"/>
          <w:rFonts w:ascii="Courier New" w:hAnsi="Courier New" w:cs="Courier New"/>
          <w:sz w:val="20"/>
          <w:szCs w:val="20"/>
          <w:lang w:val="en-CA"/>
          <w:rPrChange w:id="4437" w:author="Eric Boisvert" w:date="2015-10-30T06:31:00Z">
            <w:rPr>
              <w:ins w:id="4438" w:author="Eric Boisvert" w:date="2015-10-30T06:30:00Z"/>
              <w:lang w:val="en-CA"/>
            </w:rPr>
          </w:rPrChange>
        </w:rPr>
        <w:pPrChange w:id="4439" w:author="Eric Boisvert" w:date="2015-10-30T06:31:00Z">
          <w:pPr/>
        </w:pPrChange>
      </w:pPr>
      <w:ins w:id="4440" w:author="Eric Boisvert" w:date="2015-10-30T06:30:00Z">
        <w:r w:rsidRPr="00174304">
          <w:rPr>
            <w:rFonts w:ascii="Courier New" w:hAnsi="Courier New" w:cs="Courier New"/>
            <w:sz w:val="20"/>
            <w:szCs w:val="20"/>
            <w:lang w:val="en-CA"/>
            <w:rPrChange w:id="4441" w:author="Eric Boisvert" w:date="2015-10-30T06:31:00Z">
              <w:rPr>
                <w:lang w:val="en-CA"/>
              </w:rPr>
            </w:rPrChange>
          </w:rPr>
          <w:tab/>
          <w:t>&lt;gsmlb</w:t>
        </w:r>
        <w:proofErr w:type="gramStart"/>
        <w:r w:rsidRPr="00174304">
          <w:rPr>
            <w:rFonts w:ascii="Courier New" w:hAnsi="Courier New" w:cs="Courier New"/>
            <w:sz w:val="20"/>
            <w:szCs w:val="20"/>
            <w:lang w:val="en-CA"/>
            <w:rPrChange w:id="4442" w:author="Eric Boisvert" w:date="2015-10-30T06:31:00Z">
              <w:rPr>
                <w:lang w:val="en-CA"/>
              </w:rPr>
            </w:rPrChange>
          </w:rPr>
          <w:t>:MappedFeature</w:t>
        </w:r>
        <w:proofErr w:type="gramEnd"/>
        <w:r w:rsidRPr="00174304">
          <w:rPr>
            <w:rFonts w:ascii="Courier New" w:hAnsi="Courier New" w:cs="Courier New"/>
            <w:sz w:val="20"/>
            <w:szCs w:val="20"/>
            <w:lang w:val="en-CA"/>
            <w:rPrChange w:id="4443" w:author="Eric Boisvert" w:date="2015-10-30T06:31:00Z">
              <w:rPr>
                <w:lang w:val="en-CA"/>
              </w:rPr>
            </w:rPrChange>
          </w:rPr>
          <w:t xml:space="preserve"> gml:id="m2"&gt;</w:t>
        </w:r>
      </w:ins>
    </w:p>
    <w:p w14:paraId="60E6E081" w14:textId="77777777" w:rsidR="00174304" w:rsidRPr="00174304" w:rsidRDefault="00174304">
      <w:pPr>
        <w:contextualSpacing/>
        <w:rPr>
          <w:ins w:id="4444" w:author="Eric Boisvert" w:date="2015-10-30T06:30:00Z"/>
          <w:rFonts w:ascii="Courier New" w:hAnsi="Courier New" w:cs="Courier New"/>
          <w:b/>
          <w:sz w:val="20"/>
          <w:szCs w:val="20"/>
          <w:lang w:val="en-CA"/>
          <w:rPrChange w:id="4445" w:author="Eric Boisvert" w:date="2015-10-30T06:32:00Z">
            <w:rPr>
              <w:ins w:id="4446" w:author="Eric Boisvert" w:date="2015-10-30T06:30:00Z"/>
              <w:lang w:val="en-CA"/>
            </w:rPr>
          </w:rPrChange>
        </w:rPr>
        <w:pPrChange w:id="4447" w:author="Eric Boisvert" w:date="2015-10-30T06:31:00Z">
          <w:pPr/>
        </w:pPrChange>
      </w:pPr>
      <w:ins w:id="4448" w:author="Eric Boisvert" w:date="2015-10-30T06:30:00Z">
        <w:r w:rsidRPr="00174304">
          <w:rPr>
            <w:rFonts w:ascii="Courier New" w:hAnsi="Courier New" w:cs="Courier New"/>
            <w:b/>
            <w:sz w:val="20"/>
            <w:szCs w:val="20"/>
            <w:lang w:val="en-CA"/>
            <w:rPrChange w:id="4449" w:author="Eric Boisvert" w:date="2015-10-30T06:32:00Z">
              <w:rPr>
                <w:lang w:val="en-CA"/>
              </w:rPr>
            </w:rPrChange>
          </w:rPr>
          <w:tab/>
        </w:r>
        <w:r w:rsidRPr="00174304">
          <w:rPr>
            <w:rFonts w:ascii="Courier New" w:hAnsi="Courier New" w:cs="Courier New"/>
            <w:b/>
            <w:sz w:val="20"/>
            <w:szCs w:val="20"/>
            <w:lang w:val="en-CA"/>
            <w:rPrChange w:id="4450" w:author="Eric Boisvert" w:date="2015-10-30T06:32:00Z">
              <w:rPr>
                <w:lang w:val="en-CA"/>
              </w:rPr>
            </w:rPrChange>
          </w:rPr>
          <w:tab/>
          <w:t>&lt;gsmlb</w:t>
        </w:r>
        <w:proofErr w:type="gramStart"/>
        <w:r w:rsidRPr="00174304">
          <w:rPr>
            <w:rFonts w:ascii="Courier New" w:hAnsi="Courier New" w:cs="Courier New"/>
            <w:b/>
            <w:sz w:val="20"/>
            <w:szCs w:val="20"/>
            <w:lang w:val="en-CA"/>
            <w:rPrChange w:id="4451" w:author="Eric Boisvert" w:date="2015-10-30T06:32:00Z">
              <w:rPr>
                <w:lang w:val="en-CA"/>
              </w:rPr>
            </w:rPrChange>
          </w:rPr>
          <w:t>:specification</w:t>
        </w:r>
        <w:proofErr w:type="gramEnd"/>
        <w:r w:rsidRPr="00174304">
          <w:rPr>
            <w:rFonts w:ascii="Courier New" w:hAnsi="Courier New" w:cs="Courier New"/>
            <w:b/>
            <w:sz w:val="20"/>
            <w:szCs w:val="20"/>
            <w:lang w:val="en-CA"/>
            <w:rPrChange w:id="4452" w:author="Eric Boisvert" w:date="2015-10-30T06:32:00Z">
              <w:rPr>
                <w:lang w:val="en-CA"/>
              </w:rPr>
            </w:rPrChange>
          </w:rPr>
          <w:t xml:space="preserve"> xlink:href="#G1"</w:t>
        </w:r>
      </w:ins>
      <w:ins w:id="4453"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4454" w:author="Eric Boisvert" w:date="2015-10-30T06:30:00Z">
        <w:r w:rsidRPr="00174304">
          <w:rPr>
            <w:rFonts w:ascii="Courier New" w:hAnsi="Courier New" w:cs="Courier New"/>
            <w:b/>
            <w:sz w:val="20"/>
            <w:szCs w:val="20"/>
            <w:lang w:val="en-CA"/>
            <w:rPrChange w:id="4455" w:author="Eric Boisvert" w:date="2015-10-30T06:32:00Z">
              <w:rPr>
                <w:lang w:val="en-CA"/>
              </w:rPr>
            </w:rPrChange>
          </w:rPr>
          <w:t>/&gt;</w:t>
        </w:r>
      </w:ins>
    </w:p>
    <w:p w14:paraId="143F9500" w14:textId="77777777" w:rsidR="00174304" w:rsidRPr="00174304" w:rsidRDefault="00174304">
      <w:pPr>
        <w:contextualSpacing/>
        <w:rPr>
          <w:ins w:id="4456" w:author="Eric Boisvert" w:date="2015-10-30T06:30:00Z"/>
          <w:rFonts w:ascii="Courier New" w:hAnsi="Courier New" w:cs="Courier New"/>
          <w:sz w:val="20"/>
          <w:szCs w:val="20"/>
          <w:lang w:val="en-CA"/>
          <w:rPrChange w:id="4457" w:author="Eric Boisvert" w:date="2015-10-30T06:31:00Z">
            <w:rPr>
              <w:ins w:id="4458" w:author="Eric Boisvert" w:date="2015-10-30T06:30:00Z"/>
              <w:lang w:val="en-CA"/>
            </w:rPr>
          </w:rPrChange>
        </w:rPr>
        <w:pPrChange w:id="4459" w:author="Eric Boisvert" w:date="2015-10-30T06:31:00Z">
          <w:pPr/>
        </w:pPrChange>
      </w:pPr>
      <w:ins w:id="4460" w:author="Eric Boisvert" w:date="2015-10-30T06:30:00Z">
        <w:r w:rsidRPr="00174304">
          <w:rPr>
            <w:rFonts w:ascii="Courier New" w:hAnsi="Courier New" w:cs="Courier New"/>
            <w:sz w:val="20"/>
            <w:szCs w:val="20"/>
            <w:lang w:val="en-CA"/>
            <w:rPrChange w:id="4461" w:author="Eric Boisvert" w:date="2015-10-30T06:31:00Z">
              <w:rPr>
                <w:lang w:val="en-CA"/>
              </w:rPr>
            </w:rPrChange>
          </w:rPr>
          <w:tab/>
          <w:t>&lt;/gsmlb</w:t>
        </w:r>
        <w:proofErr w:type="gramStart"/>
        <w:r w:rsidRPr="00174304">
          <w:rPr>
            <w:rFonts w:ascii="Courier New" w:hAnsi="Courier New" w:cs="Courier New"/>
            <w:sz w:val="20"/>
            <w:szCs w:val="20"/>
            <w:lang w:val="en-CA"/>
            <w:rPrChange w:id="4462" w:author="Eric Boisvert" w:date="2015-10-30T06:31:00Z">
              <w:rPr>
                <w:lang w:val="en-CA"/>
              </w:rPr>
            </w:rPrChange>
          </w:rPr>
          <w:t>:MappedFeature</w:t>
        </w:r>
        <w:proofErr w:type="gramEnd"/>
        <w:r w:rsidRPr="00174304">
          <w:rPr>
            <w:rFonts w:ascii="Courier New" w:hAnsi="Courier New" w:cs="Courier New"/>
            <w:sz w:val="20"/>
            <w:szCs w:val="20"/>
            <w:lang w:val="en-CA"/>
            <w:rPrChange w:id="4463" w:author="Eric Boisvert" w:date="2015-10-30T06:31:00Z">
              <w:rPr>
                <w:lang w:val="en-CA"/>
              </w:rPr>
            </w:rPrChange>
          </w:rPr>
          <w:t>&gt;</w:t>
        </w:r>
      </w:ins>
    </w:p>
    <w:p w14:paraId="6643D632" w14:textId="77777777" w:rsidR="00174304" w:rsidRDefault="00174304">
      <w:pPr>
        <w:contextualSpacing/>
        <w:rPr>
          <w:ins w:id="4464" w:author="Eric Boisvert" w:date="2015-10-30T06:32:00Z"/>
          <w:rFonts w:ascii="Courier New" w:hAnsi="Courier New" w:cs="Courier New"/>
          <w:sz w:val="20"/>
          <w:szCs w:val="20"/>
          <w:lang w:val="en-CA"/>
        </w:rPr>
        <w:pPrChange w:id="4465" w:author="Eric Boisvert" w:date="2015-10-30T06:31:00Z">
          <w:pPr/>
        </w:pPrChange>
      </w:pPr>
      <w:ins w:id="4466" w:author="Eric Boisvert" w:date="2015-10-30T06:30:00Z">
        <w:r w:rsidRPr="00174304">
          <w:rPr>
            <w:rFonts w:ascii="Courier New" w:hAnsi="Courier New" w:cs="Courier New"/>
            <w:sz w:val="20"/>
            <w:szCs w:val="20"/>
            <w:lang w:val="en-CA"/>
            <w:rPrChange w:id="4467" w:author="Eric Boisvert" w:date="2015-10-30T06:31:00Z">
              <w:rPr>
                <w:lang w:val="en-CA"/>
              </w:rPr>
            </w:rPrChange>
          </w:rPr>
          <w:t>&lt;/gsmlb</w:t>
        </w:r>
        <w:proofErr w:type="gramStart"/>
        <w:r w:rsidRPr="00174304">
          <w:rPr>
            <w:rFonts w:ascii="Courier New" w:hAnsi="Courier New" w:cs="Courier New"/>
            <w:sz w:val="20"/>
            <w:szCs w:val="20"/>
            <w:lang w:val="en-CA"/>
            <w:rPrChange w:id="4468" w:author="Eric Boisvert" w:date="2015-10-30T06:31:00Z">
              <w:rPr>
                <w:lang w:val="en-CA"/>
              </w:rPr>
            </w:rPrChange>
          </w:rPr>
          <w:t>:mappedItem</w:t>
        </w:r>
        <w:proofErr w:type="gramEnd"/>
        <w:r w:rsidRPr="00174304">
          <w:rPr>
            <w:rFonts w:ascii="Courier New" w:hAnsi="Courier New" w:cs="Courier New"/>
            <w:sz w:val="20"/>
            <w:szCs w:val="20"/>
            <w:lang w:val="en-CA"/>
            <w:rPrChange w:id="4469" w:author="Eric Boisvert" w:date="2015-10-30T06:31:00Z">
              <w:rPr>
                <w:lang w:val="en-CA"/>
              </w:rPr>
            </w:rPrChange>
          </w:rPr>
          <w:t>&gt;</w:t>
        </w:r>
      </w:ins>
    </w:p>
    <w:p w14:paraId="5B616B54" w14:textId="77777777" w:rsidR="00174304" w:rsidRPr="00A0434E" w:rsidRDefault="00174304" w:rsidP="00174304">
      <w:pPr>
        <w:contextualSpacing/>
        <w:rPr>
          <w:ins w:id="4470" w:author="Eric Boisvert" w:date="2015-10-30T06:32:00Z"/>
          <w:rFonts w:ascii="Courier New" w:hAnsi="Courier New" w:cs="Courier New"/>
          <w:sz w:val="20"/>
          <w:szCs w:val="20"/>
          <w:lang w:val="en-CA"/>
        </w:rPr>
      </w:pPr>
      <w:ins w:id="4471"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4472" w:author="Eric Boisvert" w:date="2015-10-30T06:32:00Z"/>
          <w:rFonts w:ascii="Courier New" w:hAnsi="Courier New" w:cs="Courier New"/>
          <w:sz w:val="20"/>
          <w:szCs w:val="20"/>
          <w:lang w:val="en-CA"/>
        </w:rPr>
      </w:pPr>
      <w:ins w:id="4473"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4474" w:author="Eric Boisvert" w:date="2015-10-30T06:33:00Z">
        <w:r>
          <w:rPr>
            <w:rFonts w:ascii="Courier New" w:hAnsi="Courier New" w:cs="Courier New"/>
            <w:sz w:val="20"/>
            <w:szCs w:val="20"/>
            <w:lang w:val="en-CA"/>
          </w:rPr>
          <w:t>3</w:t>
        </w:r>
      </w:ins>
      <w:ins w:id="4475"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4476" w:author="Eric Boisvert" w:date="2015-10-30T06:32:00Z"/>
          <w:rFonts w:ascii="Courier New" w:hAnsi="Courier New" w:cs="Courier New"/>
          <w:b/>
          <w:sz w:val="20"/>
          <w:szCs w:val="20"/>
          <w:lang w:val="en-CA"/>
        </w:rPr>
      </w:pPr>
      <w:ins w:id="4477"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4478" w:author="Eric Boisvert" w:date="2015-10-30T06:33:00Z">
        <w:r>
          <w:rPr>
            <w:rFonts w:ascii="Courier New" w:hAnsi="Courier New" w:cs="Courier New"/>
            <w:b/>
            <w:sz w:val="20"/>
            <w:szCs w:val="20"/>
            <w:lang w:val="en-CA"/>
          </w:rPr>
          <w:t>host.org/resources/geologicUnit/G1</w:t>
        </w:r>
      </w:ins>
      <w:ins w:id="4479" w:author="Eric Boisvert" w:date="2015-10-30T06:32:00Z">
        <w:r w:rsidRPr="00A0434E">
          <w:rPr>
            <w:rFonts w:ascii="Courier New" w:hAnsi="Courier New" w:cs="Courier New"/>
            <w:b/>
            <w:sz w:val="20"/>
            <w:szCs w:val="20"/>
            <w:lang w:val="en-CA"/>
          </w:rPr>
          <w:t>"</w:t>
        </w:r>
      </w:ins>
      <w:ins w:id="4480"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4481"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4482" w:author="Eric Boisvert" w:date="2015-10-30T06:32:00Z"/>
          <w:rFonts w:ascii="Courier New" w:hAnsi="Courier New" w:cs="Courier New"/>
          <w:sz w:val="20"/>
          <w:szCs w:val="20"/>
          <w:lang w:val="en-CA"/>
        </w:rPr>
      </w:pPr>
      <w:ins w:id="4483"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4484" w:author="Eric Boisvert" w:date="2015-10-30T06:32:00Z"/>
          <w:rFonts w:ascii="Courier New" w:hAnsi="Courier New" w:cs="Courier New"/>
          <w:sz w:val="20"/>
          <w:szCs w:val="20"/>
          <w:lang w:val="en-CA"/>
        </w:rPr>
      </w:pPr>
      <w:ins w:id="4485"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4486" w:author="Eric Boisvert" w:date="2015-10-30T06:30:00Z"/>
          <w:rFonts w:ascii="Courier New" w:hAnsi="Courier New" w:cs="Courier New"/>
          <w:sz w:val="20"/>
          <w:szCs w:val="20"/>
          <w:lang w:val="en-CA"/>
          <w:rPrChange w:id="4487" w:author="Eric Boisvert" w:date="2015-10-30T06:31:00Z">
            <w:rPr>
              <w:ins w:id="4488" w:author="Eric Boisvert" w:date="2015-10-30T06:30:00Z"/>
              <w:lang w:val="en-CA"/>
            </w:rPr>
          </w:rPrChange>
        </w:rPr>
        <w:pPrChange w:id="4489" w:author="Eric Boisvert" w:date="2015-10-30T06:31:00Z">
          <w:pPr/>
        </w:pPrChange>
      </w:pPr>
    </w:p>
    <w:p w14:paraId="467FA132" w14:textId="537D3B04" w:rsidR="00793B54" w:rsidRPr="00174304" w:rsidRDefault="00174304">
      <w:pPr>
        <w:contextualSpacing/>
        <w:rPr>
          <w:ins w:id="4490" w:author="Eric Boisvert" w:date="2015-10-30T05:38:00Z"/>
          <w:rFonts w:ascii="Courier New" w:hAnsi="Courier New" w:cs="Courier New"/>
          <w:sz w:val="20"/>
          <w:szCs w:val="20"/>
          <w:lang w:val="en-CA"/>
          <w:rPrChange w:id="4491" w:author="Eric Boisvert" w:date="2015-10-30T06:31:00Z">
            <w:rPr>
              <w:ins w:id="4492" w:author="Eric Boisvert" w:date="2015-10-30T05:38:00Z"/>
              <w:lang w:val="en-CA"/>
            </w:rPr>
          </w:rPrChange>
        </w:rPr>
        <w:pPrChange w:id="4493" w:author="Eric Boisvert" w:date="2015-10-30T06:31:00Z">
          <w:pPr/>
        </w:pPrChange>
      </w:pPr>
      <w:ins w:id="4494" w:author="Eric Boisvert" w:date="2015-10-30T06:30:00Z">
        <w:r w:rsidRPr="00174304">
          <w:rPr>
            <w:rFonts w:ascii="Courier New" w:hAnsi="Courier New" w:cs="Courier New"/>
            <w:sz w:val="20"/>
            <w:szCs w:val="20"/>
            <w:lang w:val="en-CA"/>
            <w:rPrChange w:id="4495" w:author="Eric Boisvert" w:date="2015-10-30T06:31:00Z">
              <w:rPr>
                <w:lang w:val="en-CA"/>
              </w:rPr>
            </w:rPrChange>
          </w:rPr>
          <w:t>&lt;/gsmlb</w:t>
        </w:r>
        <w:proofErr w:type="gramStart"/>
        <w:r w:rsidRPr="00174304">
          <w:rPr>
            <w:rFonts w:ascii="Courier New" w:hAnsi="Courier New" w:cs="Courier New"/>
            <w:sz w:val="20"/>
            <w:szCs w:val="20"/>
            <w:lang w:val="en-CA"/>
            <w:rPrChange w:id="4496" w:author="Eric Boisvert" w:date="2015-10-30T06:31:00Z">
              <w:rPr>
                <w:lang w:val="en-CA"/>
              </w:rPr>
            </w:rPrChange>
          </w:rPr>
          <w:t>:GSML</w:t>
        </w:r>
        <w:proofErr w:type="gramEnd"/>
        <w:r w:rsidRPr="00174304">
          <w:rPr>
            <w:rFonts w:ascii="Courier New" w:hAnsi="Courier New" w:cs="Courier New"/>
            <w:sz w:val="20"/>
            <w:szCs w:val="20"/>
            <w:lang w:val="en-CA"/>
            <w:rPrChange w:id="4497" w:author="Eric Boisvert" w:date="2015-10-30T06:31:00Z">
              <w:rPr>
                <w:lang w:val="en-CA"/>
              </w:rPr>
            </w:rPrChange>
          </w:rPr>
          <w:t>&gt;</w:t>
        </w:r>
        <w:r w:rsidRPr="00174304">
          <w:rPr>
            <w:rFonts w:ascii="Courier New" w:hAnsi="Courier New" w:cs="Courier New"/>
            <w:sz w:val="20"/>
            <w:szCs w:val="20"/>
            <w:lang w:val="en-CA"/>
            <w:rPrChange w:id="4498" w:author="Eric Boisvert" w:date="2015-10-30T06:31:00Z">
              <w:rPr>
                <w:lang w:val="en-CA"/>
              </w:rPr>
            </w:rPrChange>
          </w:rPr>
          <w:tab/>
        </w:r>
      </w:ins>
    </w:p>
    <w:p w14:paraId="0AD1A072" w14:textId="77777777" w:rsidR="00174304" w:rsidRDefault="00174304" w:rsidP="00A8510C">
      <w:pPr>
        <w:rPr>
          <w:ins w:id="4499" w:author="Eric Boisvert" w:date="2015-10-30T06:34:00Z"/>
          <w:lang w:val="en-CA"/>
        </w:rPr>
      </w:pPr>
    </w:p>
    <w:p w14:paraId="749A0137" w14:textId="2BC4F5E4" w:rsidR="003E6590" w:rsidRDefault="003E6590" w:rsidP="00A8510C">
      <w:pPr>
        <w:rPr>
          <w:ins w:id="4500" w:author="Eric Boisvert" w:date="2015-10-30T06:37:00Z"/>
          <w:lang w:val="en-CA"/>
        </w:rPr>
      </w:pPr>
      <w:ins w:id="4501"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4502"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w:t>
        </w:r>
      </w:ins>
      <w:ins w:id="4503" w:author="Eric Boisvert" w:date="2016-01-20T05:29:00Z">
        <w:r w:rsidR="00B95F74">
          <w:rPr>
            <w:lang w:val="en-CA"/>
          </w:rPr>
          <w:t>Linked Open Data</w:t>
        </w:r>
      </w:ins>
      <w:ins w:id="4504" w:author="Eric Boisvert" w:date="2015-10-30T06:35:00Z">
        <w:r>
          <w:rPr>
            <w:lang w:val="en-CA"/>
          </w:rPr>
          <w:t xml:space="preserve"> reference.</w:t>
        </w:r>
      </w:ins>
      <w:ins w:id="4505" w:author="Eric Boisvert" w:date="2015-10-30T06:42:00Z">
        <w:r>
          <w:rPr>
            <w:lang w:val="en-CA"/>
          </w:rPr>
          <w:t xml:space="preserve"> </w:t>
        </w:r>
      </w:ins>
    </w:p>
    <w:p w14:paraId="5B553F68" w14:textId="605216FD" w:rsidR="00D44162" w:rsidRDefault="00D44162" w:rsidP="003E6590">
      <w:pPr>
        <w:contextualSpacing/>
        <w:rPr>
          <w:ins w:id="4506" w:author="Eric Boisvert" w:date="2015-10-30T06:45:00Z"/>
          <w:rFonts w:ascii="Courier New" w:hAnsi="Courier New" w:cs="Courier New"/>
          <w:sz w:val="20"/>
          <w:szCs w:val="20"/>
          <w:lang w:val="en-CA"/>
        </w:rPr>
      </w:pPr>
      <w:ins w:id="4507" w:author="Eric Boisvert" w:date="2015-10-30T06:45:00Z">
        <w:r>
          <w:rPr>
            <w:rFonts w:ascii="Courier New" w:hAnsi="Courier New" w:cs="Courier New"/>
            <w:sz w:val="20"/>
            <w:szCs w:val="20"/>
            <w:lang w:val="en-CA"/>
          </w:rPr>
          <w:lastRenderedPageBreak/>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4508" w:author="Eric Boisvert" w:date="2015-10-30T06:37:00Z"/>
          <w:rFonts w:ascii="Courier New" w:hAnsi="Courier New" w:cs="Courier New"/>
          <w:sz w:val="20"/>
          <w:szCs w:val="20"/>
          <w:lang w:val="en-CA"/>
        </w:rPr>
      </w:pPr>
      <w:ins w:id="4509"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4510" w:author="Eric Boisvert" w:date="2015-10-30T06:37:00Z"/>
          <w:rFonts w:ascii="Courier New" w:hAnsi="Courier New" w:cs="Courier New"/>
          <w:sz w:val="20"/>
          <w:szCs w:val="20"/>
          <w:lang w:val="en-CA"/>
        </w:rPr>
      </w:pPr>
      <w:ins w:id="4511"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4512" w:author="Eric Boisvert" w:date="2015-10-30T06:37:00Z"/>
          <w:rFonts w:ascii="Courier New" w:hAnsi="Courier New" w:cs="Courier New"/>
          <w:b/>
          <w:sz w:val="20"/>
          <w:szCs w:val="20"/>
          <w:lang w:val="en-CA"/>
        </w:rPr>
      </w:pPr>
      <w:ins w:id="4513"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4514" w:author="Eric Boisvert" w:date="2015-10-30T06:37:00Z"/>
          <w:rFonts w:ascii="Courier New" w:hAnsi="Courier New" w:cs="Courier New"/>
          <w:sz w:val="20"/>
          <w:szCs w:val="20"/>
          <w:lang w:val="en-CA"/>
        </w:rPr>
      </w:pPr>
      <w:ins w:id="4515"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4516" w:author="Eric Boisvert" w:date="2015-10-30T06:42:00Z"/>
          <w:rFonts w:ascii="Courier New" w:hAnsi="Courier New" w:cs="Courier New"/>
          <w:sz w:val="20"/>
          <w:szCs w:val="20"/>
          <w:lang w:val="en-CA"/>
          <w:rPrChange w:id="4517" w:author="Eric Boisvert" w:date="2015-10-30T06:45:00Z">
            <w:rPr>
              <w:ins w:id="4518" w:author="Eric Boisvert" w:date="2015-10-30T06:42:00Z"/>
              <w:lang w:val="en-CA"/>
            </w:rPr>
          </w:rPrChange>
        </w:rPr>
      </w:pPr>
      <w:ins w:id="4519"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4520" w:author="Eric Boisvert" w:date="2015-10-30T06:42:00Z"/>
          <w:rFonts w:ascii="Courier New" w:hAnsi="Courier New" w:cs="Courier New"/>
          <w:sz w:val="20"/>
          <w:szCs w:val="20"/>
          <w:lang w:val="en-CA"/>
        </w:rPr>
      </w:pPr>
      <w:ins w:id="4521"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4522" w:author="Eric Boisvert" w:date="2015-10-30T06:42:00Z"/>
          <w:rFonts w:ascii="Courier New" w:hAnsi="Courier New" w:cs="Courier New"/>
          <w:sz w:val="20"/>
          <w:szCs w:val="20"/>
          <w:lang w:val="en-CA"/>
        </w:rPr>
      </w:pPr>
      <w:ins w:id="4523"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4524" w:author="Eric Boisvert" w:date="2015-10-30T06:42:00Z"/>
          <w:rFonts w:ascii="Courier New" w:hAnsi="Courier New" w:cs="Courier New"/>
          <w:b/>
          <w:sz w:val="20"/>
          <w:szCs w:val="20"/>
          <w:lang w:val="en-CA"/>
        </w:rPr>
      </w:pPr>
      <w:ins w:id="4525"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4526"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4527"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4528" w:author="Eric Boisvert" w:date="2015-10-30T06:42:00Z"/>
          <w:rFonts w:ascii="Courier New" w:hAnsi="Courier New" w:cs="Courier New"/>
          <w:sz w:val="20"/>
          <w:szCs w:val="20"/>
          <w:lang w:val="en-CA"/>
        </w:rPr>
      </w:pPr>
      <w:ins w:id="4529"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4530" w:author="Eric Boisvert" w:date="2015-10-30T06:42:00Z"/>
          <w:rFonts w:ascii="Courier New" w:hAnsi="Courier New" w:cs="Courier New"/>
          <w:sz w:val="20"/>
          <w:szCs w:val="20"/>
          <w:lang w:val="en-CA"/>
        </w:rPr>
      </w:pPr>
      <w:ins w:id="4531"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4532" w:author="Eric Boisvert" w:date="2015-10-30T06:45:00Z"/>
          <w:rFonts w:ascii="Courier New" w:hAnsi="Courier New" w:cs="Courier New"/>
          <w:sz w:val="20"/>
          <w:szCs w:val="20"/>
          <w:lang w:val="en-CA"/>
        </w:rPr>
      </w:pPr>
      <w:ins w:id="4533"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4534" w:author="Eric Boisvert" w:date="2015-10-30T06:37:00Z"/>
          <w:lang w:val="en-CA"/>
        </w:rPr>
      </w:pPr>
    </w:p>
    <w:p w14:paraId="49FAEAD9" w14:textId="121E7FF4" w:rsidR="00E13215" w:rsidRDefault="00D44162" w:rsidP="00A8510C">
      <w:pPr>
        <w:rPr>
          <w:ins w:id="4535" w:author="Eric Boisvert" w:date="2015-10-30T06:46:00Z"/>
          <w:lang w:val="en-CA"/>
        </w:rPr>
      </w:pPr>
      <w:ins w:id="4536" w:author="Eric Boisvert" w:date="2015-10-30T06:37:00Z">
        <w:r>
          <w:rPr>
            <w:lang w:val="en-CA"/>
          </w:rPr>
          <w:t>Th</w:t>
        </w:r>
      </w:ins>
      <w:ins w:id="4537" w:author="Eric Boisvert" w:date="2015-10-30T06:44:00Z">
        <w:r>
          <w:rPr>
            <w:lang w:val="en-CA"/>
          </w:rPr>
          <w:t xml:space="preserve">e next </w:t>
        </w:r>
      </w:ins>
      <w:ins w:id="4538" w:author="Eric Boisvert" w:date="2015-10-30T06:37:00Z">
        <w:r w:rsidR="003E6590">
          <w:rPr>
            <w:lang w:val="en-CA"/>
          </w:rPr>
          <w:t>exampl</w:t>
        </w:r>
      </w:ins>
      <w:ins w:id="4539" w:author="Eric Boisvert" w:date="2015-10-30T06:38:00Z">
        <w:r w:rsidR="003E6590">
          <w:rPr>
            <w:lang w:val="en-CA"/>
          </w:rPr>
          <w:t>e</w:t>
        </w:r>
        <w:r w:rsidR="0099305B">
          <w:rPr>
            <w:lang w:val="en-CA"/>
          </w:rPr>
          <w:t xml:space="preserve"> show</w:t>
        </w:r>
      </w:ins>
      <w:ins w:id="4540" w:author="Eric Boisvert" w:date="2016-01-24T13:40:00Z">
        <w:r w:rsidR="0099305B">
          <w:rPr>
            <w:lang w:val="en-CA"/>
          </w:rPr>
          <w:t>s</w:t>
        </w:r>
      </w:ins>
      <w:ins w:id="4541" w:author="Eric Boisvert" w:date="2015-10-30T06:38:00Z">
        <w:r w:rsidR="003E6590">
          <w:rPr>
            <w:lang w:val="en-CA"/>
          </w:rPr>
          <w:t xml:space="preserve"> yet another W3C encoding of a link by referencing to a fragment inside a XML document</w:t>
        </w:r>
      </w:ins>
      <w:ins w:id="4542" w:author="Eric Boisvert" w:date="2015-10-30T06:45:00Z">
        <w:r w:rsidR="00E13215">
          <w:rPr>
            <w:lang w:val="en-CA"/>
          </w:rPr>
          <w:t xml:space="preserve"> and using a WFS 2.0 request</w:t>
        </w:r>
      </w:ins>
      <w:ins w:id="4543" w:author="Eric Boisvert" w:date="2015-10-30T06:38:00Z">
        <w:r w:rsidR="003E6590">
          <w:rPr>
            <w:lang w:val="en-CA"/>
          </w:rPr>
          <w:t>.</w:t>
        </w:r>
      </w:ins>
      <w:ins w:id="4544" w:author="Eric Boisvert" w:date="2015-10-30T06:39:00Z">
        <w:r w:rsidR="003E6590">
          <w:rPr>
            <w:lang w:val="en-CA"/>
          </w:rPr>
          <w:t xml:space="preserve">  While </w:t>
        </w:r>
      </w:ins>
      <w:ins w:id="4545" w:author="Eric Boisvert" w:date="2015-10-30T06:46:00Z">
        <w:r w:rsidR="00E13215">
          <w:rPr>
            <w:lang w:val="en-CA"/>
          </w:rPr>
          <w:t>they are</w:t>
        </w:r>
      </w:ins>
      <w:ins w:id="4546" w:author="Eric Boisvert" w:date="2015-10-30T06:39:00Z">
        <w:r w:rsidR="003E6590">
          <w:rPr>
            <w:lang w:val="en-CA"/>
          </w:rPr>
          <w:t xml:space="preserve"> valid encoding</w:t>
        </w:r>
      </w:ins>
      <w:ins w:id="4547" w:author="Eric Boisvert" w:date="2015-10-30T06:46:00Z">
        <w:r w:rsidR="00E13215">
          <w:rPr>
            <w:lang w:val="en-CA"/>
          </w:rPr>
          <w:t>s</w:t>
        </w:r>
      </w:ins>
      <w:ins w:id="4548" w:author="Eric Boisvert" w:date="2015-10-30T06:39:00Z">
        <w:r w:rsidR="003E6590">
          <w:rPr>
            <w:lang w:val="en-CA"/>
          </w:rPr>
          <w:t>, the link</w:t>
        </w:r>
      </w:ins>
      <w:ins w:id="4549" w:author="Eric Boisvert" w:date="2015-10-30T06:46:00Z">
        <w:r w:rsidR="00E13215">
          <w:rPr>
            <w:lang w:val="en-CA"/>
          </w:rPr>
          <w:t>s</w:t>
        </w:r>
      </w:ins>
      <w:ins w:id="4550" w:author="Eric Boisvert" w:date="2015-10-30T06:39:00Z">
        <w:r w:rsidR="003E6590">
          <w:rPr>
            <w:lang w:val="en-CA"/>
          </w:rPr>
          <w:t xml:space="preserve"> </w:t>
        </w:r>
      </w:ins>
      <w:ins w:id="4551" w:author="Eric Boisvert" w:date="2015-10-30T06:46:00Z">
        <w:r w:rsidR="00E13215">
          <w:rPr>
            <w:lang w:val="en-CA"/>
          </w:rPr>
          <w:t>are</w:t>
        </w:r>
      </w:ins>
      <w:ins w:id="4552" w:author="Eric Boisvert" w:date="2015-10-30T06:39:00Z">
        <w:r w:rsidR="003E6590">
          <w:rPr>
            <w:lang w:val="en-CA"/>
          </w:rPr>
          <w:t xml:space="preserve"> not identifier </w:t>
        </w:r>
      </w:ins>
      <w:ins w:id="4553" w:author="Eric Boisvert" w:date="2015-10-30T06:46:00Z">
        <w:r w:rsidR="00E13215">
          <w:rPr>
            <w:lang w:val="en-CA"/>
          </w:rPr>
          <w:t xml:space="preserve">(although the information is hidden in the link).  </w:t>
        </w:r>
      </w:ins>
    </w:p>
    <w:p w14:paraId="308DAA23" w14:textId="4B19F7B1" w:rsidR="003E6590" w:rsidRDefault="00B95F74" w:rsidP="00A8510C">
      <w:pPr>
        <w:rPr>
          <w:ins w:id="4554" w:author="Eric Boisvert" w:date="2015-10-30T06:32:00Z"/>
          <w:lang w:val="en-CA"/>
        </w:rPr>
      </w:pPr>
      <w:ins w:id="4555" w:author="Eric Boisvert" w:date="2016-01-20T05:30:00Z">
        <w:r>
          <w:rPr>
            <w:lang w:val="en-CA"/>
          </w:rPr>
          <w:t>Linked Open Data</w:t>
        </w:r>
      </w:ins>
      <w:ins w:id="4556" w:author="Eric Boisvert" w:date="2015-10-30T06:47:00Z">
        <w:r w:rsidR="00E13215">
          <w:rPr>
            <w:lang w:val="en-CA"/>
          </w:rPr>
          <w:t xml:space="preserve"> HTTP URIs </w:t>
        </w:r>
        <w:proofErr w:type="gramStart"/>
        <w:r w:rsidR="00E13215">
          <w:rPr>
            <w:lang w:val="en-CA"/>
          </w:rPr>
          <w:t>have</w:t>
        </w:r>
      </w:ins>
      <w:proofErr w:type="gramEnd"/>
      <w:ins w:id="4557" w:author="Eric Boisvert" w:date="2015-10-30T06:39:00Z">
        <w:r w:rsidR="003E6590">
          <w:rPr>
            <w:lang w:val="en-CA"/>
          </w:rPr>
          <w:t xml:space="preserve"> the dual role</w:t>
        </w:r>
      </w:ins>
      <w:ins w:id="4558" w:author="Eric Boisvert" w:date="2015-10-30T06:47:00Z">
        <w:r w:rsidR="00E13215">
          <w:rPr>
            <w:lang w:val="en-CA"/>
          </w:rPr>
          <w:t>s</w:t>
        </w:r>
      </w:ins>
      <w:ins w:id="4559" w:author="Eric Boisvert" w:date="2015-10-30T06:39:00Z">
        <w:r w:rsidR="00E13215">
          <w:rPr>
            <w:lang w:val="en-CA"/>
          </w:rPr>
          <w:t xml:space="preserve"> of being </w:t>
        </w:r>
      </w:ins>
      <w:ins w:id="4560" w:author="Eric Boisvert" w:date="2015-10-30T06:47:00Z">
        <w:r w:rsidR="00E13215">
          <w:rPr>
            <w:lang w:val="en-CA"/>
          </w:rPr>
          <w:t>an</w:t>
        </w:r>
      </w:ins>
      <w:ins w:id="4561" w:author="Eric Boisvert" w:date="2015-10-30T06:39:00Z">
        <w:r w:rsidR="003E6590">
          <w:rPr>
            <w:lang w:val="en-CA"/>
          </w:rPr>
          <w:t xml:space="preserve"> identifier </w:t>
        </w:r>
        <w:r w:rsidR="003E6590" w:rsidRPr="003E6590">
          <w:rPr>
            <w:b/>
            <w:lang w:val="en-CA"/>
            <w:rPrChange w:id="4562" w:author="Eric Boisvert" w:date="2015-10-30T06:40:00Z">
              <w:rPr>
                <w:lang w:val="en-CA"/>
              </w:rPr>
            </w:rPrChange>
          </w:rPr>
          <w:t>and</w:t>
        </w:r>
        <w:r w:rsidR="003E6590">
          <w:rPr>
            <w:lang w:val="en-CA"/>
          </w:rPr>
          <w:t xml:space="preserve"> a location.</w:t>
        </w:r>
      </w:ins>
      <w:ins w:id="4563" w:author="Eric Boisvert" w:date="2015-10-30T06:40:00Z">
        <w:r w:rsidR="003E6590">
          <w:rPr>
            <w:lang w:val="en-CA"/>
          </w:rPr>
          <w:t xml:space="preserve">  </w:t>
        </w:r>
      </w:ins>
      <w:ins w:id="4564" w:author="Eric Boisvert" w:date="2015-10-30T06:41:00Z">
        <w:r w:rsidR="003E6590">
          <w:rPr>
            <w:lang w:val="en-CA"/>
          </w:rPr>
          <w:t xml:space="preserve">For this reason, this specification </w:t>
        </w:r>
      </w:ins>
      <w:ins w:id="4565" w:author="Eric Boisvert" w:date="2016-01-24T13:41:00Z">
        <w:r w:rsidR="0099305B">
          <w:rPr>
            <w:lang w:val="en-CA"/>
          </w:rPr>
          <w:t>requires</w:t>
        </w:r>
      </w:ins>
      <w:ins w:id="4566" w:author="Eric Boisvert" w:date="2015-10-30T06:41:00Z">
        <w:r w:rsidR="003E6590">
          <w:rPr>
            <w:lang w:val="en-CA"/>
          </w:rPr>
          <w:t xml:space="preserve"> that external references use </w:t>
        </w:r>
      </w:ins>
      <w:ins w:id="4567" w:author="Eric Boisvert" w:date="2016-01-20T05:30:00Z">
        <w:r>
          <w:rPr>
            <w:lang w:val="en-CA"/>
          </w:rPr>
          <w:t>Linked Open Data compliant URIs</w:t>
        </w:r>
      </w:ins>
      <w:ins w:id="4568" w:author="Eric Boisvert" w:date="2015-10-30T06:41:00Z">
        <w:r w:rsidR="003E6590">
          <w:rPr>
            <w:lang w:val="en-CA"/>
          </w:rPr>
          <w:t>.</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4569"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4570" w:author="Eric Boisvert" w:date="2015-10-30T06:47:00Z"/>
          <w:lang w:val="en-CA"/>
        </w:rPr>
      </w:pPr>
      <w:r>
        <w:rPr>
          <w:lang w:val="en-CA"/>
        </w:rPr>
        <w:t xml:space="preserve"> </w:t>
      </w:r>
    </w:p>
    <w:p w14:paraId="00A2CAF8" w14:textId="77777777" w:rsidR="00652E95" w:rsidRDefault="00652E95" w:rsidP="00652E95">
      <w:pPr>
        <w:pStyle w:val="Heading3"/>
        <w:rPr>
          <w:ins w:id="4571" w:author="Eric Boisvert" w:date="2015-10-30T06:47:00Z"/>
          <w:lang w:val="en-CA"/>
        </w:rPr>
      </w:pPr>
      <w:bookmarkStart w:id="4572" w:name="_Toc439943495"/>
      <w:ins w:id="4573" w:author="Eric Boisvert" w:date="2015-10-30T06:47:00Z">
        <w:r>
          <w:rPr>
            <w:lang w:val="en-CA"/>
          </w:rPr>
          <w:t>CodeList</w:t>
        </w:r>
        <w:bookmarkEnd w:id="4572"/>
      </w:ins>
    </w:p>
    <w:p w14:paraId="00512E31" w14:textId="77777777" w:rsidR="00652E95" w:rsidRDefault="00652E95" w:rsidP="00652E95">
      <w:pPr>
        <w:rPr>
          <w:ins w:id="4574" w:author="Eric Boisvert" w:date="2015-10-30T06:47:00Z"/>
          <w:lang w:val="en-CA"/>
        </w:rPr>
      </w:pPr>
    </w:p>
    <w:p w14:paraId="4565B3B7" w14:textId="30A467BE" w:rsidR="00652E95" w:rsidRDefault="00652E95" w:rsidP="00652E95">
      <w:pPr>
        <w:rPr>
          <w:ins w:id="4575" w:author="Eric Boisvert" w:date="2015-10-30T06:47:00Z"/>
          <w:lang w:val="en-CA"/>
        </w:rPr>
      </w:pPr>
      <w:ins w:id="4576"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4577" w:author="Eric Boisvert" w:date="2016-01-20T05:31:00Z">
        <w:r w:rsidR="00B95F74">
          <w:rPr>
            <w:lang w:val="en-CA"/>
          </w:rPr>
          <w:t xml:space="preserve"> term</w:t>
        </w:r>
      </w:ins>
      <w:ins w:id="4578" w:author="Eric Boisvert" w:date="2015-10-30T06:47:00Z">
        <w:r>
          <w:rPr>
            <w:lang w:val="en-CA"/>
          </w:rPr>
          <w:t xml:space="preserve">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4579" w:author="Eric Boisvert" w:date="2015-10-30T06:47:00Z"/>
          <w:rFonts w:ascii="Consolas" w:hAnsi="Consolas" w:cs="Consolas"/>
          <w:sz w:val="20"/>
          <w:szCs w:val="20"/>
          <w:lang w:val="en-CA"/>
        </w:rPr>
      </w:pPr>
      <w:ins w:id="4580" w:author="Eric Boisvert" w:date="2015-10-30T06:47:00Z">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4581"/>
        <w:r w:rsidRPr="008D2309">
          <w:rPr>
            <w:rFonts w:ascii="Consolas" w:hAnsi="Consolas" w:cs="Consolas"/>
            <w:sz w:val="20"/>
            <w:szCs w:val="20"/>
            <w:lang w:val="en-CA"/>
          </w:rPr>
          <w:t>http://resource.geosciml.org/classifier/cgi/simplelithology/mudstone</w:t>
        </w:r>
        <w:commentRangeEnd w:id="4581"/>
        <w:r>
          <w:rPr>
            <w:rStyle w:val="CommentReference"/>
          </w:rPr>
          <w:commentReference w:id="4581"/>
        </w:r>
        <w:r w:rsidRPr="008D2309">
          <w:rPr>
            <w:rFonts w:ascii="Consolas" w:hAnsi="Consolas" w:cs="Consolas"/>
            <w:sz w:val="20"/>
            <w:szCs w:val="20"/>
            <w:lang w:val="en-CA"/>
          </w:rPr>
          <w:t>" xlink:title="mudstone"/&gt;</w:t>
        </w:r>
      </w:ins>
    </w:p>
    <w:p w14:paraId="13540271" w14:textId="4D0DCD42" w:rsidR="00652E95" w:rsidRDefault="00652E95" w:rsidP="00652E95">
      <w:pPr>
        <w:rPr>
          <w:ins w:id="4582" w:author="Eric Boisvert" w:date="2015-10-30T06:47:00Z"/>
          <w:lang w:val="en-CA"/>
        </w:rPr>
      </w:pPr>
      <w:ins w:id="4583" w:author="Eric Boisvert" w:date="2015-10-30T06:47:00Z">
        <w:r>
          <w:rPr>
            <w:lang w:val="en-CA"/>
          </w:rPr>
          <w:t>The xlink</w:t>
        </w:r>
        <w:proofErr w:type="gramStart"/>
        <w:r>
          <w:rPr>
            <w:lang w:val="en-CA"/>
          </w:rPr>
          <w:t>:href</w:t>
        </w:r>
        <w:proofErr w:type="gramEnd"/>
        <w:r>
          <w:rPr>
            <w:lang w:val="en-CA"/>
          </w:rPr>
          <w:t xml:space="preserve"> contains an absolute HTTP URI that </w:t>
        </w:r>
      </w:ins>
      <w:ins w:id="4584" w:author="Eric Boisvert" w:date="2016-01-24T13:41:00Z">
        <w:r w:rsidR="0099305B">
          <w:rPr>
            <w:lang w:val="en-CA"/>
          </w:rPr>
          <w:t>should</w:t>
        </w:r>
      </w:ins>
      <w:ins w:id="4585" w:author="Eric Boisvert" w:date="2015-10-30T06:47:00Z">
        <w:r>
          <w:rPr>
            <w:lang w:val="en-CA"/>
          </w:rPr>
          <w:t xml:space="preserve"> resolve to a resource</w:t>
        </w:r>
      </w:ins>
      <w:ins w:id="4586" w:author="Eric Boisvert" w:date="2016-01-24T13:41:00Z">
        <w:r w:rsidR="0099305B">
          <w:rPr>
            <w:lang w:val="en-CA"/>
          </w:rPr>
          <w:t xml:space="preserve"> representation</w:t>
        </w:r>
      </w:ins>
      <w:ins w:id="4587"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4588"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4589"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4590" w:author="Eric Boisvert" w:date="2015-10-30T06:48:00Z"/>
                <w:rStyle w:val="requri"/>
                <w:lang w:val="en-CA"/>
              </w:rPr>
            </w:pPr>
            <w:ins w:id="4591"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4592" w:author="Eric Boisvert" w:date="2015-10-30T06:48:00Z"/>
                <w:rStyle w:val="reqtext"/>
                <w:lang w:val="en-CA"/>
              </w:rPr>
            </w:pPr>
            <w:ins w:id="4593"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4594"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4595" w:author="Eric Boisvert" w:date="2015-10-30T05:38:00Z"/>
          <w:lang w:val="en-CA"/>
        </w:rPr>
      </w:pPr>
      <w:del w:id="4596"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4597" w:author="Eric Boisvert" w:date="2015-10-30T05:38:00Z"/>
          <w:rFonts w:ascii="Consolas" w:hAnsi="Consolas" w:cs="Consolas"/>
          <w:sz w:val="20"/>
          <w:szCs w:val="20"/>
          <w:lang w:val="en-CA"/>
        </w:rPr>
      </w:pPr>
      <w:del w:id="4598" w:author="Eric Boisvert" w:date="2015-10-30T05:38:00Z">
        <w:r w:rsidRPr="008D2309" w:rsidDel="00E97666">
          <w:rPr>
            <w:rFonts w:ascii="Consolas" w:hAnsi="Consolas" w:cs="Consolas"/>
            <w:sz w:val="20"/>
            <w:szCs w:val="20"/>
            <w:lang w:val="en-CA"/>
          </w:rPr>
          <w:delText>&lt;gsmlb:lithology xlink:href="</w:delText>
        </w:r>
        <w:commentRangeStart w:id="4599"/>
        <w:r w:rsidRPr="008D2309" w:rsidDel="00E97666">
          <w:rPr>
            <w:rFonts w:ascii="Consolas" w:hAnsi="Consolas" w:cs="Consolas"/>
            <w:sz w:val="20"/>
            <w:szCs w:val="20"/>
            <w:lang w:val="en-CA"/>
          </w:rPr>
          <w:delText>http://resource.geosciml.org/classifier/cgi/simplelithology/mudstone</w:delText>
        </w:r>
        <w:commentRangeEnd w:id="4599"/>
        <w:r w:rsidR="008D1584" w:rsidDel="00E97666">
          <w:rPr>
            <w:rStyle w:val="CommentReference"/>
          </w:rPr>
          <w:commentReference w:id="4599"/>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4600" w:author="Eric Boisvert" w:date="2015-10-30T05:38:00Z"/>
          <w:lang w:val="en-CA"/>
        </w:rPr>
      </w:pPr>
      <w:del w:id="4601"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4602" w:name="_Toc439943496"/>
      <w:r>
        <w:rPr>
          <w:lang w:val="en-CA"/>
        </w:rPr>
        <w:t>Identifiers</w:t>
      </w:r>
      <w:bookmarkEnd w:id="4602"/>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4603"/>
      <w:r>
        <w:rPr>
          <w:lang w:val="en-CA"/>
        </w:rPr>
        <w:t>a Linked Open Data resource identifier</w:t>
      </w:r>
      <w:commentRangeEnd w:id="4603"/>
      <w:r w:rsidR="0068411B">
        <w:rPr>
          <w:rStyle w:val="CommentReference"/>
        </w:rPr>
        <w:commentReference w:id="4603"/>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4604"/>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4604"/>
            <w:r>
              <w:rPr>
                <w:rStyle w:val="CommentReference"/>
                <w:rFonts w:ascii="Times New Roman" w:eastAsia="Times New Roman" w:hAnsi="Times New Roman"/>
                <w:lang w:val="en-US" w:eastAsia="en-US"/>
              </w:rPr>
              <w:commentReference w:id="4604"/>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4605"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4606" w:name="_Toc439943497"/>
      <w:r>
        <w:rPr>
          <w:lang w:val="en-CA"/>
        </w:rPr>
        <w:t>Nillables or Voidables</w:t>
      </w:r>
      <w:bookmarkEnd w:id="4606"/>
    </w:p>
    <w:p w14:paraId="168C9B83" w14:textId="77777777" w:rsidR="00370329" w:rsidRDefault="00370329" w:rsidP="00AD7649">
      <w:pPr>
        <w:rPr>
          <w:lang w:val="en-CA"/>
        </w:rPr>
      </w:pPr>
    </w:p>
    <w:p w14:paraId="1F86A32A" w14:textId="6E7632A1" w:rsidR="00E966AA" w:rsidRDefault="00370329" w:rsidP="00AD7649">
      <w:pPr>
        <w:rPr>
          <w:ins w:id="4607"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4608" w:author="Eric Boisvert" w:date="2016-01-20T05:39:00Z">
        <w:r w:rsidR="00B63214">
          <w:rPr>
            <w:lang w:val="en-CA"/>
          </w:rPr>
          <w:t>why the data provider</w:t>
        </w:r>
      </w:ins>
      <w:del w:id="4609" w:author="Eric Boisvert" w:date="2016-01-20T05:39:00Z">
        <w:r w:rsidR="008A6B29" w:rsidDel="00B63214">
          <w:rPr>
            <w:lang w:val="en-CA"/>
          </w:rPr>
          <w:delText>it</w:delText>
        </w:r>
      </w:del>
      <w:r w:rsidR="008A6B29">
        <w:rPr>
          <w:lang w:val="en-CA"/>
        </w:rPr>
        <w:t xml:space="preserve"> d</w:t>
      </w:r>
      <w:ins w:id="4610" w:author="Eric Boisvert" w:date="2016-01-20T05:39:00Z">
        <w:r w:rsidR="00B63214">
          <w:rPr>
            <w:lang w:val="en-CA"/>
          </w:rPr>
          <w:t>id</w:t>
        </w:r>
      </w:ins>
      <w:del w:id="4611" w:author="Eric Boisvert" w:date="2016-01-20T05:39:00Z">
        <w:r w:rsidR="008A6B29" w:rsidDel="00B63214">
          <w:rPr>
            <w:lang w:val="en-CA"/>
          </w:rPr>
          <w:delText>oes</w:delText>
        </w:r>
      </w:del>
      <w:r w:rsidR="008A6B29">
        <w:rPr>
          <w:lang w:val="en-CA"/>
        </w:rPr>
        <w:t xml:space="preserve"> not provide any values.  There are </w:t>
      </w:r>
      <w:r w:rsidR="00761F44">
        <w:rPr>
          <w:lang w:val="en-CA"/>
        </w:rPr>
        <w:t>two ways to identify a nil value</w:t>
      </w:r>
      <w:ins w:id="4612" w:author="Eric Boisvert" w:date="2016-01-20T05:39:00Z">
        <w:r w:rsidR="00B63214">
          <w:rPr>
            <w:lang w:val="en-CA"/>
          </w:rPr>
          <w:t>.</w:t>
        </w:r>
      </w:ins>
    </w:p>
    <w:p w14:paraId="4E1749C7" w14:textId="3011CF13" w:rsidR="00B63214" w:rsidRDefault="00B63214">
      <w:pPr>
        <w:numPr>
          <w:ilvl w:val="0"/>
          <w:numId w:val="37"/>
        </w:numPr>
        <w:rPr>
          <w:ins w:id="4613" w:author="Eric Boisvert" w:date="2016-01-20T05:40:00Z"/>
          <w:lang w:val="en-CA"/>
        </w:rPr>
        <w:pPrChange w:id="4614" w:author="Eric Boisvert" w:date="2016-01-20T05:40:00Z">
          <w:pPr/>
        </w:pPrChange>
      </w:pPr>
      <w:ins w:id="4615" w:author="Eric Boisvert" w:date="2016-01-20T05:39:00Z">
        <w:r>
          <w:rPr>
            <w:lang w:val="en-CA"/>
          </w:rPr>
          <w:t>Using XSD xsi:nill=”true” and nilReason</w:t>
        </w:r>
      </w:ins>
    </w:p>
    <w:p w14:paraId="453B707B" w14:textId="47A88E00" w:rsidR="00B63214" w:rsidRDefault="00B63214">
      <w:pPr>
        <w:numPr>
          <w:ilvl w:val="0"/>
          <w:numId w:val="37"/>
        </w:numPr>
        <w:rPr>
          <w:ins w:id="4616" w:author="Eric Boisvert" w:date="2016-01-20T05:39:00Z"/>
          <w:lang w:val="en-CA"/>
        </w:rPr>
        <w:pPrChange w:id="4617" w:author="Eric Boisvert" w:date="2016-01-20T05:40:00Z">
          <w:pPr/>
        </w:pPrChange>
      </w:pPr>
      <w:ins w:id="4618" w:author="Eric Boisvert" w:date="2016-01-20T05:40:00Z">
        <w:r>
          <w:rPr>
            <w:lang w:val="en-CA"/>
          </w:rPr>
          <w:lastRenderedPageBreak/>
          <w:t xml:space="preserve">Using a HTTP URI identifier defined by a community as representing a null value.  OGC uses </w:t>
        </w:r>
      </w:ins>
      <w:ins w:id="4619"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4620"/>
        <w:r>
          <w:rPr>
            <w:lang w:val="en-CA"/>
          </w:rPr>
          <w:t>(OGC 12-110).</w:t>
        </w:r>
        <w:commentRangeEnd w:id="4620"/>
        <w:r>
          <w:rPr>
            <w:rStyle w:val="CommentReference"/>
          </w:rPr>
          <w:commentReference w:id="4620"/>
        </w:r>
      </w:ins>
    </w:p>
    <w:p w14:paraId="53D1BB78" w14:textId="77777777" w:rsidR="00B63214" w:rsidRDefault="00B63214" w:rsidP="00AD7649">
      <w:pPr>
        <w:rPr>
          <w:ins w:id="4621"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4622" w:name="_Toc439943498"/>
      <w:r>
        <w:rPr>
          <w:lang w:val="en-CA"/>
        </w:rPr>
        <w:t>Date encoding</w:t>
      </w:r>
      <w:bookmarkEnd w:id="4622"/>
    </w:p>
    <w:p w14:paraId="4E700643" w14:textId="77777777" w:rsidR="00330E0C" w:rsidRDefault="00330E0C" w:rsidP="00AD7649">
      <w:pPr>
        <w:rPr>
          <w:lang w:val="en-CA"/>
        </w:rPr>
      </w:pPr>
    </w:p>
    <w:p w14:paraId="34A50A34" w14:textId="35ECE71C" w:rsidR="00330E0C" w:rsidRDefault="00330E0C" w:rsidP="00330E0C">
      <w:r>
        <w:t xml:space="preserve">The date-time </w:t>
      </w:r>
      <w:del w:id="4623" w:author="Eric Boisvert" w:date="2016-01-20T05:47:00Z">
        <w:r w:rsidDel="00AE70BC">
          <w:delText xml:space="preserve">formats </w:delText>
        </w:r>
      </w:del>
      <w:ins w:id="4624" w:author="Eric Boisvert" w:date="2016-01-20T05:47:00Z">
        <w:r w:rsidR="00AE70BC">
          <w:t>values shall</w:t>
        </w:r>
      </w:ins>
      <w:del w:id="4625" w:author="Eric Boisvert" w:date="2016-01-20T05:47:00Z">
        <w:r w:rsidDel="00AE70BC">
          <w:delText>will</w:delText>
        </w:r>
      </w:del>
      <w:r>
        <w:t xml:space="preserve"> conform to ISO</w:t>
      </w:r>
      <w:ins w:id="4626" w:author="Eric Boisvert" w:date="2016-01-20T05:47:00Z">
        <w:r w:rsidR="00AE70BC">
          <w:t xml:space="preserve"> 8601</w:t>
        </w:r>
      </w:ins>
      <w:r>
        <w:t xml:space="preserve"> standards.  Although this is already a GML 3.2 encoding rule (clause 14.2.2.7), this format shall also be used in any string </w:t>
      </w:r>
      <w:del w:id="4627" w:author="Eric Boisvert" w:date="2016-01-20T05:47:00Z">
        <w:r w:rsidDel="00AE70BC">
          <w:delText>that does not attempt to validate</w:delText>
        </w:r>
      </w:del>
      <w:ins w:id="4628" w:author="Eric Boisvert" w:date="2016-01-20T05:47:00Z">
        <w:r w:rsidR="00AE70BC">
          <w:t>that contain</w:t>
        </w:r>
      </w:ins>
      <w:del w:id="4629" w:author="Eric Boisvert" w:date="2016-01-20T05:47:00Z">
        <w:r w:rsidDel="00AE70BC">
          <w:delText xml:space="preserve"> the</w:delText>
        </w:r>
      </w:del>
      <w:r>
        <w:t xml:space="preserve"> </w:t>
      </w:r>
      <w:ins w:id="4630" w:author="Eric Boisvert" w:date="2016-01-20T05:47:00Z">
        <w:r w:rsidR="00AE70BC">
          <w:t xml:space="preserve">a </w:t>
        </w:r>
      </w:ins>
      <w:r>
        <w:t>date</w:t>
      </w:r>
      <w:ins w:id="4631" w:author="Eric Boisvert" w:date="2016-01-20T05:48:00Z">
        <w:r w:rsidR="00AE70BC">
          <w:t>-</w:t>
        </w:r>
      </w:ins>
      <w:del w:id="4632" w:author="Eric Boisvert" w:date="2016-01-20T05:48:00Z">
        <w:r w:rsidDel="00AE70BC">
          <w:delText xml:space="preserve"> </w:delText>
        </w:r>
      </w:del>
      <w:proofErr w:type="gramStart"/>
      <w:r>
        <w:t xml:space="preserve">time </w:t>
      </w:r>
      <w:proofErr w:type="gramEnd"/>
      <w:del w:id="4633"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4634" w:author="Eric Boisvert" w:date="2016-01-20T05:48:00Z">
              <w:r w:rsidRPr="00031D61" w:rsidDel="00AE70BC">
                <w:rPr>
                  <w:rStyle w:val="reqtext"/>
                </w:rPr>
                <w:delText xml:space="preserve">elements </w:delText>
              </w:r>
            </w:del>
            <w:ins w:id="4635"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7777777" w:rsidR="00AE70BC" w:rsidRDefault="00330E0C" w:rsidP="00330E0C">
      <w:pPr>
        <w:rPr>
          <w:ins w:id="4636" w:author="Eric Boisvert" w:date="2016-01-20T05:49:00Z"/>
        </w:rPr>
      </w:pPr>
      <w:r>
        <w:t xml:space="preserve">Note that this precludes the use of time-coordinate systems such as UNIX time. This is specified in order to be maximally consistent with WML2 requirements. </w:t>
      </w:r>
    </w:p>
    <w:p w14:paraId="36C2892B" w14:textId="0908167E" w:rsidR="00330E0C" w:rsidRDefault="00330E0C" w:rsidP="00330E0C">
      <w:r>
        <w:t xml:space="preserve">The time zone </w:t>
      </w:r>
      <w:del w:id="4637" w:author="Eric Boisvert" w:date="2016-01-20T05:49:00Z">
        <w:r w:rsidDel="00AE70BC">
          <w:delText xml:space="preserve">will </w:delText>
        </w:r>
      </w:del>
      <w:ins w:id="4638"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4639" w:name="_Toc439943499"/>
      <w:r>
        <w:t>Units of Measure</w:t>
      </w:r>
      <w:bookmarkEnd w:id="4639"/>
    </w:p>
    <w:p w14:paraId="76D71FB5" w14:textId="77777777" w:rsidR="00E966AA" w:rsidRDefault="00E966AA" w:rsidP="00AD7649">
      <w:pPr>
        <w:rPr>
          <w:lang w:val="en-CA"/>
        </w:rPr>
      </w:pPr>
    </w:p>
    <w:p w14:paraId="71B250A1" w14:textId="52D6C0BB" w:rsidR="008D6449" w:rsidRDefault="008D6449" w:rsidP="00AD7649">
      <w:pPr>
        <w:rPr>
          <w:lang w:val="en-CA"/>
        </w:rPr>
      </w:pPr>
      <w:del w:id="4640" w:author="Eric Boisvert" w:date="2016-01-24T13:46:00Z">
        <w:r w:rsidDel="00974714">
          <w:rPr>
            <w:lang w:val="en-CA"/>
          </w:rPr>
          <w:lastRenderedPageBreak/>
          <w:delText xml:space="preserve">SWE </w:delText>
        </w:r>
      </w:del>
      <w:proofErr w:type="gramStart"/>
      <w:ins w:id="4641" w:author="Eric Boisvert" w:date="2016-01-24T13:46:00Z">
        <w:r w:rsidR="00974714">
          <w:rPr>
            <w:lang w:val="en-CA"/>
          </w:rPr>
          <w:t>swe:</w:t>
        </w:r>
      </w:ins>
      <w:proofErr w:type="gramEnd"/>
      <w:r>
        <w:rPr>
          <w:lang w:val="en-CA"/>
        </w:rPr>
        <w:t>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13ACB488" w:rsidR="008D6449" w:rsidRDefault="003921A3" w:rsidP="008D6449">
            <w:pPr>
              <w:pStyle w:val="Tabletext10"/>
              <w:jc w:val="left"/>
            </w:pPr>
            <w:r>
              <w:rPr>
                <w:rStyle w:val="reqtext"/>
              </w:rPr>
              <w:t xml:space="preserve">SWE Common </w:t>
            </w:r>
            <w:ins w:id="4642" w:author="Eric Boisvert" w:date="2016-01-24T13:46:00Z">
              <w:r w:rsidR="00974714">
                <w:rPr>
                  <w:rStyle w:val="reqtext"/>
                </w:rPr>
                <w:t>swe:</w:t>
              </w:r>
            </w:ins>
            <w:r>
              <w:rPr>
                <w:rStyle w:val="reqtext"/>
              </w:rPr>
              <w:t>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4643" w:name="_Toc439943500"/>
      <w:del w:id="4644"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4643"/>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4645" w:author="Eric Boisvert" w:date="2015-10-29T03:56:00Z"/>
        </w:rPr>
      </w:pPr>
    </w:p>
    <w:p w14:paraId="6378C5AC" w14:textId="1836A7BD" w:rsidR="007A1979" w:rsidDel="00974714" w:rsidRDefault="007A1979" w:rsidP="00225333">
      <w:pPr>
        <w:rPr>
          <w:del w:id="4646" w:author="Eric Boisvert" w:date="2016-01-24T13:47:00Z"/>
        </w:rPr>
      </w:pPr>
    </w:p>
    <w:p w14:paraId="7A803E96" w14:textId="262B87E2" w:rsidR="008246C7" w:rsidRDefault="008246C7" w:rsidP="00225333">
      <w:r>
        <w:t>Portrayal schemas are meant to deliver simple content, consistent with simple scenarios described in GML Simple Feature</w:t>
      </w:r>
      <w:r w:rsidR="00112EA6">
        <w:t xml:space="preserve"> Level </w:t>
      </w:r>
      <w:ins w:id="4647" w:author="Eric Boisvert" w:date="2016-01-24T14:17:00Z">
        <w:r w:rsidR="006F54EF">
          <w:t>0</w:t>
        </w:r>
      </w:ins>
      <w:del w:id="4648" w:author="Eric Boisvert" w:date="2016-01-24T14:17:00Z">
        <w:r w:rsidR="00112EA6" w:rsidDel="006F54EF">
          <w:delText>1</w:delText>
        </w:r>
      </w:del>
      <w:r w:rsidR="00112EA6">
        <w:t xml:space="preserve"> (OGC 10-100r3</w:t>
      </w:r>
      <w:r>
        <w:t>)</w:t>
      </w:r>
      <w:ins w:id="4649" w:author="Eric Boisvert" w:date="2016-01-20T05:54:00Z">
        <w:r w:rsidR="00AE70BC">
          <w:t xml:space="preserve">. </w:t>
        </w:r>
      </w:ins>
      <w:del w:id="4650" w:author="Eric Boisvert" w:date="2016-01-20T05:54:00Z">
        <w:r w:rsidR="00112EA6" w:rsidDel="00AE70BC">
          <w:delText>,</w:delText>
        </w:r>
      </w:del>
      <w:r w:rsidR="00112EA6">
        <w:t xml:space="preserve"> </w:t>
      </w:r>
      <w:commentRangeStart w:id="4651"/>
      <w:ins w:id="4652" w:author="Eric Boisvert" w:date="2016-01-20T05:54:00Z">
        <w:r w:rsidR="00AE70BC">
          <w:t>U</w:t>
        </w:r>
      </w:ins>
      <w:del w:id="4653" w:author="Eric Boisvert" w:date="2016-01-20T05:54:00Z">
        <w:r w:rsidR="00112EA6" w:rsidDel="00AE70BC">
          <w:delText>u</w:delText>
        </w:r>
      </w:del>
      <w:r w:rsidR="00112EA6">
        <w:t>ser defined properties must respect the same constrains as defined in SF-1 specification</w:t>
      </w:r>
      <w:commentRangeEnd w:id="4651"/>
      <w:r w:rsidR="00AE70BC">
        <w:rPr>
          <w:rStyle w:val="CommentReference"/>
        </w:rPr>
        <w:commentReference w:id="4651"/>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Pr>
        <w:rPr>
          <w:ins w:id="4654" w:author="Eric Boisvert" w:date="2016-01-24T14:21:00Z"/>
        </w:rPr>
      </w:pPr>
    </w:p>
    <w:p w14:paraId="11794971" w14:textId="3EC4A762" w:rsidR="006F54EF" w:rsidRDefault="006F54EF" w:rsidP="00225333">
      <w:pPr>
        <w:rPr>
          <w:ins w:id="4655" w:author="Eric Boisvert" w:date="2016-01-24T14:22:00Z"/>
        </w:rPr>
      </w:pPr>
      <w:ins w:id="4656" w:author="Eric Boisvert" w:date="2016-01-24T14:21:00Z">
        <w:r>
          <w:t>Simple Feature defines 3 compliance levels</w:t>
        </w:r>
      </w:ins>
      <w:ins w:id="4657" w:author="Eric Boisvert" w:date="2016-01-24T14:22:00Z">
        <w:r>
          <w:t xml:space="preserve"> summarized </w:t>
        </w:r>
        <w:r w:rsidR="007F17CE">
          <w:t xml:space="preserve">in </w:t>
        </w:r>
      </w:ins>
      <w:ins w:id="4658" w:author="Eric Boisvert" w:date="2016-01-24T14:33:00Z">
        <w:r w:rsidR="007F17CE">
          <w:fldChar w:fldCharType="begin"/>
        </w:r>
        <w:r w:rsidR="007F17CE">
          <w:instrText xml:space="preserve"> REF _Ref441409363 \h </w:instrText>
        </w:r>
      </w:ins>
      <w:r w:rsidR="007F17CE">
        <w:fldChar w:fldCharType="separate"/>
      </w:r>
      <w:ins w:id="4659" w:author="Eric Boisvert" w:date="2016-01-24T14:33:00Z">
        <w:r w:rsidR="007F17CE">
          <w:t xml:space="preserve">Table </w:t>
        </w:r>
        <w:r w:rsidR="007F17CE">
          <w:rPr>
            <w:noProof/>
          </w:rPr>
          <w:t>8</w:t>
        </w:r>
        <w:r w:rsidR="007F17CE">
          <w:fldChar w:fldCharType="end"/>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4660" w:author="Eric Boisvert" w:date="2016-01-24T14:22:00Z"/>
        </w:trPr>
        <w:tc>
          <w:tcPr>
            <w:tcW w:w="4576" w:type="dxa"/>
            <w:shd w:val="clear" w:color="auto" w:fill="auto"/>
          </w:tcPr>
          <w:p w14:paraId="3E73F22B" w14:textId="54341E87" w:rsidR="006F54EF" w:rsidRDefault="006F54EF" w:rsidP="00225333">
            <w:pPr>
              <w:rPr>
                <w:ins w:id="4661"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4662" w:author="Eric Boisvert" w:date="2016-01-24T14:22:00Z"/>
              </w:rPr>
            </w:pPr>
            <w:ins w:id="4663"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4664" w:author="Eric Boisvert" w:date="2016-01-24T14:22:00Z"/>
              </w:rPr>
            </w:pPr>
            <w:ins w:id="4665"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4666" w:author="Eric Boisvert" w:date="2016-01-24T14:22:00Z"/>
                <w:rFonts w:ascii="TimesNewRomanPS-BoldMT" w:hAnsi="TimesNewRomanPS-BoldMT" w:cs="TimesNewRomanPS-BoldMT"/>
                <w:b/>
                <w:bCs/>
                <w:sz w:val="20"/>
                <w:szCs w:val="20"/>
                <w:lang w:val="en-CA" w:eastAsia="en-CA"/>
              </w:rPr>
            </w:pPr>
            <w:ins w:id="4667"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4668"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4669" w:author="Eric Boisvert" w:date="2016-01-24T14:24:00Z"/>
                <w:rFonts w:ascii="TimesNewRomanPSMT" w:hAnsi="TimesNewRomanPSMT" w:cs="TimesNewRomanPSMT"/>
                <w:sz w:val="20"/>
                <w:szCs w:val="20"/>
                <w:lang w:val="en-CA" w:eastAsia="en-CA"/>
              </w:rPr>
            </w:pPr>
            <w:ins w:id="4670"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4671" w:author="Eric Boisvert" w:date="2016-01-24T14:22:00Z"/>
                <w:rFonts w:ascii="TimesNewRomanPSMT" w:hAnsi="TimesNewRomanPSMT" w:cs="TimesNewRomanPSMT"/>
                <w:sz w:val="20"/>
                <w:szCs w:val="20"/>
                <w:lang w:val="en-CA" w:eastAsia="en-CA"/>
              </w:rPr>
            </w:pPr>
            <w:ins w:id="4672"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4673" w:author="Eric Boisvert" w:date="2016-01-24T14:22:00Z"/>
              </w:rPr>
            </w:pPr>
            <w:ins w:id="4674" w:author="Eric Boisvert" w:date="2016-01-24T14:26:00Z">
              <w:r>
                <w:t>Yes</w:t>
              </w:r>
            </w:ins>
            <w:ins w:id="4675"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4676" w:author="Eric Boisvert" w:date="2016-01-24T14:22:00Z"/>
              </w:rPr>
            </w:pPr>
            <w:ins w:id="4677" w:author="Eric Boisvert" w:date="2016-01-24T14:26:00Z">
              <w:r>
                <w:t>Yes</w:t>
              </w:r>
            </w:ins>
            <w:ins w:id="4678"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4679" w:author="Eric Boisvert" w:date="2016-01-24T14:22:00Z"/>
              </w:rPr>
            </w:pPr>
            <w:ins w:id="4680" w:author="Eric Boisvert" w:date="2016-01-24T14:26:00Z">
              <w:r>
                <w:t>No</w:t>
              </w:r>
            </w:ins>
          </w:p>
        </w:tc>
      </w:tr>
      <w:tr w:rsidR="0060248E" w14:paraId="2C7413B7" w14:textId="77777777" w:rsidTr="0060248E">
        <w:trPr>
          <w:ins w:id="4681" w:author="Eric Boisvert" w:date="2016-01-24T14:27:00Z"/>
        </w:trPr>
        <w:tc>
          <w:tcPr>
            <w:tcW w:w="4576" w:type="dxa"/>
            <w:shd w:val="clear" w:color="auto" w:fill="auto"/>
          </w:tcPr>
          <w:p w14:paraId="71CF1A5B" w14:textId="5CA09BD7" w:rsidR="007F17CE" w:rsidRPr="0060248E" w:rsidRDefault="007F17CE" w:rsidP="00225333">
            <w:pPr>
              <w:rPr>
                <w:ins w:id="4682" w:author="Eric Boisvert" w:date="2016-01-24T14:27:00Z"/>
                <w:rFonts w:ascii="TimesNewRomanPSMT" w:hAnsi="TimesNewRomanPSMT" w:cs="TimesNewRomanPSMT"/>
                <w:sz w:val="20"/>
                <w:szCs w:val="20"/>
                <w:lang w:val="en-CA" w:eastAsia="en-CA"/>
              </w:rPr>
            </w:pPr>
            <w:ins w:id="4683"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4684" w:author="Eric Boisvert" w:date="2016-01-24T14:27:00Z"/>
              </w:rPr>
            </w:pPr>
            <w:ins w:id="4685" w:author="Eric Boisvert" w:date="2016-01-24T14:27:00Z">
              <w:r>
                <w:t>Yes</w:t>
              </w:r>
            </w:ins>
            <w:ins w:id="4686"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4687" w:author="Eric Boisvert" w:date="2016-01-24T14:27:00Z"/>
              </w:rPr>
            </w:pPr>
            <w:ins w:id="4688" w:author="Eric Boisvert" w:date="2016-01-24T14:27:00Z">
              <w:r>
                <w:t>Yes</w:t>
              </w:r>
            </w:ins>
            <w:ins w:id="4689"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4690" w:author="Eric Boisvert" w:date="2016-01-24T14:27:00Z"/>
              </w:rPr>
            </w:pPr>
            <w:ins w:id="4691" w:author="Eric Boisvert" w:date="2016-01-24T14:28:00Z">
              <w:r>
                <w:t>Yes</w:t>
              </w:r>
            </w:ins>
            <w:ins w:id="4692" w:author="Eric Boisvert" w:date="2016-01-24T14:30:00Z">
              <w:r w:rsidRPr="0060248E">
                <w:rPr>
                  <w:vertAlign w:val="superscript"/>
                </w:rPr>
                <w:t>2</w:t>
              </w:r>
            </w:ins>
          </w:p>
        </w:tc>
      </w:tr>
      <w:tr w:rsidR="0060248E" w14:paraId="714F7F34" w14:textId="77777777" w:rsidTr="0060248E">
        <w:trPr>
          <w:ins w:id="4693" w:author="Eric Boisvert" w:date="2016-01-24T14:22:00Z"/>
        </w:trPr>
        <w:tc>
          <w:tcPr>
            <w:tcW w:w="4576" w:type="dxa"/>
            <w:shd w:val="clear" w:color="auto" w:fill="auto"/>
          </w:tcPr>
          <w:p w14:paraId="1C761C97" w14:textId="7D516A12" w:rsidR="006F54EF" w:rsidRDefault="006F54EF" w:rsidP="00225333">
            <w:pPr>
              <w:rPr>
                <w:ins w:id="4694" w:author="Eric Boisvert" w:date="2016-01-24T14:22:00Z"/>
              </w:rPr>
            </w:pPr>
            <w:ins w:id="4695" w:author="Eric Boisvert" w:date="2016-01-24T14:24:00Z">
              <w:r w:rsidRPr="0060248E">
                <w:rPr>
                  <w:rFonts w:ascii="TimesNewRomanPSMT" w:hAnsi="TimesNewRomanPSMT" w:cs="TimesNewRomanPSMT"/>
                  <w:sz w:val="20"/>
                  <w:szCs w:val="20"/>
                  <w:lang w:val="en-CA" w:eastAsia="en-CA"/>
                </w:rPr>
                <w:lastRenderedPageBreak/>
                <w:t>user-defined property types</w:t>
              </w:r>
            </w:ins>
          </w:p>
        </w:tc>
        <w:tc>
          <w:tcPr>
            <w:tcW w:w="1354" w:type="dxa"/>
            <w:shd w:val="clear" w:color="auto" w:fill="auto"/>
          </w:tcPr>
          <w:p w14:paraId="7A338832" w14:textId="0B84041D" w:rsidR="006F54EF" w:rsidRDefault="007F17CE" w:rsidP="0060248E">
            <w:pPr>
              <w:jc w:val="center"/>
              <w:rPr>
                <w:ins w:id="4696" w:author="Eric Boisvert" w:date="2016-01-24T14:22:00Z"/>
              </w:rPr>
            </w:pPr>
            <w:ins w:id="4697" w:author="Eric Boisvert" w:date="2016-01-24T14:28:00Z">
              <w:r>
                <w:t>No</w:t>
              </w:r>
            </w:ins>
          </w:p>
        </w:tc>
        <w:tc>
          <w:tcPr>
            <w:tcW w:w="1403" w:type="dxa"/>
            <w:shd w:val="clear" w:color="auto" w:fill="auto"/>
          </w:tcPr>
          <w:p w14:paraId="0867A795" w14:textId="11E3557C" w:rsidR="006F54EF" w:rsidRDefault="006F54EF" w:rsidP="0060248E">
            <w:pPr>
              <w:jc w:val="center"/>
              <w:rPr>
                <w:ins w:id="4698" w:author="Eric Boisvert" w:date="2016-01-24T14:22:00Z"/>
              </w:rPr>
            </w:pPr>
            <w:ins w:id="4699" w:author="Eric Boisvert" w:date="2016-01-24T14:26:00Z">
              <w:r>
                <w:t>Yes</w:t>
              </w:r>
            </w:ins>
          </w:p>
        </w:tc>
        <w:tc>
          <w:tcPr>
            <w:tcW w:w="1523" w:type="dxa"/>
            <w:shd w:val="clear" w:color="auto" w:fill="auto"/>
          </w:tcPr>
          <w:p w14:paraId="25FCE0F9" w14:textId="595328EC" w:rsidR="006F54EF" w:rsidRDefault="006F54EF" w:rsidP="0060248E">
            <w:pPr>
              <w:jc w:val="center"/>
              <w:rPr>
                <w:ins w:id="4700" w:author="Eric Boisvert" w:date="2016-01-24T14:22:00Z"/>
              </w:rPr>
            </w:pPr>
            <w:ins w:id="4701" w:author="Eric Boisvert" w:date="2016-01-24T14:26:00Z">
              <w:r>
                <w:t>Yes</w:t>
              </w:r>
            </w:ins>
          </w:p>
        </w:tc>
      </w:tr>
      <w:tr w:rsidR="0060248E" w14:paraId="39F91C11" w14:textId="77777777" w:rsidTr="0060248E">
        <w:trPr>
          <w:ins w:id="4702" w:author="Eric Boisvert" w:date="2016-01-24T14:22:00Z"/>
        </w:trPr>
        <w:tc>
          <w:tcPr>
            <w:tcW w:w="4576" w:type="dxa"/>
            <w:shd w:val="clear" w:color="auto" w:fill="auto"/>
          </w:tcPr>
          <w:p w14:paraId="11CFEA6D" w14:textId="204B1521" w:rsidR="006F54EF" w:rsidRDefault="006F54EF" w:rsidP="00225333">
            <w:pPr>
              <w:rPr>
                <w:ins w:id="4703" w:author="Eric Boisvert" w:date="2016-01-24T14:22:00Z"/>
              </w:rPr>
            </w:pPr>
            <w:ins w:id="4704"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4705" w:author="Eric Boisvert" w:date="2016-01-24T14:22:00Z"/>
              </w:rPr>
            </w:pPr>
            <w:ins w:id="4706" w:author="Eric Boisvert" w:date="2016-01-24T14:27:00Z">
              <w:r>
                <w:t>No</w:t>
              </w:r>
            </w:ins>
          </w:p>
        </w:tc>
        <w:tc>
          <w:tcPr>
            <w:tcW w:w="1403" w:type="dxa"/>
            <w:shd w:val="clear" w:color="auto" w:fill="auto"/>
          </w:tcPr>
          <w:p w14:paraId="62BCF42B" w14:textId="048EC5F7" w:rsidR="006F54EF" w:rsidRDefault="006F54EF" w:rsidP="0060248E">
            <w:pPr>
              <w:jc w:val="center"/>
              <w:rPr>
                <w:ins w:id="4707" w:author="Eric Boisvert" w:date="2016-01-24T14:22:00Z"/>
              </w:rPr>
            </w:pPr>
            <w:ins w:id="4708" w:author="Eric Boisvert" w:date="2016-01-24T14:27:00Z">
              <w:r>
                <w:t>Yes</w:t>
              </w:r>
            </w:ins>
          </w:p>
        </w:tc>
        <w:tc>
          <w:tcPr>
            <w:tcW w:w="1523" w:type="dxa"/>
            <w:shd w:val="clear" w:color="auto" w:fill="auto"/>
          </w:tcPr>
          <w:p w14:paraId="5551B0D1" w14:textId="744D3998" w:rsidR="006F54EF" w:rsidRDefault="006F54EF" w:rsidP="0060248E">
            <w:pPr>
              <w:jc w:val="center"/>
              <w:rPr>
                <w:ins w:id="4709" w:author="Eric Boisvert" w:date="2016-01-24T14:22:00Z"/>
              </w:rPr>
            </w:pPr>
            <w:ins w:id="4710" w:author="Eric Boisvert" w:date="2016-01-24T14:27:00Z">
              <w:r>
                <w:t>Yes</w:t>
              </w:r>
            </w:ins>
          </w:p>
        </w:tc>
      </w:tr>
      <w:tr w:rsidR="0060248E" w14:paraId="03E33332" w14:textId="77777777" w:rsidTr="0060248E">
        <w:trPr>
          <w:ins w:id="4711" w:author="Eric Boisvert" w:date="2016-01-24T14:22:00Z"/>
        </w:trPr>
        <w:tc>
          <w:tcPr>
            <w:tcW w:w="4576" w:type="dxa"/>
            <w:shd w:val="clear" w:color="auto" w:fill="auto"/>
          </w:tcPr>
          <w:p w14:paraId="24B67F5C" w14:textId="2AA6A805" w:rsidR="006F54EF" w:rsidRDefault="006F54EF" w:rsidP="00225333">
            <w:pPr>
              <w:rPr>
                <w:ins w:id="4712" w:author="Eric Boisvert" w:date="2016-01-24T14:22:00Z"/>
              </w:rPr>
            </w:pPr>
            <w:ins w:id="4713"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4714" w:author="Eric Boisvert" w:date="2016-01-24T14:22:00Z"/>
              </w:rPr>
            </w:pPr>
            <w:ins w:id="4715" w:author="Eric Boisvert" w:date="2016-01-24T14:28:00Z">
              <w:r>
                <w:t>0..1</w:t>
              </w:r>
            </w:ins>
          </w:p>
        </w:tc>
        <w:tc>
          <w:tcPr>
            <w:tcW w:w="1403" w:type="dxa"/>
            <w:shd w:val="clear" w:color="auto" w:fill="auto"/>
          </w:tcPr>
          <w:p w14:paraId="638B3377" w14:textId="77E94A81" w:rsidR="006F54EF" w:rsidRDefault="007F17CE" w:rsidP="0060248E">
            <w:pPr>
              <w:jc w:val="center"/>
              <w:rPr>
                <w:ins w:id="4716" w:author="Eric Boisvert" w:date="2016-01-24T14:22:00Z"/>
              </w:rPr>
            </w:pPr>
            <w:ins w:id="4717" w:author="Eric Boisvert" w:date="2016-01-24T14:28:00Z">
              <w:r>
                <w:t>0..unbouded</w:t>
              </w:r>
            </w:ins>
          </w:p>
        </w:tc>
        <w:tc>
          <w:tcPr>
            <w:tcW w:w="1523" w:type="dxa"/>
            <w:shd w:val="clear" w:color="auto" w:fill="auto"/>
          </w:tcPr>
          <w:p w14:paraId="3579273E" w14:textId="4BDC3E09" w:rsidR="006F54EF" w:rsidRDefault="007F17CE" w:rsidP="0060248E">
            <w:pPr>
              <w:jc w:val="center"/>
              <w:rPr>
                <w:ins w:id="4718" w:author="Eric Boisvert" w:date="2016-01-24T14:22:00Z"/>
              </w:rPr>
            </w:pPr>
            <w:ins w:id="4719" w:author="Eric Boisvert" w:date="2016-01-24T14:28:00Z">
              <w:r>
                <w:t>0..unbounded</w:t>
              </w:r>
            </w:ins>
          </w:p>
        </w:tc>
      </w:tr>
      <w:tr w:rsidR="0060248E" w14:paraId="2ECF629C" w14:textId="77777777" w:rsidTr="0060248E">
        <w:trPr>
          <w:ins w:id="4720"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4721" w:author="Eric Boisvert" w:date="2016-01-24T14:25:00Z"/>
                <w:rFonts w:ascii="TimesNewRomanPSMT" w:hAnsi="TimesNewRomanPSMT" w:cs="TimesNewRomanPSMT"/>
                <w:sz w:val="20"/>
                <w:szCs w:val="20"/>
                <w:lang w:val="en-CA" w:eastAsia="en-CA"/>
              </w:rPr>
            </w:pPr>
            <w:ins w:id="4722"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4723" w:author="Eric Boisvert" w:date="2016-01-24T14:24:00Z"/>
                <w:rFonts w:ascii="TimesNewRomanPSMT" w:hAnsi="TimesNewRomanPSMT" w:cs="TimesNewRomanPSMT"/>
                <w:sz w:val="20"/>
                <w:szCs w:val="20"/>
                <w:lang w:val="en-CA" w:eastAsia="en-CA"/>
              </w:rPr>
            </w:pPr>
            <w:ins w:id="4724"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4725" w:author="Eric Boisvert" w:date="2016-01-24T14:24:00Z"/>
              </w:rPr>
            </w:pPr>
            <w:ins w:id="4726" w:author="Eric Boisvert" w:date="2016-01-24T14:28:00Z">
              <w:r>
                <w:t>Yes</w:t>
              </w:r>
            </w:ins>
            <w:ins w:id="4727"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4728" w:author="Eric Boisvert" w:date="2016-01-24T14:24:00Z"/>
              </w:rPr>
            </w:pPr>
            <w:ins w:id="4729" w:author="Eric Boisvert" w:date="2016-01-24T14:28:00Z">
              <w:r>
                <w:t>Yes</w:t>
              </w:r>
            </w:ins>
            <w:ins w:id="4730"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4731" w:author="Eric Boisvert" w:date="2016-01-24T14:24:00Z"/>
              </w:rPr>
            </w:pPr>
            <w:ins w:id="4732" w:author="Eric Boisvert" w:date="2016-01-24T14:28:00Z">
              <w:r>
                <w:t>Yes</w:t>
              </w:r>
            </w:ins>
          </w:p>
        </w:tc>
      </w:tr>
      <w:tr w:rsidR="0060248E" w14:paraId="64620F7F" w14:textId="77777777" w:rsidTr="0060248E">
        <w:trPr>
          <w:ins w:id="4733"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4734" w:author="Eric Boisvert" w:date="2016-01-24T14:25:00Z"/>
                <w:rFonts w:ascii="TimesNewRomanPSMT" w:hAnsi="TimesNewRomanPSMT" w:cs="TimesNewRomanPSMT"/>
                <w:sz w:val="20"/>
                <w:szCs w:val="20"/>
                <w:lang w:val="en-CA" w:eastAsia="en-CA"/>
              </w:rPr>
            </w:pPr>
            <w:ins w:id="4735" w:author="Eric Boisvert" w:date="2016-01-24T14:25:00Z">
              <w:r w:rsidRPr="0060248E">
                <w:rPr>
                  <w:rFonts w:ascii="TimesNewRomanPSMT" w:hAnsi="TimesNewRomanPSMT" w:cs="TimesNewRomanPSMT"/>
                  <w:sz w:val="20"/>
                  <w:szCs w:val="20"/>
                  <w:lang w:val="en-CA" w:eastAsia="en-CA"/>
                </w:rPr>
                <w:t>spatial property values</w:t>
              </w:r>
            </w:ins>
          </w:p>
          <w:p w14:paraId="6506BA49" w14:textId="5321F6A6" w:rsidR="006F54EF" w:rsidRPr="0060248E" w:rsidRDefault="007F17CE" w:rsidP="0060248E">
            <w:pPr>
              <w:autoSpaceDE w:val="0"/>
              <w:autoSpaceDN w:val="0"/>
              <w:adjustRightInd w:val="0"/>
              <w:spacing w:after="0"/>
              <w:rPr>
                <w:ins w:id="4736" w:author="Eric Boisvert" w:date="2016-01-24T14:24:00Z"/>
                <w:rFonts w:ascii="TimesNewRomanPSMT" w:hAnsi="TimesNewRomanPSMT" w:cs="TimesNewRomanPSMT"/>
                <w:sz w:val="20"/>
                <w:szCs w:val="20"/>
                <w:lang w:val="en-CA" w:eastAsia="en-CA"/>
              </w:rPr>
            </w:pPr>
            <w:ins w:id="4737"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4738" w:author="Eric Boisvert" w:date="2016-01-24T14:24:00Z"/>
              </w:rPr>
            </w:pPr>
            <w:ins w:id="4739" w:author="Eric Boisvert" w:date="2016-01-24T14:29:00Z">
              <w:r>
                <w:t>Yes</w:t>
              </w:r>
            </w:ins>
            <w:ins w:id="4740"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4741" w:author="Eric Boisvert" w:date="2016-01-24T14:24:00Z"/>
              </w:rPr>
            </w:pPr>
            <w:ins w:id="4742" w:author="Eric Boisvert" w:date="2016-01-24T14:29:00Z">
              <w:r>
                <w:t>Yes</w:t>
              </w:r>
            </w:ins>
            <w:ins w:id="4743"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4744" w:author="Eric Boisvert" w:date="2016-01-24T14:24:00Z"/>
              </w:rPr>
            </w:pPr>
            <w:ins w:id="4745" w:author="Eric Boisvert" w:date="2016-01-24T14:29:00Z">
              <w:r>
                <w:t>Yes</w:t>
              </w:r>
            </w:ins>
          </w:p>
        </w:tc>
      </w:tr>
      <w:tr w:rsidR="007F17CE" w14:paraId="3FA2299E" w14:textId="77777777" w:rsidTr="0060248E">
        <w:trPr>
          <w:ins w:id="4746"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4747" w:author="Eric Boisvert" w:date="2016-01-24T14:29:00Z"/>
                <w:rFonts w:ascii="TimesNewRomanPSMT" w:hAnsi="TimesNewRomanPSMT" w:cs="TimesNewRomanPSMT"/>
                <w:sz w:val="20"/>
                <w:szCs w:val="20"/>
                <w:lang w:val="en-CA" w:eastAsia="en-CA"/>
              </w:rPr>
            </w:pPr>
            <w:ins w:id="4748"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4749" w:author="Eric Boisvert" w:date="2016-01-24T14:29:00Z"/>
                <w:rFonts w:ascii="TimesNewRomanPSMT" w:hAnsi="TimesNewRomanPSMT" w:cs="TimesNewRomanPSMT"/>
                <w:sz w:val="20"/>
                <w:szCs w:val="20"/>
                <w:lang w:val="en-CA" w:eastAsia="en-CA"/>
              </w:rPr>
            </w:pPr>
            <w:ins w:id="4750"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4751" w:author="Eric Boisvert" w:date="2016-01-24T14:32:00Z">
              <w:r w:rsidRPr="0060248E">
                <w:rPr>
                  <w:rFonts w:ascii="TimesNewRomanPSMT" w:hAnsi="TimesNewRomanPSMT" w:cs="TimesNewRomanPSMT"/>
                  <w:sz w:val="20"/>
                  <w:szCs w:val="20"/>
                  <w:lang w:val="en-CA" w:eastAsia="en-CA"/>
                </w:rPr>
                <w:t xml:space="preserve"> </w:t>
              </w:r>
            </w:ins>
            <w:ins w:id="4752"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4753" w:author="Eric Boisvert" w:date="2016-01-24T14:24:00Z"/>
              </w:rPr>
            </w:pPr>
            <w:ins w:id="4754"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4755" w:author="Eric Boisvert" w:date="2016-01-24T14:32:00Z">
              <w:r w:rsidRPr="0060248E">
                <w:rPr>
                  <w:rFonts w:ascii="TimesNewRomanPSMT" w:hAnsi="TimesNewRomanPSMT" w:cs="TimesNewRomanPSMT"/>
                  <w:sz w:val="20"/>
                  <w:szCs w:val="20"/>
                  <w:lang w:val="en-CA" w:eastAsia="en-CA"/>
                </w:rPr>
                <w:t xml:space="preserve"> g</w:t>
              </w:r>
            </w:ins>
            <w:ins w:id="4756" w:author="Eric Boisvert" w:date="2016-01-24T14:29:00Z">
              <w:r w:rsidRPr="0060248E">
                <w:rPr>
                  <w:rFonts w:ascii="TimesNewRomanPSMT" w:hAnsi="TimesNewRomanPSMT" w:cs="TimesNewRomanPSMT"/>
                  <w:sz w:val="20"/>
                  <w:szCs w:val="20"/>
                  <w:lang w:val="en-CA" w:eastAsia="en-CA"/>
                </w:rPr>
                <w:t>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w:t>
              </w:r>
            </w:ins>
            <w:ins w:id="4757" w:author="Eric Boisvert" w:date="2016-01-24T14:32:00Z">
              <w:r w:rsidRPr="0060248E">
                <w:rPr>
                  <w:rFonts w:ascii="TimesNewRomanPSMT" w:hAnsi="TimesNewRomanPSMT" w:cs="TimesNewRomanPSMT"/>
                  <w:sz w:val="20"/>
                  <w:szCs w:val="20"/>
                  <w:lang w:val="en-CA" w:eastAsia="en-CA"/>
                </w:rPr>
                <w:t xml:space="preserve"> </w:t>
              </w:r>
            </w:ins>
            <w:ins w:id="4758"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7094C38D" w:rsidR="006F54EF" w:rsidRDefault="007F17CE">
      <w:pPr>
        <w:pStyle w:val="Caption"/>
        <w:rPr>
          <w:ins w:id="4759" w:author="Eric Boisvert" w:date="2016-01-24T14:22:00Z"/>
        </w:rPr>
        <w:pPrChange w:id="4760" w:author="Eric Boisvert" w:date="2016-01-24T14:33:00Z">
          <w:pPr/>
        </w:pPrChange>
      </w:pPr>
      <w:bookmarkStart w:id="4761" w:name="_Ref441409363"/>
      <w:ins w:id="4762" w:author="Eric Boisvert" w:date="2016-01-24T14:33:00Z">
        <w:r>
          <w:t xml:space="preserve">Table </w:t>
        </w:r>
        <w:r>
          <w:fldChar w:fldCharType="begin"/>
        </w:r>
        <w:r>
          <w:instrText xml:space="preserve"> SEQ Table \* ARABIC </w:instrText>
        </w:r>
      </w:ins>
      <w:r>
        <w:fldChar w:fldCharType="separate"/>
      </w:r>
      <w:ins w:id="4763" w:author="Eric Boisvert" w:date="2016-01-24T14:33:00Z">
        <w:r>
          <w:rPr>
            <w:noProof/>
          </w:rPr>
          <w:t>8</w:t>
        </w:r>
        <w:r>
          <w:fldChar w:fldCharType="end"/>
        </w:r>
        <w:bookmarkEnd w:id="4761"/>
        <w:r>
          <w:t xml:space="preserve"> : Reproduction of Table 1 of 10-100r3 (Clause 2.1)</w:t>
        </w:r>
      </w:ins>
    </w:p>
    <w:p w14:paraId="4F94B38D" w14:textId="7CC72F00" w:rsidR="006F54EF" w:rsidRDefault="006F54EF" w:rsidP="00225333"/>
    <w:p w14:paraId="0B05AC3E" w14:textId="6F08B680" w:rsidR="00112EA6" w:rsidRDefault="00112EA6" w:rsidP="00112EA6">
      <w:r>
        <w:t>SF-</w:t>
      </w:r>
      <w:ins w:id="4764" w:author="Eric Boisvert" w:date="2016-01-24T14:17:00Z">
        <w:r w:rsidR="006F54EF">
          <w:t>0</w:t>
        </w:r>
      </w:ins>
      <w:del w:id="4765"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w:t>
      </w:r>
      <w:commentRangeStart w:id="4766"/>
      <w:r w:rsidR="00753B5D">
        <w:t>this specification restrict user defined content to simple type</w:t>
      </w:r>
      <w:commentRangeEnd w:id="4766"/>
      <w:r w:rsidR="00AE70BC">
        <w:rPr>
          <w:rStyle w:val="CommentReference"/>
        </w:rPr>
        <w:commentReference w:id="4766"/>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0063136E"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4767" w:author="Eric Boisvert" w:date="2016-01-24T14:34:00Z">
              <w:r w:rsidR="007F17CE">
                <w:rPr>
                  <w:rStyle w:val="requri"/>
                  <w:lang w:val="en-CA"/>
                </w:rPr>
                <w:t>0</w:t>
              </w:r>
            </w:ins>
            <w:del w:id="4768" w:author="Eric Boisvert" w:date="2016-01-24T14:34:00Z">
              <w:r w:rsidDel="007F17CE">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3EE9A1F0" w:rsidR="00112EA6" w:rsidRDefault="00753B5D" w:rsidP="00225333">
      <w:r>
        <w:t xml:space="preserve">User defined properties are </w:t>
      </w:r>
      <w:del w:id="4769" w:author="Eric Boisvert" w:date="2016-01-24T14:34:00Z">
        <w:r w:rsidDel="007F17CE">
          <w:delText xml:space="preserve">defined </w:delText>
        </w:r>
      </w:del>
      <w:ins w:id="4770" w:author="Eric Boisvert" w:date="2016-01-24T14:34:00Z">
        <w:r w:rsidR="007F17CE">
          <w:t xml:space="preserve">encoded </w:t>
        </w:r>
      </w:ins>
      <w:r>
        <w:t>as</w:t>
      </w:r>
      <w:ins w:id="4771" w:author="Eric Boisvert" w:date="2016-01-24T14:34:00Z">
        <w:r w:rsidR="007F17CE">
          <w:t xml:space="preserve"> xsd</w:t>
        </w:r>
        <w:proofErr w:type="gramStart"/>
        <w:r w:rsidR="007F17CE">
          <w:t>:any</w:t>
        </w:r>
      </w:ins>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4772" w:author="Eric Boisvert" w:date="2016-01-24T14:35:00Z">
        <w:r w:rsidDel="007F17CE">
          <w:delText xml:space="preserve">that </w:delText>
        </w:r>
      </w:del>
      <w:r>
        <w:t xml:space="preserve">the validator will attempt to validate user defined property </w:t>
      </w:r>
      <w:ins w:id="4773" w:author="Eric Boisvert" w:date="2016-01-24T14:35:00Z">
        <w:r w:rsidR="007F17CE">
          <w:t xml:space="preserve">only </w:t>
        </w:r>
      </w:ins>
      <w:r>
        <w:t>i</w:t>
      </w:r>
      <w:ins w:id="4774" w:author="Eric Boisvert" w:date="2016-01-20T05:57:00Z">
        <w:r w:rsidR="00153787">
          <w:t>f</w:t>
        </w:r>
      </w:ins>
      <w:del w:id="4775" w:author="Eric Boisvert" w:date="2016-01-20T05:57:00Z">
        <w:r w:rsidDel="00153787">
          <w:delText>s</w:delText>
        </w:r>
      </w:del>
      <w:r>
        <w:t xml:space="preserve"> a schema is available.  To help client applications and developer to validate instance containing use</w:t>
      </w:r>
      <w:ins w:id="4776" w:author="Eric Boisvert" w:date="2016-01-24T14:35:00Z">
        <w:r w:rsidR="007F17CE">
          <w:t>r</w:t>
        </w:r>
      </w:ins>
      <w:r>
        <w:t xml:space="preserve"> defined propert</w:t>
      </w:r>
      <w:ins w:id="4777" w:author="Eric Boisvert" w:date="2016-01-24T14:35:00Z">
        <w:r w:rsidR="007F17CE">
          <w:t>ies</w:t>
        </w:r>
      </w:ins>
      <w:del w:id="4778" w:author="Eric Boisvert" w:date="2016-01-24T14:35:00Z">
        <w:r w:rsidDel="007F17CE">
          <w:delText>y</w:delText>
        </w:r>
      </w:del>
      <w:r>
        <w:t xml:space="preserve">, a XSD </w:t>
      </w:r>
      <w:ins w:id="4779" w:author="Eric Boisvert" w:date="2016-01-24T14:36:00Z">
        <w:r w:rsidR="007F17CE">
          <w:t>schema</w:t>
        </w:r>
      </w:ins>
      <w:del w:id="4780" w:author="Eric Boisvert" w:date="2016-01-24T14:36:00Z">
        <w:r w:rsidDel="007F17CE">
          <w:delText xml:space="preserve">file </w:delText>
        </w:r>
      </w:del>
      <w:r>
        <w:t>should be provided</w:t>
      </w:r>
      <w:ins w:id="4781" w:author="Eric Boisvert" w:date="2016-01-20T05:57:00Z">
        <w:r w:rsidR="00153787">
          <w:t xml:space="preserve"> in the instance</w:t>
        </w:r>
      </w:ins>
      <w:ins w:id="4782" w:author="Eric Boisvert" w:date="2016-01-24T14:36:00Z">
        <w:r w:rsidR="007F17CE">
          <w:t>’s</w:t>
        </w:r>
      </w:ins>
      <w:ins w:id="4783"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4784"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4785" w:name="_Ref439836832"/>
      <w:bookmarkStart w:id="4786" w:name="_Toc439943502"/>
      <w:r>
        <w:lastRenderedPageBreak/>
        <w:t>GeoSciML Portrayal GML 3.1 profile</w:t>
      </w:r>
      <w:bookmarkEnd w:id="4785"/>
      <w:bookmarkEnd w:id="4786"/>
    </w:p>
    <w:p w14:paraId="28785625" w14:textId="77777777" w:rsidR="00746B77" w:rsidRDefault="00746B77" w:rsidP="00225333">
      <w:pPr>
        <w:rPr>
          <w:ins w:id="4787" w:author="Eric Boisvert" w:date="2016-01-24T13:47:00Z"/>
        </w:rPr>
      </w:pPr>
    </w:p>
    <w:p w14:paraId="24EAECDC" w14:textId="3DE2C61C" w:rsidR="00746B77" w:rsidRDefault="00974714" w:rsidP="00974714">
      <w:commentRangeStart w:id="4788"/>
      <w:r>
        <w:t xml:space="preserve">Because of the limited availability of WFS 2.0 compliant servers and clients, GeoSciML SWG officially supports WFS 1.1.0 and GML 3.1.1. </w:t>
      </w:r>
      <w:commentRangeEnd w:id="4788"/>
      <w:r>
        <w:rPr>
          <w:rStyle w:val="CommentReference"/>
        </w:rPr>
        <w:commentReference w:id="4788"/>
      </w:r>
      <w:r>
        <w:t>(</w:t>
      </w:r>
      <w:proofErr w:type="gramStart"/>
      <w:r>
        <w:t xml:space="preserve">See  </w:t>
      </w:r>
      <w:proofErr w:type="gramEnd"/>
      <w:r>
        <w:fldChar w:fldCharType="begin"/>
      </w:r>
      <w:r>
        <w:instrText xml:space="preserve"> REF _Ref439836832 \r \h </w:instrText>
      </w:r>
      <w:r>
        <w:fldChar w:fldCharType="separate"/>
      </w:r>
      <w:r>
        <w:t>9.5</w:t>
      </w:r>
      <w:r>
        <w:fldChar w:fldCharType="end"/>
      </w:r>
      <w:r>
        <w:t xml:space="preserve">).  </w:t>
      </w:r>
      <w:proofErr w:type="gramStart"/>
      <w:r w:rsidR="00746B77">
        <w:t>to</w:t>
      </w:r>
      <w:proofErr w:type="gramEnd"/>
      <w:r w:rsidR="00746B77">
        <w:t xml:space="preserve"> accommodate WFS 1.1.0 services</w:t>
      </w:r>
      <w:r>
        <w:t>.  GML 3.2 compliant portrayal schema shall be published as a profile</w:t>
      </w:r>
      <w:ins w:id="4789" w:author="Eric Boisvert" w:date="2016-01-24T13:48:00Z">
        <w:r>
          <w:t>.</w:t>
        </w:r>
      </w:ins>
      <w:r>
        <w:t xml:space="preserve"> </w:t>
      </w:r>
      <w:del w:id="4790"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del w:id="4791"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4792"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16"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4793" w:name="_Toc439943503"/>
      <w:r w:rsidRPr="00D12552">
        <w:rPr>
          <w:lang w:val="en-CA"/>
        </w:rPr>
        <w:t xml:space="preserve">GeoSciML </w:t>
      </w:r>
      <w:r>
        <w:rPr>
          <w:lang w:val="en-CA"/>
        </w:rPr>
        <w:t>Basic XML</w:t>
      </w:r>
      <w:r w:rsidRPr="00D12552">
        <w:rPr>
          <w:lang w:val="en-CA"/>
        </w:rPr>
        <w:t xml:space="preserve"> Requirements Class</w:t>
      </w:r>
      <w:bookmarkEnd w:id="4793"/>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794"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4795">
          <w:tblGrid>
            <w:gridCol w:w="4219"/>
            <w:gridCol w:w="4678"/>
          </w:tblGrid>
        </w:tblGridChange>
      </w:tblGrid>
      <w:tr w:rsidR="005372A3" w:rsidRPr="00D12552" w14:paraId="1DAD4D89" w14:textId="77777777" w:rsidTr="00C859E9">
        <w:trPr>
          <w:cantSplit/>
          <w:trPrChange w:id="4796" w:author="Eric Boisvert" w:date="2016-01-24T14:40:00Z">
            <w:trPr>
              <w:cantSplit/>
            </w:trPr>
          </w:trPrChange>
        </w:trPr>
        <w:tc>
          <w:tcPr>
            <w:tcW w:w="4077" w:type="dxa"/>
            <w:tcBorders>
              <w:right w:val="nil"/>
            </w:tcBorders>
            <w:shd w:val="clear" w:color="auto" w:fill="auto"/>
            <w:tcPrChange w:id="4797"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4798" w:author="Eric Boisvert" w:date="2016-01-24T14:40:00Z">
              <w:tcPr>
                <w:tcW w:w="4678" w:type="dxa"/>
                <w:tcBorders>
                  <w:left w:val="nil"/>
                </w:tcBorders>
                <w:shd w:val="clear" w:color="auto" w:fill="auto"/>
              </w:tcPr>
            </w:tcPrChange>
          </w:tcPr>
          <w:p w14:paraId="79B7DD2F" w14:textId="06F4FAC6"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4799"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17"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576F051B"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maxOccurs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"unbounded"</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minOccurs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"0"</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"gbUnitDescription"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type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"gsmlb</w:t>
      </w:r>
      <w:proofErr w:type="gramStart"/>
      <w:r>
        <w:rPr>
          <w:rFonts w:ascii="Courier New" w:hAnsi="Courier New" w:cs="Courier New"/>
          <w:b/>
          <w:bCs/>
          <w:color w:val="8000FF"/>
          <w:sz w:val="20"/>
          <w:szCs w:val="20"/>
          <w:highlight w:val="white"/>
          <w:lang w:val="en-CA" w:eastAsia="en-CA"/>
        </w:rPr>
        <w:t>:GeologicUnitAbstractDescriptionPropertyType</w:t>
      </w:r>
      <w:proofErr w:type="gramEnd"/>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5923C22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annotation</w:t>
      </w:r>
      <w:proofErr w:type="gramEnd"/>
      <w:r>
        <w:rPr>
          <w:rFonts w:ascii="Courier New" w:hAnsi="Courier New" w:cs="Courier New"/>
          <w:color w:val="0000FF"/>
          <w:sz w:val="20"/>
          <w:szCs w:val="20"/>
          <w:highlight w:val="white"/>
          <w:lang w:val="en-CA" w:eastAsia="en-CA"/>
        </w:rPr>
        <w:t>&gt;</w:t>
      </w:r>
    </w:p>
    <w:p w14:paraId="4BDD7C0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documentation&gt;</w:t>
      </w:r>
      <w:proofErr w:type="gramEnd"/>
      <w:r>
        <w:rPr>
          <w:rFonts w:ascii="Courier New" w:hAnsi="Courier New" w:cs="Courier New"/>
          <w:b/>
          <w:bCs/>
          <w:color w:val="000000"/>
          <w:sz w:val="20"/>
          <w:szCs w:val="20"/>
          <w:highlight w:val="white"/>
          <w:lang w:val="en-CA" w:eastAsia="en-CA"/>
        </w:rPr>
        <w:t>Detailed unit description.  This is a stub property in GeoSciML Basic</w:t>
      </w:r>
      <w:r>
        <w:rPr>
          <w:rFonts w:ascii="Courier New" w:hAnsi="Courier New" w:cs="Courier New"/>
          <w:color w:val="0000FF"/>
          <w:sz w:val="20"/>
          <w:szCs w:val="20"/>
          <w:highlight w:val="white"/>
          <w:lang w:val="en-CA" w:eastAsia="en-CA"/>
        </w:rPr>
        <w:t>&lt;/documentation&gt;</w:t>
      </w:r>
    </w:p>
    <w:p w14:paraId="0AED3660"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&lt;/annotation&gt;</w:t>
      </w:r>
    </w:p>
    <w:p w14:paraId="102004BA" w14:textId="77777777" w:rsidR="00145620" w:rsidRDefault="00145620" w:rsidP="006A7DD0">
      <w:pPr>
        <w:rPr>
          <w:ins w:id="4800" w:author="Eric Boisvert" w:date="2016-01-24T14:51:00Z"/>
          <w:rFonts w:ascii="Courier New" w:hAnsi="Courier New" w:cs="Courier New"/>
          <w:color w:val="0000FF"/>
          <w:sz w:val="20"/>
          <w:szCs w:val="20"/>
          <w:lang w:val="en-CA" w:eastAsia="en-CA"/>
        </w:rPr>
      </w:pPr>
      <w:r>
        <w:rPr>
          <w:rFonts w:ascii="Courier New" w:hAnsi="Courier New" w:cs="Courier New"/>
          <w:color w:val="0000FF"/>
          <w:sz w:val="20"/>
          <w:szCs w:val="20"/>
          <w:highlight w:val="white"/>
          <w:lang w:val="en-CA" w:eastAsia="en-CA"/>
        </w:rPr>
        <w:t>&lt;/element&gt;</w:t>
      </w:r>
    </w:p>
    <w:p w14:paraId="62422FDF" w14:textId="2340DED3" w:rsidR="00811785" w:rsidRDefault="00811785" w:rsidP="006A7DD0">
      <w:pPr>
        <w:rPr>
          <w:ins w:id="4801" w:author="Eric Boisvert" w:date="2016-01-24T14:51:00Z"/>
          <w:rFonts w:ascii="Courier New" w:hAnsi="Courier New" w:cs="Courier New"/>
          <w:color w:val="0000FF"/>
          <w:sz w:val="20"/>
          <w:szCs w:val="20"/>
          <w:lang w:val="en-CA" w:eastAsia="en-CA"/>
        </w:rPr>
      </w:pPr>
      <w:commentRangeStart w:id="4802"/>
      <w:ins w:id="4803" w:author="Eric Boisvert" w:date="2016-01-24T14:51:00Z">
        <w:r>
          <w:rPr>
            <w:rFonts w:ascii="Courier New" w:hAnsi="Courier New" w:cs="Courier New"/>
            <w:color w:val="0000FF"/>
            <w:sz w:val="20"/>
            <w:szCs w:val="20"/>
            <w:lang w:val="en-CA" w:eastAsia="en-CA"/>
          </w:rPr>
          <w:t>(…)</w:t>
        </w:r>
      </w:ins>
      <w:commentRangeEnd w:id="4802"/>
      <w:ins w:id="4804" w:author="Eric Boisvert" w:date="2016-01-24T14:52:00Z">
        <w:r>
          <w:rPr>
            <w:rStyle w:val="CommentReference"/>
          </w:rPr>
          <w:commentReference w:id="4802"/>
        </w:r>
      </w:ins>
    </w:p>
    <w:p w14:paraId="4E1553E9" w14:textId="77777777" w:rsidR="00811785" w:rsidRDefault="00811785" w:rsidP="006A7DD0">
      <w:pPr>
        <w:rPr>
          <w:rFonts w:ascii="Courier New" w:hAnsi="Courier New" w:cs="Courier New"/>
          <w:color w:val="0000FF"/>
          <w:sz w:val="20"/>
          <w:szCs w:val="20"/>
          <w:lang w:val="en-CA" w:eastAsia="en-CA"/>
        </w:rPr>
      </w:pPr>
    </w:p>
    <w:p w14:paraId="7E973923" w14:textId="1AB15CB6" w:rsidR="00811785" w:rsidRDefault="00811785" w:rsidP="006A7DD0">
      <w:pPr>
        <w:rPr>
          <w:ins w:id="4805" w:author="Eric Boisvert" w:date="2016-01-24T14:50:00Z"/>
        </w:rPr>
      </w:pPr>
      <w:ins w:id="4806" w:author="Eric Boisvert" w:date="2016-01-24T14:50:00Z">
        <w:r>
          <w:t xml:space="preserve">Which implies that </w:t>
        </w:r>
      </w:ins>
      <w:ins w:id="4807" w:author="Eric Boisvert" w:date="2016-01-24T14:53:00Z">
        <w:r>
          <w:t>(TODO)</w:t>
        </w:r>
      </w:ins>
    </w:p>
    <w:p w14:paraId="4F93F38F" w14:textId="3761FF08"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4808" w:name="_Toc439943504"/>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4808"/>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4809" w:name="_Toc439943505"/>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4809"/>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18"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4810" w:name="_Toc439943506"/>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4810"/>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4811" w:name="_Toc439943507"/>
      <w:r w:rsidRPr="00D12552">
        <w:rPr>
          <w:lang w:val="en-CA"/>
        </w:rPr>
        <w:lastRenderedPageBreak/>
        <w:t xml:space="preserve">GeoSciML </w:t>
      </w:r>
      <w:r>
        <w:rPr>
          <w:lang w:val="en-CA"/>
        </w:rPr>
        <w:t>Laboratory XML Analysis</w:t>
      </w:r>
      <w:r w:rsidRPr="00D12552">
        <w:rPr>
          <w:lang w:val="en-CA"/>
        </w:rPr>
        <w:t xml:space="preserve"> Requirements Class</w:t>
      </w:r>
      <w:bookmarkEnd w:id="4811"/>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4812" w:author="Eric Boisvert" w:date="2015-11-22T17:06:00Z">
          <w:pPr/>
        </w:pPrChange>
      </w:pPr>
      <w:bookmarkStart w:id="4813" w:name="_Toc439943508"/>
      <w:commentRangeStart w:id="4814"/>
      <w:r>
        <w:t>GeologicSpecimen located along a borehole</w:t>
      </w:r>
      <w:bookmarkEnd w:id="4813"/>
      <w:commentRangeEnd w:id="4814"/>
      <w:r w:rsidR="00811785">
        <w:rPr>
          <w:rStyle w:val="CommentReference"/>
          <w:rFonts w:cs="Times New Roman"/>
          <w:b w:val="0"/>
          <w:bCs w:val="0"/>
        </w:rPr>
        <w:commentReference w:id="4814"/>
      </w:r>
    </w:p>
    <w:p w14:paraId="213E800B" w14:textId="77777777" w:rsidR="00811785" w:rsidRDefault="00811785" w:rsidP="00B020FC"/>
    <w:p w14:paraId="4F334925" w14:textId="39A71FE3"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ins w:id="4815" w:author="Eric Boisvert" w:date="2016-01-24T13:35:00Z">
        <w:r w:rsidR="0099305B">
          <w:t>.</w:t>
        </w:r>
      </w:ins>
      <w:r>
        <w:t>.</w:t>
      </w:r>
    </w:p>
    <w:p w14:paraId="7D89F9F0" w14:textId="032F8780" w:rsidR="00B020FC" w:rsidRDefault="00B020FC" w:rsidP="00B020FC">
      <w:r>
        <w:t>To unambiguously identify which related</w:t>
      </w:r>
      <w:r w:rsidR="0043553C">
        <w:t xml:space="preserve"> </w:t>
      </w:r>
      <w:ins w:id="4816" w:author="Eric Boisvert" w:date="2016-01-24T13:36:00Z">
        <w:r w:rsidR="0099305B">
          <w:t>sf</w:t>
        </w:r>
      </w:ins>
      <w:ins w:id="4817" w:author="Eric Boisvert" w:date="2016-01-24T13:35:00Z">
        <w:r w:rsidR="0099305B">
          <w:t>:</w:t>
        </w:r>
      </w:ins>
      <w:r w:rsidR="0043553C">
        <w:t>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sf:NamedValue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64848544" w:rsidR="00B020FC" w:rsidRDefault="00B020FC" w:rsidP="00B020FC">
      <w:pPr>
        <w:pStyle w:val="Caption"/>
        <w:keepNext/>
      </w:pPr>
      <w:bookmarkStart w:id="4818" w:name="_Ref433960138"/>
      <w:r>
        <w:t xml:space="preserve">Table </w:t>
      </w:r>
      <w:ins w:id="4819" w:author="Eric Boisvert" w:date="2016-01-24T14:33:00Z">
        <w:r w:rsidR="007F17CE">
          <w:fldChar w:fldCharType="begin"/>
        </w:r>
        <w:r w:rsidR="007F17CE">
          <w:instrText xml:space="preserve"> SEQ Table \* ARABIC </w:instrText>
        </w:r>
      </w:ins>
      <w:r w:rsidR="007F17CE">
        <w:fldChar w:fldCharType="separate"/>
      </w:r>
      <w:ins w:id="4820" w:author="Eric Boisvert" w:date="2016-01-24T14:33:00Z">
        <w:r w:rsidR="007F17CE">
          <w:rPr>
            <w:noProof/>
          </w:rPr>
          <w:t>9</w:t>
        </w:r>
        <w:r w:rsidR="007F17CE">
          <w:fldChar w:fldCharType="end"/>
        </w:r>
      </w:ins>
      <w:del w:id="4821"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4822" w:author="Eric Boisvert" w:date="2016-01-08T19:00:00Z">
        <w:r w:rsidDel="0016408B">
          <w:rPr>
            <w:noProof/>
          </w:rPr>
          <w:delText>18</w:delText>
        </w:r>
      </w:del>
      <w:del w:id="4823" w:author="Eric Boisvert" w:date="2016-01-24T14:33:00Z">
        <w:r w:rsidR="00673E83" w:rsidDel="007F17CE">
          <w:rPr>
            <w:noProof/>
          </w:rPr>
          <w:fldChar w:fldCharType="end"/>
        </w:r>
      </w:del>
      <w:bookmarkEnd w:id="4818"/>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4824"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954EEB" w:rsidP="004F0DC1">
            <w:pPr>
              <w:rPr>
                <w:rFonts w:ascii="Calibri" w:hAnsi="Calibri"/>
                <w:b/>
                <w:bCs/>
                <w:color w:val="000000"/>
                <w:sz w:val="20"/>
                <w:szCs w:val="20"/>
              </w:rPr>
            </w:pPr>
            <w:hyperlink r:id="rId119"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4825"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4826" w:author="Eric Boisvert" w:date="2015-10-30T10:03:00Z">
              <w:r w:rsidRPr="00D970E9" w:rsidDel="00481976">
                <w:rPr>
                  <w:rFonts w:ascii="Calibri" w:hAnsi="Calibri"/>
                  <w:color w:val="000000"/>
                  <w:sz w:val="20"/>
                  <w:szCs w:val="20"/>
                </w:rPr>
                <w:delText xml:space="preserve">start </w:delText>
              </w:r>
            </w:del>
            <w:ins w:id="4827"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954EEB" w:rsidP="004F0DC1">
            <w:pPr>
              <w:rPr>
                <w:rFonts w:ascii="Calibri" w:hAnsi="Calibri"/>
                <w:b/>
                <w:bCs/>
                <w:color w:val="000000"/>
                <w:sz w:val="20"/>
                <w:szCs w:val="20"/>
              </w:rPr>
            </w:pPr>
            <w:hyperlink r:id="rId120" w:history="1">
              <w:r w:rsidR="00B020FC" w:rsidRPr="00D970E9">
                <w:rPr>
                  <w:rStyle w:val="Hyperlink"/>
                  <w:rFonts w:ascii="Calibri" w:hAnsi="Calibri"/>
                  <w:b/>
                  <w:bCs/>
                  <w:sz w:val="20"/>
                  <w:szCs w:val="20"/>
                </w:rPr>
                <w:t>http://www.opengis.net/def/param-name/GSML/4.0/ends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4828" w:author="Eric Boisvert" w:date="2015-10-30T10:04:00Z">
              <w:r w:rsidRPr="00D970E9" w:rsidDel="00481976">
                <w:rPr>
                  <w:rFonts w:ascii="Calibri" w:hAnsi="Calibri"/>
                  <w:color w:val="000000"/>
                  <w:sz w:val="20"/>
                  <w:szCs w:val="20"/>
                </w:rPr>
                <w:delText xml:space="preserve">start </w:delText>
              </w:r>
            </w:del>
            <w:ins w:id="4829"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3AB6D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&lt;gsmlla</w:t>
      </w:r>
      <w:proofErr w:type="gramStart"/>
      <w:r>
        <w:rPr>
          <w:rFonts w:ascii="Courier New" w:hAnsi="Courier New" w:cs="Courier New"/>
          <w:color w:val="0000FF"/>
          <w:sz w:val="20"/>
          <w:szCs w:val="20"/>
          <w:highlight w:val="white"/>
          <w:lang w:val="en-CA" w:eastAsia="en-CA"/>
        </w:rPr>
        <w:t>:GeologicSpecimen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p>
    <w:p w14:paraId="13C9772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32EBB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proofErr w:type="gramStart"/>
      <w:r>
        <w:rPr>
          <w:rFonts w:ascii="Courier New" w:hAnsi="Courier New" w:cs="Courier New"/>
          <w:color w:val="008000"/>
          <w:sz w:val="20"/>
          <w:szCs w:val="20"/>
          <w:highlight w:val="white"/>
          <w:lang w:val="en-CA" w:eastAsia="en-CA"/>
        </w:rPr>
        <w:t>&lt;!--</w:t>
      </w:r>
      <w:proofErr w:type="gramEnd"/>
      <w:r>
        <w:rPr>
          <w:rFonts w:ascii="Courier New" w:hAnsi="Courier New" w:cs="Courier New"/>
          <w:color w:val="008000"/>
          <w:sz w:val="20"/>
          <w:szCs w:val="20"/>
          <w:highlight w:val="white"/>
          <w:lang w:val="en-CA" w:eastAsia="en-CA"/>
        </w:rPr>
        <w:t xml:space="preserve"> identifying the sampled borehole ---&gt;</w:t>
      </w:r>
    </w:p>
    <w:p w14:paraId="1926DF6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relatedSamplingFeature&gt;</w:t>
      </w:r>
    </w:p>
    <w:p w14:paraId="0355E31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SamplingFeatureComplex&gt;</w:t>
      </w:r>
    </w:p>
    <w:p w14:paraId="10F5AD5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http://www.opengis.net/def/role/GSML/4.0/sampledBorehole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"sampled borehole"</w:t>
      </w:r>
      <w:r>
        <w:rPr>
          <w:rFonts w:ascii="Courier New" w:hAnsi="Courier New" w:cs="Courier New"/>
          <w:color w:val="0000FF"/>
          <w:sz w:val="20"/>
          <w:szCs w:val="20"/>
          <w:highlight w:val="white"/>
          <w:lang w:val="en-CA" w:eastAsia="en-CA"/>
        </w:rPr>
        <w:t>/&gt;</w:t>
      </w:r>
    </w:p>
    <w:p w14:paraId="3C06CC9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"#borehole-1"</w:t>
      </w:r>
      <w:r>
        <w:rPr>
          <w:rFonts w:ascii="Courier New" w:hAnsi="Courier New" w:cs="Courier New"/>
          <w:color w:val="0000FF"/>
          <w:sz w:val="20"/>
          <w:szCs w:val="20"/>
          <w:highlight w:val="white"/>
          <w:lang w:val="en-CA" w:eastAsia="en-CA"/>
        </w:rPr>
        <w:t>/&gt;</w:t>
      </w:r>
    </w:p>
    <w:p w14:paraId="6BE3F10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p>
    <w:p w14:paraId="22A3A05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relatedSamplingFeature&gt;</w:t>
      </w:r>
    </w:p>
    <w:p w14:paraId="7A4C20C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5592119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proofErr w:type="gramStart"/>
      <w:r>
        <w:rPr>
          <w:rFonts w:ascii="Courier New" w:hAnsi="Courier New" w:cs="Courier New"/>
          <w:color w:val="008000"/>
          <w:sz w:val="20"/>
          <w:szCs w:val="20"/>
          <w:highlight w:val="white"/>
          <w:lang w:val="en-CA" w:eastAsia="en-CA"/>
        </w:rPr>
        <w:t>&lt;!--</w:t>
      </w:r>
      <w:proofErr w:type="gramEnd"/>
      <w:r>
        <w:rPr>
          <w:rFonts w:ascii="Courier New" w:hAnsi="Courier New" w:cs="Courier New"/>
          <w:color w:val="008000"/>
          <w:sz w:val="20"/>
          <w:szCs w:val="20"/>
          <w:highlight w:val="white"/>
          <w:lang w:val="en-CA" w:eastAsia="en-CA"/>
        </w:rPr>
        <w:t xml:space="preserve"> reporting the position --&gt;</w:t>
      </w:r>
    </w:p>
    <w:p w14:paraId="5FBA8B2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parameter&gt;</w:t>
      </w:r>
    </w:p>
    <w:p w14:paraId="127A20B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NamedValue&gt;</w:t>
      </w:r>
    </w:p>
    <w:p w14:paraId="72456DA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http://www.opengis.net/def/param-name/GSML/4.0/starts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6C8DB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value&gt;</w:t>
      </w:r>
    </w:p>
    <w:p w14:paraId="1418F94B"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swe:</w:t>
      </w:r>
      <w:proofErr w:type="gramEnd"/>
      <w:r>
        <w:rPr>
          <w:rFonts w:ascii="Courier New" w:hAnsi="Courier New" w:cs="Courier New"/>
          <w:color w:val="0000FF"/>
          <w:sz w:val="20"/>
          <w:szCs w:val="20"/>
          <w:highlight w:val="white"/>
          <w:lang w:val="en-CA" w:eastAsia="en-CA"/>
        </w:rPr>
        <w:t>Quantity&gt;</w:t>
      </w:r>
    </w:p>
    <w:p w14:paraId="1D2064D3"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:uom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7EC8BD6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3.5</w:t>
      </w:r>
      <w:r>
        <w:rPr>
          <w:rFonts w:ascii="Courier New" w:hAnsi="Courier New" w:cs="Courier New"/>
          <w:color w:val="0000FF"/>
          <w:sz w:val="20"/>
          <w:szCs w:val="20"/>
          <w:highlight w:val="white"/>
          <w:lang w:val="en-CA" w:eastAsia="en-CA"/>
        </w:rPr>
        <w:t>&lt;/swe:value&gt;</w:t>
      </w:r>
    </w:p>
    <w:p w14:paraId="7618097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:Quantity</w:t>
      </w:r>
      <w:proofErr w:type="gramEnd"/>
      <w:r>
        <w:rPr>
          <w:rFonts w:ascii="Courier New" w:hAnsi="Courier New" w:cs="Courier New"/>
          <w:color w:val="0000FF"/>
          <w:sz w:val="20"/>
          <w:szCs w:val="20"/>
          <w:highlight w:val="white"/>
          <w:lang w:val="en-CA" w:eastAsia="en-CA"/>
        </w:rPr>
        <w:t>&gt;</w:t>
      </w:r>
    </w:p>
    <w:p w14:paraId="132EFDD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p>
    <w:p w14:paraId="0CCD9141"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p>
    <w:p w14:paraId="454A242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 xml:space="preserve"> </w:t>
      </w:r>
    </w:p>
    <w:p w14:paraId="4859FF8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parameter&gt;</w:t>
      </w:r>
    </w:p>
    <w:p w14:paraId="3FADA914"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NamedValue&gt;</w:t>
      </w:r>
    </w:p>
    <w:p w14:paraId="043C2A7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http://www.opengis.net/def/param-name/GSML/4.0/ends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1336455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value&gt;</w:t>
      </w:r>
    </w:p>
    <w:p w14:paraId="240FD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swe:</w:t>
      </w:r>
      <w:proofErr w:type="gramEnd"/>
      <w:r>
        <w:rPr>
          <w:rFonts w:ascii="Courier New" w:hAnsi="Courier New" w:cs="Courier New"/>
          <w:color w:val="0000FF"/>
          <w:sz w:val="20"/>
          <w:szCs w:val="20"/>
          <w:highlight w:val="white"/>
          <w:lang w:val="en-CA" w:eastAsia="en-CA"/>
        </w:rPr>
        <w:t>Quantity&gt;</w:t>
      </w:r>
    </w:p>
    <w:p w14:paraId="1006750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:uom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62C3751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3.76</w:t>
      </w:r>
      <w:r>
        <w:rPr>
          <w:rFonts w:ascii="Courier New" w:hAnsi="Courier New" w:cs="Courier New"/>
          <w:color w:val="0000FF"/>
          <w:sz w:val="20"/>
          <w:szCs w:val="20"/>
          <w:highlight w:val="white"/>
          <w:lang w:val="en-CA" w:eastAsia="en-CA"/>
        </w:rPr>
        <w:t>&lt;/swe:value&gt;</w:t>
      </w:r>
    </w:p>
    <w:p w14:paraId="7F6ECE8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:Quantity</w:t>
      </w:r>
      <w:proofErr w:type="gramEnd"/>
      <w:r>
        <w:rPr>
          <w:rFonts w:ascii="Courier New" w:hAnsi="Courier New" w:cs="Courier New"/>
          <w:color w:val="0000FF"/>
          <w:sz w:val="20"/>
          <w:szCs w:val="20"/>
          <w:highlight w:val="white"/>
          <w:lang w:val="en-CA" w:eastAsia="en-CA"/>
        </w:rPr>
        <w:t>&gt;</w:t>
      </w:r>
    </w:p>
    <w:p w14:paraId="58F5606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p>
    <w:p w14:paraId="5880A0D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p>
    <w:p w14:paraId="59A74C3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 xml:space="preserve"> </w:t>
      </w:r>
    </w:p>
    <w:p w14:paraId="088EA9DF" w14:textId="2F264EE2" w:rsidR="00AE59F3" w:rsidRDefault="00811785">
      <w:pPr>
        <w:pStyle w:val="Heading3"/>
        <w:rPr>
          <w:ins w:id="4830" w:author="Eric Boisvert" w:date="2015-11-22T12:16:00Z"/>
          <w:lang w:val="en-CA"/>
        </w:rPr>
        <w:pPrChange w:id="4831" w:author="Eric Boisvert" w:date="2016-01-24T14:59:00Z">
          <w:pPr>
            <w:pStyle w:val="Heading1"/>
          </w:pPr>
        </w:pPrChange>
      </w:pPr>
      <w:r>
        <w:rPr>
          <w:rFonts w:ascii="Courier New" w:hAnsi="Courier New" w:cs="Courier New"/>
          <w:color w:val="000000"/>
          <w:sz w:val="20"/>
          <w:szCs w:val="20"/>
          <w:highlight w:val="white"/>
          <w:lang w:val="en-CA" w:eastAsia="en-CA"/>
        </w:rPr>
        <w:tab/>
      </w:r>
      <w:del w:id="4832" w:author="Eric Boisvert" w:date="2016-01-24T14:59:00Z">
        <w:r w:rsidDel="00811785">
          <w:rPr>
            <w:rFonts w:ascii="Courier New" w:hAnsi="Courier New" w:cs="Courier New"/>
            <w:color w:val="000000"/>
            <w:sz w:val="20"/>
            <w:szCs w:val="20"/>
            <w:highlight w:val="white"/>
            <w:lang w:val="en-CA" w:eastAsia="en-CA"/>
          </w:rPr>
          <w:delText>...</w:delText>
        </w:r>
      </w:del>
      <w:bookmarkStart w:id="4833" w:name="_Toc439943509"/>
      <w:ins w:id="4834" w:author="Eric Boisvert" w:date="2015-11-22T12:16:00Z">
        <w:r w:rsidR="00AE59F3">
          <w:rPr>
            <w:lang w:val="en-CA"/>
          </w:rPr>
          <w:t>GeoSciML relative position profile</w:t>
        </w:r>
        <w:bookmarkEnd w:id="4833"/>
      </w:ins>
    </w:p>
    <w:p w14:paraId="53507688" w14:textId="5C32A4E9" w:rsidR="00A43288" w:rsidRDefault="00AE59F3">
      <w:pPr>
        <w:rPr>
          <w:ins w:id="4835" w:author="Eric Boisvert" w:date="2015-11-22T12:26:00Z"/>
          <w:lang w:val="en-CA"/>
        </w:rPr>
        <w:pPrChange w:id="4836" w:author="Eric Boisvert" w:date="2015-11-22T12:16:00Z">
          <w:pPr>
            <w:pStyle w:val="Heading1"/>
          </w:pPr>
        </w:pPrChange>
      </w:pPr>
      <w:ins w:id="4837" w:author="Eric Boisvert" w:date="2015-11-22T12:16:00Z">
        <w:r>
          <w:rPr>
            <w:lang w:val="en-CA"/>
          </w:rPr>
          <w:t>This profile describe</w:t>
        </w:r>
      </w:ins>
      <w:ins w:id="4838" w:author="Eric Boisvert" w:date="2015-11-22T12:19:00Z">
        <w:r>
          <w:rPr>
            <w:lang w:val="en-CA"/>
          </w:rPr>
          <w:t>s</w:t>
        </w:r>
      </w:ins>
      <w:ins w:id="4839" w:author="Eric Boisvert" w:date="2015-11-22T12:16:00Z">
        <w:r>
          <w:rPr>
            <w:lang w:val="en-CA"/>
          </w:rPr>
          <w:t xml:space="preserve"> how </w:t>
        </w:r>
      </w:ins>
      <w:ins w:id="4840" w:author="Eric Boisvert" w:date="2015-11-22T12:18:00Z">
        <w:r>
          <w:rPr>
            <w:lang w:val="en-CA"/>
          </w:rPr>
          <w:t xml:space="preserve">to </w:t>
        </w:r>
      </w:ins>
      <w:ins w:id="4841" w:author="Eric Boisvert" w:date="2015-11-22T12:19:00Z">
        <w:r>
          <w:rPr>
            <w:lang w:val="en-CA"/>
          </w:rPr>
          <w:t xml:space="preserve">encode </w:t>
        </w:r>
      </w:ins>
      <w:ins w:id="4842" w:author="Eric Boisvert" w:date="2015-11-22T12:23:00Z">
        <w:r>
          <w:rPr>
            <w:lang w:val="en-CA"/>
          </w:rPr>
          <w:t>a</w:t>
        </w:r>
      </w:ins>
      <w:ins w:id="4843" w:author="Eric Boisvert" w:date="2015-11-22T12:20:00Z">
        <w:r>
          <w:rPr>
            <w:lang w:val="en-CA"/>
          </w:rPr>
          <w:t xml:space="preserve"> </w:t>
        </w:r>
      </w:ins>
      <w:ins w:id="4844" w:author="Eric Boisvert" w:date="2015-11-22T12:19:00Z">
        <w:r>
          <w:rPr>
            <w:lang w:val="en-CA"/>
          </w:rPr>
          <w:t xml:space="preserve">relative position of a </w:t>
        </w:r>
      </w:ins>
      <w:ins w:id="4845" w:author="Eric Boisvert" w:date="2016-01-24T13:36:00Z">
        <w:r w:rsidR="0099305B">
          <w:rPr>
            <w:lang w:val="en-CA"/>
          </w:rPr>
          <w:t>sf</w:t>
        </w:r>
      </w:ins>
      <w:proofErr w:type="gramStart"/>
      <w:ins w:id="4846" w:author="Eric Boisvert" w:date="2016-01-24T13:35:00Z">
        <w:r w:rsidR="0099305B">
          <w:rPr>
            <w:lang w:val="en-CA"/>
          </w:rPr>
          <w:t>:</w:t>
        </w:r>
      </w:ins>
      <w:ins w:id="4847" w:author="Eric Boisvert" w:date="2015-11-22T12:19:00Z">
        <w:r>
          <w:rPr>
            <w:lang w:val="en-CA"/>
          </w:rPr>
          <w:t>SF</w:t>
        </w:r>
        <w:proofErr w:type="gramEnd"/>
        <w:r>
          <w:rPr>
            <w:lang w:val="en-CA"/>
          </w:rPr>
          <w:t xml:space="preserve">_SamplingFeature or </w:t>
        </w:r>
      </w:ins>
      <w:ins w:id="4848" w:author="Eric Boisvert" w:date="2016-01-24T13:36:00Z">
        <w:r w:rsidR="0099305B">
          <w:rPr>
            <w:lang w:val="en-CA"/>
          </w:rPr>
          <w:t>om</w:t>
        </w:r>
      </w:ins>
      <w:ins w:id="4849" w:author="Eric Boisvert" w:date="2016-01-24T13:35:00Z">
        <w:r w:rsidR="0099305B">
          <w:rPr>
            <w:lang w:val="en-CA"/>
          </w:rPr>
          <w:t>:</w:t>
        </w:r>
      </w:ins>
      <w:ins w:id="4850" w:author="Eric Boisvert" w:date="2015-11-22T12:19:00Z">
        <w:r>
          <w:rPr>
            <w:lang w:val="en-CA"/>
          </w:rPr>
          <w:t xml:space="preserve">OM_Observation. </w:t>
        </w:r>
      </w:ins>
      <w:ins w:id="4851" w:author="Eric Boisvert" w:date="2015-11-22T12:20:00Z">
        <w:r>
          <w:rPr>
            <w:lang w:val="en-CA"/>
          </w:rPr>
          <w:t xml:space="preserve">  This profile is designed to support the common </w:t>
        </w:r>
      </w:ins>
      <w:ins w:id="4852" w:author="Eric Boisvert" w:date="2015-11-22T12:21:00Z">
        <w:r>
          <w:rPr>
            <w:lang w:val="en-CA"/>
          </w:rPr>
          <w:t xml:space="preserve">use </w:t>
        </w:r>
      </w:ins>
      <w:ins w:id="4853" w:author="Eric Boisvert" w:date="2015-11-22T12:20:00Z">
        <w:r>
          <w:rPr>
            <w:lang w:val="en-CA"/>
          </w:rPr>
          <w:t>case of sampling</w:t>
        </w:r>
      </w:ins>
      <w:ins w:id="4854" w:author="Eric Boisvert" w:date="2015-11-22T12:21:00Z">
        <w:r>
          <w:rPr>
            <w:lang w:val="en-CA"/>
          </w:rPr>
          <w:t xml:space="preserve"> (or observing in situ)</w:t>
        </w:r>
      </w:ins>
      <w:ins w:id="4855" w:author="Eric Boisvert" w:date="2015-11-22T12:20:00Z">
        <w:r>
          <w:rPr>
            <w:lang w:val="en-CA"/>
          </w:rPr>
          <w:t xml:space="preserve"> along a borehole path</w:t>
        </w:r>
      </w:ins>
      <w:ins w:id="4856" w:author="Eric Boisvert" w:date="2015-11-22T12:21:00Z">
        <w:r>
          <w:rPr>
            <w:lang w:val="en-CA"/>
          </w:rPr>
          <w:t xml:space="preserve"> where the sample location </w:t>
        </w:r>
      </w:ins>
      <w:ins w:id="4857" w:author="Eric Boisvert" w:date="2015-11-22T12:23:00Z">
        <w:r>
          <w:rPr>
            <w:lang w:val="en-CA"/>
          </w:rPr>
          <w:t xml:space="preserve">is </w:t>
        </w:r>
      </w:ins>
      <w:ins w:id="4858"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4859" w:author="Eric Boisvert" w:date="2015-11-22T12:26:00Z"/>
          <w:lang w:val="en-CA"/>
        </w:rPr>
        <w:pPrChange w:id="4860" w:author="Eric Boisvert" w:date="2015-11-22T12:16:00Z">
          <w:pPr>
            <w:pStyle w:val="Heading1"/>
          </w:pPr>
        </w:pPrChange>
      </w:pPr>
      <w:ins w:id="4861" w:author="Eric Boisvert" w:date="2015-11-22T12:26:00Z">
        <w:r>
          <w:rPr>
            <w:lang w:val="en-CA"/>
          </w:rPr>
          <w:t xml:space="preserve">This profile provides encoding rules </w:t>
        </w:r>
      </w:ins>
      <w:ins w:id="4862" w:author="Eric Boisvert" w:date="2015-11-22T12:28:00Z">
        <w:r>
          <w:rPr>
            <w:lang w:val="en-CA"/>
          </w:rPr>
          <w:t>to</w:t>
        </w:r>
      </w:ins>
    </w:p>
    <w:p w14:paraId="7497EA07" w14:textId="33763A36" w:rsidR="00AE59F3" w:rsidRDefault="00A43288">
      <w:pPr>
        <w:pStyle w:val="ListParagraph"/>
        <w:numPr>
          <w:ilvl w:val="0"/>
          <w:numId w:val="27"/>
        </w:numPr>
        <w:rPr>
          <w:ins w:id="4863" w:author="Eric Boisvert" w:date="2015-11-22T12:27:00Z"/>
          <w:lang w:val="en-CA"/>
        </w:rPr>
        <w:pPrChange w:id="4864" w:author="Eric Boisvert" w:date="2015-11-22T12:26:00Z">
          <w:pPr>
            <w:pStyle w:val="Heading1"/>
          </w:pPr>
        </w:pPrChange>
      </w:pPr>
      <w:ins w:id="4865"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4866" w:author="Eric Boisvert" w:date="2015-11-22T12:29:00Z"/>
          <w:lang w:val="en-CA"/>
        </w:rPr>
        <w:pPrChange w:id="4867" w:author="Eric Boisvert" w:date="2015-11-22T12:26:00Z">
          <w:pPr>
            <w:pStyle w:val="Heading1"/>
          </w:pPr>
        </w:pPrChange>
      </w:pPr>
      <w:ins w:id="4868" w:author="Eric Boisvert" w:date="2015-11-22T12:29:00Z">
        <w:r>
          <w:rPr>
            <w:lang w:val="en-CA"/>
          </w:rPr>
          <w:t xml:space="preserve">A encoding pattern for </w:t>
        </w:r>
        <w:r w:rsidRPr="00A43288">
          <w:rPr>
            <w:i/>
            <w:lang w:val="en-CA"/>
            <w:rPrChange w:id="4869" w:author="Eric Boisvert" w:date="2015-11-22T12:29:00Z">
              <w:rPr>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4870" w:author="Eric Boisvert" w:date="2015-11-22T12:30:00Z"/>
          <w:lang w:val="en-CA"/>
        </w:rPr>
        <w:pPrChange w:id="4871" w:author="Eric Boisvert" w:date="2015-11-22T12:26:00Z">
          <w:pPr>
            <w:pStyle w:val="Heading1"/>
          </w:pPr>
        </w:pPrChange>
      </w:pPr>
      <w:ins w:id="4872" w:author="Eric Boisvert" w:date="2015-11-22T12:30:00Z">
        <w:r>
          <w:rPr>
            <w:lang w:val="en-CA"/>
          </w:rPr>
          <w:t>An linear spatial encoding</w:t>
        </w:r>
      </w:ins>
    </w:p>
    <w:p w14:paraId="36D1F2F7" w14:textId="03193EEE" w:rsidR="00A43288" w:rsidRPr="00A43288" w:rsidRDefault="009F0ABE">
      <w:pPr>
        <w:rPr>
          <w:ins w:id="4873" w:author="Eric Boisvert" w:date="2015-11-22T12:16:00Z"/>
          <w:lang w:val="en-CA"/>
        </w:rPr>
        <w:pPrChange w:id="4874" w:author="Eric Boisvert" w:date="2015-11-22T12:30:00Z">
          <w:pPr>
            <w:pStyle w:val="Heading1"/>
          </w:pPr>
        </w:pPrChange>
      </w:pPr>
      <w:ins w:id="4875" w:author="Eric Boisvert" w:date="2015-11-22T12:40:00Z">
        <w:r>
          <w:rPr>
            <w:lang w:val="en-CA"/>
          </w:rPr>
          <w:t xml:space="preserve">There are two relative position encoding options. </w:t>
        </w:r>
        <w:proofErr w:type="gramStart"/>
        <w:r>
          <w:rPr>
            <w:lang w:val="en-CA"/>
          </w:rPr>
          <w:t xml:space="preserve">Using GML 3.3 Linear referencing or using </w:t>
        </w:r>
      </w:ins>
      <w:ins w:id="4876" w:author="Eric Boisvert" w:date="2015-11-22T12:41:00Z">
        <w:r>
          <w:rPr>
            <w:lang w:val="en-CA"/>
          </w:rPr>
          <w:t>“GeoSciML” encoding.</w:t>
        </w:r>
      </w:ins>
      <w:proofErr w:type="gramEnd"/>
      <w:ins w:id="4877"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4878" w:name="_Toc439943510"/>
      <w:r>
        <w:rPr>
          <w:lang w:val="en-CA"/>
        </w:rPr>
        <w:t>GeoSciML CGI-IUGS Profile</w:t>
      </w:r>
      <w:bookmarkEnd w:id="4878"/>
    </w:p>
    <w:p w14:paraId="2513607A" w14:textId="541D7228" w:rsidR="009B3BBD" w:rsidRDefault="00C648D4" w:rsidP="00B31486">
      <w:pPr>
        <w:rPr>
          <w:color w:val="FF0000"/>
          <w:lang w:val="en-CA"/>
        </w:rPr>
      </w:pPr>
      <w:commentRangeStart w:id="4879"/>
      <w:r>
        <w:rPr>
          <w:color w:val="FF0000"/>
          <w:lang w:val="en-CA"/>
        </w:rPr>
        <w:t xml:space="preserve">This profile is the “international” version of GeoSciML, which essentially imposes a set of controlled vocabularies.  The profile simply states that vocabularies must come from </w:t>
      </w:r>
      <w:hyperlink r:id="rId121" w:history="1">
        <w:r w:rsidRPr="009A13E8">
          <w:rPr>
            <w:rStyle w:val="Hyperlink"/>
            <w:lang w:val="en-CA"/>
          </w:rPr>
          <w:t>http://resource.geosciml.org/</w:t>
        </w:r>
      </w:hyperlink>
      <w:r>
        <w:rPr>
          <w:color w:val="FF0000"/>
          <w:lang w:val="en-CA"/>
        </w:rPr>
        <w:t xml:space="preserve"> </w:t>
      </w:r>
      <w:commentRangeEnd w:id="4879"/>
      <w:r>
        <w:rPr>
          <w:rStyle w:val="CommentReference"/>
        </w:rPr>
        <w:commentReference w:id="4879"/>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4880" w:name="_Toc439943511"/>
      <w:r w:rsidRPr="00D12552">
        <w:rPr>
          <w:lang w:val="en-CA"/>
        </w:rPr>
        <w:lastRenderedPageBreak/>
        <w:t>Media Types for any data encoding(s)</w:t>
      </w:r>
      <w:bookmarkEnd w:id="4880"/>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4881" w:name="_Toc254961261"/>
      <w:bookmarkStart w:id="4882" w:name="_Ref259545760"/>
      <w:bookmarkStart w:id="4883" w:name="_Toc276720685"/>
      <w:bookmarkStart w:id="4884" w:name="_Toc279341984"/>
      <w:bookmarkStart w:id="4885" w:name="_Toc439943512"/>
      <w:bookmarkStart w:id="4886" w:name="_Toc443461105"/>
      <w:bookmarkStart w:id="4887" w:name="_Toc9996974"/>
      <w:bookmarkStart w:id="4888" w:name="_Ref207532276"/>
      <w:bookmarkStart w:id="4889" w:name="_Ref207532302"/>
      <w:bookmarkStart w:id="4890" w:name="_Ref207532345"/>
      <w:bookmarkStart w:id="4891" w:name="_Toc219622068"/>
      <w:r w:rsidRPr="00D12552">
        <w:rPr>
          <w:lang w:val="en-CA"/>
        </w:rPr>
        <w:t xml:space="preserve">Conformance class: </w:t>
      </w:r>
      <w:bookmarkEnd w:id="4881"/>
      <w:bookmarkEnd w:id="4882"/>
      <w:bookmarkEnd w:id="4883"/>
      <w:r w:rsidRPr="00D12552">
        <w:rPr>
          <w:lang w:val="en-CA"/>
        </w:rPr>
        <w:t xml:space="preserve">AAAA </w:t>
      </w:r>
      <w:r w:rsidRPr="00D12552">
        <w:rPr>
          <w:color w:val="FF0000"/>
          <w:lang w:val="en-CA"/>
        </w:rPr>
        <w:t>(repeat as necessary)</w:t>
      </w:r>
      <w:bookmarkEnd w:id="4884"/>
      <w:bookmarkEnd w:id="4885"/>
    </w:p>
    <w:p w14:paraId="61AC9702" w14:textId="77777777" w:rsidR="004A5507" w:rsidRPr="00D12552" w:rsidRDefault="004A5507" w:rsidP="004A5507">
      <w:pPr>
        <w:pStyle w:val="AnnexLevel2"/>
        <w:numPr>
          <w:ilvl w:val="0"/>
          <w:numId w:val="0"/>
        </w:numPr>
        <w:rPr>
          <w:lang w:val="en-CA"/>
        </w:rPr>
      </w:pPr>
    </w:p>
    <w:bookmarkEnd w:id="4886"/>
    <w:bookmarkEnd w:id="4887"/>
    <w:bookmarkEnd w:id="4888"/>
    <w:bookmarkEnd w:id="4889"/>
    <w:bookmarkEnd w:id="4890"/>
    <w:bookmarkEnd w:id="4891"/>
    <w:p w14:paraId="551E32D9" w14:textId="77777777" w:rsidR="00816648" w:rsidRDefault="00195C7D">
      <w:pPr>
        <w:rPr>
          <w:ins w:id="4892" w:author="Eric Boisvert" w:date="2016-01-05T08:47:00Z"/>
          <w:lang w:val="en-CA"/>
        </w:rPr>
        <w:pPrChange w:id="4893" w:author="Eric Boisvert" w:date="2016-01-05T08:47:00Z">
          <w:pPr>
            <w:pStyle w:val="Annex"/>
          </w:pPr>
        </w:pPrChange>
      </w:pPr>
      <w:ins w:id="4894" w:author="Eric Boisvert" w:date="2016-01-05T08:46:00Z">
        <w:r>
          <w:rPr>
            <w:lang w:val="en-CA"/>
          </w:rPr>
          <w:t>To consider for date time validation in portrayal (dat</w:t>
        </w:r>
      </w:ins>
      <w:ins w:id="4895"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4896" w:author="Eric Boisvert" w:date="2016-01-05T08:47:00Z"/>
          <w:rStyle w:val="reqtext"/>
          <w:rPrChange w:id="4897" w:author="Eric Boisvert" w:date="2016-01-05T08:48:00Z">
            <w:rPr>
              <w:ins w:id="4898" w:author="Eric Boisvert" w:date="2016-01-05T08:47:00Z"/>
              <w:lang w:val="en-CA"/>
            </w:rPr>
          </w:rPrChange>
        </w:rPr>
        <w:pPrChange w:id="4899" w:author="Eric Boisvert" w:date="2016-01-05T08:47:00Z">
          <w:pPr>
            <w:pStyle w:val="Annex"/>
          </w:pPr>
        </w:pPrChange>
      </w:pPr>
      <w:ins w:id="4900" w:author="Eric Boisvert" w:date="2016-01-05T08:47:00Z">
        <w:r w:rsidRPr="00816648">
          <w:rPr>
            <w:rStyle w:val="reqtext"/>
            <w:rPrChange w:id="4901" w:author="Eric Boisvert" w:date="2016-01-05T08:48:00Z">
              <w:rPr>
                <w:b w:val="0"/>
                <w:lang w:val="en-CA"/>
              </w:rPr>
            </w:rPrChange>
          </w:rPr>
          <w:t xml:space="preserve"> </w:t>
        </w:r>
        <w:proofErr w:type="gramStart"/>
        <w:r w:rsidRPr="00816648">
          <w:rPr>
            <w:rStyle w:val="reqtext"/>
            <w:rPrChange w:id="4902" w:author="Eric Boisvert" w:date="2016-01-05T08:48:00Z">
              <w:rPr>
                <w:b w:val="0"/>
                <w:lang w:val="en-CA"/>
              </w:rPr>
            </w:rPrChange>
          </w:rPr>
          <w:t>^(</w:t>
        </w:r>
        <w:proofErr w:type="gramEnd"/>
        <w:r w:rsidRPr="00816648">
          <w:rPr>
            <w:rStyle w:val="reqtext"/>
            <w:rPrChange w:id="4903" w:author="Eric Boisvert" w:date="2016-01-05T08:48:00Z">
              <w:rPr>
                <w:b w:val="0"/>
                <w:lang w:val="en-CA"/>
              </w:rPr>
            </w:rPrChange>
          </w:rPr>
          <w:t>[\+-]?\d{4}(?!\</w:t>
        </w:r>
        <w:proofErr w:type="gramStart"/>
        <w:r w:rsidRPr="00816648">
          <w:rPr>
            <w:rStyle w:val="reqtext"/>
            <w:rPrChange w:id="4904" w:author="Eric Boisvert" w:date="2016-01-05T08:48:00Z">
              <w:rPr>
                <w:b w:val="0"/>
                <w:lang w:val="en-CA"/>
              </w:rPr>
            </w:rPrChange>
          </w:rPr>
          <w:t>d{</w:t>
        </w:r>
        <w:proofErr w:type="gramEnd"/>
        <w:r w:rsidRPr="00816648">
          <w:rPr>
            <w:rStyle w:val="reqtext"/>
            <w:rPrChange w:id="4905" w:author="Eric Boisvert" w:date="2016-01-05T08:48:00Z">
              <w:rPr>
                <w:b w:val="0"/>
                <w:lang w:val="en-CA"/>
              </w:rPr>
            </w:rPrChange>
          </w:rPr>
          <w:t>2}\b))((-?)((0[1-9]|1[0-2])(\3([12]\d|0[1-9]|3[01]))?|W([0-4]\d|5[0-2])(-?[1-7])?|(00[1-9]|0[1-9]\d|[12]\d{2}|3([0-5]\d|6[1-6])))([T\s</w:t>
        </w:r>
        <w:proofErr w:type="gramStart"/>
        <w:r w:rsidRPr="00816648">
          <w:rPr>
            <w:rStyle w:val="reqtext"/>
            <w:rPrChange w:id="4906" w:author="Eric Boisvert" w:date="2016-01-05T08:48:00Z">
              <w:rPr>
                <w:b w:val="0"/>
                <w:lang w:val="en-CA"/>
              </w:rPr>
            </w:rPrChange>
          </w:rPr>
          <w:t>](</w:t>
        </w:r>
        <w:proofErr w:type="gramEnd"/>
        <w:r w:rsidRPr="00816648">
          <w:rPr>
            <w:rStyle w:val="reqtext"/>
            <w:rPrChange w:id="4907" w:author="Eric Boisvert" w:date="2016-01-05T08:48:00Z">
              <w:rPr>
                <w:b w:val="0"/>
                <w:lang w:val="en-CA"/>
              </w:rPr>
            </w:rPrChange>
          </w:rPr>
          <w:t>(([01]\d|2[0-3])((:?)[0-5]\d)</w:t>
        </w:r>
        <w:proofErr w:type="gramStart"/>
        <w:r w:rsidRPr="00816648">
          <w:rPr>
            <w:rStyle w:val="reqtext"/>
            <w:rPrChange w:id="4908" w:author="Eric Boisvert" w:date="2016-01-05T08:48:00Z">
              <w:rPr>
                <w:b w:val="0"/>
                <w:lang w:val="en-CA"/>
              </w:rPr>
            </w:rPrChange>
          </w:rPr>
          <w:t>?|</w:t>
        </w:r>
        <w:proofErr w:type="gramEnd"/>
        <w:r w:rsidRPr="00816648">
          <w:rPr>
            <w:rStyle w:val="reqtext"/>
            <w:rPrChange w:id="4909" w:author="Eric Boisvert" w:date="2016-01-05T08:48:00Z">
              <w:rPr>
                <w:b w:val="0"/>
                <w:lang w:val="en-CA"/>
              </w:rPr>
            </w:rPrChange>
          </w:rPr>
          <w:t>24\:?00)([\.,]\d+(?!:))?)?(\</w:t>
        </w:r>
        <w:proofErr w:type="gramStart"/>
        <w:r w:rsidRPr="00816648">
          <w:rPr>
            <w:rStyle w:val="reqtext"/>
            <w:rPrChange w:id="4910" w:author="Eric Boisvert" w:date="2016-01-05T08:48:00Z">
              <w:rPr>
                <w:b w:val="0"/>
                <w:lang w:val="en-CA"/>
              </w:rPr>
            </w:rPrChange>
          </w:rPr>
          <w:t>17[</w:t>
        </w:r>
        <w:proofErr w:type="gramEnd"/>
        <w:r w:rsidRPr="00816648">
          <w:rPr>
            <w:rStyle w:val="reqtext"/>
            <w:rPrChange w:id="4911" w:author="Eric Boisvert" w:date="2016-01-05T08:48:00Z">
              <w:rPr>
                <w:b w:val="0"/>
                <w:lang w:val="en-CA"/>
              </w:rPr>
            </w:rPrChange>
          </w:rPr>
          <w:t>0-5]\d([\.,]\d+)?)?([zZ]</w:t>
        </w:r>
        <w:proofErr w:type="gramStart"/>
        <w:r w:rsidRPr="00816648">
          <w:rPr>
            <w:rStyle w:val="reqtext"/>
            <w:rPrChange w:id="4912" w:author="Eric Boisvert" w:date="2016-01-05T08:48:00Z">
              <w:rPr>
                <w:b w:val="0"/>
                <w:lang w:val="en-CA"/>
              </w:rPr>
            </w:rPrChange>
          </w:rPr>
          <w:t>|(</w:t>
        </w:r>
        <w:proofErr w:type="gramEnd"/>
        <w:r w:rsidRPr="00816648">
          <w:rPr>
            <w:rStyle w:val="reqtext"/>
            <w:rPrChange w:id="4913" w:author="Eric Boisvert" w:date="2016-01-05T08:48:00Z">
              <w:rPr>
                <w:b w:val="0"/>
                <w:lang w:val="en-CA"/>
              </w:rPr>
            </w:rPrChange>
          </w:rPr>
          <w:t>[\+-])([01]\d|2[0-3]):?([0-5]\d)?)?)?)?$</w:t>
        </w:r>
      </w:ins>
    </w:p>
    <w:p w14:paraId="082D716F" w14:textId="77777777" w:rsidR="00816648" w:rsidRDefault="00816648">
      <w:pPr>
        <w:rPr>
          <w:ins w:id="4914" w:author="Eric Boisvert" w:date="2016-01-05T08:47:00Z"/>
          <w:lang w:val="en-CA"/>
        </w:rPr>
        <w:pPrChange w:id="4915" w:author="Eric Boisvert" w:date="2016-01-05T08:47:00Z">
          <w:pPr>
            <w:pStyle w:val="Annex"/>
          </w:pPr>
        </w:pPrChange>
      </w:pPr>
    </w:p>
    <w:p w14:paraId="37A1A78B" w14:textId="7ABB8D6C" w:rsidR="00816648" w:rsidRDefault="00195C7D">
      <w:pPr>
        <w:rPr>
          <w:ins w:id="4916" w:author="Eric Boisvert" w:date="2016-01-05T08:47:00Z"/>
          <w:lang w:val="en-CA"/>
        </w:rPr>
        <w:pPrChange w:id="4917" w:author="Eric Boisvert" w:date="2016-01-05T08:47:00Z">
          <w:pPr>
            <w:pStyle w:val="Annex"/>
          </w:pPr>
        </w:pPrChange>
      </w:pPr>
      <w:ins w:id="4918"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4919"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4919"/>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4920"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4921" w:author="Eric Boisvert" w:date="2016-01-05T08:45:00Z"/>
                <w:lang w:val="en-CA"/>
              </w:rPr>
            </w:pPr>
            <w:ins w:id="4922"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4923" w:author="Eric Boisvert" w:date="2016-01-05T08:45:00Z"/>
                <w:lang w:val="en-CA"/>
              </w:rPr>
            </w:pPr>
            <w:ins w:id="4924"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4925" w:author="Eric Boisvert" w:date="2016-01-05T08:45:00Z"/>
                <w:lang w:val="en-CA"/>
              </w:rPr>
            </w:pPr>
            <w:ins w:id="4926"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4927" w:author="Eric Boisvert" w:date="2016-01-05T08:45:00Z"/>
                <w:lang w:val="en-CA"/>
              </w:rPr>
            </w:pPr>
            <w:ins w:id="4928"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4929" w:author="Eric Boisvert" w:date="2016-01-05T08:45:00Z"/>
                <w:lang w:val="en-CA"/>
              </w:rPr>
            </w:pPr>
            <w:ins w:id="4930" w:author="Eric Boisvert" w:date="2016-01-05T08:45:00Z">
              <w:r>
                <w:rPr>
                  <w:lang w:val="en-CA"/>
                </w:rPr>
                <w:t>Group review of some clauses</w:t>
              </w:r>
            </w:ins>
            <w:ins w:id="4931"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4932" w:author="Eric Boisvert" w:date="2016-01-05T08:44:00Z">
              <w:r>
                <w:rPr>
                  <w:lang w:val="en-CA"/>
                </w:rPr>
                <w:t>201</w:t>
              </w:r>
            </w:ins>
            <w:ins w:id="4933" w:author="Eric Boisvert" w:date="2016-01-05T08:45:00Z">
              <w:r>
                <w:rPr>
                  <w:lang w:val="en-CA"/>
                </w:rPr>
                <w:t>6</w:t>
              </w:r>
            </w:ins>
            <w:ins w:id="4934"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4935"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4936"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4937"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4938" w:author="Eric Boisvert" w:date="2016-01-05T08:46:00Z">
              <w:r>
                <w:rPr>
                  <w:lang w:val="en-CA"/>
                </w:rPr>
                <w:t>Global review of text for first draft</w:t>
              </w:r>
            </w:ins>
            <w:ins w:id="4939"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2011, Geological map of Etna volcano</w:t>
      </w:r>
      <w:proofErr w:type="gramStart"/>
      <w:r>
        <w:rPr>
          <w:lang w:val="en-CA"/>
        </w:rPr>
        <w:t xml:space="preserve">,  </w:t>
      </w:r>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22"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4940"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w:t>
      </w:r>
      <w:proofErr w:type="gramStart"/>
      <w:r w:rsidR="006F2329" w:rsidRPr="006F2329">
        <w:rPr>
          <w:lang w:val="en-CA"/>
        </w:rPr>
        <w:t>,.</w:t>
      </w:r>
      <w:proofErr w:type="gramEnd"/>
      <w:r w:rsidR="006F2329" w:rsidRPr="006F2329">
        <w:rPr>
          <w:lang w:val="en-CA"/>
        </w:rPr>
        <w:t xml:space="preserve"> ARIZONA. </w:t>
      </w:r>
      <w:proofErr w:type="gramStart"/>
      <w:r w:rsidR="006F2329" w:rsidRPr="006F2329">
        <w:rPr>
          <w:lang w:val="en-CA"/>
        </w:rPr>
        <w:t>Geologic map of the Bartlett Mountain Quadrangle, Pima and Santa Cruz counties, Arizona, I-2624.</w:t>
      </w:r>
      <w:proofErr w:type="gramEnd"/>
      <w:r w:rsidR="006F2329" w:rsidRPr="006F2329">
        <w:rPr>
          <w:lang w:val="en-CA"/>
        </w:rPr>
        <w:t xml:space="preserve"> </w:t>
      </w:r>
      <w:proofErr w:type="gramStart"/>
      <w:r w:rsidR="006F2329" w:rsidRPr="006F2329">
        <w:rPr>
          <w:lang w:val="en-CA"/>
        </w:rPr>
        <w:t>Lat 31 deg 22'30" to 31 deg 30', long 111 deg 15' to 111 deg 22'30".</w:t>
      </w:r>
      <w:proofErr w:type="gramEnd"/>
      <w:r w:rsidR="006F2329" w:rsidRPr="006F2329">
        <w:rPr>
          <w:lang w:val="en-CA"/>
        </w:rPr>
        <w:t xml:space="preserve"> Scale 1:24,000 (1 inch = 2,000 feet). </w:t>
      </w:r>
      <w:proofErr w:type="gramStart"/>
      <w:r w:rsidR="006F2329" w:rsidRPr="006F2329">
        <w:rPr>
          <w:lang w:val="en-CA"/>
        </w:rPr>
        <w:t>Sheet 43 by 39 1/2 inches.</w:t>
      </w:r>
      <w:proofErr w:type="gramEnd"/>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proofErr w:type="gramStart"/>
      <w:r w:rsidRPr="004A04F6">
        <w:rPr>
          <w:lang w:val="en-CA"/>
        </w:rPr>
        <w:t>geology</w:t>
      </w:r>
      <w:proofErr w:type="gramEnd"/>
      <w:r w:rsidRPr="004A04F6">
        <w:rPr>
          <w:lang w:val="en-CA"/>
        </w:rPr>
        <w:t>.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lang w:val="en-CA"/>
        </w:rPr>
      </w:pPr>
      <w:r w:rsidRPr="004A04F6">
        <w:rPr>
          <w:lang w:val="en-CA"/>
        </w:rPr>
        <w:t>Passchier, C.W. &amp; Trouw, R.A.J., 1998: Microtectonics, Springer, ISBN 3-540-58713-6</w:t>
      </w: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p>
    <w:p w14:paraId="4A5558E4" w14:textId="77777777" w:rsidR="004A04F6" w:rsidRDefault="004A04F6" w:rsidP="006F2329">
      <w:pPr>
        <w:pStyle w:val="OGCtableheader"/>
        <w:rPr>
          <w:ins w:id="4941" w:author="Eric Boisvert" w:date="2016-01-19T19:04:00Z"/>
          <w:lang w:val="en-CA"/>
        </w:rPr>
      </w:pPr>
    </w:p>
    <w:p w14:paraId="33459CDA" w14:textId="34872F77" w:rsidR="003968C9" w:rsidRDefault="003968C9" w:rsidP="006F2329">
      <w:pPr>
        <w:pStyle w:val="OGCtableheader"/>
        <w:rPr>
          <w:ins w:id="4942" w:author="Eric Boisvert" w:date="2016-01-19T19:05:00Z"/>
          <w:rFonts w:ascii="Times" w:hAnsi="Times"/>
          <w:color w:val="1F1E1F"/>
          <w:sz w:val="21"/>
          <w:szCs w:val="21"/>
        </w:rPr>
      </w:pPr>
      <w:ins w:id="4943" w:author="Eric Boisvert" w:date="2016-01-19T19:04:00Z">
        <w:r>
          <w:rPr>
            <w:rFonts w:ascii="Times" w:hAnsi="Times"/>
            <w:color w:val="1F1E1F"/>
            <w:sz w:val="21"/>
            <w:szCs w:val="21"/>
          </w:rPr>
          <w:t>TÚNYI, I, et al (2005) ,</w:t>
        </w:r>
      </w:ins>
      <w:ins w:id="4944"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4945"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proofErr w:type="gramStart"/>
      <w:r w:rsidRPr="004A04F6">
        <w:rPr>
          <w:lang w:val="en-CA"/>
        </w:rPr>
        <w:t>,</w:t>
      </w:r>
      <w:r>
        <w:rPr>
          <w:lang w:val="en-CA"/>
        </w:rPr>
        <w:t>F.J</w:t>
      </w:r>
      <w:proofErr w:type="gramEnd"/>
      <w:r>
        <w:rPr>
          <w:lang w:val="en-CA"/>
        </w:rPr>
        <w:t xml:space="preserve">,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4946" w:author="Eric Boisvert" w:date="2016-01-19T20:31:00Z"/>
          <w:lang w:val="en-CA"/>
        </w:rPr>
      </w:pPr>
    </w:p>
    <w:p w14:paraId="5F21EA29" w14:textId="4C8E7A8C" w:rsidR="00C01850" w:rsidRDefault="001111B0" w:rsidP="006F2329">
      <w:pPr>
        <w:pStyle w:val="OGCtableheader"/>
        <w:rPr>
          <w:ins w:id="4947" w:author="Eric Boisvert" w:date="2016-01-19T20:31:00Z"/>
          <w:lang w:val="en-CA"/>
        </w:rPr>
      </w:pPr>
      <w:proofErr w:type="gramStart"/>
      <w:ins w:id="4948" w:author="Eric Boisvert" w:date="2016-01-19T20:31:00Z">
        <w:r>
          <w:rPr>
            <w:lang w:val="en-CA"/>
          </w:rPr>
          <w:t xml:space="preserve">Ventouras, S, </w:t>
        </w:r>
        <w:r w:rsidRPr="001111B0">
          <w:rPr>
            <w:lang w:val="en-CA"/>
          </w:rPr>
          <w:t>Lawrence, BN and Cox, Simon (2009) MOLES-v3 Information Model.</w:t>
        </w:r>
        <w:proofErr w:type="gramEnd"/>
        <w:r w:rsidRPr="001111B0">
          <w:rPr>
            <w:lang w:val="en-CA"/>
          </w:rPr>
          <w:t xml:space="preserve"> In: EGU General Assembly Vienna 2010.</w:t>
        </w:r>
      </w:ins>
    </w:p>
    <w:p w14:paraId="3081DE68" w14:textId="77777777" w:rsidR="001111B0" w:rsidRDefault="001111B0" w:rsidP="006F2329">
      <w:pPr>
        <w:pStyle w:val="OGCtableheader"/>
        <w:rPr>
          <w:ins w:id="4949" w:author="Eric Boisvert" w:date="2016-01-19T20:30:00Z"/>
          <w:lang w:val="en-CA"/>
        </w:rPr>
      </w:pPr>
    </w:p>
    <w:p w14:paraId="4106A3C1" w14:textId="4F955F9D" w:rsidR="001111B0" w:rsidRDefault="001111B0" w:rsidP="006F2329">
      <w:pPr>
        <w:pStyle w:val="OGCtableheader"/>
        <w:rPr>
          <w:lang w:val="en-CA"/>
        </w:rPr>
      </w:pPr>
      <w:ins w:id="4950"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proofErr w:type="gramStart"/>
      <w:r w:rsidRPr="00757EBF">
        <w:rPr>
          <w:lang w:val="en-CA"/>
        </w:rPr>
        <w:t>Walsh, S.L. Gradstein, F.M. &amp; Ogg, J.G., 2004, History, philosophy, and application of the Global Stratotype Section and Point (GSSP).</w:t>
      </w:r>
      <w:proofErr w:type="gramEnd"/>
      <w:r w:rsidRPr="00757EBF">
        <w:rPr>
          <w:lang w:val="en-CA"/>
        </w:rPr>
        <w:t xml:space="preserve"> Lethaia, Vol. 37, pp. 201-218. Oslo. ISSN 0024-1164</w:t>
      </w:r>
      <w:r w:rsidR="00E32A61">
        <w:rPr>
          <w:lang w:val="en-CA"/>
        </w:rPr>
        <w:t xml:space="preserve"> </w:t>
      </w:r>
      <w:hyperlink r:id="rId123"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2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1" w:author="Eric Boisvert" w:date="2016-01-24T15:00:00Z" w:initials="EB/L">
    <w:p w14:paraId="6655E12C" w14:textId="77777777" w:rsidR="00CD22DC" w:rsidRDefault="00CD22DC">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495" w:author="Eric Boisvert" w:date="2016-01-24T15:00:00Z" w:initials="EB/L">
    <w:p w14:paraId="07AC35A5" w14:textId="77777777" w:rsidR="00CD22DC" w:rsidRDefault="00CD22DC">
      <w:pPr>
        <w:pStyle w:val="CommentText"/>
      </w:pPr>
      <w:r>
        <w:rPr>
          <w:rStyle w:val="CommentReference"/>
        </w:rPr>
        <w:annotationRef/>
      </w:r>
      <w:r>
        <w:t>More. Must check the OGC affiliation rule</w:t>
      </w:r>
    </w:p>
  </w:comment>
  <w:comment w:id="573" w:author="Steve Richard" w:date="2016-01-24T15:00:00Z" w:initials="SR">
    <w:p w14:paraId="2928802D" w14:textId="77777777" w:rsidR="00CD22DC" w:rsidRDefault="00CD22DC">
      <w:pPr>
        <w:pStyle w:val="CommentText"/>
      </w:pPr>
      <w:r>
        <w:rPr>
          <w:rStyle w:val="CommentReference"/>
        </w:rPr>
        <w:annotationRef/>
      </w:r>
      <w:r>
        <w:t>I think portrayal is an implementation of the conceptual model, not part of the conceptual model. I’ll work on the wording if I get a chance.</w:t>
      </w:r>
    </w:p>
  </w:comment>
  <w:comment w:id="781" w:author="Eric Boisvert" w:date="2016-01-24T15:00:00Z" w:initials="EB/L">
    <w:p w14:paraId="76D73394" w14:textId="14E5F3D1" w:rsidR="00CD22DC" w:rsidRDefault="00CD22DC">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787" w:author="Eric Boisvert" w:date="2016-01-24T15:00:00Z" w:initials="EB/L">
    <w:p w14:paraId="72D76448" w14:textId="0D6009B0" w:rsidR="00CD22DC" w:rsidRDefault="00CD22DC">
      <w:pPr>
        <w:pStyle w:val="CommentText"/>
      </w:pPr>
      <w:r>
        <w:rPr>
          <w:rStyle w:val="CommentReference"/>
        </w:rPr>
        <w:annotationRef/>
      </w:r>
      <w:r>
        <w:t xml:space="preserve">Which </w:t>
      </w:r>
      <w:proofErr w:type="gramStart"/>
      <w:r>
        <w:t>ones ?</w:t>
      </w:r>
      <w:proofErr w:type="gramEnd"/>
    </w:p>
  </w:comment>
  <w:comment w:id="802" w:author="Eric Boisvert" w:date="2016-01-24T15:00:00Z" w:initials="EB/L">
    <w:p w14:paraId="11C9FC8B" w14:textId="77777777" w:rsidR="00CD22DC" w:rsidRDefault="00CD22DC">
      <w:pPr>
        <w:pStyle w:val="CommentText"/>
      </w:pPr>
      <w:r>
        <w:rPr>
          <w:rStyle w:val="CommentReference"/>
        </w:rPr>
        <w:annotationRef/>
      </w:r>
      <w:r>
        <w:t>Adapt to GeoSciML</w:t>
      </w:r>
    </w:p>
  </w:comment>
  <w:comment w:id="925" w:author="Eric Boisvert" w:date="2016-01-24T15:00:00Z" w:initials="EB/L">
    <w:p w14:paraId="4A0AAB76" w14:textId="1C97EBE4" w:rsidR="00CD22DC" w:rsidRDefault="00CD22DC">
      <w:pPr>
        <w:pStyle w:val="CommentText"/>
      </w:pPr>
      <w:r>
        <w:rPr>
          <w:rStyle w:val="CommentReference"/>
        </w:rPr>
        <w:annotationRef/>
      </w:r>
      <w:r>
        <w:t>Will likely be removed</w:t>
      </w:r>
    </w:p>
  </w:comment>
  <w:comment w:id="993" w:author="Eric Boisvert" w:date="2016-01-24T15:00:00Z" w:initials="EB/L">
    <w:p w14:paraId="0CEA0AD6" w14:textId="77777777" w:rsidR="00CD22DC" w:rsidRDefault="00CD22DC">
      <w:pPr>
        <w:pStyle w:val="CommentText"/>
      </w:pPr>
      <w:r>
        <w:rPr>
          <w:rStyle w:val="CommentReference"/>
        </w:rPr>
        <w:annotationRef/>
      </w:r>
      <w:r>
        <w:t>My pet peeves</w:t>
      </w:r>
    </w:p>
  </w:comment>
  <w:comment w:id="995" w:author="Eric Boisvert" w:date="2016-01-24T15:00:00Z" w:initials="EB/L">
    <w:p w14:paraId="09AE58E9" w14:textId="77777777" w:rsidR="00CD22DC" w:rsidRDefault="00CD22DC">
      <w:pPr>
        <w:pStyle w:val="CommentText"/>
      </w:pPr>
      <w:r>
        <w:rPr>
          <w:rStyle w:val="CommentReference"/>
        </w:rPr>
        <w:annotationRef/>
      </w:r>
      <w:r>
        <w:t>We don’t have a clear way to report this, unless we allow a nillable property to have both a nil and a content (the Organism class) nilReason = absent</w:t>
      </w:r>
    </w:p>
  </w:comment>
  <w:comment w:id="994" w:author="Eric Boisvert" w:date="2016-01-24T15:00:00Z" w:initials="EB/L">
    <w:p w14:paraId="0E9B0D43" w14:textId="025D0DD1" w:rsidR="00CD22DC" w:rsidRDefault="00CD22DC">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997" w:author="Eric Boisvert" w:date="2016-01-24T15:00:00Z" w:initials="EB/L">
    <w:p w14:paraId="009599B9" w14:textId="77777777" w:rsidR="00CD22DC" w:rsidRDefault="00CD22DC">
      <w:pPr>
        <w:pStyle w:val="CommentText"/>
      </w:pPr>
      <w:r>
        <w:rPr>
          <w:rStyle w:val="CommentReference"/>
        </w:rPr>
        <w:annotationRef/>
      </w:r>
      <w:r>
        <w:t>The way to do this in GeoSciML is to have ConstituentPart/proportion = 0</w:t>
      </w:r>
    </w:p>
  </w:comment>
  <w:comment w:id="1052" w:author="Eric Boisvert" w:date="2016-01-24T15:00:00Z" w:initials="EB/L">
    <w:p w14:paraId="285ACA1A" w14:textId="050EE93A" w:rsidR="00CD22DC" w:rsidRDefault="00CD22DC">
      <w:pPr>
        <w:pStyle w:val="CommentText"/>
      </w:pPr>
      <w:r>
        <w:rPr>
          <w:rStyle w:val="CommentReference"/>
        </w:rPr>
        <w:annotationRef/>
      </w:r>
      <w:r>
        <w:t>Move to own requirements class</w:t>
      </w:r>
    </w:p>
  </w:comment>
  <w:comment w:id="1053" w:author="Eric Boisvert" w:date="2016-01-24T15:00:00Z" w:initials="EB/L">
    <w:p w14:paraId="20D344E6" w14:textId="4DC741AF" w:rsidR="00CD22DC" w:rsidRDefault="00CD22DC">
      <w:pPr>
        <w:pStyle w:val="CommentText"/>
      </w:pPr>
      <w:r>
        <w:rPr>
          <w:rStyle w:val="CommentReference"/>
        </w:rPr>
        <w:annotationRef/>
      </w:r>
      <w:r>
        <w:t>Double check for the right name</w:t>
      </w:r>
    </w:p>
  </w:comment>
  <w:comment w:id="1153" w:author="Eric Boisvert" w:date="2016-01-24T15:00:00Z" w:initials="EB/L">
    <w:p w14:paraId="543EE89F" w14:textId="14D31BC3" w:rsidR="00CD22DC" w:rsidRDefault="00CD22DC">
      <w:pPr>
        <w:pStyle w:val="CommentText"/>
      </w:pPr>
      <w:r>
        <w:rPr>
          <w:rStyle w:val="CommentReference"/>
        </w:rPr>
        <w:annotationRef/>
      </w:r>
      <w:r>
        <w:t>The following two clauses should probably be in their own profile</w:t>
      </w:r>
    </w:p>
  </w:comment>
  <w:comment w:id="1156" w:author="Eric Boisvert" w:date="2016-01-24T15:00:00Z" w:initials="EB/L">
    <w:p w14:paraId="61064CC3" w14:textId="0B759CA5" w:rsidR="00CD22DC" w:rsidRDefault="00CD22DC">
      <w:pPr>
        <w:pStyle w:val="CommentText"/>
      </w:pPr>
      <w:r>
        <w:rPr>
          <w:rStyle w:val="CommentReference"/>
        </w:rPr>
        <w:annotationRef/>
      </w:r>
      <w:r>
        <w:t>Move to LOD requirements class</w:t>
      </w:r>
    </w:p>
  </w:comment>
  <w:comment w:id="1162" w:author="Eric Boisvert" w:date="2016-01-24T15:00:00Z" w:initials="EB/L">
    <w:p w14:paraId="1FAED83F" w14:textId="02425D3D" w:rsidR="00CD22DC" w:rsidRDefault="00CD22DC">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1166" w:author="Eric Boisvert" w:date="2016-01-24T15:00:00Z" w:initials="EB/L">
    <w:p w14:paraId="54872106" w14:textId="6452D0FA" w:rsidR="00CD22DC" w:rsidRDefault="00CD22DC">
      <w:pPr>
        <w:pStyle w:val="CommentText"/>
      </w:pPr>
      <w:r>
        <w:rPr>
          <w:rStyle w:val="CommentReference"/>
        </w:rPr>
        <w:annotationRef/>
      </w:r>
      <w:r>
        <w:t xml:space="preserve">Intro text essentially stolen from 7.1 cookbook </w:t>
      </w:r>
      <w:r w:rsidRPr="00762332">
        <w:t>http://www.onegeology.org/wmscookbook/7_1.html</w:t>
      </w:r>
    </w:p>
  </w:comment>
  <w:comment w:id="1186" w:author="Eric Boisvert" w:date="2016-01-24T15:00:00Z" w:initials="EB/L">
    <w:p w14:paraId="23F0E68C" w14:textId="77656969" w:rsidR="00CD22DC" w:rsidRDefault="00CD22DC">
      <w:pPr>
        <w:pStyle w:val="CommentText"/>
      </w:pPr>
      <w:r>
        <w:rPr>
          <w:rStyle w:val="CommentReference"/>
        </w:rPr>
        <w:annotationRef/>
      </w:r>
      <w:r>
        <w:t>I don’t understand what this means</w:t>
      </w:r>
    </w:p>
  </w:comment>
  <w:comment w:id="1189" w:author="Eric Boisvert" w:date="2016-01-24T15:00:00Z" w:initials="EB/L">
    <w:p w14:paraId="62949A4B" w14:textId="306C7013" w:rsidR="00CD22DC" w:rsidRDefault="00CD22DC">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 ?</w:t>
      </w:r>
      <w:proofErr w:type="gramEnd"/>
      <w:r>
        <w:t xml:space="preserve"> If so, we don’t need to define the concept of a dataset</w:t>
      </w:r>
    </w:p>
  </w:comment>
  <w:comment w:id="1190" w:author="Eric Boisvert" w:date="2016-01-24T15:00:00Z" w:initials="EB/L">
    <w:p w14:paraId="6D70419C" w14:textId="51DEC8C7" w:rsidR="00CD22DC" w:rsidRDefault="00CD22DC">
      <w:pPr>
        <w:pStyle w:val="CommentText"/>
      </w:pPr>
      <w:r>
        <w:rPr>
          <w:rStyle w:val="CommentReference"/>
        </w:rPr>
        <w:annotationRef/>
      </w:r>
      <w:r>
        <w:t xml:space="preserve">Check, eg. </w:t>
      </w:r>
    </w:p>
  </w:comment>
  <w:comment w:id="1191" w:author="Eric Boisvert" w:date="2016-01-24T15:00:00Z" w:initials="EB/L">
    <w:p w14:paraId="7ED5E424" w14:textId="2BED472C" w:rsidR="00CD22DC" w:rsidRDefault="00CD22DC">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1200" w:author="Eric Boisvert" w:date="2016-01-24T15:00:00Z" w:initials="EB/L">
    <w:p w14:paraId="65E74C2D" w14:textId="77777777" w:rsidR="00CD22DC" w:rsidRDefault="00CD22DC" w:rsidP="00D96958">
      <w:pPr>
        <w:pStyle w:val="CommentText"/>
      </w:pPr>
      <w:r>
        <w:rPr>
          <w:rStyle w:val="CommentReference"/>
        </w:rPr>
        <w:annotationRef/>
      </w:r>
      <w:r>
        <w:t xml:space="preserve">Check, eg. </w:t>
      </w:r>
    </w:p>
  </w:comment>
  <w:comment w:id="1201" w:author="Eric Boisvert" w:date="2016-01-24T15:00:00Z" w:initials="EB/L">
    <w:p w14:paraId="1AAB0499" w14:textId="77777777" w:rsidR="00CD22DC" w:rsidRDefault="00CD22DC"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1218" w:author="Eric Boisvert" w:date="2016-01-24T15:00:00Z" w:initials="EB/L">
    <w:p w14:paraId="2DDC24B9" w14:textId="77777777" w:rsidR="00CD22DC" w:rsidRDefault="00CD22DC"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1233" w:author="Eric Boisvert" w:date="2016-01-24T15:00:00Z" w:initials="EB/L">
    <w:p w14:paraId="71798E18" w14:textId="77777777" w:rsidR="00CD22DC" w:rsidRDefault="00CD22DC" w:rsidP="00176E9E">
      <w:pPr>
        <w:pStyle w:val="CommentText"/>
      </w:pPr>
      <w:r>
        <w:rPr>
          <w:rStyle w:val="CommentReference"/>
        </w:rPr>
        <w:annotationRef/>
      </w:r>
      <w:r>
        <w:t>This is a shortcut or a replacement of getting the full MappedFeature and the resolve the specification association</w:t>
      </w:r>
    </w:p>
  </w:comment>
  <w:comment w:id="1244" w:author="Eric Boisvert" w:date="2016-01-24T15:00:00Z" w:initials="EB/L">
    <w:p w14:paraId="021DDEA1" w14:textId="77777777" w:rsidR="00CD22DC" w:rsidRDefault="00CD22DC" w:rsidP="00D96958">
      <w:pPr>
        <w:pStyle w:val="CommentText"/>
      </w:pPr>
      <w:r>
        <w:rPr>
          <w:rStyle w:val="CommentReference"/>
        </w:rPr>
        <w:annotationRef/>
      </w:r>
      <w:r>
        <w:t xml:space="preserve">Check, eg. </w:t>
      </w:r>
    </w:p>
  </w:comment>
  <w:comment w:id="1273" w:author="Eric Boisvert" w:date="2016-01-24T15:00:00Z" w:initials="EB/L">
    <w:p w14:paraId="5396C471" w14:textId="77777777" w:rsidR="00CD22DC" w:rsidRDefault="00CD22DC" w:rsidP="00BE718C">
      <w:pPr>
        <w:pStyle w:val="CommentText"/>
      </w:pPr>
      <w:r>
        <w:rPr>
          <w:rStyle w:val="CommentReference"/>
        </w:rPr>
        <w:annotationRef/>
      </w:r>
      <w:r>
        <w:t xml:space="preserve">Resolve implies URI – doesn’t </w:t>
      </w:r>
      <w:proofErr w:type="gramStart"/>
      <w:r>
        <w:t>it ?</w:t>
      </w:r>
      <w:proofErr w:type="gramEnd"/>
    </w:p>
  </w:comment>
  <w:comment w:id="1274" w:author="Eric Boisvert" w:date="2016-01-24T15:00:00Z" w:initials="EB/L">
    <w:p w14:paraId="4F72F3C7" w14:textId="3369AAC6" w:rsidR="00CD22DC" w:rsidRDefault="00CD22DC">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1315" w:author="Eric Boisvert" w:date="2016-01-24T15:00:00Z" w:initials="EB/L">
    <w:p w14:paraId="52CEAD5D" w14:textId="77777777" w:rsidR="00CD22DC" w:rsidRDefault="00CD22DC" w:rsidP="00D96958">
      <w:pPr>
        <w:pStyle w:val="CommentText"/>
      </w:pPr>
      <w:r>
        <w:rPr>
          <w:rStyle w:val="CommentReference"/>
        </w:rPr>
        <w:annotationRef/>
      </w:r>
      <w:r>
        <w:t xml:space="preserve">Check, eg. </w:t>
      </w:r>
    </w:p>
  </w:comment>
  <w:comment w:id="1355" w:author="Eric Boisvert" w:date="2016-01-24T15:00:00Z" w:initials="EB/L">
    <w:p w14:paraId="1AA086B4" w14:textId="77777777" w:rsidR="00CD22DC" w:rsidRDefault="00CD22DC" w:rsidP="00D96958">
      <w:pPr>
        <w:pStyle w:val="CommentText"/>
      </w:pPr>
      <w:r>
        <w:rPr>
          <w:rStyle w:val="CommentReference"/>
        </w:rPr>
        <w:annotationRef/>
      </w:r>
      <w:r>
        <w:t xml:space="preserve">Check, eg. </w:t>
      </w:r>
    </w:p>
  </w:comment>
  <w:comment w:id="1403" w:author="Eric Boisvert" w:date="2016-01-24T15:00:00Z" w:initials="EB/L">
    <w:p w14:paraId="58D17B83" w14:textId="77777777" w:rsidR="00CD22DC" w:rsidRDefault="00CD22DC" w:rsidP="00DF2985">
      <w:pPr>
        <w:pStyle w:val="CommentText"/>
      </w:pPr>
      <w:r>
        <w:rPr>
          <w:rStyle w:val="CommentReference"/>
        </w:rPr>
        <w:annotationRef/>
      </w:r>
      <w:r>
        <w:t xml:space="preserve">Check, eg. </w:t>
      </w:r>
    </w:p>
  </w:comment>
  <w:comment w:id="1468" w:author="Eric Boisvert" w:date="2016-01-24T15:00:00Z" w:initials="EB/L">
    <w:p w14:paraId="3F27E355" w14:textId="77777777" w:rsidR="00CD22DC" w:rsidRDefault="00CD22DC" w:rsidP="002E6F45">
      <w:pPr>
        <w:pStyle w:val="CommentText"/>
      </w:pPr>
      <w:r>
        <w:rPr>
          <w:rStyle w:val="CommentReference"/>
        </w:rPr>
        <w:annotationRef/>
      </w:r>
      <w:r>
        <w:t xml:space="preserve">Check, eg. </w:t>
      </w:r>
    </w:p>
  </w:comment>
  <w:comment w:id="1535" w:author="Eric Boisvert" w:date="2016-01-24T15:00:00Z" w:initials="EB/L">
    <w:p w14:paraId="3916DEFC" w14:textId="77777777" w:rsidR="00CD22DC" w:rsidRDefault="00CD22DC" w:rsidP="00006FB0">
      <w:pPr>
        <w:pStyle w:val="CommentText"/>
      </w:pPr>
      <w:r>
        <w:rPr>
          <w:rStyle w:val="CommentReference"/>
        </w:rPr>
        <w:annotationRef/>
      </w:r>
      <w:r>
        <w:t xml:space="preserve">Check, eg. </w:t>
      </w:r>
    </w:p>
  </w:comment>
  <w:comment w:id="1536" w:author="Eric Boisvert" w:date="2016-01-24T15:00:00Z" w:initials="EB/L">
    <w:p w14:paraId="246F852D" w14:textId="77777777" w:rsidR="00CD22DC" w:rsidRDefault="00CD22DC" w:rsidP="00637CC9">
      <w:pPr>
        <w:pStyle w:val="CommentText"/>
      </w:pPr>
      <w:r>
        <w:rPr>
          <w:rStyle w:val="CommentReference"/>
        </w:rPr>
        <w:annotationRef/>
      </w:r>
      <w:r>
        <w:t>Change in UML scope notes and remove observation_URI</w:t>
      </w:r>
    </w:p>
  </w:comment>
  <w:comment w:id="1549" w:author="Eric Boisvert" w:date="2016-01-24T15:00:00Z" w:initials="EB/L">
    <w:p w14:paraId="1361859C" w14:textId="0AA10B9F" w:rsidR="00CD22DC" w:rsidRDefault="00CD22DC">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1586" w:author="Eric Boisvert" w:date="2016-01-24T15:00:00Z" w:initials="EB/L">
    <w:p w14:paraId="084DAD59" w14:textId="3EBA890B" w:rsidR="00CD22DC" w:rsidRDefault="00CD22DC">
      <w:pPr>
        <w:pStyle w:val="CommentText"/>
      </w:pPr>
      <w:r>
        <w:rPr>
          <w:rStyle w:val="CommentReference"/>
        </w:rPr>
        <w:annotationRef/>
      </w:r>
      <w:r>
        <w:t>Rephrase important use case = INSPIRE</w:t>
      </w:r>
    </w:p>
  </w:comment>
  <w:comment w:id="1589" w:author="Boisvert, Eric" w:date="2016-01-24T15:00:00Z" w:initials="BE">
    <w:p w14:paraId="13C9C105" w14:textId="1D2D8D7F" w:rsidR="00CD22DC" w:rsidRDefault="00CD22DC">
      <w:pPr>
        <w:pStyle w:val="CommentText"/>
      </w:pPr>
      <w:r>
        <w:rPr>
          <w:rStyle w:val="CommentReference"/>
        </w:rPr>
        <w:annotationRef/>
      </w:r>
      <w:r>
        <w:t xml:space="preserve">Isn’t it a dependency of 19136 to start </w:t>
      </w:r>
      <w:proofErr w:type="gramStart"/>
      <w:r>
        <w:t>with ?</w:t>
      </w:r>
      <w:proofErr w:type="gramEnd"/>
    </w:p>
  </w:comment>
  <w:comment w:id="1590" w:author="Boisvert, Eric" w:date="2016-01-24T15:00:00Z" w:initials="BE">
    <w:p w14:paraId="7AF7A7F2" w14:textId="0F17E6F0" w:rsidR="00CD22DC" w:rsidRDefault="00CD22DC">
      <w:pPr>
        <w:pStyle w:val="CommentText"/>
      </w:pPr>
      <w:r>
        <w:rPr>
          <w:rStyle w:val="CommentReference"/>
        </w:rPr>
        <w:annotationRef/>
      </w:r>
      <w:r>
        <w:t>Pretty sure it should not be here since it’s XML encoding.  We should remove this from Logical and have it in XML encoding</w:t>
      </w:r>
    </w:p>
  </w:comment>
  <w:comment w:id="1605" w:author="Eric Boisvert" w:date="2016-01-24T15:00:00Z" w:initials="EB/L">
    <w:p w14:paraId="4602724B" w14:textId="5CBFD59A" w:rsidR="00CD22DC" w:rsidRDefault="00CD22DC">
      <w:pPr>
        <w:pStyle w:val="CommentText"/>
      </w:pPr>
      <w:r>
        <w:rPr>
          <w:rStyle w:val="CommentReference"/>
        </w:rPr>
        <w:annotationRef/>
      </w:r>
      <w:r>
        <w:t>Not a package according to Modular spec rules, one package == one schema, yet all Basic is in the same schema (xsd)</w:t>
      </w:r>
    </w:p>
  </w:comment>
  <w:comment w:id="1612" w:author="Eric Boisvert" w:date="2016-01-24T15:00:00Z" w:initials="EB/L">
    <w:p w14:paraId="6B5921D4" w14:textId="5533ACFC" w:rsidR="00CD22DC" w:rsidRDefault="00CD22DC">
      <w:pPr>
        <w:pStyle w:val="CommentText"/>
      </w:pPr>
      <w:r>
        <w:rPr>
          <w:rStyle w:val="CommentReference"/>
        </w:rPr>
        <w:annotationRef/>
      </w:r>
      <w:r>
        <w:t>Not quite sure what to do of this.</w:t>
      </w:r>
    </w:p>
  </w:comment>
  <w:comment w:id="1614" w:author="Eric Boisvert" w:date="2016-01-24T15:00:00Z" w:initials="EB/L">
    <w:p w14:paraId="49D40484" w14:textId="5C78DA5F" w:rsidR="00CD22DC" w:rsidRDefault="00CD22DC">
      <w:pPr>
        <w:pStyle w:val="CommentText"/>
      </w:pPr>
      <w:r>
        <w:rPr>
          <w:rStyle w:val="CommentReference"/>
        </w:rPr>
        <w:annotationRef/>
      </w:r>
      <w:r>
        <w:t>I don’t understand</w:t>
      </w:r>
    </w:p>
  </w:comment>
  <w:comment w:id="1619" w:author="Eric Boisvert" w:date="2016-01-24T15:00:00Z" w:initials="EB/L">
    <w:p w14:paraId="18B6C9FA" w14:textId="77777777" w:rsidR="00CD22DC" w:rsidRDefault="00CD22DC" w:rsidP="0016408B">
      <w:pPr>
        <w:pStyle w:val="CommentText"/>
      </w:pPr>
      <w:r>
        <w:rPr>
          <w:rStyle w:val="CommentReference"/>
        </w:rPr>
        <w:annotationRef/>
      </w:r>
      <w:r>
        <w:t>Probably don’t need this because this is what the UML says, but this CodeType is different since it is not an external vocabulary</w:t>
      </w:r>
    </w:p>
  </w:comment>
  <w:comment w:id="1620" w:author="Eric Boisvert" w:date="2016-01-24T15:00:00Z" w:initials="EB/L">
    <w:p w14:paraId="2A96457B" w14:textId="5EA18721" w:rsidR="00CD22DC" w:rsidRDefault="00CD22DC">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1621" w:author="Eric Boisvert" w:date="2016-01-24T15:00:00Z" w:initials="EB/L">
    <w:p w14:paraId="53080A5A" w14:textId="720EBE1D" w:rsidR="00CD22DC" w:rsidRDefault="00CD22DC">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1625" w:author="Eric Boisvert" w:date="2016-01-24T15:00:00Z" w:initials="EB/L">
    <w:p w14:paraId="08690EA4" w14:textId="058794F9" w:rsidR="00CD22DC" w:rsidRDefault="00CD22DC">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1626" w:author="Eric Boisvert" w:date="2016-01-24T15:00:00Z" w:initials="EB/L">
    <w:p w14:paraId="5C743AC9" w14:textId="77777777" w:rsidR="00CD22DC" w:rsidRDefault="00CD22DC">
      <w:pPr>
        <w:pStyle w:val="CommentText"/>
      </w:pPr>
      <w:r>
        <w:rPr>
          <w:rStyle w:val="CommentReference"/>
        </w:rPr>
        <w:annotationRef/>
      </w:r>
      <w:r>
        <w:t xml:space="preserve">This was in the scope note.  I don’t understand what this means.  Is the last item </w:t>
      </w:r>
    </w:p>
  </w:comment>
  <w:comment w:id="1627" w:author="Eric Boisvert" w:date="2016-01-24T15:00:00Z" w:initials="EB/L">
    <w:p w14:paraId="720006F6" w14:textId="77777777" w:rsidR="00CD22DC" w:rsidRDefault="00CD22DC">
      <w:pPr>
        <w:pStyle w:val="CommentText"/>
      </w:pPr>
      <w:r>
        <w:rPr>
          <w:rStyle w:val="CommentReference"/>
        </w:rPr>
        <w:annotationRef/>
      </w:r>
      <w:r>
        <w:t xml:space="preserve">This is a 3.2 thing, it has been replace with a “samplingFrame” term.  I honestly preferred the 3.2 </w:t>
      </w:r>
    </w:p>
  </w:comment>
  <w:comment w:id="1629" w:author="Eric Boisvert" w:date="2016-01-24T15:00:00Z" w:initials="EB/L">
    <w:p w14:paraId="5B19BE13" w14:textId="4C4EFE99" w:rsidR="00CD22DC" w:rsidRDefault="00CD22DC">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1641" w:author="Eric Boisvert" w:date="2016-01-24T15:00:00Z" w:initials="EB/L">
    <w:p w14:paraId="7766A12B" w14:textId="74BF3C91" w:rsidR="00CD22DC" w:rsidRDefault="00CD22DC">
      <w:pPr>
        <w:pStyle w:val="CommentText"/>
      </w:pPr>
      <w:r>
        <w:rPr>
          <w:rStyle w:val="CommentReference"/>
        </w:rPr>
        <w:annotationRef/>
      </w:r>
      <w:r>
        <w:t>Not sure what this means</w:t>
      </w:r>
    </w:p>
  </w:comment>
  <w:comment w:id="1654" w:author="Eric Boisvert" w:date="2016-01-24T15:00:00Z" w:initials="EB/L">
    <w:p w14:paraId="49EC594F" w14:textId="2959065E" w:rsidR="00CD22DC" w:rsidRDefault="00CD22DC">
      <w:pPr>
        <w:pStyle w:val="CommentText"/>
      </w:pPr>
      <w:r>
        <w:rPr>
          <w:rStyle w:val="CommentReference"/>
        </w:rPr>
        <w:annotationRef/>
      </w:r>
      <w:r>
        <w:t>Note: I keep capitalization only when we refer to the class name, not the concept, EarthMaterial versus “Earth material”.</w:t>
      </w:r>
    </w:p>
  </w:comment>
  <w:comment w:id="1657" w:author="Eric Boisvert" w:date="2016-01-24T15:00:00Z" w:initials="EB/L">
    <w:p w14:paraId="07C6E8F7" w14:textId="19414C95" w:rsidR="00CD22DC" w:rsidRDefault="00CD22DC">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1684" w:author="Eric Boisvert" w:date="2016-01-24T15:00:00Z" w:initials="EB/L">
    <w:p w14:paraId="141CBB56" w14:textId="78925F87" w:rsidR="00CD22DC" w:rsidRDefault="00CD22DC">
      <w:pPr>
        <w:pStyle w:val="CommentText"/>
      </w:pPr>
      <w:r>
        <w:rPr>
          <w:rStyle w:val="CommentReference"/>
        </w:rPr>
        <w:annotationRef/>
      </w:r>
      <w:proofErr w:type="gramStart"/>
      <w:r>
        <w:t>Heterogeneity ?</w:t>
      </w:r>
      <w:proofErr w:type="gramEnd"/>
    </w:p>
  </w:comment>
  <w:comment w:id="1688" w:author="Eric Boisvert" w:date="2016-01-24T15:00:00Z" w:initials="EB/L">
    <w:p w14:paraId="58301678" w14:textId="30B77D74" w:rsidR="00CD22DC" w:rsidRDefault="00CD22DC">
      <w:pPr>
        <w:pStyle w:val="CommentText"/>
      </w:pPr>
      <w:r>
        <w:rPr>
          <w:rStyle w:val="CommentReference"/>
        </w:rPr>
        <w:annotationRef/>
      </w:r>
      <w:r>
        <w:t>Not sure what this is for</w:t>
      </w:r>
    </w:p>
  </w:comment>
  <w:comment w:id="1693" w:author="Eric Boisvert" w:date="2016-01-24T15:00:00Z" w:initials="EB/L">
    <w:p w14:paraId="10B4786D" w14:textId="0F8925E1" w:rsidR="00CD22DC" w:rsidRDefault="00CD22DC">
      <w:pPr>
        <w:pStyle w:val="CommentText"/>
      </w:pPr>
      <w:r>
        <w:rPr>
          <w:rStyle w:val="CommentReference"/>
        </w:rPr>
        <w:annotationRef/>
      </w:r>
      <w:r>
        <w:t>Shouldn’t be “deformation of a GeologicUnit</w:t>
      </w:r>
      <w:proofErr w:type="gramStart"/>
      <w:r>
        <w:t>” ?</w:t>
      </w:r>
      <w:proofErr w:type="gramEnd"/>
    </w:p>
  </w:comment>
  <w:comment w:id="1725" w:author="Eric Boisvert" w:date="2016-01-24T15:00:00Z" w:initials="EB/L">
    <w:p w14:paraId="7145605A" w14:textId="12673CC8" w:rsidR="00CD22DC" w:rsidRDefault="00CD22DC">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1727" w:author="Boisvert, Eric" w:date="2016-01-24T15:00:00Z" w:initials="BE">
    <w:p w14:paraId="41B1F482" w14:textId="77777777" w:rsidR="00CD22DC" w:rsidRDefault="00CD22DC" w:rsidP="00390DF7">
      <w:pPr>
        <w:pStyle w:val="CommentText"/>
      </w:pPr>
      <w:r>
        <w:rPr>
          <w:rStyle w:val="CommentReference"/>
        </w:rPr>
        <w:annotationRef/>
      </w:r>
      <w:r>
        <w:t>Check. Maybe it’s a GML 3.3 thing</w:t>
      </w:r>
    </w:p>
  </w:comment>
  <w:comment w:id="1743" w:author="Eric Boisvert" w:date="2016-01-24T15:00:00Z" w:initials="EB/L">
    <w:p w14:paraId="6ED4705C" w14:textId="77777777" w:rsidR="00CD22DC" w:rsidRDefault="00CD22DC" w:rsidP="00657E64">
      <w:pPr>
        <w:pStyle w:val="CommentText"/>
      </w:pPr>
      <w:r>
        <w:rPr>
          <w:rStyle w:val="CommentReference"/>
        </w:rPr>
        <w:annotationRef/>
      </w:r>
      <w:r>
        <w:t>Should we have a recommendation that community stick to a single convension (eg: OneGeology uses that convension)</w:t>
      </w:r>
    </w:p>
  </w:comment>
  <w:comment w:id="1753" w:author="Eric Boisvert" w:date="2016-01-24T15:00:00Z" w:initials="EB/L">
    <w:p w14:paraId="5485F6AC" w14:textId="77777777" w:rsidR="00CD22DC" w:rsidRDefault="00CD22DC" w:rsidP="00657E64">
      <w:pPr>
        <w:pStyle w:val="CommentText"/>
      </w:pPr>
      <w:r>
        <w:rPr>
          <w:rStyle w:val="CommentReference"/>
        </w:rPr>
        <w:annotationRef/>
      </w:r>
      <w:r>
        <w:t>Should we define a specific uom for this – or should we even bother and leave this for community.</w:t>
      </w:r>
    </w:p>
  </w:comment>
  <w:comment w:id="1769" w:author="Eric Boisvert" w:date="2016-01-24T15:00:00Z" w:initials="EB/L">
    <w:p w14:paraId="0B5605F6" w14:textId="6C87D3D6" w:rsidR="00CD22DC" w:rsidRDefault="00CD22DC">
      <w:pPr>
        <w:pStyle w:val="CommentText"/>
      </w:pPr>
      <w:r>
        <w:rPr>
          <w:rStyle w:val="CommentReference"/>
        </w:rPr>
        <w:annotationRef/>
      </w:r>
      <w:r>
        <w:t>This is one exception in the list.  It’s not externally managed, but actually enforced in the specification and the schema.</w:t>
      </w:r>
    </w:p>
  </w:comment>
  <w:comment w:id="1771" w:author="Eric Boisvert" w:date="2016-01-24T15:00:00Z" w:initials="EB/L">
    <w:p w14:paraId="66B47F31" w14:textId="1A6C4486" w:rsidR="00CD22DC" w:rsidRDefault="00CD22DC">
      <w:pPr>
        <w:pStyle w:val="CommentText"/>
      </w:pPr>
      <w:r>
        <w:rPr>
          <w:rStyle w:val="CommentReference"/>
        </w:rPr>
        <w:annotationRef/>
      </w:r>
      <w:r>
        <w:t>Cordlink and Kentuky did a mapping</w:t>
      </w:r>
    </w:p>
  </w:comment>
  <w:comment w:id="1799" w:author="Boisvert, Eric" w:date="2016-01-24T15:00:00Z" w:initials="BE">
    <w:p w14:paraId="4C533D5C" w14:textId="30A4DA1A" w:rsidR="00CD22DC" w:rsidRDefault="00CD22DC">
      <w:pPr>
        <w:pStyle w:val="CommentText"/>
      </w:pPr>
      <w:r>
        <w:rPr>
          <w:rStyle w:val="CommentReference"/>
        </w:rPr>
        <w:annotationRef/>
      </w:r>
      <w:r>
        <w:t>Draws in schema language and spatial schema already</w:t>
      </w:r>
    </w:p>
  </w:comment>
  <w:comment w:id="1804" w:author="Eric Boisvert" w:date="2016-01-24T15:00:00Z" w:initials="EB/L">
    <w:p w14:paraId="3B2EDD2B" w14:textId="3ED32B99" w:rsidR="00CD22DC" w:rsidRDefault="00CD22DC">
      <w:pPr>
        <w:pStyle w:val="CommentText"/>
      </w:pPr>
      <w:r>
        <w:rPr>
          <w:rStyle w:val="CommentReference"/>
        </w:rPr>
        <w:annotationRef/>
      </w:r>
      <w:r>
        <w:t>Rework this, this should be under GeologicFeatureRelation below</w:t>
      </w:r>
    </w:p>
  </w:comment>
  <w:comment w:id="1834" w:author="Eric Boisvert" w:date="2016-01-24T15:00:00Z" w:initials="EB/L">
    <w:p w14:paraId="301A2117" w14:textId="7B08D6E4" w:rsidR="00CD22DC" w:rsidRDefault="00CD22DC">
      <w:pPr>
        <w:pStyle w:val="CommentText"/>
      </w:pPr>
      <w:r>
        <w:rPr>
          <w:rStyle w:val="CommentReference"/>
        </w:rPr>
        <w:annotationRef/>
      </w:r>
      <w:r>
        <w:t>I remove “spatial object” because GeologicFeatureRelation are between Features</w:t>
      </w:r>
    </w:p>
  </w:comment>
  <w:comment w:id="2123" w:author="Eric Boisvert" w:date="2016-01-24T15:00:00Z" w:initials="EB/L">
    <w:p w14:paraId="05D4B33C" w14:textId="05CF38CA" w:rsidR="00CD22DC" w:rsidRDefault="00CD22DC">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2163" w:author="Eric Boisvert" w:date="2016-01-24T15:00:00Z" w:initials="EB/L">
    <w:p w14:paraId="5F904FE1" w14:textId="3B228682" w:rsidR="00CD22DC" w:rsidRDefault="00CD22DC">
      <w:pPr>
        <w:pStyle w:val="CommentText"/>
      </w:pPr>
      <w:r>
        <w:rPr>
          <w:rStyle w:val="CommentReference"/>
        </w:rPr>
        <w:annotationRef/>
      </w:r>
      <w:r>
        <w:t>It’s a swe</w:t>
      </w:r>
      <w:proofErr w:type="gramStart"/>
      <w:r>
        <w:t>:QuantityRange</w:t>
      </w:r>
      <w:proofErr w:type="gramEnd"/>
    </w:p>
  </w:comment>
  <w:comment w:id="2208" w:author="Eric Boisvert" w:date="2016-01-24T15:00:00Z" w:initials="EB/L">
    <w:p w14:paraId="39A3506E" w14:textId="63BD2186" w:rsidR="00CD22DC" w:rsidRPr="00CD22DC" w:rsidRDefault="00CD22DC">
      <w:pPr>
        <w:pStyle w:val="CommentText"/>
        <w:rPr>
          <w:lang w:val="en-CA"/>
        </w:rPr>
      </w:pPr>
      <w:r>
        <w:rPr>
          <w:rStyle w:val="CommentReference"/>
        </w:rPr>
        <w:annotationRef/>
      </w:r>
      <w:r>
        <w:t xml:space="preserve">Both </w:t>
      </w:r>
      <w:proofErr w:type="gramStart"/>
      <w:r>
        <w:t>ConstituentPart.role ?</w:t>
      </w:r>
      <w:proofErr w:type="gramEnd"/>
      <w:r w:rsidRPr="00CD22DC">
        <w:rPr>
          <w:lang w:val="en-CA"/>
        </w:rPr>
        <w:t xml:space="preserve"> Is this intentional ?</w:t>
      </w:r>
    </w:p>
  </w:comment>
  <w:comment w:id="2399" w:author="Eric Boisvert" w:date="2016-01-24T15:00:00Z" w:initials="EB/L">
    <w:p w14:paraId="2825455C" w14:textId="17477529" w:rsidR="00CD22DC" w:rsidRDefault="00CD22DC">
      <w:pPr>
        <w:pStyle w:val="CommentText"/>
      </w:pPr>
      <w:r>
        <w:rPr>
          <w:rStyle w:val="CommentReference"/>
        </w:rPr>
        <w:annotationRef/>
      </w:r>
      <w:r>
        <w:t>Don’t forget to add a dependency to GeologicAge in the requirement class list</w:t>
      </w:r>
    </w:p>
  </w:comment>
  <w:comment w:id="2490" w:author="Eric Boisvert" w:date="2016-01-24T15:00:00Z" w:initials="EB/L">
    <w:p w14:paraId="46DD4A60" w14:textId="39A954E4" w:rsidR="00CD22DC" w:rsidRDefault="00CD22DC">
      <w:pPr>
        <w:pStyle w:val="CommentText"/>
      </w:pPr>
      <w:r>
        <w:rPr>
          <w:rStyle w:val="CommentReference"/>
        </w:rPr>
        <w:annotationRef/>
      </w:r>
      <w:r>
        <w:t xml:space="preserve">Not clear sentence.  </w:t>
      </w:r>
    </w:p>
  </w:comment>
  <w:comment w:id="2888" w:author="Eric Boisvert" w:date="2016-01-24T15:00:00Z" w:initials="EB/L">
    <w:p w14:paraId="42C21903" w14:textId="3AFF6780" w:rsidR="00CD22DC" w:rsidRDefault="00CD22DC">
      <w:pPr>
        <w:pStyle w:val="CommentText"/>
      </w:pPr>
      <w:r>
        <w:rPr>
          <w:rStyle w:val="CommentReference"/>
        </w:rPr>
        <w:annotationRef/>
      </w:r>
      <w:r>
        <w:t>Would’t it be more informative to have ShearDisplacementStructure in this diagram (to show that SDSDescription adds description to SDS)</w:t>
      </w:r>
    </w:p>
  </w:comment>
  <w:comment w:id="2944" w:author="Eric Boisvert" w:date="2016-01-24T15:00:00Z" w:initials="EB/L">
    <w:p w14:paraId="34ACD43E" w14:textId="47D71F8A" w:rsidR="00CD22DC" w:rsidRDefault="00CD22DC">
      <w:pPr>
        <w:pStyle w:val="CommentText"/>
      </w:pPr>
      <w:r>
        <w:rPr>
          <w:rStyle w:val="CommentReference"/>
        </w:rPr>
        <w:annotationRef/>
      </w:r>
      <w:r>
        <w:t>Although strongly related, there are not much Esker made of basalt.</w:t>
      </w:r>
    </w:p>
  </w:comment>
  <w:comment w:id="3041" w:author="Eric Boisvert" w:date="2016-01-24T15:00:00Z" w:initials="EB/L">
    <w:p w14:paraId="400E408F" w14:textId="0E976AB6" w:rsidR="00CD22DC" w:rsidRDefault="00CD22DC">
      <w:pPr>
        <w:pStyle w:val="CommentText"/>
      </w:pPr>
      <w:r>
        <w:rPr>
          <w:rStyle w:val="CommentReference"/>
        </w:rPr>
        <w:annotationRef/>
      </w:r>
      <w:r>
        <w:t>Original scope notes had “term(s) or numeric values.”</w:t>
      </w:r>
    </w:p>
  </w:comment>
  <w:comment w:id="3072" w:author="Eric Boisvert" w:date="2016-01-24T15:00:00Z" w:initials="EB/L">
    <w:p w14:paraId="0435CE0A" w14:textId="4553E961" w:rsidR="00CD22DC" w:rsidRDefault="00CD22DC">
      <w:pPr>
        <w:pStyle w:val="CommentText"/>
      </w:pPr>
      <w:r>
        <w:rPr>
          <w:rStyle w:val="CommentReference"/>
        </w:rPr>
        <w:annotationRef/>
      </w:r>
      <w:r>
        <w:t>This is a bit circular</w:t>
      </w:r>
    </w:p>
  </w:comment>
  <w:comment w:id="3175" w:author="Eric Boisvert" w:date="2016-01-24T15:00:00Z" w:initials="EB/L">
    <w:p w14:paraId="5768A9DC" w14:textId="2773047A" w:rsidR="00CD22DC" w:rsidRDefault="00CD22DC">
      <w:pPr>
        <w:pStyle w:val="CommentText"/>
      </w:pPr>
      <w:r>
        <w:rPr>
          <w:rStyle w:val="CommentReference"/>
        </w:rPr>
        <w:annotationRef/>
      </w:r>
      <w:r>
        <w:t>This is the very same description than GeochronologicEra.  I suspect this description is for GeochronologicEra because it references stratotype.</w:t>
      </w:r>
    </w:p>
  </w:comment>
  <w:comment w:id="3189" w:author="Eric Boisvert" w:date="2016-01-24T15:00:00Z" w:initials="EB/L">
    <w:p w14:paraId="2C24A7A7" w14:textId="66DBDB6A" w:rsidR="00CD22DC" w:rsidRDefault="00CD22DC">
      <w:pPr>
        <w:pStyle w:val="CommentText"/>
      </w:pPr>
      <w:r>
        <w:rPr>
          <w:rStyle w:val="CommentReference"/>
        </w:rPr>
        <w:annotationRef/>
      </w:r>
      <w:r>
        <w:t>Is there a better way to say that children and grand-childrens.</w:t>
      </w:r>
    </w:p>
  </w:comment>
  <w:comment w:id="3234" w:author="Eric Boisvert" w:date="2016-01-24T15:00:00Z" w:initials="EB/L">
    <w:p w14:paraId="7247A767" w14:textId="343C40D3" w:rsidR="00CD22DC" w:rsidRDefault="00CD22DC">
      <w:pPr>
        <w:pStyle w:val="CommentText"/>
      </w:pPr>
      <w:r>
        <w:rPr>
          <w:rStyle w:val="CommentReference"/>
        </w:rPr>
        <w:annotationRef/>
      </w:r>
      <w:r>
        <w:t xml:space="preserve">Is there a rule that says that start must be younger than </w:t>
      </w:r>
      <w:proofErr w:type="gramStart"/>
      <w:r>
        <w:t>end ?</w:t>
      </w:r>
      <w:proofErr w:type="gramEnd"/>
    </w:p>
  </w:comment>
  <w:comment w:id="3626" w:author="Boisvert, Eric" w:date="2016-01-24T15:00:00Z" w:initials="BE">
    <w:p w14:paraId="14328BAF" w14:textId="1FF148EF" w:rsidR="00CD22DC" w:rsidRDefault="00CD22DC">
      <w:pPr>
        <w:pStyle w:val="CommentText"/>
      </w:pPr>
      <w:r>
        <w:rPr>
          <w:rStyle w:val="CommentReference"/>
        </w:rPr>
        <w:annotationRef/>
      </w:r>
      <w:r>
        <w:t>This means that interval are in absolute coordinate</w:t>
      </w:r>
    </w:p>
  </w:comment>
  <w:comment w:id="3805" w:author="Boisvert, Eric" w:date="2016-01-24T15:00:00Z" w:initials="BE">
    <w:p w14:paraId="1D73A3B9" w14:textId="3051C86B" w:rsidR="00CD22DC" w:rsidRDefault="00CD22DC">
      <w:pPr>
        <w:pStyle w:val="CommentText"/>
      </w:pPr>
      <w:r>
        <w:rPr>
          <w:rStyle w:val="CommentReference"/>
        </w:rPr>
        <w:annotationRef/>
      </w:r>
      <w:r>
        <w:t>This labAnalysis-&gt;samplgFeature is redundant since its already include with basic</w:t>
      </w:r>
    </w:p>
  </w:comment>
  <w:comment w:id="3811" w:author="Boisvert, Eric" w:date="2016-01-24T15:00:00Z" w:initials="BE">
    <w:p w14:paraId="5CE49A75" w14:textId="0AEC9407" w:rsidR="00CD22DC" w:rsidRDefault="00CD22DC">
      <w:pPr>
        <w:pStyle w:val="CommentText"/>
      </w:pPr>
      <w:r>
        <w:rPr>
          <w:rStyle w:val="CommentReference"/>
        </w:rPr>
        <w:annotationRef/>
      </w:r>
      <w:r>
        <w:t>I think it comes with basic / gml – no need to put it there</w:t>
      </w:r>
    </w:p>
  </w:comment>
  <w:comment w:id="4037" w:author="Boisvert, Eric" w:date="2016-01-24T15:00:00Z" w:initials="BE">
    <w:p w14:paraId="43C70FF7" w14:textId="50703D56" w:rsidR="00CD22DC" w:rsidRDefault="00CD22DC">
      <w:pPr>
        <w:pStyle w:val="CommentText"/>
      </w:pPr>
      <w:r>
        <w:rPr>
          <w:rStyle w:val="CommentReference"/>
        </w:rPr>
        <w:annotationRef/>
      </w:r>
      <w:r>
        <w:t xml:space="preserve">Doesn’t this defeat the purpose of using http URI as </w:t>
      </w:r>
      <w:proofErr w:type="gramStart"/>
      <w:r>
        <w:t>identifiers ?</w:t>
      </w:r>
      <w:proofErr w:type="gramEnd"/>
    </w:p>
  </w:comment>
  <w:comment w:id="4208" w:author="Boisvert, Eric" w:date="2016-01-24T15:00:00Z" w:initials="BE">
    <w:p w14:paraId="7B362452" w14:textId="07A1582E" w:rsidR="00CD22DC" w:rsidRDefault="00CD22DC">
      <w:pPr>
        <w:pStyle w:val="CommentText"/>
      </w:pPr>
      <w:r>
        <w:rPr>
          <w:rStyle w:val="CommentReference"/>
        </w:rPr>
        <w:annotationRef/>
      </w:r>
      <w:r>
        <w:t>I suppose we can’t really police what other domains do.</w:t>
      </w:r>
    </w:p>
  </w:comment>
  <w:comment w:id="4229" w:author="Boisvert, Eric" w:date="2016-01-24T15:00:00Z" w:initials="BE">
    <w:p w14:paraId="261F51AD" w14:textId="318CAC15" w:rsidR="00CD22DC" w:rsidRDefault="00CD22DC">
      <w:pPr>
        <w:pStyle w:val="CommentText"/>
      </w:pPr>
      <w:r>
        <w:rPr>
          <w:rStyle w:val="CommentReference"/>
        </w:rPr>
        <w:annotationRef/>
      </w:r>
      <w:r>
        <w:t xml:space="preserve">Or is it </w:t>
      </w:r>
      <w:proofErr w:type="gramStart"/>
      <w:r>
        <w:t>normative ?</w:t>
      </w:r>
      <w:proofErr w:type="gramEnd"/>
    </w:p>
  </w:comment>
  <w:comment w:id="4305" w:author="Eric Boisvert" w:date="2016-01-24T15:00:00Z" w:initials="EB/L">
    <w:p w14:paraId="3082C719" w14:textId="77777777" w:rsidR="00CD22DC" w:rsidRDefault="00CD22DC">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4306" w:author="Eric Boisvert" w:date="2016-01-24T15:00:00Z" w:initials="EB/L">
    <w:p w14:paraId="241CC4E7" w14:textId="77777777" w:rsidR="00CD22DC" w:rsidRDefault="00CD22DC">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4309" w:author="Eric Boisvert" w:date="2016-01-24T15:39:00Z" w:initials="EB/L">
    <w:p w14:paraId="7F452530" w14:textId="4D282E5B" w:rsidR="00CD22DC" w:rsidRDefault="00CD22DC">
      <w:pPr>
        <w:pStyle w:val="CommentText"/>
      </w:pPr>
      <w:r>
        <w:rPr>
          <w:rStyle w:val="CommentReferenc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4312" w:author="Eric Boisvert" w:date="2016-01-24T15:00:00Z" w:initials="EB/L">
    <w:p w14:paraId="23E499DD" w14:textId="089600E9" w:rsidR="00CD22DC" w:rsidRDefault="00CD22DC">
      <w:pPr>
        <w:pStyle w:val="CommentText"/>
      </w:pPr>
      <w:r>
        <w:rPr>
          <w:rStyle w:val="CommentReference"/>
        </w:rPr>
        <w:annotationRef/>
      </w:r>
      <w:r>
        <w:t>Now, the philosophical debate.  Is the .sch is a compliance tool or is it a requirement rule</w:t>
      </w:r>
    </w:p>
  </w:comment>
  <w:comment w:id="4581" w:author="Eric Boisvert" w:date="2016-01-24T15:00:00Z" w:initials="EB/L">
    <w:p w14:paraId="18EE763B" w14:textId="77777777" w:rsidR="00CD22DC" w:rsidRDefault="00CD22DC" w:rsidP="00652E95">
      <w:pPr>
        <w:pStyle w:val="CommentText"/>
      </w:pPr>
      <w:r>
        <w:rPr>
          <w:rStyle w:val="CommentReference"/>
        </w:rPr>
        <w:annotationRef/>
      </w:r>
      <w:r>
        <w:t>Great. This one 404s</w:t>
      </w:r>
    </w:p>
  </w:comment>
  <w:comment w:id="4599" w:author="Eric Boisvert" w:date="2016-01-24T15:00:00Z" w:initials="EB/L">
    <w:p w14:paraId="7EBA9BF2" w14:textId="77777777" w:rsidR="00CD22DC" w:rsidRDefault="00CD22DC">
      <w:pPr>
        <w:pStyle w:val="CommentText"/>
      </w:pPr>
      <w:r>
        <w:rPr>
          <w:rStyle w:val="CommentReference"/>
        </w:rPr>
        <w:annotationRef/>
      </w:r>
      <w:r>
        <w:t>Great. This one 404s</w:t>
      </w:r>
    </w:p>
  </w:comment>
  <w:comment w:id="4603" w:author="Boisvert, Eric" w:date="2016-01-24T15:00:00Z" w:initials="BE">
    <w:p w14:paraId="70C77D12" w14:textId="582AFCB0" w:rsidR="00CD22DC" w:rsidRDefault="00CD22DC">
      <w:pPr>
        <w:pStyle w:val="CommentText"/>
      </w:pPr>
      <w:r>
        <w:rPr>
          <w:rStyle w:val="CommentReference"/>
        </w:rPr>
        <w:annotationRef/>
      </w:r>
      <w:r>
        <w:t>Technically, this one should be testable by schematron</w:t>
      </w:r>
    </w:p>
  </w:comment>
  <w:comment w:id="4604" w:author="Boisvert, Eric" w:date="2016-01-24T15:00:00Z" w:initials="BE">
    <w:p w14:paraId="45CD9209" w14:textId="209DC396" w:rsidR="00CD22DC" w:rsidRDefault="00CD22DC">
      <w:pPr>
        <w:pStyle w:val="CommentText"/>
      </w:pPr>
      <w:r>
        <w:rPr>
          <w:rStyle w:val="CommentReference"/>
        </w:rPr>
        <w:annotationRef/>
      </w:r>
      <w:r>
        <w:t xml:space="preserve">Shall we enforce a specific </w:t>
      </w:r>
      <w:proofErr w:type="gramStart"/>
      <w:r>
        <w:t>codeSpace ?</w:t>
      </w:r>
      <w:proofErr w:type="gramEnd"/>
    </w:p>
  </w:comment>
  <w:comment w:id="4620" w:author="Eric Boisvert" w:date="2016-01-24T15:00:00Z" w:initials="EB/L">
    <w:p w14:paraId="285C7AC8" w14:textId="3CA6FD1E" w:rsidR="00CD22DC" w:rsidRDefault="00CD22DC">
      <w:pPr>
        <w:pStyle w:val="CommentText"/>
      </w:pPr>
      <w:r>
        <w:rPr>
          <w:rStyle w:val="CommentReference"/>
        </w:rPr>
        <w:annotationRef/>
      </w:r>
      <w:r>
        <w:t>Not an official spec</w:t>
      </w:r>
    </w:p>
  </w:comment>
  <w:comment w:id="4651" w:author="Eric Boisvert" w:date="2016-01-24T15:00:00Z" w:initials="EB/L">
    <w:p w14:paraId="60ACA5C2" w14:textId="2073F116" w:rsidR="00CD22DC" w:rsidRDefault="00CD22DC">
      <w:pPr>
        <w:pStyle w:val="CommentText"/>
      </w:pPr>
      <w:r>
        <w:rPr>
          <w:rStyle w:val="CommentReference"/>
        </w:rPr>
        <w:annotationRef/>
      </w:r>
      <w:r>
        <w:t>Check.  Are we SF1 or SF0</w:t>
      </w:r>
    </w:p>
  </w:comment>
  <w:comment w:id="4766" w:author="Eric Boisvert" w:date="2016-01-24T15:00:00Z" w:initials="EB/L">
    <w:p w14:paraId="1AF48C78" w14:textId="5A7A2019" w:rsidR="00CD22DC" w:rsidRDefault="00CD22DC">
      <w:pPr>
        <w:pStyle w:val="CommentText"/>
      </w:pPr>
      <w:r>
        <w:rPr>
          <w:rStyle w:val="CommentReference"/>
        </w:rPr>
        <w:annotationRef/>
      </w:r>
      <w:r>
        <w:t xml:space="preserve">So </w:t>
      </w:r>
      <w:proofErr w:type="gramStart"/>
      <w:r>
        <w:t>SF0 ?</w:t>
      </w:r>
      <w:proofErr w:type="gramEnd"/>
    </w:p>
  </w:comment>
  <w:comment w:id="4788" w:author="Eric Boisvert" w:date="2016-01-24T15:00:00Z" w:initials="EB/L">
    <w:p w14:paraId="004591F4" w14:textId="77777777" w:rsidR="00CD22DC" w:rsidRDefault="00CD22DC" w:rsidP="00974714">
      <w:pPr>
        <w:pStyle w:val="CommentText"/>
      </w:pPr>
      <w:r>
        <w:rPr>
          <w:rStyle w:val="CommentReference"/>
        </w:rPr>
        <w:annotationRef/>
      </w:r>
      <w:r>
        <w:t>Should we keep the abstract portrayal for future 3.2 extension</w:t>
      </w:r>
    </w:p>
  </w:comment>
  <w:comment w:id="4802" w:author="Eric Boisvert" w:date="2016-01-24T15:00:00Z" w:initials="EB/L">
    <w:p w14:paraId="42B015B6" w14:textId="30254E4D" w:rsidR="00CD22DC" w:rsidRDefault="00CD22DC">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4814" w:author="Eric Boisvert" w:date="2016-01-24T15:00:00Z" w:initials="EB/L">
    <w:p w14:paraId="75C2FC3C" w14:textId="43A40B05" w:rsidR="00CD22DC" w:rsidRDefault="00CD22DC">
      <w:pPr>
        <w:pStyle w:val="CommentText"/>
      </w:pPr>
      <w:r>
        <w:rPr>
          <w:rStyle w:val="CommentReference"/>
        </w:rPr>
        <w:annotationRef/>
      </w:r>
      <w:r>
        <w:t>Must check if this fits with Allistair’s pattern</w:t>
      </w:r>
    </w:p>
  </w:comment>
  <w:comment w:id="4879" w:author="Boisvert, Eric" w:date="2016-01-24T15:00:00Z" w:initials="BE">
    <w:p w14:paraId="11C239E8" w14:textId="43C8B7EE" w:rsidR="00CD22DC" w:rsidRDefault="00CD22DC">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4503EB" w14:textId="77777777" w:rsidR="00954EEB" w:rsidRDefault="00954EEB">
      <w:pPr>
        <w:spacing w:after="0"/>
      </w:pPr>
      <w:r>
        <w:separator/>
      </w:r>
    </w:p>
  </w:endnote>
  <w:endnote w:type="continuationSeparator" w:id="0">
    <w:p w14:paraId="69B9374B" w14:textId="77777777" w:rsidR="00954EEB" w:rsidRDefault="00954E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CD22DC" w:rsidRDefault="00CD22DC">
    <w:pPr>
      <w:pStyle w:val="Footer"/>
      <w:jc w:val="center"/>
    </w:pPr>
    <w:r>
      <w:fldChar w:fldCharType="begin"/>
    </w:r>
    <w:r>
      <w:instrText xml:space="preserve"> PAGE   \* MERGEFORMAT </w:instrText>
    </w:r>
    <w:r>
      <w:fldChar w:fldCharType="separate"/>
    </w:r>
    <w:r w:rsidR="000C73AB">
      <w:rPr>
        <w:noProof/>
      </w:rPr>
      <w:t>94</w:t>
    </w:r>
    <w:r>
      <w:rPr>
        <w:noProof/>
      </w:rPr>
      <w:fldChar w:fldCharType="end"/>
    </w:r>
  </w:p>
  <w:p w14:paraId="5299F2EC" w14:textId="77777777" w:rsidR="00CD22DC" w:rsidRPr="0079517D" w:rsidRDefault="00CD22DC"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D4E7EE" w14:textId="77777777" w:rsidR="00954EEB" w:rsidRDefault="00954EEB">
      <w:pPr>
        <w:spacing w:after="0"/>
      </w:pPr>
      <w:r>
        <w:separator/>
      </w:r>
    </w:p>
  </w:footnote>
  <w:footnote w:type="continuationSeparator" w:id="0">
    <w:p w14:paraId="3E75209F" w14:textId="77777777" w:rsidR="00954EEB" w:rsidRDefault="00954EEB">
      <w:pPr>
        <w:spacing w:after="0"/>
      </w:pPr>
      <w:r>
        <w:continuationSeparator/>
      </w:r>
    </w:p>
  </w:footnote>
  <w:footnote w:id="1">
    <w:p w14:paraId="015C3D42" w14:textId="77777777" w:rsidR="00CD22DC" w:rsidRDefault="00CD22DC">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CD22DC" w:rsidRPr="006F2ACD" w:rsidRDefault="00CD22DC" w:rsidP="00657E64">
      <w:pPr>
        <w:pStyle w:val="FootnoteText"/>
        <w:rPr>
          <w:ins w:id="1756" w:author="Eric Boisvert" w:date="2016-01-06T11:10:00Z"/>
          <w:lang w:val="en-CA"/>
        </w:rPr>
      </w:pPr>
      <w:ins w:id="1757"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w:t>
        </w:r>
        <w:proofErr w:type="gramStart"/>
        <w:r>
          <w:rPr>
            <w:lang w:val="en-CA"/>
          </w:rPr>
          <w:t>best,</w:t>
        </w:r>
        <w:proofErr w:type="gramEnd"/>
        <w:r>
          <w:rPr>
            <w:lang w:val="en-CA"/>
          </w:rPr>
          <w:t xml:space="preserve"> or not even supported </w:t>
        </w:r>
      </w:ins>
      <w:ins w:id="1758" w:author="Eric Boisvert" w:date="2016-01-11T17:21:00Z">
        <w:r>
          <w:rPr>
            <w:lang w:val="en-CA"/>
          </w:rPr>
          <w:t xml:space="preserve">by the </w:t>
        </w:r>
      </w:ins>
      <w:ins w:id="1759" w:author="Eric Boisvert" w:date="2016-01-06T11:10:00Z">
        <w:r>
          <w:rPr>
            <w:lang w:val="en-CA"/>
          </w:rPr>
          <w:t xml:space="preserve">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2">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8">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7"/>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1"/>
  </w:num>
  <w:num w:numId="14">
    <w:abstractNumId w:val="28"/>
  </w:num>
  <w:num w:numId="15">
    <w:abstractNumId w:val="6"/>
  </w:num>
  <w:num w:numId="16">
    <w:abstractNumId w:val="5"/>
  </w:num>
  <w:num w:numId="17">
    <w:abstractNumId w:val="27"/>
  </w:num>
  <w:num w:numId="18">
    <w:abstractNumId w:val="9"/>
  </w:num>
  <w:num w:numId="19">
    <w:abstractNumId w:val="29"/>
  </w:num>
  <w:num w:numId="20">
    <w:abstractNumId w:val="25"/>
  </w:num>
  <w:num w:numId="21">
    <w:abstractNumId w:val="21"/>
  </w:num>
  <w:num w:numId="22">
    <w:abstractNumId w:val="36"/>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5"/>
  </w:num>
  <w:num w:numId="32">
    <w:abstractNumId w:val="3"/>
  </w:num>
  <w:num w:numId="33">
    <w:abstractNumId w:val="33"/>
  </w:num>
  <w:num w:numId="34">
    <w:abstractNumId w:val="38"/>
  </w:num>
  <w:num w:numId="35">
    <w:abstractNumId w:val="34"/>
  </w:num>
  <w:num w:numId="36">
    <w:abstractNumId w:val="8"/>
  </w:num>
  <w:num w:numId="37">
    <w:abstractNumId w:val="24"/>
  </w:num>
  <w:num w:numId="38">
    <w:abstractNumId w:val="30"/>
  </w:num>
  <w:num w:numId="39">
    <w:abstractNumId w:val="3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6FB0"/>
    <w:rsid w:val="000077DC"/>
    <w:rsid w:val="00011F66"/>
    <w:rsid w:val="000209D6"/>
    <w:rsid w:val="00024B9A"/>
    <w:rsid w:val="0002555A"/>
    <w:rsid w:val="00026A2F"/>
    <w:rsid w:val="00031808"/>
    <w:rsid w:val="00035A95"/>
    <w:rsid w:val="000427E6"/>
    <w:rsid w:val="00043700"/>
    <w:rsid w:val="00043E8E"/>
    <w:rsid w:val="00044F45"/>
    <w:rsid w:val="000466A0"/>
    <w:rsid w:val="000467D3"/>
    <w:rsid w:val="00053794"/>
    <w:rsid w:val="00057138"/>
    <w:rsid w:val="000578C2"/>
    <w:rsid w:val="00065E14"/>
    <w:rsid w:val="00072862"/>
    <w:rsid w:val="00075F5E"/>
    <w:rsid w:val="000841A4"/>
    <w:rsid w:val="000843E1"/>
    <w:rsid w:val="00090DCF"/>
    <w:rsid w:val="000944A6"/>
    <w:rsid w:val="00094557"/>
    <w:rsid w:val="00094B6D"/>
    <w:rsid w:val="000A1C4C"/>
    <w:rsid w:val="000A793F"/>
    <w:rsid w:val="000B1244"/>
    <w:rsid w:val="000B4649"/>
    <w:rsid w:val="000C3459"/>
    <w:rsid w:val="000C4224"/>
    <w:rsid w:val="000C65F3"/>
    <w:rsid w:val="000C73AB"/>
    <w:rsid w:val="000D2673"/>
    <w:rsid w:val="000D2F14"/>
    <w:rsid w:val="000D36D8"/>
    <w:rsid w:val="000D4260"/>
    <w:rsid w:val="000D7633"/>
    <w:rsid w:val="000E3D9B"/>
    <w:rsid w:val="000E3F24"/>
    <w:rsid w:val="000E58BB"/>
    <w:rsid w:val="000F2E6A"/>
    <w:rsid w:val="000F4D17"/>
    <w:rsid w:val="001050D1"/>
    <w:rsid w:val="00106124"/>
    <w:rsid w:val="001111B0"/>
    <w:rsid w:val="001123AF"/>
    <w:rsid w:val="00112EA6"/>
    <w:rsid w:val="001133B5"/>
    <w:rsid w:val="001150E2"/>
    <w:rsid w:val="00122E1A"/>
    <w:rsid w:val="0013283D"/>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70B70"/>
    <w:rsid w:val="00172574"/>
    <w:rsid w:val="00174304"/>
    <w:rsid w:val="00174A58"/>
    <w:rsid w:val="00176E9E"/>
    <w:rsid w:val="00180077"/>
    <w:rsid w:val="001810D7"/>
    <w:rsid w:val="001811FA"/>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2004D2"/>
    <w:rsid w:val="00203D99"/>
    <w:rsid w:val="00205A37"/>
    <w:rsid w:val="0020685A"/>
    <w:rsid w:val="00211657"/>
    <w:rsid w:val="002116B6"/>
    <w:rsid w:val="002151F2"/>
    <w:rsid w:val="00224DF5"/>
    <w:rsid w:val="00225333"/>
    <w:rsid w:val="00230CDE"/>
    <w:rsid w:val="00233723"/>
    <w:rsid w:val="00233F14"/>
    <w:rsid w:val="002404CF"/>
    <w:rsid w:val="00241C7C"/>
    <w:rsid w:val="00242105"/>
    <w:rsid w:val="00245451"/>
    <w:rsid w:val="00253146"/>
    <w:rsid w:val="002546ED"/>
    <w:rsid w:val="002570EB"/>
    <w:rsid w:val="00263362"/>
    <w:rsid w:val="00263FE6"/>
    <w:rsid w:val="0026586A"/>
    <w:rsid w:val="00267D2C"/>
    <w:rsid w:val="00274AAD"/>
    <w:rsid w:val="00276AD3"/>
    <w:rsid w:val="00287240"/>
    <w:rsid w:val="00290617"/>
    <w:rsid w:val="00291871"/>
    <w:rsid w:val="00292781"/>
    <w:rsid w:val="00297011"/>
    <w:rsid w:val="002A2C89"/>
    <w:rsid w:val="002A58E0"/>
    <w:rsid w:val="002B6140"/>
    <w:rsid w:val="002C0B9E"/>
    <w:rsid w:val="002C1CE4"/>
    <w:rsid w:val="002C78A2"/>
    <w:rsid w:val="002D131D"/>
    <w:rsid w:val="002D30FE"/>
    <w:rsid w:val="002D4285"/>
    <w:rsid w:val="002D4310"/>
    <w:rsid w:val="002D769B"/>
    <w:rsid w:val="002D77EE"/>
    <w:rsid w:val="002E1163"/>
    <w:rsid w:val="002E694E"/>
    <w:rsid w:val="002E6CBA"/>
    <w:rsid w:val="002E6F45"/>
    <w:rsid w:val="002F5463"/>
    <w:rsid w:val="00302FB5"/>
    <w:rsid w:val="0030364E"/>
    <w:rsid w:val="00314722"/>
    <w:rsid w:val="00322A93"/>
    <w:rsid w:val="00326F3E"/>
    <w:rsid w:val="0032727A"/>
    <w:rsid w:val="00330E0C"/>
    <w:rsid w:val="00333BAC"/>
    <w:rsid w:val="003343DC"/>
    <w:rsid w:val="00334B85"/>
    <w:rsid w:val="00336ECD"/>
    <w:rsid w:val="00337EC6"/>
    <w:rsid w:val="00344CE7"/>
    <w:rsid w:val="00347A75"/>
    <w:rsid w:val="00355CAB"/>
    <w:rsid w:val="00364200"/>
    <w:rsid w:val="003666A1"/>
    <w:rsid w:val="00370329"/>
    <w:rsid w:val="00370D0D"/>
    <w:rsid w:val="00375CAA"/>
    <w:rsid w:val="00377235"/>
    <w:rsid w:val="003804FE"/>
    <w:rsid w:val="00380908"/>
    <w:rsid w:val="00385662"/>
    <w:rsid w:val="00385692"/>
    <w:rsid w:val="00386910"/>
    <w:rsid w:val="00390DF7"/>
    <w:rsid w:val="003921A3"/>
    <w:rsid w:val="003924D0"/>
    <w:rsid w:val="00393486"/>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6337"/>
    <w:rsid w:val="003E0843"/>
    <w:rsid w:val="003E0DCA"/>
    <w:rsid w:val="003E16A4"/>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3586C"/>
    <w:rsid w:val="00437ED0"/>
    <w:rsid w:val="0044096A"/>
    <w:rsid w:val="004449FA"/>
    <w:rsid w:val="0044586A"/>
    <w:rsid w:val="004470C4"/>
    <w:rsid w:val="0044777B"/>
    <w:rsid w:val="00447C82"/>
    <w:rsid w:val="00450B23"/>
    <w:rsid w:val="00450B27"/>
    <w:rsid w:val="004631F8"/>
    <w:rsid w:val="004635D8"/>
    <w:rsid w:val="00463AE7"/>
    <w:rsid w:val="0046445D"/>
    <w:rsid w:val="0046711E"/>
    <w:rsid w:val="00476D1D"/>
    <w:rsid w:val="00481976"/>
    <w:rsid w:val="00481AF6"/>
    <w:rsid w:val="00486E2A"/>
    <w:rsid w:val="0048717F"/>
    <w:rsid w:val="00497A3A"/>
    <w:rsid w:val="004A04F6"/>
    <w:rsid w:val="004A18C3"/>
    <w:rsid w:val="004A5507"/>
    <w:rsid w:val="004A7E4D"/>
    <w:rsid w:val="004B1BCF"/>
    <w:rsid w:val="004C0E7B"/>
    <w:rsid w:val="004C43DA"/>
    <w:rsid w:val="004D3EF3"/>
    <w:rsid w:val="004D7F25"/>
    <w:rsid w:val="004E325F"/>
    <w:rsid w:val="004E3912"/>
    <w:rsid w:val="004E3A57"/>
    <w:rsid w:val="004E5F43"/>
    <w:rsid w:val="004F0DC1"/>
    <w:rsid w:val="004F46E7"/>
    <w:rsid w:val="004F51E1"/>
    <w:rsid w:val="005036D9"/>
    <w:rsid w:val="00504099"/>
    <w:rsid w:val="0050472F"/>
    <w:rsid w:val="00507C93"/>
    <w:rsid w:val="00507F3E"/>
    <w:rsid w:val="00510B4F"/>
    <w:rsid w:val="00510FBF"/>
    <w:rsid w:val="00515E43"/>
    <w:rsid w:val="005166DF"/>
    <w:rsid w:val="00523B00"/>
    <w:rsid w:val="00531DC8"/>
    <w:rsid w:val="005372A3"/>
    <w:rsid w:val="00540089"/>
    <w:rsid w:val="005424AC"/>
    <w:rsid w:val="0054365B"/>
    <w:rsid w:val="00543FE8"/>
    <w:rsid w:val="00551A94"/>
    <w:rsid w:val="0056286F"/>
    <w:rsid w:val="005660F2"/>
    <w:rsid w:val="005679BA"/>
    <w:rsid w:val="00573AD2"/>
    <w:rsid w:val="00577E74"/>
    <w:rsid w:val="0058466D"/>
    <w:rsid w:val="0059102D"/>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5F3FAD"/>
    <w:rsid w:val="0060248E"/>
    <w:rsid w:val="006029C0"/>
    <w:rsid w:val="006045F2"/>
    <w:rsid w:val="00604E1E"/>
    <w:rsid w:val="00606F7E"/>
    <w:rsid w:val="00611A7A"/>
    <w:rsid w:val="0061478E"/>
    <w:rsid w:val="00617E36"/>
    <w:rsid w:val="006209EF"/>
    <w:rsid w:val="00624F7C"/>
    <w:rsid w:val="00626E7A"/>
    <w:rsid w:val="00633964"/>
    <w:rsid w:val="00634C52"/>
    <w:rsid w:val="00637CC9"/>
    <w:rsid w:val="0064023A"/>
    <w:rsid w:val="00640771"/>
    <w:rsid w:val="00641AE8"/>
    <w:rsid w:val="00642DAC"/>
    <w:rsid w:val="00644EF0"/>
    <w:rsid w:val="00645C24"/>
    <w:rsid w:val="00645C92"/>
    <w:rsid w:val="0065022D"/>
    <w:rsid w:val="00650658"/>
    <w:rsid w:val="00652E95"/>
    <w:rsid w:val="00655CEE"/>
    <w:rsid w:val="00657E64"/>
    <w:rsid w:val="006619B2"/>
    <w:rsid w:val="00672D0D"/>
    <w:rsid w:val="00673E83"/>
    <w:rsid w:val="00675648"/>
    <w:rsid w:val="006808A7"/>
    <w:rsid w:val="00681747"/>
    <w:rsid w:val="0068203A"/>
    <w:rsid w:val="0068258B"/>
    <w:rsid w:val="0068411B"/>
    <w:rsid w:val="00684C85"/>
    <w:rsid w:val="00695378"/>
    <w:rsid w:val="006A1F12"/>
    <w:rsid w:val="006A7DD0"/>
    <w:rsid w:val="006B03E3"/>
    <w:rsid w:val="006B39A1"/>
    <w:rsid w:val="006B5B2B"/>
    <w:rsid w:val="006D377E"/>
    <w:rsid w:val="006D6AC1"/>
    <w:rsid w:val="006D719B"/>
    <w:rsid w:val="006E7F3A"/>
    <w:rsid w:val="006F2329"/>
    <w:rsid w:val="006F2ACD"/>
    <w:rsid w:val="006F54EF"/>
    <w:rsid w:val="00700408"/>
    <w:rsid w:val="007004CC"/>
    <w:rsid w:val="0070194D"/>
    <w:rsid w:val="00702848"/>
    <w:rsid w:val="00702EC2"/>
    <w:rsid w:val="0071071E"/>
    <w:rsid w:val="0073219F"/>
    <w:rsid w:val="00733724"/>
    <w:rsid w:val="007347EF"/>
    <w:rsid w:val="0073628E"/>
    <w:rsid w:val="00740F77"/>
    <w:rsid w:val="00742E4D"/>
    <w:rsid w:val="007433DB"/>
    <w:rsid w:val="00746B77"/>
    <w:rsid w:val="00746E7F"/>
    <w:rsid w:val="007502C8"/>
    <w:rsid w:val="00753624"/>
    <w:rsid w:val="00753A5A"/>
    <w:rsid w:val="00753B5D"/>
    <w:rsid w:val="00757EBF"/>
    <w:rsid w:val="00761F44"/>
    <w:rsid w:val="00762332"/>
    <w:rsid w:val="00773E1B"/>
    <w:rsid w:val="00775DD7"/>
    <w:rsid w:val="00777507"/>
    <w:rsid w:val="00777586"/>
    <w:rsid w:val="007927D6"/>
    <w:rsid w:val="00792D31"/>
    <w:rsid w:val="00793913"/>
    <w:rsid w:val="00793B54"/>
    <w:rsid w:val="0079517D"/>
    <w:rsid w:val="00796977"/>
    <w:rsid w:val="007A1979"/>
    <w:rsid w:val="007A315C"/>
    <w:rsid w:val="007C49F8"/>
    <w:rsid w:val="007C4BEF"/>
    <w:rsid w:val="007C69FE"/>
    <w:rsid w:val="007D01E7"/>
    <w:rsid w:val="007D03CF"/>
    <w:rsid w:val="007D2867"/>
    <w:rsid w:val="007E2C10"/>
    <w:rsid w:val="007E59BE"/>
    <w:rsid w:val="007E7F7B"/>
    <w:rsid w:val="007F03F0"/>
    <w:rsid w:val="007F0841"/>
    <w:rsid w:val="007F17CE"/>
    <w:rsid w:val="007F6680"/>
    <w:rsid w:val="007F7DE0"/>
    <w:rsid w:val="008023AC"/>
    <w:rsid w:val="00806192"/>
    <w:rsid w:val="00811785"/>
    <w:rsid w:val="008132F4"/>
    <w:rsid w:val="008152AF"/>
    <w:rsid w:val="00816648"/>
    <w:rsid w:val="00816874"/>
    <w:rsid w:val="00821F1F"/>
    <w:rsid w:val="008246C7"/>
    <w:rsid w:val="00825468"/>
    <w:rsid w:val="0083280E"/>
    <w:rsid w:val="008341E8"/>
    <w:rsid w:val="0084053A"/>
    <w:rsid w:val="00842AFF"/>
    <w:rsid w:val="008520EC"/>
    <w:rsid w:val="00856F51"/>
    <w:rsid w:val="0085775A"/>
    <w:rsid w:val="00861954"/>
    <w:rsid w:val="00863E82"/>
    <w:rsid w:val="00864A36"/>
    <w:rsid w:val="00865F5F"/>
    <w:rsid w:val="00866F77"/>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54EEB"/>
    <w:rsid w:val="009726DD"/>
    <w:rsid w:val="00974714"/>
    <w:rsid w:val="00976BC4"/>
    <w:rsid w:val="00980C8A"/>
    <w:rsid w:val="009823FE"/>
    <w:rsid w:val="00983833"/>
    <w:rsid w:val="00984F9B"/>
    <w:rsid w:val="009914F1"/>
    <w:rsid w:val="00991FFF"/>
    <w:rsid w:val="0099305B"/>
    <w:rsid w:val="00994C33"/>
    <w:rsid w:val="00996BEA"/>
    <w:rsid w:val="009A0449"/>
    <w:rsid w:val="009A0D4B"/>
    <w:rsid w:val="009A7B37"/>
    <w:rsid w:val="009B3BBD"/>
    <w:rsid w:val="009B560C"/>
    <w:rsid w:val="009B64F8"/>
    <w:rsid w:val="009C163F"/>
    <w:rsid w:val="009C2685"/>
    <w:rsid w:val="009C2973"/>
    <w:rsid w:val="009C2E04"/>
    <w:rsid w:val="009C3567"/>
    <w:rsid w:val="009C64B2"/>
    <w:rsid w:val="009D3533"/>
    <w:rsid w:val="009D650C"/>
    <w:rsid w:val="009E106A"/>
    <w:rsid w:val="009E28CA"/>
    <w:rsid w:val="009E36A6"/>
    <w:rsid w:val="009E50F8"/>
    <w:rsid w:val="009E67D9"/>
    <w:rsid w:val="009E76CF"/>
    <w:rsid w:val="009F09E7"/>
    <w:rsid w:val="009F0ABE"/>
    <w:rsid w:val="00A00D3D"/>
    <w:rsid w:val="00A0337C"/>
    <w:rsid w:val="00A0347F"/>
    <w:rsid w:val="00A05D5D"/>
    <w:rsid w:val="00A07C65"/>
    <w:rsid w:val="00A10684"/>
    <w:rsid w:val="00A1185A"/>
    <w:rsid w:val="00A12606"/>
    <w:rsid w:val="00A17543"/>
    <w:rsid w:val="00A3015F"/>
    <w:rsid w:val="00A34A4C"/>
    <w:rsid w:val="00A35280"/>
    <w:rsid w:val="00A37EDC"/>
    <w:rsid w:val="00A41036"/>
    <w:rsid w:val="00A42248"/>
    <w:rsid w:val="00A43288"/>
    <w:rsid w:val="00A458A9"/>
    <w:rsid w:val="00A4612F"/>
    <w:rsid w:val="00A47566"/>
    <w:rsid w:val="00A56B9D"/>
    <w:rsid w:val="00A63650"/>
    <w:rsid w:val="00A6445A"/>
    <w:rsid w:val="00A7757F"/>
    <w:rsid w:val="00A80B68"/>
    <w:rsid w:val="00A8510C"/>
    <w:rsid w:val="00A90399"/>
    <w:rsid w:val="00AA535D"/>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6A26"/>
    <w:rsid w:val="00B020FC"/>
    <w:rsid w:val="00B0615B"/>
    <w:rsid w:val="00B11874"/>
    <w:rsid w:val="00B17686"/>
    <w:rsid w:val="00B21787"/>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62995"/>
    <w:rsid w:val="00B62A72"/>
    <w:rsid w:val="00B63214"/>
    <w:rsid w:val="00B66D7C"/>
    <w:rsid w:val="00B7146B"/>
    <w:rsid w:val="00B820B6"/>
    <w:rsid w:val="00B9320B"/>
    <w:rsid w:val="00B933BD"/>
    <w:rsid w:val="00B95F74"/>
    <w:rsid w:val="00BA190F"/>
    <w:rsid w:val="00BA23FE"/>
    <w:rsid w:val="00BA319C"/>
    <w:rsid w:val="00BA576A"/>
    <w:rsid w:val="00BA6B31"/>
    <w:rsid w:val="00BD7744"/>
    <w:rsid w:val="00BD78E8"/>
    <w:rsid w:val="00BD7B2A"/>
    <w:rsid w:val="00BE13EB"/>
    <w:rsid w:val="00BE2485"/>
    <w:rsid w:val="00BE718C"/>
    <w:rsid w:val="00BF1341"/>
    <w:rsid w:val="00BF1958"/>
    <w:rsid w:val="00BF4178"/>
    <w:rsid w:val="00C00719"/>
    <w:rsid w:val="00C007EE"/>
    <w:rsid w:val="00C009EA"/>
    <w:rsid w:val="00C0171C"/>
    <w:rsid w:val="00C01850"/>
    <w:rsid w:val="00C02200"/>
    <w:rsid w:val="00C034E3"/>
    <w:rsid w:val="00C17A19"/>
    <w:rsid w:val="00C2184E"/>
    <w:rsid w:val="00C343CA"/>
    <w:rsid w:val="00C50276"/>
    <w:rsid w:val="00C60169"/>
    <w:rsid w:val="00C61E47"/>
    <w:rsid w:val="00C648D4"/>
    <w:rsid w:val="00C71FFD"/>
    <w:rsid w:val="00C74871"/>
    <w:rsid w:val="00C800D0"/>
    <w:rsid w:val="00C80D4B"/>
    <w:rsid w:val="00C822F3"/>
    <w:rsid w:val="00C859E9"/>
    <w:rsid w:val="00C9272B"/>
    <w:rsid w:val="00C9582A"/>
    <w:rsid w:val="00C97318"/>
    <w:rsid w:val="00CA3AC5"/>
    <w:rsid w:val="00CB339F"/>
    <w:rsid w:val="00CC07DC"/>
    <w:rsid w:val="00CC0988"/>
    <w:rsid w:val="00CD1A35"/>
    <w:rsid w:val="00CD22DC"/>
    <w:rsid w:val="00CD3651"/>
    <w:rsid w:val="00CD4906"/>
    <w:rsid w:val="00CD7325"/>
    <w:rsid w:val="00CE0562"/>
    <w:rsid w:val="00CE526C"/>
    <w:rsid w:val="00CE5B49"/>
    <w:rsid w:val="00CE7929"/>
    <w:rsid w:val="00CF2507"/>
    <w:rsid w:val="00CF2518"/>
    <w:rsid w:val="00CF6174"/>
    <w:rsid w:val="00CF75B4"/>
    <w:rsid w:val="00D0034E"/>
    <w:rsid w:val="00D01D0C"/>
    <w:rsid w:val="00D10719"/>
    <w:rsid w:val="00D12552"/>
    <w:rsid w:val="00D14AF0"/>
    <w:rsid w:val="00D16D48"/>
    <w:rsid w:val="00D1762E"/>
    <w:rsid w:val="00D24007"/>
    <w:rsid w:val="00D27756"/>
    <w:rsid w:val="00D27E3C"/>
    <w:rsid w:val="00D30B51"/>
    <w:rsid w:val="00D318C0"/>
    <w:rsid w:val="00D3219D"/>
    <w:rsid w:val="00D33E64"/>
    <w:rsid w:val="00D404D2"/>
    <w:rsid w:val="00D41C9A"/>
    <w:rsid w:val="00D44162"/>
    <w:rsid w:val="00D50D28"/>
    <w:rsid w:val="00D5712A"/>
    <w:rsid w:val="00D632F9"/>
    <w:rsid w:val="00D6680F"/>
    <w:rsid w:val="00D71D82"/>
    <w:rsid w:val="00D73AA6"/>
    <w:rsid w:val="00D77BFA"/>
    <w:rsid w:val="00D81A7B"/>
    <w:rsid w:val="00D82B9F"/>
    <w:rsid w:val="00D87A01"/>
    <w:rsid w:val="00D96958"/>
    <w:rsid w:val="00D970E9"/>
    <w:rsid w:val="00D97666"/>
    <w:rsid w:val="00DA0CE3"/>
    <w:rsid w:val="00DA196D"/>
    <w:rsid w:val="00DA2A5D"/>
    <w:rsid w:val="00DA2FDF"/>
    <w:rsid w:val="00DA45AF"/>
    <w:rsid w:val="00DA711E"/>
    <w:rsid w:val="00DA7E9A"/>
    <w:rsid w:val="00DB1F99"/>
    <w:rsid w:val="00DB2D3A"/>
    <w:rsid w:val="00DD288D"/>
    <w:rsid w:val="00DD569C"/>
    <w:rsid w:val="00DD6CCE"/>
    <w:rsid w:val="00DE0FD0"/>
    <w:rsid w:val="00DE367C"/>
    <w:rsid w:val="00DE3D18"/>
    <w:rsid w:val="00DE441D"/>
    <w:rsid w:val="00DE657E"/>
    <w:rsid w:val="00DE7A41"/>
    <w:rsid w:val="00DF2985"/>
    <w:rsid w:val="00DF5883"/>
    <w:rsid w:val="00E00E31"/>
    <w:rsid w:val="00E01A7D"/>
    <w:rsid w:val="00E041CF"/>
    <w:rsid w:val="00E13215"/>
    <w:rsid w:val="00E1402F"/>
    <w:rsid w:val="00E205D6"/>
    <w:rsid w:val="00E231D7"/>
    <w:rsid w:val="00E25DC2"/>
    <w:rsid w:val="00E32A61"/>
    <w:rsid w:val="00E3407C"/>
    <w:rsid w:val="00E341D3"/>
    <w:rsid w:val="00E34798"/>
    <w:rsid w:val="00E426FD"/>
    <w:rsid w:val="00E46A13"/>
    <w:rsid w:val="00E50724"/>
    <w:rsid w:val="00E50D76"/>
    <w:rsid w:val="00E52A0E"/>
    <w:rsid w:val="00E535AA"/>
    <w:rsid w:val="00E54155"/>
    <w:rsid w:val="00E62168"/>
    <w:rsid w:val="00E621D8"/>
    <w:rsid w:val="00E64D6C"/>
    <w:rsid w:val="00E66A9E"/>
    <w:rsid w:val="00E70397"/>
    <w:rsid w:val="00E70882"/>
    <w:rsid w:val="00E71F84"/>
    <w:rsid w:val="00E74EC0"/>
    <w:rsid w:val="00E82FCF"/>
    <w:rsid w:val="00E8704C"/>
    <w:rsid w:val="00E966AA"/>
    <w:rsid w:val="00E97193"/>
    <w:rsid w:val="00E97666"/>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1497"/>
    <w:rsid w:val="00F442B6"/>
    <w:rsid w:val="00F46BB7"/>
    <w:rsid w:val="00F4750B"/>
    <w:rsid w:val="00F526FC"/>
    <w:rsid w:val="00F6046E"/>
    <w:rsid w:val="00F60CB2"/>
    <w:rsid w:val="00F613F1"/>
    <w:rsid w:val="00F67178"/>
    <w:rsid w:val="00F701C7"/>
    <w:rsid w:val="00F829B5"/>
    <w:rsid w:val="00F85F80"/>
    <w:rsid w:val="00F91B65"/>
    <w:rsid w:val="00F92942"/>
    <w:rsid w:val="00F96D1E"/>
    <w:rsid w:val="00F97733"/>
    <w:rsid w:val="00FA03D9"/>
    <w:rsid w:val="00FA21EA"/>
    <w:rsid w:val="00FA3D28"/>
    <w:rsid w:val="00FA7812"/>
    <w:rsid w:val="00FB057B"/>
    <w:rsid w:val="00FB5641"/>
    <w:rsid w:val="00FB7664"/>
    <w:rsid w:val="00FB7A26"/>
    <w:rsid w:val="00FB7B77"/>
    <w:rsid w:val="00FC45B9"/>
    <w:rsid w:val="00FC626E"/>
    <w:rsid w:val="00FC76BB"/>
    <w:rsid w:val="00FD3D73"/>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schemas.opengis.net/gsml/4.0/geoSciMLBasic.sch"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image" Target="media/image99.emf"/><Relationship Id="rId16" Type="http://schemas.openxmlformats.org/officeDocument/2006/relationships/image" Target="media/image4.emf"/><Relationship Id="rId107" Type="http://schemas.openxmlformats.org/officeDocument/2006/relationships/image" Target="media/image94.emf"/><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png"/><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image" Target="media/image89.emf"/><Relationship Id="rId123" Type="http://schemas.openxmlformats.org/officeDocument/2006/relationships/hyperlink" Target="http://precambrian.stratigraphy.org/Walsh_et_al_2004.pdf" TargetMode="External"/><Relationship Id="rId149"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9" Type="http://schemas.openxmlformats.org/officeDocument/2006/relationships/hyperlink" Target="http://www.stratigraphy.org/upload/bak/rel.htm"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image" Target="media/image92.emf"/><Relationship Id="rId113" Type="http://schemas.openxmlformats.org/officeDocument/2006/relationships/image" Target="media/image100.emf"/><Relationship Id="rId118" Type="http://schemas.openxmlformats.org/officeDocument/2006/relationships/hyperlink" Target="http://schemas.opengis.net/gsml/4.0/geologictime.sch"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png"/><Relationship Id="rId121" Type="http://schemas.openxmlformats.org/officeDocument/2006/relationships/hyperlink" Target="http://resource.geosciml.org/" TargetMode="External"/><Relationship Id="rId150"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image" Target="media/image90.emf"/><Relationship Id="rId108" Type="http://schemas.openxmlformats.org/officeDocument/2006/relationships/image" Target="media/image95.emf"/><Relationship Id="rId116" Type="http://schemas.openxmlformats.org/officeDocument/2006/relationships/hyperlink" Target="http://schemas.opengis.net/gsml/4.0/geosciml-portrayal.sch" TargetMode="External"/><Relationship Id="rId124"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png"/><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image" Target="media/image98.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emf"/><Relationship Id="rId106" Type="http://schemas.openxmlformats.org/officeDocument/2006/relationships/image" Target="media/image93.emf"/><Relationship Id="rId114" Type="http://schemas.openxmlformats.org/officeDocument/2006/relationships/image" Target="media/image101.emf"/><Relationship Id="rId119" Type="http://schemas.openxmlformats.org/officeDocument/2006/relationships/hyperlink" Target="http://www.opengis.net/def/param-name/GSML/4.0/starts"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image" Target="media/image88.emf"/><Relationship Id="rId122" Type="http://schemas.openxmlformats.org/officeDocument/2006/relationships/hyperlink" Target="http://www.ct.ingv.it/images/MappaGeologicaEtna/geological_map_Etna.pdf"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image" Target="media/image6.emf"/><Relationship Id="rId39" Type="http://schemas.openxmlformats.org/officeDocument/2006/relationships/image" Target="media/image26.emf"/><Relationship Id="rId109" Type="http://schemas.openxmlformats.org/officeDocument/2006/relationships/image" Target="media/image96.emf"/><Relationship Id="rId34" Type="http://schemas.openxmlformats.org/officeDocument/2006/relationships/image" Target="media/image21.emf"/><Relationship Id="rId50" Type="http://schemas.openxmlformats.org/officeDocument/2006/relationships/image" Target="media/image37.png"/><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image" Target="media/image91.emf"/><Relationship Id="rId120" Type="http://schemas.openxmlformats.org/officeDocument/2006/relationships/hyperlink" Target="http://www.opengis.net/def/param-name/GSML/4.0/ends" TargetMode="External"/><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png"/><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image" Target="media/image97.emf"/><Relationship Id="rId115" Type="http://schemas.openxmlformats.org/officeDocument/2006/relationships/image" Target="media/image102.emf"/><Relationship Id="rId61" Type="http://schemas.openxmlformats.org/officeDocument/2006/relationships/image" Target="media/image48.emf"/><Relationship Id="rId82" Type="http://schemas.openxmlformats.org/officeDocument/2006/relationships/image" Target="media/image69.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D1DD34-1857-48AA-B0C9-10084006F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250</TotalTime>
  <Pages>224</Pages>
  <Words>39577</Words>
  <Characters>225591</Characters>
  <Application>Microsoft Office Word</Application>
  <DocSecurity>0</DocSecurity>
  <Lines>1879</Lines>
  <Paragraphs>529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264639</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9</cp:revision>
  <dcterms:created xsi:type="dcterms:W3CDTF">2016-01-23T17:57:00Z</dcterms:created>
  <dcterms:modified xsi:type="dcterms:W3CDTF">2016-02-01T10:13:00Z</dcterms:modified>
</cp:coreProperties>
</file>