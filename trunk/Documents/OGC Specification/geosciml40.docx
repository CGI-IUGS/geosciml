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7777777"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15</w:t>
      </w:r>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5CBAB5C" w14:textId="77777777" w:rsidR="00F60CB2" w:rsidRPr="00D12552" w:rsidRDefault="00F60CB2" w:rsidP="00F60CB2">
      <w:pPr>
        <w:rPr>
          <w:sz w:val="16"/>
          <w:szCs w:val="16"/>
          <w:lang w:val="en-CA"/>
        </w:rPr>
      </w:pPr>
      <w:r w:rsidRPr="00D12552">
        <w:rPr>
          <w:lang w:val="en-CA"/>
        </w:rPr>
        <w:br w:type="page"/>
      </w:r>
      <w:r w:rsidRPr="00D12552">
        <w:rPr>
          <w:sz w:val="16"/>
          <w:szCs w:val="16"/>
          <w:lang w:val="en-CA"/>
        </w:rPr>
        <w:lastRenderedPageBreak/>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lastRenderedPageBreak/>
        <w:t>Contents</w:t>
      </w:r>
    </w:p>
    <w:p w14:paraId="179E5929" w14:textId="77777777" w:rsidR="00F60CB2" w:rsidRPr="00D12552" w:rsidRDefault="00F27D5A">
      <w:pPr>
        <w:pStyle w:val="TOC1"/>
        <w:tabs>
          <w:tab w:val="left" w:pos="440"/>
          <w:tab w:val="right" w:leader="dot" w:pos="8630"/>
        </w:tabs>
        <w:rPr>
          <w:noProof/>
          <w:lang w:val="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337499850" w:history="1">
        <w:r w:rsidR="00F60CB2" w:rsidRPr="00D12552">
          <w:rPr>
            <w:rStyle w:val="Hyperlink"/>
            <w:noProof/>
            <w:lang w:val="en-CA"/>
          </w:rPr>
          <w:t>1.</w:t>
        </w:r>
        <w:r w:rsidR="00F60CB2" w:rsidRPr="00D12552">
          <w:rPr>
            <w:noProof/>
            <w:lang w:val="en-CA"/>
          </w:rPr>
          <w:tab/>
        </w:r>
        <w:r w:rsidR="00F60CB2" w:rsidRPr="00D12552">
          <w:rPr>
            <w:rStyle w:val="Hyperlink"/>
            <w:noProof/>
            <w:lang w:val="en-CA"/>
          </w:rPr>
          <w:t>Scope</w:t>
        </w:r>
        <w:r w:rsidR="00F60CB2" w:rsidRPr="00D12552">
          <w:rPr>
            <w:noProof/>
            <w:webHidden/>
            <w:lang w:val="en-CA"/>
          </w:rPr>
          <w:tab/>
        </w:r>
        <w:r w:rsidRPr="00D12552">
          <w:rPr>
            <w:noProof/>
            <w:webHidden/>
            <w:lang w:val="en-CA"/>
          </w:rPr>
          <w:fldChar w:fldCharType="begin"/>
        </w:r>
        <w:r w:rsidR="00F60CB2" w:rsidRPr="00D12552">
          <w:rPr>
            <w:noProof/>
            <w:webHidden/>
            <w:lang w:val="en-CA"/>
          </w:rPr>
          <w:instrText xml:space="preserve"> PAGEREF _Toc337499850 \h </w:instrText>
        </w:r>
        <w:r w:rsidRPr="00D12552">
          <w:rPr>
            <w:noProof/>
            <w:webHidden/>
            <w:lang w:val="en-CA"/>
          </w:rPr>
        </w:r>
        <w:r w:rsidRPr="00D12552">
          <w:rPr>
            <w:noProof/>
            <w:webHidden/>
            <w:lang w:val="en-CA"/>
          </w:rPr>
          <w:fldChar w:fldCharType="separate"/>
        </w:r>
        <w:r w:rsidR="00577E74" w:rsidRPr="00D12552">
          <w:rPr>
            <w:noProof/>
            <w:webHidden/>
            <w:lang w:val="en-CA"/>
          </w:rPr>
          <w:t>2</w:t>
        </w:r>
        <w:r w:rsidRPr="00D12552">
          <w:rPr>
            <w:noProof/>
            <w:webHidden/>
            <w:lang w:val="en-CA"/>
          </w:rPr>
          <w:fldChar w:fldCharType="end"/>
        </w:r>
      </w:hyperlink>
    </w:p>
    <w:p w14:paraId="30CF25A7" w14:textId="77777777" w:rsidR="00F60CB2" w:rsidRPr="00D12552" w:rsidRDefault="004F0DC1">
      <w:pPr>
        <w:pStyle w:val="TOC1"/>
        <w:tabs>
          <w:tab w:val="left" w:pos="440"/>
          <w:tab w:val="right" w:leader="dot" w:pos="8630"/>
        </w:tabs>
        <w:rPr>
          <w:noProof/>
          <w:lang w:val="en-CA"/>
        </w:rPr>
      </w:pPr>
      <w:hyperlink w:anchor="_Toc337499851" w:history="1">
        <w:r w:rsidR="00F60CB2" w:rsidRPr="00D12552">
          <w:rPr>
            <w:rStyle w:val="Hyperlink"/>
            <w:noProof/>
            <w:lang w:val="en-CA"/>
          </w:rPr>
          <w:t>2.</w:t>
        </w:r>
        <w:r w:rsidR="00F60CB2" w:rsidRPr="00D12552">
          <w:rPr>
            <w:noProof/>
            <w:lang w:val="en-CA"/>
          </w:rPr>
          <w:tab/>
        </w:r>
        <w:r w:rsidR="00F60CB2" w:rsidRPr="00D12552">
          <w:rPr>
            <w:rStyle w:val="Hyperlink"/>
            <w:noProof/>
            <w:lang w:val="en-CA"/>
          </w:rPr>
          <w:t>Conformance</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15E45482" w14:textId="77777777" w:rsidR="00F60CB2" w:rsidRPr="00D12552" w:rsidRDefault="004F0DC1">
      <w:pPr>
        <w:pStyle w:val="TOC1"/>
        <w:tabs>
          <w:tab w:val="left" w:pos="440"/>
          <w:tab w:val="right" w:leader="dot" w:pos="8630"/>
        </w:tabs>
        <w:rPr>
          <w:noProof/>
          <w:lang w:val="en-CA"/>
        </w:rPr>
      </w:pPr>
      <w:hyperlink w:anchor="_Toc337499852" w:history="1">
        <w:r w:rsidR="00F60CB2" w:rsidRPr="00D12552">
          <w:rPr>
            <w:rStyle w:val="Hyperlink"/>
            <w:noProof/>
            <w:lang w:val="en-CA"/>
          </w:rPr>
          <w:t>3.</w:t>
        </w:r>
        <w:r w:rsidR="00F60CB2" w:rsidRPr="00D12552">
          <w:rPr>
            <w:noProof/>
            <w:lang w:val="en-CA"/>
          </w:rPr>
          <w:tab/>
        </w:r>
        <w:r w:rsidR="00F60CB2" w:rsidRPr="00D12552">
          <w:rPr>
            <w:rStyle w:val="Hyperlink"/>
            <w:noProof/>
            <w:lang w:val="en-CA"/>
          </w:rPr>
          <w:t>References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38AB4B9" w14:textId="77777777" w:rsidR="00F60CB2" w:rsidRPr="00D12552" w:rsidRDefault="004F0DC1">
      <w:pPr>
        <w:pStyle w:val="TOC1"/>
        <w:tabs>
          <w:tab w:val="left" w:pos="440"/>
          <w:tab w:val="right" w:leader="dot" w:pos="8630"/>
        </w:tabs>
        <w:rPr>
          <w:noProof/>
          <w:lang w:val="en-CA"/>
        </w:rPr>
      </w:pPr>
      <w:hyperlink w:anchor="_Toc337499853" w:history="1">
        <w:r w:rsidR="00F60CB2" w:rsidRPr="00D12552">
          <w:rPr>
            <w:rStyle w:val="Hyperlink"/>
            <w:noProof/>
            <w:lang w:val="en-CA"/>
          </w:rPr>
          <w:t>4.</w:t>
        </w:r>
        <w:r w:rsidR="00F60CB2" w:rsidRPr="00D12552">
          <w:rPr>
            <w:noProof/>
            <w:lang w:val="en-CA"/>
          </w:rPr>
          <w:tab/>
        </w:r>
        <w:r w:rsidR="00F60CB2" w:rsidRPr="00D12552">
          <w:rPr>
            <w:rStyle w:val="Hyperlink"/>
            <w:noProof/>
            <w:lang w:val="en-CA"/>
          </w:rPr>
          <w:t>Terms and Definitions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_Toc337499853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2B441192" w14:textId="77777777" w:rsidR="00F60CB2" w:rsidRPr="00D12552" w:rsidRDefault="004F0DC1">
      <w:pPr>
        <w:pStyle w:val="TOC1"/>
        <w:tabs>
          <w:tab w:val="left" w:pos="440"/>
          <w:tab w:val="right" w:leader="dot" w:pos="8630"/>
        </w:tabs>
        <w:rPr>
          <w:noProof/>
          <w:lang w:val="en-CA"/>
        </w:rPr>
      </w:pPr>
      <w:hyperlink w:anchor="_Toc337499854" w:history="1">
        <w:r w:rsidR="00F60CB2" w:rsidRPr="00D12552">
          <w:rPr>
            <w:rStyle w:val="Hyperlink"/>
            <w:noProof/>
            <w:lang w:val="en-CA"/>
          </w:rPr>
          <w:t>5.</w:t>
        </w:r>
        <w:r w:rsidR="00F60CB2" w:rsidRPr="00D12552">
          <w:rPr>
            <w:noProof/>
            <w:lang w:val="en-CA"/>
          </w:rPr>
          <w:tab/>
        </w:r>
        <w:r w:rsidR="00F60CB2" w:rsidRPr="00D12552">
          <w:rPr>
            <w:rStyle w:val="Hyperlink"/>
            <w:noProof/>
            <w:lang w:val="en-CA"/>
          </w:rPr>
          <w:t>Conventions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_Toc337499854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D62EB53" w14:textId="77777777" w:rsidR="00F60CB2" w:rsidRPr="00D12552" w:rsidRDefault="004F0DC1">
      <w:pPr>
        <w:pStyle w:val="TOC1"/>
        <w:tabs>
          <w:tab w:val="left" w:pos="440"/>
          <w:tab w:val="right" w:leader="dot" w:pos="8630"/>
        </w:tabs>
        <w:rPr>
          <w:noProof/>
          <w:lang w:val="en-CA"/>
        </w:rPr>
      </w:pPr>
      <w:hyperlink w:anchor="_Toc337499855" w:history="1">
        <w:r w:rsidR="00F60CB2" w:rsidRPr="00D12552">
          <w:rPr>
            <w:rStyle w:val="Hyperlink"/>
            <w:noProof/>
            <w:lang w:val="en-CA"/>
          </w:rPr>
          <w:t>6.</w:t>
        </w:r>
        <w:r w:rsidR="00F60CB2" w:rsidRPr="00D12552">
          <w:rPr>
            <w:noProof/>
            <w:lang w:val="en-CA"/>
          </w:rPr>
          <w:tab/>
        </w:r>
        <w:r w:rsidR="00F60CB2" w:rsidRPr="00D12552">
          <w:rPr>
            <w:rStyle w:val="Hyperlink"/>
            <w:noProof/>
            <w:lang w:val="en-CA"/>
          </w:rPr>
          <w:t>Clauses not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_Toc337499855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6EAAE77" w14:textId="77777777" w:rsidR="00F60CB2" w:rsidRPr="00D12552" w:rsidRDefault="004F0DC1">
      <w:pPr>
        <w:pStyle w:val="TOC2"/>
        <w:tabs>
          <w:tab w:val="left" w:pos="880"/>
          <w:tab w:val="right" w:leader="dot" w:pos="8630"/>
        </w:tabs>
        <w:rPr>
          <w:noProof/>
          <w:lang w:val="en-CA"/>
        </w:rPr>
      </w:pPr>
      <w:hyperlink w:anchor="_Toc337499856" w:history="1">
        <w:r w:rsidR="00F60CB2" w:rsidRPr="00D12552">
          <w:rPr>
            <w:rStyle w:val="Hyperlink"/>
            <w:noProof/>
            <w:lang w:val="en-CA"/>
          </w:rPr>
          <w:t>6.1</w:t>
        </w:r>
        <w:r w:rsidR="00F60CB2" w:rsidRPr="00D12552">
          <w:rPr>
            <w:noProof/>
            <w:lang w:val="en-CA"/>
          </w:rPr>
          <w:tab/>
        </w:r>
        <w:r w:rsidR="00F60CB2" w:rsidRPr="00D12552">
          <w:rPr>
            <w:rStyle w:val="Hyperlink"/>
            <w:noProof/>
            <w:lang w:val="en-CA"/>
          </w:rPr>
          <w:t>Clauses not containing normative material sub-clause 1</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_Toc337499856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433C080" w14:textId="77777777" w:rsidR="00F60CB2" w:rsidRPr="00D12552" w:rsidRDefault="004F0DC1">
      <w:pPr>
        <w:pStyle w:val="TOC3"/>
        <w:tabs>
          <w:tab w:val="left" w:pos="1320"/>
          <w:tab w:val="right" w:leader="dot" w:pos="8630"/>
        </w:tabs>
        <w:rPr>
          <w:noProof/>
          <w:lang w:val="en-CA"/>
        </w:rPr>
      </w:pPr>
      <w:hyperlink w:anchor="_Toc337499857" w:history="1">
        <w:r w:rsidR="00F60CB2" w:rsidRPr="00D12552">
          <w:rPr>
            <w:rStyle w:val="Hyperlink"/>
            <w:noProof/>
            <w:lang w:val="en-CA"/>
          </w:rPr>
          <w:t>6.1.1</w:t>
        </w:r>
        <w:r w:rsidR="00F60CB2" w:rsidRPr="00D12552">
          <w:rPr>
            <w:noProof/>
            <w:lang w:val="en-CA"/>
          </w:rPr>
          <w:tab/>
        </w:r>
        <w:r w:rsidR="00F60CB2" w:rsidRPr="00D12552">
          <w:rPr>
            <w:rStyle w:val="Hyperlink"/>
            <w:noProof/>
            <w:lang w:val="en-CA"/>
          </w:rPr>
          <w:t>Clauses not containing normative material sub-clause 2</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_Toc337499857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06CF453" w14:textId="77777777" w:rsidR="00F60CB2" w:rsidRPr="00D12552" w:rsidRDefault="004F0DC1">
      <w:pPr>
        <w:pStyle w:val="TOC1"/>
        <w:tabs>
          <w:tab w:val="left" w:pos="480"/>
          <w:tab w:val="right" w:leader="dot" w:pos="8630"/>
        </w:tabs>
        <w:rPr>
          <w:noProof/>
          <w:lang w:val="en-CA"/>
        </w:rPr>
      </w:pPr>
      <w:hyperlink w:anchor="_Toc337499858" w:history="1">
        <w:r w:rsidR="00F60CB2" w:rsidRPr="00D12552">
          <w:rPr>
            <w:rStyle w:val="Hyperlink"/>
            <w:noProof/>
            <w:lang w:val="en-CA"/>
          </w:rPr>
          <w:t>7.</w:t>
        </w:r>
        <w:r w:rsidR="00F60CB2" w:rsidRPr="00D12552">
          <w:rPr>
            <w:noProof/>
            <w:lang w:val="en-CA"/>
          </w:rPr>
          <w:tab/>
        </w:r>
        <w:r w:rsidR="00F60CB2" w:rsidRPr="00D12552">
          <w:rPr>
            <w:rStyle w:val="Hyperlink"/>
            <w:noProof/>
            <w:lang w:val="en-CA"/>
          </w:rPr>
          <w:t>Clause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_Toc337499858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EE5D783" w14:textId="77777777" w:rsidR="00F60CB2" w:rsidRPr="00D12552" w:rsidRDefault="004F0DC1">
      <w:pPr>
        <w:pStyle w:val="TOC2"/>
        <w:tabs>
          <w:tab w:val="left" w:pos="880"/>
          <w:tab w:val="right" w:leader="dot" w:pos="8630"/>
        </w:tabs>
        <w:rPr>
          <w:noProof/>
          <w:lang w:val="en-CA"/>
        </w:rPr>
      </w:pPr>
      <w:hyperlink w:anchor="_Toc337499859" w:history="1">
        <w:r w:rsidR="00F60CB2" w:rsidRPr="00D12552">
          <w:rPr>
            <w:rStyle w:val="Hyperlink"/>
            <w:noProof/>
            <w:lang w:val="en-CA"/>
          </w:rPr>
          <w:t>7.1</w:t>
        </w:r>
        <w:r w:rsidR="00F60CB2" w:rsidRPr="00D12552">
          <w:rPr>
            <w:noProof/>
            <w:lang w:val="en-CA"/>
          </w:rPr>
          <w:tab/>
        </w:r>
        <w:r w:rsidR="00F60CB2" w:rsidRPr="00D12552">
          <w:rPr>
            <w:rStyle w:val="Hyperlink"/>
            <w:noProof/>
            <w:lang w:val="en-CA"/>
          </w:rPr>
          <w:t>Requirement Class A or Requirement A</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_Toc337499859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289A1C0" w14:textId="77777777" w:rsidR="00F60CB2" w:rsidRPr="00D12552" w:rsidRDefault="004F0DC1">
      <w:pPr>
        <w:pStyle w:val="TOC2"/>
        <w:tabs>
          <w:tab w:val="left" w:pos="880"/>
          <w:tab w:val="right" w:leader="dot" w:pos="8630"/>
        </w:tabs>
        <w:rPr>
          <w:noProof/>
          <w:lang w:val="en-CA"/>
        </w:rPr>
      </w:pPr>
      <w:hyperlink w:anchor="_Toc337499860" w:history="1">
        <w:r w:rsidR="00F60CB2" w:rsidRPr="00D12552">
          <w:rPr>
            <w:rStyle w:val="Hyperlink"/>
            <w:noProof/>
            <w:lang w:val="en-CA"/>
          </w:rPr>
          <w:t>7.2</w:t>
        </w:r>
        <w:r w:rsidR="00F60CB2" w:rsidRPr="00D12552">
          <w:rPr>
            <w:noProof/>
            <w:lang w:val="en-CA"/>
          </w:rPr>
          <w:tab/>
        </w:r>
        <w:r w:rsidR="00F60CB2" w:rsidRPr="00D12552">
          <w:rPr>
            <w:rStyle w:val="Hyperlink"/>
            <w:noProof/>
            <w:lang w:val="en-CA"/>
          </w:rPr>
          <w:t>Requirement Class B or Requirement B</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_Toc337499860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50EE3A4" w14:textId="77777777" w:rsidR="00F60CB2" w:rsidRPr="00D12552" w:rsidRDefault="004F0DC1">
      <w:pPr>
        <w:pStyle w:val="TOC1"/>
        <w:tabs>
          <w:tab w:val="left" w:pos="480"/>
          <w:tab w:val="right" w:leader="dot" w:pos="8630"/>
        </w:tabs>
        <w:rPr>
          <w:noProof/>
          <w:lang w:val="en-CA"/>
        </w:rPr>
      </w:pPr>
      <w:hyperlink w:anchor="_Toc337499861" w:history="1">
        <w:r w:rsidR="00F60CB2" w:rsidRPr="00D12552">
          <w:rPr>
            <w:rStyle w:val="Hyperlink"/>
            <w:noProof/>
            <w:lang w:val="en-CA"/>
          </w:rPr>
          <w:t>8.</w:t>
        </w:r>
        <w:r w:rsidR="00F60CB2" w:rsidRPr="00D12552">
          <w:rPr>
            <w:noProof/>
            <w:lang w:val="en-CA"/>
          </w:rPr>
          <w:tab/>
        </w:r>
        <w:r w:rsidR="00F60CB2" w:rsidRPr="00D12552">
          <w:rPr>
            <w:rStyle w:val="Hyperlink"/>
            <w:noProof/>
            <w:lang w:val="en-CA"/>
          </w:rPr>
          <w:t>Media Types for any data encoding(s)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574000D1" w14:textId="77777777" w:rsidR="00F60CB2" w:rsidRPr="00D12552" w:rsidRDefault="004F0DC1">
      <w:pPr>
        <w:pStyle w:val="TOC2"/>
        <w:tabs>
          <w:tab w:val="left" w:pos="880"/>
          <w:tab w:val="right" w:leader="dot" w:pos="8630"/>
        </w:tabs>
        <w:rPr>
          <w:noProof/>
          <w:lang w:val="en-CA"/>
        </w:rPr>
      </w:pPr>
      <w:hyperlink w:anchor="_Toc337499862" w:history="1">
        <w:r w:rsidR="00F60CB2" w:rsidRPr="00D12552">
          <w:rPr>
            <w:rStyle w:val="Hyperlink"/>
            <w:noProof/>
            <w:lang w:val="en-CA"/>
          </w:rPr>
          <w:t>A.1</w:t>
        </w:r>
        <w:r w:rsidR="00F60CB2" w:rsidRPr="00D12552">
          <w:rPr>
            <w:noProof/>
            <w:lang w:val="en-CA"/>
          </w:rPr>
          <w:tab/>
        </w:r>
        <w:r w:rsidR="00F60CB2" w:rsidRPr="00D12552">
          <w:rPr>
            <w:rStyle w:val="Hyperlink"/>
            <w:noProof/>
            <w:lang w:val="en-CA"/>
          </w:rPr>
          <w:t>Conformance class: AAAA (repeat as necessary)</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23342E5B" w14:textId="1AFD5F39" w:rsidR="007F6680" w:rsidRPr="00D12552" w:rsidRDefault="001133B5" w:rsidP="001133B5">
      <w:pPr>
        <w:rPr>
          <w:lang w:val="en-CA"/>
        </w:rPr>
      </w:pPr>
      <w:r w:rsidRPr="00D12552">
        <w:rPr>
          <w:lang w:val="en-CA"/>
        </w:rPr>
        <w:t xml:space="preserve">This specification describes a </w:t>
      </w:r>
      <w:del w:id="2" w:author="Eric Boisvert" w:date="2015-10-27T17:08:00Z">
        <w:r w:rsidRPr="00D12552" w:rsidDel="00773E1B">
          <w:rPr>
            <w:lang w:val="en-CA"/>
          </w:rPr>
          <w:delText xml:space="preserve">conceptual </w:delText>
        </w:r>
      </w:del>
      <w:ins w:id="3" w:author="Eric Boisvert" w:date="2015-10-27T17:08:00Z">
        <w:r w:rsidR="00773E1B">
          <w:rPr>
            <w:lang w:val="en-CA"/>
          </w:rPr>
          <w:t>logical</w:t>
        </w:r>
        <w:r w:rsidR="00773E1B" w:rsidRPr="00D12552">
          <w:rPr>
            <w:lang w:val="en-CA"/>
          </w:rPr>
          <w:t xml:space="preserve"> </w:t>
        </w:r>
      </w:ins>
      <w:r w:rsidRPr="00D12552">
        <w:rPr>
          <w:lang w:val="en-CA"/>
        </w:rPr>
        <w:t>model</w:t>
      </w:r>
      <w:del w:id="4" w:author="Eric Boisvert" w:date="2015-10-27T17:08:00Z">
        <w:r w:rsidRPr="00D12552" w:rsidDel="00773E1B">
          <w:rPr>
            <w:lang w:val="en-CA"/>
          </w:rPr>
          <w:delText xml:space="preserve">, logical model, </w:delText>
        </w:r>
      </w:del>
      <w:ins w:id="5" w:author="Eric Boisvert" w:date="2015-10-28T08:33:00Z">
        <w:r w:rsidR="000E58BB">
          <w:rPr>
            <w:lang w:val="en-CA"/>
          </w:rPr>
          <w:t xml:space="preserve"> </w:t>
        </w:r>
      </w:ins>
      <w:r w:rsidRPr="00D12552">
        <w:rPr>
          <w:lang w:val="en-CA"/>
        </w:rPr>
        <w:t>and GML/XML encoding rules for the exchange of geological map data. In addition, this specification provides GML/XML encoding examples for guidance.</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6"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1"/>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7" w:name="_Toc165888229"/>
      <w:commentRangeStart w:id="8"/>
      <w:r w:rsidRPr="00D12552">
        <w:rPr>
          <w:lang w:val="en-CA"/>
        </w:rPr>
        <w:t>Submitting organizations</w:t>
      </w:r>
      <w:bookmarkEnd w:id="7"/>
      <w:commentRangeEnd w:id="8"/>
      <w:r w:rsidR="00AD3B07" w:rsidRPr="00D12552">
        <w:rPr>
          <w:rStyle w:val="CommentReference"/>
          <w:b w:val="0"/>
          <w:lang w:val="en-CA"/>
        </w:rPr>
        <w:commentReference w:id="8"/>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9" w:name="_Toc165888230"/>
      <w:r w:rsidRPr="00D12552">
        <w:rPr>
          <w:rFonts w:ascii="TimesNewRomanPSMT" w:hAnsi="TimesNewRomanPSMT" w:cs="TimesNewRomanPSMT"/>
          <w:lang w:val="en-CA"/>
        </w:rPr>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10"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11"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lastRenderedPageBreak/>
        <w:t>Submi</w:t>
      </w:r>
      <w:bookmarkEnd w:id="9"/>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12"/>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12"/>
            <w:r w:rsidR="00E621D8">
              <w:rPr>
                <w:rStyle w:val="CommentReference"/>
              </w:rPr>
              <w:commentReference w:id="12"/>
            </w:r>
          </w:p>
        </w:tc>
      </w:tr>
    </w:tbl>
    <w:p w14:paraId="4AAE8A6E" w14:textId="77777777" w:rsidR="009A7B37" w:rsidRPr="00D12552" w:rsidRDefault="009A7B37">
      <w:pPr>
        <w:pStyle w:val="Heading1"/>
        <w:rPr>
          <w:lang w:val="en-CA"/>
        </w:rPr>
      </w:pPr>
      <w:bookmarkStart w:id="13" w:name="_Toc337499850"/>
      <w:r w:rsidRPr="00D12552">
        <w:rPr>
          <w:lang w:val="en-CA"/>
        </w:rPr>
        <w:t>Scope</w:t>
      </w:r>
      <w:bookmarkEnd w:id="13"/>
    </w:p>
    <w:p w14:paraId="2501848A" w14:textId="68609C75"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proofErr w:type="gramStart"/>
      <w:r w:rsidR="005424AC">
        <w:rPr>
          <w:lang w:val="en-CA"/>
        </w:rPr>
        <w:t xml:space="preserve">, </w:t>
      </w:r>
      <w:proofErr w:type="gramEnd"/>
      <w:del w:id="14"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r w:rsidR="002404CF" w:rsidRPr="00761F44">
        <w:rPr>
          <w:lang w:val="en-CA"/>
        </w:rPr>
        <w:t xml:space="preserve"> and geologic specimen.  The model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having </w:t>
      </w:r>
      <w:r w:rsidR="00F6046E" w:rsidRPr="00761F44">
        <w:rPr>
          <w:lang w:val="en-CA"/>
        </w:rPr>
        <w:t>affiliation with GeoSciML</w:t>
      </w:r>
      <w:r w:rsidR="00D12552" w:rsidRPr="00761F44">
        <w:rPr>
          <w:lang w:val="en-CA"/>
        </w:rPr>
        <w:t>).</w:t>
      </w:r>
    </w:p>
    <w:p w14:paraId="46466F29" w14:textId="77777777" w:rsidR="009A7B37" w:rsidRPr="00D12552" w:rsidRDefault="009A7B37">
      <w:pPr>
        <w:pStyle w:val="Heading1"/>
        <w:rPr>
          <w:lang w:val="en-CA"/>
        </w:rPr>
      </w:pPr>
      <w:bookmarkStart w:id="15" w:name="_Toc337499851"/>
      <w:r w:rsidRPr="00D12552">
        <w:rPr>
          <w:lang w:val="en-CA"/>
        </w:rPr>
        <w:t>Conformance</w:t>
      </w:r>
      <w:bookmarkEnd w:id="15"/>
    </w:p>
    <w:p w14:paraId="1723473F" w14:textId="5D5F2E4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following ISO 19136 (2007) specification</w:t>
      </w:r>
      <w:del w:id="16" w:author="Eric Boisvert" w:date="2015-10-28T18:27:00Z">
        <w:r w:rsidR="005424AC" w:rsidDel="00AE3B9C">
          <w:rPr>
            <w:color w:val="FF0000"/>
            <w:lang w:val="en-CA"/>
          </w:rPr>
          <w:delText xml:space="preserve">, with some exceptions, </w:delText>
        </w:r>
      </w:del>
      <w:del w:id="17" w:author="Eric Boisvert" w:date="2015-10-27T17:05:00Z">
        <w:r w:rsidR="00A17543" w:rsidRPr="00D12552" w:rsidDel="00773E1B">
          <w:rPr>
            <w:color w:val="FF0000"/>
            <w:lang w:val="en-CA"/>
          </w:rPr>
          <w:delText xml:space="preserve"> </w:delText>
        </w:r>
      </w:del>
      <w:r w:rsidR="00A17543" w:rsidRPr="00D12552">
        <w:rPr>
          <w:color w:val="FF0000"/>
          <w:lang w:val="en-CA"/>
        </w:rPr>
        <w:t>for GML</w:t>
      </w:r>
      <w:ins w:id="18" w:author="Eric Boisvert" w:date="2015-10-28T18:26:00Z">
        <w:r w:rsidR="00AE3B9C">
          <w:rPr>
            <w:color w:val="FF0000"/>
            <w:lang w:val="en-CA"/>
          </w:rPr>
          <w:t xml:space="preserve"> </w:t>
        </w:r>
        <w:proofErr w:type="gramStart"/>
        <w:r w:rsidR="00AE3B9C">
          <w:rPr>
            <w:color w:val="FF0000"/>
            <w:lang w:val="en-CA"/>
          </w:rPr>
          <w:t xml:space="preserve">3.3 </w:t>
        </w:r>
      </w:ins>
      <w:r w:rsidR="00A17543" w:rsidRPr="00D12552">
        <w:rPr>
          <w:color w:val="FF0000"/>
          <w:lang w:val="en-CA"/>
        </w:rPr>
        <w:t xml:space="preserve"> applications</w:t>
      </w:r>
      <w:proofErr w:type="gramEnd"/>
      <w:r w:rsidR="009A7B37" w:rsidRPr="00D12552">
        <w:rPr>
          <w:lang w:val="en-CA"/>
        </w:rPr>
        <w:t xml:space="preserve">.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 xml:space="preserve">The framework, concepts, and methodology for testing, and the criteria to be achieved to claim conformance are specified in the OGC </w:t>
      </w:r>
      <w:r w:rsidRPr="00D12552">
        <w:rPr>
          <w:snapToGrid w:val="0"/>
          <w:color w:val="000000"/>
          <w:lang w:val="en-CA"/>
        </w:rPr>
        <w:lastRenderedPageBreak/>
        <w:t>Compliance Testing Policies and Procedures and the OGC Compliance Testing web site</w:t>
      </w:r>
      <w:r w:rsidRPr="00D12552">
        <w:rPr>
          <w:snapToGrid w:val="0"/>
          <w:color w:val="000000"/>
          <w:lang w:val="en-CA"/>
        </w:rPr>
        <w:footnoteReference w:id="1"/>
      </w:r>
      <w:r w:rsidRPr="00D12552">
        <w:rPr>
          <w:snapToGrid w:val="0"/>
          <w:color w:val="000000"/>
          <w:lang w:val="en-CA"/>
        </w:rPr>
        <w:t>.</w:t>
      </w:r>
    </w:p>
    <w:p w14:paraId="0A1B6FA6" w14:textId="77777777" w:rsidR="00AE3B9C" w:rsidRPr="00A0434E" w:rsidRDefault="00AE3B9C" w:rsidP="00AE3B9C">
      <w:pPr>
        <w:rPr>
          <w:ins w:id="19" w:author="Eric Boisvert" w:date="2015-10-28T18:28:00Z"/>
        </w:rPr>
      </w:pPr>
      <w:ins w:id="20"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21" w:author="Eric Boisvert" w:date="2015-10-28T18:28:00Z"/>
          <w:color w:val="000000"/>
          <w:lang w:val="en-CA"/>
        </w:rPr>
      </w:pPr>
      <w:del w:id="22"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23" w:name="_Toc337499852"/>
      <w:r w:rsidRPr="00D12552">
        <w:rPr>
          <w:lang w:val="en-CA"/>
        </w:rPr>
        <w:t>References</w:t>
      </w:r>
      <w:bookmarkEnd w:id="23"/>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24" w:name="_Toc337499853"/>
      <w:r w:rsidRPr="00D12552">
        <w:rPr>
          <w:lang w:val="en-CA"/>
        </w:rPr>
        <w:t>Terms and Definitions</w:t>
      </w:r>
      <w:bookmarkEnd w:id="24"/>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25" w:name="_Toc428885175"/>
      <w:bookmarkStart w:id="26" w:name="Glossary_Feature"/>
      <w:proofErr w:type="gramStart"/>
      <w:r w:rsidRPr="00D12552">
        <w:rPr>
          <w:lang w:val="en-CA"/>
        </w:rPr>
        <w:t>coverage</w:t>
      </w:r>
      <w:bookmarkEnd w:id="25"/>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27" w:name="_Toc428885176"/>
      <w:proofErr w:type="gramStart"/>
      <w:r w:rsidRPr="00D12552">
        <w:rPr>
          <w:lang w:val="en-CA"/>
        </w:rPr>
        <w:t>domain</w:t>
      </w:r>
      <w:proofErr w:type="gramEnd"/>
      <w:r w:rsidRPr="00D12552">
        <w:rPr>
          <w:lang w:val="en-CA"/>
        </w:rPr>
        <w:t xml:space="preserve"> feature</w:t>
      </w:r>
      <w:bookmarkEnd w:id="27"/>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28" w:name="_Toc428885177"/>
      <w:proofErr w:type="gramStart"/>
      <w:r w:rsidRPr="00D12552">
        <w:rPr>
          <w:lang w:val="en-CA"/>
        </w:rPr>
        <w:lastRenderedPageBreak/>
        <w:t>element</w:t>
      </w:r>
      <w:proofErr w:type="gramEnd"/>
      <w:r w:rsidRPr="00D12552">
        <w:rPr>
          <w:lang w:val="en-CA"/>
        </w:rPr>
        <w:t xml:space="preserve"> &lt;XML&gt;</w:t>
      </w:r>
      <w:bookmarkEnd w:id="28"/>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29" w:name="_Toc428885178"/>
      <w:proofErr w:type="gramStart"/>
      <w:r w:rsidRPr="00D12552">
        <w:rPr>
          <w:lang w:val="en-CA"/>
        </w:rPr>
        <w:t>feature</w:t>
      </w:r>
      <w:bookmarkEnd w:id="29"/>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30" w:author="Eric Boisvert" w:date="2015-10-28T11:59:00Z">
          <w:pPr/>
        </w:pPrChange>
      </w:pPr>
      <w:bookmarkStart w:id="31" w:name="_Toc428885179"/>
      <w:r w:rsidRPr="00A00D3D">
        <w:rPr>
          <w:highlight w:val="yellow"/>
          <w:lang w:val="en-CA"/>
        </w:rPr>
        <w:t>GML application schema</w:t>
      </w:r>
      <w:bookmarkEnd w:id="31"/>
      <w:r w:rsidRPr="00D12552">
        <w:rPr>
          <w:lang w:val="en-CA"/>
        </w:rPr>
        <w:t xml:space="preserve"> </w:t>
      </w:r>
    </w:p>
    <w:p w14:paraId="2803FC4D" w14:textId="77777777" w:rsidR="00FA3D28" w:rsidRPr="00D12552" w:rsidRDefault="00FA3D28" w:rsidP="00FA3D28">
      <w:pPr>
        <w:rPr>
          <w:lang w:val="en-CA"/>
        </w:rPr>
      </w:pPr>
      <w:r w:rsidRPr="00D12552">
        <w:rPr>
          <w:lang w:val="en-CA"/>
        </w:rPr>
        <w:t>Application schema written in XML Schema in accordance with the rules specified in ISO 19136:2007.</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32" w:name="_Toc428885180"/>
      <w:r w:rsidRPr="00D12552">
        <w:rPr>
          <w:lang w:val="en-CA"/>
        </w:rPr>
        <w:t>GML document</w:t>
      </w:r>
      <w:bookmarkEnd w:id="32"/>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33" w:name="_Toc428885181"/>
      <w:r w:rsidRPr="00D12552">
        <w:rPr>
          <w:lang w:val="en-CA"/>
        </w:rPr>
        <w:t>GML schema</w:t>
      </w:r>
      <w:bookmarkEnd w:id="33"/>
      <w:r w:rsidRPr="00D12552">
        <w:rPr>
          <w:lang w:val="en-CA"/>
        </w:rPr>
        <w:t xml:space="preserve"> </w:t>
      </w:r>
    </w:p>
    <w:p w14:paraId="1C0B37B2" w14:textId="6D8DA3CB" w:rsidR="00FA3D28" w:rsidRPr="00D12552" w:rsidRDefault="00FA3D28" w:rsidP="00FA3D28">
      <w:pPr>
        <w:rPr>
          <w:lang w:val="en-CA"/>
        </w:rPr>
      </w:pPr>
      <w:r w:rsidRPr="00D12552">
        <w:rPr>
          <w:lang w:val="en-CA"/>
        </w:rPr>
        <w:t>Schema components in the XML namespace ―</w:t>
      </w:r>
      <w:del w:id="34" w:author="Eric Boisvert" w:date="2015-10-28T12:00:00Z">
        <w:r w:rsidRPr="00D12552" w:rsidDel="005A74B6">
          <w:rPr>
            <w:lang w:val="en-CA"/>
          </w:rPr>
          <w:delText>http://www.opengis.net/gml/3.2</w:delText>
        </w:r>
      </w:del>
      <w:r w:rsidRPr="00D12552">
        <w:rPr>
          <w:lang w:val="en-CA"/>
        </w:rPr>
        <w:t>‖ as specified in ISO 19136:2007.</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35" w:name="_Toc428885182"/>
      <w:proofErr w:type="gramStart"/>
      <w:r w:rsidRPr="00D12552">
        <w:rPr>
          <w:lang w:val="en-CA"/>
        </w:rPr>
        <w:t>measurement</w:t>
      </w:r>
      <w:bookmarkEnd w:id="35"/>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36" w:name="_Toc428885183"/>
      <w:proofErr w:type="gramStart"/>
      <w:r w:rsidRPr="00D12552">
        <w:rPr>
          <w:lang w:val="en-CA"/>
        </w:rPr>
        <w:t>observation</w:t>
      </w:r>
      <w:bookmarkEnd w:id="36"/>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37" w:name="_Toc428885184"/>
      <w:proofErr w:type="gramStart"/>
      <w:r w:rsidRPr="00D12552">
        <w:rPr>
          <w:lang w:val="en-CA"/>
        </w:rPr>
        <w:t>observation</w:t>
      </w:r>
      <w:proofErr w:type="gramEnd"/>
      <w:r w:rsidRPr="00D12552">
        <w:rPr>
          <w:lang w:val="en-CA"/>
        </w:rPr>
        <w:t xml:space="preserve"> procedure</w:t>
      </w:r>
      <w:bookmarkEnd w:id="37"/>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38" w:name="_Toc428885185"/>
      <w:proofErr w:type="gramStart"/>
      <w:r w:rsidRPr="00D12552">
        <w:rPr>
          <w:lang w:val="en-CA"/>
        </w:rPr>
        <w:t>observation</w:t>
      </w:r>
      <w:proofErr w:type="gramEnd"/>
      <w:r w:rsidRPr="00D12552">
        <w:rPr>
          <w:lang w:val="en-CA"/>
        </w:rPr>
        <w:t xml:space="preserve"> result</w:t>
      </w:r>
      <w:bookmarkEnd w:id="38"/>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39" w:name="_Toc428885186"/>
      <w:proofErr w:type="gramStart"/>
      <w:r w:rsidRPr="00D12552">
        <w:rPr>
          <w:lang w:val="en-CA"/>
        </w:rPr>
        <w:t>property</w:t>
      </w:r>
      <w:proofErr w:type="gramEnd"/>
      <w:r w:rsidRPr="00D12552">
        <w:rPr>
          <w:lang w:val="en-CA"/>
        </w:rPr>
        <w:t xml:space="preserve"> &lt;General Feature Model&gt;</w:t>
      </w:r>
      <w:bookmarkEnd w:id="39"/>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40" w:name="_Toc428885187"/>
      <w:proofErr w:type="gramStart"/>
      <w:r w:rsidRPr="00D12552">
        <w:rPr>
          <w:lang w:val="en-CA"/>
        </w:rPr>
        <w:t>sampled</w:t>
      </w:r>
      <w:proofErr w:type="gramEnd"/>
      <w:r w:rsidRPr="00D12552">
        <w:rPr>
          <w:lang w:val="en-CA"/>
        </w:rPr>
        <w:t xml:space="preserve"> feature</w:t>
      </w:r>
      <w:bookmarkEnd w:id="40"/>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41" w:name="_Toc428885188"/>
      <w:proofErr w:type="gramStart"/>
      <w:r w:rsidRPr="00D12552">
        <w:rPr>
          <w:lang w:val="en-CA"/>
        </w:rPr>
        <w:t>sampling</w:t>
      </w:r>
      <w:proofErr w:type="gramEnd"/>
      <w:r w:rsidRPr="00D12552">
        <w:rPr>
          <w:lang w:val="en-CA"/>
        </w:rPr>
        <w:t xml:space="preserve"> feature</w:t>
      </w:r>
      <w:bookmarkEnd w:id="41"/>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42" w:name="_Toc428885189"/>
      <w:proofErr w:type="gramStart"/>
      <w:r w:rsidRPr="00D12552">
        <w:rPr>
          <w:lang w:val="en-CA"/>
        </w:rPr>
        <w:t>schema</w:t>
      </w:r>
      <w:proofErr w:type="gramEnd"/>
      <w:r w:rsidRPr="00D12552">
        <w:rPr>
          <w:lang w:val="en-CA"/>
        </w:rPr>
        <w:t xml:space="preserve"> &lt;XML Schema&gt;</w:t>
      </w:r>
      <w:bookmarkEnd w:id="42"/>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43" w:name="_Toc337499854"/>
      <w:bookmarkEnd w:id="26"/>
      <w:del w:id="44" w:author="Eric Boisvert" w:date="2015-10-27T17:08:00Z">
        <w:r w:rsidDel="00773E1B">
          <w:rPr>
            <w:lang w:val="en-CA"/>
          </w:rPr>
          <w:lastRenderedPageBreak/>
          <w:delText xml:space="preserve">Conceptual </w:delText>
        </w:r>
      </w:del>
      <w:ins w:id="45" w:author="Eric Boisvert" w:date="2015-10-27T17:08:00Z">
        <w:r w:rsidR="00773E1B">
          <w:rPr>
            <w:lang w:val="en-CA"/>
          </w:rPr>
          <w:t xml:space="preserve">Logical </w:t>
        </w:r>
      </w:ins>
      <w:r>
        <w:rPr>
          <w:lang w:val="en-CA"/>
        </w:rPr>
        <w:t>Model</w:t>
      </w:r>
    </w:p>
    <w:p w14:paraId="78DE2759" w14:textId="7A4A0089" w:rsidR="0068258B" w:rsidRDefault="0068258B" w:rsidP="000D2F14">
      <w:pPr>
        <w:rPr>
          <w:ins w:id="46" w:author="Eric Boisvert" w:date="2015-10-30T04:04:00Z"/>
          <w:lang w:val="en-CA"/>
        </w:rPr>
      </w:pPr>
      <w:ins w:id="47" w:author="Eric Boisvert" w:date="2015-10-30T04:04:00Z">
        <w:r>
          <w:rPr>
            <w:lang w:val="en-CA"/>
          </w:rPr>
          <w:t xml:space="preserve">GeoSciML 4.0 Logical model is an interpretation and repackaging of </w:t>
        </w:r>
      </w:ins>
      <w:ins w:id="48" w:author="Eric Boisvert" w:date="2015-10-30T04:07:00Z">
        <w:r>
          <w:rPr>
            <w:lang w:val="en-CA"/>
          </w:rPr>
          <w:t xml:space="preserve">version 3.2 of </w:t>
        </w:r>
      </w:ins>
      <w:ins w:id="49" w:author="Eric Boisvert" w:date="2015-10-30T04:04:00Z">
        <w:r>
          <w:rPr>
            <w:lang w:val="en-CA"/>
          </w:rPr>
          <w:t>the conceptual model published by IUSG (</w:t>
        </w:r>
      </w:ins>
      <w:ins w:id="50"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51"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52"/>
      <w:r>
        <w:rPr>
          <w:lang w:val="en-CA"/>
        </w:rPr>
        <w:t>GeoSciML Portrayal : a simplified version for layer based application</w:t>
      </w:r>
      <w:commentRangeEnd w:id="52"/>
      <w:r w:rsidR="00A00D3D">
        <w:rPr>
          <w:rStyle w:val="CommentReference"/>
        </w:rPr>
        <w:commentReference w:id="52"/>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53" w:author="Steve Richard" w:date="2015-10-12T18:11:00Z">
        <w:r w:rsidDel="00A00D3D">
          <w:rPr>
            <w:lang w:val="en-CA"/>
          </w:rPr>
          <w:delText xml:space="preserve">provided </w:delText>
        </w:r>
      </w:del>
      <w:ins w:id="54" w:author="Steve Richard" w:date="2015-10-12T18:11:00Z">
        <w:r w:rsidR="00A00D3D">
          <w:rPr>
            <w:lang w:val="en-CA"/>
          </w:rPr>
          <w:t xml:space="preserve">providing </w:t>
        </w:r>
      </w:ins>
      <w:r>
        <w:rPr>
          <w:lang w:val="en-CA"/>
        </w:rPr>
        <w:t>detailed description of basic features</w:t>
      </w:r>
      <w:ins w:id="55"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56" w:author="Steve Richard" w:date="2015-10-12T18:11:00Z">
        <w:r w:rsidDel="009367D1">
          <w:rPr>
            <w:lang w:val="en-CA"/>
          </w:rPr>
          <w:delText xml:space="preserve">of </w:delText>
        </w:r>
        <w:r w:rsidDel="00A00D3D">
          <w:rPr>
            <w:lang w:val="en-CA"/>
          </w:rPr>
          <w:delText>geochronoloy</w:delText>
        </w:r>
      </w:del>
      <w:ins w:id="57" w:author="Steve Richard" w:date="2015-10-12T18:11:00Z">
        <w:r w:rsidR="009367D1">
          <w:rPr>
            <w:lang w:val="en-CA"/>
          </w:rPr>
          <w:t>for the representation of geologic time using procedures adopted by the International Stratigraphic Commis</w:t>
        </w:r>
        <w:del w:id="58"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59" w:author="Steve Richard" w:date="2015-10-12T18:12:00Z">
        <w:r w:rsidR="009367D1">
          <w:rPr>
            <w:lang w:val="en-CA"/>
          </w:rPr>
          <w:t>s</w:t>
        </w:r>
      </w:ins>
      <w:r>
        <w:rPr>
          <w:lang w:val="en-CA"/>
        </w:rPr>
        <w:t xml:space="preserve"> </w:t>
      </w:r>
      <w:ins w:id="60" w:author="Steve Richard" w:date="2015-10-12T18:14:00Z">
        <w:r w:rsidR="009367D1">
          <w:rPr>
            <w:lang w:val="en-CA"/>
          </w:rPr>
          <w:t>and their properties as sampling features.</w:t>
        </w:r>
      </w:ins>
      <w:del w:id="61"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62" w:author="Steve Richard" w:date="2015-10-12T18:14:00Z">
        <w:r w:rsidDel="009367D1">
          <w:rPr>
            <w:lang w:val="en-CA"/>
          </w:rPr>
          <w:delText xml:space="preserve">laboratories </w:delText>
        </w:r>
      </w:del>
      <w:ins w:id="63" w:author="Steve Richard" w:date="2015-10-12T18:14:00Z">
        <w:r w:rsidR="009367D1">
          <w:rPr>
            <w:lang w:val="en-CA"/>
          </w:rPr>
          <w:t xml:space="preserve">laboratory </w:t>
        </w:r>
      </w:ins>
      <w:del w:id="64" w:author="Steve Richard" w:date="2015-10-12T18:15:00Z">
        <w:r w:rsidDel="009367D1">
          <w:rPr>
            <w:lang w:val="en-CA"/>
          </w:rPr>
          <w:delText>assays</w:delText>
        </w:r>
      </w:del>
      <w:ins w:id="65"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77777777" w:rsidR="007D2867" w:rsidRDefault="007D2867" w:rsidP="007D2867">
      <w:pPr>
        <w:keepNext/>
        <w:rPr>
          <w:ins w:id="66" w:author="Eric Boisvert" w:date="2015-10-30T04:23:00Z"/>
        </w:rPr>
      </w:pPr>
      <w:ins w:id="67" w:author="Eric Boisvert" w:date="2015-10-30T04:22:00Z">
        <w:r>
          <w:rPr>
            <w:noProof/>
            <w:lang w:val="en-CA" w:eastAsia="en-CA"/>
          </w:rPr>
          <w:lastRenderedPageBreak/>
          <w:drawing>
            <wp:inline distT="0" distB="0" distL="0" distR="0" wp14:anchorId="0F9FDEA6" wp14:editId="16822E31">
              <wp:extent cx="5189584" cy="4495752"/>
              <wp:effectExtent l="0" t="0" r="0" b="63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1856" cy="4497720"/>
                      </a:xfrm>
                      <a:prstGeom prst="rect">
                        <a:avLst/>
                      </a:prstGeom>
                      <a:noFill/>
                      <a:ln>
                        <a:noFill/>
                      </a:ln>
                    </pic:spPr>
                  </pic:pic>
                </a:graphicData>
              </a:graphic>
            </wp:inline>
          </w:drawing>
        </w:r>
      </w:ins>
    </w:p>
    <w:p w14:paraId="1D4B869E" w14:textId="38AFD9B6" w:rsidR="007D2867" w:rsidRDefault="007D2867" w:rsidP="007D2867">
      <w:pPr>
        <w:pStyle w:val="Caption"/>
        <w:rPr>
          <w:ins w:id="68" w:author="Eric Boisvert" w:date="2015-10-30T04:23:00Z"/>
        </w:rPr>
      </w:pPr>
      <w:ins w:id="69" w:author="Eric Boisvert" w:date="2015-10-30T04:23:00Z">
        <w:r>
          <w:t xml:space="preserve">Figure </w:t>
        </w:r>
        <w:r>
          <w:fldChar w:fldCharType="begin"/>
        </w:r>
        <w:r>
          <w:instrText xml:space="preserve"> SEQ Figure \* ARABIC </w:instrText>
        </w:r>
      </w:ins>
      <w:r>
        <w:fldChar w:fldCharType="separate"/>
      </w:r>
      <w:ins w:id="70" w:author="Eric Boisvert" w:date="2015-10-30T04:23:00Z">
        <w:r>
          <w:rPr>
            <w:noProof/>
          </w:rPr>
          <w:t>1</w:t>
        </w:r>
        <w:r>
          <w:fldChar w:fldCharType="end"/>
        </w:r>
        <w:r>
          <w:t xml:space="preserve">: </w:t>
        </w:r>
        <w:r w:rsidRPr="00CD2BDC">
          <w:t>GeoSciML</w:t>
        </w:r>
        <w:r>
          <w:t xml:space="preserve"> </w:t>
        </w:r>
        <w:proofErr w:type="gramStart"/>
        <w:r>
          <w:t xml:space="preserve">4.0 </w:t>
        </w:r>
        <w:r w:rsidRPr="00CD2BDC">
          <w:t xml:space="preserve"> packages</w:t>
        </w:r>
        <w:proofErr w:type="gramEnd"/>
      </w:ins>
    </w:p>
    <w:p w14:paraId="3D799ABA" w14:textId="177F5C82" w:rsidR="000D2F14" w:rsidRDefault="007D2867" w:rsidP="000D2F14">
      <w:pPr>
        <w:keepNext/>
      </w:pPr>
      <w:ins w:id="71"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72"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r>
        <w:rPr>
          <w:lang w:val="en-CA"/>
        </w:rPr>
        <w:t>Portrayal</w:t>
      </w:r>
    </w:p>
    <w:p w14:paraId="7BE63CEC" w14:textId="5D642390" w:rsidR="00DE0FD0" w:rsidRDefault="00DE0FD0" w:rsidP="009459BF">
      <w:pPr>
        <w:rPr>
          <w:lang w:val="en-CA"/>
        </w:rPr>
      </w:pPr>
      <w:r>
        <w:rPr>
          <w:lang w:val="en-CA"/>
        </w:rPr>
        <w:t>GeoSciML portrayal is a denormalised view of key geological and sampling features, designed as a simple entry level model to publish datasets</w:t>
      </w:r>
      <w:ins w:id="73" w:author="Steve Richard" w:date="2015-10-12T18:16:00Z">
        <w:r w:rsidR="009367D1">
          <w:rPr>
            <w:lang w:val="en-CA"/>
          </w:rPr>
          <w:t>, particularly ad</w:t>
        </w:r>
      </w:ins>
      <w:ins w:id="74" w:author="Eric Boisvert" w:date="2015-10-27T16:54:00Z">
        <w:r w:rsidR="005424AC">
          <w:rPr>
            <w:lang w:val="en-CA"/>
          </w:rPr>
          <w:t>a</w:t>
        </w:r>
      </w:ins>
      <w:ins w:id="75" w:author="Steve Richard" w:date="2015-10-12T18:16:00Z">
        <w:del w:id="76" w:author="Eric Boisvert" w:date="2015-10-27T16:54:00Z">
          <w:r w:rsidR="009367D1" w:rsidDel="005424AC">
            <w:rPr>
              <w:lang w:val="en-CA"/>
            </w:rPr>
            <w:delText>o</w:delText>
          </w:r>
        </w:del>
        <w:r w:rsidR="009367D1">
          <w:rPr>
            <w:lang w:val="en-CA"/>
          </w:rPr>
          <w:t xml:space="preserve">pted </w:t>
        </w:r>
        <w:del w:id="77" w:author="Eric Boisvert" w:date="2015-10-27T16:54:00Z">
          <w:r w:rsidR="009367D1" w:rsidDel="005424AC">
            <w:rPr>
              <w:lang w:val="en-CA"/>
            </w:rPr>
            <w:delText>for</w:delText>
          </w:r>
        </w:del>
      </w:ins>
      <w:ins w:id="78" w:author="Eric Boisvert" w:date="2015-10-27T16:54:00Z">
        <w:r w:rsidR="005424AC">
          <w:rPr>
            <w:lang w:val="en-CA"/>
          </w:rPr>
          <w:t>to</w:t>
        </w:r>
      </w:ins>
      <w:ins w:id="79" w:author="Steve Richard" w:date="2015-10-12T18:16:00Z">
        <w:r w:rsidR="009367D1">
          <w:rPr>
            <w:lang w:val="en-CA"/>
          </w:rPr>
          <w:t xml:space="preserve"> geographic visualization</w:t>
        </w:r>
      </w:ins>
      <w:ins w:id="80" w:author="Steve Richard" w:date="2015-10-12T18:17:00Z">
        <w:r w:rsidR="009367D1">
          <w:rPr>
            <w:lang w:val="en-CA"/>
          </w:rPr>
          <w:t xml:space="preserve"> with key reporting properties</w:t>
        </w:r>
      </w:ins>
      <w:r>
        <w:rPr>
          <w:lang w:val="en-CA"/>
        </w:rPr>
        <w:t xml:space="preserve">.  The use case </w:t>
      </w:r>
      <w:del w:id="81" w:author="Steve Richard" w:date="2015-10-12T18:17:00Z">
        <w:r w:rsidDel="009367D1">
          <w:rPr>
            <w:lang w:val="en-CA"/>
          </w:rPr>
          <w:delText xml:space="preserve">sought </w:delText>
        </w:r>
      </w:del>
      <w:ins w:id="82" w:author="Steve Richard" w:date="2015-10-12T18:17:00Z">
        <w:r w:rsidR="009367D1">
          <w:rPr>
            <w:lang w:val="en-CA"/>
          </w:rPr>
          <w:t xml:space="preserve">target </w:t>
        </w:r>
      </w:ins>
      <w:r>
        <w:rPr>
          <w:lang w:val="en-CA"/>
        </w:rPr>
        <w:t>for portrayal is</w:t>
      </w:r>
      <w:ins w:id="83" w:author="Steve Richard" w:date="2015-10-12T18:17:00Z">
        <w:r w:rsidR="009367D1">
          <w:rPr>
            <w:lang w:val="en-CA"/>
          </w:rPr>
          <w:t xml:space="preserve"> a</w:t>
        </w:r>
      </w:ins>
      <w:r>
        <w:rPr>
          <w:lang w:val="en-CA"/>
        </w:rPr>
        <w:t xml:space="preserve"> simple </w:t>
      </w:r>
      <w:del w:id="84" w:author="Steve Richard" w:date="2015-10-12T18:17:00Z">
        <w:r w:rsidDel="009367D1">
          <w:rPr>
            <w:lang w:val="en-CA"/>
          </w:rPr>
          <w:delText xml:space="preserve">layer </w:delText>
        </w:r>
      </w:del>
      <w:ins w:id="85" w:author="Steve Richard" w:date="2015-10-12T18:17:00Z">
        <w:r w:rsidR="009367D1">
          <w:rPr>
            <w:lang w:val="en-CA"/>
          </w:rPr>
          <w:t>layer-</w:t>
        </w:r>
      </w:ins>
      <w:r>
        <w:rPr>
          <w:lang w:val="en-CA"/>
        </w:rPr>
        <w:t xml:space="preserve">based application, such as web map application or GIS where the key functionality is display a map layer and perform simple </w:t>
      </w:r>
      <w:ins w:id="86" w:author="Eric Boisvert" w:date="2015-10-27T16:55:00Z">
        <w:r w:rsidR="005424AC">
          <w:rPr>
            <w:lang w:val="en-CA"/>
          </w:rPr>
          <w:t>identify</w:t>
        </w:r>
      </w:ins>
      <w:del w:id="87" w:author="Eric Boisvert" w:date="2015-10-27T16:55:00Z">
        <w:r w:rsidDel="005424AC">
          <w:rPr>
            <w:lang w:val="en-CA"/>
          </w:rPr>
          <w:delText>“</w:delText>
        </w:r>
      </w:del>
      <w:del w:id="88" w:author="Eric Boisvert" w:date="2015-10-27T16:54:00Z">
        <w:r w:rsidDel="005424AC">
          <w:rPr>
            <w:lang w:val="en-CA"/>
          </w:rPr>
          <w:delText>identify”</w:delText>
        </w:r>
      </w:del>
      <w:r>
        <w:rPr>
          <w:lang w:val="en-CA"/>
        </w:rPr>
        <w:t xml:space="preserve"> operations.  The classes are model to be easily implementable in any GIS or web mapping applications.  One class</w:t>
      </w:r>
      <w:r w:rsidR="00276AD3">
        <w:rPr>
          <w:lang w:val="en-CA"/>
        </w:rPr>
        <w:t xml:space="preserve"> maps to one table </w:t>
      </w:r>
      <w:r>
        <w:rPr>
          <w:lang w:val="en-CA"/>
        </w:rPr>
        <w:t xml:space="preserve">composed of optional, single occurrence, properties – consistent with the structure of RDBMS tables. </w:t>
      </w:r>
    </w:p>
    <w:p w14:paraId="4ABC3639" w14:textId="31EFF3AE" w:rsidR="00EB32C6" w:rsidRDefault="009367D1" w:rsidP="009459BF">
      <w:pPr>
        <w:rPr>
          <w:lang w:val="en-CA"/>
        </w:rPr>
      </w:pPr>
      <w:ins w:id="89" w:author="Steve Richard" w:date="2015-10-12T18:19:00Z">
        <w:r>
          <w:rPr>
            <w:lang w:val="en-CA"/>
          </w:rPr>
          <w:lastRenderedPageBreak/>
          <w:t>The p</w:t>
        </w:r>
      </w:ins>
      <w:del w:id="90" w:author="Steve Richard" w:date="2015-10-12T18:19:00Z">
        <w:r w:rsidR="00DE0FD0" w:rsidDel="009367D1">
          <w:rPr>
            <w:lang w:val="en-CA"/>
          </w:rPr>
          <w:delText>P</w:delText>
        </w:r>
      </w:del>
      <w:r w:rsidR="00DE0FD0">
        <w:rPr>
          <w:lang w:val="en-CA"/>
        </w:rPr>
        <w:t xml:space="preserve">ortrayal data model provides several “pointers”, in the form of HTTP URI, to form a sort of “switchboard” where application operating on </w:t>
      </w:r>
      <w:ins w:id="91" w:author="Eric Boisvert" w:date="2015-10-28T18:33:00Z">
        <w:r w:rsidR="00AE3B9C">
          <w:rPr>
            <w:lang w:val="en-CA"/>
          </w:rPr>
          <w:t xml:space="preserve">instances of the </w:t>
        </w:r>
      </w:ins>
      <w:r w:rsidR="00DE0FD0">
        <w:rPr>
          <w:lang w:val="en-CA"/>
        </w:rPr>
        <w:t xml:space="preserve">portrayal model can </w:t>
      </w:r>
      <w:del w:id="92" w:author="Eric Boisvert" w:date="2015-10-28T18:33:00Z">
        <w:r w:rsidR="00DE0FD0" w:rsidDel="00AE3B9C">
          <w:rPr>
            <w:lang w:val="en-CA"/>
          </w:rPr>
          <w:delText xml:space="preserve">extract </w:delText>
        </w:r>
      </w:del>
      <w:ins w:id="93"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77777777" w:rsidR="00160C8B" w:rsidRDefault="00160C8B" w:rsidP="00160C8B">
      <w:pPr>
        <w:keepNext/>
      </w:pPr>
      <w:r w:rsidRPr="00160C8B">
        <w:rPr>
          <w:noProof/>
          <w:lang w:val="en-CA" w:eastAsia="en-CA"/>
        </w:rPr>
        <w:drawing>
          <wp:inline distT="0" distB="0" distL="0" distR="0" wp14:anchorId="61B44628" wp14:editId="5BF46949">
            <wp:extent cx="4555588" cy="26392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134" cy="2639604"/>
                    </a:xfrm>
                    <a:prstGeom prst="rect">
                      <a:avLst/>
                    </a:prstGeom>
                    <a:noFill/>
                    <a:ln>
                      <a:noFill/>
                    </a:ln>
                  </pic:spPr>
                </pic:pic>
              </a:graphicData>
            </a:graphic>
          </wp:inline>
        </w:drawing>
      </w:r>
    </w:p>
    <w:p w14:paraId="0DB66041" w14:textId="0FFB1235" w:rsidR="00160C8B" w:rsidRDefault="00160C8B" w:rsidP="00160C8B">
      <w:pPr>
        <w:pStyle w:val="Caption"/>
        <w:rPr>
          <w:lang w:val="en-CA"/>
        </w:rPr>
      </w:pPr>
      <w:bookmarkStart w:id="94" w:name="_Ref431737057"/>
      <w:r>
        <w:t xml:space="preserve">Figure </w:t>
      </w:r>
      <w:fldSimple w:instr=" SEQ Figure \* ARABIC ">
        <w:ins w:id="95" w:author="Eric Boisvert" w:date="2015-10-30T04:23:00Z">
          <w:r w:rsidR="007D2867">
            <w:rPr>
              <w:noProof/>
            </w:rPr>
            <w:t>3</w:t>
          </w:r>
        </w:ins>
        <w:del w:id="96" w:author="Eric Boisvert" w:date="2015-10-30T04:23:00Z">
          <w:r w:rsidR="00090DCF" w:rsidDel="007D2867">
            <w:rPr>
              <w:noProof/>
            </w:rPr>
            <w:delText>2</w:delText>
          </w:r>
        </w:del>
      </w:fldSimple>
      <w:bookmarkEnd w:id="94"/>
      <w:r>
        <w:t xml:space="preserve"> Linkage between portrayal and other GeoSciML packages</w:t>
      </w:r>
      <w:ins w:id="97" w:author="Eric Boisvert" w:date="2015-10-27T16:55:00Z">
        <w:r w:rsidR="005424AC">
          <w:t>.  A</w:t>
        </w:r>
      </w:ins>
      <w:ins w:id="98" w:author="Eric Boisvert" w:date="2015-10-27T16:59:00Z">
        <w:r w:rsidR="005424AC">
          <w:t>n instance of GeologicUnitView matches an instance of MappedFeature</w:t>
        </w:r>
      </w:ins>
      <w:ins w:id="99" w:author="Eric Boisvert" w:date="2015-10-27T17:03:00Z">
        <w:r w:rsidR="00B33100">
          <w:t>.</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100" w:name="_Ref432754283"/>
      <w:r>
        <w:rPr>
          <w:lang w:val="en-CA"/>
        </w:rPr>
        <w:t>GeoSciML Basic and Extension</w:t>
      </w:r>
      <w:bookmarkEnd w:id="100"/>
    </w:p>
    <w:p w14:paraId="159EBC38" w14:textId="77777777" w:rsidR="00681747" w:rsidRDefault="00681747" w:rsidP="00681747">
      <w:pPr>
        <w:rPr>
          <w:lang w:val="en-CA"/>
        </w:rPr>
      </w:pPr>
    </w:p>
    <w:p w14:paraId="05A77CED" w14:textId="77777777" w:rsidR="00681747" w:rsidRDefault="00681747" w:rsidP="00681747">
      <w:pPr>
        <w:rPr>
          <w:lang w:val="en-CA"/>
        </w:rPr>
      </w:pPr>
      <w:r>
        <w:rPr>
          <w:lang w:val="en-CA"/>
        </w:rPr>
        <w:t>GeoSciML describes geological features in a mapping perspective, articulated around the concept of a MapFeature – the cartographic element shown on a map, and the GeologicalFeature it represents.  All concepts that can be represented on a map are subtypes of GeologicalFeatures.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SF_SamplingFeatures (O&amp;M) subtypes.</w:t>
      </w:r>
    </w:p>
    <w:p w14:paraId="057035A4" w14:textId="77777777" w:rsidR="00681747" w:rsidRDefault="00681747" w:rsidP="00681747">
      <w:pPr>
        <w:keepNext/>
      </w:pPr>
      <w:r w:rsidRPr="00DE0FD0">
        <w:rPr>
          <w:noProof/>
          <w:lang w:val="en-CA" w:eastAsia="en-CA"/>
        </w:rPr>
        <w:lastRenderedPageBreak/>
        <w:drawing>
          <wp:inline distT="0" distB="0" distL="0" distR="0" wp14:anchorId="4A77FFEB" wp14:editId="78A1B182">
            <wp:extent cx="5486400" cy="299012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90128"/>
                    </a:xfrm>
                    <a:prstGeom prst="rect">
                      <a:avLst/>
                    </a:prstGeom>
                    <a:noFill/>
                    <a:ln>
                      <a:noFill/>
                    </a:ln>
                  </pic:spPr>
                </pic:pic>
              </a:graphicData>
            </a:graphic>
          </wp:inline>
        </w:drawing>
      </w:r>
    </w:p>
    <w:p w14:paraId="3CC68821" w14:textId="77777777" w:rsidR="00681747" w:rsidRDefault="00681747" w:rsidP="00681747">
      <w:pPr>
        <w:pStyle w:val="Caption"/>
        <w:rPr>
          <w:lang w:val="en-CA"/>
        </w:rPr>
      </w:pPr>
      <w:bookmarkStart w:id="101" w:name="_Ref431724260"/>
      <w:r>
        <w:t xml:space="preserve">Figure </w:t>
      </w:r>
      <w:fldSimple w:instr=" SEQ Figure \* ARABIC ">
        <w:ins w:id="102" w:author="Eric Boisvert" w:date="2015-10-30T04:23:00Z">
          <w:r w:rsidR="007D2867">
            <w:rPr>
              <w:noProof/>
            </w:rPr>
            <w:t>4</w:t>
          </w:r>
        </w:ins>
        <w:del w:id="103" w:author="Eric Boisvert" w:date="2015-10-30T04:23:00Z">
          <w:r w:rsidR="00090DCF" w:rsidDel="007D2867">
            <w:rPr>
              <w:noProof/>
            </w:rPr>
            <w:delText>3</w:delText>
          </w:r>
        </w:del>
      </w:fldSimple>
      <w:bookmarkEnd w:id="101"/>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104" w:author="Eric Boisvert" w:date="2015-10-27T17:03:00Z">
        <w:r w:rsidDel="00B33100">
          <w:rPr>
            <w:lang w:val="en-CA"/>
          </w:rPr>
          <w:delText xml:space="preserve">Relation </w:delText>
        </w:r>
      </w:del>
      <w:ins w:id="105"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77777777" w:rsidR="00EA50E7" w:rsidRDefault="00EA50E7" w:rsidP="00EA50E7">
      <w:pPr>
        <w:keepNext/>
      </w:pPr>
      <w:r>
        <w:rPr>
          <w:noProof/>
          <w:lang w:val="en-CA" w:eastAsia="en-CA"/>
        </w:rPr>
        <w:lastRenderedPageBreak/>
        <w:drawing>
          <wp:inline distT="0" distB="0" distL="0" distR="0" wp14:anchorId="6E23D1F1" wp14:editId="6F3A055B">
            <wp:extent cx="2981960" cy="439102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960" cy="4391025"/>
                    </a:xfrm>
                    <a:prstGeom prst="rect">
                      <a:avLst/>
                    </a:prstGeom>
                    <a:noFill/>
                    <a:ln>
                      <a:noFill/>
                    </a:ln>
                  </pic:spPr>
                </pic:pic>
              </a:graphicData>
            </a:graphic>
          </wp:inline>
        </w:drawing>
      </w:r>
    </w:p>
    <w:p w14:paraId="3CFC74DF" w14:textId="77777777" w:rsidR="00EA50E7" w:rsidRDefault="00EA50E7" w:rsidP="00EA50E7">
      <w:pPr>
        <w:pStyle w:val="Caption"/>
        <w:rPr>
          <w:lang w:val="en-CA"/>
        </w:rPr>
      </w:pPr>
      <w:r>
        <w:t xml:space="preserve">Figure </w:t>
      </w:r>
      <w:fldSimple w:instr=" SEQ Figure \* ARABIC ">
        <w:ins w:id="106" w:author="Eric Boisvert" w:date="2015-10-30T04:23:00Z">
          <w:r w:rsidR="007D2867">
            <w:rPr>
              <w:noProof/>
            </w:rPr>
            <w:t>5</w:t>
          </w:r>
        </w:ins>
        <w:del w:id="107" w:author="Eric Boisvert" w:date="2015-10-30T04:23:00Z">
          <w:r w:rsidR="00090DCF" w:rsidDel="007D2867">
            <w:rPr>
              <w:noProof/>
            </w:rPr>
            <w:delText>4</w:delText>
          </w:r>
        </w:del>
      </w:fldSimple>
      <w:r>
        <w:t>: Adding properties by extension</w:t>
      </w:r>
    </w:p>
    <w:p w14:paraId="3C1C71D8" w14:textId="42CE35BE"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108" w:author="Boisvert, Eric" w:date="2015-10-16T08:01:00Z">
        <w:r w:rsidR="000077DC">
          <w:t>n</w:t>
        </w:r>
      </w:ins>
      <w:r w:rsidR="00861954">
        <w:t xml:space="preserve"> </w:t>
      </w:r>
      <w:ins w:id="109" w:author="Boisvert, Eric" w:date="2015-10-16T08:01:00Z">
        <w:r w:rsidR="000077DC">
          <w:t xml:space="preserve">extension </w:t>
        </w:r>
      </w:ins>
      <w:r w:rsidR="00861954">
        <w:t xml:space="preserve">pattern </w:t>
      </w:r>
      <w:del w:id="110" w:author="Boisvert, Eric" w:date="2015-10-16T08:01:00Z">
        <w:r w:rsidR="00861954" w:rsidDel="000077DC">
          <w:delText xml:space="preserve">extension </w:delText>
        </w:r>
      </w:del>
      <w:r w:rsidR="00861954">
        <w:t>by property blocks.  Blocks of properties are organized in their own type and associated to the class</w:t>
      </w:r>
    </w:p>
    <w:p w14:paraId="2A48355A" w14:textId="77777777" w:rsidR="00DA2FDF" w:rsidRDefault="00DA2FDF" w:rsidP="00DA2FDF">
      <w:pPr>
        <w:keepNext/>
      </w:pPr>
      <w:r>
        <w:rPr>
          <w:noProof/>
          <w:lang w:val="en-CA" w:eastAsia="en-CA"/>
        </w:rPr>
        <w:lastRenderedPageBreak/>
        <w:drawing>
          <wp:inline distT="0" distB="0" distL="0" distR="0" wp14:anchorId="1FEC692C" wp14:editId="4B8B933A">
            <wp:extent cx="5486400" cy="275421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754210"/>
                    </a:xfrm>
                    <a:prstGeom prst="rect">
                      <a:avLst/>
                    </a:prstGeom>
                    <a:noFill/>
                    <a:ln>
                      <a:noFill/>
                    </a:ln>
                  </pic:spPr>
                </pic:pic>
              </a:graphicData>
            </a:graphic>
          </wp:inline>
        </w:drawing>
      </w:r>
    </w:p>
    <w:p w14:paraId="2F3374EB" w14:textId="77777777" w:rsidR="00861954" w:rsidRDefault="00DA2FDF" w:rsidP="00DA2FDF">
      <w:pPr>
        <w:pStyle w:val="Caption"/>
      </w:pPr>
      <w:r>
        <w:t xml:space="preserve">Figure </w:t>
      </w:r>
      <w:fldSimple w:instr=" SEQ Figure \* ARABIC ">
        <w:ins w:id="111" w:author="Eric Boisvert" w:date="2015-10-30T04:23:00Z">
          <w:r w:rsidR="007D2867">
            <w:rPr>
              <w:noProof/>
            </w:rPr>
            <w:t>6</w:t>
          </w:r>
        </w:ins>
        <w:del w:id="112" w:author="Eric Boisvert" w:date="2015-10-30T04:23:00Z">
          <w:r w:rsidR="00090DCF" w:rsidDel="007D2867">
            <w:rPr>
              <w:noProof/>
            </w:rPr>
            <w:delText>5</w:delText>
          </w:r>
        </w:del>
      </w:fldSimple>
      <w:r>
        <w:t xml:space="preserve"> : Extension pattern using a property block (Description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11BC02C4" w:rsidR="00DA2FDF" w:rsidRDefault="000077DC" w:rsidP="00DA2FDF">
      <w:pPr>
        <w:rPr>
          <w:ins w:id="113" w:author="Boisvert, Eric" w:date="2015-10-16T08:08:00Z"/>
        </w:rPr>
      </w:pPr>
      <w:ins w:id="114" w:author="Boisvert, Eric" w:date="2015-10-16T08:00:00Z">
        <w:r>
          <w:t xml:space="preserve">GeoSciML Basic contains </w:t>
        </w:r>
      </w:ins>
      <w:ins w:id="115" w:author="Boisvert, Eric" w:date="2015-10-16T08:19:00Z">
        <w:r>
          <w:t>9</w:t>
        </w:r>
      </w:ins>
      <w:ins w:id="116" w:author="Boisvert, Eric" w:date="2015-10-16T08:00:00Z">
        <w:r>
          <w:t xml:space="preserve"> </w:t>
        </w:r>
      </w:ins>
      <w:ins w:id="117" w:author="Boisvert, Eric" w:date="2015-10-16T08:06:00Z">
        <w:r>
          <w:t>stu</w:t>
        </w:r>
      </w:ins>
      <w:ins w:id="118" w:author="Boisvert, Eric" w:date="2015-10-16T08:07:00Z">
        <w:r>
          <w:t>b</w:t>
        </w:r>
      </w:ins>
      <w:ins w:id="119" w:author="Boisvert, Eric" w:date="2015-10-16T08:06:00Z">
        <w:r>
          <w:t xml:space="preserve"> </w:t>
        </w:r>
      </w:ins>
      <w:ins w:id="120" w:author="Boisvert, Eric" w:date="2015-10-16T08:07:00Z">
        <w:r>
          <w:t xml:space="preserve">abstract </w:t>
        </w:r>
      </w:ins>
      <w:ins w:id="121" w:author="Boisvert, Eric" w:date="2015-10-16T08:06:00Z">
        <w:r>
          <w:t>classes</w:t>
        </w:r>
      </w:ins>
      <w:ins w:id="122" w:author="Boisvert, Eric" w:date="2015-10-16T08:19:00Z">
        <w:r>
          <w:t xml:space="preserve"> </w:t>
        </w:r>
      </w:ins>
      <w:r w:rsidR="00595C96">
        <w:t>concretised</w:t>
      </w:r>
      <w:ins w:id="123" w:author="Boisvert, Eric" w:date="2015-10-16T08:19:00Z">
        <w:r>
          <w:t xml:space="preserve"> in GeoSciML extension</w:t>
        </w:r>
      </w:ins>
      <w:ins w:id="124" w:author="Boisvert, Eric" w:date="2015-10-16T08:20:00Z">
        <w:r>
          <w:t xml:space="preserve"> (</w:t>
        </w:r>
        <w:r>
          <w:fldChar w:fldCharType="begin"/>
        </w:r>
        <w:r>
          <w:instrText xml:space="preserve"> REF _Ref432746974 \h </w:instrText>
        </w:r>
      </w:ins>
      <w:r>
        <w:fldChar w:fldCharType="separate"/>
      </w:r>
      <w:ins w:id="125" w:author="Boisvert, Eric" w:date="2015-10-16T08:20:00Z">
        <w:r>
          <w:t xml:space="preserve">Table </w:t>
        </w:r>
        <w:r>
          <w:rPr>
            <w:noProof/>
          </w:rPr>
          <w:t>1</w:t>
        </w:r>
        <w:r>
          <w:fldChar w:fldCharType="end"/>
        </w:r>
        <w:r>
          <w:t>)</w:t>
        </w:r>
      </w:ins>
      <w:ins w:id="126" w:author="Boisvert, Eric" w:date="2015-10-16T08:19:00Z">
        <w:r>
          <w:t>.</w:t>
        </w:r>
      </w:ins>
    </w:p>
    <w:p w14:paraId="434C3884" w14:textId="50875018" w:rsidR="000077DC" w:rsidRDefault="000077DC" w:rsidP="004D3EF3">
      <w:pPr>
        <w:pStyle w:val="Caption"/>
        <w:keepNext/>
        <w:rPr>
          <w:ins w:id="127" w:author="Boisvert, Eric" w:date="2015-10-16T08:20:00Z"/>
        </w:rPr>
      </w:pPr>
      <w:bookmarkStart w:id="128" w:name="_Ref432746974"/>
      <w:ins w:id="129" w:author="Boisvert, Eric" w:date="2015-10-16T08:20:00Z">
        <w:r>
          <w:t xml:space="preserve">Table </w:t>
        </w:r>
        <w:r>
          <w:fldChar w:fldCharType="begin"/>
        </w:r>
        <w:r>
          <w:instrText xml:space="preserve"> SEQ Table \* ARABIC </w:instrText>
        </w:r>
      </w:ins>
      <w:r>
        <w:fldChar w:fldCharType="separate"/>
      </w:r>
      <w:r w:rsidR="004D3EF3">
        <w:rPr>
          <w:noProof/>
        </w:rPr>
        <w:t>1</w:t>
      </w:r>
      <w:ins w:id="130" w:author="Boisvert, Eric" w:date="2015-10-16T08:20:00Z">
        <w:r>
          <w:fldChar w:fldCharType="end"/>
        </w:r>
        <w:bookmarkEnd w:id="128"/>
        <w:r>
          <w:t xml:space="preserve"> GeoSciML basic stub classes</w:t>
        </w:r>
      </w:ins>
    </w:p>
    <w:tbl>
      <w:tblPr>
        <w:tblStyle w:val="LightShading"/>
        <w:tblW w:w="8897" w:type="dxa"/>
        <w:tblLook w:val="04A0" w:firstRow="1" w:lastRow="0" w:firstColumn="1" w:lastColumn="0" w:noHBand="0" w:noVBand="1"/>
        <w:tblPrChange w:id="131" w:author="Boisvert, Eric" w:date="2015-10-16T08:20:00Z">
          <w:tblPr>
            <w:tblStyle w:val="TableGrid"/>
            <w:tblW w:w="0" w:type="auto"/>
            <w:tblLook w:val="04A0" w:firstRow="1" w:lastRow="0" w:firstColumn="1" w:lastColumn="0" w:noHBand="0" w:noVBand="1"/>
          </w:tblPr>
        </w:tblPrChange>
      </w:tblPr>
      <w:tblGrid>
        <w:gridCol w:w="4361"/>
        <w:gridCol w:w="4536"/>
        <w:tblGridChange w:id="132">
          <w:tblGrid>
            <w:gridCol w:w="2952"/>
            <w:gridCol w:w="2104"/>
            <w:gridCol w:w="848"/>
            <w:gridCol w:w="2993"/>
          </w:tblGrid>
        </w:tblGridChange>
      </w:tblGrid>
      <w:tr w:rsidR="000077DC" w:rsidRPr="00761F44" w14:paraId="615D9792" w14:textId="77777777" w:rsidTr="00761F44">
        <w:trPr>
          <w:cnfStyle w:val="100000000000" w:firstRow="1" w:lastRow="0" w:firstColumn="0" w:lastColumn="0" w:oddVBand="0" w:evenVBand="0" w:oddHBand="0" w:evenHBand="0" w:firstRowFirstColumn="0" w:firstRowLastColumn="0" w:lastRowFirstColumn="0" w:lastRowLastColumn="0"/>
          <w:ins w:id="133" w:author="Boisvert, Eric" w:date="2015-10-16T08:08:00Z"/>
          <w:trPrChange w:id="134"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35" w:author="Boisvert, Eric" w:date="2015-10-16T08:20:00Z">
              <w:tcPr>
                <w:tcW w:w="2952" w:type="dxa"/>
              </w:tcPr>
            </w:tcPrChange>
          </w:tcPr>
          <w:p w14:paraId="2BB1CD89" w14:textId="1B637959" w:rsidR="000077DC" w:rsidRPr="00761F44" w:rsidRDefault="000077DC" w:rsidP="00DA2FDF">
            <w:pPr>
              <w:cnfStyle w:val="101000000000" w:firstRow="1" w:lastRow="0" w:firstColumn="1" w:lastColumn="0" w:oddVBand="0" w:evenVBand="0" w:oddHBand="0" w:evenHBand="0" w:firstRowFirstColumn="0" w:firstRowLastColumn="0" w:lastRowFirstColumn="0" w:lastRowLastColumn="0"/>
              <w:rPr>
                <w:ins w:id="136" w:author="Boisvert, Eric" w:date="2015-10-16T08:08:00Z"/>
                <w:rFonts w:asciiTheme="minorHAnsi" w:hAnsiTheme="minorHAnsi"/>
                <w:sz w:val="20"/>
                <w:szCs w:val="20"/>
                <w:rPrChange w:id="137" w:author="Boisvert, Eric" w:date="2015-10-16T08:10:00Z">
                  <w:rPr>
                    <w:ins w:id="138" w:author="Boisvert, Eric" w:date="2015-10-16T08:08:00Z"/>
                  </w:rPr>
                </w:rPrChange>
              </w:rPr>
            </w:pPr>
            <w:ins w:id="139" w:author="Boisvert, Eric" w:date="2015-10-16T08:09:00Z">
              <w:r w:rsidRPr="00761F44">
                <w:rPr>
                  <w:rFonts w:asciiTheme="minorHAnsi" w:hAnsiTheme="minorHAnsi"/>
                  <w:sz w:val="20"/>
                  <w:szCs w:val="20"/>
                  <w:rPrChange w:id="140" w:author="Boisvert, Eric" w:date="2015-10-16T08:10:00Z">
                    <w:rPr/>
                  </w:rPrChange>
                </w:rPr>
                <w:t>Class</w:t>
              </w:r>
            </w:ins>
          </w:p>
        </w:tc>
        <w:tc>
          <w:tcPr>
            <w:tcW w:w="4536" w:type="dxa"/>
            <w:tcPrChange w:id="141" w:author="Boisvert, Eric" w:date="2015-10-16T08:20:00Z">
              <w:tcPr>
                <w:tcW w:w="2952" w:type="dxa"/>
                <w:gridSpan w:val="2"/>
              </w:tcPr>
            </w:tcPrChange>
          </w:tcPr>
          <w:p w14:paraId="5F26D0DE" w14:textId="523318BB" w:rsidR="000077DC" w:rsidRPr="00761F44" w:rsidRDefault="000077DC" w:rsidP="00DA2FDF">
            <w:pPr>
              <w:cnfStyle w:val="100000000000" w:firstRow="1" w:lastRow="0" w:firstColumn="0" w:lastColumn="0" w:oddVBand="0" w:evenVBand="0" w:oddHBand="0" w:evenHBand="0" w:firstRowFirstColumn="0" w:firstRowLastColumn="0" w:lastRowFirstColumn="0" w:lastRowLastColumn="0"/>
              <w:rPr>
                <w:ins w:id="142" w:author="Boisvert, Eric" w:date="2015-10-16T08:08:00Z"/>
                <w:rFonts w:asciiTheme="minorHAnsi" w:hAnsiTheme="minorHAnsi"/>
                <w:sz w:val="20"/>
                <w:szCs w:val="20"/>
                <w:rPrChange w:id="143" w:author="Boisvert, Eric" w:date="2015-10-16T08:10:00Z">
                  <w:rPr>
                    <w:ins w:id="144" w:author="Boisvert, Eric" w:date="2015-10-16T08:08:00Z"/>
                  </w:rPr>
                </w:rPrChange>
              </w:rPr>
            </w:pPr>
            <w:ins w:id="145" w:author="Boisvert, Eric" w:date="2015-10-16T08:09:00Z">
              <w:r w:rsidRPr="00761F44">
                <w:rPr>
                  <w:rFonts w:asciiTheme="minorHAnsi" w:hAnsiTheme="minorHAnsi"/>
                  <w:sz w:val="20"/>
                  <w:szCs w:val="20"/>
                  <w:rPrChange w:id="146" w:author="Boisvert, Eric" w:date="2015-10-16T08:10:00Z">
                    <w:rPr/>
                  </w:rPrChange>
                </w:rPr>
                <w:t>Description</w:t>
              </w:r>
            </w:ins>
          </w:p>
        </w:tc>
      </w:tr>
      <w:tr w:rsidR="000077DC" w:rsidRPr="00761F44" w14:paraId="6E0BDD9A" w14:textId="77777777" w:rsidTr="00761F44">
        <w:trPr>
          <w:cnfStyle w:val="000000100000" w:firstRow="0" w:lastRow="0" w:firstColumn="0" w:lastColumn="0" w:oddVBand="0" w:evenVBand="0" w:oddHBand="1" w:evenHBand="0" w:firstRowFirstColumn="0" w:firstRowLastColumn="0" w:lastRowFirstColumn="0" w:lastRowLastColumn="0"/>
          <w:ins w:id="147" w:author="Boisvert, Eric" w:date="2015-10-16T08:08:00Z"/>
          <w:trPrChange w:id="148"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49" w:author="Boisvert, Eric" w:date="2015-10-16T08:20:00Z">
              <w:tcPr>
                <w:tcW w:w="2952" w:type="dxa"/>
              </w:tcPr>
            </w:tcPrChange>
          </w:tcPr>
          <w:p w14:paraId="5E8CA65C" w14:textId="0D48B021"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50" w:author="Boisvert, Eric" w:date="2015-10-16T08:08:00Z"/>
                <w:rFonts w:asciiTheme="minorHAnsi" w:hAnsiTheme="minorHAnsi"/>
                <w:sz w:val="20"/>
                <w:szCs w:val="20"/>
                <w:rPrChange w:id="151" w:author="Boisvert, Eric" w:date="2015-10-16T08:10:00Z">
                  <w:rPr>
                    <w:ins w:id="152" w:author="Boisvert, Eric" w:date="2015-10-16T08:08:00Z"/>
                  </w:rPr>
                </w:rPrChange>
              </w:rPr>
            </w:pPr>
            <w:ins w:id="153" w:author="Boisvert, Eric" w:date="2015-10-16T08:09:00Z">
              <w:r w:rsidRPr="00761F44">
                <w:rPr>
                  <w:rFonts w:asciiTheme="minorHAnsi" w:hAnsiTheme="minorHAnsi"/>
                  <w:sz w:val="20"/>
                  <w:szCs w:val="20"/>
                  <w:rPrChange w:id="154" w:author="Boisvert, Eric" w:date="2015-10-16T08:10:00Z">
                    <w:rPr/>
                  </w:rPrChange>
                </w:rPr>
                <w:t>AbstractFeatureRelation</w:t>
              </w:r>
            </w:ins>
          </w:p>
        </w:tc>
        <w:tc>
          <w:tcPr>
            <w:tcW w:w="4536" w:type="dxa"/>
            <w:tcPrChange w:id="155" w:author="Boisvert, Eric" w:date="2015-10-16T08:20:00Z">
              <w:tcPr>
                <w:tcW w:w="2952" w:type="dxa"/>
                <w:gridSpan w:val="2"/>
              </w:tcPr>
            </w:tcPrChange>
          </w:tcPr>
          <w:p w14:paraId="54D70DF5" w14:textId="09E8962A" w:rsidR="000077DC" w:rsidRPr="00761F44" w:rsidRDefault="000077DC" w:rsidP="00DA2FDF">
            <w:pPr>
              <w:cnfStyle w:val="000000100000" w:firstRow="0" w:lastRow="0" w:firstColumn="0" w:lastColumn="0" w:oddVBand="0" w:evenVBand="0" w:oddHBand="1" w:evenHBand="0" w:firstRowFirstColumn="0" w:firstRowLastColumn="0" w:lastRowFirstColumn="0" w:lastRowLastColumn="0"/>
              <w:rPr>
                <w:ins w:id="156" w:author="Boisvert, Eric" w:date="2015-10-16T08:08:00Z"/>
                <w:rFonts w:asciiTheme="minorHAnsi" w:hAnsiTheme="minorHAnsi"/>
                <w:sz w:val="20"/>
                <w:szCs w:val="20"/>
                <w:rPrChange w:id="157" w:author="Boisvert, Eric" w:date="2015-10-16T08:10:00Z">
                  <w:rPr>
                    <w:ins w:id="158" w:author="Boisvert, Eric" w:date="2015-10-16T08:08:00Z"/>
                  </w:rPr>
                </w:rPrChange>
              </w:rPr>
            </w:pPr>
            <w:ins w:id="159" w:author="Boisvert, Eric" w:date="2015-10-16T08:10:00Z">
              <w:r w:rsidRPr="00761F44">
                <w:rPr>
                  <w:rFonts w:asciiTheme="minorHAnsi" w:hAnsiTheme="minorHAnsi"/>
                  <w:sz w:val="20"/>
                  <w:szCs w:val="20"/>
                </w:rPr>
                <w:t>Association class p</w:t>
              </w:r>
            </w:ins>
            <w:ins w:id="160" w:author="Boisvert, Eric" w:date="2015-10-16T08:09:00Z">
              <w:r w:rsidRPr="00761F44">
                <w:rPr>
                  <w:rFonts w:asciiTheme="minorHAnsi" w:hAnsiTheme="minorHAnsi"/>
                  <w:sz w:val="20"/>
                  <w:szCs w:val="20"/>
                  <w:rPrChange w:id="161" w:author="Boisvert, Eric" w:date="2015-10-16T08:10:00Z">
                    <w:rPr/>
                  </w:rPrChange>
                </w:rPr>
                <w:t>laceholder to implement relation between geologic features</w:t>
              </w:r>
            </w:ins>
          </w:p>
        </w:tc>
      </w:tr>
      <w:tr w:rsidR="000077DC" w:rsidRPr="00761F44" w14:paraId="66F7ECD6" w14:textId="77777777" w:rsidTr="00761F44">
        <w:trPr>
          <w:ins w:id="162" w:author="Boisvert, Eric" w:date="2015-10-16T08:08:00Z"/>
          <w:trPrChange w:id="163"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64" w:author="Boisvert, Eric" w:date="2015-10-16T08:20:00Z">
              <w:tcPr>
                <w:tcW w:w="2952" w:type="dxa"/>
              </w:tcPr>
            </w:tcPrChange>
          </w:tcPr>
          <w:p w14:paraId="58414791" w14:textId="3AD58F04" w:rsidR="000077DC" w:rsidRPr="00761F44" w:rsidRDefault="000077DC" w:rsidP="00DA2FDF">
            <w:pPr>
              <w:rPr>
                <w:ins w:id="165" w:author="Boisvert, Eric" w:date="2015-10-16T08:08:00Z"/>
                <w:rFonts w:asciiTheme="minorHAnsi" w:hAnsiTheme="minorHAnsi"/>
                <w:sz w:val="20"/>
                <w:szCs w:val="20"/>
                <w:rPrChange w:id="166" w:author="Boisvert, Eric" w:date="2015-10-16T08:10:00Z">
                  <w:rPr>
                    <w:ins w:id="167" w:author="Boisvert, Eric" w:date="2015-10-16T08:08:00Z"/>
                  </w:rPr>
                </w:rPrChange>
              </w:rPr>
            </w:pPr>
            <w:ins w:id="168" w:author="Boisvert, Eric" w:date="2015-10-16T08:10:00Z">
              <w:r w:rsidRPr="00761F44">
                <w:rPr>
                  <w:rFonts w:asciiTheme="minorHAnsi" w:hAnsiTheme="minorHAnsi"/>
                  <w:sz w:val="20"/>
                  <w:szCs w:val="20"/>
                </w:rPr>
                <w:t>EarthMaterialAbstractDescription</w:t>
              </w:r>
            </w:ins>
          </w:p>
        </w:tc>
        <w:tc>
          <w:tcPr>
            <w:tcW w:w="4536" w:type="dxa"/>
            <w:tcPrChange w:id="169" w:author="Boisvert, Eric" w:date="2015-10-16T08:20:00Z">
              <w:tcPr>
                <w:tcW w:w="2952" w:type="dxa"/>
                <w:gridSpan w:val="2"/>
              </w:tcPr>
            </w:tcPrChange>
          </w:tcPr>
          <w:p w14:paraId="5B6371CC" w14:textId="44E724FB" w:rsidR="000077DC" w:rsidRPr="00761F44" w:rsidRDefault="000077DC" w:rsidP="00DA2FDF">
            <w:pPr>
              <w:cnfStyle w:val="000000000000" w:firstRow="0" w:lastRow="0" w:firstColumn="0" w:lastColumn="0" w:oddVBand="0" w:evenVBand="0" w:oddHBand="0" w:evenHBand="0" w:firstRowFirstColumn="0" w:firstRowLastColumn="0" w:lastRowFirstColumn="0" w:lastRowLastColumn="0"/>
              <w:rPr>
                <w:ins w:id="170" w:author="Boisvert, Eric" w:date="2015-10-16T08:08:00Z"/>
                <w:rFonts w:asciiTheme="minorHAnsi" w:hAnsiTheme="minorHAnsi"/>
                <w:sz w:val="20"/>
                <w:szCs w:val="20"/>
                <w:rPrChange w:id="171" w:author="Boisvert, Eric" w:date="2015-10-16T08:10:00Z">
                  <w:rPr>
                    <w:ins w:id="172" w:author="Boisvert, Eric" w:date="2015-10-16T08:08:00Z"/>
                  </w:rPr>
                </w:rPrChange>
              </w:rPr>
            </w:pPr>
            <w:ins w:id="173" w:author="Boisvert, Eric" w:date="2015-10-16T08:14:00Z">
              <w:r w:rsidRPr="00761F44">
                <w:rPr>
                  <w:rFonts w:asciiTheme="minorHAnsi" w:hAnsiTheme="minorHAnsi"/>
                  <w:sz w:val="20"/>
                  <w:szCs w:val="20"/>
                </w:rPr>
                <w:t>Detailed</w:t>
              </w:r>
            </w:ins>
            <w:ins w:id="174" w:author="Boisvert, Eric" w:date="2015-10-16T08:11:00Z">
              <w:r w:rsidRPr="00761F44">
                <w:rPr>
                  <w:rFonts w:asciiTheme="minorHAnsi" w:hAnsiTheme="minorHAnsi"/>
                  <w:sz w:val="20"/>
                  <w:szCs w:val="20"/>
                </w:rPr>
                <w:t xml:space="preserve"> earth material description </w:t>
              </w:r>
            </w:ins>
            <w:ins w:id="175" w:author="Boisvert, Eric" w:date="2015-10-16T08:14:00Z">
              <w:r w:rsidRPr="00761F44">
                <w:rPr>
                  <w:rFonts w:asciiTheme="minorHAnsi" w:hAnsiTheme="minorHAnsi"/>
                  <w:sz w:val="20"/>
                  <w:szCs w:val="20"/>
                </w:rPr>
                <w:t xml:space="preserve">placeholder </w:t>
              </w:r>
            </w:ins>
            <w:ins w:id="176" w:author="Boisvert, Eric" w:date="2015-10-16T08:11:00Z">
              <w:r w:rsidRPr="00761F44">
                <w:rPr>
                  <w:rFonts w:asciiTheme="minorHAnsi" w:hAnsiTheme="minorHAnsi"/>
                  <w:sz w:val="20"/>
                  <w:szCs w:val="20"/>
                </w:rPr>
                <w:t>for GeologicUnit and EarthM</w:t>
              </w:r>
            </w:ins>
            <w:ins w:id="177" w:author="Boisvert, Eric" w:date="2015-10-16T08:12:00Z">
              <w:r w:rsidRPr="00761F44">
                <w:rPr>
                  <w:rFonts w:asciiTheme="minorHAnsi" w:hAnsiTheme="minorHAnsi"/>
                  <w:sz w:val="20"/>
                  <w:szCs w:val="20"/>
                </w:rPr>
                <w:t>aterial</w:t>
              </w:r>
            </w:ins>
          </w:p>
        </w:tc>
      </w:tr>
      <w:tr w:rsidR="000077DC" w:rsidRPr="00761F44" w14:paraId="757DC1D2" w14:textId="77777777" w:rsidTr="00761F44">
        <w:trPr>
          <w:cnfStyle w:val="000000100000" w:firstRow="0" w:lastRow="0" w:firstColumn="0" w:lastColumn="0" w:oddVBand="0" w:evenVBand="0" w:oddHBand="1" w:evenHBand="0" w:firstRowFirstColumn="0" w:firstRowLastColumn="0" w:lastRowFirstColumn="0" w:lastRowLastColumn="0"/>
          <w:ins w:id="178" w:author="Boisvert, Eric" w:date="2015-10-16T08:08:00Z"/>
          <w:trPrChange w:id="179"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80" w:author="Boisvert, Eric" w:date="2015-10-16T08:20:00Z">
              <w:tcPr>
                <w:tcW w:w="2952" w:type="dxa"/>
              </w:tcPr>
            </w:tcPrChange>
          </w:tcPr>
          <w:p w14:paraId="5045AAA7" w14:textId="26B28FF0"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81" w:author="Boisvert, Eric" w:date="2015-10-16T08:08:00Z"/>
                <w:rFonts w:asciiTheme="minorHAnsi" w:hAnsiTheme="minorHAnsi"/>
                <w:sz w:val="20"/>
                <w:szCs w:val="20"/>
                <w:rPrChange w:id="182" w:author="Boisvert, Eric" w:date="2015-10-16T08:10:00Z">
                  <w:rPr>
                    <w:ins w:id="183" w:author="Boisvert, Eric" w:date="2015-10-16T08:08:00Z"/>
                  </w:rPr>
                </w:rPrChange>
              </w:rPr>
            </w:pPr>
            <w:ins w:id="184" w:author="Boisvert, Eric" w:date="2015-10-16T08:12:00Z">
              <w:r w:rsidRPr="00761F44">
                <w:rPr>
                  <w:rFonts w:asciiTheme="minorHAnsi" w:hAnsiTheme="minorHAnsi"/>
                  <w:sz w:val="20"/>
                  <w:szCs w:val="20"/>
                </w:rPr>
                <w:t>GeologicUnitAbstractDescription</w:t>
              </w:r>
            </w:ins>
          </w:p>
        </w:tc>
        <w:tc>
          <w:tcPr>
            <w:tcW w:w="4536" w:type="dxa"/>
            <w:tcPrChange w:id="185" w:author="Boisvert, Eric" w:date="2015-10-16T08:20:00Z">
              <w:tcPr>
                <w:tcW w:w="2952" w:type="dxa"/>
                <w:gridSpan w:val="2"/>
              </w:tcPr>
            </w:tcPrChange>
          </w:tcPr>
          <w:p w14:paraId="1BB0AB80" w14:textId="6B17E6CB" w:rsidR="000077DC" w:rsidRPr="00761F44" w:rsidRDefault="000077DC" w:rsidP="00DA2FDF">
            <w:pPr>
              <w:cnfStyle w:val="000000100000" w:firstRow="0" w:lastRow="0" w:firstColumn="0" w:lastColumn="0" w:oddVBand="0" w:evenVBand="0" w:oddHBand="1" w:evenHBand="0" w:firstRowFirstColumn="0" w:firstRowLastColumn="0" w:lastRowFirstColumn="0" w:lastRowLastColumn="0"/>
              <w:rPr>
                <w:ins w:id="186" w:author="Boisvert, Eric" w:date="2015-10-16T08:08:00Z"/>
                <w:rFonts w:asciiTheme="minorHAnsi" w:hAnsiTheme="minorHAnsi"/>
                <w:sz w:val="20"/>
                <w:szCs w:val="20"/>
                <w:rPrChange w:id="187" w:author="Boisvert, Eric" w:date="2015-10-16T08:10:00Z">
                  <w:rPr>
                    <w:ins w:id="188" w:author="Boisvert, Eric" w:date="2015-10-16T08:08:00Z"/>
                  </w:rPr>
                </w:rPrChange>
              </w:rPr>
            </w:pPr>
            <w:ins w:id="189" w:author="Boisvert, Eric" w:date="2015-10-16T08:14:00Z">
              <w:r w:rsidRPr="00761F44">
                <w:rPr>
                  <w:rFonts w:asciiTheme="minorHAnsi" w:hAnsiTheme="minorHAnsi"/>
                  <w:sz w:val="20"/>
                  <w:szCs w:val="20"/>
                </w:rPr>
                <w:t>Detailed</w:t>
              </w:r>
            </w:ins>
            <w:ins w:id="190" w:author="Boisvert, Eric" w:date="2015-10-16T08:12:00Z">
              <w:r w:rsidRPr="00761F44">
                <w:rPr>
                  <w:rFonts w:asciiTheme="minorHAnsi" w:hAnsiTheme="minorHAnsi"/>
                  <w:sz w:val="20"/>
                  <w:szCs w:val="20"/>
                </w:rPr>
                <w:t xml:space="preserve"> geologic unit description</w:t>
              </w:r>
            </w:ins>
            <w:ins w:id="191" w:author="Boisvert, Eric" w:date="2015-10-16T08:14:00Z">
              <w:r w:rsidRPr="00761F44">
                <w:rPr>
                  <w:rFonts w:asciiTheme="minorHAnsi" w:hAnsiTheme="minorHAnsi"/>
                  <w:sz w:val="20"/>
                  <w:szCs w:val="20"/>
                </w:rPr>
                <w:t xml:space="preserve"> placeholder</w:t>
              </w:r>
            </w:ins>
            <w:ins w:id="192" w:author="Boisvert, Eric" w:date="2015-10-16T08:12:00Z">
              <w:r w:rsidRPr="00761F44">
                <w:rPr>
                  <w:rFonts w:asciiTheme="minorHAnsi" w:hAnsiTheme="minorHAnsi"/>
                  <w:sz w:val="20"/>
                  <w:szCs w:val="20"/>
                </w:rPr>
                <w:t xml:space="preserve"> for GeologicUnit</w:t>
              </w:r>
            </w:ins>
          </w:p>
        </w:tc>
      </w:tr>
      <w:tr w:rsidR="000077DC" w:rsidRPr="00761F44" w14:paraId="16BE6587" w14:textId="77777777" w:rsidTr="00761F44">
        <w:tblPrEx>
          <w:tblPrExChange w:id="193"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94"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195" w:author="Boisvert, Eric" w:date="2015-10-16T08:20:00Z">
              <w:tcPr>
                <w:tcW w:w="2952" w:type="dxa"/>
                <w:gridSpan w:val="2"/>
              </w:tcPr>
            </w:tcPrChange>
          </w:tcPr>
          <w:p w14:paraId="744760CE" w14:textId="2D65AB9E" w:rsidR="000077DC" w:rsidRPr="00761F44" w:rsidRDefault="000077DC" w:rsidP="00DA2FDF">
            <w:pPr>
              <w:rPr>
                <w:ins w:id="196" w:author="Boisvert, Eric" w:date="2015-10-16T08:13:00Z"/>
                <w:rFonts w:asciiTheme="minorHAnsi" w:hAnsiTheme="minorHAnsi"/>
                <w:sz w:val="20"/>
                <w:szCs w:val="20"/>
              </w:rPr>
            </w:pPr>
            <w:ins w:id="197" w:author="Boisvert, Eric" w:date="2015-10-16T08:13:00Z">
              <w:r w:rsidRPr="00761F44">
                <w:rPr>
                  <w:rFonts w:asciiTheme="minorHAnsi" w:hAnsiTheme="minorHAnsi"/>
                  <w:sz w:val="20"/>
                  <w:szCs w:val="20"/>
                </w:rPr>
                <w:t>GeologicEventAbstractDescription</w:t>
              </w:r>
            </w:ins>
          </w:p>
        </w:tc>
        <w:tc>
          <w:tcPr>
            <w:tcW w:w="4536" w:type="dxa"/>
            <w:tcPrChange w:id="198" w:author="Boisvert, Eric" w:date="2015-10-16T08:20:00Z">
              <w:tcPr>
                <w:tcW w:w="5945" w:type="dxa"/>
                <w:gridSpan w:val="2"/>
              </w:tcPr>
            </w:tcPrChange>
          </w:tcPr>
          <w:p w14:paraId="7159A290" w14:textId="05E29FF5" w:rsidR="000077DC" w:rsidRPr="00761F44" w:rsidRDefault="000077DC" w:rsidP="00DA2FDF">
            <w:pPr>
              <w:cnfStyle w:val="000000000000" w:firstRow="0" w:lastRow="0" w:firstColumn="0" w:lastColumn="0" w:oddVBand="0" w:evenVBand="0" w:oddHBand="0" w:evenHBand="0" w:firstRowFirstColumn="0" w:firstRowLastColumn="0" w:lastRowFirstColumn="0" w:lastRowLastColumn="0"/>
              <w:rPr>
                <w:ins w:id="199" w:author="Boisvert, Eric" w:date="2015-10-16T08:13:00Z"/>
                <w:rFonts w:asciiTheme="minorHAnsi" w:hAnsiTheme="minorHAnsi"/>
                <w:sz w:val="20"/>
                <w:szCs w:val="20"/>
              </w:rPr>
            </w:pPr>
            <w:ins w:id="200" w:author="Boisvert, Eric" w:date="2015-10-16T08:14:00Z">
              <w:r w:rsidRPr="00761F44">
                <w:rPr>
                  <w:rFonts w:asciiTheme="minorHAnsi" w:hAnsiTheme="minorHAnsi"/>
                  <w:sz w:val="20"/>
                  <w:szCs w:val="20"/>
                </w:rPr>
                <w:t>Detailed geologic event description placeholder for GeologicEvent</w:t>
              </w:r>
            </w:ins>
            <w:ins w:id="201" w:author="Boisvert, Eric" w:date="2015-10-16T08:13:00Z">
              <w:r w:rsidRPr="00761F44">
                <w:rPr>
                  <w:rFonts w:asciiTheme="minorHAnsi" w:hAnsiTheme="minorHAnsi"/>
                  <w:sz w:val="20"/>
                  <w:szCs w:val="20"/>
                </w:rPr>
                <w:t xml:space="preserve"> </w:t>
              </w:r>
            </w:ins>
          </w:p>
        </w:tc>
      </w:tr>
      <w:tr w:rsidR="000077DC" w:rsidRPr="00761F44" w14:paraId="378955BD" w14:textId="77777777" w:rsidTr="00761F44">
        <w:tblPrEx>
          <w:tblPrExChange w:id="202"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203"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204" w:author="Boisvert, Eric" w:date="2015-10-16T08:20:00Z">
              <w:tcPr>
                <w:tcW w:w="2952" w:type="dxa"/>
                <w:gridSpan w:val="2"/>
              </w:tcPr>
            </w:tcPrChange>
          </w:tcPr>
          <w:p w14:paraId="21499F39" w14:textId="621F2D2E"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205" w:author="Boisvert, Eric" w:date="2015-10-16T08:13:00Z"/>
                <w:rFonts w:asciiTheme="minorHAnsi" w:hAnsiTheme="minorHAnsi"/>
                <w:sz w:val="20"/>
                <w:szCs w:val="20"/>
              </w:rPr>
            </w:pPr>
            <w:ins w:id="206" w:author="Boisvert, Eric" w:date="2015-10-16T08:15:00Z">
              <w:r w:rsidRPr="00761F44">
                <w:rPr>
                  <w:rFonts w:asciiTheme="minorHAnsi" w:hAnsiTheme="minorHAnsi"/>
                  <w:sz w:val="20"/>
                  <w:szCs w:val="20"/>
                </w:rPr>
                <w:t>ContactAbstractDescription</w:t>
              </w:r>
            </w:ins>
          </w:p>
        </w:tc>
        <w:tc>
          <w:tcPr>
            <w:tcW w:w="4536" w:type="dxa"/>
            <w:tcPrChange w:id="207" w:author="Boisvert, Eric" w:date="2015-10-16T08:20:00Z">
              <w:tcPr>
                <w:tcW w:w="5945" w:type="dxa"/>
                <w:gridSpan w:val="2"/>
              </w:tcPr>
            </w:tcPrChange>
          </w:tcPr>
          <w:p w14:paraId="206E0382" w14:textId="2B73239F"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208" w:author="Boisvert, Eric" w:date="2015-10-16T08:13:00Z"/>
                <w:rFonts w:asciiTheme="minorHAnsi" w:hAnsiTheme="minorHAnsi"/>
                <w:sz w:val="20"/>
                <w:szCs w:val="20"/>
              </w:rPr>
            </w:pPr>
            <w:ins w:id="209" w:author="Boisvert, Eric" w:date="2015-10-16T08:16:00Z">
              <w:r w:rsidRPr="00761F44">
                <w:rPr>
                  <w:rFonts w:asciiTheme="minorHAnsi" w:hAnsiTheme="minorHAnsi"/>
                  <w:sz w:val="20"/>
                  <w:szCs w:val="20"/>
                </w:rPr>
                <w:t>Detailed contact description placeholder for Contact</w:t>
              </w:r>
            </w:ins>
          </w:p>
        </w:tc>
      </w:tr>
      <w:tr w:rsidR="000077DC" w:rsidRPr="00761F44" w14:paraId="4F774382" w14:textId="77777777" w:rsidTr="00761F44">
        <w:tblPrEx>
          <w:tblPrExChange w:id="210"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211"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212" w:author="Boisvert, Eric" w:date="2015-10-16T08:20:00Z">
              <w:tcPr>
                <w:tcW w:w="2952" w:type="dxa"/>
                <w:gridSpan w:val="2"/>
              </w:tcPr>
            </w:tcPrChange>
          </w:tcPr>
          <w:p w14:paraId="2AAB0063" w14:textId="611519DF" w:rsidR="000077DC" w:rsidRPr="00761F44" w:rsidRDefault="000077DC" w:rsidP="00DA2FDF">
            <w:pPr>
              <w:rPr>
                <w:ins w:id="213" w:author="Boisvert, Eric" w:date="2015-10-16T08:13:00Z"/>
                <w:rFonts w:asciiTheme="minorHAnsi" w:hAnsiTheme="minorHAnsi"/>
                <w:sz w:val="20"/>
                <w:szCs w:val="20"/>
              </w:rPr>
            </w:pPr>
            <w:ins w:id="214" w:author="Boisvert, Eric" w:date="2015-10-16T08:15:00Z">
              <w:r w:rsidRPr="00761F44">
                <w:rPr>
                  <w:rFonts w:asciiTheme="minorHAnsi" w:hAnsiTheme="minorHAnsi"/>
                  <w:sz w:val="20"/>
                  <w:szCs w:val="20"/>
                </w:rPr>
                <w:t>FoliationAbstractDescription</w:t>
              </w:r>
            </w:ins>
          </w:p>
        </w:tc>
        <w:tc>
          <w:tcPr>
            <w:tcW w:w="4536" w:type="dxa"/>
            <w:tcPrChange w:id="215" w:author="Boisvert, Eric" w:date="2015-10-16T08:20:00Z">
              <w:tcPr>
                <w:tcW w:w="5945" w:type="dxa"/>
                <w:gridSpan w:val="2"/>
              </w:tcPr>
            </w:tcPrChange>
          </w:tcPr>
          <w:p w14:paraId="7D3AAFCD" w14:textId="377AE0D2" w:rsidR="000077DC" w:rsidRPr="00761F44" w:rsidRDefault="000077DC" w:rsidP="000077DC">
            <w:pPr>
              <w:cnfStyle w:val="000000000000" w:firstRow="0" w:lastRow="0" w:firstColumn="0" w:lastColumn="0" w:oddVBand="0" w:evenVBand="0" w:oddHBand="0" w:evenHBand="0" w:firstRowFirstColumn="0" w:firstRowLastColumn="0" w:lastRowFirstColumn="0" w:lastRowLastColumn="0"/>
              <w:rPr>
                <w:ins w:id="216" w:author="Boisvert, Eric" w:date="2015-10-16T08:13:00Z"/>
                <w:rFonts w:asciiTheme="minorHAnsi" w:hAnsiTheme="minorHAnsi"/>
                <w:sz w:val="20"/>
                <w:szCs w:val="20"/>
              </w:rPr>
            </w:pPr>
            <w:ins w:id="217" w:author="Boisvert, Eric" w:date="2015-10-16T08:16:00Z">
              <w:r w:rsidRPr="00761F44">
                <w:rPr>
                  <w:rFonts w:asciiTheme="minorHAnsi" w:hAnsiTheme="minorHAnsi"/>
                  <w:sz w:val="20"/>
                  <w:szCs w:val="20"/>
                </w:rPr>
                <w:t xml:space="preserve">Detailed foliation description placeholder for </w:t>
              </w:r>
            </w:ins>
            <w:ins w:id="218" w:author="Boisvert, Eric" w:date="2015-10-16T08:17:00Z">
              <w:r w:rsidRPr="00761F44">
                <w:rPr>
                  <w:rFonts w:asciiTheme="minorHAnsi" w:hAnsiTheme="minorHAnsi"/>
                  <w:sz w:val="20"/>
                  <w:szCs w:val="20"/>
                </w:rPr>
                <w:lastRenderedPageBreak/>
                <w:t>Foliation</w:t>
              </w:r>
            </w:ins>
          </w:p>
        </w:tc>
      </w:tr>
      <w:tr w:rsidR="000077DC" w:rsidRPr="00761F44" w14:paraId="501E34DA" w14:textId="77777777" w:rsidTr="00761F44">
        <w:tblPrEx>
          <w:tblPrExChange w:id="219"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220"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221" w:author="Boisvert, Eric" w:date="2015-10-16T08:20:00Z">
              <w:tcPr>
                <w:tcW w:w="2952" w:type="dxa"/>
                <w:gridSpan w:val="2"/>
              </w:tcPr>
            </w:tcPrChange>
          </w:tcPr>
          <w:p w14:paraId="21718FA5" w14:textId="6A6C2ED2"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222" w:author="Boisvert, Eric" w:date="2015-10-16T08:16:00Z"/>
                <w:rFonts w:asciiTheme="minorHAnsi" w:hAnsiTheme="minorHAnsi"/>
                <w:sz w:val="20"/>
                <w:szCs w:val="20"/>
              </w:rPr>
            </w:pPr>
            <w:ins w:id="223" w:author="Boisvert, Eric" w:date="2015-10-16T08:16:00Z">
              <w:r w:rsidRPr="00761F44">
                <w:rPr>
                  <w:rFonts w:asciiTheme="minorHAnsi" w:hAnsiTheme="minorHAnsi"/>
                  <w:sz w:val="20"/>
                  <w:szCs w:val="20"/>
                </w:rPr>
                <w:lastRenderedPageBreak/>
                <w:t>FoldAbstractDescription</w:t>
              </w:r>
            </w:ins>
          </w:p>
        </w:tc>
        <w:tc>
          <w:tcPr>
            <w:tcW w:w="4536" w:type="dxa"/>
            <w:tcPrChange w:id="224" w:author="Boisvert, Eric" w:date="2015-10-16T08:20:00Z">
              <w:tcPr>
                <w:tcW w:w="5945" w:type="dxa"/>
                <w:gridSpan w:val="2"/>
              </w:tcPr>
            </w:tcPrChange>
          </w:tcPr>
          <w:p w14:paraId="1CA063B7" w14:textId="351CDD75"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225" w:author="Boisvert, Eric" w:date="2015-10-16T08:16:00Z"/>
                <w:rFonts w:asciiTheme="minorHAnsi" w:hAnsiTheme="minorHAnsi"/>
                <w:sz w:val="20"/>
                <w:szCs w:val="20"/>
              </w:rPr>
            </w:pPr>
            <w:ins w:id="226" w:author="Boisvert, Eric" w:date="2015-10-16T08:17:00Z">
              <w:r w:rsidRPr="00761F44">
                <w:rPr>
                  <w:rFonts w:asciiTheme="minorHAnsi" w:hAnsiTheme="minorHAnsi"/>
                  <w:sz w:val="20"/>
                  <w:szCs w:val="20"/>
                </w:rPr>
                <w:t>Detailed fold description placeholder for Fold</w:t>
              </w:r>
            </w:ins>
          </w:p>
        </w:tc>
      </w:tr>
      <w:tr w:rsidR="000077DC" w:rsidRPr="00761F44" w14:paraId="74931749" w14:textId="77777777" w:rsidTr="00761F44">
        <w:tblPrEx>
          <w:tblPrExChange w:id="227"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228"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229" w:author="Boisvert, Eric" w:date="2015-10-16T08:20:00Z">
              <w:tcPr>
                <w:tcW w:w="2952" w:type="dxa"/>
                <w:gridSpan w:val="2"/>
              </w:tcPr>
            </w:tcPrChange>
          </w:tcPr>
          <w:p w14:paraId="31DE7313" w14:textId="534D15EA" w:rsidR="000077DC" w:rsidRPr="00761F44" w:rsidRDefault="000077DC" w:rsidP="00DA2FDF">
            <w:pPr>
              <w:rPr>
                <w:ins w:id="230" w:author="Boisvert, Eric" w:date="2015-10-16T08:16:00Z"/>
                <w:rFonts w:asciiTheme="minorHAnsi" w:hAnsiTheme="minorHAnsi"/>
                <w:sz w:val="20"/>
                <w:szCs w:val="20"/>
              </w:rPr>
            </w:pPr>
            <w:ins w:id="231" w:author="Boisvert, Eric" w:date="2015-10-16T08:16:00Z">
              <w:r w:rsidRPr="00761F44">
                <w:rPr>
                  <w:rFonts w:asciiTheme="minorHAnsi" w:hAnsiTheme="minorHAnsi"/>
                  <w:sz w:val="20"/>
                  <w:szCs w:val="20"/>
                </w:rPr>
                <w:t>ShearDisplacementStructureAbstractDescription</w:t>
              </w:r>
            </w:ins>
          </w:p>
        </w:tc>
        <w:tc>
          <w:tcPr>
            <w:tcW w:w="4536" w:type="dxa"/>
            <w:tcPrChange w:id="232" w:author="Boisvert, Eric" w:date="2015-10-16T08:20:00Z">
              <w:tcPr>
                <w:tcW w:w="5945" w:type="dxa"/>
                <w:gridSpan w:val="2"/>
              </w:tcPr>
            </w:tcPrChange>
          </w:tcPr>
          <w:p w14:paraId="3DF17E9D" w14:textId="593EBC74" w:rsidR="000077DC" w:rsidRPr="00761F44" w:rsidRDefault="000077DC" w:rsidP="000077DC">
            <w:pPr>
              <w:cnfStyle w:val="000000000000" w:firstRow="0" w:lastRow="0" w:firstColumn="0" w:lastColumn="0" w:oddVBand="0" w:evenVBand="0" w:oddHBand="0" w:evenHBand="0" w:firstRowFirstColumn="0" w:firstRowLastColumn="0" w:lastRowFirstColumn="0" w:lastRowLastColumn="0"/>
              <w:rPr>
                <w:ins w:id="233" w:author="Boisvert, Eric" w:date="2015-10-16T08:16:00Z"/>
                <w:rFonts w:asciiTheme="minorHAnsi" w:hAnsiTheme="minorHAnsi"/>
                <w:sz w:val="20"/>
                <w:szCs w:val="20"/>
              </w:rPr>
            </w:pPr>
            <w:ins w:id="234" w:author="Boisvert, Eric" w:date="2015-10-16T08:17:00Z">
              <w:r w:rsidRPr="00761F44">
                <w:rPr>
                  <w:rFonts w:asciiTheme="minorHAnsi" w:hAnsiTheme="minorHAnsi"/>
                  <w:sz w:val="20"/>
                  <w:szCs w:val="20"/>
                </w:rPr>
                <w:t>Detailed shear displacement description placeholder for ShearDisplacementStructure</w:t>
              </w:r>
            </w:ins>
          </w:p>
        </w:tc>
      </w:tr>
      <w:tr w:rsidR="000077DC" w:rsidRPr="00761F44" w14:paraId="700AD3CC" w14:textId="77777777" w:rsidTr="00761F44">
        <w:tblPrEx>
          <w:tblPrExChange w:id="235"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236"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237" w:author="Boisvert, Eric" w:date="2015-10-16T08:20:00Z">
              <w:tcPr>
                <w:tcW w:w="2952" w:type="dxa"/>
                <w:gridSpan w:val="2"/>
              </w:tcPr>
            </w:tcPrChange>
          </w:tcPr>
          <w:p w14:paraId="49F14BF2" w14:textId="1BA3DB56"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238" w:author="Boisvert, Eric" w:date="2015-10-16T08:16:00Z"/>
                <w:rFonts w:asciiTheme="minorHAnsi" w:hAnsiTheme="minorHAnsi"/>
                <w:sz w:val="20"/>
                <w:szCs w:val="20"/>
              </w:rPr>
            </w:pPr>
            <w:ins w:id="239" w:author="Boisvert, Eric" w:date="2015-10-16T08:17:00Z">
              <w:r w:rsidRPr="00761F44">
                <w:rPr>
                  <w:rFonts w:asciiTheme="minorHAnsi" w:hAnsiTheme="minorHAnsi"/>
                  <w:sz w:val="20"/>
                  <w:szCs w:val="20"/>
                </w:rPr>
                <w:t>Geomorphologic</w:t>
              </w:r>
            </w:ins>
            <w:ins w:id="240" w:author="Boisvert, Eric" w:date="2015-10-16T08:18:00Z">
              <w:r w:rsidRPr="00761F44">
                <w:rPr>
                  <w:rFonts w:asciiTheme="minorHAnsi" w:hAnsiTheme="minorHAnsi"/>
                  <w:sz w:val="20"/>
                  <w:szCs w:val="20"/>
                </w:rPr>
                <w:t>UnitAbstractDescription</w:t>
              </w:r>
            </w:ins>
          </w:p>
        </w:tc>
        <w:tc>
          <w:tcPr>
            <w:tcW w:w="4536" w:type="dxa"/>
            <w:tcPrChange w:id="241" w:author="Boisvert, Eric" w:date="2015-10-16T08:20:00Z">
              <w:tcPr>
                <w:tcW w:w="5945" w:type="dxa"/>
                <w:gridSpan w:val="2"/>
              </w:tcPr>
            </w:tcPrChange>
          </w:tcPr>
          <w:p w14:paraId="48FB697E" w14:textId="1AD2E992"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242" w:author="Boisvert, Eric" w:date="2015-10-16T08:16:00Z"/>
                <w:rFonts w:asciiTheme="minorHAnsi" w:hAnsiTheme="minorHAnsi"/>
                <w:sz w:val="20"/>
                <w:szCs w:val="20"/>
              </w:rPr>
            </w:pPr>
            <w:ins w:id="243" w:author="Boisvert, Eric" w:date="2015-10-16T08:18:00Z">
              <w:r w:rsidRPr="00761F44">
                <w:rPr>
                  <w:rFonts w:asciiTheme="minorHAnsi" w:hAnsiTheme="minorHAnsi"/>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Pr="00DA2FDF" w:rsidRDefault="00390DF7" w:rsidP="00DA2FDF">
      <w:r>
        <w:t>Since those classes are abstract in GeoSciML Basic, data providers need to implement GeoSciML Extension, or any third party extension to get concrete classes.</w:t>
      </w:r>
    </w:p>
    <w:p w14:paraId="79B93D23" w14:textId="77777777" w:rsidR="009459BF" w:rsidRPr="009459BF" w:rsidRDefault="009A7B37" w:rsidP="009459BF">
      <w:pPr>
        <w:pStyle w:val="Heading1"/>
        <w:rPr>
          <w:lang w:val="en-CA"/>
        </w:rPr>
      </w:pPr>
      <w:r w:rsidRPr="00D12552">
        <w:rPr>
          <w:lang w:val="en-CA"/>
        </w:rPr>
        <w:t>Conventions</w:t>
      </w:r>
      <w:bookmarkEnd w:id="43"/>
    </w:p>
    <w:p w14:paraId="526B5110" w14:textId="77777777" w:rsidR="00695378" w:rsidRPr="00D12552" w:rsidRDefault="00695378" w:rsidP="00695378">
      <w:pPr>
        <w:pStyle w:val="Heading2"/>
        <w:rPr>
          <w:lang w:val="en-CA"/>
        </w:rPr>
      </w:pPr>
      <w:r w:rsidRPr="00D12552">
        <w:rPr>
          <w:lang w:val="en-CA"/>
        </w:rPr>
        <w:t>Requirement classe</w:t>
      </w:r>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244" w:name="_Toc377112004"/>
      <w:bookmarkStart w:id="245" w:name="_Toc428885193"/>
      <w:r w:rsidRPr="00D12552">
        <w:rPr>
          <w:lang w:val="en-CA"/>
        </w:rPr>
        <w:lastRenderedPageBreak/>
        <w:t>Requirement</w:t>
      </w:r>
      <w:bookmarkEnd w:id="244"/>
      <w:bookmarkEnd w:id="245"/>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12552" w:rsidRDefault="00695378" w:rsidP="00B520F7">
            <w:pPr>
              <w:rPr>
                <w:rFonts w:asciiTheme="minorHAnsi" w:hAnsiTheme="minorHAnsi"/>
                <w:b/>
                <w:lang w:val="en-CA"/>
              </w:rPr>
            </w:pPr>
            <w:r w:rsidRPr="00D12552">
              <w:rPr>
                <w:rFonts w:asciiTheme="minorHAnsi" w:hAnsiTheme="minorHAnsi"/>
                <w:b/>
                <w:lang w:val="en-CA"/>
              </w:rPr>
              <w:t>/req/[classM]/[reqN]</w:t>
            </w:r>
          </w:p>
        </w:tc>
        <w:tc>
          <w:tcPr>
            <w:tcW w:w="6720" w:type="dxa"/>
            <w:tcBorders>
              <w:left w:val="nil"/>
            </w:tcBorders>
          </w:tcPr>
          <w:p w14:paraId="706F6933" w14:textId="77777777" w:rsidR="00695378" w:rsidRPr="00D12552" w:rsidRDefault="00695378" w:rsidP="00B520F7">
            <w:pPr>
              <w:rPr>
                <w:rFonts w:asciiTheme="minorHAnsi" w:hAnsiTheme="minorHAnsi"/>
                <w:lang w:val="en-CA"/>
              </w:rPr>
            </w:pPr>
            <w:r w:rsidRPr="00D12552">
              <w:rPr>
                <w:rFonts w:asciiTheme="minorHAnsi" w:hAnsiTheme="minorHAns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246" w:name="_Toc356480502"/>
      <w:bookmarkStart w:id="247" w:name="_Toc377112005"/>
      <w:bookmarkStart w:id="248" w:name="_Toc428885194"/>
      <w:bookmarkStart w:id="249" w:name="_Toc356480505"/>
      <w:r w:rsidRPr="00D12552">
        <w:rPr>
          <w:lang w:val="en-CA"/>
        </w:rPr>
        <w:t>Conformance class</w:t>
      </w:r>
      <w:bookmarkEnd w:id="246"/>
      <w:bookmarkEnd w:id="247"/>
      <w:bookmarkEnd w:id="248"/>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250"/>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250"/>
      <w:r w:rsidR="00A17543" w:rsidRPr="00D12552">
        <w:rPr>
          <w:rStyle w:val="CommentReference"/>
          <w:lang w:val="en-CA"/>
        </w:rPr>
        <w:commentReference w:id="250"/>
      </w:r>
    </w:p>
    <w:p w14:paraId="7652C4D3" w14:textId="77777777" w:rsidR="00695378" w:rsidRPr="00D12552" w:rsidRDefault="00695378" w:rsidP="00695378">
      <w:pPr>
        <w:pStyle w:val="Heading2"/>
        <w:rPr>
          <w:lang w:val="en-CA"/>
        </w:rPr>
      </w:pPr>
      <w:bookmarkStart w:id="251" w:name="_Toc377112006"/>
      <w:bookmarkStart w:id="252" w:name="_Toc428885195"/>
      <w:r w:rsidRPr="00D12552">
        <w:rPr>
          <w:lang w:val="en-CA"/>
        </w:rPr>
        <w:t>Identifiers</w:t>
      </w:r>
      <w:bookmarkEnd w:id="249"/>
      <w:bookmarkEnd w:id="251"/>
      <w:bookmarkEnd w:id="252"/>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253" w:name="_Toc337499855"/>
      <w:r w:rsidRPr="00D12552">
        <w:rPr>
          <w:lang w:val="en-CA"/>
        </w:rPr>
        <w:t>Clauses not Containing Normative Material</w:t>
      </w:r>
      <w:bookmarkEnd w:id="253"/>
    </w:p>
    <w:p w14:paraId="1279C72D" w14:textId="77777777" w:rsidR="009A7B37" w:rsidRPr="00D12552" w:rsidRDefault="009A7B37">
      <w:pPr>
        <w:rPr>
          <w:lang w:val="en-CA"/>
        </w:rPr>
      </w:pPr>
      <w:r w:rsidRPr="00D12552">
        <w:rPr>
          <w:lang w:val="en-CA"/>
        </w:rPr>
        <w:t>Paragraph</w:t>
      </w:r>
    </w:p>
    <w:p w14:paraId="64DACC68" w14:textId="77777777" w:rsidR="009A7B37" w:rsidRPr="00D12552" w:rsidRDefault="009A7B37">
      <w:pPr>
        <w:pStyle w:val="Heading2"/>
        <w:rPr>
          <w:lang w:val="en-CA"/>
        </w:rPr>
      </w:pPr>
      <w:bookmarkStart w:id="254" w:name="_Toc337499856"/>
      <w:r w:rsidRPr="00D12552">
        <w:rPr>
          <w:lang w:val="en-CA"/>
        </w:rPr>
        <w:t>Clauses not containing normative material sub-clause 1</w:t>
      </w:r>
      <w:bookmarkEnd w:id="254"/>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255" w:name="_Toc337499857"/>
      <w:r w:rsidRPr="00233F14">
        <w:lastRenderedPageBreak/>
        <w:t>Clauses not containing normative material sub-clause 2</w:t>
      </w:r>
      <w:bookmarkEnd w:id="255"/>
    </w:p>
    <w:p w14:paraId="65E1EDE5" w14:textId="77777777" w:rsidR="009A7B37" w:rsidRPr="00D12552" w:rsidRDefault="00A6445A">
      <w:pPr>
        <w:pStyle w:val="Heading1"/>
        <w:rPr>
          <w:lang w:val="en-CA"/>
        </w:rPr>
      </w:pPr>
      <w:r>
        <w:rPr>
          <w:lang w:val="en-CA"/>
        </w:rPr>
        <w:t>Logical Model</w:t>
      </w:r>
    </w:p>
    <w:p w14:paraId="277058B6" w14:textId="77777777" w:rsidR="009A7B37" w:rsidRDefault="00A17543" w:rsidP="004A5507">
      <w:pPr>
        <w:rPr>
          <w:ins w:id="256"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an explicit requirement clause.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257" w:author="Eric Boisvert" w:date="2015-10-29T04:35:00Z">
        <w:r w:rsidRPr="00946727">
          <w:rPr>
            <w:highlight w:val="yellow"/>
            <w:lang w:val="en-CA"/>
            <w:rPrChange w:id="258" w:author="Eric Boisvert" w:date="2015-10-29T04:35:00Z">
              <w:rPr>
                <w:lang w:val="en-CA"/>
              </w:rPr>
            </w:rPrChange>
          </w:rPr>
          <w:t>Add explanation on how community must extend this specification (for example, to impose their own vocabularies)</w:t>
        </w:r>
      </w:ins>
    </w:p>
    <w:p w14:paraId="1C0814E3" w14:textId="77777777"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 and borrows some of artefacts of GML and several design decisions were guided by limitations of UML (eg. single inheritance) </w:t>
      </w:r>
      <w:r>
        <w:rPr>
          <w:color w:val="FF0000"/>
          <w:lang w:val="en-CA"/>
        </w:rPr>
        <w:t>and</w:t>
      </w:r>
      <w:r w:rsidRPr="00D12552">
        <w:rPr>
          <w:color w:val="FF0000"/>
          <w:lang w:val="en-CA"/>
        </w:rPr>
        <w:t xml:space="preserve"> XSD (package dependencies artefacts).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EE3AFB">
      <w:pPr>
        <w:pStyle w:val="Heading3"/>
        <w:rPr>
          <w:lang w:val="en-CA"/>
        </w:rPr>
      </w:pPr>
      <w:r>
        <w:rPr>
          <w:lang w:val="en-CA"/>
        </w:rPr>
        <w:t>Property cardinality</w:t>
      </w:r>
    </w:p>
    <w:p w14:paraId="68C34312" w14:textId="2505F5A7" w:rsidR="00A6445A" w:rsidRDefault="009C3567" w:rsidP="004A5507">
      <w:pPr>
        <w:rPr>
          <w:lang w:val="en-CA"/>
        </w:rPr>
      </w:pPr>
      <w:r>
        <w:rPr>
          <w:lang w:val="en-CA"/>
        </w:rPr>
        <w:t xml:space="preserve">All properties that could be made optional are optional in GeoSciML 4.0.  This is a complete reversal of 3.2 where all properties were made mandatory, forcing the data provider to document why the property was missing using “nillables”.  This design attracted a lot of criticism (not necessary for GeoSciML but other communities presented with the same pattern) from application developers and data providers that consider </w:t>
      </w:r>
      <w:del w:id="259" w:author="Eric Boisvert" w:date="2015-10-27T17:06:00Z">
        <w:r w:rsidDel="00773E1B">
          <w:rPr>
            <w:lang w:val="en-CA"/>
          </w:rPr>
          <w:delText xml:space="preserve">the </w:delText>
        </w:r>
      </w:del>
      <w:ins w:id="260" w:author="Eric Boisvert" w:date="2015-10-27T17:06:00Z">
        <w:r w:rsidR="00773E1B">
          <w:rPr>
            <w:lang w:val="en-CA"/>
          </w:rPr>
          <w:t xml:space="preserve"> </w:t>
        </w:r>
      </w:ins>
      <w:r>
        <w:rPr>
          <w:lang w:val="en-CA"/>
        </w:rPr>
        <w:t xml:space="preserve">filling the instance with nil properties </w:t>
      </w:r>
      <w:del w:id="261" w:author="Eric Boisvert" w:date="2015-10-27T17:06:00Z">
        <w:r w:rsidDel="00773E1B">
          <w:rPr>
            <w:lang w:val="en-CA"/>
          </w:rPr>
          <w:delText xml:space="preserve">as </w:delText>
        </w:r>
      </w:del>
      <w:ins w:id="262" w:author="Eric Boisvert" w:date="2015-10-27T17:06:00Z">
        <w:r w:rsidR="00773E1B">
          <w:rPr>
            <w:lang w:val="en-CA"/>
          </w:rPr>
          <w:t xml:space="preserve">is </w:t>
        </w:r>
      </w:ins>
      <w:r>
        <w:rPr>
          <w:lang w:val="en-CA"/>
        </w:rPr>
        <w:t>“unnecessa</w:t>
      </w:r>
      <w:ins w:id="263" w:author="Eric Boisvert" w:date="2015-10-27T17:06:00Z">
        <w:r w:rsidR="00773E1B">
          <w:rPr>
            <w:lang w:val="en-CA"/>
          </w:rPr>
          <w:t>re</w:t>
        </w:r>
      </w:ins>
      <w:del w:id="264" w:author="Eric Boisvert" w:date="2015-10-27T17:06:00Z">
        <w:r w:rsidDel="00773E1B">
          <w:rPr>
            <w:lang w:val="en-CA"/>
          </w:rPr>
          <w:delText>r</w:delText>
        </w:r>
      </w:del>
      <w:ins w:id="265" w:author="Eric Boisvert" w:date="2015-10-27T17:06:00Z">
        <w:r w:rsidR="00773E1B">
          <w:rPr>
            <w:lang w:val="en-CA"/>
          </w:rPr>
          <w:t>l</w:t>
        </w:r>
      </w:ins>
      <w:r>
        <w:rPr>
          <w:lang w:val="en-CA"/>
        </w:rPr>
        <w:t xml:space="preserve">y verbose” and a waste of bandwidth.  This issue is a real concern for mobile applications where payload has an impact on user experience. </w:t>
      </w:r>
    </w:p>
    <w:p w14:paraId="25F0F297" w14:textId="77777777" w:rsidR="009B64F8" w:rsidRDefault="009B64F8" w:rsidP="004A5507">
      <w:pPr>
        <w:rPr>
          <w:lang w:val="en-CA"/>
        </w:rPr>
      </w:pPr>
      <w:r>
        <w:rPr>
          <w:lang w:val="en-CA"/>
        </w:rPr>
        <w:t xml:space="preserve">It has been argued that nillable properties are just a verbose absent value, but nillable properties actually carry useful or even required information – through nilReason attribute in XML- in certain use cases, such a legally bounded data exchange scenarios. </w:t>
      </w:r>
    </w:p>
    <w:p w14:paraId="279757A9" w14:textId="77777777" w:rsidR="009B64F8" w:rsidRDefault="009B64F8" w:rsidP="00702EC2">
      <w:pPr>
        <w:pStyle w:val="Heading3"/>
        <w:rPr>
          <w:lang w:val="en-CA"/>
        </w:rPr>
      </w:pPr>
      <w:commentRangeStart w:id="266"/>
      <w:r>
        <w:rPr>
          <w:lang w:val="en-CA"/>
        </w:rPr>
        <w:lastRenderedPageBreak/>
        <w:t>Observed absence</w:t>
      </w:r>
      <w:commentRangeEnd w:id="266"/>
      <w:r w:rsidR="009D3533">
        <w:rPr>
          <w:rStyle w:val="CommentReference"/>
          <w:rFonts w:cs="Times New Roman"/>
          <w:b w:val="0"/>
          <w:bCs w:val="0"/>
        </w:rPr>
        <w:commentReference w:id="266"/>
      </w:r>
    </w:p>
    <w:p w14:paraId="740AA8D6" w14:textId="77777777" w:rsidR="009B64F8" w:rsidRDefault="009B64F8" w:rsidP="004A5507">
      <w:pPr>
        <w:rPr>
          <w:lang w:val="en-CA"/>
        </w:rPr>
      </w:pPr>
      <w:commentRangeStart w:id="267"/>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268"/>
      <w:r w:rsidRPr="009B64F8">
        <w:rPr>
          <w:i/>
        </w:rPr>
        <w:t>absence of fossils</w:t>
      </w:r>
      <w:commentRangeEnd w:id="268"/>
      <w:r w:rsidR="009D3533">
        <w:rPr>
          <w:rStyle w:val="CommentReference"/>
        </w:rPr>
        <w:commentReference w:id="268"/>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Hyperlink"/>
            <w:i/>
          </w:rPr>
          <w:t>http://www.stratigraphy.org/upload/bak/rel.htm</w:t>
        </w:r>
      </w:hyperlink>
      <w:r>
        <w:rPr>
          <w:i/>
        </w:rPr>
        <w:t>&gt;</w:t>
      </w:r>
      <w:commentRangeEnd w:id="267"/>
      <w:r w:rsidR="0020685A">
        <w:rPr>
          <w:rStyle w:val="CommentReference"/>
        </w:rPr>
        <w:commentReference w:id="267"/>
      </w:r>
    </w:p>
    <w:p w14:paraId="7A619FAE" w14:textId="1594E863"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269"/>
      <w:r w:rsidR="009D3533">
        <w:rPr>
          <w:lang w:val="en-CA"/>
        </w:rPr>
        <w:t>There is a</w:t>
      </w:r>
      <w:del w:id="270" w:author="Eric Boisvert" w:date="2015-10-28T12:07:00Z">
        <w:r w:rsidR="009D3533" w:rsidDel="005A74B6">
          <w:rPr>
            <w:lang w:val="en-CA"/>
          </w:rPr>
          <w:delText xml:space="preserve">n obvious </w:delText>
        </w:r>
      </w:del>
      <w:r w:rsidR="009D3533">
        <w:rPr>
          <w:lang w:val="en-CA"/>
        </w:rPr>
        <w:t>difference between reporting conf</w:t>
      </w:r>
      <w:ins w:id="271" w:author="Eric Boisvert" w:date="2015-10-27T17:07:00Z">
        <w:r w:rsidR="00773E1B">
          <w:rPr>
            <w:lang w:val="en-CA"/>
          </w:rPr>
          <w:t>i</w:t>
        </w:r>
      </w:ins>
      <w:del w:id="272" w:author="Eric Boisvert" w:date="2015-10-27T17:07:00Z">
        <w:r w:rsidR="009D3533" w:rsidDel="00773E1B">
          <w:rPr>
            <w:lang w:val="en-CA"/>
          </w:rPr>
          <w:delText>o</w:delText>
        </w:r>
      </w:del>
      <w:r w:rsidR="009D3533">
        <w:rPr>
          <w:lang w:val="en-CA"/>
        </w:rPr>
        <w:t>rmed absence of kyanite and the presence of kyanite if not known.</w:t>
      </w:r>
      <w:commentRangeEnd w:id="269"/>
      <w:r w:rsidR="00864A36">
        <w:rPr>
          <w:rStyle w:val="CommentReference"/>
        </w:rPr>
        <w:commentReference w:id="269"/>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p>
    <w:p w14:paraId="563904A3" w14:textId="77777777" w:rsidR="006A7DD0" w:rsidRDefault="006A7DD0">
      <w:pPr>
        <w:rPr>
          <w:color w:val="FF0000"/>
          <w:lang w:val="en-CA"/>
        </w:rPr>
      </w:pPr>
    </w:p>
    <w:p w14:paraId="0AF76069" w14:textId="6473C398" w:rsidR="009A7B37" w:rsidRPr="00D12552" w:rsidRDefault="00A6445A">
      <w:pPr>
        <w:rPr>
          <w:color w:val="FF0000"/>
          <w:lang w:val="en-CA"/>
        </w:rPr>
      </w:pPr>
      <w:r>
        <w:rPr>
          <w:color w:val="FF0000"/>
          <w:lang w:val="en-CA"/>
        </w:rPr>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9A7B37" w:rsidRPr="00D12552" w14:paraId="0E37F3F8" w14:textId="7777777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3A64C0" w14:textId="77777777" w:rsidR="009A7B37" w:rsidRPr="00D12552" w:rsidRDefault="009A7B37">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9A7B37" w:rsidRPr="00D12552" w14:paraId="26A25AE3" w14:textId="77777777">
        <w:tc>
          <w:tcPr>
            <w:tcW w:w="8897" w:type="dxa"/>
            <w:gridSpan w:val="2"/>
            <w:tcBorders>
              <w:top w:val="single" w:sz="12" w:space="0" w:color="auto"/>
              <w:left w:val="single" w:sz="12" w:space="0" w:color="auto"/>
              <w:bottom w:val="single" w:sz="12" w:space="0" w:color="auto"/>
              <w:right w:val="single" w:sz="12" w:space="0" w:color="auto"/>
            </w:tcBorders>
          </w:tcPr>
          <w:p w14:paraId="139718E2" w14:textId="77777777" w:rsidR="009A7B37" w:rsidRPr="00D12552" w:rsidRDefault="00CD732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704C" w:rsidRPr="00D12552">
              <w:rPr>
                <w:rFonts w:eastAsia="MS Mincho"/>
                <w:b/>
                <w:color w:val="FF0000"/>
                <w:sz w:val="22"/>
                <w:lang w:val="en-CA"/>
              </w:rPr>
              <w:t>core</w:t>
            </w:r>
          </w:p>
        </w:tc>
      </w:tr>
      <w:tr w:rsidR="009A7B37" w:rsidRPr="00D12552" w14:paraId="6FACAA54" w14:textId="77777777" w:rsidTr="00CD7325">
        <w:tc>
          <w:tcPr>
            <w:tcW w:w="1809" w:type="dxa"/>
            <w:tcBorders>
              <w:top w:val="single" w:sz="12" w:space="0" w:color="auto"/>
              <w:left w:val="single" w:sz="12" w:space="0" w:color="auto"/>
              <w:bottom w:val="single" w:sz="4" w:space="0" w:color="auto"/>
              <w:right w:val="single" w:sz="4" w:space="0" w:color="auto"/>
            </w:tcBorders>
          </w:tcPr>
          <w:p w14:paraId="3D858690"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68822D2" w14:textId="77777777" w:rsidR="009A7B37" w:rsidRPr="00D12552" w:rsidRDefault="00E8704C">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9A7B37" w:rsidRPr="00D12552" w14:paraId="07179B20" w14:textId="77777777" w:rsidTr="00CD7325">
        <w:tc>
          <w:tcPr>
            <w:tcW w:w="1809" w:type="dxa"/>
            <w:tcBorders>
              <w:top w:val="single" w:sz="4" w:space="0" w:color="auto"/>
              <w:left w:val="single" w:sz="12" w:space="0" w:color="auto"/>
              <w:bottom w:val="single" w:sz="4" w:space="0" w:color="auto"/>
              <w:right w:val="single" w:sz="4" w:space="0" w:color="auto"/>
            </w:tcBorders>
          </w:tcPr>
          <w:p w14:paraId="4E0F42C3"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A81228F"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b/>
                <w:color w:val="0000FF"/>
                <w:sz w:val="22"/>
                <w:lang w:val="en-CA"/>
              </w:rPr>
              <w:t>http://www.example.org/req/blah</w:t>
            </w:r>
          </w:p>
        </w:tc>
      </w:tr>
      <w:tr w:rsidR="009A7B37" w:rsidRPr="00D12552" w14:paraId="1BFF5280" w14:textId="77777777" w:rsidTr="00CD7325">
        <w:tc>
          <w:tcPr>
            <w:tcW w:w="1809" w:type="dxa"/>
            <w:tcBorders>
              <w:top w:val="single" w:sz="4" w:space="0" w:color="auto"/>
              <w:left w:val="single" w:sz="12" w:space="0" w:color="auto"/>
              <w:bottom w:val="single" w:sz="4" w:space="0" w:color="auto"/>
              <w:right w:val="single" w:sz="4" w:space="0" w:color="auto"/>
            </w:tcBorders>
          </w:tcPr>
          <w:p w14:paraId="2FA6BF91"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0FE635" w14:textId="77777777" w:rsidR="009A7B37" w:rsidRPr="00D12552" w:rsidRDefault="009A7B37">
            <w:pPr>
              <w:spacing w:before="100" w:beforeAutospacing="1" w:after="100" w:afterAutospacing="1" w:line="230" w:lineRule="atLeast"/>
              <w:jc w:val="both"/>
              <w:rPr>
                <w:rFonts w:eastAsia="MS Mincho"/>
                <w:b/>
                <w:color w:val="0000FF"/>
                <w:sz w:val="22"/>
                <w:lang w:val="en-CA"/>
              </w:rPr>
            </w:pPr>
            <w:r w:rsidRPr="00D12552">
              <w:rPr>
                <w:rFonts w:eastAsia="MS Mincho"/>
                <w:b/>
                <w:color w:val="0000FF"/>
                <w:sz w:val="22"/>
                <w:lang w:val="en-CA"/>
              </w:rPr>
              <w:t>urn:iso:ts:iso:19139:clause:6</w:t>
            </w:r>
          </w:p>
        </w:tc>
      </w:tr>
      <w:tr w:rsidR="009A7B37" w:rsidRPr="00D12552" w14:paraId="605AAAD1"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CCAC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CBD256" w14:textId="77777777" w:rsidR="009A7B37" w:rsidRPr="00D12552" w:rsidRDefault="00E8704C">
            <w:pPr>
              <w:spacing w:before="100" w:beforeAutospacing="1" w:after="100" w:afterAutospacing="1" w:line="230" w:lineRule="atLeast"/>
              <w:jc w:val="both"/>
              <w:rPr>
                <w:rFonts w:eastAsia="MS Mincho"/>
                <w:b/>
                <w:color w:val="FF0000"/>
                <w:sz w:val="22"/>
                <w:lang w:val="en-CA"/>
              </w:rPr>
            </w:pPr>
            <w:bookmarkStart w:id="273" w:name="req_1"/>
            <w:r w:rsidRPr="00D12552">
              <w:rPr>
                <w:rFonts w:eastAsia="MS Mincho"/>
                <w:b/>
                <w:color w:val="FF0000"/>
                <w:sz w:val="22"/>
                <w:lang w:val="en-CA"/>
              </w:rPr>
              <w:t>/</w:t>
            </w:r>
            <w:r w:rsidR="009A7B37" w:rsidRPr="00D12552">
              <w:rPr>
                <w:rFonts w:eastAsia="MS Mincho"/>
                <w:b/>
                <w:color w:val="FF0000"/>
                <w:sz w:val="22"/>
                <w:lang w:val="en-CA"/>
              </w:rPr>
              <w:t>req/</w:t>
            </w:r>
            <w:r w:rsidR="00BD7B2A">
              <w:rPr>
                <w:rFonts w:eastAsia="MS Mincho"/>
                <w:b/>
                <w:color w:val="FF0000"/>
                <w:sz w:val="22"/>
                <w:lang w:val="en-CA"/>
              </w:rPr>
              <w:t>gsml4-</w:t>
            </w:r>
            <w:r w:rsidRPr="00D12552">
              <w:rPr>
                <w:rFonts w:eastAsia="MS Mincho"/>
                <w:b/>
                <w:color w:val="FF0000"/>
                <w:sz w:val="22"/>
                <w:lang w:val="en-CA"/>
              </w:rPr>
              <w:t>core</w:t>
            </w:r>
            <w:r w:rsidR="009A7B37" w:rsidRPr="00D12552">
              <w:rPr>
                <w:rFonts w:eastAsia="MS Mincho"/>
                <w:b/>
                <w:color w:val="FF0000"/>
                <w:sz w:val="22"/>
                <w:lang w:val="en-CA"/>
              </w:rPr>
              <w:t>/</w:t>
            </w:r>
            <w:r w:rsidRPr="00D12552">
              <w:rPr>
                <w:rFonts w:eastAsia="MS Mincho"/>
                <w:b/>
                <w:color w:val="FF0000"/>
                <w:sz w:val="22"/>
                <w:lang w:val="en-CA"/>
              </w:rPr>
              <w:t>uml</w:t>
            </w:r>
            <w:r w:rsidR="004635D8" w:rsidRPr="00D12552">
              <w:rPr>
                <w:rFonts w:eastAsia="MS Mincho"/>
                <w:b/>
                <w:color w:val="FF0000"/>
                <w:sz w:val="22"/>
                <w:lang w:val="en-CA"/>
              </w:rPr>
              <w:t>-entity-name</w:t>
            </w:r>
          </w:p>
          <w:bookmarkEnd w:id="273"/>
          <w:p w14:paraId="4C51273A" w14:textId="77777777" w:rsidR="009A7B37" w:rsidRPr="00D12552" w:rsidRDefault="003924D0">
            <w:pPr>
              <w:spacing w:before="100" w:beforeAutospacing="1" w:after="100" w:afterAutospacing="1" w:line="230" w:lineRule="atLeast"/>
              <w:rPr>
                <w:rFonts w:eastAsia="MS Mincho"/>
                <w:i/>
                <w:lang w:val="en-CA"/>
              </w:rPr>
            </w:pPr>
            <w:r w:rsidRPr="00D12552">
              <w:rPr>
                <w:rFonts w:eastAsia="MS Mincho"/>
                <w:i/>
                <w:lang w:val="en-CA"/>
              </w:rPr>
              <w:t>When the target implementation allows it, the exact name of the classifier shall be used.</w:t>
            </w:r>
          </w:p>
        </w:tc>
      </w:tr>
      <w:tr w:rsidR="009A7B37" w:rsidRPr="00D12552" w14:paraId="7E370E4E"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1158107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A7C2DFE" w14:textId="77777777" w:rsidR="003924D0" w:rsidRPr="00D12552" w:rsidRDefault="00BD7B2A">
            <w:pPr>
              <w:spacing w:before="100" w:beforeAutospacing="1" w:after="100" w:afterAutospacing="1" w:line="230" w:lineRule="atLeast"/>
              <w:rPr>
                <w:rFonts w:eastAsia="MS Mincho"/>
                <w:b/>
                <w:color w:val="FF0000"/>
                <w:sz w:val="22"/>
                <w:lang w:val="en-CA"/>
              </w:rPr>
            </w:pPr>
            <w:r>
              <w:rPr>
                <w:rFonts w:eastAsia="MS Mincho"/>
                <w:b/>
                <w:color w:val="FF0000"/>
                <w:sz w:val="22"/>
                <w:lang w:val="en-CA"/>
              </w:rPr>
              <w:t>/req/gsml4-</w:t>
            </w:r>
            <w:r w:rsidR="003924D0" w:rsidRPr="00D12552">
              <w:rPr>
                <w:rFonts w:eastAsia="MS Mincho"/>
                <w:b/>
                <w:color w:val="FF0000"/>
                <w:sz w:val="22"/>
                <w:lang w:val="en-CA"/>
              </w:rPr>
              <w:t xml:space="preserve">core/uml-cardinality </w:t>
            </w:r>
          </w:p>
          <w:p w14:paraId="08FD7325" w14:textId="77777777" w:rsidR="009A7B37" w:rsidRPr="00D12552" w:rsidRDefault="003924D0" w:rsidP="00CD7325">
            <w:pPr>
              <w:spacing w:before="100" w:beforeAutospacing="1" w:after="100" w:afterAutospacing="1" w:line="230" w:lineRule="atLeast"/>
              <w:rPr>
                <w:rFonts w:eastAsia="MS Mincho"/>
                <w:i/>
                <w:lang w:val="en-CA"/>
              </w:rPr>
            </w:pPr>
            <w:r w:rsidRPr="00D12552">
              <w:rPr>
                <w:rFonts w:eastAsia="MS Mincho"/>
                <w:i/>
                <w:lang w:val="en-CA"/>
              </w:rPr>
              <w:t xml:space="preserve">Target implementation </w:t>
            </w:r>
            <w:r w:rsidR="00CD7325">
              <w:rPr>
                <w:rFonts w:eastAsia="MS Mincho"/>
                <w:i/>
                <w:lang w:val="en-CA"/>
              </w:rPr>
              <w:t>SHALL</w:t>
            </w:r>
            <w:r w:rsidRPr="00D12552">
              <w:rPr>
                <w:rFonts w:eastAsia="MS Mincho"/>
                <w:i/>
                <w:lang w:val="en-CA"/>
              </w:rPr>
              <w:t xml:space="preserve"> constrain cardinality of properties and association in a way that is consistent with UML</w:t>
            </w:r>
          </w:p>
        </w:tc>
      </w:tr>
      <w:tr w:rsidR="00CD7325" w:rsidRPr="00D12552" w14:paraId="4C6CBDA9"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12CCB90"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8A054A" w14:textId="77777777" w:rsidR="00CD7325" w:rsidRDefault="00CD7325" w:rsidP="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/req/gsml4-core/quantities-uom </w:t>
            </w:r>
          </w:p>
          <w:p w14:paraId="1FF9C7A5" w14:textId="77777777" w:rsidR="00CD7325" w:rsidRPr="00D12552" w:rsidRDefault="00CD7325" w:rsidP="00CD7325">
            <w:pPr>
              <w:spacing w:before="100" w:beforeAutospacing="1" w:after="100" w:afterAutospacing="1" w:line="230" w:lineRule="atLeast"/>
              <w:rPr>
                <w:rFonts w:eastAsia="MS Mincho"/>
                <w:i/>
                <w:lang w:val="en-CA"/>
              </w:rPr>
            </w:pPr>
            <w:r w:rsidRPr="00CD7325">
              <w:rPr>
                <w:rFonts w:eastAsia="MS Mincho"/>
                <w:i/>
                <w:lang w:val="en-CA"/>
              </w:rPr>
              <w:t>Quantities and measurements SHALL have explicit units of measure specified using the URI for an individual from a class governed as an external ontology.</w:t>
            </w:r>
          </w:p>
        </w:tc>
      </w:tr>
      <w:tr w:rsidR="00CD7325" w:rsidRPr="00D12552" w14:paraId="5E24E5F6"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02B4E97F"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Recommendation</w:t>
            </w:r>
          </w:p>
        </w:tc>
        <w:tc>
          <w:tcPr>
            <w:tcW w:w="7088" w:type="dxa"/>
            <w:tcBorders>
              <w:top w:val="single" w:sz="4" w:space="0" w:color="auto"/>
              <w:left w:val="single" w:sz="4" w:space="0" w:color="auto"/>
              <w:bottom w:val="single" w:sz="12" w:space="0" w:color="auto"/>
              <w:right w:val="single" w:sz="12" w:space="0" w:color="auto"/>
            </w:tcBorders>
          </w:tcPr>
          <w:p w14:paraId="716E4C3B" w14:textId="77777777" w:rsidR="00CD7325" w:rsidRDefault="00CD7325" w:rsidP="00380908">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/req/gsml4-core/codelist </w:t>
            </w:r>
          </w:p>
          <w:p w14:paraId="2F6F5BE3" w14:textId="77777777" w:rsidR="00CD7325" w:rsidRPr="00D12552" w:rsidRDefault="00CD7325" w:rsidP="00380908">
            <w:pPr>
              <w:spacing w:before="100" w:beforeAutospacing="1" w:after="100" w:afterAutospacing="1" w:line="230" w:lineRule="atLeast"/>
              <w:rPr>
                <w:rFonts w:eastAsia="MS Mincho"/>
                <w:lang w:val="en-CA"/>
              </w:rPr>
            </w:pPr>
            <w:r w:rsidRPr="00CD7325">
              <w:rPr>
                <w:rFonts w:eastAsia="MS Mincho"/>
                <w:i/>
                <w:lang w:val="en-CA"/>
              </w:rPr>
              <w:t>Classes of stereotype &lt;&lt;CodeList&gt;&gt; SHOULD be specified using the URI for an individual from a class governed as an external ontology</w:t>
            </w:r>
          </w:p>
        </w:tc>
      </w:tr>
      <w:tr w:rsidR="009A7B37" w:rsidRPr="00D12552" w14:paraId="6F21FB37"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4896E7AE"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12" w:space="0" w:color="auto"/>
              <w:right w:val="single" w:sz="12" w:space="0" w:color="auto"/>
            </w:tcBorders>
          </w:tcPr>
          <w:p w14:paraId="6042EBD4" w14:textId="77777777" w:rsidR="00CD7325" w:rsidRDefault="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/req/gsml4-core/identifier </w:t>
            </w:r>
          </w:p>
          <w:p w14:paraId="025E1A42" w14:textId="77777777" w:rsidR="009A7B37" w:rsidRPr="00D12552" w:rsidRDefault="00CD7325">
            <w:pPr>
              <w:spacing w:before="100" w:beforeAutospacing="1" w:after="100" w:afterAutospacing="1" w:line="230" w:lineRule="atLeast"/>
              <w:rPr>
                <w:rFonts w:eastAsia="MS Mincho"/>
                <w:lang w:val="en-CA"/>
              </w:rPr>
            </w:pPr>
            <w:r w:rsidRPr="00CD7325">
              <w:rPr>
                <w:rFonts w:eastAsia="MS Mincho"/>
                <w:i/>
                <w:lang w:val="en-CA"/>
              </w:rPr>
              <w:t>HTTP URI used as identifiers SHALL be resolvable following Linked Open Data principles.</w:t>
            </w:r>
          </w:p>
        </w:tc>
      </w:tr>
    </w:tbl>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commentRangeStart w:id="274"/>
      <w:r w:rsidRPr="00D12552">
        <w:rPr>
          <w:lang w:val="en-CA"/>
        </w:rPr>
        <w:t>Naming of entities</w:t>
      </w:r>
      <w:commentRangeEnd w:id="274"/>
      <w:r w:rsidR="00FA21EA">
        <w:rPr>
          <w:rStyle w:val="CommentReference"/>
          <w:rFonts w:cs="Times New Roman"/>
          <w:b w:val="0"/>
          <w:bCs w:val="0"/>
        </w:rPr>
        <w:commentReference w:id="274"/>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275"/>
            <w:del w:id="276" w:author="Eric Boisvert" w:date="2015-10-29T04:08:00Z">
              <w:r w:rsidRPr="00D12552" w:rsidDel="00FA21EA">
                <w:rPr>
                  <w:rStyle w:val="reqtext"/>
                  <w:lang w:val="en-CA"/>
                </w:rPr>
                <w:delText xml:space="preserve">classifier </w:delText>
              </w:r>
            </w:del>
            <w:ins w:id="277" w:author="Eric Boisvert" w:date="2015-10-29T04:10:00Z">
              <w:r w:rsidR="00FA21EA">
                <w:rPr>
                  <w:rStyle w:val="reqtext"/>
                  <w:lang w:val="en-CA"/>
                </w:rPr>
                <w:t>entity</w:t>
              </w:r>
            </w:ins>
            <w:ins w:id="278" w:author="Eric Boisvert" w:date="2015-10-29T04:08:00Z">
              <w:r w:rsidR="00FA21EA" w:rsidRPr="00D12552">
                <w:rPr>
                  <w:rStyle w:val="reqtext"/>
                  <w:lang w:val="en-CA"/>
                </w:rPr>
                <w:t xml:space="preserve"> </w:t>
              </w:r>
              <w:commentRangeEnd w:id="275"/>
              <w:r w:rsidR="00FA21EA">
                <w:rPr>
                  <w:rStyle w:val="CommentReference"/>
                  <w:rFonts w:ascii="Times New Roman" w:eastAsia="Times New Roman" w:hAnsi="Times New Roman"/>
                  <w:lang w:val="en-US" w:eastAsia="en-US"/>
                </w:rPr>
                <w:commentReference w:id="275"/>
              </w:r>
            </w:ins>
            <w:del w:id="279" w:author="Eric Boisvert" w:date="2015-10-29T04:07:00Z">
              <w:r w:rsidRPr="00D12552" w:rsidDel="00FA21EA">
                <w:rPr>
                  <w:rStyle w:val="reqtext"/>
                  <w:lang w:val="en-CA"/>
                </w:rPr>
                <w:delText xml:space="preserve">shall </w:delText>
              </w:r>
            </w:del>
            <w:ins w:id="280"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281"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r w:rsidRPr="00D12552">
        <w:rPr>
          <w:lang w:val="en-CA"/>
        </w:rPr>
        <w:t>Cardinality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282" w:author="Eric Boisvert" w:date="2015-10-29T04:28:00Z">
              <w:r>
                <w:rPr>
                  <w:rStyle w:val="reqtext"/>
                  <w:lang w:val="en-CA"/>
                </w:rPr>
                <w:t xml:space="preserve">If the </w:t>
              </w:r>
            </w:ins>
            <w:r w:rsidR="00641AE8" w:rsidRPr="00D12552">
              <w:rPr>
                <w:rStyle w:val="reqtext"/>
                <w:lang w:val="en-CA"/>
              </w:rPr>
              <w:t>Target implementation</w:t>
            </w:r>
            <w:ins w:id="283" w:author="Eric Boisvert" w:date="2015-10-29T04:28:00Z">
              <w:r>
                <w:rPr>
                  <w:rStyle w:val="reqtext"/>
                  <w:lang w:val="en-CA"/>
                </w:rPr>
                <w:t xml:space="preserve"> allows it, it</w:t>
              </w:r>
            </w:ins>
            <w:r w:rsidR="00641AE8" w:rsidRPr="00D12552">
              <w:rPr>
                <w:rStyle w:val="reqtext"/>
                <w:lang w:val="en-CA"/>
              </w:rPr>
              <w:t xml:space="preserve"> </w:t>
            </w:r>
            <w:del w:id="284" w:author="Eric Boisvert" w:date="2015-10-29T04:27:00Z">
              <w:r w:rsidR="00641AE8" w:rsidRPr="00D12552" w:rsidDel="001571AE">
                <w:rPr>
                  <w:rStyle w:val="reqtext"/>
                  <w:lang w:val="en-CA"/>
                </w:rPr>
                <w:delText xml:space="preserve">shall </w:delText>
              </w:r>
            </w:del>
            <w:ins w:id="285" w:author="Eric Boisvert" w:date="2015-10-29T04:27:00Z">
              <w:r w:rsidR="001571AE">
                <w:rPr>
                  <w:rStyle w:val="reqtext"/>
                  <w:lang w:val="en-CA"/>
                </w:rPr>
                <w:t>SHALL</w:t>
              </w:r>
              <w:r w:rsidR="001571AE" w:rsidRPr="00D12552">
                <w:rPr>
                  <w:rStyle w:val="reqtext"/>
                  <w:lang w:val="en-CA"/>
                </w:rPr>
                <w:t xml:space="preserve"> </w:t>
              </w:r>
            </w:ins>
            <w:del w:id="286" w:author="Eric Boisvert" w:date="2015-10-29T04:26:00Z">
              <w:r w:rsidR="00641AE8" w:rsidRPr="00D12552" w:rsidDel="001571AE">
                <w:rPr>
                  <w:rStyle w:val="reqtext"/>
                  <w:lang w:val="en-CA"/>
                </w:rPr>
                <w:delText xml:space="preserve">constrain </w:delText>
              </w:r>
            </w:del>
            <w:ins w:id="287"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288" w:author="Eric Boisvert" w:date="2015-10-29T04:26:00Z">
              <w:r w:rsidR="001571AE">
                <w:rPr>
                  <w:rStyle w:val="reqtext"/>
                  <w:lang w:val="en-CA"/>
                </w:rPr>
                <w:t>s</w:t>
              </w:r>
            </w:ins>
            <w:r w:rsidR="00641AE8" w:rsidRPr="00D12552">
              <w:rPr>
                <w:rStyle w:val="reqtext"/>
                <w:lang w:val="en-CA"/>
              </w:rPr>
              <w:t xml:space="preserve"> </w:t>
            </w:r>
            <w:ins w:id="289" w:author="Eric Boisvert" w:date="2015-10-29T04:26:00Z">
              <w:r w:rsidR="001571AE">
                <w:rPr>
                  <w:rStyle w:val="reqtext"/>
                  <w:lang w:val="en-CA"/>
                </w:rPr>
                <w:t xml:space="preserve">as defined in the </w:t>
              </w:r>
            </w:ins>
            <w:del w:id="290"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291" w:author="Eric Boisvert" w:date="2015-10-29T04:29:00Z"/>
          <w:color w:val="FF0000"/>
          <w:lang w:val="en-CA"/>
        </w:rPr>
      </w:pPr>
    </w:p>
    <w:p w14:paraId="7C3E2A57" w14:textId="72083E69" w:rsidR="00946727" w:rsidRPr="00D12552" w:rsidRDefault="00946727" w:rsidP="00DB1F99">
      <w:pPr>
        <w:rPr>
          <w:color w:val="FF0000"/>
          <w:lang w:val="en-CA"/>
        </w:rPr>
      </w:pPr>
      <w:ins w:id="292" w:author="Eric Boisvert" w:date="2015-10-29T04:29:00Z">
        <w:r w:rsidRPr="00946727">
          <w:rPr>
            <w:color w:val="FF0000"/>
            <w:lang w:val="en-CA"/>
          </w:rPr>
          <w:t>Cardinality shall be the same as defined in UML model.</w:t>
        </w:r>
      </w:ins>
    </w:p>
    <w:p w14:paraId="56232E23" w14:textId="05E970ED" w:rsidR="00946727" w:rsidRDefault="00641AE8">
      <w:pPr>
        <w:rPr>
          <w:ins w:id="293" w:author="Eric Boisvert" w:date="2015-10-29T04:46:00Z"/>
          <w:lang w:val="en-CA"/>
        </w:rPr>
        <w:pPrChange w:id="294" w:author="Eric Boisvert" w:date="2015-10-29T04:28:00Z">
          <w:pPr>
            <w:pStyle w:val="Heading3"/>
          </w:pPr>
        </w:pPrChange>
      </w:pPr>
      <w:del w:id="295" w:author="Eric Boisvert" w:date="2015-10-29T04:46:00Z">
        <w:r w:rsidRPr="00D12552" w:rsidDel="000F4D17">
          <w:rPr>
            <w:lang w:val="en-CA"/>
          </w:rPr>
          <w:delText>.</w:delText>
        </w:r>
      </w:del>
      <w:r w:rsidRPr="00D12552">
        <w:rPr>
          <w:lang w:val="en-CA"/>
        </w:rPr>
        <w:t xml:space="preserve"> </w:t>
      </w:r>
    </w:p>
    <w:p w14:paraId="67ABAA99" w14:textId="77777777" w:rsidR="000F4D17" w:rsidRDefault="000F4D17" w:rsidP="000F4D17">
      <w:pPr>
        <w:pStyle w:val="Heading3"/>
        <w:rPr>
          <w:ins w:id="296" w:author="Eric Boisvert" w:date="2015-10-29T04:46:00Z"/>
          <w:lang w:val="en-CA"/>
        </w:rPr>
      </w:pPr>
      <w:ins w:id="297" w:author="Eric Boisvert" w:date="2015-10-29T04:46:00Z">
        <w:r>
          <w:rPr>
            <w:lang w:val="en-CA"/>
          </w:rPr>
          <w:t>Abstract classes</w:t>
        </w:r>
      </w:ins>
    </w:p>
    <w:p w14:paraId="3FBC8B38" w14:textId="77777777" w:rsidR="000F4D17" w:rsidRPr="000F4D17" w:rsidRDefault="000F4D17" w:rsidP="000F4D17">
      <w:pPr>
        <w:rPr>
          <w:ins w:id="298"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299"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300" w:author="Eric Boisvert" w:date="2015-10-29T04:46:00Z"/>
                <w:rStyle w:val="requri"/>
                <w:lang w:val="en-CA"/>
              </w:rPr>
            </w:pPr>
            <w:ins w:id="301"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302" w:author="Eric Boisvert" w:date="2015-10-29T04:46:00Z"/>
                <w:rStyle w:val="reqtext"/>
                <w:lang w:val="en-CA"/>
              </w:rPr>
            </w:pPr>
            <w:ins w:id="303" w:author="Eric Boisvert" w:date="2015-10-29T04:46:00Z">
              <w:r>
                <w:rPr>
                  <w:rStyle w:val="reqtext"/>
                  <w:lang w:val="en-CA"/>
                </w:rPr>
                <w:t>Abstract classes SHALL not be materialised</w:t>
              </w:r>
            </w:ins>
          </w:p>
        </w:tc>
      </w:tr>
    </w:tbl>
    <w:p w14:paraId="271F24BA" w14:textId="77777777" w:rsidR="000F4D17" w:rsidRDefault="000F4D17" w:rsidP="000F4D17">
      <w:pPr>
        <w:rPr>
          <w:ins w:id="304" w:author="Eric Boisvert" w:date="2015-10-29T04:46:00Z"/>
          <w:color w:val="FF0000"/>
          <w:lang w:val="en-CA"/>
        </w:rPr>
      </w:pPr>
    </w:p>
    <w:p w14:paraId="70577EE2" w14:textId="77777777" w:rsidR="000F4D17" w:rsidRPr="00946727" w:rsidRDefault="000F4D17">
      <w:pPr>
        <w:rPr>
          <w:ins w:id="305" w:author="Eric Boisvert" w:date="2015-10-29T04:28:00Z"/>
          <w:lang w:val="en-CA"/>
          <w:rPrChange w:id="306" w:author="Eric Boisvert" w:date="2015-10-29T04:28:00Z">
            <w:rPr>
              <w:ins w:id="307" w:author="Eric Boisvert" w:date="2015-10-29T04:28:00Z"/>
              <w:color w:val="FF0000"/>
              <w:lang w:val="en-CA"/>
            </w:rPr>
          </w:rPrChange>
        </w:rPr>
        <w:pPrChange w:id="308" w:author="Eric Boisvert" w:date="2015-10-29T04:28:00Z">
          <w:pPr>
            <w:pStyle w:val="Heading3"/>
          </w:pPr>
        </w:pPrChange>
      </w:pPr>
    </w:p>
    <w:p w14:paraId="691D93BA" w14:textId="6EA33D8E" w:rsidR="003D0B50" w:rsidRPr="00D12552" w:rsidRDefault="003D0B50" w:rsidP="001571AE">
      <w:pPr>
        <w:pStyle w:val="Heading3"/>
        <w:rPr>
          <w:lang w:val="en-CA"/>
        </w:rPr>
      </w:pPr>
      <w:r w:rsidRPr="00D12552">
        <w:rPr>
          <w:lang w:val="en-CA"/>
        </w:rPr>
        <w:t>Quantities</w:t>
      </w:r>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309" w:author="Eric Boisvert" w:date="2015-10-29T04:29:00Z">
        <w:r w:rsidR="00946727">
          <w:rPr>
            <w:lang w:val="en-CA"/>
          </w:rPr>
          <w:t xml:space="preserve">, for </w:t>
        </w:r>
      </w:ins>
      <w:ins w:id="310" w:author="Eric Boisvert" w:date="2015-10-29T04:30:00Z">
        <w:r w:rsidR="00946727">
          <w:rPr>
            <w:lang w:val="en-CA"/>
          </w:rPr>
          <w:t>example</w:t>
        </w:r>
      </w:ins>
      <w:ins w:id="311" w:author="Eric Boisvert" w:date="2015-10-29T04:29:00Z">
        <w:r w:rsidR="00946727">
          <w:rPr>
            <w:lang w:val="en-CA"/>
          </w:rPr>
          <w:t xml:space="preserve"> UCUM.</w:t>
        </w:r>
      </w:ins>
      <w:del w:id="312"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313"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314"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315" w:name="_Ref432861816"/>
      <w:r w:rsidRPr="00D12552">
        <w:rPr>
          <w:lang w:val="en-CA"/>
        </w:rPr>
        <w:lastRenderedPageBreak/>
        <w:t>Code lists</w:t>
      </w:r>
      <w:bookmarkEnd w:id="315"/>
      <w:r w:rsidRPr="00D12552">
        <w:rPr>
          <w:lang w:val="en-CA"/>
        </w:rPr>
        <w:t xml:space="preserve"> </w:t>
      </w:r>
    </w:p>
    <w:p w14:paraId="607EF51B" w14:textId="77777777"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316" w:name="_Ref432861735"/>
      <w:commentRangeStart w:id="317"/>
      <w:r w:rsidRPr="00D12552">
        <w:rPr>
          <w:lang w:val="en-CA"/>
        </w:rPr>
        <w:t>Code lists URI</w:t>
      </w:r>
      <w:bookmarkEnd w:id="316"/>
      <w:commentRangeEnd w:id="317"/>
      <w:r w:rsidR="00773E1B">
        <w:rPr>
          <w:rStyle w:val="CommentReference"/>
          <w:rFonts w:cs="Times New Roman"/>
          <w:b w:val="0"/>
          <w:bCs w:val="0"/>
        </w:rPr>
        <w:commentReference w:id="317"/>
      </w:r>
    </w:p>
    <w:p w14:paraId="42F49A77" w14:textId="77777777" w:rsidR="00946727" w:rsidRDefault="00946727" w:rsidP="003D0B50">
      <w:pPr>
        <w:rPr>
          <w:ins w:id="318"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commentRangeStart w:id="319"/>
      <w:r w:rsidRPr="00D12552">
        <w:rPr>
          <w:lang w:val="en-CA"/>
        </w:rPr>
        <w:t>Identifier</w:t>
      </w:r>
      <w:commentRangeEnd w:id="319"/>
      <w:r w:rsidR="000F4D17">
        <w:rPr>
          <w:rStyle w:val="CommentReference"/>
          <w:rFonts w:cs="Times New Roman"/>
          <w:b w:val="0"/>
          <w:bCs w:val="0"/>
        </w:rPr>
        <w:commentReference w:id="319"/>
      </w:r>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Pr="00D12552" w:rsidRDefault="004635D8" w:rsidP="00DB1F99">
      <w:pPr>
        <w:rPr>
          <w:color w:val="FF0000"/>
          <w:lang w:val="en-CA"/>
        </w:rPr>
      </w:pPr>
    </w:p>
    <w:p w14:paraId="308241B4" w14:textId="4C94E93C" w:rsidR="009B3BBD" w:rsidRDefault="009B3BBD" w:rsidP="009B3BBD">
      <w:pPr>
        <w:pStyle w:val="Heading2"/>
        <w:rPr>
          <w:lang w:val="en-CA"/>
        </w:rPr>
      </w:pPr>
      <w:r w:rsidRPr="00D12552">
        <w:rPr>
          <w:lang w:val="en-CA"/>
        </w:rPr>
        <w:t xml:space="preserve">GeoSciML </w:t>
      </w:r>
      <w:r>
        <w:rPr>
          <w:lang w:val="en-CA"/>
        </w:rPr>
        <w:t>Portrayal</w:t>
      </w:r>
      <w:r w:rsidRPr="00D12552">
        <w:rPr>
          <w:lang w:val="en-CA"/>
        </w:rPr>
        <w:t xml:space="preserve"> </w:t>
      </w:r>
      <w:ins w:id="320" w:author="Eric Boisvert" w:date="2015-11-03T05:13:00Z">
        <w:r w:rsidR="004F0DC1">
          <w:rPr>
            <w:lang w:val="en-CA"/>
          </w:rPr>
          <w:t xml:space="preserve">Abstract </w:t>
        </w:r>
      </w:ins>
      <w:r w:rsidRPr="00D12552">
        <w:rPr>
          <w:lang w:val="en-CA"/>
        </w:rPr>
        <w:t>Requirements Class</w:t>
      </w:r>
    </w:p>
    <w:p w14:paraId="4015345D" w14:textId="77777777" w:rsidR="00225333" w:rsidRPr="00225333" w:rsidRDefault="00225333" w:rsidP="00BA6B31"/>
    <w:p w14:paraId="209FFEED" w14:textId="77777777" w:rsidR="00BA6B31" w:rsidRDefault="00BA6B31" w:rsidP="00BA6B31">
      <w:pPr>
        <w:rPr>
          <w:lang w:val="en-CA"/>
        </w:rPr>
      </w:pPr>
      <w:r w:rsidRPr="00BA6B31">
        <w:rPr>
          <w:lang w:val="en-CA"/>
        </w:rPr>
        <w:t>The GeoSciML-Portrayal schema standardises the interaction (request/response formats) with layer-based map services</w:t>
      </w:r>
      <w:r>
        <w:rPr>
          <w:lang w:val="en-CA"/>
        </w:rPr>
        <w:t xml:space="preserve"> or GIS applications</w:t>
      </w:r>
      <w:r w:rsidRPr="00BA6B31">
        <w:rPr>
          <w:lang w:val="en-CA"/>
        </w:rPr>
        <w:t xml:space="preserve">. It is best thought of as a view </w:t>
      </w:r>
      <w:r>
        <w:rPr>
          <w:lang w:val="en-CA"/>
        </w:rPr>
        <w:t>of GeoSciML data that denormalis</w:t>
      </w:r>
      <w:r w:rsidRPr="00BA6B31">
        <w:rPr>
          <w:lang w:val="en-CA"/>
        </w:rPr>
        <w:t xml:space="preserve">es the data and concatenates complex property values into single, human-readable, labels and returns single, representative, values from controlled vocabularies for properties multi-valued properties that can be used when generating thematic maps, or portrayals, of the data. </w:t>
      </w:r>
    </w:p>
    <w:p w14:paraId="35039D1F" w14:textId="77777777" w:rsidR="00792D31" w:rsidRDefault="00792D31" w:rsidP="00792D31">
      <w:pPr>
        <w:keepNext/>
      </w:pPr>
      <w:r>
        <w:rPr>
          <w:noProof/>
          <w:sz w:val="0"/>
          <w:szCs w:val="0"/>
          <w:lang w:val="en-CA" w:eastAsia="en-CA"/>
        </w:rPr>
        <w:lastRenderedPageBreak/>
        <w:drawing>
          <wp:inline distT="0" distB="0" distL="0" distR="0" wp14:anchorId="449BF488" wp14:editId="2E00E4CB">
            <wp:extent cx="4972050" cy="557212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19"/>
                    <a:stretch>
                      <a:fillRect/>
                    </a:stretch>
                  </pic:blipFill>
                  <pic:spPr bwMode="auto">
                    <a:xfrm>
                      <a:off x="0" y="0"/>
                      <a:ext cx="4972050" cy="5572125"/>
                    </a:xfrm>
                    <a:prstGeom prst="rect">
                      <a:avLst/>
                    </a:prstGeom>
                    <a:noFill/>
                    <a:ln w="9525">
                      <a:noFill/>
                      <a:miter lim="800000"/>
                      <a:headEnd/>
                      <a:tailEnd/>
                    </a:ln>
                  </pic:spPr>
                </pic:pic>
              </a:graphicData>
            </a:graphic>
          </wp:inline>
        </w:drawing>
      </w:r>
    </w:p>
    <w:p w14:paraId="66AF6BA0" w14:textId="77777777" w:rsidR="00792D31" w:rsidRPr="00BA6B31" w:rsidRDefault="00792D31" w:rsidP="00792D31">
      <w:pPr>
        <w:pStyle w:val="Caption"/>
        <w:rPr>
          <w:lang w:val="en-CA"/>
        </w:rPr>
      </w:pPr>
      <w:r>
        <w:t xml:space="preserve">Figure </w:t>
      </w:r>
      <w:fldSimple w:instr=" SEQ Figure \* ARABIC ">
        <w:ins w:id="321" w:author="Eric Boisvert" w:date="2015-10-30T04:23:00Z">
          <w:r w:rsidR="007D2867">
            <w:rPr>
              <w:noProof/>
            </w:rPr>
            <w:t>7</w:t>
          </w:r>
        </w:ins>
        <w:del w:id="322" w:author="Eric Boisvert" w:date="2015-10-30T04:23:00Z">
          <w:r w:rsidR="00090DCF" w:rsidDel="007D2867">
            <w:rPr>
              <w:noProof/>
            </w:rPr>
            <w:delText>6</w:delText>
          </w:r>
        </w:del>
      </w:fldSimple>
      <w:r>
        <w:t xml:space="preserve"> : Package dependency for GeoSciML Portrayal</w:t>
      </w:r>
    </w:p>
    <w:p w14:paraId="72C0D042" w14:textId="0248DF49" w:rsidR="00BA6B31" w:rsidRDefault="00BA6B31" w:rsidP="00BA6B31">
      <w:pPr>
        <w:rPr>
          <w:lang w:val="en-CA"/>
        </w:rPr>
      </w:pPr>
      <w:r w:rsidRPr="00BA6B31">
        <w:rPr>
          <w:lang w:val="en-CA"/>
        </w:rPr>
        <w:t>It is separate to, but harmonized with, GeoSciML and conforms to the level 0 of the Simple Features Profile for GML (</w:t>
      </w:r>
      <w:r>
        <w:rPr>
          <w:lang w:val="en-CA"/>
        </w:rPr>
        <w:t>OGC 10-</w:t>
      </w:r>
      <w:r w:rsidR="00112EA6">
        <w:rPr>
          <w:lang w:val="en-CA"/>
        </w:rPr>
        <w:t>100</w:t>
      </w:r>
      <w:r>
        <w:rPr>
          <w:lang w:val="en-CA"/>
        </w:rPr>
        <w:t>r2</w:t>
      </w:r>
      <w:r w:rsidRPr="00BA6B31">
        <w:rPr>
          <w:lang w:val="en-CA"/>
        </w:rPr>
        <w:t xml:space="preserve">). Labels, </w:t>
      </w:r>
      <w:r>
        <w:rPr>
          <w:lang w:val="en-CA"/>
        </w:rPr>
        <w:t xml:space="preserve">are </w:t>
      </w:r>
      <w:r w:rsidRPr="00BA6B31">
        <w:rPr>
          <w:lang w:val="en-CA"/>
        </w:rPr>
        <w:t xml:space="preserve">'free-text' fields that </w:t>
      </w:r>
      <w:r>
        <w:rPr>
          <w:lang w:val="en-CA"/>
        </w:rPr>
        <w:t xml:space="preserve">are </w:t>
      </w:r>
      <w:r w:rsidRPr="00BA6B31">
        <w:rPr>
          <w:lang w:val="en-CA"/>
        </w:rPr>
        <w:t>, in robust services, well-structured summaries of complex GeoSciML data, while the representative thematic properties will be URIs of concepts in a controlled vocabulary (for example CGI Simple Lithology). There will also be links, via identifier URIs, providing hooks to ful</w:t>
      </w:r>
      <w:r>
        <w:rPr>
          <w:lang w:val="en-CA"/>
        </w:rPr>
        <w:t xml:space="preserve">l GeoSciML representations of </w:t>
      </w:r>
      <w:r w:rsidRPr="00BA6B31">
        <w:rPr>
          <w:lang w:val="en-CA"/>
        </w:rPr>
        <w:t xml:space="preserve">the geologic feature in question. </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431FF5C0"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ins w:id="323" w:author="Eric Boisvert" w:date="2015-10-29T05:09:00Z">
              <w:r w:rsidR="00A10684">
                <w:rPr>
                  <w:rFonts w:eastAsia="MS Mincho"/>
                  <w:b/>
                  <w:color w:val="FF0000"/>
                  <w:sz w:val="22"/>
                  <w:lang w:val="en-CA"/>
                </w:rPr>
                <w:t>0</w:t>
              </w:r>
            </w:ins>
            <w:del w:id="324" w:author="Eric Boisvert" w:date="2015-10-29T05:09:00Z">
              <w:r w:rsidDel="00A10684">
                <w:rPr>
                  <w:rFonts w:eastAsia="MS Mincho"/>
                  <w:b/>
                  <w:color w:val="FF0000"/>
                  <w:sz w:val="22"/>
                  <w:lang w:val="en-CA"/>
                </w:rPr>
                <w:delText>1</w:delText>
              </w:r>
            </w:del>
            <w:r>
              <w:rPr>
                <w:rFonts w:eastAsia="MS Mincho"/>
                <w:b/>
                <w:color w:val="FF0000"/>
                <w:sz w:val="22"/>
                <w:lang w:val="en-CA"/>
              </w:rPr>
              <w:t xml:space="preserve"> OGC 10-100r3</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90399" w:rsidRPr="00D12552" w14:paraId="344E3EC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5BCDD081" w14:textId="77777777" w:rsidR="00A90399" w:rsidRPr="00CD7325" w:rsidRDefault="00A9039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1C4CD64"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gsml4-portrayal</w:t>
            </w:r>
            <w:r w:rsidRPr="00D12552">
              <w:rPr>
                <w:rFonts w:eastAsia="MS Mincho"/>
                <w:b/>
                <w:color w:val="FF0000"/>
                <w:sz w:val="22"/>
                <w:lang w:val="en-CA"/>
              </w:rPr>
              <w:t>/</w:t>
            </w:r>
            <w:r w:rsidR="005166DF">
              <w:rPr>
                <w:rFonts w:eastAsia="MS Mincho"/>
                <w:b/>
                <w:color w:val="FF0000"/>
                <w:sz w:val="22"/>
                <w:lang w:val="en-CA"/>
              </w:rPr>
              <w:t>geomtype</w:t>
            </w:r>
          </w:p>
          <w:p w14:paraId="760837B6" w14:textId="77777777" w:rsidR="00A90399" w:rsidRPr="00D12552" w:rsidRDefault="005166DF" w:rsidP="00380908">
            <w:pPr>
              <w:spacing w:before="100" w:beforeAutospacing="1" w:after="100" w:afterAutospacing="1" w:line="230" w:lineRule="atLeast"/>
              <w:rPr>
                <w:rFonts w:eastAsia="MS Mincho"/>
                <w:i/>
                <w:lang w:val="en-CA"/>
              </w:rPr>
            </w:pPr>
            <w:r w:rsidRPr="005166DF">
              <w:rPr>
                <w:rFonts w:eastAsia="MS Mincho"/>
                <w:i/>
                <w:lang w:val="en-CA"/>
              </w:rPr>
              <w:t xml:space="preserve">A data instance SHALL use a single geometry type (Point, Line, Polygon, etc.)  </w:t>
            </w:r>
          </w:p>
        </w:tc>
      </w:tr>
      <w:tr w:rsidR="002D30FE" w:rsidRPr="00D12552" w14:paraId="66E73458"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8CB13DD" w14:textId="77777777" w:rsidR="002D30FE" w:rsidRPr="00CD7325" w:rsidRDefault="002D30FE"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C5C845"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/req/gsml4-portrayal/multiple</w:t>
            </w:r>
          </w:p>
          <w:p w14:paraId="7BA0E7BD"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i/>
                <w:lang w:val="en-CA"/>
              </w:rPr>
              <w:t>Multiple values SHALL be rep</w:t>
            </w:r>
            <w:r>
              <w:rPr>
                <w:rFonts w:eastAsia="MS Mincho"/>
                <w:i/>
                <w:lang w:val="en-CA"/>
              </w:rPr>
              <w:t>orted as a comma delimited list</w:t>
            </w:r>
            <w:r w:rsidRPr="00D12552">
              <w:rPr>
                <w:rFonts w:eastAsia="MS Mincho"/>
                <w:i/>
                <w:lang w:val="en-CA"/>
              </w:rPr>
              <w:t>.</w:t>
            </w:r>
          </w:p>
        </w:tc>
      </w:tr>
      <w:tr w:rsidR="00A1185A" w:rsidRPr="00D12552" w14:paraId="4556E343"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4ED00961" w14:textId="77777777" w:rsidR="00A1185A" w:rsidRPr="00CD7325" w:rsidRDefault="00A1185A"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04C048" w14:textId="77777777" w:rsidR="00A1185A" w:rsidRPr="00D12552" w:rsidRDefault="00A1185A" w:rsidP="00A1185A">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005166DF">
              <w:rPr>
                <w:rFonts w:eastAsia="MS Mincho"/>
                <w:b/>
                <w:color w:val="FF0000"/>
                <w:sz w:val="22"/>
                <w:lang w:val="en-CA"/>
              </w:rPr>
              <w:t>uri</w:t>
            </w:r>
          </w:p>
          <w:p w14:paraId="37514F2B" w14:textId="77777777" w:rsidR="00A1185A" w:rsidRPr="00D12552" w:rsidRDefault="002D30FE" w:rsidP="00A1185A">
            <w:pPr>
              <w:spacing w:before="100" w:beforeAutospacing="1" w:after="100" w:afterAutospacing="1" w:line="230" w:lineRule="atLeast"/>
              <w:jc w:val="both"/>
              <w:rPr>
                <w:rFonts w:eastAsia="MS Mincho"/>
                <w:b/>
                <w:color w:val="FF0000"/>
                <w:sz w:val="22"/>
                <w:lang w:val="en-CA"/>
              </w:rPr>
            </w:pPr>
            <w:r w:rsidRPr="002D30FE">
              <w:rPr>
                <w:rFonts w:eastAsia="MS Mincho"/>
                <w:i/>
                <w:lang w:val="en-CA"/>
              </w:rPr>
              <w:t>Properties of type URI SHALL provide a resolvable HTTP URI referring to a resources resolvable using Linked Open Data principles</w:t>
            </w:r>
          </w:p>
        </w:tc>
      </w:tr>
      <w:tr w:rsidR="005166DF" w:rsidRPr="00D12552" w14:paraId="706A241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159557C"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B314F36" w14:textId="77777777" w:rsidR="005166DF" w:rsidRPr="00D12552" w:rsidRDefault="005166DF" w:rsidP="005166DF">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Pr="005166DF">
              <w:rPr>
                <w:rFonts w:eastAsia="MS Mincho"/>
                <w:b/>
                <w:color w:val="FF0000"/>
                <w:sz w:val="22"/>
                <w:lang w:val="en-CA"/>
              </w:rPr>
              <w:t>user-defined-cardinality</w:t>
            </w:r>
          </w:p>
          <w:p w14:paraId="3DB8AA4D" w14:textId="77777777" w:rsidR="005166DF" w:rsidRPr="00A1185A" w:rsidRDefault="005166DF" w:rsidP="005166DF">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User defined properties SHALL have limit maximum occurrence to one (1)</w:t>
            </w:r>
          </w:p>
        </w:tc>
      </w:tr>
      <w:tr w:rsidR="005166DF" w:rsidRPr="00D12552" w14:paraId="1406EDEB"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2F75136"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F349C6" w14:textId="77777777" w:rsidR="005166DF"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b/>
                <w:color w:val="FF0000"/>
                <w:sz w:val="22"/>
                <w:lang w:val="en-CA"/>
              </w:rPr>
              <w:t xml:space="preserve">user-defined-geom </w:t>
            </w:r>
          </w:p>
          <w:p w14:paraId="146223DF" w14:textId="77777777" w:rsidR="005166DF" w:rsidRPr="00A1185A"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 xml:space="preserve">User defined SHALL NOT </w:t>
            </w:r>
            <w:proofErr w:type="gramStart"/>
            <w:r w:rsidRPr="005166DF">
              <w:rPr>
                <w:rFonts w:eastAsia="MS Mincho"/>
                <w:i/>
                <w:lang w:val="en-CA"/>
              </w:rPr>
              <w:t>be</w:t>
            </w:r>
            <w:proofErr w:type="gramEnd"/>
            <w:r w:rsidRPr="005166DF">
              <w:rPr>
                <w:rFonts w:eastAsia="MS Mincho"/>
                <w:i/>
                <w:lang w:val="en-CA"/>
              </w:rPr>
              <w:t xml:space="preserve"> of type Geometry, or of its subtype.</w:t>
            </w:r>
          </w:p>
        </w:tc>
      </w:tr>
      <w:tr w:rsidR="00075F5E" w:rsidRPr="00D12552" w14:paraId="164E3125"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68E203EB" w14:textId="77777777" w:rsidR="00075F5E" w:rsidRDefault="00075F5E" w:rsidP="00380908">
            <w:pPr>
              <w:spacing w:before="100" w:beforeAutospacing="1" w:after="100" w:afterAutospacing="1" w:line="230" w:lineRule="atLeast"/>
              <w:jc w:val="both"/>
              <w:rPr>
                <w:rFonts w:eastAsia="MS Mincho"/>
                <w:b/>
                <w:sz w:val="20"/>
                <w:szCs w:val="20"/>
                <w:lang w:val="en-CA"/>
              </w:rPr>
            </w:pPr>
          </w:p>
        </w:tc>
        <w:tc>
          <w:tcPr>
            <w:tcW w:w="7088" w:type="dxa"/>
            <w:tcBorders>
              <w:top w:val="single" w:sz="4" w:space="0" w:color="auto"/>
              <w:left w:val="single" w:sz="4" w:space="0" w:color="auto"/>
              <w:bottom w:val="single" w:sz="4" w:space="0" w:color="auto"/>
              <w:right w:val="single" w:sz="12" w:space="0" w:color="auto"/>
            </w:tcBorders>
          </w:tcPr>
          <w:p w14:paraId="41BD4D60" w14:textId="77777777" w:rsidR="00075F5E" w:rsidRPr="005166DF" w:rsidRDefault="00075F5E" w:rsidP="00075F5E">
            <w:pPr>
              <w:rPr>
                <w:rFonts w:eastAsia="MS Mincho"/>
                <w:lang w:val="en-CA"/>
              </w:rPr>
            </w:pPr>
            <w:r w:rsidRPr="00075F5E">
              <w:rPr>
                <w:rFonts w:eastAsia="MS Mincho"/>
                <w:highlight w:val="yellow"/>
                <w:lang w:val="en-CA"/>
              </w:rPr>
              <w:t>Will add the other requirement clauses once they are agreed on</w:t>
            </w:r>
          </w:p>
        </w:tc>
      </w:tr>
    </w:tbl>
    <w:p w14:paraId="50C0270A" w14:textId="77777777" w:rsidR="00A90399" w:rsidRDefault="00A90399" w:rsidP="00BA6B31">
      <w:pPr>
        <w:rPr>
          <w:rFonts w:cs="Arial"/>
          <w:b/>
          <w:bCs/>
          <w:iCs/>
          <w:szCs w:val="28"/>
          <w:lang w:val="en-CA"/>
        </w:rPr>
      </w:pPr>
    </w:p>
    <w:p w14:paraId="76A69939" w14:textId="77777777" w:rsidR="00A90399" w:rsidRDefault="00A90399" w:rsidP="00A90399">
      <w:pPr>
        <w:pStyle w:val="Heading3"/>
        <w:rPr>
          <w:lang w:val="en-CA"/>
        </w:rPr>
      </w:pPr>
      <w:r>
        <w:rPr>
          <w:lang w:val="en-CA"/>
        </w:rPr>
        <w:t>Geometry type</w:t>
      </w:r>
    </w:p>
    <w:p w14:paraId="705123CE" w14:textId="2CF84489" w:rsidR="00A90399" w:rsidRPr="00A90399" w:rsidRDefault="00A90399" w:rsidP="00A90399">
      <w:pPr>
        <w:rPr>
          <w:lang w:val="en-CA"/>
        </w:rPr>
      </w:pPr>
      <w:r>
        <w:rPr>
          <w:lang w:val="en-CA"/>
        </w:rPr>
        <w:t xml:space="preserve">A </w:t>
      </w:r>
      <w:del w:id="325" w:author="Eric Boisvert" w:date="2015-10-29T04:48:00Z">
        <w:r w:rsidDel="000F4D17">
          <w:rPr>
            <w:lang w:val="en-CA"/>
          </w:rPr>
          <w:delText>data instance</w:delText>
        </w:r>
      </w:del>
      <w:ins w:id="326" w:author="Eric Boisvert" w:date="2015-10-29T04:48:00Z">
        <w:r w:rsidR="000F4D17">
          <w:rPr>
            <w:lang w:val="en-CA"/>
          </w:rPr>
          <w:t>dataset</w:t>
        </w:r>
      </w:ins>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716C40A3" w:rsidR="00A90399" w:rsidRDefault="00A90399" w:rsidP="00A90399">
      <w:pPr>
        <w:pStyle w:val="Heading3"/>
        <w:rPr>
          <w:lang w:val="en-CA"/>
        </w:rPr>
      </w:pPr>
      <w:del w:id="327" w:author="Eric Boisvert" w:date="2015-10-29T04:54:00Z">
        <w:r w:rsidDel="00432BE6">
          <w:rPr>
            <w:lang w:val="en-CA"/>
          </w:rPr>
          <w:delText>Multiple values</w:delText>
        </w:r>
      </w:del>
      <w:ins w:id="328" w:author="Eric Boisvert" w:date="2015-10-29T04:54:00Z">
        <w:r w:rsidR="00432BE6">
          <w:rPr>
            <w:lang w:val="en-CA"/>
          </w:rPr>
          <w:t>String properties</w:t>
        </w:r>
      </w:ins>
    </w:p>
    <w:p w14:paraId="2043E883" w14:textId="4EF4BB3E" w:rsidR="00A90399" w:rsidRPr="00A90399" w:rsidRDefault="00A90399" w:rsidP="00A90399">
      <w:pPr>
        <w:rPr>
          <w:lang w:val="en-CA"/>
        </w:rPr>
      </w:pPr>
      <w:del w:id="329" w:author="Eric Boisvert" w:date="2015-10-29T04:54:00Z">
        <w:r w:rsidDel="00432BE6">
          <w:rPr>
            <w:lang w:val="en-CA"/>
          </w:rPr>
          <w:delText>A property that lists a collection shall delimit the values using commas</w:delText>
        </w:r>
      </w:del>
      <w:ins w:id="330" w:author="Eric Boisvert" w:date="2015-10-29T04:54:00Z">
        <w:r w:rsidR="00432BE6">
          <w:rPr>
            <w:lang w:val="en-CA"/>
          </w:rPr>
          <w:t xml:space="preserve">String properties should </w:t>
        </w:r>
      </w:ins>
      <w:ins w:id="331" w:author="Eric Boisvert" w:date="2015-10-29T04:55:00Z">
        <w:r w:rsidR="00432BE6">
          <w:rPr>
            <w:lang w:val="en-CA"/>
          </w:rPr>
          <w:t>provide information easily readable by human</w:t>
        </w:r>
      </w:ins>
      <w:ins w:id="332" w:author="Eric Boisvert" w:date="2015-10-29T04:56:00Z">
        <w:r w:rsidR="00432BE6">
          <w:rPr>
            <w:lang w:val="en-CA"/>
          </w:rPr>
          <w:t>.  The intent of string field is to display, not to query.</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1BECB3B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del w:id="333" w:author="Eric Boisvert" w:date="2015-10-29T04:55:00Z">
              <w:r w:rsidDel="00432BE6">
                <w:rPr>
                  <w:rStyle w:val="requri"/>
                  <w:lang w:val="en-CA"/>
                </w:rPr>
                <w:delText>multiple</w:delText>
              </w:r>
            </w:del>
            <w:ins w:id="334" w:author="Eric Boisvert" w:date="2015-10-29T04:55:00Z">
              <w:r w:rsidR="00432BE6">
                <w:rPr>
                  <w:rStyle w:val="requri"/>
                  <w:lang w:val="en-CA"/>
                </w:rPr>
                <w:t>string</w:t>
              </w:r>
            </w:ins>
          </w:p>
        </w:tc>
        <w:tc>
          <w:tcPr>
            <w:tcW w:w="4678" w:type="dxa"/>
            <w:tcBorders>
              <w:left w:val="nil"/>
            </w:tcBorders>
            <w:shd w:val="clear" w:color="auto" w:fill="auto"/>
          </w:tcPr>
          <w:p w14:paraId="5466CB6E" w14:textId="6F62A98C" w:rsidR="00A90399" w:rsidRPr="00D12552" w:rsidRDefault="00A1185A" w:rsidP="00E70882">
            <w:pPr>
              <w:pStyle w:val="Tabletext10"/>
              <w:jc w:val="left"/>
              <w:rPr>
                <w:rStyle w:val="reqtext"/>
                <w:lang w:val="en-CA"/>
              </w:rPr>
            </w:pPr>
            <w:del w:id="335" w:author="Eric Boisvert" w:date="2015-10-29T04:55:00Z">
              <w:r w:rsidDel="00432BE6">
                <w:rPr>
                  <w:rStyle w:val="reqtext"/>
                  <w:lang w:val="en-CA"/>
                </w:rPr>
                <w:delText xml:space="preserve">Multiple values SHALL be </w:delText>
              </w:r>
              <w:r w:rsidR="00E70882" w:rsidDel="00432BE6">
                <w:rPr>
                  <w:rStyle w:val="reqtext"/>
                  <w:lang w:val="en-CA"/>
                </w:rPr>
                <w:delText>encoded</w:delText>
              </w:r>
              <w:r w:rsidDel="00432BE6">
                <w:rPr>
                  <w:rStyle w:val="reqtext"/>
                  <w:lang w:val="en-CA"/>
                </w:rPr>
                <w:delText xml:space="preserve"> as a comma delimited list.</w:delText>
              </w:r>
            </w:del>
            <w:ins w:id="336" w:author="Eric Boisvert" w:date="2015-10-29T04:55:00Z">
              <w:r w:rsidR="00432BE6">
                <w:rPr>
                  <w:rStyle w:val="reqtext"/>
                  <w:lang w:val="en-CA"/>
                </w:rPr>
                <w:t>Properties of type “CharacterS</w:t>
              </w:r>
            </w:ins>
            <w:ins w:id="337" w:author="Eric Boisvert" w:date="2015-10-29T04:56:00Z">
              <w:r w:rsidR="00432BE6">
                <w:rPr>
                  <w:rStyle w:val="reqtext"/>
                  <w:lang w:val="en-CA"/>
                </w:rPr>
                <w:t>tring” SHOULD contain easily human readable text.</w:t>
              </w:r>
            </w:ins>
            <w:del w:id="338" w:author="Eric Boisvert" w:date="2015-10-29T04:56:00Z">
              <w:r w:rsidR="00A90399" w:rsidDel="00432BE6">
                <w:rPr>
                  <w:rStyle w:val="reqtext"/>
                  <w:lang w:val="en-CA"/>
                </w:rPr>
                <w:delText xml:space="preserve"> </w:delText>
              </w:r>
            </w:del>
          </w:p>
        </w:tc>
      </w:tr>
    </w:tbl>
    <w:p w14:paraId="6E41FFEB" w14:textId="77777777" w:rsidR="00A90399" w:rsidRDefault="00A90399" w:rsidP="00A90399">
      <w:pPr>
        <w:rPr>
          <w:color w:val="FF0000"/>
          <w:lang w:val="en-CA"/>
        </w:rPr>
      </w:pPr>
    </w:p>
    <w:p w14:paraId="7503BACD" w14:textId="77777777" w:rsidR="002D30FE" w:rsidRDefault="002D30FE" w:rsidP="002D30FE">
      <w:pPr>
        <w:pStyle w:val="Heading3"/>
        <w:rPr>
          <w:lang w:val="en-CA"/>
        </w:rPr>
      </w:pPr>
      <w:r>
        <w:rPr>
          <w:lang w:val="en-CA"/>
        </w:rPr>
        <w:t>URI</w:t>
      </w:r>
    </w:p>
    <w:p w14:paraId="2B2241FC" w14:textId="445DF911" w:rsidR="002D30FE" w:rsidRDefault="005372A3" w:rsidP="002D30FE">
      <w:pPr>
        <w:rPr>
          <w:ins w:id="339" w:author="Eric Boisvert" w:date="2015-10-29T05:04:00Z"/>
          <w:lang w:val="en-CA"/>
        </w:rPr>
      </w:pPr>
      <w:del w:id="340" w:author="Eric Boisvert" w:date="2015-10-29T05:01:00Z">
        <w:r w:rsidDel="00432BE6">
          <w:rPr>
            <w:lang w:val="en-CA"/>
          </w:rPr>
          <w:delText>Properties of type URI shall provide a resolvable URI consistent with Linked Open Data principles</w:delText>
        </w:r>
      </w:del>
      <w:ins w:id="341" w:author="Eric Boisvert" w:date="2015-10-29T05:01:00Z">
        <w:r w:rsidR="00432BE6">
          <w:rPr>
            <w:lang w:val="en-CA"/>
          </w:rPr>
          <w:t xml:space="preserve">Properties of type anyURI shall contain a single absolute URI conformant to RFC </w:t>
        </w:r>
        <w:commentRangeStart w:id="342"/>
        <w:r w:rsidR="00A10684">
          <w:rPr>
            <w:lang w:val="en-CA"/>
          </w:rPr>
          <w:t>3986</w:t>
        </w:r>
        <w:commentRangeEnd w:id="342"/>
        <w:r w:rsidR="00A10684">
          <w:rPr>
            <w:rStyle w:val="CommentReference"/>
          </w:rPr>
          <w:commentReference w:id="342"/>
        </w:r>
        <w:r w:rsidR="00A10684">
          <w:rPr>
            <w:lang w:val="en-CA"/>
          </w:rPr>
          <w:t xml:space="preserve">.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ins w:id="343" w:author="Eric Boisvert" w:date="2015-10-29T05:05:00Z"/>
        </w:trPr>
        <w:tc>
          <w:tcPr>
            <w:tcW w:w="4219" w:type="dxa"/>
            <w:tcBorders>
              <w:right w:val="nil"/>
            </w:tcBorders>
            <w:shd w:val="clear" w:color="auto" w:fill="auto"/>
          </w:tcPr>
          <w:p w14:paraId="4674BA70" w14:textId="77777777" w:rsidR="00A10684" w:rsidRPr="00D12552" w:rsidRDefault="00A10684" w:rsidP="00401D4D">
            <w:pPr>
              <w:pStyle w:val="Tabletext10"/>
              <w:rPr>
                <w:ins w:id="344" w:author="Eric Boisvert" w:date="2015-10-29T05:05:00Z"/>
                <w:rStyle w:val="requri"/>
                <w:lang w:val="en-CA"/>
              </w:rPr>
            </w:pPr>
            <w:ins w:id="345" w:author="Eric Boisvert" w:date="2015-10-29T05:05:00Z">
              <w:r>
                <w:rPr>
                  <w:rStyle w:val="requri"/>
                  <w:lang w:val="en-CA"/>
                </w:rPr>
                <w:lastRenderedPageBreak/>
                <w:t>/req/gsml4-portrayal</w:t>
              </w:r>
              <w:r w:rsidRPr="00D12552">
                <w:rPr>
                  <w:rStyle w:val="requri"/>
                  <w:lang w:val="en-CA"/>
                </w:rPr>
                <w:t>/</w:t>
              </w:r>
              <w:r>
                <w:rPr>
                  <w:rStyle w:val="requri"/>
                  <w:lang w:val="en-CA"/>
                </w:rPr>
                <w:t>uri</w:t>
              </w:r>
            </w:ins>
          </w:p>
        </w:tc>
        <w:tc>
          <w:tcPr>
            <w:tcW w:w="4678" w:type="dxa"/>
            <w:tcBorders>
              <w:left w:val="nil"/>
            </w:tcBorders>
            <w:shd w:val="clear" w:color="auto" w:fill="auto"/>
          </w:tcPr>
          <w:p w14:paraId="07212B04" w14:textId="75CF8136" w:rsidR="00A10684" w:rsidRPr="00D12552" w:rsidRDefault="00A10684" w:rsidP="00401D4D">
            <w:pPr>
              <w:pStyle w:val="Tabletext10"/>
              <w:jc w:val="left"/>
              <w:rPr>
                <w:ins w:id="346" w:author="Eric Boisvert" w:date="2015-10-29T05:05:00Z"/>
                <w:rStyle w:val="reqtext"/>
                <w:lang w:val="en-CA"/>
              </w:rPr>
            </w:pPr>
            <w:ins w:id="347" w:author="Eric Boisvert" w:date="2015-10-29T05:05:00Z">
              <w:r>
                <w:rPr>
                  <w:rStyle w:val="reqtext"/>
                  <w:lang w:val="en-CA"/>
                </w:rPr>
                <w:t xml:space="preserve">Properties of type anyURI SHALL contain a string conformant to URI format as specified in RFC 3986 </w:t>
              </w:r>
            </w:ins>
          </w:p>
        </w:tc>
      </w:tr>
    </w:tbl>
    <w:p w14:paraId="44703F50" w14:textId="77777777" w:rsidR="00A10684" w:rsidRDefault="00A10684" w:rsidP="002D30FE">
      <w:pPr>
        <w:rPr>
          <w:ins w:id="348" w:author="Eric Boisvert" w:date="2015-10-29T05:04:00Z"/>
          <w:lang w:val="en-CA"/>
        </w:rPr>
      </w:pPr>
    </w:p>
    <w:p w14:paraId="2139C1FF" w14:textId="3FD4169F" w:rsidR="00A10684" w:rsidRPr="00A90399" w:rsidRDefault="00A10684" w:rsidP="002D30FE">
      <w:pPr>
        <w:rPr>
          <w:lang w:val="en-CA"/>
        </w:rPr>
      </w:pPr>
      <w:ins w:id="349" w:author="Eric Boisvert" w:date="2015-10-29T05:04:00Z">
        <w:r>
          <w:rPr>
            <w:lang w:val="en-CA"/>
          </w:rPr>
          <w:t>Properties of type anyURI should provide a resolvable URI</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1178EDC2"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ins w:id="350" w:author="Eric Boisvert" w:date="2015-10-29T05:05:00Z">
              <w:r w:rsidR="00A10684">
                <w:rPr>
                  <w:rStyle w:val="requri"/>
                  <w:lang w:val="en-CA"/>
                </w:rPr>
                <w:t>resolvable-uri</w:t>
              </w:r>
            </w:ins>
            <w:del w:id="351" w:author="Eric Boisvert" w:date="2015-10-29T05:05:00Z">
              <w:r w:rsidDel="00A10684">
                <w:rPr>
                  <w:rStyle w:val="requri"/>
                  <w:lang w:val="en-CA"/>
                </w:rPr>
                <w:delText>uri</w:delText>
              </w:r>
            </w:del>
          </w:p>
        </w:tc>
        <w:tc>
          <w:tcPr>
            <w:tcW w:w="4678" w:type="dxa"/>
            <w:tcBorders>
              <w:left w:val="nil"/>
            </w:tcBorders>
            <w:shd w:val="clear" w:color="auto" w:fill="auto"/>
          </w:tcPr>
          <w:p w14:paraId="2510CC43" w14:textId="239FCC60" w:rsidR="002D30FE" w:rsidRPr="00D12552" w:rsidRDefault="002D30FE" w:rsidP="00A10684">
            <w:pPr>
              <w:pStyle w:val="Tabletext10"/>
              <w:jc w:val="left"/>
              <w:rPr>
                <w:rStyle w:val="reqtext"/>
                <w:lang w:val="en-CA"/>
              </w:rPr>
            </w:pPr>
            <w:r>
              <w:rPr>
                <w:rStyle w:val="reqtext"/>
                <w:lang w:val="en-CA"/>
              </w:rPr>
              <w:t xml:space="preserve">Properties of type URI </w:t>
            </w:r>
            <w:del w:id="352" w:author="Eric Boisvert" w:date="2015-10-29T05:04:00Z">
              <w:r w:rsidDel="00A10684">
                <w:rPr>
                  <w:rStyle w:val="reqtext"/>
                  <w:lang w:val="en-CA"/>
                </w:rPr>
                <w:delText xml:space="preserve">SHALL </w:delText>
              </w:r>
            </w:del>
            <w:ins w:id="353" w:author="Eric Boisvert" w:date="2015-10-29T05:04:00Z">
              <w:r w:rsidR="00A10684">
                <w:rPr>
                  <w:rStyle w:val="reqtext"/>
                  <w:lang w:val="en-CA"/>
                </w:rPr>
                <w:t xml:space="preserve">SHOULD </w:t>
              </w:r>
            </w:ins>
            <w:r>
              <w:rPr>
                <w:rStyle w:val="reqtext"/>
                <w:lang w:val="en-CA"/>
              </w:rPr>
              <w:t xml:space="preserve">provide a resolvable </w:t>
            </w:r>
            <w:del w:id="354" w:author="Eric Boisvert" w:date="2015-10-29T05:04:00Z">
              <w:r w:rsidDel="00A10684">
                <w:rPr>
                  <w:rStyle w:val="reqtext"/>
                  <w:lang w:val="en-CA"/>
                </w:rPr>
                <w:delText xml:space="preserve">HTTP </w:delText>
              </w:r>
            </w:del>
            <w:r>
              <w:rPr>
                <w:rStyle w:val="reqtext"/>
                <w:lang w:val="en-CA"/>
              </w:rPr>
              <w:t xml:space="preserve">URI referring to a resources resolvable using Linked Open Data principles </w:t>
            </w:r>
          </w:p>
        </w:tc>
      </w:tr>
    </w:tbl>
    <w:p w14:paraId="09E99A57" w14:textId="77777777" w:rsidR="002D30FE" w:rsidRPr="00D12552" w:rsidRDefault="002D30FE" w:rsidP="002D30FE">
      <w:pPr>
        <w:rPr>
          <w:color w:val="FF0000"/>
          <w:lang w:val="en-CA"/>
        </w:rPr>
      </w:pPr>
    </w:p>
    <w:p w14:paraId="61D2A963" w14:textId="77777777" w:rsidR="002D30FE" w:rsidRPr="00D12552" w:rsidRDefault="002D30FE" w:rsidP="00A90399">
      <w:pPr>
        <w:rPr>
          <w:color w:val="FF0000"/>
          <w:lang w:val="en-CA"/>
        </w:rPr>
      </w:pPr>
    </w:p>
    <w:p w14:paraId="69B91421" w14:textId="77777777" w:rsidR="002D30FE" w:rsidRDefault="002D30FE" w:rsidP="002D30FE">
      <w:pPr>
        <w:keepNext/>
      </w:pPr>
      <w:r>
        <w:rPr>
          <w:rFonts w:cs="Arial"/>
          <w:b/>
          <w:bCs/>
          <w:iCs/>
          <w:noProof/>
          <w:szCs w:val="28"/>
          <w:lang w:val="en-CA" w:eastAsia="en-CA"/>
        </w:rPr>
        <w:drawing>
          <wp:inline distT="0" distB="0" distL="0" distR="0" wp14:anchorId="7355FBFC" wp14:editId="44B0F43F">
            <wp:extent cx="5486400" cy="415314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53147"/>
                    </a:xfrm>
                    <a:prstGeom prst="rect">
                      <a:avLst/>
                    </a:prstGeom>
                    <a:noFill/>
                    <a:ln>
                      <a:noFill/>
                    </a:ln>
                  </pic:spPr>
                </pic:pic>
              </a:graphicData>
            </a:graphic>
          </wp:inline>
        </w:drawing>
      </w:r>
    </w:p>
    <w:p w14:paraId="7C4615AB" w14:textId="77777777" w:rsidR="00A90399" w:rsidRDefault="002D30FE" w:rsidP="002D30FE">
      <w:pPr>
        <w:pStyle w:val="Caption"/>
      </w:pPr>
      <w:bookmarkStart w:id="355" w:name="_Ref431555005"/>
      <w:r>
        <w:t xml:space="preserve">Figure </w:t>
      </w:r>
      <w:fldSimple w:instr=" SEQ Figure \* ARABIC ">
        <w:ins w:id="356" w:author="Eric Boisvert" w:date="2015-10-30T04:23:00Z">
          <w:r w:rsidR="007D2867">
            <w:rPr>
              <w:noProof/>
            </w:rPr>
            <w:t>8</w:t>
          </w:r>
        </w:ins>
        <w:del w:id="357" w:author="Eric Boisvert" w:date="2015-10-30T04:23:00Z">
          <w:r w:rsidR="00090DCF" w:rsidDel="007D2867">
            <w:rPr>
              <w:noProof/>
            </w:rPr>
            <w:delText>7</w:delText>
          </w:r>
        </w:del>
      </w:fldSimple>
      <w:bookmarkEnd w:id="355"/>
      <w:r>
        <w:t xml:space="preserve"> 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29625E80" w:rsidR="00402937" w:rsidRDefault="005166DF" w:rsidP="00402937">
      <w:pPr>
        <w:pStyle w:val="Heading3"/>
        <w:rPr>
          <w:lang w:val="en-CA"/>
        </w:rPr>
      </w:pPr>
      <w:commentRangeStart w:id="358"/>
      <w:del w:id="359" w:author="Eric Boisvert" w:date="2015-10-29T05:09:00Z">
        <w:r w:rsidDel="00A10684">
          <w:rPr>
            <w:lang w:val="en-CA"/>
          </w:rPr>
          <w:delText>Multiple geometries</w:delText>
        </w:r>
        <w:commentRangeEnd w:id="358"/>
        <w:r w:rsidR="00A10684" w:rsidDel="00A10684">
          <w:rPr>
            <w:rStyle w:val="CommentReference"/>
            <w:rFonts w:cs="Times New Roman"/>
            <w:b w:val="0"/>
            <w:bCs w:val="0"/>
          </w:rPr>
          <w:commentReference w:id="358"/>
        </w:r>
      </w:del>
      <w:ins w:id="360" w:author="Eric Boisvert" w:date="2015-10-29T05:09:00Z">
        <w:r w:rsidR="00A10684">
          <w:rPr>
            <w:lang w:val="en-CA"/>
          </w:rPr>
          <w:t>User defined properties</w:t>
        </w:r>
      </w:ins>
    </w:p>
    <w:p w14:paraId="40C2629C" w14:textId="77777777" w:rsidR="00402937" w:rsidRDefault="00402937" w:rsidP="002D30FE">
      <w:pPr>
        <w:rPr>
          <w:color w:val="FF0000"/>
          <w:lang w:val="en-CA"/>
        </w:rPr>
      </w:pPr>
    </w:p>
    <w:p w14:paraId="7C4DCE23" w14:textId="5ABC7392" w:rsidR="00402937" w:rsidRDefault="00402937" w:rsidP="002D30FE">
      <w:pPr>
        <w:rPr>
          <w:color w:val="FF0000"/>
          <w:lang w:val="en-CA"/>
        </w:rPr>
      </w:pPr>
      <w:del w:id="361" w:author="Eric Boisvert" w:date="2015-10-29T05:09:00Z">
        <w:r w:rsidDel="00A10684">
          <w:rPr>
            <w:color w:val="FF0000"/>
            <w:lang w:val="en-CA"/>
          </w:rPr>
          <w:delText xml:space="preserve">GML Simple Feature prohibits multiple geometries to prevent </w:delText>
        </w:r>
        <w:r w:rsidR="005372A3" w:rsidDel="00A10684">
          <w:rPr>
            <w:color w:val="FF0000"/>
            <w:lang w:val="en-CA"/>
          </w:rPr>
          <w:delText>client application</w:delText>
        </w:r>
        <w:r w:rsidDel="00A10684">
          <w:rPr>
            <w:color w:val="FF0000"/>
            <w:lang w:val="en-CA"/>
          </w:rPr>
          <w:delText xml:space="preserve"> confusion. Therefore, user defined properties cannot be of type Geometry.</w:delText>
        </w:r>
      </w:del>
      <w:ins w:id="362" w:author="Eric Boisvert" w:date="2015-10-29T05:09:00Z">
        <w:r w:rsidR="00A10684">
          <w:rPr>
            <w:color w:val="FF0000"/>
            <w:lang w:val="en-CA"/>
          </w:rPr>
          <w:t xml:space="preserve">New properties </w:t>
        </w:r>
        <w:r w:rsidR="00A10684">
          <w:rPr>
            <w:color w:val="FF0000"/>
            <w:lang w:val="en-CA"/>
          </w:rPr>
          <w:lastRenderedPageBreak/>
          <w:t>added by the data provider … shall be conformant to GML Simple Feature Level 0.</w:t>
        </w:r>
      </w:ins>
      <w:ins w:id="363" w:author="Eric Boisvert" w:date="2015-10-29T05:10:00Z">
        <w:r w:rsidR="00A10684">
          <w:rPr>
            <w:color w:val="FF0000"/>
            <w:lang w:val="en-CA"/>
          </w:rPr>
          <w:t xml:space="preserve">  For example, no duplicate property names, nor extra geometry properties.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017D39E0"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del w:id="364" w:author="Eric Boisvert" w:date="2015-10-29T05:10:00Z">
              <w:r w:rsidDel="00A10684">
                <w:rPr>
                  <w:rStyle w:val="requri"/>
                  <w:lang w:val="en-CA"/>
                </w:rPr>
                <w:delText>-geom</w:delText>
              </w:r>
            </w:del>
          </w:p>
        </w:tc>
        <w:tc>
          <w:tcPr>
            <w:tcW w:w="4678" w:type="dxa"/>
            <w:tcBorders>
              <w:left w:val="nil"/>
            </w:tcBorders>
            <w:shd w:val="clear" w:color="auto" w:fill="auto"/>
          </w:tcPr>
          <w:p w14:paraId="6430F619" w14:textId="084F0697" w:rsidR="00402937" w:rsidRPr="00D12552" w:rsidRDefault="00402937" w:rsidP="00402937">
            <w:pPr>
              <w:pStyle w:val="Tabletext10"/>
              <w:jc w:val="left"/>
              <w:rPr>
                <w:rStyle w:val="reqtext"/>
                <w:lang w:val="en-CA"/>
              </w:rPr>
            </w:pPr>
            <w:del w:id="365" w:author="Eric Boisvert" w:date="2015-10-29T05:10:00Z">
              <w:r w:rsidDel="00A10684">
                <w:rPr>
                  <w:rStyle w:val="reqtext"/>
                  <w:lang w:val="en-CA"/>
                </w:rPr>
                <w:delText xml:space="preserve">User defined </w:delText>
              </w:r>
              <w:r w:rsidR="00112EA6" w:rsidDel="00A10684">
                <w:rPr>
                  <w:rStyle w:val="reqtext"/>
                  <w:lang w:val="en-CA"/>
                </w:rPr>
                <w:delText xml:space="preserve">properties SHALL NOT </w:delText>
              </w:r>
              <w:r w:rsidDel="00A10684">
                <w:rPr>
                  <w:rStyle w:val="reqtext"/>
                  <w:lang w:val="en-CA"/>
                </w:rPr>
                <w:delText xml:space="preserve">be of type </w:delText>
              </w:r>
              <w:r w:rsidR="00112EA6" w:rsidDel="00A10684">
                <w:rPr>
                  <w:rStyle w:val="reqtext"/>
                  <w:lang w:val="en-CA"/>
                </w:rPr>
                <w:delText>GM_</w:delText>
              </w:r>
              <w:r w:rsidDel="00A10684">
                <w:rPr>
                  <w:rStyle w:val="reqtext"/>
                  <w:lang w:val="en-CA"/>
                </w:rPr>
                <w:delText>Geometry, or of its subtype.</w:delText>
              </w:r>
            </w:del>
            <w:ins w:id="366" w:author="Eric Boisvert" w:date="2015-10-29T05:10:00Z">
              <w:r w:rsidR="00A10684">
                <w:rPr>
                  <w:rStyle w:val="reqtext"/>
                  <w:lang w:val="en-CA"/>
                </w:rPr>
                <w:t>User defined properties SHALL be conformant to GML Simple Feature Level 0</w:t>
              </w:r>
            </w:ins>
          </w:p>
        </w:tc>
      </w:tr>
    </w:tbl>
    <w:p w14:paraId="411E6A2C" w14:textId="77777777" w:rsidR="002D30FE" w:rsidRPr="00112EA6" w:rsidRDefault="002D30FE" w:rsidP="002D30FE"/>
    <w:p w14:paraId="46DBFF70" w14:textId="77777777" w:rsidR="00276AD3" w:rsidRPr="00D14AF0" w:rsidRDefault="00276AD3" w:rsidP="00D14AF0">
      <w:pPr>
        <w:pStyle w:val="Heading3"/>
      </w:pPr>
      <w:r w:rsidRPr="00D14AF0">
        <w:t>GeologicUnitView</w:t>
      </w:r>
    </w:p>
    <w:p w14:paraId="00E34348" w14:textId="77777777" w:rsidR="00276AD3" w:rsidRDefault="00276AD3" w:rsidP="002D30FE">
      <w:pPr>
        <w:rPr>
          <w:lang w:val="en-CA"/>
        </w:rPr>
      </w:pPr>
    </w:p>
    <w:p w14:paraId="2998E199" w14:textId="77777777" w:rsidR="00276AD3" w:rsidRDefault="00276AD3" w:rsidP="00276AD3">
      <w:pPr>
        <w:keepNext/>
      </w:pPr>
      <w:r w:rsidRPr="00276AD3">
        <w:rPr>
          <w:noProof/>
          <w:lang w:val="en-CA" w:eastAsia="en-CA"/>
        </w:rPr>
        <w:drawing>
          <wp:inline distT="0" distB="0" distL="0" distR="0" wp14:anchorId="5396FEE9" wp14:editId="62BE0B4E">
            <wp:extent cx="2514951" cy="33532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14951" cy="3353268"/>
                    </a:xfrm>
                    <a:prstGeom prst="rect">
                      <a:avLst/>
                    </a:prstGeom>
                  </pic:spPr>
                </pic:pic>
              </a:graphicData>
            </a:graphic>
          </wp:inline>
        </w:drawing>
      </w:r>
    </w:p>
    <w:p w14:paraId="69136626" w14:textId="77777777" w:rsidR="00276AD3" w:rsidRDefault="00276AD3" w:rsidP="00276AD3">
      <w:pPr>
        <w:pStyle w:val="Caption"/>
      </w:pPr>
      <w:r>
        <w:t xml:space="preserve">Figure </w:t>
      </w:r>
      <w:fldSimple w:instr=" SEQ Figure \* ARABIC ">
        <w:ins w:id="367" w:author="Eric Boisvert" w:date="2015-10-30T04:23:00Z">
          <w:r w:rsidR="007D2867">
            <w:rPr>
              <w:noProof/>
            </w:rPr>
            <w:t>9</w:t>
          </w:r>
        </w:ins>
        <w:del w:id="368" w:author="Eric Boisvert" w:date="2015-10-30T04:23:00Z">
          <w:r w:rsidR="00090DCF" w:rsidDel="007D2867">
            <w:rPr>
              <w:noProof/>
            </w:rPr>
            <w:delText>8</w:delText>
          </w:r>
        </w:del>
      </w:fldSimple>
      <w:r>
        <w:t xml:space="preserve"> GeologicUnitView class</w:t>
      </w:r>
    </w:p>
    <w:p w14:paraId="2842B4A8" w14:textId="77777777" w:rsidR="00276AD3" w:rsidRDefault="00276AD3" w:rsidP="00276AD3">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221961F5" w14:textId="77777777" w:rsidR="00792D31" w:rsidRDefault="00792D31" w:rsidP="00276AD3"/>
    <w:p w14:paraId="42CFAE13" w14:textId="77777777" w:rsidR="00AC5088" w:rsidRDefault="00AC5088" w:rsidP="00AC5088">
      <w:pPr>
        <w:pStyle w:val="Caption"/>
        <w:keepNext/>
      </w:pPr>
      <w:r>
        <w:t xml:space="preserve">Table </w:t>
      </w:r>
      <w:fldSimple w:instr=" SEQ Table \* ARABIC ">
        <w:r w:rsidR="004D3EF3">
          <w:rPr>
            <w:noProof/>
          </w:rPr>
          <w:t>2</w:t>
        </w:r>
      </w:fldSimple>
      <w:r>
        <w:t xml:space="preserve"> : GeologicUnitView properties</w:t>
      </w:r>
    </w:p>
    <w:tbl>
      <w:tblPr>
        <w:tblStyle w:val="LightShading"/>
        <w:tblW w:w="0" w:type="auto"/>
        <w:tblLayout w:type="fixed"/>
        <w:tblLook w:val="04A0" w:firstRow="1" w:lastRow="0" w:firstColumn="1" w:lastColumn="0" w:noHBand="0" w:noVBand="1"/>
      </w:tblPr>
      <w:tblGrid>
        <w:gridCol w:w="2235"/>
        <w:gridCol w:w="1701"/>
        <w:gridCol w:w="4920"/>
      </w:tblGrid>
      <w:tr w:rsidR="00AC5088" w:rsidRPr="00761F44" w14:paraId="34688F97" w14:textId="77777777" w:rsidTr="00761F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55DFFA" w14:textId="77777777" w:rsidR="00792D31" w:rsidRPr="00761F44" w:rsidRDefault="00792D31" w:rsidP="00276AD3">
            <w:pPr>
              <w:rPr>
                <w:rFonts w:asciiTheme="minorHAnsi" w:hAnsiTheme="minorHAnsi" w:cs="Arial"/>
                <w:sz w:val="20"/>
                <w:szCs w:val="20"/>
              </w:rPr>
            </w:pPr>
            <w:r w:rsidRPr="00761F44">
              <w:rPr>
                <w:rFonts w:asciiTheme="minorHAnsi" w:hAnsiTheme="minorHAnsi" w:cs="Arial"/>
                <w:sz w:val="20"/>
                <w:szCs w:val="20"/>
              </w:rPr>
              <w:t>Property</w:t>
            </w:r>
          </w:p>
        </w:tc>
        <w:tc>
          <w:tcPr>
            <w:tcW w:w="1701" w:type="dxa"/>
          </w:tcPr>
          <w:p w14:paraId="5D7E41D3" w14:textId="77777777" w:rsidR="00792D31" w:rsidRPr="00761F44"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Type</w:t>
            </w:r>
          </w:p>
        </w:tc>
        <w:tc>
          <w:tcPr>
            <w:tcW w:w="4920" w:type="dxa"/>
          </w:tcPr>
          <w:p w14:paraId="4FB02AD8" w14:textId="77777777" w:rsidR="00792D31" w:rsidRPr="00761F44"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Description</w:t>
            </w:r>
          </w:p>
        </w:tc>
      </w:tr>
      <w:tr w:rsidR="00AC5088" w:rsidRPr="00761F44" w14:paraId="26A4DEFE"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5955A5"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lastRenderedPageBreak/>
              <w:t>Identifier</w:t>
            </w:r>
          </w:p>
        </w:tc>
        <w:tc>
          <w:tcPr>
            <w:tcW w:w="1701" w:type="dxa"/>
          </w:tcPr>
          <w:p w14:paraId="403760DA"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278B50BB"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rPr>
              <w:t>Globally unique identifer. Should have the same value as the corresponding GeoSciML MappedFeature.</w:t>
            </w:r>
          </w:p>
        </w:tc>
      </w:tr>
      <w:tr w:rsidR="00AC5088" w:rsidRPr="00761F44" w14:paraId="293CCC58"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1E0B6D93" w14:textId="77777777" w:rsidR="00792D31" w:rsidRPr="00761F44" w:rsidRDefault="00792D31" w:rsidP="00276AD3">
            <w:pPr>
              <w:rPr>
                <w:rFonts w:asciiTheme="minorHAnsi" w:hAnsiTheme="minorHAnsi" w:cs="Arial"/>
                <w:sz w:val="20"/>
                <w:szCs w:val="20"/>
              </w:rPr>
            </w:pPr>
            <w:r w:rsidRPr="00761F44">
              <w:rPr>
                <w:rFonts w:asciiTheme="minorHAnsi" w:hAnsiTheme="minorHAnsi" w:cs="Arial"/>
                <w:sz w:val="20"/>
                <w:szCs w:val="20"/>
              </w:rPr>
              <w:t>Name</w:t>
            </w:r>
          </w:p>
        </w:tc>
        <w:tc>
          <w:tcPr>
            <w:tcW w:w="1701" w:type="dxa"/>
          </w:tcPr>
          <w:p w14:paraId="377755D4" w14:textId="77777777" w:rsidR="00792D31" w:rsidRPr="00761F44"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78246D0B"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Display name for the the GeologicalUnit.</w:t>
            </w:r>
          </w:p>
          <w:p w14:paraId="287846B1" w14:textId="77777777" w:rsidR="00792D31" w:rsidRPr="00761F44"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761F44" w14:paraId="28EAF6A8"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780FDB"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d</w:t>
            </w:r>
            <w:r w:rsidR="00170B70" w:rsidRPr="00761F44">
              <w:rPr>
                <w:rFonts w:asciiTheme="minorHAnsi" w:hAnsiTheme="minorHAnsi" w:cs="Arial"/>
                <w:sz w:val="20"/>
                <w:szCs w:val="20"/>
              </w:rPr>
              <w:t>escription</w:t>
            </w:r>
          </w:p>
        </w:tc>
        <w:tc>
          <w:tcPr>
            <w:tcW w:w="1701" w:type="dxa"/>
          </w:tcPr>
          <w:p w14:paraId="45050DC3"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DEDDD6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Text description of the GeologicUnit, typically taken from an entry on a geological map legend.</w:t>
            </w:r>
          </w:p>
          <w:p w14:paraId="5954E53B" w14:textId="77777777" w:rsidR="00792D31" w:rsidRPr="00761F44"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761F44" w14:paraId="0FC60837"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590545EC"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g</w:t>
            </w:r>
            <w:r w:rsidR="00170B70" w:rsidRPr="00761F44">
              <w:rPr>
                <w:rFonts w:asciiTheme="minorHAnsi" w:hAnsiTheme="minorHAnsi" w:cs="Arial"/>
                <w:sz w:val="20"/>
                <w:szCs w:val="20"/>
              </w:rPr>
              <w:t>eologicUnitType</w:t>
            </w:r>
          </w:p>
        </w:tc>
        <w:tc>
          <w:tcPr>
            <w:tcW w:w="1701" w:type="dxa"/>
          </w:tcPr>
          <w:p w14:paraId="3A586619"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C518E1E"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Type of GeologicUnit (as defined in GeoSciML).</w:t>
            </w:r>
          </w:p>
        </w:tc>
      </w:tr>
      <w:tr w:rsidR="00AC5088" w:rsidRPr="00761F44" w14:paraId="63049BA8"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35EE70"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r</w:t>
            </w:r>
            <w:r w:rsidR="00170B70" w:rsidRPr="00761F44">
              <w:rPr>
                <w:rFonts w:asciiTheme="minorHAnsi" w:hAnsiTheme="minorHAnsi" w:cs="Arial"/>
                <w:sz w:val="20"/>
                <w:szCs w:val="20"/>
              </w:rPr>
              <w:t>ank</w:t>
            </w:r>
          </w:p>
        </w:tc>
        <w:tc>
          <w:tcPr>
            <w:tcW w:w="1701" w:type="dxa"/>
          </w:tcPr>
          <w:p w14:paraId="1F090AF8"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38F67C20"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Rank of GeologicUnit (as defined by ISC. eg; group, formation, member).</w:t>
            </w:r>
          </w:p>
        </w:tc>
      </w:tr>
      <w:tr w:rsidR="00AC5088" w:rsidRPr="00761F44" w14:paraId="641B418C"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2D47989"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l</w:t>
            </w:r>
            <w:r w:rsidR="00170B70" w:rsidRPr="00761F44">
              <w:rPr>
                <w:rFonts w:asciiTheme="minorHAnsi" w:hAnsiTheme="minorHAnsi" w:cs="Arial"/>
                <w:sz w:val="20"/>
                <w:szCs w:val="20"/>
              </w:rPr>
              <w:t>ithology</w:t>
            </w:r>
          </w:p>
        </w:tc>
        <w:tc>
          <w:tcPr>
            <w:tcW w:w="1701" w:type="dxa"/>
          </w:tcPr>
          <w:p w14:paraId="6C47601F"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093F7FEC"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Text (possibly formatted with formal syntax) description of the GeologicUnit's lithology.</w:t>
            </w:r>
          </w:p>
        </w:tc>
      </w:tr>
      <w:tr w:rsidR="00AC5088" w:rsidRPr="00761F44" w14:paraId="0EB17859"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4AE7646"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g</w:t>
            </w:r>
            <w:r w:rsidR="00170B70" w:rsidRPr="00761F44">
              <w:rPr>
                <w:rFonts w:asciiTheme="minorHAnsi" w:hAnsiTheme="minorHAnsi" w:cs="Arial"/>
                <w:sz w:val="20"/>
                <w:szCs w:val="20"/>
              </w:rPr>
              <w:t>eologicHistory</w:t>
            </w:r>
          </w:p>
        </w:tc>
        <w:tc>
          <w:tcPr>
            <w:tcW w:w="1701" w:type="dxa"/>
          </w:tcPr>
          <w:p w14:paraId="33FC09D0"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71134B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Text (possibly formatted with formal syntax) description of the age of the GeologicUnit (where age is a sequence of events and may include process and environment information).</w:t>
            </w:r>
          </w:p>
          <w:p w14:paraId="1A216878" w14:textId="77777777" w:rsidR="00792D31" w:rsidRPr="00761F44"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761F44" w14:paraId="120D0FAB"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9629D03"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numericOlderAge</w:t>
            </w:r>
          </w:p>
        </w:tc>
        <w:tc>
          <w:tcPr>
            <w:tcW w:w="1701" w:type="dxa"/>
          </w:tcPr>
          <w:p w14:paraId="672E5C25"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Real</w:t>
            </w:r>
          </w:p>
        </w:tc>
        <w:tc>
          <w:tcPr>
            <w:tcW w:w="4920" w:type="dxa"/>
          </w:tcPr>
          <w:p w14:paraId="7891F26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Older age in numerical representation in Ma.</w:t>
            </w:r>
          </w:p>
        </w:tc>
      </w:tr>
      <w:tr w:rsidR="00AC5088" w:rsidRPr="00761F44" w14:paraId="198B194F"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A1EDA15"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numericYoungerAge</w:t>
            </w:r>
          </w:p>
        </w:tc>
        <w:tc>
          <w:tcPr>
            <w:tcW w:w="1701" w:type="dxa"/>
          </w:tcPr>
          <w:p w14:paraId="2CA10BA1"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Real</w:t>
            </w:r>
          </w:p>
        </w:tc>
        <w:tc>
          <w:tcPr>
            <w:tcW w:w="4920" w:type="dxa"/>
          </w:tcPr>
          <w:p w14:paraId="3947FB93"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Younger age in numerical representation in Ma</w:t>
            </w:r>
          </w:p>
        </w:tc>
      </w:tr>
      <w:tr w:rsidR="00AC5088" w:rsidRPr="00761F44" w14:paraId="072B4EF8"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0856BC8D"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observationMethod</w:t>
            </w:r>
          </w:p>
        </w:tc>
        <w:tc>
          <w:tcPr>
            <w:tcW w:w="1701" w:type="dxa"/>
          </w:tcPr>
          <w:p w14:paraId="028C2054"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54C0E558"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tc>
      </w:tr>
      <w:tr w:rsidR="00AC5088" w:rsidRPr="00761F44" w14:paraId="742F1733"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3813D16"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positionalAccuracy</w:t>
            </w:r>
          </w:p>
        </w:tc>
        <w:tc>
          <w:tcPr>
            <w:tcW w:w="1701" w:type="dxa"/>
          </w:tcPr>
          <w:p w14:paraId="3011494A"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22355C9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Quantitative values define the radius of an uncertainty buffer around a mappedFeature (eg: a positionAccuracy of 100 m for a line feature defines a buffer polygon of total width 200 m centred on the line).</w:t>
            </w:r>
          </w:p>
        </w:tc>
      </w:tr>
      <w:tr w:rsidR="00AC5088" w:rsidRPr="00761F44" w14:paraId="7E4003F9"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D99FEC1"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ource</w:t>
            </w:r>
          </w:p>
        </w:tc>
        <w:tc>
          <w:tcPr>
            <w:tcW w:w="1701" w:type="dxa"/>
          </w:tcPr>
          <w:p w14:paraId="27CF1C70" w14:textId="77777777" w:rsidR="00170B70" w:rsidRPr="00761F44" w:rsidRDefault="00AC5088"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4F82C4DC"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66C7136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761F44" w14:paraId="005E5945"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8E55214"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geologicUnitType_uri</w:t>
            </w:r>
          </w:p>
        </w:tc>
        <w:tc>
          <w:tcPr>
            <w:tcW w:w="1701" w:type="dxa"/>
          </w:tcPr>
          <w:p w14:paraId="108AB564"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45D7500"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URI referring to a controlled concept from a vocabulary defining the GeologicUnit types. Mandatory property - if not value is provided then a URI referring to a controlled concept explaining why the value is nil must be provided.</w:t>
            </w:r>
          </w:p>
        </w:tc>
      </w:tr>
      <w:tr w:rsidR="00170B70" w:rsidRPr="00761F44" w14:paraId="18F9E006"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3E935E7E"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representativeLithology_uri</w:t>
            </w:r>
          </w:p>
        </w:tc>
        <w:tc>
          <w:tcPr>
            <w:tcW w:w="1701" w:type="dxa"/>
          </w:tcPr>
          <w:p w14:paraId="369CEAFB"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CEF73EE"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 xml:space="preserve">URI referring to a controlled concept specifying the characteristic or represntative lithology of the unit. This may be a concept that defines the super-type of all lithology values present within a GeologicUnit or a concept defining the lithology of the dominant </w:t>
            </w:r>
            <w:r w:rsidRPr="00761F44">
              <w:rPr>
                <w:rFonts w:asciiTheme="minorHAnsi" w:hAnsiTheme="minorHAnsi" w:cs="Segoe UI"/>
                <w:sz w:val="20"/>
                <w:szCs w:val="20"/>
                <w:lang w:val="en-CA"/>
              </w:rPr>
              <w:lastRenderedPageBreak/>
              <w:t>CompositionPart (as defined in GeoSciML) of the unit.</w:t>
            </w:r>
          </w:p>
          <w:p w14:paraId="493F35A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170B70" w:rsidRPr="00761F44" w14:paraId="48C40620"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513FAEE"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lastRenderedPageBreak/>
              <w:t>representativeAge_uri</w:t>
            </w:r>
          </w:p>
        </w:tc>
        <w:tc>
          <w:tcPr>
            <w:tcW w:w="1701" w:type="dxa"/>
          </w:tcPr>
          <w:p w14:paraId="2A8E5182"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0D9A1EC"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URI referring to a controlled concept specifying the most representative stratigraphic age interval for the GeologicUnit. This will be defined entirely at the discretion of the data provider and</w:t>
            </w:r>
            <w:proofErr w:type="gramStart"/>
            <w:r w:rsidRPr="00761F44">
              <w:rPr>
                <w:rFonts w:asciiTheme="minorHAnsi" w:hAnsiTheme="minorHAnsi" w:cs="Segoe UI"/>
                <w:sz w:val="20"/>
                <w:szCs w:val="20"/>
                <w:lang w:val="en-CA"/>
              </w:rPr>
              <w:t>  may</w:t>
            </w:r>
            <w:proofErr w:type="gramEnd"/>
            <w:r w:rsidRPr="00761F44">
              <w:rPr>
                <w:rFonts w:asciiTheme="minorHAnsi" w:hAnsiTheme="minorHAnsi" w:cs="Segoe UI"/>
                <w:sz w:val="20"/>
                <w:szCs w:val="20"/>
                <w:lang w:val="en-CA"/>
              </w:rPr>
              <w:t xml:space="preserve"> be a single event selected from the geologic feature's geological history or a value summarising the all or part of the feature's history.</w:t>
            </w:r>
          </w:p>
          <w:p w14:paraId="2825AF55"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170B70" w:rsidRPr="00761F44" w14:paraId="7BD3C9A4"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232BE6F3"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representativeOlderAge_uri</w:t>
            </w:r>
          </w:p>
        </w:tc>
        <w:tc>
          <w:tcPr>
            <w:tcW w:w="1701" w:type="dxa"/>
          </w:tcPr>
          <w:p w14:paraId="6647AC47"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66A8FBE1"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controlled concept specifying the most representative lower value in a range of stratigraphic age intervals for the GeologicUnit. This will be defined entirely at the discretion of the data provider and</w:t>
            </w:r>
            <w:proofErr w:type="gramStart"/>
            <w:r w:rsidRPr="00761F44">
              <w:rPr>
                <w:rFonts w:asciiTheme="minorHAnsi" w:hAnsiTheme="minorHAnsi"/>
                <w:sz w:val="20"/>
                <w:szCs w:val="20"/>
              </w:rPr>
              <w:t>  may</w:t>
            </w:r>
            <w:proofErr w:type="gramEnd"/>
            <w:r w:rsidRPr="00761F44">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761F44" w14:paraId="377C4911"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EB8FCB"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representativeYoungerAge_uri</w:t>
            </w:r>
          </w:p>
        </w:tc>
        <w:tc>
          <w:tcPr>
            <w:tcW w:w="1701" w:type="dxa"/>
          </w:tcPr>
          <w:p w14:paraId="15F811ED"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p>
        </w:tc>
        <w:tc>
          <w:tcPr>
            <w:tcW w:w="4920" w:type="dxa"/>
          </w:tcPr>
          <w:p w14:paraId="68D466E5"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controlled concept specifying the most representative upper value in a range of stratigraphic age intervals for the GeologicUnit. This will be defined entirely at the discretion of the data provider and</w:t>
            </w:r>
            <w:proofErr w:type="gramStart"/>
            <w:r w:rsidRPr="00761F44">
              <w:rPr>
                <w:rFonts w:asciiTheme="minorHAnsi" w:hAnsiTheme="minorHAnsi"/>
                <w:sz w:val="20"/>
                <w:szCs w:val="20"/>
              </w:rPr>
              <w:t>  may</w:t>
            </w:r>
            <w:proofErr w:type="gramEnd"/>
            <w:r w:rsidRPr="00761F44">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761F44" w14:paraId="57251F32"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360BDDE7"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pecification_uri</w:t>
            </w:r>
          </w:p>
        </w:tc>
        <w:tc>
          <w:tcPr>
            <w:tcW w:w="1701" w:type="dxa"/>
          </w:tcPr>
          <w:p w14:paraId="004CC0C3"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1B8BA427"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the GeoSciML GeologicUnit feature that describes the instance in detail. Mandatory property - if not value is provided then a URI referring to a controlled concept explaining why the value is nil must be provided.</w:t>
            </w:r>
          </w:p>
        </w:tc>
      </w:tr>
      <w:tr w:rsidR="00170B70" w:rsidRPr="00761F44" w14:paraId="45F5A246"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62A9DC6"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m</w:t>
            </w:r>
            <w:r w:rsidR="00170B70" w:rsidRPr="00761F44">
              <w:rPr>
                <w:rFonts w:asciiTheme="minorHAnsi" w:hAnsiTheme="minorHAnsi" w:cs="Arial"/>
                <w:sz w:val="20"/>
                <w:szCs w:val="20"/>
              </w:rPr>
              <w:t>etadata_uri</w:t>
            </w:r>
          </w:p>
        </w:tc>
        <w:tc>
          <w:tcPr>
            <w:tcW w:w="1701" w:type="dxa"/>
          </w:tcPr>
          <w:p w14:paraId="6BF3A23F"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7CA44B9C"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metadata record describing the provenance of data.</w:t>
            </w:r>
          </w:p>
        </w:tc>
      </w:tr>
      <w:tr w:rsidR="00170B70" w:rsidRPr="00761F44" w14:paraId="549BF053"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7B5F21FB"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genericSymbolizer</w:t>
            </w:r>
          </w:p>
        </w:tc>
        <w:tc>
          <w:tcPr>
            <w:tcW w:w="1701" w:type="dxa"/>
          </w:tcPr>
          <w:p w14:paraId="0BA79020"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3650CB81" w14:textId="77777777" w:rsidR="00170B70" w:rsidRPr="00761F44"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Identifier for a symbol from standard (locally or community defined) symbolization scheme for portrayal.</w:t>
            </w:r>
          </w:p>
        </w:tc>
      </w:tr>
      <w:tr w:rsidR="00170B70" w:rsidRPr="00761F44" w14:paraId="48C23C91"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D5F7F88"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hape</w:t>
            </w:r>
          </w:p>
        </w:tc>
        <w:tc>
          <w:tcPr>
            <w:tcW w:w="1701" w:type="dxa"/>
          </w:tcPr>
          <w:p w14:paraId="53AC8D60"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GM_Object</w:t>
            </w:r>
          </w:p>
        </w:tc>
        <w:tc>
          <w:tcPr>
            <w:tcW w:w="4920" w:type="dxa"/>
          </w:tcPr>
          <w:p w14:paraId="1DB87737" w14:textId="77777777" w:rsidR="00170B70" w:rsidRPr="00761F44" w:rsidRDefault="00AC5088"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Geometry defining the extent of the feature of interest.</w:t>
            </w:r>
          </w:p>
        </w:tc>
      </w:tr>
      <w:tr w:rsidR="00170B70" w:rsidRPr="00761F44" w14:paraId="78F28D8C"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5E9A5A5F" w14:textId="77777777" w:rsidR="00170B70" w:rsidRPr="00761F44" w:rsidRDefault="00170B70" w:rsidP="00276AD3">
            <w:pPr>
              <w:rPr>
                <w:rFonts w:asciiTheme="minorHAnsi" w:hAnsiTheme="minorHAnsi" w:cs="Arial"/>
                <w:i/>
                <w:sz w:val="20"/>
                <w:szCs w:val="20"/>
              </w:rPr>
            </w:pPr>
            <w:r w:rsidRPr="00761F44">
              <w:rPr>
                <w:rFonts w:asciiTheme="minorHAnsi" w:hAnsiTheme="minorHAnsi" w:cs="Arial"/>
                <w:i/>
                <w:sz w:val="20"/>
                <w:szCs w:val="20"/>
              </w:rPr>
              <w:t>any</w:t>
            </w:r>
          </w:p>
        </w:tc>
        <w:tc>
          <w:tcPr>
            <w:tcW w:w="1701" w:type="dxa"/>
          </w:tcPr>
          <w:p w14:paraId="6289C43A"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p>
        </w:tc>
        <w:tc>
          <w:tcPr>
            <w:tcW w:w="4920" w:type="dxa"/>
          </w:tcPr>
          <w:p w14:paraId="5A39DD7B" w14:textId="77777777" w:rsidR="00170B70" w:rsidRPr="00761F44"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A placeholder allowing any user-defined attributes to be delivered in addition to those specified above.</w:t>
            </w:r>
          </w:p>
        </w:tc>
      </w:tr>
    </w:tbl>
    <w:p w14:paraId="0C2D3A36" w14:textId="77777777" w:rsidR="00792D31" w:rsidRDefault="00792D31" w:rsidP="00276AD3"/>
    <w:p w14:paraId="3E1ED0F4" w14:textId="62F24122" w:rsidR="00792D31" w:rsidRDefault="005036D9" w:rsidP="00276AD3">
      <w:proofErr w:type="gramStart"/>
      <w:ins w:id="369" w:author="Eric Boisvert" w:date="2015-10-29T05:25:00Z">
        <w:r w:rsidRPr="005036D9">
          <w:rPr>
            <w:highlight w:val="yellow"/>
            <w:rPrChange w:id="370" w:author="Eric Boisvert" w:date="2015-10-29T05:27:00Z">
              <w:rPr/>
            </w:rPrChange>
          </w:rPr>
          <w:t xml:space="preserve">Explanatory text about identifier </w:t>
        </w:r>
      </w:ins>
      <w:ins w:id="371" w:author="Eric Boisvert" w:date="2015-10-29T05:26:00Z">
        <w:r w:rsidRPr="005036D9">
          <w:rPr>
            <w:highlight w:val="yellow"/>
            <w:rPrChange w:id="372" w:author="Eric Boisvert" w:date="2015-10-29T05:27:00Z">
              <w:rPr/>
            </w:rPrChange>
          </w:rPr>
          <w:t>persistence</w:t>
        </w:r>
      </w:ins>
      <w:ins w:id="373" w:author="Eric Boisvert" w:date="2015-10-29T05:25:00Z">
        <w:r w:rsidRPr="005036D9">
          <w:rPr>
            <w:highlight w:val="yellow"/>
            <w:rPrChange w:id="374" w:author="Eric Boisvert" w:date="2015-10-29T05:27:00Z">
              <w:rPr/>
            </w:rPrChange>
          </w:rPr>
          <w:t>.</w:t>
        </w:r>
      </w:ins>
      <w:proofErr w:type="gramEnd"/>
    </w:p>
    <w:p w14:paraId="3F430857"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76AD3" w:rsidRPr="00D12552" w14:paraId="7FB32D83" w14:textId="77777777" w:rsidTr="00792D31">
        <w:trPr>
          <w:cantSplit/>
        </w:trPr>
        <w:tc>
          <w:tcPr>
            <w:tcW w:w="4219" w:type="dxa"/>
            <w:tcBorders>
              <w:right w:val="nil"/>
            </w:tcBorders>
            <w:shd w:val="clear" w:color="auto" w:fill="auto"/>
          </w:tcPr>
          <w:p w14:paraId="09A3DA6F" w14:textId="77777777" w:rsidR="00276AD3" w:rsidRPr="00D12552" w:rsidRDefault="00276AD3" w:rsidP="00276AD3">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6DFF8C38" w14:textId="2377D697" w:rsidR="00276AD3" w:rsidRPr="00D12552" w:rsidRDefault="001123AF" w:rsidP="001123AF">
            <w:pPr>
              <w:pStyle w:val="Tabletext10"/>
              <w:jc w:val="left"/>
              <w:rPr>
                <w:rStyle w:val="reqtext"/>
                <w:lang w:val="en-CA"/>
              </w:rPr>
            </w:pPr>
            <w:ins w:id="375" w:author="Eric Boisvert" w:date="2015-10-29T05:12:00Z">
              <w:r>
                <w:rPr>
                  <w:rStyle w:val="reqtext"/>
                  <w:lang w:val="en-CA"/>
                </w:rPr>
                <w:t xml:space="preserve">Where possible, </w:t>
              </w:r>
            </w:ins>
            <w:commentRangeStart w:id="376"/>
            <w:r w:rsidR="00276AD3">
              <w:rPr>
                <w:rStyle w:val="reqtext"/>
                <w:lang w:val="en-CA"/>
              </w:rPr>
              <w:t xml:space="preserve">GeologicUnitView identifier </w:t>
            </w:r>
            <w:del w:id="377" w:author="Eric Boisvert" w:date="2015-10-29T05:12:00Z">
              <w:r w:rsidR="00276AD3" w:rsidDel="001123AF">
                <w:rPr>
                  <w:rStyle w:val="reqtext"/>
                  <w:lang w:val="en-CA"/>
                </w:rPr>
                <w:delText xml:space="preserve">SHALL </w:delText>
              </w:r>
            </w:del>
            <w:ins w:id="378" w:author="Eric Boisvert" w:date="2015-10-29T05:12:00Z">
              <w:r>
                <w:rPr>
                  <w:rStyle w:val="reqtext"/>
                  <w:lang w:val="en-CA"/>
                </w:rPr>
                <w:t xml:space="preserve">SHOULD </w:t>
              </w:r>
            </w:ins>
            <w:r w:rsidR="00276AD3">
              <w:rPr>
                <w:rStyle w:val="reqtext"/>
                <w:lang w:val="en-CA"/>
              </w:rPr>
              <w:t>correspond to and instance of MappedFeature</w:t>
            </w:r>
            <w:commentRangeEnd w:id="376"/>
            <w:r w:rsidR="00276AD3">
              <w:rPr>
                <w:rStyle w:val="CommentReference"/>
                <w:rFonts w:ascii="Times New Roman" w:eastAsia="Times New Roman" w:hAnsi="Times New Roman"/>
                <w:lang w:val="en-US" w:eastAsia="en-US"/>
              </w:rPr>
              <w:commentReference w:id="376"/>
            </w:r>
          </w:p>
        </w:tc>
      </w:tr>
    </w:tbl>
    <w:p w14:paraId="17E5ED75" w14:textId="77777777" w:rsidR="00276AD3" w:rsidRDefault="00276AD3" w:rsidP="00276AD3">
      <w:pPr>
        <w:rPr>
          <w:ins w:id="379" w:author="Eric Boisvert" w:date="2015-10-29T05:2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3AF" w:rsidRPr="00D12552" w14:paraId="1FE0F050" w14:textId="77777777" w:rsidTr="00401D4D">
        <w:trPr>
          <w:cantSplit/>
          <w:ins w:id="380" w:author="Eric Boisvert" w:date="2015-10-29T05:22:00Z"/>
        </w:trPr>
        <w:tc>
          <w:tcPr>
            <w:tcW w:w="4219" w:type="dxa"/>
            <w:tcBorders>
              <w:right w:val="nil"/>
            </w:tcBorders>
            <w:shd w:val="clear" w:color="auto" w:fill="auto"/>
          </w:tcPr>
          <w:p w14:paraId="2BF4F7CF" w14:textId="482DC6F9" w:rsidR="001123AF" w:rsidRPr="00D12552" w:rsidRDefault="001123AF" w:rsidP="00401D4D">
            <w:pPr>
              <w:pStyle w:val="Tabletext10"/>
              <w:rPr>
                <w:ins w:id="381" w:author="Eric Boisvert" w:date="2015-10-29T05:22:00Z"/>
                <w:rStyle w:val="requri"/>
                <w:lang w:val="en-CA"/>
              </w:rPr>
            </w:pPr>
            <w:ins w:id="382" w:author="Eric Boisvert" w:date="2015-10-29T05:22:00Z">
              <w:r>
                <w:rPr>
                  <w:rStyle w:val="requri"/>
                  <w:lang w:val="en-CA"/>
                </w:rPr>
                <w:t>/req/gsml4-portrayal</w:t>
              </w:r>
              <w:r w:rsidRPr="00D12552">
                <w:rPr>
                  <w:rStyle w:val="requri"/>
                  <w:lang w:val="en-CA"/>
                </w:rPr>
                <w:t>/</w:t>
              </w:r>
              <w:r>
                <w:rPr>
                  <w:rStyle w:val="requri"/>
                  <w:lang w:val="en-CA"/>
                </w:rPr>
                <w:t>geologicunitview-identifier-unique</w:t>
              </w:r>
            </w:ins>
          </w:p>
        </w:tc>
        <w:tc>
          <w:tcPr>
            <w:tcW w:w="4678" w:type="dxa"/>
            <w:tcBorders>
              <w:left w:val="nil"/>
            </w:tcBorders>
            <w:shd w:val="clear" w:color="auto" w:fill="auto"/>
          </w:tcPr>
          <w:p w14:paraId="6FD37FF6" w14:textId="48C033EA" w:rsidR="001123AF" w:rsidRPr="00D12552" w:rsidRDefault="005036D9" w:rsidP="005036D9">
            <w:pPr>
              <w:pStyle w:val="Tabletext10"/>
              <w:jc w:val="left"/>
              <w:rPr>
                <w:ins w:id="383" w:author="Eric Boisvert" w:date="2015-10-29T05:22:00Z"/>
                <w:rStyle w:val="reqtext"/>
                <w:lang w:val="en-CA"/>
              </w:rPr>
            </w:pPr>
            <w:ins w:id="384" w:author="Eric Boisvert" w:date="2015-10-29T05:23:00Z">
              <w:r>
                <w:rPr>
                  <w:rStyle w:val="reqtext"/>
                  <w:lang w:val="en-CA"/>
                </w:rPr>
                <w:t xml:space="preserve">Identifier SHALL be </w:t>
              </w:r>
            </w:ins>
            <w:ins w:id="385" w:author="Eric Boisvert" w:date="2015-10-29T05:24:00Z">
              <w:r>
                <w:rPr>
                  <w:rStyle w:val="reqtext"/>
                  <w:lang w:val="en-CA"/>
                </w:rPr>
                <w:t xml:space="preserve">globally </w:t>
              </w:r>
            </w:ins>
            <w:ins w:id="386" w:author="Eric Boisvert" w:date="2015-10-29T05:23:00Z">
              <w:r>
                <w:rPr>
                  <w:rStyle w:val="reqtext"/>
                  <w:lang w:val="en-CA"/>
                </w:rPr>
                <w:t>unique to a dataset</w:t>
              </w:r>
            </w:ins>
          </w:p>
        </w:tc>
      </w:tr>
    </w:tbl>
    <w:p w14:paraId="4253D5C7" w14:textId="77777777" w:rsidR="001123AF" w:rsidRDefault="001123AF" w:rsidP="00276AD3">
      <w:pPr>
        <w:rPr>
          <w:ins w:id="387" w:author="Eric Boisvert" w:date="2015-10-29T05:22:00Z"/>
        </w:rPr>
      </w:pPr>
    </w:p>
    <w:p w14:paraId="253D00D9" w14:textId="77777777" w:rsidR="001123AF" w:rsidRDefault="001123A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56215F5D" w14:textId="77777777" w:rsidTr="00792D31">
        <w:trPr>
          <w:cantSplit/>
        </w:trPr>
        <w:tc>
          <w:tcPr>
            <w:tcW w:w="4219" w:type="dxa"/>
            <w:tcBorders>
              <w:right w:val="nil"/>
            </w:tcBorders>
            <w:shd w:val="clear" w:color="auto" w:fill="auto"/>
          </w:tcPr>
          <w:p w14:paraId="6AD36683"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geologicunitview-geologicunit-type</w:t>
            </w:r>
          </w:p>
        </w:tc>
        <w:tc>
          <w:tcPr>
            <w:tcW w:w="4678" w:type="dxa"/>
            <w:tcBorders>
              <w:left w:val="nil"/>
            </w:tcBorders>
            <w:shd w:val="clear" w:color="auto" w:fill="auto"/>
          </w:tcPr>
          <w:p w14:paraId="4B109498" w14:textId="77777777" w:rsidR="001D519F" w:rsidRPr="00D12552" w:rsidRDefault="00C71FFD" w:rsidP="001D519F">
            <w:pPr>
              <w:pStyle w:val="Tabletext10"/>
              <w:jc w:val="left"/>
              <w:rPr>
                <w:rStyle w:val="reqtext"/>
                <w:lang w:val="en-CA"/>
              </w:rPr>
            </w:pPr>
            <w:commentRangeStart w:id="388"/>
            <w:r>
              <w:rPr>
                <w:rStyle w:val="reqtext"/>
                <w:lang w:val="en-CA"/>
              </w:rPr>
              <w:t>G</w:t>
            </w:r>
            <w:r w:rsidR="001D519F">
              <w:rPr>
                <w:rStyle w:val="reqtext"/>
                <w:lang w:val="en-CA"/>
              </w:rPr>
              <w:t xml:space="preserve">eologicUnitType_uri value SHALL </w:t>
            </w:r>
            <w:r w:rsidR="001D519F" w:rsidRPr="001D519F">
              <w:rPr>
                <w:rStyle w:val="reqtext"/>
                <w:lang w:val="en-CA"/>
              </w:rPr>
              <w:t>re</w:t>
            </w:r>
            <w:r w:rsidR="001D519F">
              <w:rPr>
                <w:rStyle w:val="reqtext"/>
                <w:lang w:val="en-CA"/>
              </w:rPr>
              <w:t>fer</w:t>
            </w:r>
            <w:r w:rsidR="001D519F" w:rsidRPr="001D519F">
              <w:rPr>
                <w:rStyle w:val="reqtext"/>
                <w:lang w:val="en-CA"/>
              </w:rPr>
              <w:t xml:space="preserve"> to a controlled concept from a vocabulary defining the GeologicUnit types</w:t>
            </w:r>
            <w:r w:rsidR="001D519F">
              <w:rPr>
                <w:rStyle w:val="reqtext"/>
                <w:lang w:val="en-CA"/>
              </w:rPr>
              <w:t xml:space="preserve"> or a</w:t>
            </w:r>
            <w:r w:rsidR="001D519F" w:rsidRPr="001D519F">
              <w:rPr>
                <w:rStyle w:val="reqtext"/>
                <w:lang w:val="en-CA"/>
              </w:rPr>
              <w:t xml:space="preserve"> controlled concept </w:t>
            </w:r>
            <w:r w:rsidR="001D519F">
              <w:rPr>
                <w:rStyle w:val="reqtext"/>
                <w:lang w:val="en-CA"/>
              </w:rPr>
              <w:t>explaining why the value is nil.</w:t>
            </w:r>
            <w:commentRangeEnd w:id="388"/>
            <w:r w:rsidR="00F23489">
              <w:rPr>
                <w:rStyle w:val="CommentReference"/>
                <w:rFonts w:ascii="Times New Roman" w:eastAsia="Times New Roman" w:hAnsi="Times New Roman"/>
                <w:lang w:val="en-US" w:eastAsia="en-US"/>
              </w:rPr>
              <w:commentReference w:id="388"/>
            </w:r>
          </w:p>
        </w:tc>
      </w:tr>
    </w:tbl>
    <w:p w14:paraId="59544BF3"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7AE0E8E6" w14:textId="77777777" w:rsidTr="00792D31">
        <w:trPr>
          <w:cantSplit/>
        </w:trPr>
        <w:tc>
          <w:tcPr>
            <w:tcW w:w="4219" w:type="dxa"/>
            <w:tcBorders>
              <w:right w:val="nil"/>
            </w:tcBorders>
            <w:shd w:val="clear" w:color="auto" w:fill="auto"/>
          </w:tcPr>
          <w:p w14:paraId="11F288F7"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207D1D7C" w14:textId="77777777" w:rsidR="001D519F" w:rsidRPr="00D12552" w:rsidRDefault="00C71FFD" w:rsidP="001D519F">
            <w:pPr>
              <w:pStyle w:val="Tabletext10"/>
              <w:jc w:val="left"/>
              <w:rPr>
                <w:rStyle w:val="reqtext"/>
                <w:lang w:val="en-CA"/>
              </w:rPr>
            </w:pPr>
            <w:r>
              <w:rPr>
                <w:rStyle w:val="reqtext"/>
                <w:lang w:val="en-CA"/>
              </w:rPr>
              <w:t>R</w:t>
            </w:r>
            <w:r w:rsidR="001D519F" w:rsidRPr="001D519F">
              <w:rPr>
                <w:rStyle w:val="reqtext"/>
                <w:lang w:val="en-CA"/>
              </w:rPr>
              <w:t>epresentativeLithology</w:t>
            </w:r>
            <w:r w:rsidR="00C009EA">
              <w:rPr>
                <w:rStyle w:val="reqtext"/>
                <w:lang w:val="en-CA"/>
              </w:rPr>
              <w:t>_</w:t>
            </w:r>
            <w:proofErr w:type="gramStart"/>
            <w:r w:rsidR="00C009EA">
              <w:rPr>
                <w:rStyle w:val="reqtext"/>
                <w:lang w:val="en-CA"/>
              </w:rPr>
              <w:t>uri</w:t>
            </w:r>
            <w:r w:rsidR="001D519F" w:rsidRPr="001D519F">
              <w:rPr>
                <w:rStyle w:val="reqtext"/>
                <w:lang w:val="en-CA"/>
              </w:rPr>
              <w:t xml:space="preserve"> </w:t>
            </w:r>
            <w:r w:rsidR="001D519F">
              <w:rPr>
                <w:rStyle w:val="reqtext"/>
                <w:lang w:val="en-CA"/>
              </w:rPr>
              <w:t xml:space="preserve"> value</w:t>
            </w:r>
            <w:proofErr w:type="gramEnd"/>
            <w:r w:rsidR="001D519F">
              <w:rPr>
                <w:rStyle w:val="reqtext"/>
                <w:lang w:val="en-CA"/>
              </w:rPr>
              <w:t xml:space="preserve"> SHALL refer</w:t>
            </w:r>
            <w:r w:rsidR="001D519F" w:rsidRPr="001D519F">
              <w:rPr>
                <w:rStyle w:val="reqtext"/>
                <w:lang w:val="en-CA"/>
              </w:rPr>
              <w:t xml:space="preserve"> to a controlled concept specifying the characteristic or repres</w:t>
            </w:r>
            <w:r w:rsidR="001D519F">
              <w:rPr>
                <w:rStyle w:val="reqtext"/>
                <w:lang w:val="en-CA"/>
              </w:rPr>
              <w:t>e</w:t>
            </w:r>
            <w:r w:rsidR="001D519F"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2153AB01"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09EA" w:rsidRPr="00D12552" w14:paraId="5A7F9601" w14:textId="77777777" w:rsidTr="00792D31">
        <w:trPr>
          <w:cantSplit/>
        </w:trPr>
        <w:tc>
          <w:tcPr>
            <w:tcW w:w="4219" w:type="dxa"/>
            <w:tcBorders>
              <w:right w:val="nil"/>
            </w:tcBorders>
            <w:shd w:val="clear" w:color="auto" w:fill="auto"/>
          </w:tcPr>
          <w:p w14:paraId="21D40B20" w14:textId="77777777" w:rsidR="00C009EA" w:rsidRPr="00D12552" w:rsidRDefault="00C009EA" w:rsidP="00C009EA">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5EBB8238" w14:textId="77777777" w:rsidR="00C009EA" w:rsidRPr="00D12552" w:rsidRDefault="00C71FFD" w:rsidP="00C009EA">
            <w:pPr>
              <w:pStyle w:val="Tabletext10"/>
              <w:jc w:val="left"/>
              <w:rPr>
                <w:rStyle w:val="reqtext"/>
                <w:lang w:val="en-CA"/>
              </w:rPr>
            </w:pPr>
            <w:r>
              <w:rPr>
                <w:rStyle w:val="reqtext"/>
                <w:lang w:val="en-CA"/>
              </w:rPr>
              <w:t>R</w:t>
            </w:r>
            <w:r w:rsidR="00C009EA" w:rsidRPr="001D519F">
              <w:rPr>
                <w:rStyle w:val="reqtext"/>
                <w:lang w:val="en-CA"/>
              </w:rPr>
              <w:t>epresentative</w:t>
            </w:r>
            <w:r w:rsidR="00C009EA">
              <w:rPr>
                <w:rStyle w:val="reqtext"/>
                <w:lang w:val="en-CA"/>
              </w:rPr>
              <w:t>Age_</w:t>
            </w:r>
            <w:proofErr w:type="gramStart"/>
            <w:r w:rsidR="00C009EA">
              <w:rPr>
                <w:rStyle w:val="reqtext"/>
                <w:lang w:val="en-CA"/>
              </w:rPr>
              <w:t>uri</w:t>
            </w:r>
            <w:r w:rsidR="00C009EA" w:rsidRPr="001D519F">
              <w:rPr>
                <w:rStyle w:val="reqtext"/>
                <w:lang w:val="en-CA"/>
              </w:rPr>
              <w:t xml:space="preserve"> </w:t>
            </w:r>
            <w:r w:rsidR="00C009EA">
              <w:rPr>
                <w:rStyle w:val="reqtext"/>
                <w:lang w:val="en-CA"/>
              </w:rPr>
              <w:t xml:space="preserve"> value</w:t>
            </w:r>
            <w:proofErr w:type="gramEnd"/>
            <w:r w:rsidR="00C009EA">
              <w:rPr>
                <w:rStyle w:val="reqtext"/>
                <w:lang w:val="en-CA"/>
              </w:rPr>
              <w:t xml:space="preserve"> SHALL refer</w:t>
            </w:r>
            <w:r w:rsidR="00C009EA" w:rsidRPr="00C009EA">
              <w:rPr>
                <w:rStyle w:val="reqtext"/>
                <w:lang w:val="en-CA"/>
              </w:rPr>
              <w:t xml:space="preserve"> to a controlled concept specifying the most representative stratigraphic age interval for the GeologicUnit. This will be defined entirely at the discr</w:t>
            </w:r>
            <w:r w:rsidR="00C009EA">
              <w:rPr>
                <w:rStyle w:val="reqtext"/>
                <w:lang w:val="en-CA"/>
              </w:rPr>
              <w:t xml:space="preserve">etion of the data provider and </w:t>
            </w:r>
            <w:r w:rsidR="00C009EA" w:rsidRPr="00C009EA">
              <w:rPr>
                <w:rStyle w:val="reqtext"/>
                <w:lang w:val="en-CA"/>
              </w:rPr>
              <w:t>may be a single event selected from the geologic feature's geological history or a value summarising the all or part of the feature's history.</w:t>
            </w:r>
          </w:p>
        </w:tc>
      </w:tr>
    </w:tbl>
    <w:p w14:paraId="6BAA8146"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F320ACD" w14:textId="77777777" w:rsidTr="00792D31">
        <w:trPr>
          <w:cantSplit/>
        </w:trPr>
        <w:tc>
          <w:tcPr>
            <w:tcW w:w="4219" w:type="dxa"/>
            <w:tcBorders>
              <w:right w:val="nil"/>
            </w:tcBorders>
            <w:shd w:val="clear" w:color="auto" w:fill="auto"/>
          </w:tcPr>
          <w:p w14:paraId="072E3D44" w14:textId="77777777" w:rsidR="00C71FFD" w:rsidRPr="00D12552" w:rsidRDefault="00C71FFD" w:rsidP="00792D31">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13F0FD4C"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5DD52B2B"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07C7886E" w14:textId="77777777" w:rsidTr="00792D31">
        <w:trPr>
          <w:cantSplit/>
        </w:trPr>
        <w:tc>
          <w:tcPr>
            <w:tcW w:w="4219" w:type="dxa"/>
            <w:tcBorders>
              <w:right w:val="nil"/>
            </w:tcBorders>
            <w:shd w:val="clear" w:color="auto" w:fill="auto"/>
          </w:tcPr>
          <w:p w14:paraId="55E60283"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73FB3906"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0CC99125"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0B25FC2" w14:textId="77777777" w:rsidTr="00792D31">
        <w:trPr>
          <w:cantSplit/>
        </w:trPr>
        <w:tc>
          <w:tcPr>
            <w:tcW w:w="4219" w:type="dxa"/>
            <w:tcBorders>
              <w:right w:val="nil"/>
            </w:tcBorders>
            <w:shd w:val="clear" w:color="auto" w:fill="auto"/>
          </w:tcPr>
          <w:p w14:paraId="2BD20039"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325F64FF" w14:textId="6B309869" w:rsidR="00C71FFD" w:rsidRPr="00D12552" w:rsidRDefault="00C71FFD" w:rsidP="001123AF">
            <w:pPr>
              <w:pStyle w:val="Tabletext10"/>
              <w:jc w:val="left"/>
              <w:rPr>
                <w:rStyle w:val="reqtext"/>
                <w:lang w:val="en-CA"/>
              </w:rPr>
            </w:pPr>
            <w:r>
              <w:rPr>
                <w:rStyle w:val="reqtext"/>
                <w:lang w:val="en-CA"/>
              </w:rPr>
              <w:t xml:space="preserve">Specification_uri value </w:t>
            </w:r>
            <w:del w:id="389" w:author="Eric Boisvert" w:date="2015-10-29T05:15:00Z">
              <w:r w:rsidDel="001123AF">
                <w:rPr>
                  <w:rStyle w:val="reqtext"/>
                  <w:lang w:val="en-CA"/>
                </w:rPr>
                <w:delText>SHALL</w:delText>
              </w:r>
              <w:r w:rsidRPr="00C71FFD" w:rsidDel="001123AF">
                <w:rPr>
                  <w:rStyle w:val="reqtext"/>
                  <w:lang w:val="en-CA"/>
                </w:rPr>
                <w:delText xml:space="preserve"> </w:delText>
              </w:r>
            </w:del>
            <w:ins w:id="390" w:author="Eric Boisvert" w:date="2015-10-29T05:15:00Z">
              <w:r w:rsidR="001123AF">
                <w:rPr>
                  <w:rStyle w:val="reqtext"/>
                  <w:lang w:val="en-CA"/>
                </w:rPr>
                <w:t>SHOULD</w:t>
              </w:r>
              <w:r w:rsidR="001123AF" w:rsidRPr="00C71FFD">
                <w:rPr>
                  <w:rStyle w:val="reqtext"/>
                  <w:lang w:val="en-CA"/>
                </w:rPr>
                <w:t xml:space="preserve"> </w:t>
              </w:r>
            </w:ins>
            <w:r w:rsidRPr="00C71FFD">
              <w:rPr>
                <w:rStyle w:val="reqtext"/>
                <w:lang w:val="en-CA"/>
              </w:rPr>
              <w:t>refer the GeoSciML GeologicUnit feature that describes the instance in detail. Mandatory property - if not value is provided then a URI referring to a controlled concept explaining why the value is nil must be provided.</w:t>
            </w:r>
          </w:p>
        </w:tc>
      </w:tr>
    </w:tbl>
    <w:p w14:paraId="26105624" w14:textId="77777777" w:rsidR="00C71FFD" w:rsidRDefault="00C71FFD" w:rsidP="00276AD3"/>
    <w:p w14:paraId="5BC5738D" w14:textId="77777777" w:rsidR="00D14AF0" w:rsidRDefault="00D14AF0" w:rsidP="00D14AF0">
      <w:pPr>
        <w:pStyle w:val="Heading3"/>
        <w:rPr>
          <w:lang w:val="en-CA"/>
        </w:rPr>
      </w:pPr>
      <w:r w:rsidRPr="00D14AF0">
        <w:rPr>
          <w:lang w:val="en-CA"/>
        </w:rPr>
        <w:t>B</w:t>
      </w:r>
      <w:bookmarkStart w:id="391" w:name="BKM_03A20E93_D10C_455A_8888_4A83A8C62628"/>
      <w:bookmarkEnd w:id="391"/>
      <w:r w:rsidRPr="00D14AF0">
        <w:rPr>
          <w:lang w:val="en-CA"/>
        </w:rPr>
        <w:t>oreholeView</w:t>
      </w:r>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13767F0E" w:rsidR="00D14AF0" w:rsidRDefault="00EA73D1" w:rsidP="00D14AF0">
      <w:pPr>
        <w:autoSpaceDE w:val="0"/>
        <w:autoSpaceDN w:val="0"/>
        <w:adjustRightInd w:val="0"/>
        <w:spacing w:after="0" w:line="240" w:lineRule="atLeast"/>
        <w:rPr>
          <w:rFonts w:cs="Arial"/>
          <w:color w:val="000000"/>
          <w:lang w:val="en-CA"/>
        </w:rPr>
      </w:pPr>
      <w:ins w:id="392" w:author="Eric Boisvert" w:date="2015-10-27T17:10:00Z">
        <w:r>
          <w:rPr>
            <w:rFonts w:cs="Arial"/>
            <w:color w:val="000000"/>
            <w:lang w:val="en-CA"/>
          </w:rPr>
          <w:t xml:space="preserve">BoreholeView is a </w:t>
        </w:r>
      </w:ins>
      <w:del w:id="393" w:author="Eric Boisvert" w:date="2015-10-27T17:10:00Z">
        <w:r w:rsidR="00D14AF0" w:rsidRPr="00D14AF0" w:rsidDel="00EA73D1">
          <w:rPr>
            <w:rFonts w:cs="Arial"/>
            <w:color w:val="000000"/>
            <w:lang w:val="en-CA"/>
          </w:rPr>
          <w:delText>S</w:delText>
        </w:r>
      </w:del>
      <w:ins w:id="394" w:author="Eric Boisvert" w:date="2015-10-27T17:10:00Z">
        <w:r>
          <w:rPr>
            <w:rFonts w:cs="Arial"/>
            <w:color w:val="000000"/>
            <w:lang w:val="en-CA"/>
          </w:rPr>
          <w:t>s</w:t>
        </w:r>
      </w:ins>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77777777" w:rsidR="00E426FD" w:rsidRDefault="00E426FD" w:rsidP="00E426FD">
      <w:pPr>
        <w:keepNext/>
        <w:autoSpaceDE w:val="0"/>
        <w:autoSpaceDN w:val="0"/>
        <w:adjustRightInd w:val="0"/>
        <w:spacing w:after="0" w:line="240" w:lineRule="atLeast"/>
      </w:pPr>
      <w:r>
        <w:rPr>
          <w:rFonts w:cs="Arial"/>
          <w:noProof/>
          <w:color w:val="000000"/>
          <w:lang w:val="en-CA" w:eastAsia="en-CA"/>
        </w:rPr>
        <w:drawing>
          <wp:inline distT="0" distB="0" distL="0" distR="0" wp14:anchorId="2FC4A74C" wp14:editId="2652E108">
            <wp:extent cx="2515235" cy="3601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5235" cy="3601085"/>
                    </a:xfrm>
                    <a:prstGeom prst="rect">
                      <a:avLst/>
                    </a:prstGeom>
                    <a:noFill/>
                  </pic:spPr>
                </pic:pic>
              </a:graphicData>
            </a:graphic>
          </wp:inline>
        </w:drawing>
      </w:r>
    </w:p>
    <w:p w14:paraId="13B88343" w14:textId="77777777" w:rsidR="00E426FD" w:rsidRPr="00D14AF0" w:rsidRDefault="00E426FD" w:rsidP="00E426FD">
      <w:pPr>
        <w:pStyle w:val="Caption"/>
        <w:rPr>
          <w:rFonts w:cs="Arial"/>
          <w:color w:val="000000"/>
          <w:lang w:val="en-CA"/>
        </w:rPr>
      </w:pPr>
      <w:r>
        <w:t xml:space="preserve">Figure </w:t>
      </w:r>
      <w:fldSimple w:instr=" SEQ Figure \* ARABIC ">
        <w:ins w:id="395" w:author="Eric Boisvert" w:date="2015-10-30T04:23:00Z">
          <w:r w:rsidR="007D2867">
            <w:rPr>
              <w:noProof/>
            </w:rPr>
            <w:t>10</w:t>
          </w:r>
        </w:ins>
        <w:del w:id="396" w:author="Eric Boisvert" w:date="2015-10-30T04:23:00Z">
          <w:r w:rsidR="00090DCF" w:rsidDel="007D2867">
            <w:rPr>
              <w:noProof/>
            </w:rPr>
            <w:delText>9</w:delText>
          </w:r>
        </w:del>
      </w:fldSimple>
      <w:r>
        <w:t xml:space="preserve"> : BoreholeView class</w:t>
      </w:r>
    </w:p>
    <w:p w14:paraId="289057E4" w14:textId="77777777" w:rsidR="00D14AF0" w:rsidRPr="00D14AF0" w:rsidRDefault="00D14AF0" w:rsidP="00D14AF0">
      <w:pPr>
        <w:autoSpaceDE w:val="0"/>
        <w:autoSpaceDN w:val="0"/>
        <w:adjustRightInd w:val="0"/>
        <w:spacing w:after="0" w:line="240" w:lineRule="atLeast"/>
        <w:rPr>
          <w:rFonts w:cs="Arial"/>
          <w:color w:val="000000"/>
          <w:lang w:val="en-CA"/>
        </w:rPr>
      </w:pPr>
    </w:p>
    <w:p w14:paraId="4488824C" w14:textId="77777777" w:rsidR="00D14AF0" w:rsidRPr="00D14AF0" w:rsidRDefault="00D14AF0" w:rsidP="00D14AF0">
      <w:pPr>
        <w:autoSpaceDE w:val="0"/>
        <w:autoSpaceDN w:val="0"/>
        <w:adjustRightInd w:val="0"/>
        <w:spacing w:after="0" w:line="240" w:lineRule="atLeast"/>
        <w:rPr>
          <w:rFonts w:cs="Arial"/>
          <w:color w:val="000000"/>
          <w:lang w:val="en-CA"/>
        </w:rPr>
      </w:pPr>
    </w:p>
    <w:p w14:paraId="43FB677D" w14:textId="77777777" w:rsidR="00D14AF0" w:rsidRDefault="00D14AF0" w:rsidP="00D14AF0">
      <w:pPr>
        <w:pStyle w:val="Caption"/>
        <w:keepNext/>
      </w:pPr>
      <w:r>
        <w:t xml:space="preserve">Table </w:t>
      </w:r>
      <w:fldSimple w:instr=" SEQ Table \* ARABIC ">
        <w:r w:rsidR="004D3EF3">
          <w:rPr>
            <w:noProof/>
          </w:rPr>
          <w:t>3</w:t>
        </w:r>
      </w:fldSimple>
      <w:r>
        <w:t xml:space="preserve"> BoreholeView properties</w:t>
      </w:r>
    </w:p>
    <w:tbl>
      <w:tblPr>
        <w:tblStyle w:val="LightShading"/>
        <w:tblW w:w="9735" w:type="dxa"/>
        <w:tblLayout w:type="fixed"/>
        <w:tblLook w:val="0420" w:firstRow="1" w:lastRow="0" w:firstColumn="0" w:lastColumn="0" w:noHBand="0" w:noVBand="1"/>
      </w:tblPr>
      <w:tblGrid>
        <w:gridCol w:w="2518"/>
        <w:gridCol w:w="1559"/>
        <w:gridCol w:w="5658"/>
      </w:tblGrid>
      <w:tr w:rsidR="00D14AF0" w:rsidRPr="00D14AF0" w14:paraId="39BCE710"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1EBE03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97" w:name="BKM_82E84894_826F_4479_973A_CBC44C2E6336"/>
            <w:bookmarkEnd w:id="397"/>
            <w:r w:rsidRPr="00D14AF0">
              <w:rPr>
                <w:rFonts w:asciiTheme="minorHAnsi" w:hAnsiTheme="minorHAnsi" w:cs="Arial"/>
                <w:color w:val="000000"/>
                <w:sz w:val="20"/>
                <w:szCs w:val="20"/>
                <w:lang w:val="en-CA"/>
              </w:rPr>
              <w:t>Name</w:t>
            </w:r>
          </w:p>
        </w:tc>
        <w:tc>
          <w:tcPr>
            <w:tcW w:w="1559" w:type="dxa"/>
          </w:tcPr>
          <w:p w14:paraId="7AAC22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8B2ADA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748A117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EF933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5930AB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B2EE66C" w14:textId="2D571690"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w:t>
            </w:r>
            <w:ins w:id="398" w:author="Eric Boisvert" w:date="2015-10-27T17:10:00Z">
              <w:r w:rsidR="00EA73D1">
                <w:rPr>
                  <w:rFonts w:asciiTheme="minorHAnsi" w:hAnsiTheme="minorHAnsi" w:cs="Arial"/>
                  <w:color w:val="000000"/>
                  <w:sz w:val="20"/>
                  <w:szCs w:val="20"/>
                  <w:lang w:val="en-CA"/>
                </w:rPr>
                <w:t>i</w:t>
              </w:r>
            </w:ins>
            <w:r w:rsidRPr="00D14AF0">
              <w:rPr>
                <w:rFonts w:asciiTheme="minorHAnsi" w:hAnsiTheme="minorHAnsi" w:cs="Arial"/>
                <w:color w:val="000000"/>
                <w:sz w:val="20"/>
                <w:szCs w:val="20"/>
                <w:lang w:val="en-CA"/>
              </w:rPr>
              <w:t xml:space="preserve">er. </w:t>
            </w:r>
            <w:del w:id="399" w:author="Eric Boisvert" w:date="2015-10-27T17:10:00Z">
              <w:r w:rsidRPr="00D14AF0" w:rsidDel="00EA73D1">
                <w:rPr>
                  <w:rFonts w:asciiTheme="minorHAnsi" w:hAnsiTheme="minorHAnsi" w:cs="Arial"/>
                  <w:color w:val="000000"/>
                  <w:sz w:val="20"/>
                  <w:szCs w:val="20"/>
                  <w:lang w:val="en-CA"/>
                </w:rPr>
                <w:delText>Use XML anyURI datatype</w:delText>
              </w:r>
            </w:del>
          </w:p>
          <w:p w14:paraId="114A902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DD7E4FC" w14:textId="77777777" w:rsidTr="00D14AF0">
        <w:tc>
          <w:tcPr>
            <w:tcW w:w="2518" w:type="dxa"/>
          </w:tcPr>
          <w:p w14:paraId="6FCD23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0" w:name="BKM_2AC44CB2_D8AD_4710_965F_8C3E8A778226"/>
            <w:bookmarkEnd w:id="400"/>
            <w:r w:rsidRPr="00D14AF0">
              <w:rPr>
                <w:rFonts w:asciiTheme="minorHAnsi" w:hAnsiTheme="minorHAnsi" w:cs="Arial"/>
                <w:color w:val="000000"/>
                <w:sz w:val="20"/>
                <w:szCs w:val="20"/>
                <w:lang w:val="en-CA"/>
              </w:rPr>
              <w:t>name</w:t>
            </w:r>
          </w:p>
        </w:tc>
        <w:tc>
          <w:tcPr>
            <w:tcW w:w="1559" w:type="dxa"/>
          </w:tcPr>
          <w:p w14:paraId="2BE534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317C4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borehole.</w:t>
            </w:r>
          </w:p>
          <w:p w14:paraId="11CF03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E50A58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7871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1" w:name="BKM_1CCAFBF2_5AEE_4D8D_970F_45B148E97DED"/>
            <w:bookmarkEnd w:id="401"/>
            <w:r w:rsidRPr="00D14AF0">
              <w:rPr>
                <w:rFonts w:asciiTheme="minorHAnsi" w:hAnsiTheme="minorHAnsi" w:cs="Arial"/>
                <w:color w:val="000000"/>
                <w:sz w:val="20"/>
                <w:szCs w:val="20"/>
                <w:lang w:val="en-CA"/>
              </w:rPr>
              <w:t>description</w:t>
            </w:r>
          </w:p>
        </w:tc>
        <w:tc>
          <w:tcPr>
            <w:tcW w:w="1559" w:type="dxa"/>
          </w:tcPr>
          <w:p w14:paraId="1DAB54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CBE8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borehole.</w:t>
            </w:r>
          </w:p>
          <w:p w14:paraId="399D9B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FD2CC5" w14:textId="77777777" w:rsidTr="00D14AF0">
        <w:tc>
          <w:tcPr>
            <w:tcW w:w="2518" w:type="dxa"/>
          </w:tcPr>
          <w:p w14:paraId="26EABA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2" w:name="BKM_988B3B2F_E5F0_47AC_B40B_3E7EB1B7F6A8"/>
            <w:bookmarkEnd w:id="402"/>
            <w:r w:rsidRPr="00D14AF0">
              <w:rPr>
                <w:rFonts w:asciiTheme="minorHAnsi" w:hAnsiTheme="minorHAnsi" w:cs="Arial"/>
                <w:color w:val="000000"/>
                <w:sz w:val="20"/>
                <w:szCs w:val="20"/>
                <w:lang w:val="en-CA"/>
              </w:rPr>
              <w:t>purpose</w:t>
            </w:r>
          </w:p>
        </w:tc>
        <w:tc>
          <w:tcPr>
            <w:tcW w:w="1559" w:type="dxa"/>
          </w:tcPr>
          <w:p w14:paraId="1604A2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AEA1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purpose for which the borehole was drilled. (eg, mineral exploration, hydrocarbon exploration, hydrocarbon production, groundwater monitoring, geothermal)</w:t>
            </w:r>
          </w:p>
          <w:p w14:paraId="1098E1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6F55C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2AB64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3" w:name="BKM_D4489C08_74CE_4704_A313_E3DE8D8C2C02"/>
            <w:bookmarkEnd w:id="403"/>
            <w:r w:rsidRPr="00D14AF0">
              <w:rPr>
                <w:rFonts w:asciiTheme="minorHAnsi" w:hAnsiTheme="minorHAnsi" w:cs="Arial"/>
                <w:color w:val="000000"/>
                <w:sz w:val="20"/>
                <w:szCs w:val="20"/>
                <w:lang w:val="en-CA"/>
              </w:rPr>
              <w:t>status</w:t>
            </w:r>
          </w:p>
        </w:tc>
        <w:tc>
          <w:tcPr>
            <w:tcW w:w="1559" w:type="dxa"/>
          </w:tcPr>
          <w:p w14:paraId="744E6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EA80B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The present status of the borehole (eg, abandoned, completed, </w:t>
            </w:r>
            <w:r w:rsidRPr="00D14AF0">
              <w:rPr>
                <w:rFonts w:asciiTheme="minorHAnsi" w:hAnsiTheme="minorHAnsi" w:cs="Arial"/>
                <w:color w:val="000000"/>
                <w:sz w:val="20"/>
                <w:szCs w:val="20"/>
                <w:lang w:val="en-CA"/>
              </w:rPr>
              <w:lastRenderedPageBreak/>
              <w:t>proposed, suspended)</w:t>
            </w:r>
          </w:p>
          <w:p w14:paraId="0FCF5E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E8F65E" w14:textId="77777777" w:rsidTr="00D14AF0">
        <w:tc>
          <w:tcPr>
            <w:tcW w:w="2518" w:type="dxa"/>
          </w:tcPr>
          <w:p w14:paraId="473AB2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4" w:name="BKM_3CED884F_4F1D_42D8_9256_BF8F325D7BF9"/>
            <w:bookmarkEnd w:id="404"/>
            <w:r w:rsidRPr="00D14AF0">
              <w:rPr>
                <w:rFonts w:asciiTheme="minorHAnsi" w:hAnsiTheme="minorHAnsi" w:cs="Arial"/>
                <w:color w:val="000000"/>
                <w:sz w:val="20"/>
                <w:szCs w:val="20"/>
                <w:lang w:val="en-CA"/>
              </w:rPr>
              <w:lastRenderedPageBreak/>
              <w:t>drillingMethod</w:t>
            </w:r>
          </w:p>
        </w:tc>
        <w:tc>
          <w:tcPr>
            <w:tcW w:w="1559" w:type="dxa"/>
          </w:tcPr>
          <w:p w14:paraId="31CE43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F762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drilling method, or methods, used for this borehole (eg, RAB, auger, diamond core drilling, air core drilling, piston)</w:t>
            </w:r>
          </w:p>
          <w:p w14:paraId="3D91013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0C84D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A406E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5" w:name="BKM_4D00B287_AF58_4181_BBC5_8A25643F2ECB"/>
            <w:bookmarkEnd w:id="405"/>
            <w:r w:rsidRPr="00D14AF0">
              <w:rPr>
                <w:rFonts w:asciiTheme="minorHAnsi" w:hAnsiTheme="minorHAnsi" w:cs="Arial"/>
                <w:color w:val="000000"/>
                <w:sz w:val="20"/>
                <w:szCs w:val="20"/>
                <w:lang w:val="en-CA"/>
              </w:rPr>
              <w:t>operator</w:t>
            </w:r>
          </w:p>
        </w:tc>
        <w:tc>
          <w:tcPr>
            <w:tcW w:w="1559" w:type="dxa"/>
          </w:tcPr>
          <w:p w14:paraId="24D67C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7E22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or agency responsible for commissioning of the borehole (as opposed to the agency which drilled the borehole).</w:t>
            </w:r>
          </w:p>
          <w:p w14:paraId="28F12B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B79462" w14:textId="77777777" w:rsidTr="00D14AF0">
        <w:tc>
          <w:tcPr>
            <w:tcW w:w="2518" w:type="dxa"/>
          </w:tcPr>
          <w:p w14:paraId="4651B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6" w:name="BKM_8130FE65_F0ED_41F2_ABFA_924F7CBE3C44"/>
            <w:bookmarkEnd w:id="406"/>
            <w:r w:rsidRPr="00D14AF0">
              <w:rPr>
                <w:rFonts w:asciiTheme="minorHAnsi" w:hAnsiTheme="minorHAnsi" w:cs="Arial"/>
                <w:color w:val="000000"/>
                <w:sz w:val="20"/>
                <w:szCs w:val="20"/>
                <w:lang w:val="en-CA"/>
              </w:rPr>
              <w:t>driller</w:t>
            </w:r>
          </w:p>
        </w:tc>
        <w:tc>
          <w:tcPr>
            <w:tcW w:w="1559" w:type="dxa"/>
          </w:tcPr>
          <w:p w14:paraId="4753B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5035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organisation responsible for drilling the borehole (as opposed to commissioning the borehole).</w:t>
            </w:r>
          </w:p>
          <w:p w14:paraId="0A11BE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2A96F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EC46D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7" w:name="BKM_44DAEF74_D7B7_4FE5_8CBB_636851476829"/>
            <w:bookmarkEnd w:id="407"/>
            <w:r w:rsidRPr="00D14AF0">
              <w:rPr>
                <w:rFonts w:asciiTheme="minorHAnsi" w:hAnsiTheme="minorHAnsi" w:cs="Arial"/>
                <w:color w:val="000000"/>
                <w:sz w:val="20"/>
                <w:szCs w:val="20"/>
                <w:lang w:val="en-CA"/>
              </w:rPr>
              <w:t>drillStartDate</w:t>
            </w:r>
          </w:p>
        </w:tc>
        <w:tc>
          <w:tcPr>
            <w:tcW w:w="1559" w:type="dxa"/>
          </w:tcPr>
          <w:p w14:paraId="60B2A1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FFD0E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start of drilling (formatted as a gml:timePosition - eg, 2012-03-17)</w:t>
            </w:r>
          </w:p>
          <w:p w14:paraId="6A210E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9B7DC1" w14:textId="77777777" w:rsidTr="00D14AF0">
        <w:tc>
          <w:tcPr>
            <w:tcW w:w="2518" w:type="dxa"/>
          </w:tcPr>
          <w:p w14:paraId="29EF47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8" w:name="BKM_3338A6EC_8A76_4151_9BBE_AF6AA6E7ABA5"/>
            <w:bookmarkEnd w:id="408"/>
            <w:r w:rsidRPr="00D14AF0">
              <w:rPr>
                <w:rFonts w:asciiTheme="minorHAnsi" w:hAnsiTheme="minorHAnsi" w:cs="Arial"/>
                <w:color w:val="000000"/>
                <w:sz w:val="20"/>
                <w:szCs w:val="20"/>
                <w:lang w:val="en-CA"/>
              </w:rPr>
              <w:t>drillEndDate</w:t>
            </w:r>
          </w:p>
        </w:tc>
        <w:tc>
          <w:tcPr>
            <w:tcW w:w="1559" w:type="dxa"/>
          </w:tcPr>
          <w:p w14:paraId="5B8EEA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4D488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end of drilling (formatted as a gml:timePosition - eg, 2012-03-28)</w:t>
            </w:r>
          </w:p>
          <w:p w14:paraId="3886B3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7C48AA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2342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9" w:name="BKM_0695D395_0E6D_4C80_885E_54CD7307213E"/>
            <w:bookmarkEnd w:id="409"/>
            <w:r w:rsidRPr="00D14AF0">
              <w:rPr>
                <w:rFonts w:asciiTheme="minorHAnsi" w:hAnsiTheme="minorHAnsi" w:cs="Arial"/>
                <w:color w:val="000000"/>
                <w:sz w:val="20"/>
                <w:szCs w:val="20"/>
                <w:lang w:val="en-CA"/>
              </w:rPr>
              <w:t>startPoint</w:t>
            </w:r>
          </w:p>
        </w:tc>
        <w:tc>
          <w:tcPr>
            <w:tcW w:w="1559" w:type="dxa"/>
          </w:tcPr>
          <w:p w14:paraId="665BFF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62CE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position relative to the ground surface where the borehole commenced (eg, open pit floor or wall, underground, natural land surface, sea floor)</w:t>
            </w:r>
          </w:p>
          <w:p w14:paraId="53978B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237694" w14:textId="77777777" w:rsidTr="00D14AF0">
        <w:tc>
          <w:tcPr>
            <w:tcW w:w="2518" w:type="dxa"/>
          </w:tcPr>
          <w:p w14:paraId="4A091C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0" w:name="BKM_83AB4886_B40B_45D9_93A6_9A7A11A1DB22"/>
            <w:bookmarkEnd w:id="410"/>
            <w:r w:rsidRPr="00D14AF0">
              <w:rPr>
                <w:rFonts w:asciiTheme="minorHAnsi" w:hAnsiTheme="minorHAnsi" w:cs="Arial"/>
                <w:color w:val="000000"/>
                <w:sz w:val="20"/>
                <w:szCs w:val="20"/>
                <w:lang w:val="en-CA"/>
              </w:rPr>
              <w:t>inclinationType</w:t>
            </w:r>
          </w:p>
        </w:tc>
        <w:tc>
          <w:tcPr>
            <w:tcW w:w="1559" w:type="dxa"/>
          </w:tcPr>
          <w:p w14:paraId="5AA6FF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A37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type of inclination of the borehole (eg, vertical, inclined up, inclined down, horizontal)</w:t>
            </w:r>
          </w:p>
          <w:p w14:paraId="41F9A4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A029F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888C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1" w:name="BKM_18DECF87_EACF_4237_B14D_5CBA397C8B9F"/>
            <w:bookmarkEnd w:id="411"/>
            <w:r w:rsidRPr="00D14AF0">
              <w:rPr>
                <w:rFonts w:asciiTheme="minorHAnsi" w:hAnsiTheme="minorHAnsi" w:cs="Arial"/>
                <w:color w:val="000000"/>
                <w:sz w:val="20"/>
                <w:szCs w:val="20"/>
                <w:lang w:val="en-CA"/>
              </w:rPr>
              <w:t>boreholeMaterialCustodian</w:t>
            </w:r>
          </w:p>
        </w:tc>
        <w:tc>
          <w:tcPr>
            <w:tcW w:w="1559" w:type="dxa"/>
          </w:tcPr>
          <w:p w14:paraId="62AFED1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22763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that is the custodian of the material recovered from the borehole</w:t>
            </w:r>
          </w:p>
          <w:p w14:paraId="0C1744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166F8EB" w14:textId="77777777" w:rsidTr="00D14AF0">
        <w:tc>
          <w:tcPr>
            <w:tcW w:w="2518" w:type="dxa"/>
          </w:tcPr>
          <w:p w14:paraId="627720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2" w:name="BKM_A2513DE4_90C9_4111_97A5_8AB9734CC788"/>
            <w:bookmarkEnd w:id="412"/>
            <w:r w:rsidRPr="00D14AF0">
              <w:rPr>
                <w:rFonts w:asciiTheme="minorHAnsi" w:hAnsiTheme="minorHAnsi" w:cs="Arial"/>
                <w:color w:val="000000"/>
                <w:sz w:val="20"/>
                <w:szCs w:val="20"/>
                <w:lang w:val="en-CA"/>
              </w:rPr>
              <w:t>boreholeLength_m</w:t>
            </w:r>
          </w:p>
        </w:tc>
        <w:tc>
          <w:tcPr>
            <w:tcW w:w="1559" w:type="dxa"/>
          </w:tcPr>
          <w:p w14:paraId="0F1F2B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39C450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length of a borehole, in metres, as determined by the data provider. Length may have different sources, eg, driller's measurement, logger's measurement, survey measurement)</w:t>
            </w:r>
          </w:p>
          <w:p w14:paraId="3B4FD9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4F519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667F0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3" w:name="BKM_C29B4A43_BD79_4426_A200_1B1C1E4E23DB"/>
            <w:bookmarkEnd w:id="413"/>
            <w:r w:rsidRPr="00D14AF0">
              <w:rPr>
                <w:rFonts w:asciiTheme="minorHAnsi" w:hAnsiTheme="minorHAnsi" w:cs="Arial"/>
                <w:color w:val="000000"/>
                <w:sz w:val="20"/>
                <w:szCs w:val="20"/>
                <w:lang w:val="en-CA"/>
              </w:rPr>
              <w:t>elevation_m</w:t>
            </w:r>
          </w:p>
        </w:tc>
        <w:tc>
          <w:tcPr>
            <w:tcW w:w="1559" w:type="dxa"/>
          </w:tcPr>
          <w:p w14:paraId="3C902F8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027CC3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Compromise approach to supply elevation data, in metres, for the borehole (ie, wellbore) start point. This is to allow for legacy data without elevation data, and for software that cannot process </w:t>
            </w:r>
            <w:proofErr w:type="gramStart"/>
            <w:r w:rsidRPr="00D14AF0">
              <w:rPr>
                <w:rFonts w:asciiTheme="minorHAnsi" w:hAnsiTheme="minorHAnsi" w:cs="Arial"/>
                <w:color w:val="000000"/>
                <w:sz w:val="20"/>
                <w:szCs w:val="20"/>
                <w:lang w:val="en-CA"/>
              </w:rPr>
              <w:t>a 3D</w:t>
            </w:r>
            <w:proofErr w:type="gramEnd"/>
            <w:r w:rsidRPr="00D14AF0">
              <w:rPr>
                <w:rFonts w:asciiTheme="minorHAnsi" w:hAnsiTheme="minorHAnsi" w:cs="Arial"/>
                <w:color w:val="000000"/>
                <w:sz w:val="20"/>
                <w:szCs w:val="20"/>
                <w:lang w:val="en-CA"/>
              </w:rPr>
              <w:t xml:space="preserve"> GM_Point. The SRS will be a one dimensional vertical SRS (ie, EPSG code in the range 5600-5799).</w:t>
            </w:r>
          </w:p>
          <w:p w14:paraId="07766D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CBC50D" w14:textId="77777777" w:rsidTr="00D14AF0">
        <w:tc>
          <w:tcPr>
            <w:tcW w:w="2518" w:type="dxa"/>
          </w:tcPr>
          <w:p w14:paraId="2EF940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4" w:name="BKM_D6389F0E_EB92_428D_B31C_62B7B2DE2191"/>
            <w:bookmarkEnd w:id="414"/>
            <w:r w:rsidRPr="00D14AF0">
              <w:rPr>
                <w:rFonts w:asciiTheme="minorHAnsi" w:hAnsiTheme="minorHAnsi" w:cs="Arial"/>
                <w:color w:val="000000"/>
                <w:sz w:val="20"/>
                <w:szCs w:val="20"/>
                <w:lang w:val="en-CA"/>
              </w:rPr>
              <w:t>elevation_srs</w:t>
            </w:r>
          </w:p>
        </w:tc>
        <w:tc>
          <w:tcPr>
            <w:tcW w:w="1559" w:type="dxa"/>
          </w:tcPr>
          <w:p w14:paraId="2B274E1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DEC5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of a spatial reference system of the elevation value. (eg, mean sea level) Mandatory if elevation_m is populated.</w:t>
            </w:r>
          </w:p>
          <w:p w14:paraId="0F5C4B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03454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5379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5" w:name="BKM_44662CA4_810A_46C1_8CCE_D899E8B34841"/>
            <w:bookmarkEnd w:id="415"/>
            <w:r w:rsidRPr="00D14AF0">
              <w:rPr>
                <w:rFonts w:asciiTheme="minorHAnsi" w:hAnsiTheme="minorHAnsi" w:cs="Arial"/>
                <w:color w:val="000000"/>
                <w:sz w:val="20"/>
                <w:szCs w:val="20"/>
                <w:lang w:val="en-CA"/>
              </w:rPr>
              <w:t>positionalAccuracy</w:t>
            </w:r>
          </w:p>
        </w:tc>
        <w:tc>
          <w:tcPr>
            <w:tcW w:w="1559" w:type="dxa"/>
          </w:tcPr>
          <w:p w14:paraId="236C3E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AAB060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An estimate of the accuracy of the location of the borehole collar location.</w:t>
            </w:r>
          </w:p>
          <w:p w14:paraId="5E13BB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AD3DCB" w14:textId="77777777" w:rsidTr="00D14AF0">
        <w:tc>
          <w:tcPr>
            <w:tcW w:w="2518" w:type="dxa"/>
          </w:tcPr>
          <w:p w14:paraId="368512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6" w:name="BKM_A4ADBA47_2A66_4D31_B98E_429D2187557A"/>
            <w:bookmarkEnd w:id="416"/>
            <w:r w:rsidRPr="00D14AF0">
              <w:rPr>
                <w:rFonts w:asciiTheme="minorHAnsi" w:hAnsiTheme="minorHAnsi" w:cs="Arial"/>
                <w:color w:val="000000"/>
                <w:sz w:val="20"/>
                <w:szCs w:val="20"/>
                <w:lang w:val="en-CA"/>
              </w:rPr>
              <w:t>source</w:t>
            </w:r>
          </w:p>
        </w:tc>
        <w:tc>
          <w:tcPr>
            <w:tcW w:w="1559" w:type="dxa"/>
          </w:tcPr>
          <w:p w14:paraId="2A1CE5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18CEB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631D4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rsidDel="00401D4D" w14:paraId="65151112" w14:textId="70FE17D3" w:rsidTr="00D14AF0">
        <w:trPr>
          <w:cnfStyle w:val="000000100000" w:firstRow="0" w:lastRow="0" w:firstColumn="0" w:lastColumn="0" w:oddVBand="0" w:evenVBand="0" w:oddHBand="1" w:evenHBand="0" w:firstRowFirstColumn="0" w:firstRowLastColumn="0" w:lastRowFirstColumn="0" w:lastRowLastColumn="0"/>
          <w:del w:id="417" w:author="Eric Boisvert" w:date="2015-10-29T11:44:00Z"/>
        </w:trPr>
        <w:tc>
          <w:tcPr>
            <w:tcW w:w="2518" w:type="dxa"/>
          </w:tcPr>
          <w:p w14:paraId="51286332" w14:textId="439B0322" w:rsidR="00D14AF0" w:rsidRPr="00D14AF0" w:rsidDel="00401D4D" w:rsidRDefault="00D14AF0" w:rsidP="00D14AF0">
            <w:pPr>
              <w:autoSpaceDE w:val="0"/>
              <w:autoSpaceDN w:val="0"/>
              <w:adjustRightInd w:val="0"/>
              <w:spacing w:after="0" w:line="240" w:lineRule="atLeast"/>
              <w:rPr>
                <w:del w:id="418" w:author="Eric Boisvert" w:date="2015-10-29T11:44:00Z"/>
                <w:rFonts w:asciiTheme="minorHAnsi" w:hAnsiTheme="minorHAnsi" w:cs="Arial"/>
                <w:color w:val="000000"/>
                <w:sz w:val="20"/>
                <w:szCs w:val="20"/>
                <w:lang w:val="en-CA"/>
              </w:rPr>
            </w:pPr>
            <w:bookmarkStart w:id="419" w:name="BKM_6A453B7D_E05C_442A_9729_07602A0CE53F"/>
            <w:bookmarkEnd w:id="419"/>
            <w:del w:id="420" w:author="Eric Boisvert" w:date="2015-10-29T11:44:00Z">
              <w:r w:rsidRPr="00D14AF0" w:rsidDel="00401D4D">
                <w:rPr>
                  <w:rFonts w:asciiTheme="minorHAnsi" w:hAnsiTheme="minorHAnsi" w:cs="Arial"/>
                  <w:color w:val="000000"/>
                  <w:sz w:val="20"/>
                  <w:szCs w:val="20"/>
                  <w:lang w:val="en-CA"/>
                </w:rPr>
                <w:delText>specification_uri</w:delText>
              </w:r>
            </w:del>
          </w:p>
        </w:tc>
        <w:tc>
          <w:tcPr>
            <w:tcW w:w="1559" w:type="dxa"/>
          </w:tcPr>
          <w:p w14:paraId="157255D3" w14:textId="5F5178E0" w:rsidR="00D14AF0" w:rsidRPr="00D14AF0" w:rsidDel="00401D4D" w:rsidRDefault="00D14AF0" w:rsidP="00D14AF0">
            <w:pPr>
              <w:autoSpaceDE w:val="0"/>
              <w:autoSpaceDN w:val="0"/>
              <w:adjustRightInd w:val="0"/>
              <w:spacing w:after="0" w:line="240" w:lineRule="atLeast"/>
              <w:rPr>
                <w:del w:id="421" w:author="Eric Boisvert" w:date="2015-10-29T11:44:00Z"/>
                <w:rFonts w:asciiTheme="minorHAnsi" w:hAnsiTheme="minorHAnsi" w:cs="Arial"/>
                <w:color w:val="000000"/>
                <w:sz w:val="20"/>
                <w:szCs w:val="20"/>
                <w:lang w:val="en-CA"/>
              </w:rPr>
            </w:pPr>
            <w:del w:id="422" w:author="Eric Boisvert" w:date="2015-10-29T11:44:00Z">
              <w:r w:rsidRPr="00D14AF0" w:rsidDel="00401D4D">
                <w:rPr>
                  <w:rFonts w:asciiTheme="minorHAnsi" w:hAnsiTheme="minorHAnsi" w:cs="Arial"/>
                  <w:color w:val="000000"/>
                  <w:sz w:val="20"/>
                  <w:szCs w:val="20"/>
                  <w:lang w:val="en-CA"/>
                </w:rPr>
                <w:delText>URI</w:delText>
              </w:r>
            </w:del>
          </w:p>
        </w:tc>
        <w:tc>
          <w:tcPr>
            <w:tcW w:w="5658" w:type="dxa"/>
          </w:tcPr>
          <w:p w14:paraId="5E533F44" w14:textId="32AF0553" w:rsidR="00D14AF0" w:rsidRPr="00D14AF0" w:rsidDel="00401D4D" w:rsidRDefault="00D14AF0" w:rsidP="00D14AF0">
            <w:pPr>
              <w:autoSpaceDE w:val="0"/>
              <w:autoSpaceDN w:val="0"/>
              <w:adjustRightInd w:val="0"/>
              <w:spacing w:after="0" w:line="240" w:lineRule="atLeast"/>
              <w:rPr>
                <w:del w:id="423" w:author="Eric Boisvert" w:date="2015-10-29T11:44:00Z"/>
                <w:rFonts w:asciiTheme="minorHAnsi" w:hAnsiTheme="minorHAnsi" w:cs="Arial"/>
                <w:color w:val="000000"/>
                <w:sz w:val="20"/>
                <w:szCs w:val="20"/>
                <w:lang w:val="en-CA"/>
              </w:rPr>
            </w:pPr>
            <w:del w:id="424" w:author="Eric Boisvert" w:date="2015-10-29T11:44:00Z">
              <w:r w:rsidRPr="00D14AF0" w:rsidDel="00401D4D">
                <w:rPr>
                  <w:rFonts w:asciiTheme="minorHAnsi" w:hAnsiTheme="minorHAnsi" w:cs="Arial"/>
                  <w:color w:val="000000"/>
                  <w:sz w:val="20"/>
                  <w:szCs w:val="20"/>
                  <w:lang w:val="en-CA"/>
                </w:rPr>
                <w:delText xml:space="preserve">URI referring the GeoSciML GeologicUnit feature that describes the instance in detail. Mandatory property - if not value is provided then a URI referring to a controlled concept explaining </w:delText>
              </w:r>
              <w:r w:rsidRPr="00D14AF0" w:rsidDel="00401D4D">
                <w:rPr>
                  <w:rFonts w:asciiTheme="minorHAnsi" w:hAnsiTheme="minorHAnsi" w:cs="Arial"/>
                  <w:color w:val="000000"/>
                  <w:sz w:val="20"/>
                  <w:szCs w:val="20"/>
                  <w:lang w:val="en-CA"/>
                </w:rPr>
                <w:lastRenderedPageBreak/>
                <w:delText>why the value is nil must be provided.</w:delText>
              </w:r>
            </w:del>
          </w:p>
          <w:p w14:paraId="3AAEF5B6" w14:textId="7F6C18BD" w:rsidR="00D14AF0" w:rsidRPr="00D14AF0" w:rsidDel="00401D4D" w:rsidRDefault="00D14AF0" w:rsidP="00D14AF0">
            <w:pPr>
              <w:autoSpaceDE w:val="0"/>
              <w:autoSpaceDN w:val="0"/>
              <w:adjustRightInd w:val="0"/>
              <w:spacing w:after="0" w:line="240" w:lineRule="atLeast"/>
              <w:rPr>
                <w:del w:id="425" w:author="Eric Boisvert" w:date="2015-10-29T11:44:00Z"/>
                <w:rFonts w:asciiTheme="minorHAnsi" w:hAnsiTheme="minorHAnsi" w:cs="Arial"/>
                <w:color w:val="000000"/>
                <w:sz w:val="20"/>
                <w:szCs w:val="20"/>
                <w:lang w:val="en-CA"/>
              </w:rPr>
            </w:pPr>
          </w:p>
        </w:tc>
      </w:tr>
      <w:tr w:rsidR="00D14AF0" w:rsidRPr="00D14AF0" w14:paraId="0B3C658D" w14:textId="77777777" w:rsidTr="00D14AF0">
        <w:tc>
          <w:tcPr>
            <w:tcW w:w="2518" w:type="dxa"/>
          </w:tcPr>
          <w:p w14:paraId="743CC4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6" w:name="BKM_B674F95F_8259_4A18_BB9A_C7004F238C58"/>
            <w:bookmarkEnd w:id="426"/>
            <w:r w:rsidRPr="00D14AF0">
              <w:rPr>
                <w:rFonts w:asciiTheme="minorHAnsi" w:hAnsiTheme="minorHAnsi" w:cs="Arial"/>
                <w:color w:val="000000"/>
                <w:sz w:val="20"/>
                <w:szCs w:val="20"/>
                <w:lang w:val="en-CA"/>
              </w:rPr>
              <w:lastRenderedPageBreak/>
              <w:t>parentBorehole_uri</w:t>
            </w:r>
          </w:p>
        </w:tc>
        <w:tc>
          <w:tcPr>
            <w:tcW w:w="1559" w:type="dxa"/>
          </w:tcPr>
          <w:p w14:paraId="5A3B9D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C12DD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the unique ID of a parent borehole (eg, parent well of a sidetrack wellbore)</w:t>
            </w:r>
          </w:p>
          <w:p w14:paraId="3AC74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99855F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7107F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7" w:name="BKM_99FA56C9_DF26_4FF5_AF2C_A1CA27033687"/>
            <w:bookmarkEnd w:id="427"/>
            <w:r w:rsidRPr="00D14AF0">
              <w:rPr>
                <w:rFonts w:asciiTheme="minorHAnsi" w:hAnsiTheme="minorHAnsi" w:cs="Arial"/>
                <w:color w:val="000000"/>
                <w:sz w:val="20"/>
                <w:szCs w:val="20"/>
                <w:lang w:val="en-CA"/>
              </w:rPr>
              <w:t>metadata_uri</w:t>
            </w:r>
          </w:p>
        </w:tc>
        <w:tc>
          <w:tcPr>
            <w:tcW w:w="1559" w:type="dxa"/>
          </w:tcPr>
          <w:p w14:paraId="3EFD20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FC82C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0D574F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7F732B9" w14:textId="77777777" w:rsidTr="00D14AF0">
        <w:tc>
          <w:tcPr>
            <w:tcW w:w="2518" w:type="dxa"/>
          </w:tcPr>
          <w:p w14:paraId="142604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8" w:name="BKM_10DBF70D_6106_40F3_9F20_6815C31BFF23"/>
            <w:bookmarkEnd w:id="428"/>
            <w:r w:rsidRPr="00D14AF0">
              <w:rPr>
                <w:rFonts w:asciiTheme="minorHAnsi" w:hAnsiTheme="minorHAnsi" w:cs="Arial"/>
                <w:color w:val="000000"/>
                <w:sz w:val="20"/>
                <w:szCs w:val="20"/>
                <w:lang w:val="en-CA"/>
              </w:rPr>
              <w:t>genericSymbolizer</w:t>
            </w:r>
          </w:p>
        </w:tc>
        <w:tc>
          <w:tcPr>
            <w:tcW w:w="1559" w:type="dxa"/>
          </w:tcPr>
          <w:p w14:paraId="117FBA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6C17AB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63142C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0082E1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161A08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9" w:name="BKM_156BACFD_61FB_4C7D_8E17_15915D5DC1EB"/>
            <w:bookmarkEnd w:id="429"/>
            <w:r w:rsidRPr="00D14AF0">
              <w:rPr>
                <w:rFonts w:asciiTheme="minorHAnsi" w:hAnsiTheme="minorHAnsi" w:cs="Arial"/>
                <w:color w:val="000000"/>
                <w:sz w:val="20"/>
                <w:szCs w:val="20"/>
                <w:lang w:val="en-CA"/>
              </w:rPr>
              <w:t>shape</w:t>
            </w:r>
          </w:p>
        </w:tc>
        <w:tc>
          <w:tcPr>
            <w:tcW w:w="1559" w:type="dxa"/>
          </w:tcPr>
          <w:p w14:paraId="195718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3D4C3E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Geometry defining the extent of the borehole </w:t>
            </w:r>
            <w:proofErr w:type="gramStart"/>
            <w:r w:rsidRPr="00D14AF0">
              <w:rPr>
                <w:rFonts w:asciiTheme="minorHAnsi" w:hAnsiTheme="minorHAnsi" w:cs="Arial"/>
                <w:color w:val="000000"/>
                <w:sz w:val="20"/>
                <w:szCs w:val="20"/>
                <w:lang w:val="en-CA"/>
              </w:rPr>
              <w:t>start</w:t>
            </w:r>
            <w:proofErr w:type="gramEnd"/>
            <w:r w:rsidRPr="00D14AF0">
              <w:rPr>
                <w:rFonts w:asciiTheme="minorHAnsi" w:hAnsiTheme="minorHAnsi" w:cs="Arial"/>
                <w:color w:val="000000"/>
                <w:sz w:val="20"/>
                <w:szCs w:val="20"/>
                <w:lang w:val="en-CA"/>
              </w:rPr>
              <w:t xml:space="preserve"> point.</w:t>
            </w:r>
          </w:p>
          <w:p w14:paraId="3117FB1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AF13AA" w14:textId="77777777" w:rsidTr="00D14AF0">
        <w:tc>
          <w:tcPr>
            <w:tcW w:w="2518" w:type="dxa"/>
          </w:tcPr>
          <w:p w14:paraId="54DD23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30" w:name="BKM_660451F7_6344_4A08_8AF1_55EA34BAFC1E"/>
            <w:bookmarkEnd w:id="430"/>
            <w:r w:rsidRPr="00D14AF0">
              <w:rPr>
                <w:rFonts w:asciiTheme="minorHAnsi" w:hAnsiTheme="minorHAnsi" w:cs="Arial"/>
                <w:color w:val="000000"/>
                <w:sz w:val="20"/>
                <w:szCs w:val="20"/>
                <w:lang w:val="en-CA"/>
              </w:rPr>
              <w:t>any</w:t>
            </w:r>
          </w:p>
        </w:tc>
        <w:tc>
          <w:tcPr>
            <w:tcW w:w="1559" w:type="dxa"/>
          </w:tcPr>
          <w:p w14:paraId="42B78F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170E60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1D9B7A4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07925619" w14:textId="77777777" w:rsidR="00D14AF0" w:rsidRDefault="00D14AF0" w:rsidP="00D14AF0">
      <w:pPr>
        <w:autoSpaceDE w:val="0"/>
        <w:autoSpaceDN w:val="0"/>
        <w:adjustRightInd w:val="0"/>
        <w:spacing w:after="0" w:line="240" w:lineRule="atLeast"/>
        <w:rPr>
          <w:rFonts w:cs="Arial"/>
          <w:color w:val="000000"/>
          <w:lang w:val="en-CA"/>
        </w:rPr>
      </w:pPr>
    </w:p>
    <w:p w14:paraId="13FDC1F2"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23171570" w14:textId="77777777" w:rsidTr="000843E1">
        <w:trPr>
          <w:cantSplit/>
        </w:trPr>
        <w:tc>
          <w:tcPr>
            <w:tcW w:w="4219" w:type="dxa"/>
            <w:tcBorders>
              <w:right w:val="nil"/>
            </w:tcBorders>
            <w:shd w:val="clear" w:color="auto" w:fill="auto"/>
          </w:tcPr>
          <w:p w14:paraId="0906119F"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48DEB6C9" w14:textId="0F2D4A52" w:rsidR="000843E1" w:rsidRPr="00D12552" w:rsidRDefault="000843E1" w:rsidP="00401D4D">
            <w:pPr>
              <w:pStyle w:val="Tabletext10"/>
              <w:jc w:val="left"/>
              <w:rPr>
                <w:rStyle w:val="reqtext"/>
                <w:lang w:val="en-CA"/>
              </w:rPr>
            </w:pPr>
            <w:r>
              <w:rPr>
                <w:rStyle w:val="reqtext"/>
                <w:lang w:val="en-CA"/>
              </w:rPr>
              <w:t xml:space="preserve">Identifier </w:t>
            </w:r>
            <w:del w:id="431" w:author="Eric Boisvert" w:date="2015-10-29T11:36:00Z">
              <w:r w:rsidDel="00401D4D">
                <w:rPr>
                  <w:rStyle w:val="reqtext"/>
                  <w:lang w:val="en-CA"/>
                </w:rPr>
                <w:delText xml:space="preserve">SHALL </w:delText>
              </w:r>
            </w:del>
            <w:ins w:id="432" w:author="Eric Boisvert" w:date="2015-10-29T11:36:00Z">
              <w:r w:rsidR="00401D4D">
                <w:rPr>
                  <w:rStyle w:val="reqtext"/>
                  <w:lang w:val="en-CA"/>
                </w:rPr>
                <w:t xml:space="preserve">SHOULD </w:t>
              </w:r>
            </w:ins>
            <w:r>
              <w:rPr>
                <w:rStyle w:val="reqtext"/>
                <w:lang w:val="en-CA"/>
              </w:rPr>
              <w:t>resolve to a representation of a GeoSciML Borehole</w:t>
            </w:r>
          </w:p>
        </w:tc>
      </w:tr>
    </w:tbl>
    <w:p w14:paraId="479E2A0D"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7BF0804B" w14:textId="77777777" w:rsidTr="000843E1">
        <w:trPr>
          <w:cantSplit/>
        </w:trPr>
        <w:tc>
          <w:tcPr>
            <w:tcW w:w="4219" w:type="dxa"/>
            <w:tcBorders>
              <w:right w:val="nil"/>
            </w:tcBorders>
            <w:shd w:val="clear" w:color="auto" w:fill="auto"/>
          </w:tcPr>
          <w:p w14:paraId="19C00FB0"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78269A0B" w14:textId="5655D192" w:rsidR="000843E1" w:rsidRPr="00D12552" w:rsidRDefault="000843E1" w:rsidP="005036D9">
            <w:pPr>
              <w:pStyle w:val="Tabletext10"/>
              <w:jc w:val="left"/>
              <w:rPr>
                <w:rStyle w:val="reqtext"/>
                <w:lang w:val="en-CA"/>
              </w:rPr>
            </w:pPr>
            <w:r>
              <w:rPr>
                <w:rStyle w:val="reqtext"/>
                <w:lang w:val="en-CA"/>
              </w:rPr>
              <w:t xml:space="preserve">Elevation_srs </w:t>
            </w:r>
            <w:del w:id="433" w:author="Eric Boisvert" w:date="2015-10-29T05:29:00Z">
              <w:r w:rsidDel="005036D9">
                <w:rPr>
                  <w:rStyle w:val="reqtext"/>
                  <w:lang w:val="en-CA"/>
                </w:rPr>
                <w:delText xml:space="preserve">SHALL </w:delText>
              </w:r>
            </w:del>
            <w:ins w:id="434" w:author="Eric Boisvert" w:date="2015-10-29T05:29:00Z">
              <w:r w:rsidR="005036D9">
                <w:rPr>
                  <w:rStyle w:val="reqtext"/>
                  <w:lang w:val="en-CA"/>
                </w:rPr>
                <w:t xml:space="preserve">SHOULD </w:t>
              </w:r>
            </w:ins>
            <w:r>
              <w:rPr>
                <w:rStyle w:val="reqtext"/>
                <w:lang w:val="en-CA"/>
              </w:rPr>
              <w:t>resolve to a valid EPSG vertical datum</w:t>
            </w:r>
          </w:p>
        </w:tc>
      </w:tr>
    </w:tbl>
    <w:p w14:paraId="5476B77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30B72084" w14:textId="77777777" w:rsidTr="000843E1">
        <w:trPr>
          <w:cantSplit/>
        </w:trPr>
        <w:tc>
          <w:tcPr>
            <w:tcW w:w="4219" w:type="dxa"/>
            <w:tcBorders>
              <w:right w:val="nil"/>
            </w:tcBorders>
            <w:shd w:val="clear" w:color="auto" w:fill="auto"/>
          </w:tcPr>
          <w:p w14:paraId="6968C0DE" w14:textId="12893B13" w:rsidR="000843E1" w:rsidRPr="00D12552" w:rsidRDefault="000843E1" w:rsidP="000843E1">
            <w:pPr>
              <w:pStyle w:val="Tabletext10"/>
              <w:rPr>
                <w:rStyle w:val="requri"/>
                <w:lang w:val="en-CA"/>
              </w:rPr>
            </w:pPr>
            <w:del w:id="435" w:author="Eric Boisvert" w:date="2015-10-29T11:44:00Z">
              <w:r w:rsidDel="00401D4D">
                <w:rPr>
                  <w:rStyle w:val="requri"/>
                  <w:lang w:val="en-CA"/>
                </w:rPr>
                <w:delText>/req/gsml4-portrayal</w:delText>
              </w:r>
              <w:r w:rsidRPr="00D12552" w:rsidDel="00401D4D">
                <w:rPr>
                  <w:rStyle w:val="requri"/>
                  <w:lang w:val="en-CA"/>
                </w:rPr>
                <w:delText>/</w:delText>
              </w:r>
              <w:r w:rsidDel="00401D4D">
                <w:rPr>
                  <w:rStyle w:val="requri"/>
                  <w:lang w:val="en-CA"/>
                </w:rPr>
                <w:delText>boreholeview-specification_uri</w:delText>
              </w:r>
            </w:del>
          </w:p>
        </w:tc>
        <w:tc>
          <w:tcPr>
            <w:tcW w:w="4678" w:type="dxa"/>
            <w:tcBorders>
              <w:left w:val="nil"/>
            </w:tcBorders>
            <w:shd w:val="clear" w:color="auto" w:fill="auto"/>
          </w:tcPr>
          <w:p w14:paraId="72BBFBC8" w14:textId="52F662D9" w:rsidR="000843E1" w:rsidRPr="00D12552" w:rsidRDefault="000843E1" w:rsidP="00401D4D">
            <w:pPr>
              <w:pStyle w:val="Tabletext10"/>
              <w:jc w:val="left"/>
              <w:rPr>
                <w:rStyle w:val="reqtext"/>
                <w:lang w:val="en-CA"/>
              </w:rPr>
            </w:pPr>
            <w:del w:id="436" w:author="Eric Boisvert" w:date="2015-10-29T11:44:00Z">
              <w:r w:rsidDel="00401D4D">
                <w:rPr>
                  <w:rStyle w:val="reqtext"/>
                  <w:lang w:val="en-CA"/>
                </w:rPr>
                <w:delText xml:space="preserve">Specification_uri </w:delText>
              </w:r>
            </w:del>
            <w:del w:id="437" w:author="Eric Boisvert" w:date="2015-10-29T11:36:00Z">
              <w:r w:rsidDel="00401D4D">
                <w:rPr>
                  <w:rStyle w:val="reqtext"/>
                  <w:lang w:val="en-CA"/>
                </w:rPr>
                <w:delText xml:space="preserve">SHALL </w:delText>
              </w:r>
            </w:del>
            <w:del w:id="438" w:author="Eric Boisvert" w:date="2015-10-29T11:44:00Z">
              <w:r w:rsidDel="00401D4D">
                <w:rPr>
                  <w:rStyle w:val="reqtext"/>
                  <w:lang w:val="en-CA"/>
                </w:rPr>
                <w:delText>resolve to a representation of a GeoSciML GeologicUnit  or a controlled concept describing why the value if nil.</w:delText>
              </w:r>
            </w:del>
          </w:p>
        </w:tc>
      </w:tr>
    </w:tbl>
    <w:p w14:paraId="7C67415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A1F3B5A" w14:textId="77777777" w:rsidTr="000843E1">
        <w:trPr>
          <w:cantSplit/>
        </w:trPr>
        <w:tc>
          <w:tcPr>
            <w:tcW w:w="4219" w:type="dxa"/>
            <w:tcBorders>
              <w:right w:val="nil"/>
            </w:tcBorders>
            <w:shd w:val="clear" w:color="auto" w:fill="auto"/>
          </w:tcPr>
          <w:p w14:paraId="20429B32"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boreholeview-parentBorehole_uri</w:t>
            </w:r>
          </w:p>
        </w:tc>
        <w:tc>
          <w:tcPr>
            <w:tcW w:w="4678" w:type="dxa"/>
            <w:tcBorders>
              <w:left w:val="nil"/>
            </w:tcBorders>
            <w:shd w:val="clear" w:color="auto" w:fill="auto"/>
          </w:tcPr>
          <w:p w14:paraId="364898EB" w14:textId="719CF22B" w:rsidR="000843E1" w:rsidRPr="00D12552" w:rsidRDefault="000843E1" w:rsidP="00401D4D">
            <w:pPr>
              <w:pStyle w:val="Tabletext10"/>
              <w:jc w:val="left"/>
              <w:rPr>
                <w:rStyle w:val="reqtext"/>
                <w:lang w:val="en-CA"/>
              </w:rPr>
            </w:pPr>
            <w:r>
              <w:rPr>
                <w:rStyle w:val="reqtext"/>
                <w:lang w:val="en-CA"/>
              </w:rPr>
              <w:t xml:space="preserve">If present, parentBorehole_uri </w:t>
            </w:r>
            <w:del w:id="439" w:author="Eric Boisvert" w:date="2015-10-29T11:45:00Z">
              <w:r w:rsidDel="00401D4D">
                <w:rPr>
                  <w:rStyle w:val="reqtext"/>
                  <w:lang w:val="en-CA"/>
                </w:rPr>
                <w:delText xml:space="preserve">SHALL </w:delText>
              </w:r>
            </w:del>
            <w:ins w:id="440" w:author="Eric Boisvert" w:date="2015-10-29T11:45:00Z">
              <w:r w:rsidR="00401D4D">
                <w:rPr>
                  <w:rStyle w:val="reqtext"/>
                  <w:lang w:val="en-CA"/>
                </w:rPr>
                <w:t xml:space="preserve">SHOULD </w:t>
              </w:r>
            </w:ins>
            <w:r>
              <w:rPr>
                <w:rStyle w:val="reqtext"/>
                <w:lang w:val="en-CA"/>
              </w:rPr>
              <w:t>resolve</w:t>
            </w:r>
            <w:del w:id="441" w:author="Eric Boisvert" w:date="2015-10-29T11:55:00Z">
              <w:r w:rsidDel="00F23489">
                <w:rPr>
                  <w:rStyle w:val="reqtext"/>
                  <w:lang w:val="en-CA"/>
                </w:rPr>
                <w:delText>r</w:delText>
              </w:r>
            </w:del>
            <w:r>
              <w:rPr>
                <w:rStyle w:val="reqtext"/>
                <w:lang w:val="en-CA"/>
              </w:rPr>
              <w:t xml:space="preserve"> to a representation of a GeoSciML</w:t>
            </w:r>
            <w:ins w:id="442" w:author="Eric Boisvert" w:date="2015-10-29T11:45:00Z">
              <w:r w:rsidR="00401D4D">
                <w:rPr>
                  <w:rStyle w:val="reqtext"/>
                  <w:lang w:val="en-CA"/>
                </w:rPr>
                <w:t>l</w:t>
              </w:r>
            </w:ins>
            <w:r>
              <w:rPr>
                <w:rStyle w:val="reqtext"/>
                <w:lang w:val="en-CA"/>
              </w:rPr>
              <w:t xml:space="preserve"> borehole.</w:t>
            </w:r>
          </w:p>
        </w:tc>
      </w:tr>
    </w:tbl>
    <w:p w14:paraId="3B34A63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1D82A99" w14:textId="77777777" w:rsidTr="000843E1">
        <w:trPr>
          <w:cantSplit/>
        </w:trPr>
        <w:tc>
          <w:tcPr>
            <w:tcW w:w="4219" w:type="dxa"/>
            <w:tcBorders>
              <w:right w:val="nil"/>
            </w:tcBorders>
            <w:shd w:val="clear" w:color="auto" w:fill="auto"/>
          </w:tcPr>
          <w:p w14:paraId="6DD9607F" w14:textId="63114907" w:rsidR="000843E1" w:rsidRPr="00D12552" w:rsidRDefault="000843E1" w:rsidP="000843E1">
            <w:pPr>
              <w:pStyle w:val="Tabletext10"/>
              <w:rPr>
                <w:rStyle w:val="requri"/>
                <w:lang w:val="en-CA"/>
              </w:rPr>
            </w:pPr>
            <w:del w:id="443" w:author="Eric Boisvert" w:date="2015-10-29T11:52:00Z">
              <w:r w:rsidDel="00401D4D">
                <w:rPr>
                  <w:rStyle w:val="requri"/>
                  <w:lang w:val="en-CA"/>
                </w:rPr>
                <w:delText>/req/gsml4-portrayal</w:delText>
              </w:r>
              <w:r w:rsidRPr="00D12552" w:rsidDel="00401D4D">
                <w:rPr>
                  <w:rStyle w:val="requri"/>
                  <w:lang w:val="en-CA"/>
                </w:rPr>
                <w:delText>/</w:delText>
              </w:r>
              <w:r w:rsidDel="00401D4D">
                <w:rPr>
                  <w:rStyle w:val="requri"/>
                  <w:lang w:val="en-CA"/>
                </w:rPr>
                <w:delText>boreholeview-metadata_uri</w:delText>
              </w:r>
            </w:del>
          </w:p>
        </w:tc>
        <w:tc>
          <w:tcPr>
            <w:tcW w:w="4678" w:type="dxa"/>
            <w:tcBorders>
              <w:left w:val="nil"/>
            </w:tcBorders>
            <w:shd w:val="clear" w:color="auto" w:fill="auto"/>
          </w:tcPr>
          <w:p w14:paraId="4757E425" w14:textId="11E33743" w:rsidR="000843E1" w:rsidRPr="00D12552" w:rsidRDefault="000843E1" w:rsidP="000843E1">
            <w:pPr>
              <w:pStyle w:val="Tabletext10"/>
              <w:jc w:val="left"/>
              <w:rPr>
                <w:rStyle w:val="reqtext"/>
                <w:lang w:val="en-CA"/>
              </w:rPr>
            </w:pPr>
            <w:del w:id="444" w:author="Eric Boisvert" w:date="2015-10-29T11:52:00Z">
              <w:r w:rsidDel="00401D4D">
                <w:rPr>
                  <w:rStyle w:val="reqtext"/>
                  <w:lang w:val="en-CA"/>
                </w:rPr>
                <w:delText>If present, metadata_uri SHALL resolve</w:delText>
              </w:r>
            </w:del>
            <w:del w:id="445" w:author="Eric Boisvert" w:date="2015-10-29T11:51:00Z">
              <w:r w:rsidDel="00401D4D">
                <w:rPr>
                  <w:rStyle w:val="reqtext"/>
                  <w:lang w:val="en-CA"/>
                </w:rPr>
                <w:delText>r</w:delText>
              </w:r>
            </w:del>
            <w:del w:id="446" w:author="Eric Boisvert" w:date="2015-10-29T11:52:00Z">
              <w:r w:rsidDel="00401D4D">
                <w:rPr>
                  <w:rStyle w:val="reqtext"/>
                  <w:lang w:val="en-CA"/>
                </w:rPr>
                <w:delText xml:space="preserve"> to a metadata record.</w:delText>
              </w:r>
            </w:del>
          </w:p>
        </w:tc>
      </w:tr>
    </w:tbl>
    <w:p w14:paraId="2CE6EA2D" w14:textId="77777777" w:rsidR="000843E1" w:rsidRDefault="000843E1" w:rsidP="00D14AF0">
      <w:pPr>
        <w:autoSpaceDE w:val="0"/>
        <w:autoSpaceDN w:val="0"/>
        <w:adjustRightInd w:val="0"/>
        <w:spacing w:after="0" w:line="240" w:lineRule="atLeast"/>
        <w:rPr>
          <w:rFonts w:cs="Arial"/>
          <w:color w:val="000000"/>
          <w:lang w:val="en-CA"/>
        </w:rPr>
      </w:pPr>
    </w:p>
    <w:p w14:paraId="31B29BD6" w14:textId="77777777" w:rsidR="00D14AF0" w:rsidRDefault="00D14AF0" w:rsidP="00401D4D">
      <w:pPr>
        <w:pStyle w:val="Heading3"/>
        <w:rPr>
          <w:lang w:val="en-CA"/>
        </w:rPr>
      </w:pPr>
      <w:r w:rsidRPr="00D14AF0">
        <w:rPr>
          <w:lang w:val="en-CA"/>
        </w:rPr>
        <w:t>C</w:t>
      </w:r>
      <w:bookmarkStart w:id="447" w:name="BKM_6A5667C6_1461_4AA7_BA98_1583B82E247C"/>
      <w:bookmarkEnd w:id="447"/>
      <w:r w:rsidRPr="00D14AF0">
        <w:rPr>
          <w:lang w:val="en-CA"/>
        </w:rPr>
        <w:t>ontactView</w:t>
      </w:r>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548FC240" wp14:editId="2A1C02FE">
            <wp:extent cx="2514951" cy="225774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14951" cy="2257740"/>
                    </a:xfrm>
                    <a:prstGeom prst="rect">
                      <a:avLst/>
                    </a:prstGeom>
                  </pic:spPr>
                </pic:pic>
              </a:graphicData>
            </a:graphic>
          </wp:inline>
        </w:drawing>
      </w:r>
    </w:p>
    <w:p w14:paraId="753EA2FF" w14:textId="77777777" w:rsidR="00E426FD" w:rsidRDefault="00E426FD" w:rsidP="00E426FD">
      <w:pPr>
        <w:pStyle w:val="Caption"/>
        <w:rPr>
          <w:rFonts w:cs="Arial"/>
          <w:color w:val="000000"/>
          <w:lang w:val="en-CA"/>
        </w:rPr>
      </w:pPr>
      <w:r>
        <w:t xml:space="preserve">Figure </w:t>
      </w:r>
      <w:fldSimple w:instr=" SEQ Figure \* ARABIC ">
        <w:ins w:id="448" w:author="Eric Boisvert" w:date="2015-10-30T04:23:00Z">
          <w:r w:rsidR="007D2867">
            <w:rPr>
              <w:noProof/>
            </w:rPr>
            <w:t>11</w:t>
          </w:r>
        </w:ins>
        <w:del w:id="449" w:author="Eric Boisvert" w:date="2015-10-30T04:23:00Z">
          <w:r w:rsidR="00090DCF" w:rsidDel="007D2867">
            <w:rPr>
              <w:noProof/>
            </w:rPr>
            <w:delText>10</w:delText>
          </w:r>
        </w:del>
      </w:fldSimple>
      <w:r>
        <w:t>: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Contact.</w:t>
      </w:r>
      <w:proofErr w:type="gramEnd"/>
      <w:r w:rsidRPr="00D14AF0">
        <w:rPr>
          <w:rFonts w:cs="Arial"/>
          <w:color w:val="000000"/>
          <w:lang w:val="en-CA"/>
        </w:rPr>
        <w:t xml:space="preserve">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Pr="00D14AF0" w:rsidRDefault="00D14AF0" w:rsidP="00D14AF0">
      <w:pPr>
        <w:autoSpaceDE w:val="0"/>
        <w:autoSpaceDN w:val="0"/>
        <w:adjustRightInd w:val="0"/>
        <w:spacing w:after="0" w:line="240" w:lineRule="atLeast"/>
        <w:rPr>
          <w:rFonts w:cs="Arial"/>
          <w:color w:val="000000"/>
          <w:lang w:val="en-CA"/>
        </w:rPr>
      </w:pPr>
    </w:p>
    <w:p w14:paraId="55B4B642" w14:textId="77777777" w:rsidR="00D14AF0" w:rsidRDefault="00D14AF0" w:rsidP="00D14AF0">
      <w:pPr>
        <w:pStyle w:val="Caption"/>
        <w:keepNext/>
      </w:pPr>
      <w:r>
        <w:t xml:space="preserve">Table </w:t>
      </w:r>
      <w:fldSimple w:instr=" SEQ Table \* ARABIC ">
        <w:r w:rsidR="004D3EF3">
          <w:rPr>
            <w:noProof/>
          </w:rPr>
          <w:t>4</w:t>
        </w:r>
      </w:fldSimple>
      <w:r>
        <w:t xml:space="preserve"> : ContactView properties</w:t>
      </w:r>
    </w:p>
    <w:tbl>
      <w:tblPr>
        <w:tblStyle w:val="LightShading"/>
        <w:tblW w:w="9735" w:type="dxa"/>
        <w:tblLayout w:type="fixed"/>
        <w:tblLook w:val="0420" w:firstRow="1" w:lastRow="0" w:firstColumn="0" w:lastColumn="0" w:noHBand="0" w:noVBand="1"/>
      </w:tblPr>
      <w:tblGrid>
        <w:gridCol w:w="1951"/>
        <w:gridCol w:w="1701"/>
        <w:gridCol w:w="6083"/>
      </w:tblGrid>
      <w:tr w:rsidR="00D14AF0" w:rsidRPr="00D14AF0" w14:paraId="2D5474C0" w14:textId="77777777" w:rsidTr="00D14AF0">
        <w:trPr>
          <w:cnfStyle w:val="100000000000" w:firstRow="1" w:lastRow="0" w:firstColumn="0" w:lastColumn="0" w:oddVBand="0" w:evenVBand="0" w:oddHBand="0" w:evenHBand="0" w:firstRowFirstColumn="0" w:firstRowLastColumn="0" w:lastRowFirstColumn="0" w:lastRowLastColumn="0"/>
        </w:trPr>
        <w:tc>
          <w:tcPr>
            <w:tcW w:w="1951" w:type="dxa"/>
          </w:tcPr>
          <w:p w14:paraId="10C0D8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0" w:name="BKM_DAD0F5C5_7ECC_4F46_8F23_D5FDAEC9FFF1"/>
            <w:bookmarkEnd w:id="450"/>
            <w:r w:rsidRPr="00D14AF0">
              <w:rPr>
                <w:rFonts w:asciiTheme="minorHAnsi" w:hAnsiTheme="minorHAnsi" w:cs="Arial"/>
                <w:color w:val="000000"/>
                <w:sz w:val="20"/>
                <w:szCs w:val="20"/>
                <w:lang w:val="en-CA"/>
              </w:rPr>
              <w:t>Name</w:t>
            </w:r>
          </w:p>
        </w:tc>
        <w:tc>
          <w:tcPr>
            <w:tcW w:w="1701" w:type="dxa"/>
          </w:tcPr>
          <w:p w14:paraId="5130D8E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083" w:type="dxa"/>
          </w:tcPr>
          <w:p w14:paraId="59FF2C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1AE5EC6"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1C0FA2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1ED023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31DE88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41179B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9D0DDA" w14:textId="77777777" w:rsidTr="00D14AF0">
        <w:tc>
          <w:tcPr>
            <w:tcW w:w="1951" w:type="dxa"/>
          </w:tcPr>
          <w:p w14:paraId="59769E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1" w:name="BKM_29C4138F_4CAD_4B96_B0DF_B91BA8041A62"/>
            <w:bookmarkEnd w:id="451"/>
            <w:r w:rsidRPr="00D14AF0">
              <w:rPr>
                <w:rFonts w:asciiTheme="minorHAnsi" w:hAnsiTheme="minorHAnsi" w:cs="Arial"/>
                <w:color w:val="000000"/>
                <w:sz w:val="20"/>
                <w:szCs w:val="20"/>
                <w:lang w:val="en-CA"/>
              </w:rPr>
              <w:t>name</w:t>
            </w:r>
          </w:p>
        </w:tc>
        <w:tc>
          <w:tcPr>
            <w:tcW w:w="1701" w:type="dxa"/>
          </w:tcPr>
          <w:p w14:paraId="36A8CD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4D73B0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Contact.</w:t>
            </w:r>
          </w:p>
          <w:p w14:paraId="4FFFBA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75BEF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4429210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2" w:name="BKM_6AE23AB8_B6A5_4B32_A803_62E099830E93"/>
            <w:bookmarkEnd w:id="452"/>
            <w:r w:rsidRPr="00D14AF0">
              <w:rPr>
                <w:rFonts w:asciiTheme="minorHAnsi" w:hAnsiTheme="minorHAnsi" w:cs="Arial"/>
                <w:color w:val="000000"/>
                <w:sz w:val="20"/>
                <w:szCs w:val="20"/>
                <w:lang w:val="en-CA"/>
              </w:rPr>
              <w:t>description</w:t>
            </w:r>
          </w:p>
        </w:tc>
        <w:tc>
          <w:tcPr>
            <w:tcW w:w="1701" w:type="dxa"/>
          </w:tcPr>
          <w:p w14:paraId="78E542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E47D3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Contact, typically taken from an entry on a geological map legend.</w:t>
            </w:r>
          </w:p>
          <w:p w14:paraId="74803B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AB5A55" w14:textId="77777777" w:rsidTr="00D14AF0">
        <w:tc>
          <w:tcPr>
            <w:tcW w:w="1951" w:type="dxa"/>
          </w:tcPr>
          <w:p w14:paraId="1E2CAE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3" w:name="BKM_66D56F45_5196_424F_92CB_6CB6778933A2"/>
            <w:bookmarkEnd w:id="453"/>
            <w:r w:rsidRPr="00D14AF0">
              <w:rPr>
                <w:rFonts w:asciiTheme="minorHAnsi" w:hAnsiTheme="minorHAnsi" w:cs="Arial"/>
                <w:color w:val="000000"/>
                <w:sz w:val="20"/>
                <w:szCs w:val="20"/>
                <w:lang w:val="en-CA"/>
              </w:rPr>
              <w:t>contactType</w:t>
            </w:r>
          </w:p>
        </w:tc>
        <w:tc>
          <w:tcPr>
            <w:tcW w:w="1701" w:type="dxa"/>
          </w:tcPr>
          <w:p w14:paraId="332E4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21604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Contact (as defined in GeoSciML).</w:t>
            </w:r>
          </w:p>
          <w:p w14:paraId="71AF8C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295060"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26B571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4" w:name="BKM_B569925A_5C18_4226_AFA5_D6C44B29D688"/>
            <w:bookmarkEnd w:id="454"/>
            <w:r w:rsidRPr="00D14AF0">
              <w:rPr>
                <w:rFonts w:asciiTheme="minorHAnsi" w:hAnsiTheme="minorHAnsi" w:cs="Arial"/>
                <w:color w:val="000000"/>
                <w:sz w:val="20"/>
                <w:szCs w:val="20"/>
                <w:lang w:val="en-CA"/>
              </w:rPr>
              <w:t>observationMethod</w:t>
            </w:r>
          </w:p>
        </w:tc>
        <w:tc>
          <w:tcPr>
            <w:tcW w:w="1701" w:type="dxa"/>
          </w:tcPr>
          <w:p w14:paraId="19C3C6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6ACBA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2B6EFE9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5B84D0B" w14:textId="77777777" w:rsidTr="00D14AF0">
        <w:tc>
          <w:tcPr>
            <w:tcW w:w="1951" w:type="dxa"/>
          </w:tcPr>
          <w:p w14:paraId="37FD60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5" w:name="BKM_20CF274F_94C7_43D3_9CCE_945071187259"/>
            <w:bookmarkEnd w:id="455"/>
            <w:r w:rsidRPr="00D14AF0">
              <w:rPr>
                <w:rFonts w:asciiTheme="minorHAnsi" w:hAnsiTheme="minorHAnsi" w:cs="Arial"/>
                <w:color w:val="000000"/>
                <w:sz w:val="20"/>
                <w:szCs w:val="20"/>
                <w:lang w:val="en-CA"/>
              </w:rPr>
              <w:t>positionalAccuracy</w:t>
            </w:r>
          </w:p>
        </w:tc>
        <w:tc>
          <w:tcPr>
            <w:tcW w:w="1701" w:type="dxa"/>
          </w:tcPr>
          <w:p w14:paraId="0E6038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C656F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positionalAccuracy of 100 m for a line feature defines a buffer polygon of total width 200 m centred on the line).</w:t>
            </w:r>
          </w:p>
          <w:p w14:paraId="7A6527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52F501"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5A7052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6" w:name="BKM_64FA9120_8C79_470F_A4AB_510E7868EC43"/>
            <w:bookmarkEnd w:id="456"/>
            <w:r w:rsidRPr="00D14AF0">
              <w:rPr>
                <w:rFonts w:asciiTheme="minorHAnsi" w:hAnsiTheme="minorHAnsi" w:cs="Arial"/>
                <w:color w:val="000000"/>
                <w:sz w:val="20"/>
                <w:szCs w:val="20"/>
                <w:lang w:val="en-CA"/>
              </w:rPr>
              <w:t>source</w:t>
            </w:r>
          </w:p>
        </w:tc>
        <w:tc>
          <w:tcPr>
            <w:tcW w:w="1701" w:type="dxa"/>
          </w:tcPr>
          <w:p w14:paraId="220D3E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7115FB5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Text describing feature-specific details and citations to source materials, and if available providing URLs to reference material and publications describing the geologic feature. This could be a short text synopsis of key information that would also be in the metadata record </w:t>
            </w:r>
            <w:r w:rsidRPr="00D14AF0">
              <w:rPr>
                <w:rFonts w:asciiTheme="minorHAnsi" w:hAnsiTheme="minorHAnsi" w:cs="Arial"/>
                <w:color w:val="000000"/>
                <w:sz w:val="20"/>
                <w:szCs w:val="20"/>
                <w:lang w:val="en-CA"/>
              </w:rPr>
              <w:lastRenderedPageBreak/>
              <w:t>referenced by metadata_uri.</w:t>
            </w:r>
          </w:p>
          <w:p w14:paraId="73571F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5F676D" w14:textId="77777777" w:rsidTr="00D14AF0">
        <w:tc>
          <w:tcPr>
            <w:tcW w:w="1951" w:type="dxa"/>
          </w:tcPr>
          <w:p w14:paraId="398E1F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7" w:name="BKM_2D4CA786_8199_42B1_BAEE_B9D15F83512C"/>
            <w:bookmarkEnd w:id="457"/>
            <w:r w:rsidRPr="00D14AF0">
              <w:rPr>
                <w:rFonts w:asciiTheme="minorHAnsi" w:hAnsiTheme="minorHAnsi" w:cs="Arial"/>
                <w:color w:val="000000"/>
                <w:sz w:val="20"/>
                <w:szCs w:val="20"/>
                <w:lang w:val="en-CA"/>
              </w:rPr>
              <w:lastRenderedPageBreak/>
              <w:t>contactType_uri</w:t>
            </w:r>
          </w:p>
        </w:tc>
        <w:tc>
          <w:tcPr>
            <w:tcW w:w="1701" w:type="dxa"/>
          </w:tcPr>
          <w:p w14:paraId="1C5A45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E24DE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Contact types. Mandatory property - if not value is provided then a URI referring to a controlled concept explaining why the value is nil must be provided.</w:t>
            </w:r>
          </w:p>
          <w:p w14:paraId="7774DD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A360EE"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3C0FAF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8" w:name="BKM_E1914A18_F58F_4042_930D_7562E211135B"/>
            <w:bookmarkEnd w:id="458"/>
            <w:r w:rsidRPr="00D14AF0">
              <w:rPr>
                <w:rFonts w:asciiTheme="minorHAnsi" w:hAnsiTheme="minorHAnsi" w:cs="Arial"/>
                <w:color w:val="000000"/>
                <w:sz w:val="20"/>
                <w:szCs w:val="20"/>
                <w:lang w:val="en-CA"/>
              </w:rPr>
              <w:t>specification_uri</w:t>
            </w:r>
          </w:p>
        </w:tc>
        <w:tc>
          <w:tcPr>
            <w:tcW w:w="1701" w:type="dxa"/>
          </w:tcPr>
          <w:p w14:paraId="40D4E7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2C6F7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Contact feature that describes the instance in detail. Mandatory property - if not value is provided then a URI referring to a controlled concept explaining why the value is nil must be provided.</w:t>
            </w:r>
          </w:p>
          <w:p w14:paraId="661BB9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161461" w14:textId="77777777" w:rsidTr="00D14AF0">
        <w:tc>
          <w:tcPr>
            <w:tcW w:w="1951" w:type="dxa"/>
          </w:tcPr>
          <w:p w14:paraId="26CA6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9" w:name="BKM_C97D1AD7_F437_45EE_9855_97FF220828AF"/>
            <w:bookmarkEnd w:id="459"/>
            <w:r w:rsidRPr="00D14AF0">
              <w:rPr>
                <w:rFonts w:asciiTheme="minorHAnsi" w:hAnsiTheme="minorHAnsi" w:cs="Arial"/>
                <w:color w:val="000000"/>
                <w:sz w:val="20"/>
                <w:szCs w:val="20"/>
                <w:lang w:val="en-CA"/>
              </w:rPr>
              <w:t>metadata_uri</w:t>
            </w:r>
          </w:p>
        </w:tc>
        <w:tc>
          <w:tcPr>
            <w:tcW w:w="1701" w:type="dxa"/>
          </w:tcPr>
          <w:p w14:paraId="3E0949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05443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262853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A412CD"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0E18B0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0" w:name="BKM_66E2F147_939A_42E7_9DA7_BB7F5E616224"/>
            <w:bookmarkEnd w:id="460"/>
            <w:r w:rsidRPr="00D14AF0">
              <w:rPr>
                <w:rFonts w:asciiTheme="minorHAnsi" w:hAnsiTheme="minorHAnsi" w:cs="Arial"/>
                <w:color w:val="000000"/>
                <w:sz w:val="20"/>
                <w:szCs w:val="20"/>
                <w:lang w:val="en-CA"/>
              </w:rPr>
              <w:t>genericSymbolizer</w:t>
            </w:r>
          </w:p>
        </w:tc>
        <w:tc>
          <w:tcPr>
            <w:tcW w:w="1701" w:type="dxa"/>
          </w:tcPr>
          <w:p w14:paraId="6438AB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6D207DA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128202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29960D" w14:textId="77777777" w:rsidTr="00D14AF0">
        <w:tc>
          <w:tcPr>
            <w:tcW w:w="1951" w:type="dxa"/>
          </w:tcPr>
          <w:p w14:paraId="5171F7F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1" w:name="BKM_7A6AD652_753B_433E_B947_78BAF8E8FFBB"/>
            <w:bookmarkEnd w:id="461"/>
            <w:r w:rsidRPr="00D14AF0">
              <w:rPr>
                <w:rFonts w:asciiTheme="minorHAnsi" w:hAnsiTheme="minorHAnsi" w:cs="Arial"/>
                <w:color w:val="000000"/>
                <w:sz w:val="20"/>
                <w:szCs w:val="20"/>
                <w:lang w:val="en-CA"/>
              </w:rPr>
              <w:t>shape</w:t>
            </w:r>
          </w:p>
        </w:tc>
        <w:tc>
          <w:tcPr>
            <w:tcW w:w="1701" w:type="dxa"/>
          </w:tcPr>
          <w:p w14:paraId="1C42D9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083" w:type="dxa"/>
          </w:tcPr>
          <w:p w14:paraId="4B9D3A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9E256D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7AB452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756E297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2" w:name="BKM_D64DC56C_F70A_4224_BA0C_96AAF9B173C3"/>
            <w:bookmarkEnd w:id="462"/>
            <w:r w:rsidRPr="00D14AF0">
              <w:rPr>
                <w:rFonts w:asciiTheme="minorHAnsi" w:hAnsiTheme="minorHAnsi" w:cs="Arial"/>
                <w:color w:val="000000"/>
                <w:sz w:val="20"/>
                <w:szCs w:val="20"/>
                <w:lang w:val="en-CA"/>
              </w:rPr>
              <w:t>any</w:t>
            </w:r>
          </w:p>
        </w:tc>
        <w:tc>
          <w:tcPr>
            <w:tcW w:w="1701" w:type="dxa"/>
          </w:tcPr>
          <w:p w14:paraId="1E38C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083" w:type="dxa"/>
          </w:tcPr>
          <w:p w14:paraId="025694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E82B6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50894EA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7809499" w14:textId="77777777" w:rsidTr="000843E1">
        <w:trPr>
          <w:cantSplit/>
        </w:trPr>
        <w:tc>
          <w:tcPr>
            <w:tcW w:w="4219" w:type="dxa"/>
            <w:tcBorders>
              <w:right w:val="nil"/>
            </w:tcBorders>
            <w:shd w:val="clear" w:color="auto" w:fill="auto"/>
          </w:tcPr>
          <w:p w14:paraId="3E9C0456"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025F27A5" w14:textId="5ED45A37" w:rsidR="000843E1" w:rsidRPr="00D12552" w:rsidRDefault="000843E1" w:rsidP="00401D4D">
            <w:pPr>
              <w:pStyle w:val="Tabletext10"/>
              <w:jc w:val="left"/>
              <w:rPr>
                <w:rStyle w:val="reqtext"/>
                <w:lang w:val="en-CA"/>
              </w:rPr>
            </w:pPr>
            <w:r>
              <w:rPr>
                <w:rStyle w:val="reqtext"/>
                <w:lang w:val="en-CA"/>
              </w:rPr>
              <w:t xml:space="preserve">Identifier </w:t>
            </w:r>
            <w:del w:id="463" w:author="Eric Boisvert" w:date="2015-10-29T11:52:00Z">
              <w:r w:rsidDel="00401D4D">
                <w:rPr>
                  <w:rStyle w:val="reqtext"/>
                  <w:lang w:val="en-CA"/>
                </w:rPr>
                <w:delText xml:space="preserve">SHALL </w:delText>
              </w:r>
            </w:del>
            <w:ins w:id="464" w:author="Eric Boisvert" w:date="2015-10-29T11:52:00Z">
              <w:r w:rsidR="00401D4D">
                <w:rPr>
                  <w:rStyle w:val="reqtext"/>
                  <w:lang w:val="en-CA"/>
                </w:rPr>
                <w:t xml:space="preserve">SHOULD </w:t>
              </w:r>
            </w:ins>
            <w:r>
              <w:rPr>
                <w:rStyle w:val="reqtext"/>
                <w:lang w:val="en-CA"/>
              </w:rPr>
              <w:t>correspond to an instance of MappedFeature</w:t>
            </w:r>
            <w:r>
              <w:rPr>
                <w:rStyle w:val="CommentReference"/>
                <w:rFonts w:ascii="Times New Roman" w:eastAsia="Times New Roman" w:hAnsi="Times New Roman"/>
                <w:lang w:val="en-US" w:eastAsia="en-US"/>
              </w:rPr>
              <w:commentReference w:id="465"/>
            </w:r>
          </w:p>
        </w:tc>
      </w:tr>
    </w:tbl>
    <w:p w14:paraId="3AD1792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44E9DFAB" w14:textId="77777777" w:rsidTr="000843E1">
        <w:trPr>
          <w:cantSplit/>
        </w:trPr>
        <w:tc>
          <w:tcPr>
            <w:tcW w:w="4219" w:type="dxa"/>
            <w:tcBorders>
              <w:right w:val="nil"/>
            </w:tcBorders>
            <w:shd w:val="clear" w:color="auto" w:fill="auto"/>
          </w:tcPr>
          <w:p w14:paraId="11213678"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42334BA5" w14:textId="0588EA29" w:rsidR="000843E1" w:rsidRPr="00D12552" w:rsidRDefault="00EF110E" w:rsidP="00F23489">
            <w:pPr>
              <w:pStyle w:val="Tabletext10"/>
              <w:jc w:val="left"/>
              <w:rPr>
                <w:rStyle w:val="reqtext"/>
                <w:lang w:val="en-CA"/>
              </w:rPr>
            </w:pPr>
            <w:proofErr w:type="gramStart"/>
            <w:r>
              <w:rPr>
                <w:rStyle w:val="reqtext"/>
                <w:lang w:val="en-CA"/>
              </w:rPr>
              <w:t>contactType_uri</w:t>
            </w:r>
            <w:proofErr w:type="gramEnd"/>
            <w:r>
              <w:rPr>
                <w:rStyle w:val="reqtext"/>
                <w:lang w:val="en-CA"/>
              </w:rPr>
              <w:t xml:space="preserve"> SHALL </w:t>
            </w:r>
            <w:del w:id="466" w:author="Eric Boisvert" w:date="2015-10-29T11:55:00Z">
              <w:r w:rsidDel="00F23489">
                <w:rPr>
                  <w:rStyle w:val="reqtext"/>
                  <w:lang w:val="en-CA"/>
                </w:rPr>
                <w:delText xml:space="preserve">resolve </w:delText>
              </w:r>
            </w:del>
            <w:ins w:id="467" w:author="Eric Boisvert" w:date="2015-10-29T11:55:00Z">
              <w:r w:rsidR="00F23489">
                <w:rPr>
                  <w:rStyle w:val="reqtext"/>
                  <w:lang w:val="en-CA"/>
                </w:rPr>
                <w:t xml:space="preserve">refer </w:t>
              </w:r>
            </w:ins>
            <w:r>
              <w:rPr>
                <w:rStyle w:val="reqtext"/>
                <w:lang w:val="en-CA"/>
              </w:rPr>
              <w:t>to a vocabulary term describing a contact type</w:t>
            </w:r>
            <w:ins w:id="468" w:author="Eric Boisvert" w:date="2015-10-29T11:52:00Z">
              <w:r w:rsidR="00401D4D">
                <w:rPr>
                  <w:rStyle w:val="reqtext"/>
                  <w:lang w:val="en-CA"/>
                </w:rPr>
                <w:t xml:space="preserve"> or…</w:t>
              </w:r>
            </w:ins>
          </w:p>
        </w:tc>
      </w:tr>
    </w:tbl>
    <w:p w14:paraId="5B367E15"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8188F72" w14:textId="77777777" w:rsidTr="003E1755">
        <w:trPr>
          <w:cantSplit/>
        </w:trPr>
        <w:tc>
          <w:tcPr>
            <w:tcW w:w="4219" w:type="dxa"/>
            <w:tcBorders>
              <w:right w:val="nil"/>
            </w:tcBorders>
            <w:shd w:val="clear" w:color="auto" w:fill="auto"/>
          </w:tcPr>
          <w:p w14:paraId="548FD919"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2D887C62" w14:textId="77777777" w:rsidR="00EF110E" w:rsidRPr="00D12552" w:rsidRDefault="00EF110E" w:rsidP="003E1755">
            <w:pPr>
              <w:pStyle w:val="Tabletext10"/>
              <w:jc w:val="left"/>
              <w:rPr>
                <w:rStyle w:val="reqtext"/>
                <w:lang w:val="en-CA"/>
              </w:rPr>
            </w:pPr>
            <w:r>
              <w:rPr>
                <w:rStyle w:val="reqtext"/>
                <w:lang w:val="en-CA"/>
              </w:rPr>
              <w:t>Specification_uri SHALL resolve to a representation of GeoSciML Contact.</w:t>
            </w:r>
          </w:p>
        </w:tc>
      </w:tr>
    </w:tbl>
    <w:p w14:paraId="1143EC1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CE3796E" w14:textId="77777777" w:rsidTr="003E1755">
        <w:trPr>
          <w:cantSplit/>
        </w:trPr>
        <w:tc>
          <w:tcPr>
            <w:tcW w:w="4219" w:type="dxa"/>
            <w:tcBorders>
              <w:right w:val="nil"/>
            </w:tcBorders>
            <w:shd w:val="clear" w:color="auto" w:fill="auto"/>
          </w:tcPr>
          <w:p w14:paraId="75C43857" w14:textId="4E9B8E05" w:rsidR="00EF110E" w:rsidRPr="00D12552" w:rsidRDefault="00EF110E" w:rsidP="00EF110E">
            <w:pPr>
              <w:pStyle w:val="Tabletext10"/>
              <w:rPr>
                <w:rStyle w:val="requri"/>
                <w:lang w:val="en-CA"/>
              </w:rPr>
            </w:pPr>
            <w:del w:id="469"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contactview-metadata-uri</w:delText>
              </w:r>
            </w:del>
          </w:p>
        </w:tc>
        <w:tc>
          <w:tcPr>
            <w:tcW w:w="4678" w:type="dxa"/>
            <w:tcBorders>
              <w:left w:val="nil"/>
            </w:tcBorders>
            <w:shd w:val="clear" w:color="auto" w:fill="auto"/>
          </w:tcPr>
          <w:p w14:paraId="03B25E97" w14:textId="4C323FAE" w:rsidR="00EF110E" w:rsidRPr="00D12552" w:rsidRDefault="00EF110E" w:rsidP="003E1755">
            <w:pPr>
              <w:pStyle w:val="Tabletext10"/>
              <w:jc w:val="left"/>
              <w:rPr>
                <w:rStyle w:val="reqtext"/>
                <w:lang w:val="en-CA"/>
              </w:rPr>
            </w:pPr>
            <w:del w:id="470" w:author="Eric Boisvert" w:date="2015-10-29T11:53:00Z">
              <w:r w:rsidDel="00401D4D">
                <w:rPr>
                  <w:rStyle w:val="reqtext"/>
                  <w:lang w:val="en-CA"/>
                </w:rPr>
                <w:delText>Metadata_uri SHALL resolver to a representation of a metadata record</w:delText>
              </w:r>
            </w:del>
          </w:p>
        </w:tc>
      </w:tr>
    </w:tbl>
    <w:p w14:paraId="6DB6621A" w14:textId="77777777" w:rsidR="00EF110E" w:rsidRDefault="00EF110E" w:rsidP="00D14AF0">
      <w:pPr>
        <w:autoSpaceDE w:val="0"/>
        <w:autoSpaceDN w:val="0"/>
        <w:adjustRightInd w:val="0"/>
        <w:spacing w:after="0" w:line="240" w:lineRule="atLeast"/>
        <w:rPr>
          <w:rFonts w:cs="Arial"/>
          <w:color w:val="000000"/>
          <w:lang w:val="en-CA"/>
        </w:rPr>
      </w:pPr>
    </w:p>
    <w:p w14:paraId="08DE6414" w14:textId="77777777" w:rsidR="00D14AF0" w:rsidRDefault="00D14AF0" w:rsidP="00D14AF0">
      <w:pPr>
        <w:pStyle w:val="Heading3"/>
        <w:rPr>
          <w:lang w:val="en-CA"/>
        </w:rPr>
      </w:pPr>
      <w:r w:rsidRPr="00D14AF0">
        <w:rPr>
          <w:lang w:val="en-CA"/>
        </w:rPr>
        <w:t>G</w:t>
      </w:r>
      <w:bookmarkStart w:id="471" w:name="BKM_F594CD9C_5617_46AE_9ABE_FE6C018DDEAF"/>
      <w:bookmarkEnd w:id="471"/>
      <w:r w:rsidRPr="00D14AF0">
        <w:rPr>
          <w:lang w:val="en-CA"/>
        </w:rPr>
        <w:t>eologicSpecimenView</w:t>
      </w:r>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0FAB99C7" wp14:editId="4537100E">
            <wp:extent cx="2514951" cy="264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14951" cy="2648320"/>
                    </a:xfrm>
                    <a:prstGeom prst="rect">
                      <a:avLst/>
                    </a:prstGeom>
                  </pic:spPr>
                </pic:pic>
              </a:graphicData>
            </a:graphic>
          </wp:inline>
        </w:drawing>
      </w:r>
    </w:p>
    <w:p w14:paraId="04A4891E" w14:textId="77777777" w:rsidR="00E426FD" w:rsidRDefault="00E426FD" w:rsidP="00E426FD">
      <w:pPr>
        <w:pStyle w:val="Caption"/>
        <w:rPr>
          <w:rFonts w:cs="Arial"/>
          <w:color w:val="000000"/>
          <w:lang w:val="en-CA"/>
        </w:rPr>
      </w:pPr>
      <w:r>
        <w:t xml:space="preserve">Figure </w:t>
      </w:r>
      <w:fldSimple w:instr=" SEQ Figure \* ARABIC ">
        <w:ins w:id="472" w:author="Eric Boisvert" w:date="2015-10-30T04:23:00Z">
          <w:r w:rsidR="007D2867">
            <w:rPr>
              <w:noProof/>
            </w:rPr>
            <w:t>12</w:t>
          </w:r>
        </w:ins>
        <w:del w:id="473" w:author="Eric Boisvert" w:date="2015-10-30T04:23:00Z">
          <w:r w:rsidR="00090DCF" w:rsidDel="007D2867">
            <w:rPr>
              <w:noProof/>
            </w:rPr>
            <w:delText>11</w:delText>
          </w:r>
        </w:del>
      </w:fldSimple>
      <w:r>
        <w:t>: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A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Pr="00D14AF0" w:rsidRDefault="00D14AF0" w:rsidP="00D14AF0">
      <w:pPr>
        <w:autoSpaceDE w:val="0"/>
        <w:autoSpaceDN w:val="0"/>
        <w:adjustRightInd w:val="0"/>
        <w:spacing w:after="0" w:line="240" w:lineRule="atLeast"/>
        <w:rPr>
          <w:rFonts w:cs="Arial"/>
          <w:color w:val="000000"/>
          <w:lang w:val="en-CA"/>
        </w:rPr>
      </w:pPr>
    </w:p>
    <w:p w14:paraId="3B210C7A" w14:textId="77777777" w:rsidR="00D14AF0" w:rsidRPr="00D14AF0" w:rsidRDefault="00D14AF0" w:rsidP="00D14AF0">
      <w:pPr>
        <w:autoSpaceDE w:val="0"/>
        <w:autoSpaceDN w:val="0"/>
        <w:adjustRightInd w:val="0"/>
        <w:spacing w:after="0" w:line="240" w:lineRule="atLeast"/>
        <w:rPr>
          <w:rFonts w:cs="Arial"/>
          <w:color w:val="000000"/>
          <w:lang w:val="en-CA"/>
        </w:rPr>
      </w:pPr>
    </w:p>
    <w:p w14:paraId="7DE87324" w14:textId="77777777" w:rsidR="00D14AF0" w:rsidRDefault="00D14AF0" w:rsidP="00D14AF0">
      <w:pPr>
        <w:pStyle w:val="Caption"/>
        <w:keepNext/>
      </w:pPr>
      <w:r>
        <w:t xml:space="preserve">Table </w:t>
      </w:r>
      <w:fldSimple w:instr=" SEQ Table \* ARABIC ">
        <w:r w:rsidR="004D3EF3">
          <w:rPr>
            <w:noProof/>
          </w:rPr>
          <w:t>5</w:t>
        </w:r>
      </w:fldSimple>
      <w:r>
        <w:t xml:space="preserve"> : GeologicSpecimentView properties</w:t>
      </w:r>
    </w:p>
    <w:tbl>
      <w:tblPr>
        <w:tblStyle w:val="LightShading"/>
        <w:tblW w:w="9735" w:type="dxa"/>
        <w:tblLayout w:type="fixed"/>
        <w:tblLook w:val="0420" w:firstRow="1" w:lastRow="0" w:firstColumn="0" w:lastColumn="0" w:noHBand="0" w:noVBand="1"/>
      </w:tblPr>
      <w:tblGrid>
        <w:gridCol w:w="1809"/>
        <w:gridCol w:w="1560"/>
        <w:gridCol w:w="6366"/>
      </w:tblGrid>
      <w:tr w:rsidR="00D14AF0" w:rsidRPr="00D14AF0" w14:paraId="47708BF8" w14:textId="77777777" w:rsidTr="00D14AF0">
        <w:trPr>
          <w:cnfStyle w:val="100000000000" w:firstRow="1" w:lastRow="0" w:firstColumn="0" w:lastColumn="0" w:oddVBand="0" w:evenVBand="0" w:oddHBand="0" w:evenHBand="0" w:firstRowFirstColumn="0" w:firstRowLastColumn="0" w:lastRowFirstColumn="0" w:lastRowLastColumn="0"/>
        </w:trPr>
        <w:tc>
          <w:tcPr>
            <w:tcW w:w="1809" w:type="dxa"/>
          </w:tcPr>
          <w:p w14:paraId="59962F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4" w:name="BKM_5A4D9120_600F_4C3C_8ECF_EE7CFDB01C45"/>
            <w:bookmarkEnd w:id="474"/>
            <w:r w:rsidRPr="00D14AF0">
              <w:rPr>
                <w:rFonts w:asciiTheme="minorHAnsi" w:hAnsiTheme="minorHAnsi" w:cs="Arial"/>
                <w:color w:val="000000"/>
                <w:sz w:val="20"/>
                <w:szCs w:val="20"/>
                <w:lang w:val="en-CA"/>
              </w:rPr>
              <w:t>Name</w:t>
            </w:r>
          </w:p>
        </w:tc>
        <w:tc>
          <w:tcPr>
            <w:tcW w:w="1560" w:type="dxa"/>
          </w:tcPr>
          <w:p w14:paraId="71AC12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366" w:type="dxa"/>
          </w:tcPr>
          <w:p w14:paraId="71438C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2A55E6E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3B681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60" w:type="dxa"/>
          </w:tcPr>
          <w:p w14:paraId="4B9BD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5B62F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(eg, an IGSN sample number). Use XML anyURI datatype</w:t>
            </w:r>
          </w:p>
          <w:p w14:paraId="29407F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8C263C4" w14:textId="77777777" w:rsidTr="00D14AF0">
        <w:tc>
          <w:tcPr>
            <w:tcW w:w="1809" w:type="dxa"/>
          </w:tcPr>
          <w:p w14:paraId="3C8881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5" w:name="BKM_411869C6_5FE7_4B45_A018_FC87FC6F1504"/>
            <w:bookmarkEnd w:id="475"/>
            <w:r w:rsidRPr="00D14AF0">
              <w:rPr>
                <w:rFonts w:asciiTheme="minorHAnsi" w:hAnsiTheme="minorHAnsi" w:cs="Arial"/>
                <w:color w:val="000000"/>
                <w:sz w:val="20"/>
                <w:szCs w:val="20"/>
                <w:lang w:val="en-CA"/>
              </w:rPr>
              <w:t>label</w:t>
            </w:r>
          </w:p>
        </w:tc>
        <w:tc>
          <w:tcPr>
            <w:tcW w:w="1560" w:type="dxa"/>
          </w:tcPr>
          <w:p w14:paraId="5BE6FF1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7D5D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label for map display. (eg, a sample number)</w:t>
            </w:r>
          </w:p>
          <w:p w14:paraId="729567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02E9F2"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47A4B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6" w:name="BKM_9EE66924_CD8E_4920_8D93_B7C8D67F28AF"/>
            <w:bookmarkEnd w:id="476"/>
            <w:r w:rsidRPr="00D14AF0">
              <w:rPr>
                <w:rFonts w:asciiTheme="minorHAnsi" w:hAnsiTheme="minorHAnsi" w:cs="Arial"/>
                <w:color w:val="000000"/>
                <w:sz w:val="20"/>
                <w:szCs w:val="20"/>
                <w:lang w:val="en-CA"/>
              </w:rPr>
              <w:t>description</w:t>
            </w:r>
          </w:p>
        </w:tc>
        <w:tc>
          <w:tcPr>
            <w:tcW w:w="1560" w:type="dxa"/>
          </w:tcPr>
          <w:p w14:paraId="62BF37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CC343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Detailed description of the specimen.</w:t>
            </w:r>
          </w:p>
          <w:p w14:paraId="4A0E4F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6C72E7" w14:textId="77777777" w:rsidTr="00D14AF0">
        <w:tc>
          <w:tcPr>
            <w:tcW w:w="1809" w:type="dxa"/>
          </w:tcPr>
          <w:p w14:paraId="64D5BC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7" w:name="BKM_49C23F9C_9DFE_434E_9876_B253C73E5E08"/>
            <w:bookmarkEnd w:id="477"/>
            <w:r w:rsidRPr="00D14AF0">
              <w:rPr>
                <w:rFonts w:asciiTheme="minorHAnsi" w:hAnsiTheme="minorHAnsi" w:cs="Arial"/>
                <w:color w:val="000000"/>
                <w:sz w:val="20"/>
                <w:szCs w:val="20"/>
                <w:lang w:val="en-CA"/>
              </w:rPr>
              <w:t>specimenType</w:t>
            </w:r>
          </w:p>
        </w:tc>
        <w:tc>
          <w:tcPr>
            <w:tcW w:w="1560" w:type="dxa"/>
          </w:tcPr>
          <w:p w14:paraId="76A8E2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810C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specimen type. Preferably a term from a controlled vocabulary (eg, hand specimen, thin section, drill core).</w:t>
            </w:r>
          </w:p>
          <w:p w14:paraId="473D30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120A7"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880C6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8" w:name="BKM_2D0F9355_1BA8_4B21_A211_5DBDE6101308"/>
            <w:bookmarkEnd w:id="478"/>
            <w:r w:rsidRPr="00D14AF0">
              <w:rPr>
                <w:rFonts w:asciiTheme="minorHAnsi" w:hAnsiTheme="minorHAnsi" w:cs="Arial"/>
                <w:color w:val="000000"/>
                <w:sz w:val="20"/>
                <w:szCs w:val="20"/>
                <w:lang w:val="en-CA"/>
              </w:rPr>
              <w:t>materialClass</w:t>
            </w:r>
          </w:p>
        </w:tc>
        <w:tc>
          <w:tcPr>
            <w:tcW w:w="1560" w:type="dxa"/>
          </w:tcPr>
          <w:p w14:paraId="4F510F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73DE4B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Classification of the material that comprises the specimen. Preferably a term from a controlled vocabulary (eg, rock, sediment, etc)</w:t>
            </w:r>
          </w:p>
          <w:p w14:paraId="320DCA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EB221D" w14:textId="77777777" w:rsidTr="00D14AF0">
        <w:tc>
          <w:tcPr>
            <w:tcW w:w="1809" w:type="dxa"/>
          </w:tcPr>
          <w:p w14:paraId="35BE91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9" w:name="BKM_025812DF_B2DB_4EF8_8BE9_FB08934C1BD4"/>
            <w:bookmarkEnd w:id="479"/>
            <w:r w:rsidRPr="00D14AF0">
              <w:rPr>
                <w:rFonts w:asciiTheme="minorHAnsi" w:hAnsiTheme="minorHAnsi" w:cs="Arial"/>
                <w:color w:val="000000"/>
                <w:sz w:val="20"/>
                <w:szCs w:val="20"/>
                <w:lang w:val="en-CA"/>
              </w:rPr>
              <w:t>positionalAccuracy</w:t>
            </w:r>
          </w:p>
        </w:tc>
        <w:tc>
          <w:tcPr>
            <w:tcW w:w="1560" w:type="dxa"/>
          </w:tcPr>
          <w:p w14:paraId="6AD5D0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279BAA9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positional accuracy of the sampling location. (eg, 50 metres)</w:t>
            </w:r>
          </w:p>
          <w:p w14:paraId="19EB2B5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F901C45"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7088AD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0" w:name="BKM_C09529C8_28D2_45E7_B66E_ADF87048EE54"/>
            <w:bookmarkEnd w:id="480"/>
            <w:r w:rsidRPr="00D14AF0">
              <w:rPr>
                <w:rFonts w:asciiTheme="minorHAnsi" w:hAnsiTheme="minorHAnsi" w:cs="Arial"/>
                <w:color w:val="000000"/>
                <w:sz w:val="20"/>
                <w:szCs w:val="20"/>
                <w:lang w:val="en-CA"/>
              </w:rPr>
              <w:t>samplingTime</w:t>
            </w:r>
          </w:p>
        </w:tc>
        <w:tc>
          <w:tcPr>
            <w:tcW w:w="1560" w:type="dxa"/>
          </w:tcPr>
          <w:p w14:paraId="467497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1E357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Date (+/- time) when the specimen was collected. (formatted as a gml:timePosition - eg, 2012-03-28)</w:t>
            </w:r>
          </w:p>
          <w:p w14:paraId="09AEBC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3A5C1DB" w14:textId="77777777" w:rsidTr="00D14AF0">
        <w:tc>
          <w:tcPr>
            <w:tcW w:w="1809" w:type="dxa"/>
          </w:tcPr>
          <w:p w14:paraId="26992D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1" w:name="BKM_3857FAF2_09B8_4E47_AE1C_AD54C52DAF81"/>
            <w:bookmarkEnd w:id="481"/>
            <w:r w:rsidRPr="00D14AF0">
              <w:rPr>
                <w:rFonts w:asciiTheme="minorHAnsi" w:hAnsiTheme="minorHAnsi" w:cs="Arial"/>
                <w:color w:val="000000"/>
                <w:sz w:val="20"/>
                <w:szCs w:val="20"/>
                <w:lang w:val="en-CA"/>
              </w:rPr>
              <w:t>samplingMethod</w:t>
            </w:r>
          </w:p>
        </w:tc>
        <w:tc>
          <w:tcPr>
            <w:tcW w:w="1560" w:type="dxa"/>
          </w:tcPr>
          <w:p w14:paraId="5D63B8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5A96F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method used to collect the specimen (eg, diamond drilling, field mapping survey)</w:t>
            </w:r>
          </w:p>
          <w:p w14:paraId="6028AD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D609DB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590AB7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2" w:name="BKM_35F2F785_32E6_4D58_9212_E4C493DD93AB"/>
            <w:bookmarkEnd w:id="482"/>
            <w:r w:rsidRPr="00D14AF0">
              <w:rPr>
                <w:rFonts w:asciiTheme="minorHAnsi" w:hAnsiTheme="minorHAnsi" w:cs="Arial"/>
                <w:color w:val="000000"/>
                <w:sz w:val="20"/>
                <w:szCs w:val="20"/>
                <w:lang w:val="en-CA"/>
              </w:rPr>
              <w:lastRenderedPageBreak/>
              <w:t>currentLocation</w:t>
            </w:r>
          </w:p>
        </w:tc>
        <w:tc>
          <w:tcPr>
            <w:tcW w:w="1560" w:type="dxa"/>
          </w:tcPr>
          <w:p w14:paraId="0B1EC09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35CFA6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current location of the specimen (eg, a warehouse or other repository location)</w:t>
            </w:r>
          </w:p>
          <w:p w14:paraId="7A2876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480D6A0" w14:textId="77777777" w:rsidTr="00D14AF0">
        <w:tc>
          <w:tcPr>
            <w:tcW w:w="1809" w:type="dxa"/>
          </w:tcPr>
          <w:p w14:paraId="7E9004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3" w:name="BKM_8A8A8512_0518_43B4_8296_5C183491EEB7"/>
            <w:bookmarkEnd w:id="483"/>
            <w:r w:rsidRPr="00D14AF0">
              <w:rPr>
                <w:rFonts w:asciiTheme="minorHAnsi" w:hAnsiTheme="minorHAnsi" w:cs="Arial"/>
                <w:color w:val="000000"/>
                <w:sz w:val="20"/>
                <w:szCs w:val="20"/>
                <w:lang w:val="en-CA"/>
              </w:rPr>
              <w:t>source</w:t>
            </w:r>
          </w:p>
        </w:tc>
        <w:tc>
          <w:tcPr>
            <w:tcW w:w="1560" w:type="dxa"/>
          </w:tcPr>
          <w:p w14:paraId="75F816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987EE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Citation of the source of the data (eg, a publication, map, etc)</w:t>
            </w:r>
          </w:p>
          <w:p w14:paraId="7ED4CB1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FE72BE3"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DB68F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4" w:name="BKM_A37D3138_5144_4AAA_A9A8_F88DEC203EC5"/>
            <w:bookmarkEnd w:id="484"/>
            <w:r w:rsidRPr="00D14AF0">
              <w:rPr>
                <w:rFonts w:asciiTheme="minorHAnsi" w:hAnsiTheme="minorHAnsi" w:cs="Arial"/>
                <w:color w:val="000000"/>
                <w:sz w:val="20"/>
                <w:szCs w:val="20"/>
                <w:lang w:val="en-CA"/>
              </w:rPr>
              <w:t>specimenType_uri</w:t>
            </w:r>
          </w:p>
        </w:tc>
        <w:tc>
          <w:tcPr>
            <w:tcW w:w="1560" w:type="dxa"/>
          </w:tcPr>
          <w:p w14:paraId="7FBA06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E85ED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specimen type identifier from a controlled vocabulary.</w:t>
            </w:r>
          </w:p>
          <w:p w14:paraId="130347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721F566" w14:textId="77777777" w:rsidTr="00D14AF0">
        <w:tc>
          <w:tcPr>
            <w:tcW w:w="1809" w:type="dxa"/>
          </w:tcPr>
          <w:p w14:paraId="628B9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5" w:name="BKM_9BCC0C7E_CEE8_4167_9510_B24983CC44B9"/>
            <w:bookmarkEnd w:id="485"/>
            <w:r w:rsidRPr="00D14AF0">
              <w:rPr>
                <w:rFonts w:asciiTheme="minorHAnsi" w:hAnsiTheme="minorHAnsi" w:cs="Arial"/>
                <w:color w:val="000000"/>
                <w:sz w:val="20"/>
                <w:szCs w:val="20"/>
                <w:lang w:val="en-CA"/>
              </w:rPr>
              <w:t>materialClass_uri</w:t>
            </w:r>
          </w:p>
        </w:tc>
        <w:tc>
          <w:tcPr>
            <w:tcW w:w="1560" w:type="dxa"/>
          </w:tcPr>
          <w:p w14:paraId="1F9A45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7C622D0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class of material drawn from a controlled vocabulary.</w:t>
            </w:r>
          </w:p>
          <w:p w14:paraId="5D6783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F8F708"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CD046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6" w:name="BKM_A818D66D_DB16_46C0_A0B3_E9039F2CD8CD"/>
            <w:bookmarkEnd w:id="486"/>
            <w:r w:rsidRPr="00D14AF0">
              <w:rPr>
                <w:rFonts w:asciiTheme="minorHAnsi" w:hAnsiTheme="minorHAnsi" w:cs="Arial"/>
                <w:color w:val="000000"/>
                <w:sz w:val="20"/>
                <w:szCs w:val="20"/>
                <w:lang w:val="en-CA"/>
              </w:rPr>
              <w:t>metadata_uri</w:t>
            </w:r>
          </w:p>
        </w:tc>
        <w:tc>
          <w:tcPr>
            <w:tcW w:w="1560" w:type="dxa"/>
          </w:tcPr>
          <w:p w14:paraId="7D1F7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C4ED4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metadata document.</w:t>
            </w:r>
          </w:p>
          <w:p w14:paraId="374303E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rsidDel="00401D4D" w14:paraId="423338EF" w14:textId="25032B61" w:rsidTr="00D14AF0">
        <w:trPr>
          <w:del w:id="487" w:author="Eric Boisvert" w:date="2015-10-29T11:53:00Z"/>
        </w:trPr>
        <w:tc>
          <w:tcPr>
            <w:tcW w:w="1809" w:type="dxa"/>
          </w:tcPr>
          <w:p w14:paraId="0A29A009" w14:textId="7931CA41" w:rsidR="00D14AF0" w:rsidRPr="00D14AF0" w:rsidDel="00401D4D" w:rsidRDefault="00D14AF0" w:rsidP="00D14AF0">
            <w:pPr>
              <w:autoSpaceDE w:val="0"/>
              <w:autoSpaceDN w:val="0"/>
              <w:adjustRightInd w:val="0"/>
              <w:spacing w:after="0" w:line="240" w:lineRule="atLeast"/>
              <w:rPr>
                <w:del w:id="488" w:author="Eric Boisvert" w:date="2015-10-29T11:53:00Z"/>
                <w:rFonts w:asciiTheme="minorHAnsi" w:hAnsiTheme="minorHAnsi" w:cs="Arial"/>
                <w:color w:val="000000"/>
                <w:sz w:val="20"/>
                <w:szCs w:val="20"/>
                <w:lang w:val="en-CA"/>
              </w:rPr>
            </w:pPr>
            <w:bookmarkStart w:id="489" w:name="BKM_AEAFFBCA_2559_4CDB_AFA9_8A341843B51F"/>
            <w:bookmarkEnd w:id="489"/>
            <w:del w:id="490" w:author="Eric Boisvert" w:date="2015-10-29T11:53:00Z">
              <w:r w:rsidRPr="00D14AF0" w:rsidDel="00401D4D">
                <w:rPr>
                  <w:rFonts w:asciiTheme="minorHAnsi" w:hAnsiTheme="minorHAnsi" w:cs="Arial"/>
                  <w:color w:val="000000"/>
                  <w:sz w:val="20"/>
                  <w:szCs w:val="20"/>
                  <w:lang w:val="en-CA"/>
                </w:rPr>
                <w:delText>specification_uri</w:delText>
              </w:r>
            </w:del>
          </w:p>
        </w:tc>
        <w:tc>
          <w:tcPr>
            <w:tcW w:w="1560" w:type="dxa"/>
          </w:tcPr>
          <w:p w14:paraId="79ED4099" w14:textId="7400F7DF" w:rsidR="00D14AF0" w:rsidRPr="00D14AF0" w:rsidDel="00401D4D" w:rsidRDefault="00D14AF0" w:rsidP="00D14AF0">
            <w:pPr>
              <w:autoSpaceDE w:val="0"/>
              <w:autoSpaceDN w:val="0"/>
              <w:adjustRightInd w:val="0"/>
              <w:spacing w:after="0" w:line="240" w:lineRule="atLeast"/>
              <w:rPr>
                <w:del w:id="491" w:author="Eric Boisvert" w:date="2015-10-29T11:53:00Z"/>
                <w:rFonts w:asciiTheme="minorHAnsi" w:hAnsiTheme="minorHAnsi" w:cs="Arial"/>
                <w:color w:val="000000"/>
                <w:sz w:val="20"/>
                <w:szCs w:val="20"/>
                <w:lang w:val="en-CA"/>
              </w:rPr>
            </w:pPr>
            <w:del w:id="492" w:author="Eric Boisvert" w:date="2015-10-29T11:53:00Z">
              <w:r w:rsidRPr="00D14AF0" w:rsidDel="00401D4D">
                <w:rPr>
                  <w:rFonts w:asciiTheme="minorHAnsi" w:hAnsiTheme="minorHAnsi" w:cs="Arial"/>
                  <w:color w:val="000000"/>
                  <w:sz w:val="20"/>
                  <w:szCs w:val="20"/>
                  <w:lang w:val="en-CA"/>
                </w:rPr>
                <w:delText>URI</w:delText>
              </w:r>
            </w:del>
          </w:p>
        </w:tc>
        <w:tc>
          <w:tcPr>
            <w:tcW w:w="6366" w:type="dxa"/>
          </w:tcPr>
          <w:p w14:paraId="1DD42ACA" w14:textId="2F337EE9" w:rsidR="00D14AF0" w:rsidRPr="00D14AF0" w:rsidDel="00401D4D" w:rsidRDefault="00D14AF0" w:rsidP="00D14AF0">
            <w:pPr>
              <w:autoSpaceDE w:val="0"/>
              <w:autoSpaceDN w:val="0"/>
              <w:adjustRightInd w:val="0"/>
              <w:spacing w:after="0" w:line="240" w:lineRule="atLeast"/>
              <w:rPr>
                <w:del w:id="493" w:author="Eric Boisvert" w:date="2015-10-29T11:53:00Z"/>
                <w:rFonts w:asciiTheme="minorHAnsi" w:hAnsiTheme="minorHAnsi" w:cs="Arial"/>
                <w:color w:val="000000"/>
                <w:sz w:val="20"/>
                <w:szCs w:val="20"/>
                <w:lang w:val="en-CA"/>
              </w:rPr>
            </w:pPr>
            <w:del w:id="494" w:author="Eric Boisvert" w:date="2015-10-29T11:53:00Z">
              <w:r w:rsidRPr="00D14AF0" w:rsidDel="00401D4D">
                <w:rPr>
                  <w:rFonts w:asciiTheme="minorHAnsi" w:hAnsiTheme="minorHAnsi" w:cs="Arial"/>
                  <w:color w:val="000000"/>
                  <w:sz w:val="20"/>
                  <w:szCs w:val="20"/>
                  <w:lang w:val="en-CA"/>
                </w:rPr>
                <w:delText>URI referring the Observation&amp;Measurements (ISO19156) SF_Specimen feature that describes the instance in detail. Mandatory property - if not value is provided then a URI referring to a controlled concept explaining why the value is nil must be provided.</w:delText>
              </w:r>
            </w:del>
          </w:p>
          <w:p w14:paraId="6F7A4EF0" w14:textId="65987667" w:rsidR="00D14AF0" w:rsidRPr="00D14AF0" w:rsidDel="00401D4D" w:rsidRDefault="00D14AF0" w:rsidP="00D14AF0">
            <w:pPr>
              <w:autoSpaceDE w:val="0"/>
              <w:autoSpaceDN w:val="0"/>
              <w:adjustRightInd w:val="0"/>
              <w:spacing w:after="0" w:line="240" w:lineRule="atLeast"/>
              <w:rPr>
                <w:del w:id="495" w:author="Eric Boisvert" w:date="2015-10-29T11:53:00Z"/>
                <w:rFonts w:asciiTheme="minorHAnsi" w:hAnsiTheme="minorHAnsi" w:cs="Arial"/>
                <w:color w:val="000000"/>
                <w:sz w:val="20"/>
                <w:szCs w:val="20"/>
                <w:lang w:val="en-CA"/>
              </w:rPr>
            </w:pPr>
          </w:p>
        </w:tc>
      </w:tr>
      <w:tr w:rsidR="00D14AF0" w:rsidRPr="00D14AF0" w14:paraId="29DC5FDD"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21C0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6" w:name="BKM_691007BD_4B41_46AF_9BC3_D27B06E1FB54"/>
            <w:bookmarkEnd w:id="496"/>
            <w:r w:rsidRPr="00D14AF0">
              <w:rPr>
                <w:rFonts w:asciiTheme="minorHAnsi" w:hAnsiTheme="minorHAnsi" w:cs="Arial"/>
                <w:color w:val="000000"/>
                <w:sz w:val="20"/>
                <w:szCs w:val="20"/>
                <w:lang w:val="en-CA"/>
              </w:rPr>
              <w:t>genericSymbolizer</w:t>
            </w:r>
          </w:p>
        </w:tc>
        <w:tc>
          <w:tcPr>
            <w:tcW w:w="1560" w:type="dxa"/>
          </w:tcPr>
          <w:p w14:paraId="48C9F7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73B2A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03ECAE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F79A334" w14:textId="77777777" w:rsidTr="00D14AF0">
        <w:tc>
          <w:tcPr>
            <w:tcW w:w="1809" w:type="dxa"/>
          </w:tcPr>
          <w:p w14:paraId="065672A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7" w:name="BKM_98D7F43A_2FA6_489F_A1A5_B915D069258B"/>
            <w:bookmarkEnd w:id="497"/>
            <w:r w:rsidRPr="00D14AF0">
              <w:rPr>
                <w:rFonts w:asciiTheme="minorHAnsi" w:hAnsiTheme="minorHAnsi" w:cs="Arial"/>
                <w:color w:val="000000"/>
                <w:sz w:val="20"/>
                <w:szCs w:val="20"/>
                <w:lang w:val="en-CA"/>
              </w:rPr>
              <w:t>shape</w:t>
            </w:r>
          </w:p>
        </w:tc>
        <w:tc>
          <w:tcPr>
            <w:tcW w:w="1560" w:type="dxa"/>
          </w:tcPr>
          <w:p w14:paraId="3D797A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366" w:type="dxa"/>
          </w:tcPr>
          <w:p w14:paraId="786D1B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specimen (generally a point)</w:t>
            </w:r>
          </w:p>
          <w:p w14:paraId="0CBF3C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4747C"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876C9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8" w:name="BKM_B197BD01_D7EB_4B2D_B744_060A34418883"/>
            <w:bookmarkEnd w:id="498"/>
            <w:r w:rsidRPr="00D14AF0">
              <w:rPr>
                <w:rFonts w:asciiTheme="minorHAnsi" w:hAnsiTheme="minorHAnsi" w:cs="Arial"/>
                <w:color w:val="000000"/>
                <w:sz w:val="20"/>
                <w:szCs w:val="20"/>
                <w:lang w:val="en-CA"/>
              </w:rPr>
              <w:t>any</w:t>
            </w:r>
          </w:p>
        </w:tc>
        <w:tc>
          <w:tcPr>
            <w:tcW w:w="1560" w:type="dxa"/>
          </w:tcPr>
          <w:p w14:paraId="200CA6C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366" w:type="dxa"/>
          </w:tcPr>
          <w:p w14:paraId="206822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Place holder for user-defined properties.</w:t>
            </w:r>
          </w:p>
          <w:p w14:paraId="56109B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3565A16C" w14:textId="77777777" w:rsidR="00D14AF0" w:rsidRDefault="00D14AF0" w:rsidP="00D14AF0">
      <w:pPr>
        <w:autoSpaceDE w:val="0"/>
        <w:autoSpaceDN w:val="0"/>
        <w:adjustRightInd w:val="0"/>
        <w:spacing w:after="0" w:line="240" w:lineRule="atLeast"/>
        <w:rPr>
          <w:rFonts w:cs="Arial"/>
          <w:color w:val="000000"/>
          <w:lang w:val="en-CA"/>
        </w:rPr>
      </w:pPr>
    </w:p>
    <w:p w14:paraId="16EE870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21DC49C" w14:textId="77777777" w:rsidTr="003E1755">
        <w:trPr>
          <w:cantSplit/>
        </w:trPr>
        <w:tc>
          <w:tcPr>
            <w:tcW w:w="4219" w:type="dxa"/>
            <w:tcBorders>
              <w:right w:val="nil"/>
            </w:tcBorders>
            <w:shd w:val="clear" w:color="auto" w:fill="auto"/>
          </w:tcPr>
          <w:p w14:paraId="57BFB6E4"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70D8395E" w14:textId="77777777" w:rsidR="00EF110E" w:rsidRPr="00D12552" w:rsidRDefault="00EF110E" w:rsidP="00EF110E">
            <w:pPr>
              <w:pStyle w:val="Tabletext10"/>
              <w:jc w:val="left"/>
              <w:rPr>
                <w:rStyle w:val="reqtext"/>
                <w:lang w:val="en-CA"/>
              </w:rPr>
            </w:pPr>
            <w:r>
              <w:rPr>
                <w:rStyle w:val="reqtext"/>
                <w:lang w:val="en-CA"/>
              </w:rPr>
              <w:t>Identifier SHALL correspond to a representation of GeoSciML GeologicSpecimen</w:t>
            </w:r>
          </w:p>
        </w:tc>
      </w:tr>
    </w:tbl>
    <w:p w14:paraId="3B0C5915"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E79222B" w14:textId="77777777" w:rsidTr="003E1755">
        <w:trPr>
          <w:cantSplit/>
        </w:trPr>
        <w:tc>
          <w:tcPr>
            <w:tcW w:w="4219" w:type="dxa"/>
            <w:tcBorders>
              <w:right w:val="nil"/>
            </w:tcBorders>
            <w:shd w:val="clear" w:color="auto" w:fill="auto"/>
          </w:tcPr>
          <w:p w14:paraId="63C24E3F"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3040BC00" w14:textId="77777777" w:rsidR="00EF110E" w:rsidRPr="00D12552" w:rsidRDefault="00EF110E" w:rsidP="003E1755">
            <w:pPr>
              <w:pStyle w:val="Tabletext10"/>
              <w:jc w:val="left"/>
              <w:rPr>
                <w:rStyle w:val="reqtext"/>
                <w:lang w:val="en-CA"/>
              </w:rPr>
            </w:pPr>
            <w:r>
              <w:rPr>
                <w:rStyle w:val="reqtext"/>
                <w:lang w:val="en-CA"/>
              </w:rPr>
              <w:t>Specimentype-uri SHALL resolve to a vocabulary term describing a geologic specimen type</w:t>
            </w:r>
          </w:p>
        </w:tc>
      </w:tr>
    </w:tbl>
    <w:p w14:paraId="4820A11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90C7B24" w14:textId="77777777" w:rsidTr="003E1755">
        <w:trPr>
          <w:cantSplit/>
        </w:trPr>
        <w:tc>
          <w:tcPr>
            <w:tcW w:w="4219" w:type="dxa"/>
            <w:tcBorders>
              <w:right w:val="nil"/>
            </w:tcBorders>
            <w:shd w:val="clear" w:color="auto" w:fill="auto"/>
          </w:tcPr>
          <w:p w14:paraId="26D1B90B"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56B496DD" w14:textId="77777777" w:rsidR="00EF110E" w:rsidRPr="00D12552" w:rsidRDefault="00EF110E" w:rsidP="00EF110E">
            <w:pPr>
              <w:pStyle w:val="Tabletext10"/>
              <w:jc w:val="left"/>
              <w:rPr>
                <w:rStyle w:val="reqtext"/>
                <w:lang w:val="en-CA"/>
              </w:rPr>
            </w:pPr>
            <w:r>
              <w:rPr>
                <w:rStyle w:val="reqtext"/>
                <w:lang w:val="en-CA"/>
              </w:rPr>
              <w:t>materialClass_uri SHALL resolve to a vocabulary term describing a material class</w:t>
            </w:r>
          </w:p>
        </w:tc>
      </w:tr>
    </w:tbl>
    <w:p w14:paraId="1EDD12A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771FFC8B" w14:textId="77777777" w:rsidTr="003E1755">
        <w:trPr>
          <w:cantSplit/>
        </w:trPr>
        <w:tc>
          <w:tcPr>
            <w:tcW w:w="4219" w:type="dxa"/>
            <w:tcBorders>
              <w:right w:val="nil"/>
            </w:tcBorders>
            <w:shd w:val="clear" w:color="auto" w:fill="auto"/>
          </w:tcPr>
          <w:p w14:paraId="2220A2AD" w14:textId="5E334AD8" w:rsidR="00EF110E" w:rsidRPr="00D12552" w:rsidRDefault="00EF110E" w:rsidP="00EF110E">
            <w:pPr>
              <w:pStyle w:val="Tabletext10"/>
              <w:rPr>
                <w:rStyle w:val="requri"/>
                <w:lang w:val="en-CA"/>
              </w:rPr>
            </w:pPr>
            <w:del w:id="499"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geologicspecimenview-metadata-uri</w:delText>
              </w:r>
            </w:del>
          </w:p>
        </w:tc>
        <w:tc>
          <w:tcPr>
            <w:tcW w:w="4678" w:type="dxa"/>
            <w:tcBorders>
              <w:left w:val="nil"/>
            </w:tcBorders>
            <w:shd w:val="clear" w:color="auto" w:fill="auto"/>
          </w:tcPr>
          <w:p w14:paraId="590D87CF" w14:textId="360D3014" w:rsidR="00EF110E" w:rsidRPr="00D12552" w:rsidRDefault="00EF110E" w:rsidP="00EF110E">
            <w:pPr>
              <w:pStyle w:val="Tabletext10"/>
              <w:jc w:val="left"/>
              <w:rPr>
                <w:rStyle w:val="reqtext"/>
                <w:lang w:val="en-CA"/>
              </w:rPr>
            </w:pPr>
            <w:del w:id="500" w:author="Eric Boisvert" w:date="2015-10-29T11:53:00Z">
              <w:r w:rsidDel="00401D4D">
                <w:rPr>
                  <w:rStyle w:val="reqtext"/>
                  <w:lang w:val="en-CA"/>
                </w:rPr>
                <w:delText>metadata-uri SHALL resolve to a representation of a metadata record</w:delText>
              </w:r>
            </w:del>
          </w:p>
        </w:tc>
      </w:tr>
    </w:tbl>
    <w:p w14:paraId="2128535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42429CE5" w14:textId="77777777" w:rsidTr="003E1755">
        <w:trPr>
          <w:cantSplit/>
        </w:trPr>
        <w:tc>
          <w:tcPr>
            <w:tcW w:w="4219" w:type="dxa"/>
            <w:tcBorders>
              <w:right w:val="nil"/>
            </w:tcBorders>
            <w:shd w:val="clear" w:color="auto" w:fill="auto"/>
          </w:tcPr>
          <w:p w14:paraId="2312DBCC" w14:textId="274D5E68" w:rsidR="00EF110E" w:rsidRPr="00D12552" w:rsidRDefault="00EF110E" w:rsidP="00EF110E">
            <w:pPr>
              <w:pStyle w:val="Tabletext10"/>
              <w:rPr>
                <w:rStyle w:val="requri"/>
                <w:lang w:val="en-CA"/>
              </w:rPr>
            </w:pPr>
            <w:del w:id="501"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geologicspecimenview-specification-uri</w:delText>
              </w:r>
            </w:del>
          </w:p>
        </w:tc>
        <w:tc>
          <w:tcPr>
            <w:tcW w:w="4678" w:type="dxa"/>
            <w:tcBorders>
              <w:left w:val="nil"/>
            </w:tcBorders>
            <w:shd w:val="clear" w:color="auto" w:fill="auto"/>
          </w:tcPr>
          <w:p w14:paraId="2586DFC0" w14:textId="70CB3A99" w:rsidR="00EF110E" w:rsidRPr="00D12552" w:rsidRDefault="00EF110E" w:rsidP="00EF110E">
            <w:pPr>
              <w:pStyle w:val="Tabletext10"/>
              <w:jc w:val="left"/>
              <w:rPr>
                <w:rStyle w:val="reqtext"/>
                <w:lang w:val="en-CA"/>
              </w:rPr>
            </w:pPr>
            <w:del w:id="502" w:author="Eric Boisvert" w:date="2015-10-29T11:53:00Z">
              <w:r w:rsidDel="00401D4D">
                <w:rPr>
                  <w:rStyle w:val="reqtext"/>
                  <w:lang w:val="en-CA"/>
                </w:rPr>
                <w:delText>specification-uri SHALL resolve to a representation of (ISO-19156) SF_Specimen or a vocabulary term describing why the value is nil</w:delText>
              </w:r>
            </w:del>
          </w:p>
        </w:tc>
      </w:tr>
    </w:tbl>
    <w:p w14:paraId="1089D65C" w14:textId="77777777" w:rsidR="00EF110E" w:rsidRDefault="00EF110E" w:rsidP="00D14AF0">
      <w:pPr>
        <w:autoSpaceDE w:val="0"/>
        <w:autoSpaceDN w:val="0"/>
        <w:adjustRightInd w:val="0"/>
        <w:spacing w:after="0" w:line="240" w:lineRule="atLeast"/>
        <w:rPr>
          <w:rFonts w:cs="Arial"/>
          <w:color w:val="000000"/>
          <w:lang w:val="en-CA"/>
        </w:rPr>
      </w:pPr>
    </w:p>
    <w:p w14:paraId="12F140BF" w14:textId="77777777" w:rsidR="00D14AF0" w:rsidRDefault="00D14AF0" w:rsidP="00D14AF0">
      <w:pPr>
        <w:pStyle w:val="Heading3"/>
        <w:rPr>
          <w:lang w:val="en-CA"/>
        </w:rPr>
      </w:pPr>
      <w:r w:rsidRPr="00D14AF0">
        <w:rPr>
          <w:lang w:val="en-CA"/>
        </w:rPr>
        <w:t>G</w:t>
      </w:r>
      <w:bookmarkStart w:id="503" w:name="BKM_9A8B07A1_6F7C_49A9_AE39_CC80241F45D8"/>
      <w:bookmarkEnd w:id="503"/>
      <w:r w:rsidRPr="00D14AF0">
        <w:rPr>
          <w:lang w:val="en-CA"/>
        </w:rPr>
        <w:t>eomorphologicUnitView</w:t>
      </w:r>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6C6FBBBB" wp14:editId="1581DC30">
            <wp:extent cx="2514951" cy="34771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14951" cy="3477111"/>
                    </a:xfrm>
                    <a:prstGeom prst="rect">
                      <a:avLst/>
                    </a:prstGeom>
                  </pic:spPr>
                </pic:pic>
              </a:graphicData>
            </a:graphic>
          </wp:inline>
        </w:drawing>
      </w:r>
    </w:p>
    <w:p w14:paraId="7FB981E8" w14:textId="77777777" w:rsidR="00E426FD" w:rsidRDefault="00E426FD" w:rsidP="00E426FD">
      <w:pPr>
        <w:pStyle w:val="Caption"/>
        <w:rPr>
          <w:rFonts w:cs="Arial"/>
          <w:color w:val="000000"/>
          <w:lang w:val="en-CA"/>
        </w:rPr>
      </w:pPr>
      <w:r>
        <w:t xml:space="preserve">Figure </w:t>
      </w:r>
      <w:fldSimple w:instr=" SEQ Figure \* ARABIC ">
        <w:ins w:id="504" w:author="Eric Boisvert" w:date="2015-10-30T04:23:00Z">
          <w:r w:rsidR="007D2867">
            <w:rPr>
              <w:noProof/>
            </w:rPr>
            <w:t>13</w:t>
          </w:r>
        </w:ins>
        <w:del w:id="505" w:author="Eric Boisvert" w:date="2015-10-30T04:23:00Z">
          <w:r w:rsidR="00090DCF" w:rsidDel="007D2867">
            <w:rPr>
              <w:noProof/>
            </w:rPr>
            <w:delText>12</w:delText>
          </w:r>
        </w:del>
      </w:fldSimple>
      <w:r>
        <w:t xml:space="preserve"> : GeomorphologicUnitView</w:t>
      </w:r>
    </w:p>
    <w:p w14:paraId="0AB98D42"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GeomorphologicUnit.</w:t>
      </w:r>
      <w:proofErr w:type="gramEnd"/>
      <w:r w:rsidRPr="00D14AF0">
        <w:rPr>
          <w:rFonts w:cs="Arial"/>
          <w:color w:val="000000"/>
          <w:lang w:val="en-CA"/>
        </w:rPr>
        <w:t xml:space="preserve">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B6CC6B7" w14:textId="77777777" w:rsidR="00D14AF0" w:rsidRPr="00D14AF0" w:rsidRDefault="00D14AF0" w:rsidP="00D14AF0">
      <w:pPr>
        <w:autoSpaceDE w:val="0"/>
        <w:autoSpaceDN w:val="0"/>
        <w:adjustRightInd w:val="0"/>
        <w:spacing w:after="0" w:line="240" w:lineRule="atLeast"/>
        <w:rPr>
          <w:rFonts w:cs="Arial"/>
          <w:color w:val="000000"/>
          <w:lang w:val="en-CA"/>
        </w:rPr>
      </w:pPr>
    </w:p>
    <w:p w14:paraId="6710149F" w14:textId="77777777" w:rsidR="00D14AF0" w:rsidRPr="00D14AF0" w:rsidRDefault="00D14AF0" w:rsidP="00D14AF0">
      <w:pPr>
        <w:autoSpaceDE w:val="0"/>
        <w:autoSpaceDN w:val="0"/>
        <w:adjustRightInd w:val="0"/>
        <w:spacing w:after="0" w:line="240" w:lineRule="atLeast"/>
        <w:rPr>
          <w:rFonts w:cs="Arial"/>
          <w:color w:val="000000"/>
          <w:lang w:val="en-CA"/>
        </w:rPr>
      </w:pPr>
    </w:p>
    <w:p w14:paraId="6EF4162A" w14:textId="77777777" w:rsidR="00D14AF0" w:rsidRDefault="00D14AF0" w:rsidP="00D14AF0">
      <w:pPr>
        <w:pStyle w:val="Caption"/>
        <w:keepNext/>
      </w:pPr>
      <w:r>
        <w:t xml:space="preserve">Table </w:t>
      </w:r>
      <w:fldSimple w:instr=" SEQ Table \* ARABIC ">
        <w:r w:rsidR="004D3EF3">
          <w:rPr>
            <w:noProof/>
          </w:rPr>
          <w:t>6</w:t>
        </w:r>
      </w:fldSimple>
      <w:proofErr w:type="gramStart"/>
      <w:r>
        <w:t xml:space="preserve"> </w:t>
      </w:r>
      <w:proofErr w:type="gramEnd"/>
      <w:r>
        <w:t xml:space="preserve"> : </w:t>
      </w:r>
      <w:r w:rsidRPr="00E93683">
        <w:t>GeomorphologicUnitView</w:t>
      </w:r>
      <w:r>
        <w:t xml:space="preserve"> properties</w:t>
      </w:r>
    </w:p>
    <w:tbl>
      <w:tblPr>
        <w:tblStyle w:val="LightShading"/>
        <w:tblW w:w="9735" w:type="dxa"/>
        <w:tblLayout w:type="fixed"/>
        <w:tblLook w:val="0420" w:firstRow="1" w:lastRow="0" w:firstColumn="0" w:lastColumn="0" w:noHBand="0" w:noVBand="1"/>
      </w:tblPr>
      <w:tblGrid>
        <w:gridCol w:w="2518"/>
        <w:gridCol w:w="1559"/>
        <w:gridCol w:w="5658"/>
      </w:tblGrid>
      <w:tr w:rsidR="00D14AF0" w:rsidRPr="00D14AF0" w14:paraId="4B18E346"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250333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6" w:name="BKM_75AF76F0_4AFF_4758_AA5C_4DD9A3A326DF"/>
            <w:bookmarkEnd w:id="506"/>
            <w:r w:rsidRPr="00D14AF0">
              <w:rPr>
                <w:rFonts w:asciiTheme="minorHAnsi" w:hAnsiTheme="minorHAnsi" w:cs="Arial"/>
                <w:color w:val="000000"/>
                <w:sz w:val="20"/>
                <w:szCs w:val="20"/>
                <w:lang w:val="en-CA"/>
              </w:rPr>
              <w:t>Name</w:t>
            </w:r>
          </w:p>
        </w:tc>
        <w:tc>
          <w:tcPr>
            <w:tcW w:w="1559" w:type="dxa"/>
          </w:tcPr>
          <w:p w14:paraId="06DBC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91DE6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02E9DEB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4D3E3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1FC4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92FAD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151933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6E7278" w14:textId="77777777" w:rsidTr="00D14AF0">
        <w:tc>
          <w:tcPr>
            <w:tcW w:w="2518" w:type="dxa"/>
          </w:tcPr>
          <w:p w14:paraId="611207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7" w:name="BKM_AD80CBD8_BB55_4F42_B330_20E3957181FD"/>
            <w:bookmarkEnd w:id="507"/>
            <w:r w:rsidRPr="00D14AF0">
              <w:rPr>
                <w:rFonts w:asciiTheme="minorHAnsi" w:hAnsiTheme="minorHAnsi" w:cs="Arial"/>
                <w:color w:val="000000"/>
                <w:sz w:val="20"/>
                <w:szCs w:val="20"/>
                <w:lang w:val="en-CA"/>
              </w:rPr>
              <w:t>name</w:t>
            </w:r>
          </w:p>
        </w:tc>
        <w:tc>
          <w:tcPr>
            <w:tcW w:w="1559" w:type="dxa"/>
          </w:tcPr>
          <w:p w14:paraId="0BBA28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FAC4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GeomorphologicUnit.</w:t>
            </w:r>
          </w:p>
          <w:p w14:paraId="0FB16B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EEC811"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C2A2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8" w:name="BKM_B608D83A_BCB7_40BE_B5B4_7C18680327EF"/>
            <w:bookmarkEnd w:id="508"/>
            <w:r w:rsidRPr="00D14AF0">
              <w:rPr>
                <w:rFonts w:asciiTheme="minorHAnsi" w:hAnsiTheme="minorHAnsi" w:cs="Arial"/>
                <w:color w:val="000000"/>
                <w:sz w:val="20"/>
                <w:szCs w:val="20"/>
                <w:lang w:val="en-CA"/>
              </w:rPr>
              <w:t>description</w:t>
            </w:r>
          </w:p>
        </w:tc>
        <w:tc>
          <w:tcPr>
            <w:tcW w:w="1559" w:type="dxa"/>
          </w:tcPr>
          <w:p w14:paraId="37D9A4A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8E4AA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GeomorphologicUnit, typically taken from an entry on a map legend.</w:t>
            </w:r>
          </w:p>
          <w:p w14:paraId="74D199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330E0C" w14:paraId="2A147703" w14:textId="77777777" w:rsidTr="00D14AF0">
        <w:tc>
          <w:tcPr>
            <w:tcW w:w="2518" w:type="dxa"/>
          </w:tcPr>
          <w:p w14:paraId="0E7DF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9" w:name="BKM_BB7DE53B_2076_4732_85CB_314A0C996CFE"/>
            <w:bookmarkEnd w:id="509"/>
            <w:r w:rsidRPr="00D14AF0">
              <w:rPr>
                <w:rFonts w:asciiTheme="minorHAnsi" w:hAnsiTheme="minorHAnsi" w:cs="Arial"/>
                <w:color w:val="000000"/>
                <w:sz w:val="20"/>
                <w:szCs w:val="20"/>
                <w:lang w:val="en-CA"/>
              </w:rPr>
              <w:t>activity</w:t>
            </w:r>
          </w:p>
        </w:tc>
        <w:tc>
          <w:tcPr>
            <w:tcW w:w="1559" w:type="dxa"/>
          </w:tcPr>
          <w:p w14:paraId="109133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2D6A047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if the feature is changing and how fast.</w:t>
            </w:r>
          </w:p>
          <w:p w14:paraId="573913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r w:rsidRPr="00D14AF0">
              <w:rPr>
                <w:rFonts w:asciiTheme="minorHAnsi" w:hAnsiTheme="minorHAnsi" w:cs="Arial"/>
                <w:color w:val="000000"/>
                <w:sz w:val="20"/>
                <w:szCs w:val="20"/>
                <w:lang w:val="fr-CA"/>
              </w:rPr>
              <w:t>e.g. active, dormant, stable....</w:t>
            </w:r>
          </w:p>
          <w:p w14:paraId="439AF0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p>
        </w:tc>
      </w:tr>
      <w:tr w:rsidR="00D14AF0" w:rsidRPr="00D14AF0" w14:paraId="3A31F01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266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0" w:name="BKM_0F33C868_B8F6_4CD9_B1BE_D64AF7054352"/>
            <w:bookmarkEnd w:id="510"/>
            <w:r w:rsidRPr="00D14AF0">
              <w:rPr>
                <w:rFonts w:asciiTheme="minorHAnsi" w:hAnsiTheme="minorHAnsi" w:cs="Arial"/>
                <w:color w:val="000000"/>
                <w:sz w:val="20"/>
                <w:szCs w:val="20"/>
                <w:lang w:val="en-CA"/>
              </w:rPr>
              <w:t>landformClass</w:t>
            </w:r>
          </w:p>
        </w:tc>
        <w:tc>
          <w:tcPr>
            <w:tcW w:w="1559" w:type="dxa"/>
          </w:tcPr>
          <w:p w14:paraId="52D879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5BCAB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a broad classification of landform, preferably from a controlled vocabulary. (eg, anthropogenic, natural)</w:t>
            </w:r>
          </w:p>
          <w:p w14:paraId="4207A4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848DF9" w14:textId="77777777" w:rsidTr="00D14AF0">
        <w:tc>
          <w:tcPr>
            <w:tcW w:w="2518" w:type="dxa"/>
          </w:tcPr>
          <w:p w14:paraId="28D4A6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1" w:name="BKM_858F77A8_91BC_4E92_9873_3DE29220EA84"/>
            <w:bookmarkEnd w:id="511"/>
            <w:r w:rsidRPr="00D14AF0">
              <w:rPr>
                <w:rFonts w:asciiTheme="minorHAnsi" w:hAnsiTheme="minorHAnsi" w:cs="Arial"/>
                <w:color w:val="000000"/>
                <w:sz w:val="20"/>
                <w:szCs w:val="20"/>
                <w:lang w:val="en-CA"/>
              </w:rPr>
              <w:t>unitType</w:t>
            </w:r>
          </w:p>
        </w:tc>
        <w:tc>
          <w:tcPr>
            <w:tcW w:w="1559" w:type="dxa"/>
          </w:tcPr>
          <w:p w14:paraId="0110F2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22A55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GeomorphologicUnit. Preferably from a controlled vocabular (eg, hill, crater, moraine, plain)</w:t>
            </w:r>
          </w:p>
          <w:p w14:paraId="2D2EFB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E1238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4782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2" w:name="BKM_6C47293B_9B00_4958_AE14_E2FF8C6503C9"/>
            <w:bookmarkEnd w:id="512"/>
            <w:r w:rsidRPr="00D14AF0">
              <w:rPr>
                <w:rFonts w:asciiTheme="minorHAnsi" w:hAnsiTheme="minorHAnsi" w:cs="Arial"/>
                <w:color w:val="000000"/>
                <w:sz w:val="20"/>
                <w:szCs w:val="20"/>
                <w:lang w:val="en-CA"/>
              </w:rPr>
              <w:lastRenderedPageBreak/>
              <w:t>lithology</w:t>
            </w:r>
          </w:p>
        </w:tc>
        <w:tc>
          <w:tcPr>
            <w:tcW w:w="1559" w:type="dxa"/>
          </w:tcPr>
          <w:p w14:paraId="585AE6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25BAF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GeomorphologicUnit's lithological composition.</w:t>
            </w:r>
          </w:p>
          <w:p w14:paraId="0263FC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908C0B" w14:textId="77777777" w:rsidTr="00D14AF0">
        <w:tc>
          <w:tcPr>
            <w:tcW w:w="2518" w:type="dxa"/>
          </w:tcPr>
          <w:p w14:paraId="681DE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3" w:name="BKM_4798819D_722E_4089_880A_68AA29864E45"/>
            <w:bookmarkEnd w:id="513"/>
            <w:r w:rsidRPr="00D14AF0">
              <w:rPr>
                <w:rFonts w:asciiTheme="minorHAnsi" w:hAnsiTheme="minorHAnsi" w:cs="Arial"/>
                <w:color w:val="000000"/>
                <w:sz w:val="20"/>
                <w:szCs w:val="20"/>
                <w:lang w:val="en-CA"/>
              </w:rPr>
              <w:t>geologicHistory</w:t>
            </w:r>
          </w:p>
        </w:tc>
        <w:tc>
          <w:tcPr>
            <w:tcW w:w="1559" w:type="dxa"/>
          </w:tcPr>
          <w:p w14:paraId="5F1852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32EC1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GeomorphologicUnit (where age is a sequence of events and may include process and environment information).</w:t>
            </w:r>
          </w:p>
          <w:p w14:paraId="73CD71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4C07F7"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35940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4" w:name="BKM_FB28CC82_D6AA_481A_BA03_BB82515D05CD"/>
            <w:bookmarkEnd w:id="514"/>
            <w:r w:rsidRPr="00D14AF0">
              <w:rPr>
                <w:rFonts w:asciiTheme="minorHAnsi" w:hAnsiTheme="minorHAnsi" w:cs="Arial"/>
                <w:color w:val="000000"/>
                <w:sz w:val="20"/>
                <w:szCs w:val="20"/>
                <w:lang w:val="en-CA"/>
              </w:rPr>
              <w:t>representativeNumericAge</w:t>
            </w:r>
          </w:p>
        </w:tc>
        <w:tc>
          <w:tcPr>
            <w:tcW w:w="1559" w:type="dxa"/>
          </w:tcPr>
          <w:p w14:paraId="720EA1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5658" w:type="dxa"/>
          </w:tcPr>
          <w:p w14:paraId="36561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Numerical representation of the representative age in Ma.</w:t>
            </w:r>
          </w:p>
          <w:p w14:paraId="1F8B2D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873F46" w14:textId="77777777" w:rsidTr="00D14AF0">
        <w:tc>
          <w:tcPr>
            <w:tcW w:w="2518" w:type="dxa"/>
          </w:tcPr>
          <w:p w14:paraId="34DA6A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5" w:name="BKM_81066ECA_2108_4DF2_B25E_F440E68432B7"/>
            <w:bookmarkEnd w:id="515"/>
            <w:r w:rsidRPr="00D14AF0">
              <w:rPr>
                <w:rFonts w:asciiTheme="minorHAnsi" w:hAnsiTheme="minorHAnsi" w:cs="Arial"/>
                <w:color w:val="000000"/>
                <w:sz w:val="20"/>
                <w:szCs w:val="20"/>
                <w:lang w:val="en-CA"/>
              </w:rPr>
              <w:t>observationMethod</w:t>
            </w:r>
          </w:p>
        </w:tc>
        <w:tc>
          <w:tcPr>
            <w:tcW w:w="1559" w:type="dxa"/>
          </w:tcPr>
          <w:p w14:paraId="3A23F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0F2B7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approach to observation metadata when data are reported using a feature view (as opposed to observation view).</w:t>
            </w:r>
          </w:p>
          <w:p w14:paraId="4A6F9A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412775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7D9336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6" w:name="BKM_E37CFBB1_57FD_4CA3_9961_34992E857685"/>
            <w:bookmarkEnd w:id="516"/>
            <w:r w:rsidRPr="00D14AF0">
              <w:rPr>
                <w:rFonts w:asciiTheme="minorHAnsi" w:hAnsiTheme="minorHAnsi" w:cs="Arial"/>
                <w:color w:val="000000"/>
                <w:sz w:val="20"/>
                <w:szCs w:val="20"/>
                <w:lang w:val="en-CA"/>
              </w:rPr>
              <w:t>positionalAccuracy</w:t>
            </w:r>
          </w:p>
        </w:tc>
        <w:tc>
          <w:tcPr>
            <w:tcW w:w="1559" w:type="dxa"/>
          </w:tcPr>
          <w:p w14:paraId="1396E1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E5951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63A88C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E01818" w14:textId="77777777" w:rsidTr="00D14AF0">
        <w:tc>
          <w:tcPr>
            <w:tcW w:w="2518" w:type="dxa"/>
          </w:tcPr>
          <w:p w14:paraId="637A09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7" w:name="BKM_2EFAD6D8_0A90_47E6_A3AC_B0F503630287"/>
            <w:bookmarkEnd w:id="517"/>
            <w:r w:rsidRPr="00D14AF0">
              <w:rPr>
                <w:rFonts w:asciiTheme="minorHAnsi" w:hAnsiTheme="minorHAnsi" w:cs="Arial"/>
                <w:color w:val="000000"/>
                <w:sz w:val="20"/>
                <w:szCs w:val="20"/>
                <w:lang w:val="en-CA"/>
              </w:rPr>
              <w:t>source</w:t>
            </w:r>
          </w:p>
        </w:tc>
        <w:tc>
          <w:tcPr>
            <w:tcW w:w="1559" w:type="dxa"/>
          </w:tcPr>
          <w:p w14:paraId="5BB9D82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3A6B6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DA2CE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1F9B6DA"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509289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8" w:name="BKM_21524384_B208_4A32_A2E5_0FFB4D6E8D7C"/>
            <w:bookmarkEnd w:id="518"/>
            <w:r w:rsidRPr="00D14AF0">
              <w:rPr>
                <w:rFonts w:asciiTheme="minorHAnsi" w:hAnsiTheme="minorHAnsi" w:cs="Arial"/>
                <w:color w:val="000000"/>
                <w:sz w:val="20"/>
                <w:szCs w:val="20"/>
                <w:lang w:val="en-CA"/>
              </w:rPr>
              <w:t>activity_uri</w:t>
            </w:r>
          </w:p>
        </w:tc>
        <w:tc>
          <w:tcPr>
            <w:tcW w:w="1559" w:type="dxa"/>
          </w:tcPr>
          <w:p w14:paraId="4B67C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66FCC8F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activity term drawn from a controlled vocabulary.</w:t>
            </w:r>
          </w:p>
          <w:p w14:paraId="0AB7A3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6EF4025" w14:textId="77777777" w:rsidTr="00D14AF0">
        <w:tc>
          <w:tcPr>
            <w:tcW w:w="2518" w:type="dxa"/>
          </w:tcPr>
          <w:p w14:paraId="23E893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9" w:name="BKM_E5DB8674_7F07_4817_BA2B_997C684B521D"/>
            <w:bookmarkEnd w:id="519"/>
            <w:r w:rsidRPr="00D14AF0">
              <w:rPr>
                <w:rFonts w:asciiTheme="minorHAnsi" w:hAnsiTheme="minorHAnsi" w:cs="Arial"/>
                <w:color w:val="000000"/>
                <w:sz w:val="20"/>
                <w:szCs w:val="20"/>
                <w:lang w:val="en-CA"/>
              </w:rPr>
              <w:t>landformClass_uri</w:t>
            </w:r>
          </w:p>
        </w:tc>
        <w:tc>
          <w:tcPr>
            <w:tcW w:w="1559" w:type="dxa"/>
          </w:tcPr>
          <w:p w14:paraId="2C7BDC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26BB3C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landform term drawn from a controlled vocabulary.</w:t>
            </w:r>
          </w:p>
          <w:p w14:paraId="77FED9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5E036F"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37C72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0" w:name="BKM_B79C058B_F1A5_47C5_B3E2_CD87F62870F2"/>
            <w:bookmarkEnd w:id="520"/>
            <w:r w:rsidRPr="00D14AF0">
              <w:rPr>
                <w:rFonts w:asciiTheme="minorHAnsi" w:hAnsiTheme="minorHAnsi" w:cs="Arial"/>
                <w:color w:val="000000"/>
                <w:sz w:val="20"/>
                <w:szCs w:val="20"/>
                <w:lang w:val="en-CA"/>
              </w:rPr>
              <w:t>unitType_uri</w:t>
            </w:r>
          </w:p>
        </w:tc>
        <w:tc>
          <w:tcPr>
            <w:tcW w:w="1559" w:type="dxa"/>
          </w:tcPr>
          <w:p w14:paraId="783AE4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66734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GeomorphologicUnit types. Mandatory property - if no value is provided then a URI referring to a controlled concept explaining why the value is nil must be provided.</w:t>
            </w:r>
          </w:p>
          <w:p w14:paraId="405FAC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400397D" w14:textId="77777777" w:rsidTr="00D14AF0">
        <w:tc>
          <w:tcPr>
            <w:tcW w:w="2518" w:type="dxa"/>
          </w:tcPr>
          <w:p w14:paraId="7EB68A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1" w:name="BKM_A559EAAB_B89D_43D3_B221_4C6D46321258"/>
            <w:bookmarkEnd w:id="521"/>
            <w:r w:rsidRPr="00D14AF0">
              <w:rPr>
                <w:rFonts w:asciiTheme="minorHAnsi" w:hAnsiTheme="minorHAnsi" w:cs="Arial"/>
                <w:color w:val="000000"/>
                <w:sz w:val="20"/>
                <w:szCs w:val="20"/>
                <w:lang w:val="en-CA"/>
              </w:rPr>
              <w:t>representativeLithology_uri</w:t>
            </w:r>
          </w:p>
        </w:tc>
        <w:tc>
          <w:tcPr>
            <w:tcW w:w="1559" w:type="dxa"/>
          </w:tcPr>
          <w:p w14:paraId="3BDF937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B287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2A9512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0AA0F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7AA4E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2" w:name="BKM_234AE185_16BA_4884_8974_68DBF37A4B28"/>
            <w:bookmarkEnd w:id="522"/>
            <w:r w:rsidRPr="00D14AF0">
              <w:rPr>
                <w:rFonts w:asciiTheme="minorHAnsi" w:hAnsiTheme="minorHAnsi" w:cs="Arial"/>
                <w:color w:val="000000"/>
                <w:sz w:val="20"/>
                <w:szCs w:val="20"/>
                <w:lang w:val="en-CA"/>
              </w:rPr>
              <w:t>representativeAge_uri</w:t>
            </w:r>
          </w:p>
        </w:tc>
        <w:tc>
          <w:tcPr>
            <w:tcW w:w="1559" w:type="dxa"/>
          </w:tcPr>
          <w:p w14:paraId="2B9323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46C7AC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75408A6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50B1D07" w14:textId="77777777" w:rsidTr="00D14AF0">
        <w:tc>
          <w:tcPr>
            <w:tcW w:w="2518" w:type="dxa"/>
          </w:tcPr>
          <w:p w14:paraId="5ACE97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3" w:name="BKM_B342A581_116B_4A14_8384_0F4F6231BFC6"/>
            <w:bookmarkEnd w:id="523"/>
            <w:r w:rsidRPr="00D14AF0">
              <w:rPr>
                <w:rFonts w:asciiTheme="minorHAnsi" w:hAnsiTheme="minorHAnsi" w:cs="Arial"/>
                <w:color w:val="000000"/>
                <w:sz w:val="20"/>
                <w:szCs w:val="20"/>
                <w:lang w:val="en-CA"/>
              </w:rPr>
              <w:t>specification_uri</w:t>
            </w:r>
          </w:p>
        </w:tc>
        <w:tc>
          <w:tcPr>
            <w:tcW w:w="1559" w:type="dxa"/>
          </w:tcPr>
          <w:p w14:paraId="42A711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E4F854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the GeoSciML GeomorphologicUnit feature that describes the instance in detail. Mandatory property - if not value is provided then a URI referring to a controlled concept explaining </w:t>
            </w:r>
            <w:r w:rsidRPr="00D14AF0">
              <w:rPr>
                <w:rFonts w:asciiTheme="minorHAnsi" w:hAnsiTheme="minorHAnsi" w:cs="Arial"/>
                <w:color w:val="000000"/>
                <w:sz w:val="20"/>
                <w:szCs w:val="20"/>
                <w:lang w:val="en-CA"/>
              </w:rPr>
              <w:lastRenderedPageBreak/>
              <w:t>why the value is nil must be provided.</w:t>
            </w:r>
          </w:p>
          <w:p w14:paraId="6BB8A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B5A0FA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665508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4" w:name="BKM_CE5055FF_94D8_42AD_B46A_0041AB28334E"/>
            <w:bookmarkEnd w:id="524"/>
            <w:r w:rsidRPr="00D14AF0">
              <w:rPr>
                <w:rFonts w:asciiTheme="minorHAnsi" w:hAnsiTheme="minorHAnsi" w:cs="Arial"/>
                <w:color w:val="000000"/>
                <w:sz w:val="20"/>
                <w:szCs w:val="20"/>
                <w:lang w:val="en-CA"/>
              </w:rPr>
              <w:lastRenderedPageBreak/>
              <w:t>metadata_uri</w:t>
            </w:r>
          </w:p>
        </w:tc>
        <w:tc>
          <w:tcPr>
            <w:tcW w:w="1559" w:type="dxa"/>
          </w:tcPr>
          <w:p w14:paraId="67CE89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797FEF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3C21E4F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597410" w14:textId="77777777" w:rsidTr="00D14AF0">
        <w:tc>
          <w:tcPr>
            <w:tcW w:w="2518" w:type="dxa"/>
          </w:tcPr>
          <w:p w14:paraId="49185D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5" w:name="BKM_F34DEFBD_2300_4BCD_9500_6FD1B9CE045E"/>
            <w:bookmarkEnd w:id="525"/>
            <w:r w:rsidRPr="00D14AF0">
              <w:rPr>
                <w:rFonts w:asciiTheme="minorHAnsi" w:hAnsiTheme="minorHAnsi" w:cs="Arial"/>
                <w:color w:val="000000"/>
                <w:sz w:val="20"/>
                <w:szCs w:val="20"/>
                <w:lang w:val="en-CA"/>
              </w:rPr>
              <w:t>genericSymbolizer</w:t>
            </w:r>
          </w:p>
        </w:tc>
        <w:tc>
          <w:tcPr>
            <w:tcW w:w="1559" w:type="dxa"/>
          </w:tcPr>
          <w:p w14:paraId="46BF49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6D01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7ED802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C9D813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BC670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6" w:name="BKM_C0E26832_94FE_4E03_98DE_F2986912ECBC"/>
            <w:bookmarkEnd w:id="526"/>
            <w:r w:rsidRPr="00D14AF0">
              <w:rPr>
                <w:rFonts w:asciiTheme="minorHAnsi" w:hAnsiTheme="minorHAnsi" w:cs="Arial"/>
                <w:color w:val="000000"/>
                <w:sz w:val="20"/>
                <w:szCs w:val="20"/>
                <w:lang w:val="en-CA"/>
              </w:rPr>
              <w:t>shape</w:t>
            </w:r>
          </w:p>
        </w:tc>
        <w:tc>
          <w:tcPr>
            <w:tcW w:w="1559" w:type="dxa"/>
          </w:tcPr>
          <w:p w14:paraId="26CCB9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16FC738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DE7B1D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FC5D4D9" w14:textId="77777777" w:rsidTr="00D14AF0">
        <w:tc>
          <w:tcPr>
            <w:tcW w:w="2518" w:type="dxa"/>
          </w:tcPr>
          <w:p w14:paraId="71739A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7" w:name="BKM_04EE2E72_5511_48AE_9048_CF9126C4A13D"/>
            <w:bookmarkEnd w:id="527"/>
            <w:r w:rsidRPr="00D14AF0">
              <w:rPr>
                <w:rFonts w:asciiTheme="minorHAnsi" w:hAnsiTheme="minorHAnsi" w:cs="Arial"/>
                <w:color w:val="000000"/>
                <w:sz w:val="20"/>
                <w:szCs w:val="20"/>
                <w:lang w:val="en-CA"/>
              </w:rPr>
              <w:t>any</w:t>
            </w:r>
          </w:p>
        </w:tc>
        <w:tc>
          <w:tcPr>
            <w:tcW w:w="1559" w:type="dxa"/>
          </w:tcPr>
          <w:p w14:paraId="7AF1D0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29D7FE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5E431D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383764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A1E76" w:rsidRPr="00D12552" w14:paraId="00B29E17" w14:textId="77777777" w:rsidTr="003E1755">
        <w:trPr>
          <w:cantSplit/>
        </w:trPr>
        <w:tc>
          <w:tcPr>
            <w:tcW w:w="4219" w:type="dxa"/>
            <w:tcBorders>
              <w:right w:val="nil"/>
            </w:tcBorders>
            <w:shd w:val="clear" w:color="auto" w:fill="auto"/>
          </w:tcPr>
          <w:p w14:paraId="155E5047" w14:textId="77777777" w:rsidR="001A1E76" w:rsidRPr="00D12552" w:rsidRDefault="001A1E76" w:rsidP="00BA576A">
            <w:pPr>
              <w:pStyle w:val="Tabletext10"/>
              <w:rPr>
                <w:rStyle w:val="requri"/>
                <w:lang w:val="en-CA"/>
              </w:rPr>
            </w:pPr>
            <w:r>
              <w:rPr>
                <w:rStyle w:val="requri"/>
                <w:lang w:val="en-CA"/>
              </w:rPr>
              <w:t>/req/gsml4-portrayal</w:t>
            </w:r>
            <w:r w:rsidRPr="00D12552">
              <w:rPr>
                <w:rStyle w:val="requri"/>
                <w:lang w:val="en-CA"/>
              </w:rPr>
              <w:t>/</w:t>
            </w:r>
            <w:r w:rsidR="00BA576A">
              <w:rPr>
                <w:rStyle w:val="requri"/>
                <w:lang w:val="en-CA"/>
              </w:rPr>
              <w:t>geomorphologicunitview</w:t>
            </w:r>
            <w:r>
              <w:rPr>
                <w:rStyle w:val="requri"/>
                <w:lang w:val="en-CA"/>
              </w:rPr>
              <w:t>-identifier</w:t>
            </w:r>
          </w:p>
        </w:tc>
        <w:tc>
          <w:tcPr>
            <w:tcW w:w="4678" w:type="dxa"/>
            <w:tcBorders>
              <w:left w:val="nil"/>
            </w:tcBorders>
            <w:shd w:val="clear" w:color="auto" w:fill="auto"/>
          </w:tcPr>
          <w:p w14:paraId="5E3A6146" w14:textId="50F316C0" w:rsidR="001A1E76" w:rsidRPr="00D12552" w:rsidRDefault="001A1E76" w:rsidP="00401D4D">
            <w:pPr>
              <w:pStyle w:val="Tabletext10"/>
              <w:jc w:val="left"/>
              <w:rPr>
                <w:rStyle w:val="reqtext"/>
                <w:lang w:val="en-CA"/>
              </w:rPr>
            </w:pPr>
            <w:r>
              <w:rPr>
                <w:rStyle w:val="reqtext"/>
                <w:lang w:val="en-CA"/>
              </w:rPr>
              <w:t xml:space="preserve">Identifier </w:t>
            </w:r>
            <w:del w:id="528" w:author="Eric Boisvert" w:date="2015-10-29T11:54:00Z">
              <w:r w:rsidDel="00401D4D">
                <w:rPr>
                  <w:rStyle w:val="reqtext"/>
                  <w:lang w:val="en-CA"/>
                </w:rPr>
                <w:delText xml:space="preserve">SHALL </w:delText>
              </w:r>
            </w:del>
            <w:ins w:id="529" w:author="Eric Boisvert" w:date="2015-10-29T11:54:00Z">
              <w:r w:rsidR="00401D4D">
                <w:rPr>
                  <w:rStyle w:val="reqtext"/>
                  <w:lang w:val="en-CA"/>
                </w:rPr>
                <w:t xml:space="preserve">SHOULD </w:t>
              </w:r>
            </w:ins>
            <w:r>
              <w:rPr>
                <w:rStyle w:val="reqtext"/>
                <w:lang w:val="en-CA"/>
              </w:rPr>
              <w:t>correspond to a representation of GeoSciML MappedFeature</w:t>
            </w:r>
          </w:p>
        </w:tc>
      </w:tr>
    </w:tbl>
    <w:p w14:paraId="5F677BCC"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14ED1F96" w14:textId="77777777" w:rsidTr="003E1755">
        <w:trPr>
          <w:cantSplit/>
        </w:trPr>
        <w:tc>
          <w:tcPr>
            <w:tcW w:w="4219" w:type="dxa"/>
            <w:tcBorders>
              <w:right w:val="nil"/>
            </w:tcBorders>
            <w:shd w:val="clear" w:color="auto" w:fill="auto"/>
          </w:tcPr>
          <w:p w14:paraId="200517B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7E6C1EF9" w14:textId="77777777" w:rsidR="00BA576A" w:rsidRPr="00D12552" w:rsidRDefault="00BA576A" w:rsidP="003E1755">
            <w:pPr>
              <w:pStyle w:val="Tabletext10"/>
              <w:jc w:val="left"/>
              <w:rPr>
                <w:rStyle w:val="reqtext"/>
                <w:lang w:val="en-CA"/>
              </w:rPr>
            </w:pPr>
            <w:r>
              <w:rPr>
                <w:rStyle w:val="reqtext"/>
                <w:lang w:val="en-CA"/>
              </w:rPr>
              <w:t>Activity_uri SHALL resolve to a representation of a vocabulary term describing an activity</w:t>
            </w:r>
          </w:p>
        </w:tc>
      </w:tr>
    </w:tbl>
    <w:p w14:paraId="67E16AF9"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2652039" w14:textId="77777777" w:rsidTr="003E1755">
        <w:trPr>
          <w:cantSplit/>
        </w:trPr>
        <w:tc>
          <w:tcPr>
            <w:tcW w:w="4219" w:type="dxa"/>
            <w:tcBorders>
              <w:right w:val="nil"/>
            </w:tcBorders>
            <w:shd w:val="clear" w:color="auto" w:fill="auto"/>
          </w:tcPr>
          <w:p w14:paraId="4DD1B6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geomorphologicunitview-landformClass_uri</w:t>
            </w:r>
          </w:p>
        </w:tc>
        <w:tc>
          <w:tcPr>
            <w:tcW w:w="4678" w:type="dxa"/>
            <w:tcBorders>
              <w:left w:val="nil"/>
            </w:tcBorders>
            <w:shd w:val="clear" w:color="auto" w:fill="auto"/>
          </w:tcPr>
          <w:p w14:paraId="01444058"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landform class</w:t>
            </w:r>
          </w:p>
        </w:tc>
      </w:tr>
    </w:tbl>
    <w:p w14:paraId="6C9203A5"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F9EDE0E" w14:textId="77777777" w:rsidTr="003E1755">
        <w:trPr>
          <w:cantSplit/>
        </w:trPr>
        <w:tc>
          <w:tcPr>
            <w:tcW w:w="4219" w:type="dxa"/>
            <w:tcBorders>
              <w:right w:val="nil"/>
            </w:tcBorders>
            <w:shd w:val="clear" w:color="auto" w:fill="auto"/>
          </w:tcPr>
          <w:p w14:paraId="38A2CD96"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58B5C04B" w14:textId="18BCA8AE" w:rsidR="00BA576A" w:rsidRPr="00D12552" w:rsidRDefault="00BA576A" w:rsidP="00BA576A">
            <w:pPr>
              <w:pStyle w:val="Tabletext10"/>
              <w:jc w:val="left"/>
              <w:rPr>
                <w:rStyle w:val="reqtext"/>
                <w:lang w:val="en-CA"/>
              </w:rPr>
            </w:pPr>
            <w:del w:id="530" w:author="Eric Boisvert" w:date="2015-10-29T11:54:00Z">
              <w:r w:rsidDel="00401D4D">
                <w:rPr>
                  <w:rStyle w:val="reqtext"/>
                  <w:lang w:val="en-CA"/>
                </w:rPr>
                <w:delText>Landform</w:delText>
              </w:r>
            </w:del>
            <w:proofErr w:type="gramStart"/>
            <w:ins w:id="531" w:author="Eric Boisvert" w:date="2015-10-29T11:54:00Z">
              <w:r w:rsidR="00401D4D">
                <w:rPr>
                  <w:rStyle w:val="reqtext"/>
                  <w:lang w:val="en-CA"/>
                </w:rPr>
                <w:t>unitType</w:t>
              </w:r>
            </w:ins>
            <w:r>
              <w:rPr>
                <w:rStyle w:val="reqtext"/>
                <w:lang w:val="en-CA"/>
              </w:rPr>
              <w:t>_uri</w:t>
            </w:r>
            <w:proofErr w:type="gramEnd"/>
            <w:r>
              <w:rPr>
                <w:rStyle w:val="reqtext"/>
                <w:lang w:val="en-CA"/>
              </w:rPr>
              <w:t xml:space="preserve"> SHALL resolve to a representation of a vocabulary term describing a GeomorphologicUnit or a vocabulary term describing why the value is nil.</w:t>
            </w:r>
          </w:p>
        </w:tc>
      </w:tr>
    </w:tbl>
    <w:p w14:paraId="1CB98CA4"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6FB9FEF9" w14:textId="77777777" w:rsidTr="003E1755">
        <w:trPr>
          <w:cantSplit/>
        </w:trPr>
        <w:tc>
          <w:tcPr>
            <w:tcW w:w="4219" w:type="dxa"/>
            <w:tcBorders>
              <w:right w:val="nil"/>
            </w:tcBorders>
            <w:shd w:val="clear" w:color="auto" w:fill="auto"/>
          </w:tcPr>
          <w:p w14:paraId="155522F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7E2BC1E2" w14:textId="77777777" w:rsidR="00BA576A" w:rsidRPr="00D12552" w:rsidRDefault="00BA576A" w:rsidP="00BA576A">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4D778AA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F167E80" w14:textId="77777777" w:rsidTr="003E1755">
        <w:trPr>
          <w:cantSplit/>
        </w:trPr>
        <w:tc>
          <w:tcPr>
            <w:tcW w:w="4219" w:type="dxa"/>
            <w:tcBorders>
              <w:right w:val="nil"/>
            </w:tcBorders>
            <w:shd w:val="clear" w:color="auto" w:fill="auto"/>
          </w:tcPr>
          <w:p w14:paraId="7E0FB7D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3C0C4DEE" w14:textId="77777777" w:rsidR="00BA576A" w:rsidRPr="00D12552" w:rsidRDefault="00BA576A" w:rsidP="00BA576A">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5CFFC29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0480B78" w14:textId="77777777" w:rsidTr="003E1755">
        <w:trPr>
          <w:cantSplit/>
        </w:trPr>
        <w:tc>
          <w:tcPr>
            <w:tcW w:w="4219" w:type="dxa"/>
            <w:tcBorders>
              <w:right w:val="nil"/>
            </w:tcBorders>
            <w:shd w:val="clear" w:color="auto" w:fill="auto"/>
          </w:tcPr>
          <w:p w14:paraId="5AD86595"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3ABDD959" w14:textId="77777777" w:rsidR="00BA576A" w:rsidRPr="00D12552" w:rsidRDefault="00BA576A" w:rsidP="00BA576A">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06ECAFC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D7BE69D" w14:textId="77777777" w:rsidTr="003E1755">
        <w:trPr>
          <w:cantSplit/>
        </w:trPr>
        <w:tc>
          <w:tcPr>
            <w:tcW w:w="4219" w:type="dxa"/>
            <w:tcBorders>
              <w:right w:val="nil"/>
            </w:tcBorders>
            <w:shd w:val="clear" w:color="auto" w:fill="auto"/>
          </w:tcPr>
          <w:p w14:paraId="4120D73D" w14:textId="4FEC9EF4" w:rsidR="00BA576A" w:rsidRPr="00D12552" w:rsidRDefault="00BA576A" w:rsidP="00BA576A">
            <w:pPr>
              <w:pStyle w:val="Tabletext10"/>
              <w:rPr>
                <w:rStyle w:val="requri"/>
                <w:lang w:val="en-CA"/>
              </w:rPr>
            </w:pPr>
            <w:del w:id="532" w:author="Eric Boisvert" w:date="2015-10-29T11:57:00Z">
              <w:r w:rsidDel="00F23489">
                <w:rPr>
                  <w:rStyle w:val="requri"/>
                  <w:lang w:val="en-CA"/>
                </w:rPr>
                <w:delText>/req/gsml4-portrayal</w:delText>
              </w:r>
              <w:r w:rsidRPr="00D12552" w:rsidDel="00F23489">
                <w:rPr>
                  <w:rStyle w:val="requri"/>
                  <w:lang w:val="en-CA"/>
                </w:rPr>
                <w:delText>/</w:delText>
              </w:r>
              <w:r w:rsidDel="00F23489">
                <w:rPr>
                  <w:rStyle w:val="requri"/>
                  <w:lang w:val="en-CA"/>
                </w:rPr>
                <w:delText>geomorphologicunitview-metadata-uri</w:delText>
              </w:r>
            </w:del>
          </w:p>
        </w:tc>
        <w:tc>
          <w:tcPr>
            <w:tcW w:w="4678" w:type="dxa"/>
            <w:tcBorders>
              <w:left w:val="nil"/>
            </w:tcBorders>
            <w:shd w:val="clear" w:color="auto" w:fill="auto"/>
          </w:tcPr>
          <w:p w14:paraId="23EE067E" w14:textId="142360F2" w:rsidR="00BA576A" w:rsidRPr="00D12552" w:rsidRDefault="00BA576A" w:rsidP="00BA576A">
            <w:pPr>
              <w:pStyle w:val="Tabletext10"/>
              <w:jc w:val="left"/>
              <w:rPr>
                <w:rStyle w:val="reqtext"/>
                <w:lang w:val="en-CA"/>
              </w:rPr>
            </w:pPr>
            <w:del w:id="533" w:author="Eric Boisvert" w:date="2015-10-29T11:57:00Z">
              <w:r w:rsidDel="00F23489">
                <w:rPr>
                  <w:rStyle w:val="reqtext"/>
                  <w:lang w:val="en-CA"/>
                </w:rPr>
                <w:delText>metadata_uri SHALL resolve to a representation of a metadata record</w:delText>
              </w:r>
            </w:del>
          </w:p>
        </w:tc>
      </w:tr>
    </w:tbl>
    <w:p w14:paraId="154B02E2" w14:textId="77777777" w:rsidR="00BA576A" w:rsidRDefault="00BA576A" w:rsidP="00D14AF0">
      <w:pPr>
        <w:autoSpaceDE w:val="0"/>
        <w:autoSpaceDN w:val="0"/>
        <w:adjustRightInd w:val="0"/>
        <w:spacing w:after="0" w:line="240" w:lineRule="atLeast"/>
        <w:rPr>
          <w:rFonts w:cs="Arial"/>
          <w:color w:val="000000"/>
          <w:lang w:val="en-CA"/>
        </w:rPr>
      </w:pPr>
    </w:p>
    <w:p w14:paraId="79BA56AA" w14:textId="77777777" w:rsidR="00BA576A" w:rsidRDefault="00BA576A" w:rsidP="00D14AF0">
      <w:pPr>
        <w:autoSpaceDE w:val="0"/>
        <w:autoSpaceDN w:val="0"/>
        <w:adjustRightInd w:val="0"/>
        <w:spacing w:after="0" w:line="240" w:lineRule="atLeast"/>
        <w:rPr>
          <w:rFonts w:cs="Arial"/>
          <w:color w:val="000000"/>
          <w:lang w:val="en-CA"/>
        </w:rPr>
      </w:pPr>
    </w:p>
    <w:p w14:paraId="7C9BAB4B" w14:textId="77777777" w:rsidR="00D14AF0" w:rsidRDefault="00D14AF0" w:rsidP="00D14AF0">
      <w:pPr>
        <w:pStyle w:val="Heading3"/>
        <w:rPr>
          <w:lang w:val="en-CA"/>
        </w:rPr>
      </w:pPr>
      <w:r w:rsidRPr="00D14AF0">
        <w:rPr>
          <w:lang w:val="en-CA"/>
        </w:rPr>
        <w:t>S</w:t>
      </w:r>
      <w:bookmarkStart w:id="534" w:name="BKM_CE5E700D_EBA4_44CA_83C8_617C916DF033"/>
      <w:bookmarkEnd w:id="534"/>
      <w:r w:rsidRPr="00D14AF0">
        <w:rPr>
          <w:lang w:val="en-CA"/>
        </w:rPr>
        <w:t>hearDisplacementStructureView</w:t>
      </w:r>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31E8DC9A" wp14:editId="4D63DE81">
            <wp:extent cx="2514951" cy="3600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14951" cy="3600953"/>
                    </a:xfrm>
                    <a:prstGeom prst="rect">
                      <a:avLst/>
                    </a:prstGeom>
                  </pic:spPr>
                </pic:pic>
              </a:graphicData>
            </a:graphic>
          </wp:inline>
        </w:drawing>
      </w:r>
    </w:p>
    <w:p w14:paraId="43E0C4DD" w14:textId="77777777" w:rsidR="00E426FD" w:rsidRDefault="00E426FD" w:rsidP="00E426FD">
      <w:pPr>
        <w:pStyle w:val="Caption"/>
        <w:rPr>
          <w:rFonts w:cs="Arial"/>
          <w:color w:val="000000"/>
          <w:lang w:val="en-CA"/>
        </w:rPr>
      </w:pPr>
      <w:r>
        <w:t xml:space="preserve">Figure </w:t>
      </w:r>
      <w:fldSimple w:instr=" SEQ Figure \* ARABIC ">
        <w:ins w:id="535" w:author="Eric Boisvert" w:date="2015-10-30T04:23:00Z">
          <w:r w:rsidR="007D2867">
            <w:rPr>
              <w:noProof/>
            </w:rPr>
            <w:t>14</w:t>
          </w:r>
        </w:ins>
        <w:del w:id="536" w:author="Eric Boisvert" w:date="2015-10-30T04:23:00Z">
          <w:r w:rsidR="00090DCF" w:rsidDel="007D2867">
            <w:rPr>
              <w:noProof/>
            </w:rPr>
            <w:delText>13</w:delText>
          </w:r>
        </w:del>
      </w:fldSimple>
      <w:r>
        <w:t>: 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ShearDisplacementStructure.</w:t>
      </w:r>
      <w:proofErr w:type="gramEnd"/>
      <w:r w:rsidRPr="00D14AF0">
        <w:rPr>
          <w:rFonts w:cs="Arial"/>
          <w:color w:val="000000"/>
          <w:lang w:val="en-CA"/>
        </w:rPr>
        <w:t xml:space="preserv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Pr="00D14AF0" w:rsidRDefault="00D14AF0" w:rsidP="00D14AF0">
      <w:pPr>
        <w:autoSpaceDE w:val="0"/>
        <w:autoSpaceDN w:val="0"/>
        <w:adjustRightInd w:val="0"/>
        <w:spacing w:after="0" w:line="240" w:lineRule="atLeast"/>
        <w:rPr>
          <w:rFonts w:cs="Arial"/>
          <w:color w:val="000000"/>
          <w:lang w:val="en-CA"/>
        </w:rPr>
      </w:pPr>
    </w:p>
    <w:p w14:paraId="3952A12B" w14:textId="77777777" w:rsidR="00D14AF0" w:rsidRPr="00D14AF0" w:rsidRDefault="00D14AF0" w:rsidP="00D14AF0">
      <w:pPr>
        <w:autoSpaceDE w:val="0"/>
        <w:autoSpaceDN w:val="0"/>
        <w:adjustRightInd w:val="0"/>
        <w:spacing w:after="0" w:line="240" w:lineRule="atLeast"/>
        <w:rPr>
          <w:rFonts w:cs="Arial"/>
          <w:color w:val="000000"/>
          <w:lang w:val="en-CA"/>
        </w:rPr>
      </w:pPr>
    </w:p>
    <w:p w14:paraId="31FDAF36" w14:textId="77777777" w:rsidR="00D14AF0" w:rsidRDefault="00D14AF0" w:rsidP="00D14AF0">
      <w:pPr>
        <w:pStyle w:val="Caption"/>
        <w:keepNext/>
      </w:pPr>
      <w:r>
        <w:t xml:space="preserve">Table </w:t>
      </w:r>
      <w:fldSimple w:instr=" SEQ Table \* ARABIC ">
        <w:r w:rsidR="004D3EF3">
          <w:rPr>
            <w:noProof/>
          </w:rPr>
          <w:t>7</w:t>
        </w:r>
      </w:fldSimple>
      <w:r>
        <w:t xml:space="preserve">: </w:t>
      </w:r>
      <w:r w:rsidRPr="00F876A8">
        <w:t>ShearDisplacementStructure</w:t>
      </w:r>
      <w:r>
        <w:t>View properties</w:t>
      </w:r>
    </w:p>
    <w:tbl>
      <w:tblPr>
        <w:tblStyle w:val="LightShading"/>
        <w:tblW w:w="9735" w:type="dxa"/>
        <w:tblLayout w:type="fixed"/>
        <w:tblLook w:val="0420" w:firstRow="1" w:lastRow="0" w:firstColumn="0" w:lastColumn="0" w:noHBand="0" w:noVBand="1"/>
      </w:tblPr>
      <w:tblGrid>
        <w:gridCol w:w="3245"/>
        <w:gridCol w:w="3245"/>
        <w:gridCol w:w="3245"/>
      </w:tblGrid>
      <w:tr w:rsidR="00D14AF0" w:rsidRPr="00D14AF0" w14:paraId="2C30EDAF" w14:textId="77777777" w:rsidTr="00D14AF0">
        <w:trPr>
          <w:cnfStyle w:val="100000000000" w:firstRow="1" w:lastRow="0" w:firstColumn="0" w:lastColumn="0" w:oddVBand="0" w:evenVBand="0" w:oddHBand="0" w:evenHBand="0" w:firstRowFirstColumn="0" w:firstRowLastColumn="0" w:lastRowFirstColumn="0" w:lastRowLastColumn="0"/>
        </w:trPr>
        <w:tc>
          <w:tcPr>
            <w:tcW w:w="3245" w:type="dxa"/>
          </w:tcPr>
          <w:p w14:paraId="6C37741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37" w:name="BKM_11E20CA8_2344_4418_A9F9_325A11426D44"/>
            <w:bookmarkEnd w:id="537"/>
            <w:r w:rsidRPr="00D14AF0">
              <w:rPr>
                <w:rFonts w:asciiTheme="minorHAnsi" w:hAnsiTheme="minorHAnsi" w:cs="Arial"/>
                <w:color w:val="000000"/>
                <w:sz w:val="20"/>
                <w:szCs w:val="20"/>
                <w:lang w:val="en-CA"/>
              </w:rPr>
              <w:t>Name</w:t>
            </w:r>
          </w:p>
        </w:tc>
        <w:tc>
          <w:tcPr>
            <w:tcW w:w="3245" w:type="dxa"/>
          </w:tcPr>
          <w:p w14:paraId="266EAA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3245" w:type="dxa"/>
          </w:tcPr>
          <w:p w14:paraId="7E8AC1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37179CC0"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C1B1E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3245" w:type="dxa"/>
          </w:tcPr>
          <w:p w14:paraId="677E47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28839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identifer. Should have the same value as the corresponding GeoSciML MappedFeature.</w:t>
            </w:r>
          </w:p>
          <w:p w14:paraId="6F2344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D0E5E3" w14:textId="77777777" w:rsidTr="00D14AF0">
        <w:tc>
          <w:tcPr>
            <w:tcW w:w="3245" w:type="dxa"/>
          </w:tcPr>
          <w:p w14:paraId="1FE540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38" w:name="BKM_20A123B5_7607_4A2B_A3F4_2BA8EEA3BD6E"/>
            <w:bookmarkEnd w:id="538"/>
            <w:r w:rsidRPr="00D14AF0">
              <w:rPr>
                <w:rFonts w:asciiTheme="minorHAnsi" w:hAnsiTheme="minorHAnsi" w:cs="Arial"/>
                <w:color w:val="000000"/>
                <w:sz w:val="20"/>
                <w:szCs w:val="20"/>
                <w:lang w:val="en-CA"/>
              </w:rPr>
              <w:t>name</w:t>
            </w:r>
          </w:p>
        </w:tc>
        <w:tc>
          <w:tcPr>
            <w:tcW w:w="3245" w:type="dxa"/>
          </w:tcPr>
          <w:p w14:paraId="38DCC5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88582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the ShearDisplacementStructure.</w:t>
            </w:r>
          </w:p>
          <w:p w14:paraId="04DB0E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EA3F571"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3101A0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39" w:name="BKM_62E65A70_EB75_497A_886F_BAAEBB60A5EC"/>
            <w:bookmarkEnd w:id="539"/>
            <w:r w:rsidRPr="00D14AF0">
              <w:rPr>
                <w:rFonts w:asciiTheme="minorHAnsi" w:hAnsiTheme="minorHAnsi" w:cs="Arial"/>
                <w:color w:val="000000"/>
                <w:sz w:val="20"/>
                <w:szCs w:val="20"/>
                <w:lang w:val="en-CA"/>
              </w:rPr>
              <w:t>description</w:t>
            </w:r>
          </w:p>
        </w:tc>
        <w:tc>
          <w:tcPr>
            <w:tcW w:w="3245" w:type="dxa"/>
          </w:tcPr>
          <w:p w14:paraId="1BC30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23444D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ShearDisplacementStructure, typically taken from an entry on a geological map legend.</w:t>
            </w:r>
          </w:p>
          <w:p w14:paraId="0E5D5C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8FC52A" w14:textId="77777777" w:rsidTr="00D14AF0">
        <w:tc>
          <w:tcPr>
            <w:tcW w:w="3245" w:type="dxa"/>
          </w:tcPr>
          <w:p w14:paraId="630BC4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0" w:name="BKM_3F13203C_BEB3_44A2_B8B9_417C5D453C67"/>
            <w:bookmarkEnd w:id="540"/>
            <w:r w:rsidRPr="00D14AF0">
              <w:rPr>
                <w:rFonts w:asciiTheme="minorHAnsi" w:hAnsiTheme="minorHAnsi" w:cs="Arial"/>
                <w:color w:val="000000"/>
                <w:sz w:val="20"/>
                <w:szCs w:val="20"/>
                <w:lang w:val="en-CA"/>
              </w:rPr>
              <w:t>faultType</w:t>
            </w:r>
          </w:p>
        </w:tc>
        <w:tc>
          <w:tcPr>
            <w:tcW w:w="3245" w:type="dxa"/>
          </w:tcPr>
          <w:p w14:paraId="55756B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49E5F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ShearDisplacementStructure (as defined in GeoSciML).</w:t>
            </w:r>
          </w:p>
          <w:p w14:paraId="1AB2CD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29413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E8BB31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1" w:name="BKM_D9E97001_975E_4E48_B383_84E3B817A9D6"/>
            <w:bookmarkEnd w:id="541"/>
            <w:r w:rsidRPr="00D14AF0">
              <w:rPr>
                <w:rFonts w:asciiTheme="minorHAnsi" w:hAnsiTheme="minorHAnsi" w:cs="Arial"/>
                <w:color w:val="000000"/>
                <w:sz w:val="20"/>
                <w:szCs w:val="20"/>
                <w:lang w:val="en-CA"/>
              </w:rPr>
              <w:lastRenderedPageBreak/>
              <w:t>movementType</w:t>
            </w:r>
          </w:p>
        </w:tc>
        <w:tc>
          <w:tcPr>
            <w:tcW w:w="3245" w:type="dxa"/>
          </w:tcPr>
          <w:p w14:paraId="7062B3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59D6F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type of movement (eg dip-slip, strike-slip) on the ShearDisplacementStructure.</w:t>
            </w:r>
          </w:p>
          <w:p w14:paraId="53D9CA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9497AC" w14:textId="77777777" w:rsidTr="00D14AF0">
        <w:tc>
          <w:tcPr>
            <w:tcW w:w="3245" w:type="dxa"/>
          </w:tcPr>
          <w:p w14:paraId="7AB7DB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2" w:name="BKM_ABD8F88A_D6D5_49E8_B4C4_6E53A78AD465"/>
            <w:bookmarkEnd w:id="542"/>
            <w:r w:rsidRPr="00D14AF0">
              <w:rPr>
                <w:rFonts w:asciiTheme="minorHAnsi" w:hAnsiTheme="minorHAnsi" w:cs="Arial"/>
                <w:color w:val="000000"/>
                <w:sz w:val="20"/>
                <w:szCs w:val="20"/>
                <w:lang w:val="en-CA"/>
              </w:rPr>
              <w:t>deformationStyle</w:t>
            </w:r>
          </w:p>
        </w:tc>
        <w:tc>
          <w:tcPr>
            <w:tcW w:w="3245" w:type="dxa"/>
          </w:tcPr>
          <w:p w14:paraId="7A776A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5245A7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Describes the style of deformation (eg brittle</w:t>
            </w:r>
            <w:proofErr w:type="gramStart"/>
            <w:r w:rsidRPr="00D14AF0">
              <w:rPr>
                <w:rFonts w:asciiTheme="minorHAnsi" w:hAnsiTheme="minorHAnsi" w:cs="Arial"/>
                <w:color w:val="000000"/>
                <w:sz w:val="20"/>
                <w:szCs w:val="20"/>
                <w:lang w:val="en-CA"/>
              </w:rPr>
              <w:t>,ductile</w:t>
            </w:r>
            <w:proofErr w:type="gramEnd"/>
            <w:r w:rsidRPr="00D14AF0">
              <w:rPr>
                <w:rFonts w:asciiTheme="minorHAnsi" w:hAnsiTheme="minorHAnsi" w:cs="Arial"/>
                <w:color w:val="000000"/>
                <w:sz w:val="20"/>
                <w:szCs w:val="20"/>
                <w:lang w:val="en-CA"/>
              </w:rPr>
              <w:t xml:space="preserve"> etc) for the ShearDisplacementStructure.</w:t>
            </w:r>
          </w:p>
          <w:p w14:paraId="55267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5FC06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F8B85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3" w:name="BKM_7660FDA3_AB42_45F9_86AB_19287D13C566"/>
            <w:bookmarkEnd w:id="543"/>
            <w:r w:rsidRPr="00D14AF0">
              <w:rPr>
                <w:rFonts w:asciiTheme="minorHAnsi" w:hAnsiTheme="minorHAnsi" w:cs="Arial"/>
                <w:color w:val="000000"/>
                <w:sz w:val="20"/>
                <w:szCs w:val="20"/>
                <w:lang w:val="en-CA"/>
              </w:rPr>
              <w:t>displacement</w:t>
            </w:r>
          </w:p>
        </w:tc>
        <w:tc>
          <w:tcPr>
            <w:tcW w:w="3245" w:type="dxa"/>
          </w:tcPr>
          <w:p w14:paraId="467CA0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36136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displacement across the ShearDisplacementStructure.</w:t>
            </w:r>
          </w:p>
          <w:p w14:paraId="226936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1E1AA01" w14:textId="77777777" w:rsidTr="00D14AF0">
        <w:tc>
          <w:tcPr>
            <w:tcW w:w="3245" w:type="dxa"/>
          </w:tcPr>
          <w:p w14:paraId="29660EA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4" w:name="BKM_28FFF6C1_C18B_4629_BB75_27AFBE7647AB"/>
            <w:bookmarkEnd w:id="544"/>
            <w:r w:rsidRPr="00D14AF0">
              <w:rPr>
                <w:rFonts w:asciiTheme="minorHAnsi" w:hAnsiTheme="minorHAnsi" w:cs="Arial"/>
                <w:color w:val="000000"/>
                <w:sz w:val="20"/>
                <w:szCs w:val="20"/>
                <w:lang w:val="en-CA"/>
              </w:rPr>
              <w:t>geologicHistory</w:t>
            </w:r>
          </w:p>
        </w:tc>
        <w:tc>
          <w:tcPr>
            <w:tcW w:w="3245" w:type="dxa"/>
          </w:tcPr>
          <w:p w14:paraId="4B4E17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DE5B83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ShearDisplacementStructure (where age is a sequence of events and may include process and environment information).</w:t>
            </w:r>
          </w:p>
          <w:p w14:paraId="40D90D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E6D09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943DB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5" w:name="BKM_DE525394_F288_4E7F_AF29_CF676A7FB892"/>
            <w:bookmarkEnd w:id="545"/>
            <w:r w:rsidRPr="00D14AF0">
              <w:rPr>
                <w:rFonts w:asciiTheme="minorHAnsi" w:hAnsiTheme="minorHAnsi" w:cs="Arial"/>
                <w:color w:val="000000"/>
                <w:sz w:val="20"/>
                <w:szCs w:val="20"/>
                <w:lang w:val="en-CA"/>
              </w:rPr>
              <w:t>numericOlderAge</w:t>
            </w:r>
          </w:p>
        </w:tc>
        <w:tc>
          <w:tcPr>
            <w:tcW w:w="3245" w:type="dxa"/>
          </w:tcPr>
          <w:p w14:paraId="2B4F6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20B90E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Older age of the fault/shear structure, represented Ma.</w:t>
            </w:r>
          </w:p>
          <w:p w14:paraId="766F2B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94B7113" w14:textId="77777777" w:rsidTr="00D14AF0">
        <w:tc>
          <w:tcPr>
            <w:tcW w:w="3245" w:type="dxa"/>
          </w:tcPr>
          <w:p w14:paraId="2EDDCB6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6" w:name="BKM_BDA40AB6_6C56_4E4F_9588_C051912996DC"/>
            <w:bookmarkEnd w:id="546"/>
            <w:r w:rsidRPr="00D14AF0">
              <w:rPr>
                <w:rFonts w:asciiTheme="minorHAnsi" w:hAnsiTheme="minorHAnsi" w:cs="Arial"/>
                <w:color w:val="000000"/>
                <w:sz w:val="20"/>
                <w:szCs w:val="20"/>
                <w:lang w:val="en-CA"/>
              </w:rPr>
              <w:t>numericYoungerAge</w:t>
            </w:r>
          </w:p>
        </w:tc>
        <w:tc>
          <w:tcPr>
            <w:tcW w:w="3245" w:type="dxa"/>
          </w:tcPr>
          <w:p w14:paraId="0DD153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32853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Younger age of the fault/shear </w:t>
            </w:r>
            <w:proofErr w:type="gramStart"/>
            <w:r w:rsidRPr="00D14AF0">
              <w:rPr>
                <w:rFonts w:asciiTheme="minorHAnsi" w:hAnsiTheme="minorHAnsi" w:cs="Arial"/>
                <w:color w:val="000000"/>
                <w:sz w:val="20"/>
                <w:szCs w:val="20"/>
                <w:lang w:val="en-CA"/>
              </w:rPr>
              <w:t>structure,</w:t>
            </w:r>
            <w:proofErr w:type="gramEnd"/>
            <w:r w:rsidRPr="00D14AF0">
              <w:rPr>
                <w:rFonts w:asciiTheme="minorHAnsi" w:hAnsiTheme="minorHAnsi" w:cs="Arial"/>
                <w:color w:val="000000"/>
                <w:sz w:val="20"/>
                <w:szCs w:val="20"/>
                <w:lang w:val="en-CA"/>
              </w:rPr>
              <w:t xml:space="preserve"> represented Ma.</w:t>
            </w:r>
          </w:p>
          <w:p w14:paraId="3C454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E1CFE3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E3DC7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7" w:name="BKM_2209CF72_C0AB_47F3_BB22_4A2E8334027A"/>
            <w:bookmarkEnd w:id="547"/>
            <w:r w:rsidRPr="00D14AF0">
              <w:rPr>
                <w:rFonts w:asciiTheme="minorHAnsi" w:hAnsiTheme="minorHAnsi" w:cs="Arial"/>
                <w:color w:val="000000"/>
                <w:sz w:val="20"/>
                <w:szCs w:val="20"/>
                <w:lang w:val="en-CA"/>
              </w:rPr>
              <w:t>observationMethod</w:t>
            </w:r>
          </w:p>
        </w:tc>
        <w:tc>
          <w:tcPr>
            <w:tcW w:w="3245" w:type="dxa"/>
          </w:tcPr>
          <w:p w14:paraId="530E40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4DC52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34E4E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5785BCF" w14:textId="77777777" w:rsidTr="00D14AF0">
        <w:tc>
          <w:tcPr>
            <w:tcW w:w="3245" w:type="dxa"/>
          </w:tcPr>
          <w:p w14:paraId="59522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8" w:name="BKM_BD7868DF_0409_467D_8844_EE4674C50774"/>
            <w:bookmarkEnd w:id="548"/>
            <w:r w:rsidRPr="00D14AF0">
              <w:rPr>
                <w:rFonts w:asciiTheme="minorHAnsi" w:hAnsiTheme="minorHAnsi" w:cs="Arial"/>
                <w:color w:val="000000"/>
                <w:sz w:val="20"/>
                <w:szCs w:val="20"/>
                <w:lang w:val="en-CA"/>
              </w:rPr>
              <w:t>positionalAccuracy</w:t>
            </w:r>
          </w:p>
        </w:tc>
        <w:tc>
          <w:tcPr>
            <w:tcW w:w="3245" w:type="dxa"/>
          </w:tcPr>
          <w:p w14:paraId="410528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7DE916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720499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3050A3"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566DE2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9" w:name="BKM_674A1294_59BE_4203_9B03_BC5D6023992F"/>
            <w:bookmarkEnd w:id="549"/>
            <w:r w:rsidRPr="00D14AF0">
              <w:rPr>
                <w:rFonts w:asciiTheme="minorHAnsi" w:hAnsiTheme="minorHAnsi" w:cs="Arial"/>
                <w:color w:val="000000"/>
                <w:sz w:val="20"/>
                <w:szCs w:val="20"/>
                <w:lang w:val="en-CA"/>
              </w:rPr>
              <w:t>source</w:t>
            </w:r>
          </w:p>
        </w:tc>
        <w:tc>
          <w:tcPr>
            <w:tcW w:w="3245" w:type="dxa"/>
          </w:tcPr>
          <w:p w14:paraId="366562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A8923E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2A3346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89F2AC6" w14:textId="77777777" w:rsidTr="00D14AF0">
        <w:tc>
          <w:tcPr>
            <w:tcW w:w="3245" w:type="dxa"/>
          </w:tcPr>
          <w:p w14:paraId="3492441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0" w:name="BKM_A1B86BC0_3316_46AB_8D32_7786DFA0771F"/>
            <w:bookmarkEnd w:id="550"/>
            <w:r w:rsidRPr="00D14AF0">
              <w:rPr>
                <w:rFonts w:asciiTheme="minorHAnsi" w:hAnsiTheme="minorHAnsi" w:cs="Arial"/>
                <w:color w:val="000000"/>
                <w:sz w:val="20"/>
                <w:szCs w:val="20"/>
                <w:lang w:val="en-CA"/>
              </w:rPr>
              <w:lastRenderedPageBreak/>
              <w:t>faultType_uri</w:t>
            </w:r>
          </w:p>
        </w:tc>
        <w:tc>
          <w:tcPr>
            <w:tcW w:w="3245" w:type="dxa"/>
          </w:tcPr>
          <w:p w14:paraId="6A4B46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4DB968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fault (ShearDisplacementStructure) type. Mandatory propery - if not value is provided then a URI referring to a conctrolled concept explaining why the value is nil must be provided.</w:t>
            </w:r>
          </w:p>
          <w:p w14:paraId="572A9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26F21A"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D38B5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1" w:name="BKM_5ED9FA7F_347C_499C_BF86_2B88071AD840"/>
            <w:bookmarkEnd w:id="551"/>
            <w:r w:rsidRPr="00D14AF0">
              <w:rPr>
                <w:rFonts w:asciiTheme="minorHAnsi" w:hAnsiTheme="minorHAnsi" w:cs="Arial"/>
                <w:color w:val="000000"/>
                <w:sz w:val="20"/>
                <w:szCs w:val="20"/>
                <w:lang w:val="en-CA"/>
              </w:rPr>
              <w:t>movementType_uri</w:t>
            </w:r>
          </w:p>
        </w:tc>
        <w:tc>
          <w:tcPr>
            <w:tcW w:w="3245" w:type="dxa"/>
          </w:tcPr>
          <w:p w14:paraId="739D01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950BE0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movement type. Mandatory propery - if not value is provided then a URI referring to a conctrolled concept explaining why the value is nil must be provided.</w:t>
            </w:r>
          </w:p>
          <w:p w14:paraId="599639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459D2D" w14:textId="77777777" w:rsidTr="00D14AF0">
        <w:tc>
          <w:tcPr>
            <w:tcW w:w="3245" w:type="dxa"/>
          </w:tcPr>
          <w:p w14:paraId="3822BC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2" w:name="BKM_EC7555C0_681D_45F5_BEFB_0F7BFDEF3CFB"/>
            <w:bookmarkEnd w:id="552"/>
            <w:r w:rsidRPr="00D14AF0">
              <w:rPr>
                <w:rFonts w:asciiTheme="minorHAnsi" w:hAnsiTheme="minorHAnsi" w:cs="Arial"/>
                <w:color w:val="000000"/>
                <w:sz w:val="20"/>
                <w:szCs w:val="20"/>
                <w:lang w:val="en-CA"/>
              </w:rPr>
              <w:t>deformationStyle_uri</w:t>
            </w:r>
          </w:p>
        </w:tc>
        <w:tc>
          <w:tcPr>
            <w:tcW w:w="3245" w:type="dxa"/>
          </w:tcPr>
          <w:p w14:paraId="27B645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16909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deformation style. Mandatory propery - if not value is provided then a URI referring to a conctrolled concept explaining why the value is nil must be provided.</w:t>
            </w:r>
          </w:p>
          <w:p w14:paraId="44A711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833F7F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1AB9A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3" w:name="BKM_36C08EC9_BB32_4BDE_99FD_336AAA2512BB"/>
            <w:bookmarkEnd w:id="553"/>
            <w:r w:rsidRPr="00D14AF0">
              <w:rPr>
                <w:rFonts w:asciiTheme="minorHAnsi" w:hAnsiTheme="minorHAnsi" w:cs="Arial"/>
                <w:color w:val="000000"/>
                <w:sz w:val="20"/>
                <w:szCs w:val="20"/>
                <w:lang w:val="en-CA"/>
              </w:rPr>
              <w:t>representativeAge_uri</w:t>
            </w:r>
          </w:p>
        </w:tc>
        <w:tc>
          <w:tcPr>
            <w:tcW w:w="3245" w:type="dxa"/>
          </w:tcPr>
          <w:p w14:paraId="2F50CB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9A5516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p w14:paraId="6630C6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E2AFB5" w14:textId="77777777" w:rsidTr="00D14AF0">
        <w:tc>
          <w:tcPr>
            <w:tcW w:w="3245" w:type="dxa"/>
          </w:tcPr>
          <w:p w14:paraId="7CBCE5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4" w:name="BKM_34B08950_B320_4DCA_B7B3_801822442BA1"/>
            <w:bookmarkEnd w:id="554"/>
            <w:r w:rsidRPr="00D14AF0">
              <w:rPr>
                <w:rFonts w:asciiTheme="minorHAnsi" w:hAnsiTheme="minorHAnsi" w:cs="Arial"/>
                <w:color w:val="000000"/>
                <w:sz w:val="20"/>
                <w:szCs w:val="20"/>
                <w:lang w:val="en-CA"/>
              </w:rPr>
              <w:t>representativeOlderAge_uri</w:t>
            </w:r>
          </w:p>
        </w:tc>
        <w:tc>
          <w:tcPr>
            <w:tcW w:w="3245" w:type="dxa"/>
          </w:tcPr>
          <w:p w14:paraId="75B566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B24917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54EE5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44BDC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E7B9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5" w:name="BKM_1D369827_5E0B_4F3B_99DE_498DE4F4D001"/>
            <w:bookmarkEnd w:id="555"/>
            <w:r w:rsidRPr="00D14AF0">
              <w:rPr>
                <w:rFonts w:asciiTheme="minorHAnsi" w:hAnsiTheme="minorHAnsi" w:cs="Arial"/>
                <w:color w:val="000000"/>
                <w:sz w:val="20"/>
                <w:szCs w:val="20"/>
                <w:lang w:val="en-CA"/>
              </w:rPr>
              <w:t>representativeYoungerAge_uri</w:t>
            </w:r>
          </w:p>
        </w:tc>
        <w:tc>
          <w:tcPr>
            <w:tcW w:w="3245" w:type="dxa"/>
          </w:tcPr>
          <w:p w14:paraId="5762972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C4D4B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to a controlled concept specifying the most representative upper value in a range of </w:t>
            </w:r>
            <w:r w:rsidRPr="00D14AF0">
              <w:rPr>
                <w:rFonts w:asciiTheme="minorHAnsi" w:hAnsiTheme="minorHAnsi" w:cs="Arial"/>
                <w:color w:val="000000"/>
                <w:sz w:val="20"/>
                <w:szCs w:val="20"/>
                <w:lang w:val="en-CA"/>
              </w:rPr>
              <w:lastRenderedPageBreak/>
              <w:t>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3C45C9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BA760D" w14:textId="77777777" w:rsidTr="00D14AF0">
        <w:tc>
          <w:tcPr>
            <w:tcW w:w="3245" w:type="dxa"/>
          </w:tcPr>
          <w:p w14:paraId="543299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6" w:name="BKM_42115B02_1C56_42D6_B0AA_D6174F756E65"/>
            <w:bookmarkEnd w:id="556"/>
            <w:r w:rsidRPr="00D14AF0">
              <w:rPr>
                <w:rFonts w:asciiTheme="minorHAnsi" w:hAnsiTheme="minorHAnsi" w:cs="Arial"/>
                <w:color w:val="000000"/>
                <w:sz w:val="20"/>
                <w:szCs w:val="20"/>
                <w:lang w:val="en-CA"/>
              </w:rPr>
              <w:lastRenderedPageBreak/>
              <w:t>specification_uri</w:t>
            </w:r>
          </w:p>
        </w:tc>
        <w:tc>
          <w:tcPr>
            <w:tcW w:w="3245" w:type="dxa"/>
          </w:tcPr>
          <w:p w14:paraId="3448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5239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the GeoSciML ShearDisplacementStructure feature that describes the instance in detail. Mandatory propery - if not value is provided then a URI referring to a conctrolled concept explaining why the value is nil must be provided.</w:t>
            </w:r>
          </w:p>
          <w:p w14:paraId="21EE94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FB2A2A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44FB4E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7" w:name="BKM_401A0B2C_FBFD_43E2_BC4F_F4876D6A55A5"/>
            <w:bookmarkEnd w:id="557"/>
            <w:r w:rsidRPr="00D14AF0">
              <w:rPr>
                <w:rFonts w:asciiTheme="minorHAnsi" w:hAnsiTheme="minorHAnsi" w:cs="Arial"/>
                <w:color w:val="000000"/>
                <w:sz w:val="20"/>
                <w:szCs w:val="20"/>
                <w:lang w:val="en-CA"/>
              </w:rPr>
              <w:t>metadata_uri</w:t>
            </w:r>
          </w:p>
        </w:tc>
        <w:tc>
          <w:tcPr>
            <w:tcW w:w="3245" w:type="dxa"/>
          </w:tcPr>
          <w:p w14:paraId="00DBD6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0CB2D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44CF4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97E06B" w14:textId="77777777" w:rsidTr="00D14AF0">
        <w:tc>
          <w:tcPr>
            <w:tcW w:w="3245" w:type="dxa"/>
          </w:tcPr>
          <w:p w14:paraId="6317E9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8" w:name="BKM_AA3C91BB_B0F8_4E56_A1E5_9C3530C146AE"/>
            <w:bookmarkEnd w:id="558"/>
            <w:r w:rsidRPr="00D14AF0">
              <w:rPr>
                <w:rFonts w:asciiTheme="minorHAnsi" w:hAnsiTheme="minorHAnsi" w:cs="Arial"/>
                <w:color w:val="000000"/>
                <w:sz w:val="20"/>
                <w:szCs w:val="20"/>
                <w:lang w:val="en-CA"/>
              </w:rPr>
              <w:t>genericSymbolizer</w:t>
            </w:r>
          </w:p>
        </w:tc>
        <w:tc>
          <w:tcPr>
            <w:tcW w:w="3245" w:type="dxa"/>
          </w:tcPr>
          <w:p w14:paraId="276933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9F41E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549B4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08752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88943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9" w:name="BKM_C202EED3_CA3B_4848_8F51_4E4216E311CB"/>
            <w:bookmarkEnd w:id="559"/>
            <w:r w:rsidRPr="00D14AF0">
              <w:rPr>
                <w:rFonts w:asciiTheme="minorHAnsi" w:hAnsiTheme="minorHAnsi" w:cs="Arial"/>
                <w:color w:val="000000"/>
                <w:sz w:val="20"/>
                <w:szCs w:val="20"/>
                <w:lang w:val="en-CA"/>
              </w:rPr>
              <w:t>shape</w:t>
            </w:r>
          </w:p>
        </w:tc>
        <w:tc>
          <w:tcPr>
            <w:tcW w:w="3245" w:type="dxa"/>
          </w:tcPr>
          <w:p w14:paraId="14FF0F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3245" w:type="dxa"/>
          </w:tcPr>
          <w:p w14:paraId="180AEA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75C0B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BBE6BA" w14:textId="77777777" w:rsidTr="00D14AF0">
        <w:tc>
          <w:tcPr>
            <w:tcW w:w="3245" w:type="dxa"/>
          </w:tcPr>
          <w:p w14:paraId="25848E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0" w:name="BKM_F61C54B5_53A3_4B3D_8747_890B595FF05F"/>
            <w:bookmarkEnd w:id="560"/>
            <w:r w:rsidRPr="00D14AF0">
              <w:rPr>
                <w:rFonts w:asciiTheme="minorHAnsi" w:hAnsiTheme="minorHAnsi" w:cs="Arial"/>
                <w:color w:val="000000"/>
                <w:sz w:val="20"/>
                <w:szCs w:val="20"/>
                <w:lang w:val="en-CA"/>
              </w:rPr>
              <w:t>any</w:t>
            </w:r>
          </w:p>
        </w:tc>
        <w:tc>
          <w:tcPr>
            <w:tcW w:w="3245" w:type="dxa"/>
          </w:tcPr>
          <w:p w14:paraId="694B4E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3245" w:type="dxa"/>
          </w:tcPr>
          <w:p w14:paraId="090CE8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F4E5FB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1F8F13D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E371D26" w14:textId="77777777" w:rsidTr="003E1755">
        <w:trPr>
          <w:cantSplit/>
        </w:trPr>
        <w:tc>
          <w:tcPr>
            <w:tcW w:w="4219" w:type="dxa"/>
            <w:tcBorders>
              <w:right w:val="nil"/>
            </w:tcBorders>
            <w:shd w:val="clear" w:color="auto" w:fill="auto"/>
          </w:tcPr>
          <w:p w14:paraId="4EF9B1C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5C268E8A" w14:textId="77777777" w:rsidR="00BA576A" w:rsidRPr="00D12552" w:rsidRDefault="00BA576A" w:rsidP="00BA576A">
            <w:pPr>
              <w:pStyle w:val="Tabletext10"/>
              <w:jc w:val="left"/>
              <w:rPr>
                <w:rStyle w:val="reqtext"/>
                <w:lang w:val="en-CA"/>
              </w:rPr>
            </w:pPr>
            <w:r>
              <w:rPr>
                <w:rStyle w:val="reqtext"/>
                <w:lang w:val="en-CA"/>
              </w:rPr>
              <w:t>Identifier SHALL correspond to a representation of GeoSciML MappedFeature</w:t>
            </w:r>
          </w:p>
        </w:tc>
      </w:tr>
    </w:tbl>
    <w:p w14:paraId="33660C8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319B4FF" w14:textId="77777777" w:rsidTr="003E1755">
        <w:trPr>
          <w:cantSplit/>
        </w:trPr>
        <w:tc>
          <w:tcPr>
            <w:tcW w:w="4219" w:type="dxa"/>
            <w:tcBorders>
              <w:right w:val="nil"/>
            </w:tcBorders>
            <w:shd w:val="clear" w:color="auto" w:fill="auto"/>
          </w:tcPr>
          <w:p w14:paraId="6CFC5D9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289EE73C" w14:textId="77777777" w:rsidR="00BA576A" w:rsidRPr="00D12552" w:rsidRDefault="00BA576A" w:rsidP="003E1755">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3C41906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D32AD9E" w14:textId="77777777" w:rsidTr="003E1755">
        <w:trPr>
          <w:cantSplit/>
        </w:trPr>
        <w:tc>
          <w:tcPr>
            <w:tcW w:w="4219" w:type="dxa"/>
            <w:tcBorders>
              <w:right w:val="nil"/>
            </w:tcBorders>
            <w:shd w:val="clear" w:color="auto" w:fill="auto"/>
          </w:tcPr>
          <w:p w14:paraId="3A4E6DC1"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6DD55BE1" w14:textId="77777777" w:rsidR="00BA576A" w:rsidRPr="00D12552" w:rsidRDefault="00BA576A" w:rsidP="003E1755">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0C3B490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663A5F0" w14:textId="77777777" w:rsidTr="003E1755">
        <w:trPr>
          <w:cantSplit/>
        </w:trPr>
        <w:tc>
          <w:tcPr>
            <w:tcW w:w="4219" w:type="dxa"/>
            <w:tcBorders>
              <w:right w:val="nil"/>
            </w:tcBorders>
            <w:shd w:val="clear" w:color="auto" w:fill="auto"/>
          </w:tcPr>
          <w:p w14:paraId="596CBDE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3BBEEBAA" w14:textId="77777777" w:rsidR="00BA576A" w:rsidRPr="00D12552" w:rsidRDefault="00BA576A" w:rsidP="00BA576A">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r w:rsidR="00BA576A" w:rsidRPr="00D12552" w14:paraId="2C614E53" w14:textId="77777777" w:rsidTr="00BA576A">
        <w:trPr>
          <w:cantSplit/>
        </w:trPr>
        <w:tc>
          <w:tcPr>
            <w:tcW w:w="4219" w:type="dxa"/>
            <w:tcBorders>
              <w:top w:val="single" w:sz="4" w:space="0" w:color="auto"/>
              <w:left w:val="single" w:sz="4" w:space="0" w:color="auto"/>
              <w:bottom w:val="single" w:sz="4" w:space="0" w:color="auto"/>
              <w:right w:val="nil"/>
            </w:tcBorders>
            <w:shd w:val="clear" w:color="auto" w:fill="auto"/>
          </w:tcPr>
          <w:p w14:paraId="57E19F1C" w14:textId="77777777" w:rsidR="00BA576A" w:rsidRPr="00D12552" w:rsidRDefault="00BA576A" w:rsidP="00BA576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sheardisplacemenstructureview-representativeAge-uri</w:t>
            </w:r>
          </w:p>
        </w:tc>
        <w:tc>
          <w:tcPr>
            <w:tcW w:w="4678" w:type="dxa"/>
            <w:tcBorders>
              <w:top w:val="single" w:sz="4" w:space="0" w:color="auto"/>
              <w:left w:val="nil"/>
              <w:bottom w:val="single" w:sz="4" w:space="0" w:color="auto"/>
              <w:right w:val="single" w:sz="4" w:space="0" w:color="auto"/>
            </w:tcBorders>
            <w:shd w:val="clear" w:color="auto" w:fill="auto"/>
          </w:tcPr>
          <w:p w14:paraId="05A1D47C" w14:textId="77777777" w:rsidR="00BA576A" w:rsidRPr="00D12552" w:rsidRDefault="00911F72" w:rsidP="00911F72">
            <w:pPr>
              <w:pStyle w:val="Tabletext10"/>
              <w:jc w:val="left"/>
              <w:rPr>
                <w:rStyle w:val="reqtext"/>
                <w:lang w:val="en-CA"/>
              </w:rPr>
            </w:pPr>
            <w:r>
              <w:rPr>
                <w:rStyle w:val="reqtext"/>
                <w:lang w:val="en-CA"/>
              </w:rPr>
              <w:t xml:space="preserve">If present, </w:t>
            </w:r>
            <w:r w:rsidR="00BA576A">
              <w:rPr>
                <w:rStyle w:val="reqtext"/>
                <w:lang w:val="en-CA"/>
              </w:rPr>
              <w:t xml:space="preserve">representativeAge_uri SHALL resolved to a representation </w:t>
            </w:r>
            <w:r>
              <w:rPr>
                <w:rStyle w:val="reqtext"/>
                <w:lang w:val="en-CA"/>
              </w:rPr>
              <w:t>of GeoSciML GeologicAge</w:t>
            </w:r>
          </w:p>
        </w:tc>
      </w:tr>
    </w:tbl>
    <w:p w14:paraId="2C067F40"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461E2F5" w14:textId="77777777" w:rsidTr="003E1755">
        <w:trPr>
          <w:cantSplit/>
        </w:trPr>
        <w:tc>
          <w:tcPr>
            <w:tcW w:w="4219" w:type="dxa"/>
            <w:tcBorders>
              <w:right w:val="nil"/>
            </w:tcBorders>
            <w:shd w:val="clear" w:color="auto" w:fill="auto"/>
          </w:tcPr>
          <w:p w14:paraId="104C7D77"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175EF15" w14:textId="77777777" w:rsidR="00911F72" w:rsidRPr="00D12552" w:rsidRDefault="00911F72" w:rsidP="003E1755">
            <w:pPr>
              <w:pStyle w:val="Tabletext10"/>
              <w:jc w:val="left"/>
              <w:rPr>
                <w:rStyle w:val="reqtext"/>
                <w:lang w:val="en-CA"/>
              </w:rPr>
            </w:pPr>
            <w:r>
              <w:rPr>
                <w:rStyle w:val="reqtext"/>
                <w:lang w:val="en-CA"/>
              </w:rPr>
              <w:t>If present, representativeOlderAge_uri SHALL resolved to a representation of GeoSciML GeologicAge</w:t>
            </w:r>
          </w:p>
        </w:tc>
      </w:tr>
    </w:tbl>
    <w:p w14:paraId="3A4C7AD1"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D187FD9" w14:textId="77777777" w:rsidTr="003E1755">
        <w:trPr>
          <w:cantSplit/>
        </w:trPr>
        <w:tc>
          <w:tcPr>
            <w:tcW w:w="4219" w:type="dxa"/>
            <w:tcBorders>
              <w:right w:val="nil"/>
            </w:tcBorders>
            <w:shd w:val="clear" w:color="auto" w:fill="auto"/>
          </w:tcPr>
          <w:p w14:paraId="2310650A" w14:textId="77777777" w:rsidR="00911F72" w:rsidRPr="00D12552" w:rsidRDefault="00911F72" w:rsidP="003E1755">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4701048D" w14:textId="77777777" w:rsidR="00911F72" w:rsidRPr="00D12552" w:rsidRDefault="00911F72" w:rsidP="003E1755">
            <w:pPr>
              <w:pStyle w:val="Tabletext10"/>
              <w:jc w:val="left"/>
              <w:rPr>
                <w:rStyle w:val="reqtext"/>
                <w:lang w:val="en-CA"/>
              </w:rPr>
            </w:pPr>
            <w:r>
              <w:rPr>
                <w:rStyle w:val="reqtext"/>
                <w:lang w:val="en-CA"/>
              </w:rPr>
              <w:t>If present, representativeYoungerAge_uri SHALL resolved to a representation of GeoSciML GeologicAge</w:t>
            </w:r>
          </w:p>
        </w:tc>
      </w:tr>
    </w:tbl>
    <w:p w14:paraId="7FED6D83"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CB5BD49" w14:textId="77777777" w:rsidTr="003E1755">
        <w:trPr>
          <w:cantSplit/>
        </w:trPr>
        <w:tc>
          <w:tcPr>
            <w:tcW w:w="4219" w:type="dxa"/>
            <w:tcBorders>
              <w:right w:val="nil"/>
            </w:tcBorders>
            <w:shd w:val="clear" w:color="auto" w:fill="auto"/>
          </w:tcPr>
          <w:p w14:paraId="528F37F2"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5B621468" w14:textId="77777777" w:rsidR="00911F72" w:rsidRPr="00D12552" w:rsidRDefault="00911F72" w:rsidP="003E1755">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432B7BC0"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6E5D732E" w14:textId="77777777" w:rsidTr="003E1755">
        <w:trPr>
          <w:cantSplit/>
        </w:trPr>
        <w:tc>
          <w:tcPr>
            <w:tcW w:w="4219" w:type="dxa"/>
            <w:tcBorders>
              <w:right w:val="nil"/>
            </w:tcBorders>
            <w:shd w:val="clear" w:color="auto" w:fill="auto"/>
          </w:tcPr>
          <w:p w14:paraId="7637539B" w14:textId="169A5B84" w:rsidR="00911F72" w:rsidRPr="00D12552" w:rsidRDefault="00911F72" w:rsidP="00911F72">
            <w:pPr>
              <w:pStyle w:val="Tabletext10"/>
              <w:rPr>
                <w:rStyle w:val="requri"/>
                <w:lang w:val="en-CA"/>
              </w:rPr>
            </w:pPr>
            <w:del w:id="561" w:author="Eric Boisvert" w:date="2015-10-29T11:58:00Z">
              <w:r w:rsidDel="00F23489">
                <w:rPr>
                  <w:rStyle w:val="requri"/>
                  <w:lang w:val="en-CA"/>
                </w:rPr>
                <w:delText>/req/gsml4-portrayal</w:delText>
              </w:r>
              <w:r w:rsidRPr="00D12552" w:rsidDel="00F23489">
                <w:rPr>
                  <w:rStyle w:val="requri"/>
                  <w:lang w:val="en-CA"/>
                </w:rPr>
                <w:delText>/</w:delText>
              </w:r>
              <w:r w:rsidDel="00F23489">
                <w:rPr>
                  <w:rStyle w:val="requri"/>
                  <w:lang w:val="en-CA"/>
                </w:rPr>
                <w:delText>sheardisplacemenstructureview-metadata-uri</w:delText>
              </w:r>
            </w:del>
          </w:p>
        </w:tc>
        <w:tc>
          <w:tcPr>
            <w:tcW w:w="4678" w:type="dxa"/>
            <w:tcBorders>
              <w:left w:val="nil"/>
            </w:tcBorders>
            <w:shd w:val="clear" w:color="auto" w:fill="auto"/>
          </w:tcPr>
          <w:p w14:paraId="438F5FDD" w14:textId="439ADE57" w:rsidR="00911F72" w:rsidRPr="00D12552" w:rsidRDefault="00911F72" w:rsidP="00911F72">
            <w:pPr>
              <w:pStyle w:val="Tabletext10"/>
              <w:jc w:val="left"/>
              <w:rPr>
                <w:rStyle w:val="reqtext"/>
                <w:lang w:val="en-CA"/>
              </w:rPr>
            </w:pPr>
            <w:del w:id="562" w:author="Eric Boisvert" w:date="2015-10-29T11:58:00Z">
              <w:r w:rsidDel="00F23489">
                <w:rPr>
                  <w:rStyle w:val="reqtext"/>
                  <w:lang w:val="en-CA"/>
                </w:rPr>
                <w:delText>metadata_uri SHALL resolve to a representation metadata document</w:delText>
              </w:r>
            </w:del>
          </w:p>
        </w:tc>
      </w:tr>
    </w:tbl>
    <w:p w14:paraId="12189A02" w14:textId="77777777" w:rsidR="00911F72" w:rsidRDefault="00911F72" w:rsidP="00D14AF0">
      <w:pPr>
        <w:autoSpaceDE w:val="0"/>
        <w:autoSpaceDN w:val="0"/>
        <w:adjustRightInd w:val="0"/>
        <w:spacing w:after="0" w:line="240" w:lineRule="atLeast"/>
        <w:rPr>
          <w:rFonts w:cs="Arial"/>
          <w:color w:val="000000"/>
          <w:lang w:val="en-CA"/>
        </w:rPr>
      </w:pPr>
    </w:p>
    <w:p w14:paraId="54D90096" w14:textId="77777777" w:rsidR="00D14AF0" w:rsidRDefault="00D14AF0" w:rsidP="00CA3AC5">
      <w:pPr>
        <w:pStyle w:val="Heading3"/>
        <w:rPr>
          <w:lang w:val="en-CA"/>
        </w:rPr>
      </w:pPr>
      <w:r w:rsidRPr="00D14AF0">
        <w:rPr>
          <w:lang w:val="en-CA"/>
        </w:rPr>
        <w:t>S</w:t>
      </w:r>
      <w:bookmarkStart w:id="563" w:name="BKM_A518DA4F_2CA4_4758_BC7A_4790DC092913"/>
      <w:bookmarkEnd w:id="563"/>
      <w:r w:rsidRPr="00D14AF0">
        <w:rPr>
          <w:lang w:val="en-CA"/>
        </w:rPr>
        <w:t>iteObservationView</w:t>
      </w:r>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77777777" w:rsidR="001810D7" w:rsidRDefault="001810D7" w:rsidP="001810D7">
      <w:pPr>
        <w:keepNext/>
        <w:autoSpaceDE w:val="0"/>
        <w:autoSpaceDN w:val="0"/>
        <w:adjustRightInd w:val="0"/>
        <w:spacing w:after="0" w:line="240" w:lineRule="atLeast"/>
      </w:pPr>
      <w:r w:rsidRPr="001810D7">
        <w:rPr>
          <w:rFonts w:cs="Arial"/>
          <w:noProof/>
          <w:color w:val="000000"/>
          <w:lang w:val="en-CA" w:eastAsia="en-CA"/>
        </w:rPr>
        <w:drawing>
          <wp:inline distT="0" distB="0" distL="0" distR="0" wp14:anchorId="0B5BDD8C" wp14:editId="5E4EFFCD">
            <wp:extent cx="2514951" cy="30579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14951" cy="3057952"/>
                    </a:xfrm>
                    <a:prstGeom prst="rect">
                      <a:avLst/>
                    </a:prstGeom>
                  </pic:spPr>
                </pic:pic>
              </a:graphicData>
            </a:graphic>
          </wp:inline>
        </w:drawing>
      </w:r>
    </w:p>
    <w:p w14:paraId="05BABD8D" w14:textId="77777777" w:rsidR="001810D7" w:rsidRDefault="001810D7" w:rsidP="001810D7">
      <w:pPr>
        <w:pStyle w:val="Caption"/>
        <w:rPr>
          <w:rFonts w:cs="Arial"/>
          <w:color w:val="000000"/>
          <w:lang w:val="en-CA"/>
        </w:rPr>
      </w:pPr>
      <w:r>
        <w:t xml:space="preserve">Figure </w:t>
      </w:r>
      <w:fldSimple w:instr=" SEQ Figure \* ARABIC ">
        <w:ins w:id="564" w:author="Eric Boisvert" w:date="2015-10-30T04:23:00Z">
          <w:r w:rsidR="007D2867">
            <w:rPr>
              <w:noProof/>
            </w:rPr>
            <w:t>15</w:t>
          </w:r>
        </w:ins>
        <w:del w:id="565" w:author="Eric Boisvert" w:date="2015-10-30T04:23:00Z">
          <w:r w:rsidR="00090DCF" w:rsidDel="007D2867">
            <w:rPr>
              <w:noProof/>
            </w:rPr>
            <w:delText>14</w:delText>
          </w:r>
        </w:del>
      </w:fldSimple>
      <w:r>
        <w:t>: SiteObservationView class</w:t>
      </w: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point-located geological observation, like a structural measurement.</w:t>
      </w:r>
      <w:proofErr w:type="gramEnd"/>
      <w:r w:rsidRPr="00D14AF0">
        <w:rPr>
          <w:rFonts w:cs="Arial"/>
          <w:color w:val="000000"/>
          <w:lang w:val="en-CA"/>
        </w:rPr>
        <w:t xml:space="preserve"> This is a simplified instance of a sampling point from Observations &amp; Measurements (ISO19156) with an associated geological observation. Key property values are </w:t>
      </w:r>
      <w:r w:rsidRPr="00D14AF0">
        <w:rPr>
          <w:rFonts w:cs="Arial"/>
          <w:color w:val="000000"/>
          <w:lang w:val="en-CA"/>
        </w:rPr>
        <w:lastRenderedPageBreak/>
        <w:t>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Pr="00D14AF0" w:rsidRDefault="00D14AF0" w:rsidP="00D14AF0">
      <w:pPr>
        <w:autoSpaceDE w:val="0"/>
        <w:autoSpaceDN w:val="0"/>
        <w:adjustRightInd w:val="0"/>
        <w:spacing w:after="0" w:line="240" w:lineRule="atLeast"/>
        <w:rPr>
          <w:rFonts w:cs="Arial"/>
          <w:color w:val="000000"/>
          <w:lang w:val="en-CA"/>
        </w:rPr>
      </w:pPr>
    </w:p>
    <w:p w14:paraId="7C3BC8E7" w14:textId="77777777" w:rsidR="00D14AF0" w:rsidRPr="00D14AF0" w:rsidRDefault="00D14AF0" w:rsidP="00D14AF0">
      <w:pPr>
        <w:autoSpaceDE w:val="0"/>
        <w:autoSpaceDN w:val="0"/>
        <w:adjustRightInd w:val="0"/>
        <w:spacing w:after="0" w:line="240" w:lineRule="atLeast"/>
        <w:rPr>
          <w:rFonts w:cs="Arial"/>
          <w:color w:val="000000"/>
          <w:lang w:val="en-CA"/>
        </w:rPr>
      </w:pPr>
    </w:p>
    <w:p w14:paraId="1C975050" w14:textId="77777777" w:rsidR="00D14AF0" w:rsidRDefault="00D14AF0" w:rsidP="00D14AF0">
      <w:pPr>
        <w:pStyle w:val="Caption"/>
        <w:keepNext/>
      </w:pPr>
      <w:r>
        <w:t xml:space="preserve">Table </w:t>
      </w:r>
      <w:fldSimple w:instr=" SEQ Table \* ARABIC ">
        <w:r w:rsidR="004D3EF3">
          <w:rPr>
            <w:noProof/>
          </w:rPr>
          <w:t>8</w:t>
        </w:r>
      </w:fldSimple>
      <w:r>
        <w:t>: SiteObservationView properties</w:t>
      </w:r>
    </w:p>
    <w:tbl>
      <w:tblPr>
        <w:tblStyle w:val="LightShading"/>
        <w:tblW w:w="9735" w:type="dxa"/>
        <w:tblLayout w:type="fixed"/>
        <w:tblLook w:val="0420" w:firstRow="1" w:lastRow="0" w:firstColumn="0" w:lastColumn="0" w:noHBand="0" w:noVBand="1"/>
      </w:tblPr>
      <w:tblGrid>
        <w:gridCol w:w="2093"/>
        <w:gridCol w:w="1701"/>
        <w:gridCol w:w="5941"/>
      </w:tblGrid>
      <w:tr w:rsidR="00D14AF0" w:rsidRPr="00D14AF0" w14:paraId="192F8136" w14:textId="77777777" w:rsidTr="00D14AF0">
        <w:trPr>
          <w:cnfStyle w:val="100000000000" w:firstRow="1" w:lastRow="0" w:firstColumn="0" w:lastColumn="0" w:oddVBand="0" w:evenVBand="0" w:oddHBand="0" w:evenHBand="0" w:firstRowFirstColumn="0" w:firstRowLastColumn="0" w:lastRowFirstColumn="0" w:lastRowLastColumn="0"/>
        </w:trPr>
        <w:tc>
          <w:tcPr>
            <w:tcW w:w="2093" w:type="dxa"/>
          </w:tcPr>
          <w:p w14:paraId="73F0D3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6" w:name="BKM_EC69FC11_247D_4B96_A882_7E9D1AD588E0"/>
            <w:bookmarkEnd w:id="566"/>
            <w:r w:rsidRPr="00D14AF0">
              <w:rPr>
                <w:rFonts w:asciiTheme="minorHAnsi" w:hAnsiTheme="minorHAnsi" w:cs="Arial"/>
                <w:color w:val="000000"/>
                <w:sz w:val="20"/>
                <w:szCs w:val="20"/>
                <w:lang w:val="en-CA"/>
              </w:rPr>
              <w:t>Name</w:t>
            </w:r>
          </w:p>
        </w:tc>
        <w:tc>
          <w:tcPr>
            <w:tcW w:w="1701" w:type="dxa"/>
          </w:tcPr>
          <w:p w14:paraId="78EB9F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941" w:type="dxa"/>
          </w:tcPr>
          <w:p w14:paraId="0247D7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F6871BB"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E7CBA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21F88A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6E593E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Unique identifier for this site observation record.</w:t>
            </w:r>
          </w:p>
          <w:p w14:paraId="406720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B48BD7" w14:textId="77777777" w:rsidTr="00D14AF0">
        <w:tc>
          <w:tcPr>
            <w:tcW w:w="2093" w:type="dxa"/>
          </w:tcPr>
          <w:p w14:paraId="74DFF0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7" w:name="BKM_ADCD2F69_DA9B_47AD_AAD9_CD10F85583D7"/>
            <w:bookmarkEnd w:id="567"/>
            <w:r w:rsidRPr="00D14AF0">
              <w:rPr>
                <w:rFonts w:asciiTheme="minorHAnsi" w:hAnsiTheme="minorHAnsi" w:cs="Arial"/>
                <w:color w:val="000000"/>
                <w:sz w:val="20"/>
                <w:szCs w:val="20"/>
                <w:lang w:val="en-CA"/>
              </w:rPr>
              <w:t>siteName</w:t>
            </w:r>
          </w:p>
        </w:tc>
        <w:tc>
          <w:tcPr>
            <w:tcW w:w="1701" w:type="dxa"/>
          </w:tcPr>
          <w:p w14:paraId="4E0C93C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538E3F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name of the sampling feature at this location (e.g. a station number, a borehole)</w:t>
            </w:r>
          </w:p>
          <w:p w14:paraId="132684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2086970"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465A3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8" w:name="BKM_07E8099B_7BEC_4F52_A9CB_2057EB65CA46"/>
            <w:bookmarkEnd w:id="568"/>
            <w:r w:rsidRPr="00D14AF0">
              <w:rPr>
                <w:rFonts w:asciiTheme="minorHAnsi" w:hAnsiTheme="minorHAnsi" w:cs="Arial"/>
                <w:color w:val="000000"/>
                <w:sz w:val="20"/>
                <w:szCs w:val="20"/>
                <w:lang w:val="en-CA"/>
              </w:rPr>
              <w:t>observationName</w:t>
            </w:r>
          </w:p>
        </w:tc>
        <w:tc>
          <w:tcPr>
            <w:tcW w:w="1701" w:type="dxa"/>
          </w:tcPr>
          <w:p w14:paraId="7A36A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D875C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to identify the observation.</w:t>
            </w:r>
          </w:p>
          <w:p w14:paraId="6CE7C1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6C9721" w14:textId="77777777" w:rsidTr="00D14AF0">
        <w:tc>
          <w:tcPr>
            <w:tcW w:w="2093" w:type="dxa"/>
          </w:tcPr>
          <w:p w14:paraId="67C19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9" w:name="BKM_803B49B5_5346_4ECB_84C0_E9285F22A260"/>
            <w:bookmarkEnd w:id="569"/>
            <w:r w:rsidRPr="00D14AF0">
              <w:rPr>
                <w:rFonts w:asciiTheme="minorHAnsi" w:hAnsiTheme="minorHAnsi" w:cs="Arial"/>
                <w:color w:val="000000"/>
                <w:sz w:val="20"/>
                <w:szCs w:val="20"/>
                <w:lang w:val="en-CA"/>
              </w:rPr>
              <w:t>label</w:t>
            </w:r>
          </w:p>
        </w:tc>
        <w:tc>
          <w:tcPr>
            <w:tcW w:w="1701" w:type="dxa"/>
          </w:tcPr>
          <w:p w14:paraId="0A0B9D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A942B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text string to associate with a symbol in a visualization/portrayal</w:t>
            </w:r>
          </w:p>
          <w:p w14:paraId="2154AC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90DCAC7"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8EEBB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0" w:name="BKM_EF622FE6_F231_4466_80B5_7C9E00C1AF26"/>
            <w:bookmarkEnd w:id="570"/>
            <w:r w:rsidRPr="00D14AF0">
              <w:rPr>
                <w:rFonts w:asciiTheme="minorHAnsi" w:hAnsiTheme="minorHAnsi" w:cs="Arial"/>
                <w:color w:val="000000"/>
                <w:sz w:val="20"/>
                <w:szCs w:val="20"/>
                <w:lang w:val="en-CA"/>
              </w:rPr>
              <w:t>description</w:t>
            </w:r>
          </w:p>
        </w:tc>
        <w:tc>
          <w:tcPr>
            <w:tcW w:w="1701" w:type="dxa"/>
          </w:tcPr>
          <w:p w14:paraId="498DE1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3162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providing descriptive information about the observation.</w:t>
            </w:r>
          </w:p>
          <w:p w14:paraId="63B104B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7D1F07" w14:textId="77777777" w:rsidTr="00D14AF0">
        <w:tc>
          <w:tcPr>
            <w:tcW w:w="2093" w:type="dxa"/>
          </w:tcPr>
          <w:p w14:paraId="4128EA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1" w:name="BKM_314D3BAE_F7C9_4B36_ADB6_C72D030F3753"/>
            <w:bookmarkEnd w:id="571"/>
            <w:r w:rsidRPr="00D14AF0">
              <w:rPr>
                <w:rFonts w:asciiTheme="minorHAnsi" w:hAnsiTheme="minorHAnsi" w:cs="Arial"/>
                <w:color w:val="000000"/>
                <w:sz w:val="20"/>
                <w:szCs w:val="20"/>
                <w:lang w:val="en-CA"/>
              </w:rPr>
              <w:t>featureOfInterest</w:t>
            </w:r>
          </w:p>
        </w:tc>
        <w:tc>
          <w:tcPr>
            <w:tcW w:w="1701" w:type="dxa"/>
          </w:tcPr>
          <w:p w14:paraId="59C8FCC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E9756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geologic feature that the observation is intended to characterize, e.g. foliation (observed property= orientation), a geologic unit (observed property = age</w:t>
            </w:r>
            <w:proofErr w:type="gramStart"/>
            <w:r w:rsidRPr="00D14AF0">
              <w:rPr>
                <w:rFonts w:asciiTheme="minorHAnsi" w:hAnsiTheme="minorHAnsi" w:cs="Arial"/>
                <w:color w:val="000000"/>
                <w:sz w:val="20"/>
                <w:szCs w:val="20"/>
                <w:lang w:val="en-CA"/>
              </w:rPr>
              <w:t>,magnetic</w:t>
            </w:r>
            <w:proofErr w:type="gramEnd"/>
            <w:r w:rsidRPr="00D14AF0">
              <w:rPr>
                <w:rFonts w:asciiTheme="minorHAnsi" w:hAnsiTheme="minorHAnsi" w:cs="Arial"/>
                <w:color w:val="000000"/>
                <w:sz w:val="20"/>
                <w:szCs w:val="20"/>
                <w:lang w:val="en-CA"/>
              </w:rPr>
              <w:t xml:space="preserve"> susceptibility, density, uranium content).</w:t>
            </w:r>
          </w:p>
          <w:p w14:paraId="5EEFD2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FB03D5"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281C2C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2" w:name="BKM_39715309_7964_43D3_8714_66E5FE3F5A42"/>
            <w:bookmarkEnd w:id="572"/>
            <w:r w:rsidRPr="00D14AF0">
              <w:rPr>
                <w:rFonts w:asciiTheme="minorHAnsi" w:hAnsiTheme="minorHAnsi" w:cs="Arial"/>
                <w:color w:val="000000"/>
                <w:sz w:val="20"/>
                <w:szCs w:val="20"/>
                <w:lang w:val="en-CA"/>
              </w:rPr>
              <w:t>observedProperty</w:t>
            </w:r>
          </w:p>
        </w:tc>
        <w:tc>
          <w:tcPr>
            <w:tcW w:w="1701" w:type="dxa"/>
          </w:tcPr>
          <w:p w14:paraId="5BE240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1E35A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property reported in this record.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orientation, age, density, gold content). Preferably a term from a controlled vocabulary.</w:t>
            </w:r>
          </w:p>
          <w:p w14:paraId="5A0D72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D5A7905" w14:textId="77777777" w:rsidTr="00D14AF0">
        <w:tc>
          <w:tcPr>
            <w:tcW w:w="2093" w:type="dxa"/>
          </w:tcPr>
          <w:p w14:paraId="48CEF3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3" w:name="BKM_154B13F8_8CD9_473E_98B5_93572A0EB3BB"/>
            <w:bookmarkEnd w:id="573"/>
            <w:r w:rsidRPr="00D14AF0">
              <w:rPr>
                <w:rFonts w:asciiTheme="minorHAnsi" w:hAnsiTheme="minorHAnsi" w:cs="Arial"/>
                <w:color w:val="000000"/>
                <w:sz w:val="20"/>
                <w:szCs w:val="20"/>
                <w:lang w:val="en-CA"/>
              </w:rPr>
              <w:t>observedValue</w:t>
            </w:r>
          </w:p>
        </w:tc>
        <w:tc>
          <w:tcPr>
            <w:tcW w:w="1701" w:type="dxa"/>
          </w:tcPr>
          <w:p w14:paraId="466F79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D8782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Although this field is implemented as a character string to conform with simple feature requirements, it can be encoded as a swe</w:t>
            </w:r>
            <w:proofErr w:type="gramStart"/>
            <w:r w:rsidRPr="00D14AF0">
              <w:rPr>
                <w:rFonts w:asciiTheme="minorHAnsi" w:hAnsiTheme="minorHAnsi" w:cs="Arial"/>
                <w:color w:val="000000"/>
                <w:sz w:val="20"/>
                <w:szCs w:val="20"/>
                <w:lang w:val="en-CA"/>
              </w:rPr>
              <w:t>:Record</w:t>
            </w:r>
            <w:proofErr w:type="gramEnd"/>
            <w:r w:rsidRPr="00D14AF0">
              <w:rPr>
                <w:rFonts w:asciiTheme="minorHAnsi" w:hAnsiTheme="minorHAnsi" w:cs="Arial"/>
                <w:color w:val="000000"/>
                <w:sz w:val="20"/>
                <w:szCs w:val="20"/>
                <w:lang w:val="en-CA"/>
              </w:rPr>
              <w:t>. This value may be numeric (eg; 235 degrees, 50 ppm) or textual (eg; red).</w:t>
            </w:r>
          </w:p>
          <w:p w14:paraId="129E48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DFEC24"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2E18B4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4" w:name="BKM_2C39BB23_51CD_4C07_BC3D_DFD062118A45"/>
            <w:bookmarkEnd w:id="574"/>
            <w:r w:rsidRPr="00D14AF0">
              <w:rPr>
                <w:rFonts w:asciiTheme="minorHAnsi" w:hAnsiTheme="minorHAnsi" w:cs="Arial"/>
                <w:color w:val="000000"/>
                <w:sz w:val="20"/>
                <w:szCs w:val="20"/>
                <w:lang w:val="en-CA"/>
              </w:rPr>
              <w:t>observedValueUom</w:t>
            </w:r>
          </w:p>
        </w:tc>
        <w:tc>
          <w:tcPr>
            <w:tcW w:w="1701" w:type="dxa"/>
          </w:tcPr>
          <w:p w14:paraId="51A93A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436F9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unit of measure for a numerical value of an observation or measurement, preferable from a controlled vocabulary.</w:t>
            </w:r>
          </w:p>
          <w:p w14:paraId="2C190BA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799783D" w14:textId="77777777" w:rsidTr="00D14AF0">
        <w:tc>
          <w:tcPr>
            <w:tcW w:w="2093" w:type="dxa"/>
          </w:tcPr>
          <w:p w14:paraId="4472F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5" w:name="BKM_60CAAB90_52E0_4214_AE69_D0060C7423ED"/>
            <w:bookmarkEnd w:id="575"/>
            <w:r w:rsidRPr="00D14AF0">
              <w:rPr>
                <w:rFonts w:asciiTheme="minorHAnsi" w:hAnsiTheme="minorHAnsi" w:cs="Arial"/>
                <w:color w:val="000000"/>
                <w:sz w:val="20"/>
                <w:szCs w:val="20"/>
                <w:lang w:val="en-CA"/>
              </w:rPr>
              <w:t>observationMethod</w:t>
            </w:r>
          </w:p>
        </w:tc>
        <w:tc>
          <w:tcPr>
            <w:tcW w:w="1701" w:type="dxa"/>
          </w:tcPr>
          <w:p w14:paraId="090587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41B96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Preferably a term from a controlled vocabulary to categorize the observation method. Further details on procedure can be put in the source field.</w:t>
            </w:r>
          </w:p>
          <w:p w14:paraId="216B975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3BE1936"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15A686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6" w:name="BKM_E7AC1443_775C_4DF5_9107_5B1DF4E1D651"/>
            <w:bookmarkEnd w:id="576"/>
            <w:r w:rsidRPr="00D14AF0">
              <w:rPr>
                <w:rFonts w:asciiTheme="minorHAnsi" w:hAnsiTheme="minorHAnsi" w:cs="Arial"/>
                <w:color w:val="000000"/>
                <w:sz w:val="20"/>
                <w:szCs w:val="20"/>
                <w:lang w:val="en-CA"/>
              </w:rPr>
              <w:t>positionalAccuracy</w:t>
            </w:r>
          </w:p>
        </w:tc>
        <w:tc>
          <w:tcPr>
            <w:tcW w:w="1701" w:type="dxa"/>
          </w:tcPr>
          <w:p w14:paraId="3079A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469B75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Estimate of the position uncertainty for the site location. For numerical measurements, include a unit of measure in the description.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50 metres, poor, good).</w:t>
            </w:r>
          </w:p>
          <w:p w14:paraId="55045F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37D6EA" w14:textId="77777777" w:rsidTr="00D14AF0">
        <w:tc>
          <w:tcPr>
            <w:tcW w:w="2093" w:type="dxa"/>
          </w:tcPr>
          <w:p w14:paraId="4ED9F0A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7" w:name="BKM_EF3CAFA8_84A6_43F7_816F_7C74C3A3DFE7"/>
            <w:bookmarkEnd w:id="577"/>
            <w:r w:rsidRPr="00D14AF0">
              <w:rPr>
                <w:rFonts w:asciiTheme="minorHAnsi" w:hAnsiTheme="minorHAnsi" w:cs="Arial"/>
                <w:color w:val="000000"/>
                <w:sz w:val="20"/>
                <w:szCs w:val="20"/>
                <w:lang w:val="en-CA"/>
              </w:rPr>
              <w:t>source</w:t>
            </w:r>
          </w:p>
        </w:tc>
        <w:tc>
          <w:tcPr>
            <w:tcW w:w="1701" w:type="dxa"/>
          </w:tcPr>
          <w:p w14:paraId="19F20D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608A1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measurement procedure, processing, and provenance of data.</w:t>
            </w:r>
          </w:p>
          <w:p w14:paraId="442A98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rsidDel="00C00719" w14:paraId="53BCC85E" w14:textId="4FC8E7F0" w:rsidTr="00D14AF0">
        <w:trPr>
          <w:cnfStyle w:val="000000100000" w:firstRow="0" w:lastRow="0" w:firstColumn="0" w:lastColumn="0" w:oddVBand="0" w:evenVBand="0" w:oddHBand="1" w:evenHBand="0" w:firstRowFirstColumn="0" w:firstRowLastColumn="0" w:lastRowFirstColumn="0" w:lastRowLastColumn="0"/>
          <w:del w:id="578" w:author="Eric Boisvert" w:date="2015-10-29T12:05:00Z"/>
        </w:trPr>
        <w:tc>
          <w:tcPr>
            <w:tcW w:w="2093" w:type="dxa"/>
          </w:tcPr>
          <w:p w14:paraId="463CAD6B" w14:textId="3EA0FE8E" w:rsidR="00D14AF0" w:rsidRPr="00D14AF0" w:rsidDel="00C00719" w:rsidRDefault="00D14AF0" w:rsidP="00D14AF0">
            <w:pPr>
              <w:autoSpaceDE w:val="0"/>
              <w:autoSpaceDN w:val="0"/>
              <w:adjustRightInd w:val="0"/>
              <w:spacing w:after="0" w:line="240" w:lineRule="atLeast"/>
              <w:rPr>
                <w:del w:id="579" w:author="Eric Boisvert" w:date="2015-10-29T12:05:00Z"/>
                <w:rFonts w:asciiTheme="minorHAnsi" w:hAnsiTheme="minorHAnsi" w:cs="Arial"/>
                <w:color w:val="000000"/>
                <w:sz w:val="20"/>
                <w:szCs w:val="20"/>
                <w:lang w:val="en-CA"/>
              </w:rPr>
            </w:pPr>
            <w:bookmarkStart w:id="580" w:name="BKM_71BA9B79_BC0A_41B7_9630_0B047D9D4660"/>
            <w:bookmarkEnd w:id="580"/>
            <w:del w:id="581" w:author="Eric Boisvert" w:date="2015-10-29T12:05:00Z">
              <w:r w:rsidRPr="00D14AF0" w:rsidDel="00C00719">
                <w:rPr>
                  <w:rFonts w:asciiTheme="minorHAnsi" w:hAnsiTheme="minorHAnsi" w:cs="Arial"/>
                  <w:color w:val="000000"/>
                  <w:sz w:val="20"/>
                  <w:szCs w:val="20"/>
                  <w:lang w:val="en-CA"/>
                </w:rPr>
                <w:delText>observation_uri</w:delText>
              </w:r>
            </w:del>
          </w:p>
        </w:tc>
        <w:tc>
          <w:tcPr>
            <w:tcW w:w="1701" w:type="dxa"/>
          </w:tcPr>
          <w:p w14:paraId="20D5B69E" w14:textId="41526D0B" w:rsidR="00D14AF0" w:rsidRPr="00D14AF0" w:rsidDel="00C00719" w:rsidRDefault="00D14AF0" w:rsidP="00D14AF0">
            <w:pPr>
              <w:autoSpaceDE w:val="0"/>
              <w:autoSpaceDN w:val="0"/>
              <w:adjustRightInd w:val="0"/>
              <w:spacing w:after="0" w:line="240" w:lineRule="atLeast"/>
              <w:rPr>
                <w:del w:id="582" w:author="Eric Boisvert" w:date="2015-10-29T12:05:00Z"/>
                <w:rFonts w:asciiTheme="minorHAnsi" w:hAnsiTheme="minorHAnsi" w:cs="Arial"/>
                <w:color w:val="000000"/>
                <w:sz w:val="20"/>
                <w:szCs w:val="20"/>
                <w:lang w:val="en-CA"/>
              </w:rPr>
            </w:pPr>
            <w:del w:id="583" w:author="Eric Boisvert" w:date="2015-10-29T12:05:00Z">
              <w:r w:rsidRPr="00D14AF0" w:rsidDel="00C00719">
                <w:rPr>
                  <w:rFonts w:asciiTheme="minorHAnsi" w:hAnsiTheme="minorHAnsi" w:cs="Arial"/>
                  <w:color w:val="000000"/>
                  <w:sz w:val="20"/>
                  <w:szCs w:val="20"/>
                  <w:lang w:val="en-CA"/>
                </w:rPr>
                <w:delText>URI</w:delText>
              </w:r>
            </w:del>
          </w:p>
        </w:tc>
        <w:tc>
          <w:tcPr>
            <w:tcW w:w="5941" w:type="dxa"/>
          </w:tcPr>
          <w:p w14:paraId="41CB8F95" w14:textId="122E2893" w:rsidR="00D14AF0" w:rsidRPr="00D14AF0" w:rsidDel="00C00719" w:rsidRDefault="00D14AF0" w:rsidP="00D14AF0">
            <w:pPr>
              <w:autoSpaceDE w:val="0"/>
              <w:autoSpaceDN w:val="0"/>
              <w:adjustRightInd w:val="0"/>
              <w:spacing w:after="0" w:line="240" w:lineRule="atLeast"/>
              <w:rPr>
                <w:del w:id="584" w:author="Eric Boisvert" w:date="2015-10-29T12:05:00Z"/>
                <w:rFonts w:asciiTheme="minorHAnsi" w:hAnsiTheme="minorHAnsi" w:cs="Arial"/>
                <w:color w:val="000000"/>
                <w:sz w:val="20"/>
                <w:szCs w:val="20"/>
                <w:lang w:val="en-CA"/>
              </w:rPr>
            </w:pPr>
            <w:del w:id="585" w:author="Eric Boisvert" w:date="2015-10-29T12:05:00Z">
              <w:r w:rsidRPr="00D14AF0" w:rsidDel="00C00719">
                <w:rPr>
                  <w:rFonts w:asciiTheme="minorHAnsi" w:hAnsiTheme="minorHAnsi" w:cs="Arial"/>
                  <w:color w:val="000000"/>
                  <w:sz w:val="20"/>
                  <w:szCs w:val="20"/>
                  <w:lang w:val="en-CA"/>
                </w:rPr>
                <w:delText>URI link to a full O&amp;M observation description.</w:delText>
              </w:r>
            </w:del>
          </w:p>
          <w:p w14:paraId="39502C35" w14:textId="0FD74042" w:rsidR="00D14AF0" w:rsidRPr="00D14AF0" w:rsidDel="00C00719" w:rsidRDefault="00D14AF0" w:rsidP="00D14AF0">
            <w:pPr>
              <w:autoSpaceDE w:val="0"/>
              <w:autoSpaceDN w:val="0"/>
              <w:adjustRightInd w:val="0"/>
              <w:spacing w:after="0" w:line="240" w:lineRule="atLeast"/>
              <w:rPr>
                <w:del w:id="586" w:author="Eric Boisvert" w:date="2015-10-29T12:05:00Z"/>
                <w:rFonts w:asciiTheme="minorHAnsi" w:hAnsiTheme="minorHAnsi" w:cs="Arial"/>
                <w:color w:val="000000"/>
                <w:sz w:val="20"/>
                <w:szCs w:val="20"/>
                <w:lang w:val="en-CA"/>
              </w:rPr>
            </w:pPr>
          </w:p>
        </w:tc>
      </w:tr>
      <w:tr w:rsidR="00D14AF0" w:rsidRPr="00D14AF0" w14:paraId="3E7057A2" w14:textId="77777777" w:rsidTr="00D14AF0">
        <w:tc>
          <w:tcPr>
            <w:tcW w:w="2093" w:type="dxa"/>
          </w:tcPr>
          <w:p w14:paraId="0C5F9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87" w:name="BKM_9A13DBF6_70E2_469B_9B7C_F26D7AD812B4"/>
            <w:bookmarkEnd w:id="587"/>
            <w:r w:rsidRPr="00D14AF0">
              <w:rPr>
                <w:rFonts w:asciiTheme="minorHAnsi" w:hAnsiTheme="minorHAnsi" w:cs="Arial"/>
                <w:color w:val="000000"/>
                <w:sz w:val="20"/>
                <w:szCs w:val="20"/>
                <w:lang w:val="en-CA"/>
              </w:rPr>
              <w:t>featureOfInterest_uri</w:t>
            </w:r>
          </w:p>
        </w:tc>
        <w:tc>
          <w:tcPr>
            <w:tcW w:w="1701" w:type="dxa"/>
          </w:tcPr>
          <w:p w14:paraId="499E9ED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65413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document describing the feature of interest (eg, a GeoSciML geologic unit or structure).</w:t>
            </w:r>
          </w:p>
          <w:p w14:paraId="113BC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CFC0EAD"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6DEBC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88" w:name="BKM_9A6DFACA_1D0A_423A_BF5D_1157B46A0AC1"/>
            <w:bookmarkEnd w:id="588"/>
            <w:r w:rsidRPr="00D14AF0">
              <w:rPr>
                <w:rFonts w:asciiTheme="minorHAnsi" w:hAnsiTheme="minorHAnsi" w:cs="Arial"/>
                <w:color w:val="000000"/>
                <w:sz w:val="20"/>
                <w:szCs w:val="20"/>
                <w:lang w:val="en-CA"/>
              </w:rPr>
              <w:t>propertyType_uri</w:t>
            </w:r>
          </w:p>
        </w:tc>
        <w:tc>
          <w:tcPr>
            <w:tcW w:w="1701" w:type="dxa"/>
          </w:tcPr>
          <w:p w14:paraId="59E766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1D437D2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to a term from a controlled vocabulary of observed property </w:t>
            </w:r>
            <w:r w:rsidRPr="00D14AF0">
              <w:rPr>
                <w:rFonts w:asciiTheme="minorHAnsi" w:hAnsiTheme="minorHAnsi" w:cs="Arial"/>
                <w:color w:val="000000"/>
                <w:sz w:val="20"/>
                <w:szCs w:val="20"/>
                <w:lang w:val="en-CA"/>
              </w:rPr>
              <w:lastRenderedPageBreak/>
              <w:t>types.</w:t>
            </w:r>
          </w:p>
          <w:p w14:paraId="41253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B04C03E" w14:textId="77777777" w:rsidTr="00D14AF0">
        <w:tc>
          <w:tcPr>
            <w:tcW w:w="2093" w:type="dxa"/>
          </w:tcPr>
          <w:p w14:paraId="7CCBD8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89" w:name="BKM_33E68653_BDB1_481F_9DFE_82E9A91DF147"/>
            <w:bookmarkEnd w:id="589"/>
            <w:r w:rsidRPr="00D14AF0">
              <w:rPr>
                <w:rFonts w:asciiTheme="minorHAnsi" w:hAnsiTheme="minorHAnsi" w:cs="Arial"/>
                <w:color w:val="000000"/>
                <w:sz w:val="20"/>
                <w:szCs w:val="20"/>
                <w:lang w:val="en-CA"/>
              </w:rPr>
              <w:lastRenderedPageBreak/>
              <w:t>metadata_uri</w:t>
            </w:r>
          </w:p>
        </w:tc>
        <w:tc>
          <w:tcPr>
            <w:tcW w:w="1701" w:type="dxa"/>
          </w:tcPr>
          <w:p w14:paraId="333A44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D752F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metadata document.</w:t>
            </w:r>
          </w:p>
          <w:p w14:paraId="73A70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4DE403"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304FEE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90" w:name="BKM_F3F9B426_BC9F_4BBA_B792_A96166218E9B"/>
            <w:bookmarkEnd w:id="590"/>
            <w:r w:rsidRPr="00D14AF0">
              <w:rPr>
                <w:rFonts w:asciiTheme="minorHAnsi" w:hAnsiTheme="minorHAnsi" w:cs="Arial"/>
                <w:color w:val="000000"/>
                <w:sz w:val="20"/>
                <w:szCs w:val="20"/>
                <w:lang w:val="en-CA"/>
              </w:rPr>
              <w:t>genericSymbolizer</w:t>
            </w:r>
          </w:p>
        </w:tc>
        <w:tc>
          <w:tcPr>
            <w:tcW w:w="1701" w:type="dxa"/>
          </w:tcPr>
          <w:p w14:paraId="057F8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7F5A3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759D5E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98948B" w14:textId="77777777" w:rsidTr="00D14AF0">
        <w:tc>
          <w:tcPr>
            <w:tcW w:w="2093" w:type="dxa"/>
          </w:tcPr>
          <w:p w14:paraId="14310D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91" w:name="BKM_86911221_5DFE_449B_9D0A_484F8F57F8F9"/>
            <w:bookmarkEnd w:id="591"/>
            <w:r w:rsidRPr="00D14AF0">
              <w:rPr>
                <w:rFonts w:asciiTheme="minorHAnsi" w:hAnsiTheme="minorHAnsi" w:cs="Arial"/>
                <w:color w:val="000000"/>
                <w:sz w:val="20"/>
                <w:szCs w:val="20"/>
                <w:lang w:val="en-CA"/>
              </w:rPr>
              <w:t>symbolRotation</w:t>
            </w:r>
          </w:p>
        </w:tc>
        <w:tc>
          <w:tcPr>
            <w:tcW w:w="1701" w:type="dxa"/>
          </w:tcPr>
          <w:p w14:paraId="38E93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w:t>
            </w:r>
          </w:p>
        </w:tc>
        <w:tc>
          <w:tcPr>
            <w:tcW w:w="5941" w:type="dxa"/>
          </w:tcPr>
          <w:p w14:paraId="66DF3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 value between 0 and 360 to specify rotation of symbol at this location, e.g. rotation of a geologic strike and dip symbol to reflect the strike azimuth.</w:t>
            </w:r>
          </w:p>
          <w:p w14:paraId="1CB69C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963F2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C8751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92" w:name="BKM_07EEDF2F_1AA2_45F8_B145_4B7F189B0502"/>
            <w:bookmarkEnd w:id="592"/>
            <w:r w:rsidRPr="00D14AF0">
              <w:rPr>
                <w:rFonts w:asciiTheme="minorHAnsi" w:hAnsiTheme="minorHAnsi" w:cs="Arial"/>
                <w:color w:val="000000"/>
                <w:sz w:val="20"/>
                <w:szCs w:val="20"/>
                <w:lang w:val="en-CA"/>
              </w:rPr>
              <w:t>shape</w:t>
            </w:r>
          </w:p>
        </w:tc>
        <w:tc>
          <w:tcPr>
            <w:tcW w:w="1701" w:type="dxa"/>
          </w:tcPr>
          <w:p w14:paraId="3E4677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941" w:type="dxa"/>
          </w:tcPr>
          <w:p w14:paraId="30746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observation site.</w:t>
            </w:r>
          </w:p>
          <w:p w14:paraId="7C917DD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40F9F4" w14:textId="77777777" w:rsidTr="00D14AF0">
        <w:tc>
          <w:tcPr>
            <w:tcW w:w="2093" w:type="dxa"/>
          </w:tcPr>
          <w:p w14:paraId="4302B50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93" w:name="BKM_4A997C54_C45D_4E40_AC91_CE1E1615770B"/>
            <w:bookmarkEnd w:id="593"/>
            <w:r w:rsidRPr="00D14AF0">
              <w:rPr>
                <w:rFonts w:asciiTheme="minorHAnsi" w:hAnsiTheme="minorHAnsi" w:cs="Arial"/>
                <w:color w:val="000000"/>
                <w:sz w:val="20"/>
                <w:szCs w:val="20"/>
                <w:lang w:val="en-CA"/>
              </w:rPr>
              <w:t>any</w:t>
            </w:r>
          </w:p>
        </w:tc>
        <w:tc>
          <w:tcPr>
            <w:tcW w:w="1701" w:type="dxa"/>
          </w:tcPr>
          <w:p w14:paraId="59E7CE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941" w:type="dxa"/>
          </w:tcPr>
          <w:p w14:paraId="2CE3E9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Additional user-defined properties.</w:t>
            </w:r>
          </w:p>
          <w:p w14:paraId="3E6F69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EC1DB94" w14:textId="77777777" w:rsidR="00D14AF0" w:rsidRPr="00D14AF0" w:rsidRDefault="00D14AF0" w:rsidP="00D14AF0">
      <w:pPr>
        <w:autoSpaceDE w:val="0"/>
        <w:autoSpaceDN w:val="0"/>
        <w:adjustRightInd w:val="0"/>
        <w:spacing w:after="0" w:line="240" w:lineRule="atLeast"/>
        <w:rPr>
          <w:rFonts w:cs="Arial"/>
          <w:sz w:val="20"/>
          <w:lang w:val="en-CA"/>
        </w:rPr>
      </w:pPr>
    </w:p>
    <w:p w14:paraId="6E11CA14" w14:textId="77777777" w:rsidR="00D14AF0" w:rsidRPr="00D14AF0" w:rsidRDefault="00D14AF0" w:rsidP="00D14AF0">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64A3394" w14:textId="77777777" w:rsidTr="003E1755">
        <w:trPr>
          <w:cantSplit/>
        </w:trPr>
        <w:tc>
          <w:tcPr>
            <w:tcW w:w="4219" w:type="dxa"/>
            <w:tcBorders>
              <w:right w:val="nil"/>
            </w:tcBorders>
            <w:shd w:val="clear" w:color="auto" w:fill="auto"/>
          </w:tcPr>
          <w:p w14:paraId="3B825149"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11752647" w14:textId="1002CD43" w:rsidR="00911F72" w:rsidRPr="00D12552" w:rsidRDefault="00911F72" w:rsidP="00C00719">
            <w:pPr>
              <w:pStyle w:val="Tabletext10"/>
              <w:jc w:val="left"/>
              <w:rPr>
                <w:rStyle w:val="reqtext"/>
                <w:lang w:val="en-CA"/>
              </w:rPr>
            </w:pPr>
            <w:commentRangeStart w:id="594"/>
            <w:r>
              <w:rPr>
                <w:rStyle w:val="reqtext"/>
                <w:lang w:val="en-CA"/>
              </w:rPr>
              <w:t xml:space="preserve">Identifier </w:t>
            </w:r>
            <w:del w:id="595" w:author="Eric Boisvert" w:date="2015-10-29T11:58:00Z">
              <w:r w:rsidDel="00F23489">
                <w:rPr>
                  <w:rStyle w:val="reqtext"/>
                  <w:lang w:val="en-CA"/>
                </w:rPr>
                <w:delText xml:space="preserve">SHALL </w:delText>
              </w:r>
            </w:del>
            <w:ins w:id="596" w:author="Eric Boisvert" w:date="2015-10-29T11:58:00Z">
              <w:r w:rsidR="00F23489">
                <w:rPr>
                  <w:rStyle w:val="reqtext"/>
                  <w:lang w:val="en-CA"/>
                </w:rPr>
                <w:t xml:space="preserve">SHOULD </w:t>
              </w:r>
            </w:ins>
            <w:r>
              <w:rPr>
                <w:rStyle w:val="reqtext"/>
                <w:lang w:val="en-CA"/>
              </w:rPr>
              <w:t xml:space="preserve">correspond to a representation of </w:t>
            </w:r>
            <w:ins w:id="597" w:author="Eric Boisvert" w:date="2015-10-29T12:05:00Z">
              <w:r w:rsidR="00C00719">
                <w:rPr>
                  <w:rStyle w:val="reqtext"/>
                  <w:lang w:val="en-CA"/>
                </w:rPr>
                <w:t>OM_Observation</w:t>
              </w:r>
            </w:ins>
            <w:ins w:id="598" w:author="Eric Boisvert" w:date="2015-10-29T11:59:00Z">
              <w:r w:rsidR="00F23489">
                <w:rPr>
                  <w:rStyle w:val="reqtext"/>
                  <w:lang w:val="en-CA"/>
                </w:rPr>
                <w:t xml:space="preserve"> </w:t>
              </w:r>
            </w:ins>
            <w:del w:id="599" w:author="Eric Boisvert" w:date="2015-10-29T11:59:00Z">
              <w:r w:rsidDel="00F23489">
                <w:rPr>
                  <w:rStyle w:val="reqtext"/>
                  <w:lang w:val="en-CA"/>
                </w:rPr>
                <w:delText>(?)</w:delText>
              </w:r>
            </w:del>
            <w:commentRangeEnd w:id="594"/>
            <w:r>
              <w:rPr>
                <w:rStyle w:val="CommentReference"/>
                <w:rFonts w:ascii="Times New Roman" w:eastAsia="Times New Roman" w:hAnsi="Times New Roman"/>
                <w:lang w:val="en-US" w:eastAsia="en-US"/>
              </w:rPr>
              <w:commentReference w:id="594"/>
            </w:r>
          </w:p>
        </w:tc>
      </w:tr>
    </w:tbl>
    <w:p w14:paraId="77A9A109" w14:textId="77777777" w:rsidR="00C71FFD" w:rsidRDefault="00C71FFD"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1CFC2E83" w14:textId="77777777" w:rsidTr="003E1755">
        <w:trPr>
          <w:cantSplit/>
        </w:trPr>
        <w:tc>
          <w:tcPr>
            <w:tcW w:w="4219" w:type="dxa"/>
            <w:tcBorders>
              <w:right w:val="nil"/>
            </w:tcBorders>
            <w:shd w:val="clear" w:color="auto" w:fill="auto"/>
          </w:tcPr>
          <w:p w14:paraId="4193C22B" w14:textId="507549E7" w:rsidR="00911F72" w:rsidRPr="00D12552" w:rsidRDefault="00911F72" w:rsidP="00911F72">
            <w:pPr>
              <w:pStyle w:val="Tabletext10"/>
              <w:rPr>
                <w:rStyle w:val="requri"/>
                <w:lang w:val="en-CA"/>
              </w:rPr>
            </w:pPr>
            <w:del w:id="600" w:author="Eric Boisvert" w:date="2015-10-29T12:05:00Z">
              <w:r w:rsidDel="00C00719">
                <w:rPr>
                  <w:rStyle w:val="requri"/>
                  <w:lang w:val="en-CA"/>
                </w:rPr>
                <w:delText>/req/gsml4-portrayal</w:delText>
              </w:r>
              <w:r w:rsidRPr="00D12552" w:rsidDel="00C00719">
                <w:rPr>
                  <w:rStyle w:val="requri"/>
                  <w:lang w:val="en-CA"/>
                </w:rPr>
                <w:delText>/</w:delText>
              </w:r>
              <w:r w:rsidDel="00C00719">
                <w:rPr>
                  <w:rStyle w:val="requri"/>
                  <w:lang w:val="en-CA"/>
                </w:rPr>
                <w:delText>siteobservationview-observation_uri</w:delText>
              </w:r>
            </w:del>
          </w:p>
        </w:tc>
        <w:tc>
          <w:tcPr>
            <w:tcW w:w="4678" w:type="dxa"/>
            <w:tcBorders>
              <w:left w:val="nil"/>
            </w:tcBorders>
            <w:shd w:val="clear" w:color="auto" w:fill="auto"/>
          </w:tcPr>
          <w:p w14:paraId="5C8CB4AD" w14:textId="6B367F82" w:rsidR="00911F72" w:rsidRPr="00D12552" w:rsidRDefault="00911F72" w:rsidP="00911F72">
            <w:pPr>
              <w:pStyle w:val="Tabletext10"/>
              <w:jc w:val="left"/>
              <w:rPr>
                <w:rStyle w:val="reqtext"/>
                <w:lang w:val="en-CA"/>
              </w:rPr>
            </w:pPr>
            <w:del w:id="601" w:author="Eric Boisvert" w:date="2015-10-29T12:05:00Z">
              <w:r w:rsidDel="00C00719">
                <w:rPr>
                  <w:rStyle w:val="reqtext"/>
                  <w:lang w:val="en-CA"/>
                </w:rPr>
                <w:delText>Observation_uri SHALL resolve to a representation of (ISO19156) OM_Observation</w:delText>
              </w:r>
            </w:del>
          </w:p>
        </w:tc>
      </w:tr>
    </w:tbl>
    <w:p w14:paraId="11910D04"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3F6AE034" w14:textId="77777777" w:rsidTr="003E1755">
        <w:trPr>
          <w:cantSplit/>
        </w:trPr>
        <w:tc>
          <w:tcPr>
            <w:tcW w:w="4219" w:type="dxa"/>
            <w:tcBorders>
              <w:right w:val="nil"/>
            </w:tcBorders>
            <w:shd w:val="clear" w:color="auto" w:fill="auto"/>
          </w:tcPr>
          <w:p w14:paraId="04AD197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7FB78B60" w14:textId="77777777" w:rsidR="00911F72" w:rsidRPr="00D12552" w:rsidRDefault="00911F72" w:rsidP="00911F72">
            <w:pPr>
              <w:pStyle w:val="Tabletext10"/>
              <w:jc w:val="left"/>
              <w:rPr>
                <w:rStyle w:val="reqtext"/>
                <w:lang w:val="en-CA"/>
              </w:rPr>
            </w:pPr>
            <w:r>
              <w:rPr>
                <w:rStyle w:val="reqtext"/>
                <w:lang w:val="en-CA"/>
              </w:rPr>
              <w:t>featureOfInterest_uri SHALL resolve to a representation of a (ISO19109) Feature</w:t>
            </w:r>
          </w:p>
        </w:tc>
      </w:tr>
    </w:tbl>
    <w:p w14:paraId="02280E53"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74F09C35" w14:textId="77777777" w:rsidTr="003E1755">
        <w:trPr>
          <w:cantSplit/>
        </w:trPr>
        <w:tc>
          <w:tcPr>
            <w:tcW w:w="4219" w:type="dxa"/>
            <w:tcBorders>
              <w:right w:val="nil"/>
            </w:tcBorders>
            <w:shd w:val="clear" w:color="auto" w:fill="auto"/>
          </w:tcPr>
          <w:p w14:paraId="55BA3B0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647844B4" w14:textId="77777777" w:rsidR="00911F72" w:rsidRPr="00D12552" w:rsidRDefault="00911F72" w:rsidP="00911F72">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4DA58FE5"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873D5F8" w14:textId="77777777" w:rsidTr="003E1755">
        <w:trPr>
          <w:cantSplit/>
        </w:trPr>
        <w:tc>
          <w:tcPr>
            <w:tcW w:w="4219" w:type="dxa"/>
            <w:tcBorders>
              <w:right w:val="nil"/>
            </w:tcBorders>
            <w:shd w:val="clear" w:color="auto" w:fill="auto"/>
          </w:tcPr>
          <w:p w14:paraId="638E1ABB" w14:textId="60FC20E8" w:rsidR="00911F72" w:rsidRPr="00D12552" w:rsidRDefault="00911F72" w:rsidP="00911F72">
            <w:pPr>
              <w:pStyle w:val="Tabletext10"/>
              <w:rPr>
                <w:rStyle w:val="requri"/>
                <w:lang w:val="en-CA"/>
              </w:rPr>
            </w:pPr>
            <w:del w:id="602" w:author="Eric Boisvert" w:date="2015-10-29T12:07:00Z">
              <w:r w:rsidDel="00C00719">
                <w:rPr>
                  <w:rStyle w:val="requri"/>
                  <w:lang w:val="en-CA"/>
                </w:rPr>
                <w:delText>/req/gsml4-portrayal</w:delText>
              </w:r>
              <w:r w:rsidRPr="00D12552" w:rsidDel="00C00719">
                <w:rPr>
                  <w:rStyle w:val="requri"/>
                  <w:lang w:val="en-CA"/>
                </w:rPr>
                <w:delText>/</w:delText>
              </w:r>
              <w:r w:rsidDel="00C00719">
                <w:rPr>
                  <w:rStyle w:val="requri"/>
                  <w:lang w:val="en-CA"/>
                </w:rPr>
                <w:delText>siteobservationview-metadata-uri</w:delText>
              </w:r>
            </w:del>
          </w:p>
        </w:tc>
        <w:tc>
          <w:tcPr>
            <w:tcW w:w="4678" w:type="dxa"/>
            <w:tcBorders>
              <w:left w:val="nil"/>
            </w:tcBorders>
            <w:shd w:val="clear" w:color="auto" w:fill="auto"/>
          </w:tcPr>
          <w:p w14:paraId="5DA47044" w14:textId="4A97748E" w:rsidR="00911F72" w:rsidRPr="00D12552" w:rsidRDefault="00911F72" w:rsidP="00911F72">
            <w:pPr>
              <w:pStyle w:val="Tabletext10"/>
              <w:jc w:val="left"/>
              <w:rPr>
                <w:rStyle w:val="reqtext"/>
                <w:lang w:val="en-CA"/>
              </w:rPr>
            </w:pPr>
            <w:del w:id="603" w:author="Eric Boisvert" w:date="2015-10-29T12:07:00Z">
              <w:r w:rsidDel="00C00719">
                <w:rPr>
                  <w:rStyle w:val="reqtext"/>
                  <w:lang w:val="en-CA"/>
                </w:rPr>
                <w:delText>metadata_uri SHALL resolve to a representation of a metadata record</w:delText>
              </w:r>
            </w:del>
          </w:p>
        </w:tc>
      </w:tr>
    </w:tbl>
    <w:p w14:paraId="5EE448D5" w14:textId="77777777" w:rsidR="00911F72" w:rsidRDefault="00911F72" w:rsidP="00276AD3"/>
    <w:p w14:paraId="76CB06FE" w14:textId="07C47958" w:rsidR="009B3BBD" w:rsidRDefault="009B3BBD" w:rsidP="00BA6B31">
      <w:pPr>
        <w:pStyle w:val="Heading2"/>
        <w:rPr>
          <w:lang w:val="en-CA"/>
        </w:rPr>
      </w:pPr>
      <w:r w:rsidRPr="00D12552">
        <w:rPr>
          <w:lang w:val="en-CA"/>
        </w:rPr>
        <w:t xml:space="preserve">GeoSciML </w:t>
      </w:r>
      <w:r>
        <w:rPr>
          <w:lang w:val="en-CA"/>
        </w:rPr>
        <w:t>Basic</w:t>
      </w:r>
      <w:r w:rsidRPr="00D12552">
        <w:rPr>
          <w:lang w:val="en-CA"/>
        </w:rPr>
        <w:t xml:space="preserve"> </w:t>
      </w:r>
      <w:ins w:id="604" w:author="Eric Boisvert" w:date="2015-11-03T05:14:00Z">
        <w:r w:rsidR="004F0DC1">
          <w:rPr>
            <w:lang w:val="en-CA"/>
          </w:rPr>
          <w:t xml:space="preserve">Abstract </w:t>
        </w:r>
      </w:ins>
      <w:r w:rsidRPr="00D12552">
        <w:rPr>
          <w:lang w:val="en-CA"/>
        </w:rPr>
        <w:t>Requirements Class</w:t>
      </w:r>
    </w:p>
    <w:p w14:paraId="3BFE0768" w14:textId="77777777" w:rsidR="008A1AF4" w:rsidRDefault="008A1AF4" w:rsidP="00355CAB">
      <w:pPr>
        <w:rPr>
          <w:lang w:val="en-CA"/>
        </w:rPr>
      </w:pPr>
    </w:p>
    <w:p w14:paraId="65D82287" w14:textId="15283CBF" w:rsidR="00355CAB" w:rsidRDefault="00355CAB" w:rsidP="00355CAB">
      <w:pPr>
        <w:rPr>
          <w:lang w:val="en-CA"/>
        </w:rPr>
      </w:pPr>
      <w:r>
        <w:rPr>
          <w:lang w:val="en-CA"/>
        </w:rPr>
        <w:t xml:space="preserve">Basic package provides a collection of </w:t>
      </w:r>
      <w:r w:rsidRPr="00355CAB">
        <w:rPr>
          <w:lang w:val="en-CA"/>
        </w:rPr>
        <w:t>classes representing fundamental geological features (units, structures, and events), earth materials, and the relations between them.</w:t>
      </w:r>
      <w:r w:rsidR="003E1755">
        <w:rPr>
          <w:lang w:val="en-CA"/>
        </w:rPr>
        <w:t xml:space="preserve">   </w:t>
      </w:r>
      <w:commentRangeStart w:id="605"/>
      <w:r w:rsidR="009E67D9">
        <w:rPr>
          <w:lang w:val="en-CA"/>
        </w:rPr>
        <w:t>It</w:t>
      </w:r>
      <w:r w:rsidR="003E1755">
        <w:rPr>
          <w:lang w:val="en-CA"/>
        </w:rPr>
        <w:t xml:space="preserve"> limits the number of descriptive properties </w:t>
      </w:r>
      <w:r w:rsidR="009E67D9">
        <w:rPr>
          <w:lang w:val="en-CA"/>
        </w:rPr>
        <w:t xml:space="preserve">to match </w:t>
      </w:r>
      <w:ins w:id="606" w:author="Eric Boisvert" w:date="2015-10-28T11:28:00Z">
        <w:r w:rsidR="00DE3D18">
          <w:rPr>
            <w:lang w:val="en-CA"/>
          </w:rPr>
          <w:t xml:space="preserve">important common use cases, including </w:t>
        </w:r>
      </w:ins>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605"/>
      <w:r w:rsidR="00DE3D18">
        <w:rPr>
          <w:rStyle w:val="CommentReference"/>
        </w:rPr>
        <w:commentReference w:id="605"/>
      </w:r>
    </w:p>
    <w:p w14:paraId="40081889" w14:textId="77777777" w:rsidR="008A1AF4" w:rsidRDefault="008A1AF4" w:rsidP="008A1AF4">
      <w:pPr>
        <w:keepNext/>
      </w:pPr>
      <w:r>
        <w:rPr>
          <w:noProof/>
          <w:lang w:val="en-CA" w:eastAsia="en-CA"/>
        </w:rPr>
        <w:lastRenderedPageBreak/>
        <w:drawing>
          <wp:inline distT="0" distB="0" distL="0" distR="0" wp14:anchorId="43FB61E6" wp14:editId="1916193C">
            <wp:extent cx="5356860" cy="6021070"/>
            <wp:effectExtent l="0" t="0" r="0" b="0"/>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6860" cy="6021070"/>
                    </a:xfrm>
                    <a:prstGeom prst="rect">
                      <a:avLst/>
                    </a:prstGeom>
                    <a:noFill/>
                    <a:ln>
                      <a:noFill/>
                    </a:ln>
                  </pic:spPr>
                </pic:pic>
              </a:graphicData>
            </a:graphic>
          </wp:inline>
        </w:drawing>
      </w:r>
    </w:p>
    <w:p w14:paraId="1B6EE472" w14:textId="63597719" w:rsidR="008A1AF4" w:rsidRDefault="008A1AF4" w:rsidP="008A1AF4">
      <w:pPr>
        <w:pStyle w:val="Caption"/>
        <w:rPr>
          <w:lang w:val="en-CA"/>
        </w:rPr>
      </w:pPr>
      <w:r>
        <w:t xml:space="preserve">Figure </w:t>
      </w:r>
      <w:fldSimple w:instr=" SEQ Figure \* ARABIC ">
        <w:ins w:id="607" w:author="Eric Boisvert" w:date="2015-10-30T04:23:00Z">
          <w:r w:rsidR="007D2867">
            <w:rPr>
              <w:noProof/>
            </w:rPr>
            <w:t>16</w:t>
          </w:r>
        </w:ins>
        <w:del w:id="608" w:author="Eric Boisvert" w:date="2015-10-30T04:23:00Z">
          <w:r w:rsidR="00090DCF" w:rsidDel="007D2867">
            <w:rPr>
              <w:noProof/>
            </w:rPr>
            <w:delText>15</w:delText>
          </w:r>
        </w:del>
      </w:fldSimple>
      <w:r>
        <w:t>: GeoSciML Portrayal dependencies</w:t>
      </w:r>
    </w:p>
    <w:p w14:paraId="2FB17062" w14:textId="77777777"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609"/>
            <w:r>
              <w:rPr>
                <w:rFonts w:eastAsia="MS Mincho"/>
                <w:b/>
                <w:color w:val="0000FF"/>
                <w:sz w:val="22"/>
                <w:lang w:val="en-CA"/>
              </w:rPr>
              <w:t>Spatial Schema ISO19107</w:t>
            </w:r>
            <w:commentRangeEnd w:id="609"/>
            <w:r>
              <w:rPr>
                <w:rStyle w:val="CommentReference"/>
              </w:rPr>
              <w:commentReference w:id="609"/>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610"/>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610"/>
            <w:r>
              <w:rPr>
                <w:rStyle w:val="CommentReference"/>
              </w:rPr>
              <w:commentReference w:id="610"/>
            </w:r>
          </w:p>
        </w:tc>
      </w:tr>
    </w:tbl>
    <w:p w14:paraId="5C17D673" w14:textId="77777777" w:rsidR="002D4285" w:rsidRDefault="002D4285" w:rsidP="00355CAB">
      <w:pPr>
        <w:rPr>
          <w:lang w:val="en-CA"/>
        </w:rPr>
      </w:pPr>
    </w:p>
    <w:p w14:paraId="198AD438" w14:textId="37A58395" w:rsidR="002D4285" w:rsidRDefault="00C034E3" w:rsidP="00C034E3">
      <w:pPr>
        <w:pStyle w:val="Heading3"/>
        <w:rPr>
          <w:lang w:val="en-CA"/>
        </w:rPr>
      </w:pPr>
      <w:r>
        <w:rPr>
          <w:lang w:val="en-CA"/>
        </w:rPr>
        <w:lastRenderedPageBreak/>
        <w:t>GeoSciML Data Types</w:t>
      </w:r>
    </w:p>
    <w:p w14:paraId="430BC3C2" w14:textId="77777777" w:rsidR="00C034E3" w:rsidRDefault="00C034E3" w:rsidP="00C034E3">
      <w:pPr>
        <w:rPr>
          <w:lang w:val="en-CA"/>
        </w:rPr>
      </w:pPr>
    </w:p>
    <w:p w14:paraId="3683F924" w14:textId="404FE707" w:rsidR="00C034E3" w:rsidRPr="00C034E3" w:rsidRDefault="00DA0CE3" w:rsidP="00C034E3">
      <w:pPr>
        <w:rPr>
          <w:lang w:val="en-CA"/>
        </w:rPr>
      </w:pPr>
      <w:r>
        <w:rPr>
          <w:lang w:val="en-CA"/>
        </w:rPr>
        <w:t xml:space="preserve">GeoSciML Data types are part of a collection </w:t>
      </w:r>
      <w:r w:rsidR="00C034E3" w:rsidRPr="00C034E3">
        <w:rPr>
          <w:lang w:val="en-CA"/>
        </w:rPr>
        <w:t xml:space="preserve">of classes to describe the planar or linear orientation of a geologic feature. </w:t>
      </w:r>
      <w:r>
        <w:rPr>
          <w:lang w:val="en-CA"/>
        </w:rPr>
        <w:t xml:space="preserve">  They allow</w:t>
      </w:r>
      <w:r w:rsidR="00C034E3" w:rsidRPr="00C034E3">
        <w:rPr>
          <w:lang w:val="en-CA"/>
        </w:rPr>
        <w:t xml:space="preserve"> specifying direction by a numerical direction vector (eg; dip/dip direction), or a description (eg; compass point (NE), or other text - "toward fold hinge", "below").</w:t>
      </w:r>
    </w:p>
    <w:p w14:paraId="0D0B3D13" w14:textId="77777777" w:rsidR="00364200" w:rsidRDefault="00C034E3" w:rsidP="00C034E3">
      <w:pPr>
        <w:rPr>
          <w:lang w:val="en-CA"/>
        </w:rPr>
      </w:pPr>
      <w:r w:rsidRPr="00C034E3">
        <w:rPr>
          <w:lang w:val="en-CA"/>
        </w:rPr>
        <w:t>An additional GSML_QuantityRange class extends sweCommon</w:t>
      </w:r>
      <w:proofErr w:type="gramStart"/>
      <w:r w:rsidRPr="00C034E3">
        <w:rPr>
          <w:lang w:val="en-CA"/>
        </w:rPr>
        <w:t>:QuantityRange</w:t>
      </w:r>
      <w:proofErr w:type="gramEnd"/>
      <w:r w:rsidRPr="00C034E3">
        <w:rPr>
          <w:lang w:val="en-CA"/>
        </w:rPr>
        <w:t xml:space="preserve"> to allow upper and lower values in a numerical range to be delivered as two separate at</w:t>
      </w:r>
      <w:r w:rsidR="00DA0CE3">
        <w:rPr>
          <w:lang w:val="en-CA"/>
        </w:rPr>
        <w:t xml:space="preserve">tributes. </w:t>
      </w:r>
    </w:p>
    <w:p w14:paraId="7DFC2508" w14:textId="21ABFDB7" w:rsidR="002D4285" w:rsidRDefault="00DA0CE3" w:rsidP="00C034E3">
      <w:pPr>
        <w:rPr>
          <w:lang w:val="en-CA"/>
        </w:rPr>
      </w:pPr>
      <w:r>
        <w:rPr>
          <w:lang w:val="en-CA"/>
        </w:rPr>
        <w:t>This is to facilitate</w:t>
      </w:r>
      <w:r w:rsidR="00C034E3" w:rsidRPr="00C034E3">
        <w:rPr>
          <w:lang w:val="en-CA"/>
        </w:rPr>
        <w:t xml:space="preserve"> query</w:t>
      </w:r>
      <w:r>
        <w:rPr>
          <w:lang w:val="en-CA"/>
        </w:rPr>
        <w:t xml:space="preserve"> operation on</w:t>
      </w:r>
      <w:r w:rsidR="00364200">
        <w:rPr>
          <w:lang w:val="en-CA"/>
        </w:rPr>
        <w:t xml:space="preserve"> upper and lower values by providing explicit names for these values (which are encoded as anonymous members of an array in SWE common).</w:t>
      </w:r>
    </w:p>
    <w:p w14:paraId="37499731" w14:textId="77777777" w:rsidR="00C034E3" w:rsidRDefault="00C034E3" w:rsidP="00C034E3">
      <w:pPr>
        <w:keepNext/>
      </w:pPr>
      <w:r>
        <w:rPr>
          <w:noProof/>
          <w:lang w:val="en-CA" w:eastAsia="en-CA"/>
        </w:rPr>
        <w:lastRenderedPageBreak/>
        <w:drawing>
          <wp:inline distT="0" distB="0" distL="0" distR="0" wp14:anchorId="5C67A54E" wp14:editId="594571D2">
            <wp:extent cx="5486400" cy="6266462"/>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6266462"/>
                    </a:xfrm>
                    <a:prstGeom prst="rect">
                      <a:avLst/>
                    </a:prstGeom>
                    <a:noFill/>
                    <a:ln>
                      <a:noFill/>
                    </a:ln>
                  </pic:spPr>
                </pic:pic>
              </a:graphicData>
            </a:graphic>
          </wp:inline>
        </w:drawing>
      </w:r>
    </w:p>
    <w:p w14:paraId="499F293A" w14:textId="623E2094" w:rsidR="00C034E3" w:rsidRDefault="00C034E3" w:rsidP="00C034E3">
      <w:pPr>
        <w:pStyle w:val="Caption"/>
      </w:pPr>
      <w:r>
        <w:t xml:space="preserve">Figure </w:t>
      </w:r>
      <w:fldSimple w:instr=" SEQ Figure \* ARABIC ">
        <w:ins w:id="611" w:author="Eric Boisvert" w:date="2015-10-30T04:23:00Z">
          <w:r w:rsidR="007D2867">
            <w:rPr>
              <w:noProof/>
            </w:rPr>
            <w:t>17</w:t>
          </w:r>
        </w:ins>
        <w:del w:id="612" w:author="Eric Boisvert" w:date="2015-10-30T04:23:00Z">
          <w:r w:rsidR="00090DCF" w:rsidDel="007D2867">
            <w:rPr>
              <w:noProof/>
            </w:rPr>
            <w:delText>16</w:delText>
          </w:r>
        </w:del>
      </w:fldSimple>
      <w:r>
        <w:t xml:space="preserve"> : Specialised GeoSciML data types</w:t>
      </w:r>
    </w:p>
    <w:p w14:paraId="0474C9A0" w14:textId="41B91C82" w:rsidR="00C034E3" w:rsidRDefault="00C034E3" w:rsidP="00C034E3">
      <w:pPr>
        <w:pStyle w:val="Heading4"/>
      </w:pPr>
      <w:r>
        <w:t>GSML_GeometricDescriptionValue</w:t>
      </w:r>
    </w:p>
    <w:p w14:paraId="0E7EC922" w14:textId="77777777" w:rsidR="00C034E3" w:rsidRDefault="00C034E3" w:rsidP="00C034E3"/>
    <w:p w14:paraId="54259B06" w14:textId="6884C6DE" w:rsidR="00C034E3" w:rsidRDefault="003B391B" w:rsidP="00C034E3">
      <w:r>
        <w:t>Special data types for d</w:t>
      </w:r>
      <w:r w:rsidR="00C034E3">
        <w:t xml:space="preserve">escription of the planar or linear orientation of a geologic feature.   </w:t>
      </w:r>
      <w:r>
        <w:t>They allow</w:t>
      </w:r>
      <w:r w:rsidR="00C034E3">
        <w:t xml:space="preserve"> specifying direction by DirectionVector (eg Dip/Dip Direction), compass point (NE)</w:t>
      </w:r>
      <w:proofErr w:type="gramStart"/>
      <w:r w:rsidR="00C034E3">
        <w:t>,  description</w:t>
      </w:r>
      <w:proofErr w:type="gramEnd"/>
      <w:r w:rsidR="00C034E3">
        <w:t xml:space="preserve"> ("toward fold hinge", "below')</w:t>
      </w:r>
    </w:p>
    <w:p w14:paraId="1F9ABEE0" w14:textId="1E83E79C" w:rsidR="00C034E3" w:rsidRPr="00C034E3" w:rsidRDefault="00C034E3" w:rsidP="00C034E3">
      <w:pPr>
        <w:autoSpaceDE w:val="0"/>
        <w:autoSpaceDN w:val="0"/>
        <w:adjustRightInd w:val="0"/>
        <w:spacing w:after="0" w:line="240" w:lineRule="atLeast"/>
        <w:rPr>
          <w:rFonts w:cs="Arial"/>
          <w:color w:val="000000"/>
          <w:sz w:val="20"/>
          <w:lang w:val="en-CA"/>
        </w:rPr>
      </w:pPr>
      <w:bookmarkStart w:id="613" w:name="BKM_3984A24A_BE4B_45BE_838C_7F640CC5FF3F"/>
      <w:bookmarkEnd w:id="613"/>
    </w:p>
    <w:tbl>
      <w:tblPr>
        <w:tblStyle w:val="LightShading"/>
        <w:tblW w:w="9735" w:type="dxa"/>
        <w:tblLayout w:type="fixed"/>
        <w:tblLook w:val="04A0" w:firstRow="1" w:lastRow="0" w:firstColumn="1" w:lastColumn="0" w:noHBand="0" w:noVBand="1"/>
      </w:tblPr>
      <w:tblGrid>
        <w:gridCol w:w="2376"/>
        <w:gridCol w:w="2835"/>
        <w:gridCol w:w="4524"/>
      </w:tblGrid>
      <w:tr w:rsidR="00C034E3" w:rsidRPr="00C034E3" w14:paraId="7B610C6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E9954A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14" w:name="BKM_54F8D6E7_019E_4198_A5F7_8396FC39C316"/>
            <w:bookmarkEnd w:id="614"/>
            <w:r w:rsidRPr="00C034E3">
              <w:rPr>
                <w:rFonts w:asciiTheme="minorHAnsi" w:hAnsiTheme="minorHAnsi" w:cs="Arial"/>
                <w:color w:val="000000"/>
                <w:sz w:val="20"/>
                <w:lang w:val="en-CA"/>
              </w:rPr>
              <w:lastRenderedPageBreak/>
              <w:t>Name</w:t>
            </w:r>
          </w:p>
        </w:tc>
        <w:tc>
          <w:tcPr>
            <w:tcW w:w="2835" w:type="dxa"/>
          </w:tcPr>
          <w:p w14:paraId="2B51EDED"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4524" w:type="dxa"/>
          </w:tcPr>
          <w:p w14:paraId="012173B8"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D69E44"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5265603"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determinationMethod</w:t>
            </w:r>
          </w:p>
        </w:tc>
        <w:tc>
          <w:tcPr>
            <w:tcW w:w="2835" w:type="dxa"/>
          </w:tcPr>
          <w:p w14:paraId="3ABEA11C"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DeterminationMethodTerm</w:t>
            </w:r>
          </w:p>
        </w:tc>
        <w:tc>
          <w:tcPr>
            <w:tcW w:w="4524" w:type="dxa"/>
          </w:tcPr>
          <w:p w14:paraId="3E3777DA"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Describes the way the orientation value was determined (eg measured, inferred from dip slope, etc)</w:t>
            </w:r>
          </w:p>
          <w:p w14:paraId="70FDC76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F40A842" w14:textId="77777777" w:rsidTr="00C034E3">
        <w:tc>
          <w:tcPr>
            <w:cnfStyle w:val="001000000000" w:firstRow="0" w:lastRow="0" w:firstColumn="1" w:lastColumn="0" w:oddVBand="0" w:evenVBand="0" w:oddHBand="0" w:evenHBand="0" w:firstRowFirstColumn="0" w:firstRowLastColumn="0" w:lastRowFirstColumn="0" w:lastRowLastColumn="0"/>
            <w:tcW w:w="2376" w:type="dxa"/>
          </w:tcPr>
          <w:p w14:paraId="0E82823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15" w:name="BKM_FF60F6A1_68A6_4CC7_A4D7_1484826F284D"/>
            <w:bookmarkEnd w:id="615"/>
            <w:r w:rsidRPr="00C034E3">
              <w:rPr>
                <w:rFonts w:asciiTheme="minorHAnsi" w:hAnsiTheme="minorHAnsi" w:cs="Arial"/>
                <w:color w:val="000000"/>
                <w:sz w:val="20"/>
                <w:lang w:val="en-CA"/>
              </w:rPr>
              <w:t>descriptiveOrientation</w:t>
            </w:r>
          </w:p>
        </w:tc>
        <w:tc>
          <w:tcPr>
            <w:tcW w:w="2835" w:type="dxa"/>
          </w:tcPr>
          <w:p w14:paraId="3FCAB7A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CharacterString</w:t>
            </w:r>
          </w:p>
        </w:tc>
        <w:tc>
          <w:tcPr>
            <w:tcW w:w="4524" w:type="dxa"/>
          </w:tcPr>
          <w:p w14:paraId="5EF42735"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Textual specification of orientation, possibly referencing some local geography</w:t>
            </w:r>
          </w:p>
          <w:p w14:paraId="5790F62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6D49FDAE" w14:textId="77777777" w:rsidR="00C034E3" w:rsidRDefault="00C034E3" w:rsidP="00C034E3">
      <w:pPr>
        <w:rPr>
          <w:lang w:val="en-CA"/>
        </w:rPr>
      </w:pPr>
    </w:p>
    <w:p w14:paraId="6D7CEEA6" w14:textId="50A8689F" w:rsidR="000C4224" w:rsidRDefault="00C034E3" w:rsidP="00C034E3">
      <w:pPr>
        <w:pStyle w:val="Heading4"/>
        <w:rPr>
          <w:lang w:val="en-CA"/>
        </w:rPr>
      </w:pPr>
      <w:r>
        <w:rPr>
          <w:lang w:val="en-CA"/>
        </w:rPr>
        <w:t>GSML_PlanarOrientation</w:t>
      </w:r>
    </w:p>
    <w:p w14:paraId="67C26DE2" w14:textId="77777777" w:rsidR="000C4224" w:rsidRPr="000C4224" w:rsidRDefault="000C4224" w:rsidP="000C4224">
      <w:pPr>
        <w:rPr>
          <w:lang w:val="en-CA"/>
        </w:rPr>
      </w:pPr>
    </w:p>
    <w:p w14:paraId="7CA6638B" w14:textId="4EE2544F" w:rsidR="00C034E3" w:rsidRPr="00C034E3" w:rsidRDefault="0046445D" w:rsidP="001A7909">
      <w:pPr>
        <w:rPr>
          <w:rFonts w:cs="Arial"/>
          <w:color w:val="000000"/>
          <w:sz w:val="20"/>
          <w:lang w:val="en-CA"/>
        </w:rPr>
      </w:pPr>
      <w:r>
        <w:rPr>
          <w:lang w:val="en-CA"/>
        </w:rPr>
        <w:t xml:space="preserve">A planar orientation is composed of two values; the azimuth (a compass point) and a dip (the angle from the horizontal).  Polarity of the plane </w:t>
      </w:r>
      <w:r w:rsidR="001A7909">
        <w:rPr>
          <w:lang w:val="en-CA"/>
        </w:rPr>
        <w:t>i</w:t>
      </w:r>
      <w:r w:rsidR="001A7909" w:rsidRPr="001A7909">
        <w:rPr>
          <w:lang w:val="en-CA"/>
        </w:rPr>
        <w:t>ndicates whether the planar orientation is associated with a directed feature that is overturned, upright, vertical etc.</w:t>
      </w:r>
      <w:r w:rsidR="001A7909">
        <w:rPr>
          <w:lang w:val="en-CA"/>
        </w:rPr>
        <w:t xml:space="preserve">  There are several conventions to encode a planar orientation and this specification does not impose one but provide a convention property to report it. </w:t>
      </w:r>
      <w:bookmarkStart w:id="616" w:name="BKM_46259D53_650A_4603_A643_14762C4B9DC8"/>
      <w:bookmarkEnd w:id="616"/>
      <w:commentRangeStart w:id="617"/>
      <w:r w:rsidR="001A7909">
        <w:rPr>
          <w:lang w:val="en-CA"/>
        </w:rPr>
        <w:t>It must be noted that a</w:t>
      </w:r>
      <w:r w:rsidR="001A7909" w:rsidRPr="001A7909">
        <w:rPr>
          <w:lang w:val="en-CA"/>
        </w:rPr>
        <w:t>llowance of different convention makes querying more difficult.</w:t>
      </w:r>
      <w:commentRangeEnd w:id="617"/>
      <w:r w:rsidR="00EA3198">
        <w:rPr>
          <w:rStyle w:val="CommentReference"/>
        </w:rPr>
        <w:commentReference w:id="617"/>
      </w:r>
    </w:p>
    <w:tbl>
      <w:tblPr>
        <w:tblStyle w:val="LightShading"/>
        <w:tblW w:w="9735" w:type="dxa"/>
        <w:tblLayout w:type="fixed"/>
        <w:tblLook w:val="04A0" w:firstRow="1" w:lastRow="0" w:firstColumn="1" w:lastColumn="0" w:noHBand="0" w:noVBand="1"/>
      </w:tblPr>
      <w:tblGrid>
        <w:gridCol w:w="1668"/>
        <w:gridCol w:w="2126"/>
        <w:gridCol w:w="5941"/>
      </w:tblGrid>
      <w:tr w:rsidR="00C034E3" w:rsidRPr="00C034E3" w14:paraId="53E56CA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645D358"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18" w:name="BKM_F6F26F14_293C_49D0_A8BA_E7C8B18052A4"/>
            <w:bookmarkEnd w:id="618"/>
            <w:r w:rsidRPr="00C034E3">
              <w:rPr>
                <w:rFonts w:asciiTheme="minorHAnsi" w:hAnsiTheme="minorHAnsi" w:cs="Arial"/>
                <w:color w:val="000000"/>
                <w:sz w:val="20"/>
                <w:lang w:val="en-CA"/>
              </w:rPr>
              <w:t>Name</w:t>
            </w:r>
          </w:p>
        </w:tc>
        <w:tc>
          <w:tcPr>
            <w:tcW w:w="2126" w:type="dxa"/>
          </w:tcPr>
          <w:p w14:paraId="0FC99696"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5941" w:type="dxa"/>
          </w:tcPr>
          <w:p w14:paraId="43A2B423"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1D244D"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386C0AD"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convention</w:t>
            </w:r>
          </w:p>
        </w:tc>
        <w:tc>
          <w:tcPr>
            <w:tcW w:w="2126" w:type="dxa"/>
          </w:tcPr>
          <w:p w14:paraId="039A7D8D"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ConventionCode</w:t>
            </w:r>
          </w:p>
        </w:tc>
        <w:tc>
          <w:tcPr>
            <w:tcW w:w="5941" w:type="dxa"/>
          </w:tcPr>
          <w:p w14:paraId="58CF2F63"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The convention used for the measurement</w:t>
            </w:r>
          </w:p>
          <w:p w14:paraId="1F59C66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1AC875C7"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4306715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19" w:name="BKM_BFF13014_D294_4162_870D_8C389253B42F"/>
            <w:bookmarkEnd w:id="619"/>
            <w:r w:rsidRPr="00C034E3">
              <w:rPr>
                <w:rFonts w:asciiTheme="minorHAnsi" w:hAnsiTheme="minorHAnsi" w:cs="Arial"/>
                <w:color w:val="000000"/>
                <w:sz w:val="20"/>
                <w:lang w:val="en-CA"/>
              </w:rPr>
              <w:t>azimuth</w:t>
            </w:r>
          </w:p>
        </w:tc>
        <w:tc>
          <w:tcPr>
            <w:tcW w:w="2126" w:type="dxa"/>
          </w:tcPr>
          <w:p w14:paraId="6938035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24E59C97" w14:textId="36210F99"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 xml:space="preserve">The azimuth (compass point, bearing etc) value of the orientation. Convention reports how azimuth is interpreted; if is quadrant. </w:t>
            </w:r>
          </w:p>
          <w:p w14:paraId="17B5213A"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C034E3" w:rsidRPr="00C034E3" w14:paraId="0583A45B"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75B269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20" w:name="BKM_5E0576AE_899E_4630_AE79_247020186922"/>
            <w:bookmarkEnd w:id="620"/>
            <w:r w:rsidRPr="00C034E3">
              <w:rPr>
                <w:rFonts w:asciiTheme="minorHAnsi" w:hAnsiTheme="minorHAnsi" w:cs="Arial"/>
                <w:color w:val="000000"/>
                <w:sz w:val="20"/>
                <w:lang w:val="en-CA"/>
              </w:rPr>
              <w:t>dip</w:t>
            </w:r>
          </w:p>
        </w:tc>
        <w:tc>
          <w:tcPr>
            <w:tcW w:w="2126" w:type="dxa"/>
          </w:tcPr>
          <w:p w14:paraId="1EE52E4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592D1A15"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Dip is the angle that the structural surface (eg bedding, fault plane) makes with the horizontal measured perpindicular to the strike of the structure and in the vertical plane as a numeric or term</w:t>
            </w:r>
          </w:p>
          <w:p w14:paraId="324E6BA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4B310EA"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2644F89F"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21" w:name="BKM_F1BB51E9_D13E_42AE_BE59_3E8556BDCA72"/>
            <w:bookmarkEnd w:id="621"/>
            <w:r w:rsidRPr="00C034E3">
              <w:rPr>
                <w:rFonts w:asciiTheme="minorHAnsi" w:hAnsiTheme="minorHAnsi" w:cs="Arial"/>
                <w:color w:val="000000"/>
                <w:sz w:val="20"/>
                <w:lang w:val="en-CA"/>
              </w:rPr>
              <w:t>polarity</w:t>
            </w:r>
          </w:p>
        </w:tc>
        <w:tc>
          <w:tcPr>
            <w:tcW w:w="2126" w:type="dxa"/>
          </w:tcPr>
          <w:p w14:paraId="3F02C321"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PlanarPolarityCode</w:t>
            </w:r>
          </w:p>
        </w:tc>
        <w:tc>
          <w:tcPr>
            <w:tcW w:w="5941" w:type="dxa"/>
          </w:tcPr>
          <w:p w14:paraId="68049AE2"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Indicates whether the planar orientation is associated with a directed feature that is overturned, upright, vertical etc.</w:t>
            </w:r>
          </w:p>
          <w:p w14:paraId="13B6BE6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4DD263EA" w14:textId="77777777" w:rsidR="00C034E3" w:rsidRDefault="00C034E3" w:rsidP="00C034E3">
      <w:pPr>
        <w:rPr>
          <w:lang w:val="en-CA"/>
        </w:rPr>
      </w:pPr>
    </w:p>
    <w:p w14:paraId="378FFF12" w14:textId="11EDE8AD" w:rsidR="00C034E3" w:rsidRDefault="00C034E3" w:rsidP="00C034E3">
      <w:pPr>
        <w:rPr>
          <w:lang w:val="en-CA"/>
        </w:rPr>
      </w:pPr>
      <w:r>
        <w:rPr>
          <w:lang w:val="en-CA"/>
        </w:rPr>
        <w:t>The P</w:t>
      </w:r>
      <w:r w:rsidR="0046445D">
        <w:rPr>
          <w:lang w:val="en-CA"/>
        </w:rPr>
        <w:t>lanar orientation shall have a value for polarity, azimuth o</w:t>
      </w:r>
      <w:del w:id="622" w:author="Eric Boisvert" w:date="2015-10-29T12:09:00Z">
        <w:r w:rsidR="0046445D" w:rsidDel="00932216">
          <w:rPr>
            <w:lang w:val="en-CA"/>
          </w:rPr>
          <w:delText>f</w:delText>
        </w:r>
      </w:del>
      <w:ins w:id="623" w:author="Eric Boisvert" w:date="2015-10-29T12:09:00Z">
        <w:r w:rsidR="00932216">
          <w:rPr>
            <w:lang w:val="en-CA"/>
          </w:rPr>
          <w:t>r</w:t>
        </w:r>
      </w:ins>
      <w:r w:rsidR="0046445D">
        <w:rPr>
          <w:lang w:val="en-CA"/>
        </w:rPr>
        <w:t xml:space="preserve"> </w:t>
      </w:r>
      <w:proofErr w:type="gramStart"/>
      <w:r w:rsidR="0046445D">
        <w:rPr>
          <w:lang w:val="en-CA"/>
        </w:rPr>
        <w:t>dip</w:t>
      </w:r>
      <w:r w:rsidR="00D82B9F">
        <w:rPr>
          <w:lang w:val="en-CA"/>
        </w:rPr>
        <w:t>,</w:t>
      </w:r>
      <w:proofErr w:type="gramEnd"/>
      <w:r w:rsidR="00D82B9F">
        <w:rPr>
          <w:lang w:val="en-CA"/>
        </w:rPr>
        <w:t xml:space="preserve"> otherwise there is no useful information to report</w:t>
      </w:r>
      <w:r w:rsidR="0046445D">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34E3" w:rsidRPr="00D12552" w14:paraId="7ECDFEFB" w14:textId="77777777" w:rsidTr="003B391B">
        <w:trPr>
          <w:cantSplit/>
        </w:trPr>
        <w:tc>
          <w:tcPr>
            <w:tcW w:w="4219" w:type="dxa"/>
            <w:tcBorders>
              <w:right w:val="nil"/>
            </w:tcBorders>
            <w:shd w:val="clear" w:color="auto" w:fill="auto"/>
          </w:tcPr>
          <w:p w14:paraId="1A9BCE45" w14:textId="2E70C706" w:rsidR="00C034E3" w:rsidRPr="00D12552" w:rsidRDefault="00C034E3" w:rsidP="00C034E3">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6644F73E" w14:textId="4B31B5F6" w:rsidR="00C034E3" w:rsidRPr="00D12552" w:rsidRDefault="00C034E3" w:rsidP="00C034E3">
            <w:pPr>
              <w:pStyle w:val="Tabletext10"/>
              <w:jc w:val="left"/>
              <w:rPr>
                <w:rStyle w:val="reqtext"/>
                <w:lang w:val="en-CA"/>
              </w:rPr>
            </w:pPr>
            <w:r>
              <w:t>At least one of polarity, azimuth or dip SHALL not be nil</w:t>
            </w:r>
          </w:p>
        </w:tc>
      </w:tr>
    </w:tbl>
    <w:p w14:paraId="30EBF76A" w14:textId="77777777" w:rsidR="00C034E3" w:rsidRDefault="00C034E3" w:rsidP="00C034E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6B3967CE" w14:textId="77777777" w:rsidTr="003C190E">
        <w:trPr>
          <w:cantSplit/>
        </w:trPr>
        <w:tc>
          <w:tcPr>
            <w:tcW w:w="4219" w:type="dxa"/>
            <w:tcBorders>
              <w:right w:val="nil"/>
            </w:tcBorders>
            <w:shd w:val="clear" w:color="auto" w:fill="auto"/>
          </w:tcPr>
          <w:p w14:paraId="4B38144B" w14:textId="0AD46C95" w:rsidR="00D82B9F" w:rsidRPr="00D12552" w:rsidRDefault="00D82B9F" w:rsidP="00D82B9F">
            <w:pPr>
              <w:pStyle w:val="Tabletext10"/>
              <w:rPr>
                <w:rStyle w:val="requri"/>
                <w:lang w:val="en-CA"/>
              </w:rPr>
            </w:pPr>
            <w:commentRangeStart w:id="624"/>
            <w:del w:id="625" w:author="Eric Boisvert" w:date="2015-10-29T12:08:00Z">
              <w:r w:rsidDel="00932216">
                <w:rPr>
                  <w:rStyle w:val="requri"/>
                  <w:lang w:val="en-CA"/>
                </w:rPr>
                <w:delText>/req/gsml4-basic</w:delText>
              </w:r>
              <w:r w:rsidRPr="00D12552" w:rsidDel="00932216">
                <w:rPr>
                  <w:rStyle w:val="requri"/>
                  <w:lang w:val="en-CA"/>
                </w:rPr>
                <w:delText>/</w:delText>
              </w:r>
              <w:r w:rsidDel="00932216">
                <w:rPr>
                  <w:rStyle w:val="requri"/>
                  <w:lang w:val="en-CA"/>
                </w:rPr>
                <w:delText>plane-az-degree</w:delText>
              </w:r>
            </w:del>
          </w:p>
        </w:tc>
        <w:tc>
          <w:tcPr>
            <w:tcW w:w="4678" w:type="dxa"/>
            <w:tcBorders>
              <w:left w:val="nil"/>
            </w:tcBorders>
            <w:shd w:val="clear" w:color="auto" w:fill="auto"/>
          </w:tcPr>
          <w:p w14:paraId="416F7071" w14:textId="48CE1F8B" w:rsidR="00D82B9F" w:rsidRPr="00D12552" w:rsidRDefault="00D82B9F" w:rsidP="003C190E">
            <w:pPr>
              <w:pStyle w:val="Tabletext10"/>
              <w:jc w:val="left"/>
              <w:rPr>
                <w:rStyle w:val="reqtext"/>
                <w:lang w:val="en-CA"/>
              </w:rPr>
            </w:pPr>
            <w:del w:id="626" w:author="Eric Boisvert" w:date="2015-10-29T12:08:00Z">
              <w:r w:rsidDel="00932216">
                <w:delText>Azimuth SHALL be express in clockwise degree from geographic north</w:delText>
              </w:r>
              <w:commentRangeEnd w:id="624"/>
              <w:r w:rsidDel="00932216">
                <w:rPr>
                  <w:rStyle w:val="CommentReference"/>
                  <w:rFonts w:ascii="Times New Roman" w:eastAsia="Times New Roman" w:hAnsi="Times New Roman"/>
                  <w:lang w:val="en-US" w:eastAsia="en-US"/>
                </w:rPr>
                <w:commentReference w:id="624"/>
              </w:r>
            </w:del>
          </w:p>
        </w:tc>
      </w:tr>
    </w:tbl>
    <w:p w14:paraId="7C52CD66" w14:textId="77777777" w:rsidR="00D82B9F" w:rsidRDefault="00D82B9F" w:rsidP="00C034E3"/>
    <w:p w14:paraId="6DADB79A" w14:textId="6545543A" w:rsidR="00D82B9F" w:rsidRDefault="00D82B9F" w:rsidP="00C034E3">
      <w:r>
        <w:t>Dip</w:t>
      </w:r>
      <w:r w:rsidR="00983833">
        <w:t>s</w:t>
      </w:r>
      <w:r>
        <w:t xml:space="preserve"> are always downward. Depending of the convention, “upward” dip</w:t>
      </w:r>
      <w:r w:rsidR="00983833">
        <w:t>s</w:t>
      </w:r>
      <w:r>
        <w:t xml:space="preserve"> are just equivalent of downward </w:t>
      </w:r>
      <w:r w:rsidR="00983833">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386F11BD" w14:textId="77777777" w:rsidTr="003C190E">
        <w:trPr>
          <w:cantSplit/>
        </w:trPr>
        <w:tc>
          <w:tcPr>
            <w:tcW w:w="4219" w:type="dxa"/>
            <w:tcBorders>
              <w:right w:val="nil"/>
            </w:tcBorders>
            <w:shd w:val="clear" w:color="auto" w:fill="auto"/>
          </w:tcPr>
          <w:p w14:paraId="20A100F1" w14:textId="733B190D" w:rsidR="00D82B9F" w:rsidRPr="00D12552" w:rsidRDefault="00D82B9F" w:rsidP="00D82B9F">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plane-dip-degree</w:t>
            </w:r>
          </w:p>
        </w:tc>
        <w:tc>
          <w:tcPr>
            <w:tcW w:w="4678" w:type="dxa"/>
            <w:tcBorders>
              <w:left w:val="nil"/>
            </w:tcBorders>
            <w:shd w:val="clear" w:color="auto" w:fill="auto"/>
          </w:tcPr>
          <w:p w14:paraId="5BADDFC9" w14:textId="429BCA53" w:rsidR="00D82B9F" w:rsidRPr="00D12552" w:rsidRDefault="00D82B9F" w:rsidP="003C190E">
            <w:pPr>
              <w:pStyle w:val="Tabletext10"/>
              <w:jc w:val="left"/>
              <w:rPr>
                <w:rStyle w:val="reqtext"/>
                <w:lang w:val="en-CA"/>
              </w:rPr>
            </w:pPr>
            <w:r>
              <w:t xml:space="preserve">Dip SHALL be expressed in degree downward from the horizontal.   </w:t>
            </w:r>
          </w:p>
        </w:tc>
      </w:tr>
    </w:tbl>
    <w:p w14:paraId="48CE22D1" w14:textId="164932D9" w:rsidR="003B391B" w:rsidRDefault="003B391B" w:rsidP="0046445D">
      <w:pPr>
        <w:pStyle w:val="Heading4"/>
      </w:pPr>
      <w:r>
        <w:t>GSML_LinearOrientation</w:t>
      </w:r>
    </w:p>
    <w:p w14:paraId="051870C6" w14:textId="77777777" w:rsidR="0046445D" w:rsidRDefault="0046445D" w:rsidP="00C034E3"/>
    <w:p w14:paraId="2717CD42" w14:textId="51F2A59F" w:rsidR="003B391B" w:rsidRDefault="0046445D" w:rsidP="00C034E3">
      <w:r>
        <w:t>Linear orientation is composed of a trend (the compass orientation of the line) and a plunge (the angle from the horizontal).  This vector can be orientated (a vector) or not.</w:t>
      </w:r>
    </w:p>
    <w:p w14:paraId="0D1D6793" w14:textId="7996BE84" w:rsidR="003B391B" w:rsidRPr="003B391B" w:rsidRDefault="003B391B" w:rsidP="003B391B">
      <w:pPr>
        <w:autoSpaceDE w:val="0"/>
        <w:autoSpaceDN w:val="0"/>
        <w:adjustRightInd w:val="0"/>
        <w:spacing w:after="0"/>
        <w:rPr>
          <w:color w:val="000000"/>
          <w:sz w:val="20"/>
          <w:szCs w:val="20"/>
          <w:lang w:val="en-CA"/>
        </w:rPr>
      </w:pPr>
      <w:bookmarkStart w:id="627" w:name="BKM_C0A3056D_FA18_4027_BE04_0AFA3C2B5BD7"/>
      <w:bookmarkEnd w:id="627"/>
    </w:p>
    <w:tbl>
      <w:tblPr>
        <w:tblStyle w:val="LightShading"/>
        <w:tblW w:w="9735" w:type="dxa"/>
        <w:tblLayout w:type="fixed"/>
        <w:tblLook w:val="04A0" w:firstRow="1" w:lastRow="0" w:firstColumn="1" w:lastColumn="0" w:noHBand="0" w:noVBand="1"/>
      </w:tblPr>
      <w:tblGrid>
        <w:gridCol w:w="1384"/>
        <w:gridCol w:w="2268"/>
        <w:gridCol w:w="6083"/>
      </w:tblGrid>
      <w:tr w:rsidR="003B391B" w:rsidRPr="0046445D" w14:paraId="3FF674F1" w14:textId="77777777" w:rsidTr="00464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1B2D39"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628" w:name="BKM_ADC178F9_ED86_418A_BFAF_BD9ADC797FBD"/>
            <w:bookmarkEnd w:id="628"/>
            <w:r w:rsidRPr="0046445D">
              <w:rPr>
                <w:rFonts w:asciiTheme="minorHAnsi" w:hAnsiTheme="minorHAnsi"/>
                <w:color w:val="000000"/>
                <w:sz w:val="20"/>
                <w:szCs w:val="20"/>
                <w:lang w:val="en-CA"/>
              </w:rPr>
              <w:t>Name</w:t>
            </w:r>
          </w:p>
        </w:tc>
        <w:tc>
          <w:tcPr>
            <w:tcW w:w="2268" w:type="dxa"/>
          </w:tcPr>
          <w:p w14:paraId="79A2ADBC"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0EFF0D1"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3B391B" w:rsidRPr="0046445D" w14:paraId="0C73350C"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CF1147E"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directed</w:t>
            </w:r>
          </w:p>
        </w:tc>
        <w:tc>
          <w:tcPr>
            <w:tcW w:w="2268" w:type="dxa"/>
          </w:tcPr>
          <w:p w14:paraId="77AC28E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LinearDirectedCode</w:t>
            </w:r>
          </w:p>
        </w:tc>
        <w:tc>
          <w:tcPr>
            <w:tcW w:w="6083" w:type="dxa"/>
          </w:tcPr>
          <w:p w14:paraId="22A9D49A"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To indicate if orientation represents linear feature that is directed, e.g. clast imbrication, mylonitic lineation with sense of shear, slickenlines with displacement direction, rather than undirected.  A code list to indicate which is the directed end of the linear orientation</w:t>
            </w:r>
          </w:p>
          <w:p w14:paraId="684DD1B7"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B391B" w:rsidRPr="0046445D" w14:paraId="32A192A3" w14:textId="77777777" w:rsidTr="0046445D">
        <w:tc>
          <w:tcPr>
            <w:cnfStyle w:val="001000000000" w:firstRow="0" w:lastRow="0" w:firstColumn="1" w:lastColumn="0" w:oddVBand="0" w:evenVBand="0" w:oddHBand="0" w:evenHBand="0" w:firstRowFirstColumn="0" w:firstRowLastColumn="0" w:lastRowFirstColumn="0" w:lastRowLastColumn="0"/>
            <w:tcW w:w="1384" w:type="dxa"/>
          </w:tcPr>
          <w:p w14:paraId="3AC6BF7D"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629" w:name="BKM_8E1E3CAB_4A91_4093_A75E_AEF4FCA7FA5B"/>
            <w:bookmarkEnd w:id="629"/>
            <w:r w:rsidRPr="0046445D">
              <w:rPr>
                <w:rFonts w:asciiTheme="minorHAnsi" w:hAnsiTheme="minorHAnsi"/>
                <w:color w:val="000000"/>
                <w:sz w:val="20"/>
                <w:szCs w:val="20"/>
                <w:lang w:val="en-CA"/>
              </w:rPr>
              <w:t>plunge</w:t>
            </w:r>
          </w:p>
        </w:tc>
        <w:tc>
          <w:tcPr>
            <w:tcW w:w="2268" w:type="dxa"/>
          </w:tcPr>
          <w:p w14:paraId="75ACE5BD"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04F680DF"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Magnitude of the plunge.</w:t>
            </w:r>
          </w:p>
          <w:p w14:paraId="7FBA8C34"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B391B" w:rsidRPr="0046445D" w14:paraId="52CD4F27"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B8358D8"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630" w:name="BKM_64F0A908_3403_4D0B_88AD_EE7134C39157"/>
            <w:bookmarkEnd w:id="630"/>
            <w:r w:rsidRPr="0046445D">
              <w:rPr>
                <w:rFonts w:asciiTheme="minorHAnsi" w:hAnsiTheme="minorHAnsi"/>
                <w:color w:val="000000"/>
                <w:sz w:val="20"/>
                <w:szCs w:val="20"/>
                <w:lang w:val="en-CA"/>
              </w:rPr>
              <w:t>trend</w:t>
            </w:r>
          </w:p>
        </w:tc>
        <w:tc>
          <w:tcPr>
            <w:tcW w:w="2268" w:type="dxa"/>
          </w:tcPr>
          <w:p w14:paraId="78F44A4E"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4ED38BA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 xml:space="preserve">The azimuth (compass bearing) value of the linear orientation.  </w:t>
            </w:r>
          </w:p>
          <w:p w14:paraId="24A115C8"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4ED7FB6" w14:textId="77777777" w:rsidR="003B391B" w:rsidRDefault="003B391B" w:rsidP="00C034E3"/>
    <w:p w14:paraId="6CC94BC1" w14:textId="42997A9B" w:rsidR="0046445D" w:rsidRPr="00C034E3" w:rsidRDefault="0046445D" w:rsidP="00C034E3">
      <w:r>
        <w:t>An instance of Linear Orientation shall have either the trend or the plunge 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445D" w:rsidRPr="00D12552" w14:paraId="4C7A1D78" w14:textId="77777777" w:rsidTr="003C190E">
        <w:trPr>
          <w:cantSplit/>
        </w:trPr>
        <w:tc>
          <w:tcPr>
            <w:tcW w:w="4219" w:type="dxa"/>
            <w:tcBorders>
              <w:right w:val="nil"/>
            </w:tcBorders>
            <w:shd w:val="clear" w:color="auto" w:fill="auto"/>
          </w:tcPr>
          <w:p w14:paraId="46D1B00A" w14:textId="61B0FD8B" w:rsidR="0046445D" w:rsidRPr="00D12552" w:rsidRDefault="0046445D" w:rsidP="0046445D">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5C52257F" w14:textId="70B79310" w:rsidR="0046445D" w:rsidRPr="0046445D" w:rsidRDefault="0046445D" w:rsidP="0046445D">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755B5934" w14:textId="19F4B861" w:rsidR="0046445D" w:rsidRPr="00D12552" w:rsidRDefault="0046445D" w:rsidP="003C190E">
            <w:pPr>
              <w:pStyle w:val="Tabletext10"/>
              <w:jc w:val="left"/>
              <w:rPr>
                <w:rStyle w:val="reqtext"/>
                <w:lang w:val="en-CA"/>
              </w:rPr>
            </w:pPr>
          </w:p>
        </w:tc>
      </w:tr>
    </w:tbl>
    <w:p w14:paraId="4D91C898" w14:textId="77777777" w:rsidR="0046445D" w:rsidRDefault="0046445D">
      <w:pPr>
        <w:spacing w:after="0"/>
        <w:rPr>
          <w:lang w:val="en-CA"/>
        </w:rPr>
      </w:pPr>
    </w:p>
    <w:p w14:paraId="7CA1B22B" w14:textId="77777777" w:rsidR="00983833" w:rsidRDefault="00983833" w:rsidP="0098383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26230572" w14:textId="77777777" w:rsidTr="003C190E">
        <w:trPr>
          <w:cantSplit/>
        </w:trPr>
        <w:tc>
          <w:tcPr>
            <w:tcW w:w="4219" w:type="dxa"/>
            <w:tcBorders>
              <w:right w:val="nil"/>
            </w:tcBorders>
            <w:shd w:val="clear" w:color="auto" w:fill="auto"/>
          </w:tcPr>
          <w:p w14:paraId="623D1860" w14:textId="2849620B" w:rsidR="00983833" w:rsidRPr="00D12552" w:rsidRDefault="00983833" w:rsidP="00983833">
            <w:pPr>
              <w:pStyle w:val="Tabletext10"/>
              <w:rPr>
                <w:rStyle w:val="requri"/>
                <w:lang w:val="en-CA"/>
              </w:rPr>
            </w:pPr>
            <w:commentRangeStart w:id="631"/>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5CDD0559" w14:textId="7EBC8C87" w:rsidR="00983833" w:rsidRPr="00D12552" w:rsidRDefault="00983833" w:rsidP="003C190E">
            <w:pPr>
              <w:pStyle w:val="Tabletext10"/>
              <w:jc w:val="left"/>
              <w:rPr>
                <w:rStyle w:val="reqtext"/>
                <w:lang w:val="en-CA"/>
              </w:rPr>
            </w:pPr>
            <w:r>
              <w:t>Trend SHALL be express in clockwise degree from geographic north</w:t>
            </w:r>
            <w:commentRangeEnd w:id="631"/>
            <w:r>
              <w:rPr>
                <w:rStyle w:val="CommentReference"/>
                <w:rFonts w:ascii="Times New Roman" w:eastAsia="Times New Roman" w:hAnsi="Times New Roman"/>
                <w:lang w:val="en-US" w:eastAsia="en-US"/>
              </w:rPr>
              <w:commentReference w:id="631"/>
            </w:r>
          </w:p>
        </w:tc>
      </w:tr>
    </w:tbl>
    <w:p w14:paraId="28949F49" w14:textId="77777777" w:rsidR="00983833" w:rsidRDefault="00983833" w:rsidP="00983833"/>
    <w:p w14:paraId="68AF8830" w14:textId="32DDD223" w:rsidR="00983833" w:rsidRDefault="00983833" w:rsidP="00983833">
      <w:r>
        <w:t>For non-directed linear measurements, plunge are generally always express downward (upward plunge are just downward plunge in the opposite direction).  But when the lineation is directed, upward plunge shall be expressed using a negative number.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774D4067" w14:textId="77777777" w:rsidTr="003C190E">
        <w:trPr>
          <w:cantSplit/>
        </w:trPr>
        <w:tc>
          <w:tcPr>
            <w:tcW w:w="4219" w:type="dxa"/>
            <w:tcBorders>
              <w:right w:val="nil"/>
            </w:tcBorders>
            <w:shd w:val="clear" w:color="auto" w:fill="auto"/>
          </w:tcPr>
          <w:p w14:paraId="31087D05" w14:textId="092947DF" w:rsidR="00983833" w:rsidRPr="00D12552" w:rsidRDefault="00983833" w:rsidP="00983833">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7F0841">
              <w:rPr>
                <w:rStyle w:val="requri"/>
                <w:lang w:val="en-CA"/>
              </w:rPr>
              <w:t>p</w:t>
            </w:r>
            <w:r>
              <w:rPr>
                <w:rStyle w:val="requri"/>
                <w:lang w:val="en-CA"/>
              </w:rPr>
              <w:t>lung</w:t>
            </w:r>
            <w:r w:rsidR="007F0841">
              <w:rPr>
                <w:rStyle w:val="requri"/>
                <w:lang w:val="en-CA"/>
              </w:rPr>
              <w:t>e</w:t>
            </w:r>
            <w:r>
              <w:rPr>
                <w:rStyle w:val="requri"/>
                <w:lang w:val="en-CA"/>
              </w:rPr>
              <w:t>-degree</w:t>
            </w:r>
          </w:p>
        </w:tc>
        <w:tc>
          <w:tcPr>
            <w:tcW w:w="4678" w:type="dxa"/>
            <w:tcBorders>
              <w:left w:val="nil"/>
            </w:tcBorders>
            <w:shd w:val="clear" w:color="auto" w:fill="auto"/>
          </w:tcPr>
          <w:p w14:paraId="2DB0EBA7" w14:textId="4D0F01B9" w:rsidR="00983833" w:rsidRPr="00D12552" w:rsidRDefault="00983833" w:rsidP="003C190E">
            <w:pPr>
              <w:pStyle w:val="Tabletext10"/>
              <w:jc w:val="left"/>
              <w:rPr>
                <w:rStyle w:val="reqtext"/>
                <w:lang w:val="en-CA"/>
              </w:rPr>
            </w:pPr>
            <w:r>
              <w:t xml:space="preserve">Plunge SHALL be expressed in degree downward from the horizontal.   </w:t>
            </w:r>
          </w:p>
        </w:tc>
      </w:tr>
    </w:tbl>
    <w:p w14:paraId="69ACAE58" w14:textId="77777777" w:rsidR="00983833" w:rsidRDefault="00983833" w:rsidP="00983833"/>
    <w:p w14:paraId="7B37D3BA" w14:textId="77777777" w:rsidR="000D2673" w:rsidRDefault="000D2673" w:rsidP="000D2673"/>
    <w:p w14:paraId="27C28DD1" w14:textId="77777777" w:rsidR="000D2673" w:rsidRDefault="000D2673" w:rsidP="000D2673">
      <w:pPr>
        <w:pStyle w:val="Heading4"/>
        <w:rPr>
          <w:lang w:val="en-CA"/>
        </w:rPr>
      </w:pPr>
      <w:bookmarkStart w:id="632" w:name="BKM_F047E096_3391_4C83_A31D_8616A9B842C5"/>
      <w:bookmarkEnd w:id="632"/>
      <w:r w:rsidRPr="00996BEA">
        <w:rPr>
          <w:lang w:val="en-CA"/>
        </w:rPr>
        <w:t>GSML_Vector</w:t>
      </w:r>
    </w:p>
    <w:p w14:paraId="6DC75F84" w14:textId="77777777" w:rsidR="000D2673" w:rsidRPr="00996BEA" w:rsidRDefault="000D2673" w:rsidP="000D2673">
      <w:pPr>
        <w:rPr>
          <w:lang w:val="en-CA"/>
        </w:rPr>
      </w:pPr>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tbl>
      <w:tblPr>
        <w:tblStyle w:val="LightShading"/>
        <w:tblW w:w="9735" w:type="dxa"/>
        <w:tblLayout w:type="fixed"/>
        <w:tblLook w:val="04A0" w:firstRow="1" w:lastRow="0" w:firstColumn="1" w:lastColumn="0" w:noHBand="0" w:noVBand="1"/>
      </w:tblPr>
      <w:tblGrid>
        <w:gridCol w:w="1384"/>
        <w:gridCol w:w="1843"/>
        <w:gridCol w:w="6508"/>
      </w:tblGrid>
      <w:tr w:rsidR="000D2673" w:rsidRPr="00996BEA" w14:paraId="042D8AE3"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4A84DEE"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bookmarkStart w:id="633" w:name="BKM_DA68D8E9_7B0C_48EF_8619_7221101DC5F1"/>
            <w:bookmarkEnd w:id="633"/>
            <w:r w:rsidRPr="00996BEA">
              <w:rPr>
                <w:rFonts w:asciiTheme="minorHAnsi" w:hAnsiTheme="minorHAnsi"/>
                <w:color w:val="000000"/>
                <w:sz w:val="20"/>
                <w:szCs w:val="20"/>
                <w:lang w:val="en-CA"/>
              </w:rPr>
              <w:t>Name</w:t>
            </w:r>
          </w:p>
        </w:tc>
        <w:tc>
          <w:tcPr>
            <w:tcW w:w="1843" w:type="dxa"/>
          </w:tcPr>
          <w:p w14:paraId="17C26A6C"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Type</w:t>
            </w:r>
          </w:p>
        </w:tc>
        <w:tc>
          <w:tcPr>
            <w:tcW w:w="6508" w:type="dxa"/>
          </w:tcPr>
          <w:p w14:paraId="1879653D"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Description</w:t>
            </w:r>
          </w:p>
        </w:tc>
      </w:tr>
      <w:tr w:rsidR="000D2673" w:rsidRPr="00996BEA" w14:paraId="69A0FF19"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235E301"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r w:rsidRPr="00996BEA">
              <w:rPr>
                <w:rFonts w:asciiTheme="minorHAnsi" w:hAnsiTheme="minorHAnsi"/>
                <w:color w:val="000000"/>
                <w:sz w:val="20"/>
                <w:szCs w:val="20"/>
                <w:lang w:val="en-CA"/>
              </w:rPr>
              <w:lastRenderedPageBreak/>
              <w:t>magnitude</w:t>
            </w:r>
          </w:p>
        </w:tc>
        <w:tc>
          <w:tcPr>
            <w:tcW w:w="1843" w:type="dxa"/>
          </w:tcPr>
          <w:p w14:paraId="48529493"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QuantityRange</w:t>
            </w:r>
          </w:p>
        </w:tc>
        <w:tc>
          <w:tcPr>
            <w:tcW w:w="6508" w:type="dxa"/>
          </w:tcPr>
          <w:p w14:paraId="231AA4DE"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 xml:space="preserve">The </w:t>
            </w:r>
            <w:r>
              <w:rPr>
                <w:rFonts w:asciiTheme="minorHAnsi" w:hAnsiTheme="minorHAnsi"/>
                <w:color w:val="000000"/>
                <w:sz w:val="20"/>
                <w:szCs w:val="20"/>
                <w:lang w:val="en-CA"/>
              </w:rPr>
              <w:t>magnitude of the vector</w:t>
            </w:r>
            <w:r w:rsidRPr="00996BEA">
              <w:rPr>
                <w:rFonts w:asciiTheme="minorHAnsi" w:hAnsiTheme="minorHAnsi"/>
                <w:color w:val="000000"/>
                <w:sz w:val="20"/>
                <w:szCs w:val="20"/>
                <w:lang w:val="en-CA"/>
              </w:rPr>
              <w:t xml:space="preserve"> </w:t>
            </w:r>
          </w:p>
          <w:p w14:paraId="5033ADD7"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06754CC" w14:textId="77777777" w:rsidR="000D2673" w:rsidRDefault="000D2673" w:rsidP="000D2673"/>
    <w:p w14:paraId="128108B5" w14:textId="77777777" w:rsidR="000D2673" w:rsidRDefault="000D2673" w:rsidP="00983833"/>
    <w:p w14:paraId="7EC33651" w14:textId="2207AED3" w:rsidR="000D2673" w:rsidRDefault="000D2673" w:rsidP="000D2673">
      <w:pPr>
        <w:pStyle w:val="Heading4"/>
      </w:pPr>
      <w:r>
        <w:t>GSML_QuantityRange</w:t>
      </w:r>
    </w:p>
    <w:p w14:paraId="0263C757" w14:textId="77777777" w:rsidR="000209D6" w:rsidRDefault="000209D6" w:rsidP="000D2673"/>
    <w:p w14:paraId="772CF378" w14:textId="6EECBBBA" w:rsidR="000D2673" w:rsidRPr="000D2673" w:rsidRDefault="000D2673" w:rsidP="000D2673">
      <w:r>
        <w:t xml:space="preserve">GSML_QuantityRange range is a specialization of SWE Common (OGC 08-094r1, Clause 7.2.13) QuantityRange where lower and upper values are made explicit, instead of using an array of values (RealPair, see Clause 7.2.1) where the lowest value is the first element and the highest the second.  This convenience class has been created as an alternative encoding for implementation that </w:t>
      </w:r>
      <w:proofErr w:type="gramStart"/>
      <w:r>
        <w:t>do</w:t>
      </w:r>
      <w:proofErr w:type="gramEnd"/>
      <w:r>
        <w:t xml:space="preserve"> no support encoding of arrays (eg. DBF) or reference to eleme</w:t>
      </w:r>
      <w:r w:rsidR="006F2ACD">
        <w:t>nts in string encoded arrays</w:t>
      </w:r>
      <w:r w:rsidR="006F2ACD">
        <w:rPr>
          <w:rStyle w:val="FootnoteReference"/>
        </w:rPr>
        <w:footnoteReference w:id="2"/>
      </w:r>
      <w:r>
        <w:t xml:space="preserve"> (eg. Filter Encoding Specification 2.0 – OGC 09-029r2)</w:t>
      </w:r>
    </w:p>
    <w:p w14:paraId="11EC90CB" w14:textId="77777777" w:rsidR="000D2673" w:rsidRDefault="000D2673" w:rsidP="000D2673">
      <w:pPr>
        <w:keepNext/>
        <w:spacing w:after="0"/>
      </w:pPr>
      <w:r>
        <w:rPr>
          <w:rFonts w:cs="Arial"/>
          <w:b/>
          <w:bCs/>
          <w:noProof/>
          <w:szCs w:val="26"/>
          <w:lang w:val="en-CA" w:eastAsia="en-CA"/>
        </w:rPr>
        <w:lastRenderedPageBreak/>
        <w:drawing>
          <wp:inline distT="0" distB="0" distL="0" distR="0" wp14:anchorId="568398DE" wp14:editId="53429703">
            <wp:extent cx="2012386" cy="4986070"/>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2493" cy="4986335"/>
                    </a:xfrm>
                    <a:prstGeom prst="rect">
                      <a:avLst/>
                    </a:prstGeom>
                    <a:noFill/>
                    <a:ln>
                      <a:noFill/>
                    </a:ln>
                  </pic:spPr>
                </pic:pic>
              </a:graphicData>
            </a:graphic>
          </wp:inline>
        </w:drawing>
      </w:r>
    </w:p>
    <w:p w14:paraId="68D3761B" w14:textId="52D4C218" w:rsidR="000C4224" w:rsidRDefault="000D2673" w:rsidP="000D2673">
      <w:pPr>
        <w:pStyle w:val="Caption"/>
      </w:pPr>
      <w:r>
        <w:t xml:space="preserve">Figure </w:t>
      </w:r>
      <w:fldSimple w:instr=" SEQ Figure \* ARABIC ">
        <w:ins w:id="634" w:author="Eric Boisvert" w:date="2015-10-30T04:23:00Z">
          <w:r w:rsidR="007D2867">
            <w:rPr>
              <w:noProof/>
            </w:rPr>
            <w:t>18</w:t>
          </w:r>
        </w:ins>
        <w:del w:id="635" w:author="Eric Boisvert" w:date="2015-10-30T04:23:00Z">
          <w:r w:rsidR="00090DCF" w:rsidDel="007D2867">
            <w:rPr>
              <w:noProof/>
            </w:rPr>
            <w:delText>17</w:delText>
          </w:r>
        </w:del>
      </w:fldSimple>
      <w:r>
        <w:t xml:space="preserve"> : QuantityRange making lower and upper values explicit</w:t>
      </w:r>
    </w:p>
    <w:tbl>
      <w:tblPr>
        <w:tblStyle w:val="LightShading"/>
        <w:tblW w:w="9735" w:type="dxa"/>
        <w:tblLayout w:type="fixed"/>
        <w:tblLook w:val="04A0" w:firstRow="1" w:lastRow="0" w:firstColumn="1" w:lastColumn="0" w:noHBand="0" w:noVBand="1"/>
      </w:tblPr>
      <w:tblGrid>
        <w:gridCol w:w="1384"/>
        <w:gridCol w:w="2268"/>
        <w:gridCol w:w="6083"/>
      </w:tblGrid>
      <w:tr w:rsidR="007F0841" w:rsidRPr="0046445D" w14:paraId="0EA3CD3D"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D32A2F0" w14:textId="77777777"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Name</w:t>
            </w:r>
          </w:p>
        </w:tc>
        <w:tc>
          <w:tcPr>
            <w:tcW w:w="2268" w:type="dxa"/>
          </w:tcPr>
          <w:p w14:paraId="0AA19740"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4341F5B"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7F0841" w:rsidRPr="0046445D" w14:paraId="5DF0E1A6"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D055548" w14:textId="799E7E1E"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lowerValue</w:t>
            </w:r>
          </w:p>
        </w:tc>
        <w:tc>
          <w:tcPr>
            <w:tcW w:w="2268" w:type="dxa"/>
          </w:tcPr>
          <w:p w14:paraId="10A586DF" w14:textId="0D2CB7A4"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3933D913" w14:textId="65C20312"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Lower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0].</w:t>
            </w:r>
          </w:p>
          <w:p w14:paraId="151B935C" w14:textId="77777777"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7F0841" w:rsidRPr="0046445D" w14:paraId="7B5A6BA1" w14:textId="77777777" w:rsidTr="003C190E">
        <w:tc>
          <w:tcPr>
            <w:cnfStyle w:val="001000000000" w:firstRow="0" w:lastRow="0" w:firstColumn="1" w:lastColumn="0" w:oddVBand="0" w:evenVBand="0" w:oddHBand="0" w:evenHBand="0" w:firstRowFirstColumn="0" w:firstRowLastColumn="0" w:lastRowFirstColumn="0" w:lastRowLastColumn="0"/>
            <w:tcW w:w="1384" w:type="dxa"/>
          </w:tcPr>
          <w:p w14:paraId="7D0D841A" w14:textId="66C468F3"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upperValue</w:t>
            </w:r>
          </w:p>
        </w:tc>
        <w:tc>
          <w:tcPr>
            <w:tcW w:w="2268" w:type="dxa"/>
          </w:tcPr>
          <w:p w14:paraId="0A91E1BE" w14:textId="1A2E5179" w:rsidR="007F0841" w:rsidRPr="0046445D" w:rsidRDefault="007F0841" w:rsidP="003C190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76998A45" w14:textId="1E4C0755" w:rsidR="007F0841" w:rsidRPr="0046445D" w:rsidRDefault="007F0841" w:rsidP="007F084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Upper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1].</w:t>
            </w:r>
          </w:p>
        </w:tc>
      </w:tr>
    </w:tbl>
    <w:p w14:paraId="3180EA13" w14:textId="77777777" w:rsidR="007F0841" w:rsidRDefault="007F0841" w:rsidP="007F0841"/>
    <w:p w14:paraId="3FD21599" w14:textId="799377C8" w:rsidR="007F0841" w:rsidRDefault="007F0841" w:rsidP="007F0841">
      <w:r>
        <w:t xml:space="preserve">For client application that can process swe common QuantityRange, it is </w:t>
      </w:r>
      <w:r w:rsidRPr="007F0841">
        <w:rPr>
          <w:b/>
        </w:rPr>
        <w:t>recommended</w:t>
      </w:r>
      <w:r>
        <w:t xml:space="preserve"> to provide the values in both values (RealPair) and lowerValue/upperValue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203948C3" w14:textId="77777777" w:rsidTr="003C190E">
        <w:trPr>
          <w:cantSplit/>
        </w:trPr>
        <w:tc>
          <w:tcPr>
            <w:tcW w:w="4219" w:type="dxa"/>
            <w:tcBorders>
              <w:right w:val="nil"/>
            </w:tcBorders>
            <w:shd w:val="clear" w:color="auto" w:fill="auto"/>
          </w:tcPr>
          <w:p w14:paraId="6A0B95A9" w14:textId="024C2FCA" w:rsidR="007F0841" w:rsidRPr="00D12552" w:rsidRDefault="007F0841" w:rsidP="007F0841">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59795EDE" w14:textId="65EF6B3F" w:rsidR="007F0841" w:rsidRPr="00D12552" w:rsidRDefault="007F0841" w:rsidP="003C190E">
            <w:pPr>
              <w:pStyle w:val="Tabletext10"/>
              <w:jc w:val="left"/>
              <w:rPr>
                <w:rStyle w:val="reqtext"/>
                <w:lang w:val="en-CA"/>
              </w:rPr>
            </w:pPr>
            <w:proofErr w:type="gramStart"/>
            <w:r>
              <w:t>Value[</w:t>
            </w:r>
            <w:proofErr w:type="gramEnd"/>
            <w:r>
              <w:t>0] should provide the same value as lowerValue and value[1]  the same as upperValue.</w:t>
            </w:r>
          </w:p>
        </w:tc>
      </w:tr>
    </w:tbl>
    <w:p w14:paraId="39A09C51" w14:textId="2564A065" w:rsidR="007F0841" w:rsidRPr="007F0841" w:rsidRDefault="00B820B6" w:rsidP="007F0841">
      <w:r>
        <w:t>Although the name of the properties infers quite obviously that lowerValue &lt;= upperValue, it is stated here formally as a requirement.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1AA64290" w14:textId="77777777" w:rsidTr="003C190E">
        <w:trPr>
          <w:cantSplit/>
        </w:trPr>
        <w:tc>
          <w:tcPr>
            <w:tcW w:w="4219" w:type="dxa"/>
            <w:tcBorders>
              <w:right w:val="nil"/>
            </w:tcBorders>
            <w:shd w:val="clear" w:color="auto" w:fill="auto"/>
          </w:tcPr>
          <w:p w14:paraId="0FB6FBA0" w14:textId="76C8AFEA" w:rsidR="007F0841" w:rsidRPr="00D12552" w:rsidRDefault="007F0841" w:rsidP="007F0841">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79DFD2C8" w14:textId="19461ADA" w:rsidR="007F0841" w:rsidRPr="00D12552" w:rsidRDefault="007F0841" w:rsidP="003C190E">
            <w:pPr>
              <w:pStyle w:val="Tabletext10"/>
              <w:jc w:val="left"/>
              <w:rPr>
                <w:rStyle w:val="reqtext"/>
                <w:lang w:val="en-CA"/>
              </w:rPr>
            </w:pPr>
            <w:r>
              <w:t xml:space="preserve">lowerValue SHALL be less of equals to upperValue   </w:t>
            </w:r>
          </w:p>
        </w:tc>
      </w:tr>
    </w:tbl>
    <w:p w14:paraId="56EA48FD" w14:textId="77777777" w:rsidR="007F0841" w:rsidRPr="007F0841" w:rsidRDefault="007F0841" w:rsidP="007F0841"/>
    <w:p w14:paraId="4D25A90E" w14:textId="271A828B" w:rsidR="003E1755" w:rsidRDefault="00856F51" w:rsidP="00E71F84">
      <w:pPr>
        <w:pStyle w:val="Heading3"/>
        <w:rPr>
          <w:lang w:val="en-CA"/>
        </w:rPr>
      </w:pPr>
      <w:r>
        <w:rPr>
          <w:lang w:val="en-CA"/>
        </w:rPr>
        <w:t>Geology basic</w:t>
      </w:r>
    </w:p>
    <w:p w14:paraId="38D34F62" w14:textId="77777777" w:rsidR="005166DF" w:rsidRDefault="005166DF" w:rsidP="00355CAB">
      <w:pPr>
        <w:rPr>
          <w:lang w:val="en-CA"/>
        </w:rPr>
      </w:pPr>
    </w:p>
    <w:p w14:paraId="1D993F84" w14:textId="77777777" w:rsidR="009E67D9" w:rsidRDefault="009E67D9" w:rsidP="009E67D9">
      <w:pPr>
        <w:keepNext/>
      </w:pPr>
      <w:r>
        <w:rPr>
          <w:noProof/>
          <w:lang w:val="en-CA" w:eastAsia="en-CA"/>
        </w:rPr>
        <w:drawing>
          <wp:inline distT="0" distB="0" distL="0" distR="0" wp14:anchorId="17B8414E" wp14:editId="12ADFB0C">
            <wp:extent cx="5486400" cy="3034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34925"/>
                    </a:xfrm>
                    <a:prstGeom prst="rect">
                      <a:avLst/>
                    </a:prstGeom>
                    <a:noFill/>
                    <a:ln>
                      <a:noFill/>
                    </a:ln>
                  </pic:spPr>
                </pic:pic>
              </a:graphicData>
            </a:graphic>
          </wp:inline>
        </w:drawing>
      </w:r>
    </w:p>
    <w:p w14:paraId="1B26676C" w14:textId="77777777" w:rsidR="009E67D9" w:rsidRDefault="009E67D9" w:rsidP="009E67D9">
      <w:pPr>
        <w:pStyle w:val="Caption"/>
      </w:pPr>
      <w:r>
        <w:t xml:space="preserve">Figure </w:t>
      </w:r>
      <w:fldSimple w:instr=" SEQ Figure \* ARABIC ">
        <w:ins w:id="636" w:author="Eric Boisvert" w:date="2015-10-30T04:23:00Z">
          <w:r w:rsidR="007D2867">
            <w:rPr>
              <w:noProof/>
            </w:rPr>
            <w:t>19</w:t>
          </w:r>
        </w:ins>
        <w:del w:id="637" w:author="Eric Boisvert" w:date="2015-10-30T04:23:00Z">
          <w:r w:rsidR="00090DCF" w:rsidDel="007D2867">
            <w:rPr>
              <w:noProof/>
            </w:rPr>
            <w:delText>18</w:delText>
          </w:r>
        </w:del>
      </w:fldSimple>
      <w:r>
        <w:t xml:space="preserve"> : Geologic Feature and MappedFeature</w:t>
      </w:r>
    </w:p>
    <w:p w14:paraId="2B5A641E" w14:textId="77777777" w:rsidR="001050D1" w:rsidRDefault="001050D1" w:rsidP="001050D1">
      <w:pPr>
        <w:pStyle w:val="Heading4"/>
      </w:pPr>
      <w:r>
        <w:t>GeologicFeature</w:t>
      </w:r>
    </w:p>
    <w:p w14:paraId="45BF8A1F" w14:textId="77777777" w:rsidR="00ED2525" w:rsidRDefault="00ED2525" w:rsidP="00ED2525">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p>
    <w:p w14:paraId="60229C14" w14:textId="77777777" w:rsidR="00D10719" w:rsidRPr="00D10719" w:rsidRDefault="00D10719" w:rsidP="00D10719">
      <w:pPr>
        <w:autoSpaceDE w:val="0"/>
        <w:autoSpaceDN w:val="0"/>
        <w:adjustRightInd w:val="0"/>
        <w:spacing w:after="0"/>
        <w:rPr>
          <w:color w:val="000000"/>
          <w:sz w:val="20"/>
          <w:szCs w:val="20"/>
          <w:lang w:val="en-CA"/>
        </w:rPr>
      </w:pPr>
      <w:bookmarkStart w:id="638" w:name="BKM_6A81087A_0778_4235_8F6A_3CADBB0E9016"/>
      <w:bookmarkEnd w:id="638"/>
    </w:p>
    <w:p w14:paraId="2ACA9CC9" w14:textId="77777777" w:rsidR="00D10719" w:rsidRDefault="00D10719" w:rsidP="00D10719">
      <w:pPr>
        <w:pStyle w:val="Caption"/>
        <w:keepNext/>
      </w:pPr>
      <w:r>
        <w:t xml:space="preserve">Table </w:t>
      </w:r>
      <w:fldSimple w:instr=" SEQ Table \* ARABIC ">
        <w:r w:rsidR="004D3EF3">
          <w:rPr>
            <w:noProof/>
          </w:rPr>
          <w:t>9</w:t>
        </w:r>
      </w:fldSimple>
      <w:r>
        <w:t xml:space="preserve"> : GeologicFeature properties</w:t>
      </w:r>
    </w:p>
    <w:tbl>
      <w:tblPr>
        <w:tblStyle w:val="LightShading"/>
        <w:tblW w:w="9735" w:type="dxa"/>
        <w:tblLayout w:type="fixed"/>
        <w:tblLook w:val="0420" w:firstRow="1" w:lastRow="0" w:firstColumn="0" w:lastColumn="0" w:noHBand="0" w:noVBand="1"/>
      </w:tblPr>
      <w:tblGrid>
        <w:gridCol w:w="1951"/>
        <w:gridCol w:w="1985"/>
        <w:gridCol w:w="5799"/>
      </w:tblGrid>
      <w:tr w:rsidR="00D10719" w:rsidRPr="00D10719" w14:paraId="72A2AF57" w14:textId="77777777" w:rsidTr="00D10719">
        <w:trPr>
          <w:cnfStyle w:val="100000000000" w:firstRow="1" w:lastRow="0" w:firstColumn="0" w:lastColumn="0" w:oddVBand="0" w:evenVBand="0" w:oddHBand="0" w:evenHBand="0" w:firstRowFirstColumn="0" w:firstRowLastColumn="0" w:lastRowFirstColumn="0" w:lastRowLastColumn="0"/>
        </w:trPr>
        <w:tc>
          <w:tcPr>
            <w:tcW w:w="1951" w:type="dxa"/>
          </w:tcPr>
          <w:p w14:paraId="39ED859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639" w:name="BKM_F1244213_660C_4D77_8475_08F73D4EC81C"/>
            <w:bookmarkEnd w:id="639"/>
            <w:r w:rsidRPr="00D10719">
              <w:rPr>
                <w:rFonts w:asciiTheme="minorHAnsi" w:hAnsiTheme="minorHAnsi"/>
                <w:color w:val="000000"/>
                <w:sz w:val="20"/>
                <w:szCs w:val="20"/>
                <w:lang w:val="en-CA"/>
              </w:rPr>
              <w:t>Name</w:t>
            </w:r>
          </w:p>
        </w:tc>
        <w:tc>
          <w:tcPr>
            <w:tcW w:w="1985" w:type="dxa"/>
          </w:tcPr>
          <w:p w14:paraId="682BB38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Type</w:t>
            </w:r>
          </w:p>
        </w:tc>
        <w:tc>
          <w:tcPr>
            <w:tcW w:w="5799" w:type="dxa"/>
          </w:tcPr>
          <w:p w14:paraId="6F92ED3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Notes</w:t>
            </w:r>
          </w:p>
        </w:tc>
      </w:tr>
      <w:tr w:rsidR="00D10719" w:rsidRPr="00D10719" w14:paraId="2EB5A867"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662D998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observationMethod</w:t>
            </w:r>
          </w:p>
        </w:tc>
        <w:tc>
          <w:tcPr>
            <w:tcW w:w="1985" w:type="dxa"/>
          </w:tcPr>
          <w:p w14:paraId="7E6708A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51C32B1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Feature ObservationMethod specifies the approach to acquiring the collection of attribute values that constitute an individual feature instance (e.g. point count, brunton compass on site, air photo interpretation,</w:t>
            </w:r>
            <w:proofErr w:type="gramStart"/>
            <w:r w:rsidRPr="00D10719">
              <w:rPr>
                <w:rFonts w:asciiTheme="minorHAnsi" w:hAnsiTheme="minorHAnsi"/>
                <w:color w:val="000000"/>
                <w:sz w:val="20"/>
                <w:szCs w:val="20"/>
                <w:lang w:val="en-CA"/>
              </w:rPr>
              <w:t>  field</w:t>
            </w:r>
            <w:proofErr w:type="gramEnd"/>
            <w:r w:rsidRPr="00D10719">
              <w:rPr>
                <w:rFonts w:asciiTheme="minorHAnsi" w:hAnsiTheme="minorHAnsi"/>
                <w:color w:val="000000"/>
                <w:sz w:val="20"/>
                <w:szCs w:val="20"/>
                <w:lang w:val="en-CA"/>
              </w:rPr>
              <w:t xml:space="preserve"> observation, hand specimen, laboratory, aerial photography, creative imagination). ObservationMethod is a convenience property that provides a quick and dirty approach to observation metadata when data are reported using a feature view (as opposed to observation view). For a borehole, the GeologicFeature observation method specifies how the geologic properties were determined (eg, visual observation, or standard </w:t>
            </w:r>
            <w:r w:rsidRPr="00D10719">
              <w:rPr>
                <w:rFonts w:asciiTheme="minorHAnsi" w:hAnsiTheme="minorHAnsi"/>
                <w:color w:val="000000"/>
                <w:sz w:val="20"/>
                <w:szCs w:val="20"/>
                <w:lang w:val="en-CA"/>
              </w:rPr>
              <w:lastRenderedPageBreak/>
              <w:t>AzGS logging procedure (described in detail somewhere else)).  This property corresponds (loosely) to ISO19115 Lineage.</w:t>
            </w:r>
          </w:p>
          <w:p w14:paraId="4758A4C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B630F16" w14:textId="77777777" w:rsidTr="00D10719">
        <w:tc>
          <w:tcPr>
            <w:tcW w:w="1951" w:type="dxa"/>
          </w:tcPr>
          <w:p w14:paraId="0A0A4FE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640" w:name="BKM_3B089F6A_116B_4A4A_91A0_17A52F7181FF"/>
            <w:bookmarkEnd w:id="640"/>
            <w:r w:rsidRPr="00D10719">
              <w:rPr>
                <w:rFonts w:asciiTheme="minorHAnsi" w:hAnsiTheme="minorHAnsi"/>
                <w:color w:val="000000"/>
                <w:sz w:val="20"/>
                <w:szCs w:val="20"/>
                <w:lang w:val="en-CA"/>
              </w:rPr>
              <w:lastRenderedPageBreak/>
              <w:t>purpose</w:t>
            </w:r>
          </w:p>
        </w:tc>
        <w:tc>
          <w:tcPr>
            <w:tcW w:w="1985" w:type="dxa"/>
          </w:tcPr>
          <w:p w14:paraId="48A864FA"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DescriptionPurpose</w:t>
            </w:r>
          </w:p>
        </w:tc>
        <w:tc>
          <w:tcPr>
            <w:tcW w:w="5799" w:type="dxa"/>
          </w:tcPr>
          <w:p w14:paraId="7F36A1A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 xml:space="preserve">Specification of the intended purpose/level of abstraction for a given feature or object instance. Scoped name because intention is asserted by author of the data instance. Values are: instance, typicalNorm, definingNorm. </w:t>
            </w:r>
          </w:p>
          <w:p w14:paraId="6DE4BE3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955CF66"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2246B29C"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641" w:name="BKM_26B10141_733E_4FC5_A8B6_E0EA8C9C1A8A"/>
            <w:bookmarkEnd w:id="641"/>
            <w:r w:rsidRPr="00D10719">
              <w:rPr>
                <w:rFonts w:asciiTheme="minorHAnsi" w:hAnsiTheme="minorHAnsi"/>
                <w:color w:val="000000"/>
                <w:sz w:val="20"/>
                <w:szCs w:val="20"/>
                <w:lang w:val="en-CA"/>
              </w:rPr>
              <w:t>classifier</w:t>
            </w:r>
          </w:p>
        </w:tc>
        <w:tc>
          <w:tcPr>
            <w:tcW w:w="1985" w:type="dxa"/>
          </w:tcPr>
          <w:p w14:paraId="0D3EC8A4"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3CA3F75F"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A standard description or definition of the feature type (eg; the definition of a particular Geologic Unit in a stratigraphic lexicon)</w:t>
            </w:r>
          </w:p>
        </w:tc>
      </w:tr>
      <w:tr w:rsidR="00856F51" w:rsidRPr="00D10719" w14:paraId="6FE2222D" w14:textId="77777777" w:rsidTr="00D10719">
        <w:tc>
          <w:tcPr>
            <w:tcW w:w="1951" w:type="dxa"/>
          </w:tcPr>
          <w:p w14:paraId="1743D2D7" w14:textId="7789DC9E"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occurrence</w:t>
            </w:r>
          </w:p>
        </w:tc>
        <w:tc>
          <w:tcPr>
            <w:tcW w:w="1985" w:type="dxa"/>
          </w:tcPr>
          <w:p w14:paraId="1FFC397B" w14:textId="7EE17F2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MappedFeature</w:t>
            </w:r>
          </w:p>
        </w:tc>
        <w:tc>
          <w:tcPr>
            <w:tcW w:w="5799" w:type="dxa"/>
          </w:tcPr>
          <w:p w14:paraId="2A35E014" w14:textId="4614D714"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w:t>
            </w:r>
            <w:r w:rsidRPr="00856F51">
              <w:rPr>
                <w:rFonts w:asciiTheme="minorHAnsi" w:hAnsiTheme="minorHAnsi"/>
                <w:color w:val="000000"/>
                <w:sz w:val="20"/>
                <w:szCs w:val="20"/>
                <w:lang w:val="en-CA"/>
              </w:rPr>
              <w:t xml:space="preserve"> description association that links a notional geologic feature with any number of mapped features.  A geologic feature, such as a geologic unit may be linked to mapped features from a number of different maps.  </w:t>
            </w:r>
          </w:p>
        </w:tc>
      </w:tr>
      <w:tr w:rsidR="00856F51" w:rsidRPr="00D10719" w14:paraId="499D5BD4"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5145FA0E" w14:textId="2BD7C845"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geologicHistory</w:t>
            </w:r>
          </w:p>
        </w:tc>
        <w:tc>
          <w:tcPr>
            <w:tcW w:w="1985" w:type="dxa"/>
          </w:tcPr>
          <w:p w14:paraId="0496BF89" w14:textId="102AD57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799" w:type="dxa"/>
          </w:tcPr>
          <w:p w14:paraId="263E9315" w14:textId="2EB52059"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sidRPr="00856F51">
              <w:rPr>
                <w:rFonts w:asciiTheme="minorHAnsi" w:hAnsiTheme="minorHAnsi"/>
                <w:color w:val="000000"/>
                <w:sz w:val="20"/>
                <w:szCs w:val="20"/>
                <w:lang w:val="en-CA"/>
              </w:rPr>
              <w:t xml:space="preserve">Relates one or more </w:t>
            </w:r>
            <w:r>
              <w:rPr>
                <w:rFonts w:asciiTheme="minorHAnsi" w:hAnsiTheme="minorHAnsi"/>
                <w:color w:val="000000"/>
                <w:sz w:val="20"/>
                <w:szCs w:val="20"/>
                <w:lang w:val="en-CA"/>
              </w:rPr>
              <w:t>GeologicEvents to a GeologicFeature</w:t>
            </w:r>
            <w:r w:rsidRPr="00856F51">
              <w:rPr>
                <w:rFonts w:asciiTheme="minorHAnsi" w:hAnsiTheme="minorHAnsi"/>
                <w:color w:val="000000"/>
                <w:sz w:val="20"/>
                <w:szCs w:val="20"/>
                <w:lang w:val="en-CA"/>
              </w:rPr>
              <w:t xml:space="preserve"> to describe their age or geologic history</w:t>
            </w:r>
          </w:p>
        </w:tc>
      </w:tr>
      <w:tr w:rsidR="00856F51" w:rsidRPr="00D10719" w14:paraId="4A4F6D47" w14:textId="77777777" w:rsidTr="00D10719">
        <w:tc>
          <w:tcPr>
            <w:tcW w:w="1951" w:type="dxa"/>
          </w:tcPr>
          <w:p w14:paraId="281DCE6A" w14:textId="6420228B"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relatedFeature</w:t>
            </w:r>
          </w:p>
        </w:tc>
        <w:tc>
          <w:tcPr>
            <w:tcW w:w="1985" w:type="dxa"/>
          </w:tcPr>
          <w:p w14:paraId="1A8487B6" w14:textId="3FDA21F6"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GeologicFeature</w:t>
            </w:r>
          </w:p>
        </w:tc>
        <w:tc>
          <w:tcPr>
            <w:tcW w:w="5799" w:type="dxa"/>
          </w:tcPr>
          <w:p w14:paraId="6957045E" w14:textId="0DA0416F" w:rsidR="00856F51" w:rsidRPr="00856F51"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General</w:t>
            </w:r>
            <w:r w:rsidRPr="00856F51">
              <w:rPr>
                <w:rFonts w:asciiTheme="minorHAnsi" w:hAnsiTheme="minorHAnsi"/>
                <w:color w:val="000000"/>
                <w:sz w:val="20"/>
                <w:szCs w:val="20"/>
                <w:lang w:val="en-CA"/>
              </w:rPr>
              <w:t xml:space="preserve"> structure used to define relationships between any feature </w:t>
            </w:r>
            <w:proofErr w:type="gramStart"/>
            <w:r w:rsidRPr="00856F51">
              <w:rPr>
                <w:rFonts w:asciiTheme="minorHAnsi" w:hAnsiTheme="minorHAnsi"/>
                <w:color w:val="000000"/>
                <w:sz w:val="20"/>
                <w:szCs w:val="20"/>
                <w:lang w:val="en-CA"/>
              </w:rPr>
              <w:t>or</w:t>
            </w:r>
            <w:proofErr w:type="gramEnd"/>
            <w:r w:rsidRPr="00856F51">
              <w:rPr>
                <w:rFonts w:asciiTheme="minorHAnsi" w:hAnsiTheme="minorHAnsi"/>
                <w:color w:val="000000"/>
                <w:sz w:val="20"/>
                <w:szCs w:val="20"/>
                <w:lang w:val="en-CA"/>
              </w:rPr>
              <w:t xml:space="preserve"> object within GeoSciML. Relationships are always binary and directional.  There is always a single source and a single target.  The relationship is always defined from the perspective of the Source and is generally an active verb.</w:t>
            </w:r>
            <w:r>
              <w:rPr>
                <w:rFonts w:asciiTheme="minorHAnsi" w:hAnsiTheme="minorHAnsi"/>
                <w:color w:val="000000"/>
                <w:sz w:val="20"/>
                <w:szCs w:val="20"/>
                <w:lang w:val="en-CA"/>
              </w:rPr>
              <w:t xml:space="preserve">  In Basic, relatedFeature is a stub association (see clause </w:t>
            </w:r>
            <w:r>
              <w:rPr>
                <w:rFonts w:asciiTheme="minorHAnsi" w:hAnsiTheme="minorHAnsi"/>
                <w:color w:val="000000"/>
                <w:sz w:val="20"/>
                <w:szCs w:val="20"/>
                <w:lang w:val="en-CA"/>
              </w:rPr>
              <w:fldChar w:fldCharType="begin"/>
            </w:r>
            <w:r>
              <w:rPr>
                <w:rFonts w:asciiTheme="minorHAnsi" w:hAnsiTheme="minorHAnsi"/>
                <w:color w:val="000000"/>
                <w:sz w:val="20"/>
                <w:szCs w:val="20"/>
                <w:lang w:val="en-CA"/>
              </w:rPr>
              <w:instrText xml:space="preserve"> REF _Ref432754283 \r \h </w:instrText>
            </w:r>
            <w:r>
              <w:rPr>
                <w:rFonts w:asciiTheme="minorHAnsi" w:hAnsiTheme="minorHAnsi"/>
                <w:color w:val="000000"/>
                <w:sz w:val="20"/>
                <w:szCs w:val="20"/>
                <w:lang w:val="en-CA"/>
              </w:rPr>
            </w:r>
            <w:r>
              <w:rPr>
                <w:rFonts w:asciiTheme="minorHAnsi" w:hAnsiTheme="minorHAnsi"/>
                <w:color w:val="000000"/>
                <w:sz w:val="20"/>
                <w:szCs w:val="20"/>
                <w:lang w:val="en-CA"/>
              </w:rPr>
              <w:fldChar w:fldCharType="separate"/>
            </w:r>
            <w:r>
              <w:rPr>
                <w:rFonts w:asciiTheme="minorHAnsi" w:hAnsiTheme="minorHAnsi"/>
                <w:color w:val="000000"/>
                <w:sz w:val="20"/>
                <w:szCs w:val="20"/>
                <w:lang w:val="en-CA"/>
              </w:rPr>
              <w:t>5.2</w:t>
            </w:r>
            <w:r>
              <w:rPr>
                <w:rFonts w:asciiTheme="minorHAnsi" w:hAnsiTheme="minorHAnsi"/>
                <w:color w:val="000000"/>
                <w:sz w:val="20"/>
                <w:szCs w:val="20"/>
                <w:lang w:val="en-CA"/>
              </w:rPr>
              <w:fldChar w:fldCharType="end"/>
            </w:r>
            <w:r>
              <w:rPr>
                <w:rFonts w:asciiTheme="minorHAnsi" w:hAnsiTheme="minorHAnsi"/>
                <w:color w:val="000000"/>
                <w:sz w:val="20"/>
                <w:szCs w:val="20"/>
                <w:lang w:val="en-CA"/>
              </w:rPr>
              <w:t>)</w:t>
            </w:r>
          </w:p>
        </w:tc>
      </w:tr>
    </w:tbl>
    <w:p w14:paraId="6C027EBA" w14:textId="77777777" w:rsidR="00D10719" w:rsidRDefault="00D10719"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10719" w:rsidRPr="00D12552" w14:paraId="528C6F73" w14:textId="77777777" w:rsidTr="00D10719">
        <w:trPr>
          <w:cantSplit/>
        </w:trPr>
        <w:tc>
          <w:tcPr>
            <w:tcW w:w="4219" w:type="dxa"/>
            <w:tcBorders>
              <w:right w:val="nil"/>
            </w:tcBorders>
            <w:shd w:val="clear" w:color="auto" w:fill="auto"/>
          </w:tcPr>
          <w:p w14:paraId="36C49D62" w14:textId="77777777" w:rsidR="00D10719" w:rsidRPr="00D12552" w:rsidRDefault="00D10719" w:rsidP="00D10719">
            <w:pPr>
              <w:pStyle w:val="Tabletext10"/>
              <w:rPr>
                <w:rStyle w:val="requri"/>
                <w:lang w:val="en-CA"/>
              </w:rPr>
            </w:pPr>
            <w:commentRangeStart w:id="642"/>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2FD67D2A" w14:textId="77777777" w:rsidR="00D10719" w:rsidRPr="00D12552" w:rsidRDefault="00D10719" w:rsidP="00D10719">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_Ref432008415 \h </w:instrText>
            </w:r>
            <w:r>
              <w:rPr>
                <w:rStyle w:val="reqtext"/>
                <w:lang w:val="en-CA"/>
              </w:rPr>
            </w:r>
            <w:r>
              <w:rPr>
                <w:rStyle w:val="reqtext"/>
                <w:lang w:val="en-CA"/>
              </w:rPr>
              <w:fldChar w:fldCharType="separate"/>
            </w:r>
            <w:r>
              <w:t xml:space="preserve">Table </w:t>
            </w:r>
            <w:r>
              <w:rPr>
                <w:noProof/>
              </w:rPr>
              <w:t>9</w:t>
            </w:r>
            <w:r>
              <w:rPr>
                <w:rStyle w:val="reqtext"/>
                <w:lang w:val="en-CA"/>
              </w:rPr>
              <w:fldChar w:fldCharType="end"/>
            </w:r>
            <w:commentRangeEnd w:id="642"/>
            <w:r>
              <w:rPr>
                <w:rStyle w:val="CommentReference"/>
                <w:rFonts w:ascii="Times New Roman" w:eastAsia="Times New Roman" w:hAnsi="Times New Roman"/>
                <w:lang w:val="en-US" w:eastAsia="en-US"/>
              </w:rPr>
              <w:commentReference w:id="642"/>
            </w:r>
          </w:p>
        </w:tc>
      </w:tr>
    </w:tbl>
    <w:p w14:paraId="709C7BA5" w14:textId="77777777" w:rsidR="00D10719" w:rsidRDefault="00D10719" w:rsidP="00ED2525"/>
    <w:p w14:paraId="10F28955" w14:textId="77777777" w:rsidR="00894DAA" w:rsidRDefault="00CD4906" w:rsidP="00ED2525">
      <w:r>
        <w:t>GeoSciML uses the generic relatedFeature</w:t>
      </w:r>
      <w:r w:rsidR="00894DAA">
        <w:t>/GeologicRelation</w:t>
      </w:r>
      <w:r>
        <w:t xml:space="preserve"> to associate GeologicFeature with other GeologicFeature</w:t>
      </w:r>
      <w:r w:rsidR="00894DAA">
        <w:t>s</w:t>
      </w:r>
      <w:r>
        <w:t>.  However, this functionality is only available from the Extension package because it adds extra complexity that is not required for Basic.  But Basic do</w:t>
      </w:r>
      <w:r w:rsidR="00894DAA">
        <w:t>es</w:t>
      </w:r>
      <w:r>
        <w:t xml:space="preserve"> need to support age descriptions that implies using GeologicEvent and by consequence would require bringing GeologicRelation into Basic.  </w:t>
      </w:r>
    </w:p>
    <w:p w14:paraId="77E376AC" w14:textId="2BDFDE9A" w:rsidR="000C3459" w:rsidRDefault="00CD4906" w:rsidP="00ED2525">
      <w:r>
        <w:t xml:space="preserve">To avoid extra complexity, Basic provides an explicit geologicHistory property to associate GeologicFeature with </w:t>
      </w:r>
      <w:proofErr w:type="gramStart"/>
      <w:r>
        <w:t>an</w:t>
      </w:r>
      <w:proofErr w:type="gramEnd"/>
      <w:r>
        <w:t xml:space="preserve"> </w:t>
      </w:r>
      <w:r w:rsidR="00894DAA">
        <w:t>GeologicEvent</w:t>
      </w:r>
      <w:r>
        <w:t xml:space="preserve"> without using </w:t>
      </w:r>
      <w:r w:rsidR="00894DAA">
        <w:t>a GeologicRelation.  The consequence for someone using Extension is that he/she is now offered two ways to link a GeologicFeature and GeologicEvent: through geologicHistory and through a generic GeologicRelation.</w:t>
      </w:r>
    </w:p>
    <w:p w14:paraId="79B49A6A" w14:textId="7708B776" w:rsidR="00894DAA" w:rsidRDefault="00894DAA" w:rsidP="00ED2525">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0F77" w:rsidRPr="00D12552" w14:paraId="70447DB3" w14:textId="77777777" w:rsidTr="003C190E">
        <w:trPr>
          <w:cantSplit/>
        </w:trPr>
        <w:tc>
          <w:tcPr>
            <w:tcW w:w="4219" w:type="dxa"/>
            <w:tcBorders>
              <w:right w:val="nil"/>
            </w:tcBorders>
            <w:shd w:val="clear" w:color="auto" w:fill="auto"/>
          </w:tcPr>
          <w:p w14:paraId="5866ABC0" w14:textId="14AB181C" w:rsidR="00740F77" w:rsidRPr="00D12552" w:rsidRDefault="00740F77" w:rsidP="00481AF6">
            <w:pPr>
              <w:pStyle w:val="Tabletext10"/>
              <w:rPr>
                <w:rStyle w:val="requri"/>
                <w:lang w:val="en-CA"/>
              </w:rPr>
            </w:pPr>
            <w:r>
              <w:rPr>
                <w:rStyle w:val="requri"/>
                <w:lang w:val="en-CA"/>
              </w:rPr>
              <w:t>/req/gsml4-</w:t>
            </w:r>
            <w:r w:rsidR="00481AF6">
              <w:rPr>
                <w:rStyle w:val="requri"/>
                <w:lang w:val="en-CA"/>
              </w:rPr>
              <w:t>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75D7BB97" w14:textId="6772C239" w:rsidR="00740F77" w:rsidRPr="00D12552" w:rsidRDefault="00894DAA" w:rsidP="00894DAA">
            <w:pPr>
              <w:pStyle w:val="Tabletext10"/>
              <w:jc w:val="left"/>
              <w:rPr>
                <w:rStyle w:val="reqtext"/>
                <w:lang w:val="en-CA"/>
              </w:rPr>
            </w:pPr>
            <w:r>
              <w:rPr>
                <w:rStyle w:val="reqtext"/>
                <w:lang w:val="en-CA"/>
              </w:rPr>
              <w:t>Association</w:t>
            </w:r>
            <w:r w:rsidR="000C3459">
              <w:rPr>
                <w:rStyle w:val="reqtext"/>
                <w:lang w:val="en-CA"/>
              </w:rPr>
              <w:t xml:space="preserve"> between GeologicFeature and GeologicEvent SHALL not use</w:t>
            </w:r>
            <w:r>
              <w:rPr>
                <w:rStyle w:val="reqtext"/>
                <w:lang w:val="en-CA"/>
              </w:rPr>
              <w:t xml:space="preserve"> GeologicRelation</w:t>
            </w:r>
          </w:p>
        </w:tc>
      </w:tr>
    </w:tbl>
    <w:p w14:paraId="4442F967" w14:textId="77777777" w:rsidR="00740F77" w:rsidRDefault="00740F77" w:rsidP="00ED2525"/>
    <w:p w14:paraId="3E406639" w14:textId="77777777" w:rsidR="00D10719" w:rsidRDefault="00D10719" w:rsidP="00ED2525"/>
    <w:p w14:paraId="479E6728" w14:textId="77777777" w:rsidR="00ED2525" w:rsidRDefault="00ED2525" w:rsidP="00ED2525">
      <w:pPr>
        <w:pStyle w:val="Caption"/>
        <w:keepNext/>
      </w:pPr>
      <w:bookmarkStart w:id="643" w:name="_Ref432008415"/>
      <w:r>
        <w:lastRenderedPageBreak/>
        <w:t xml:space="preserve">Table </w:t>
      </w:r>
      <w:fldSimple w:instr=" SEQ Table \* ARABIC ">
        <w:r w:rsidR="004D3EF3">
          <w:rPr>
            <w:noProof/>
          </w:rPr>
          <w:t>10</w:t>
        </w:r>
      </w:fldSimple>
      <w:bookmarkEnd w:id="643"/>
      <w:r>
        <w:t>: GeologicFeature purposes</w:t>
      </w:r>
    </w:p>
    <w:tbl>
      <w:tblPr>
        <w:tblStyle w:val="LightShading"/>
        <w:tblW w:w="0" w:type="auto"/>
        <w:tblLook w:val="04A0" w:firstRow="1" w:lastRow="0" w:firstColumn="1" w:lastColumn="0" w:noHBand="0" w:noVBand="1"/>
      </w:tblPr>
      <w:tblGrid>
        <w:gridCol w:w="1526"/>
        <w:gridCol w:w="7330"/>
      </w:tblGrid>
      <w:tr w:rsidR="00ED2525" w:rsidRPr="00ED2525" w14:paraId="09D73985" w14:textId="77777777" w:rsidTr="00ED25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2E84A31"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Purpose</w:t>
            </w:r>
          </w:p>
        </w:tc>
        <w:tc>
          <w:tcPr>
            <w:tcW w:w="7330" w:type="dxa"/>
          </w:tcPr>
          <w:p w14:paraId="4472F96A" w14:textId="77777777" w:rsidR="00ED2525" w:rsidRPr="00ED2525" w:rsidRDefault="00ED2525"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Description</w:t>
            </w:r>
          </w:p>
        </w:tc>
      </w:tr>
      <w:tr w:rsidR="00ED2525" w:rsidRPr="00ED2525" w14:paraId="65C7E070"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0C646E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TypicalNorm</w:t>
            </w:r>
          </w:p>
        </w:tc>
        <w:tc>
          <w:tcPr>
            <w:tcW w:w="7330" w:type="dxa"/>
          </w:tcPr>
          <w:p w14:paraId="719B16D5"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to be expected of some occurrence associated with the geologic 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w:t>
            </w:r>
            <w:r w:rsidRPr="00ED2525">
              <w:rPr>
                <w:rFonts w:asciiTheme="minorHAnsi" w:hAnsiTheme="minorHAnsi"/>
                <w:i/>
                <w:sz w:val="20"/>
                <w:szCs w:val="20"/>
              </w:rPr>
              <w:t>This area is within a polygon classified as Podunk Formation; what sort of lithology am I most likely to encounter when I start digging?</w:t>
            </w:r>
            <w:r w:rsidRPr="00ED2525">
              <w:rPr>
                <w:rFonts w:asciiTheme="minorHAnsi" w:hAnsiTheme="minorHAnsi"/>
                <w:sz w:val="20"/>
                <w:szCs w:val="20"/>
              </w:rPr>
              <w:t>' The Podunk Formation may be defined by the presence of a certain ammonite... TypicalNorm description would be constructed as a summary over many Instance descriptions.</w:t>
            </w:r>
          </w:p>
        </w:tc>
      </w:tr>
      <w:tr w:rsidR="00ED2525" w:rsidRPr="00ED2525" w14:paraId="5F4864A9" w14:textId="77777777" w:rsidTr="00ED2525">
        <w:tc>
          <w:tcPr>
            <w:cnfStyle w:val="001000000000" w:firstRow="0" w:lastRow="0" w:firstColumn="1" w:lastColumn="0" w:oddVBand="0" w:evenVBand="0" w:oddHBand="0" w:evenHBand="0" w:firstRowFirstColumn="0" w:firstRowLastColumn="0" w:lastRowFirstColumn="0" w:lastRowLastColumn="0"/>
            <w:tcW w:w="1526" w:type="dxa"/>
          </w:tcPr>
          <w:p w14:paraId="3FFA1AA7"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DefiningNorm</w:t>
            </w:r>
          </w:p>
        </w:tc>
        <w:tc>
          <w:tcPr>
            <w:tcW w:w="7330" w:type="dxa"/>
          </w:tcPr>
          <w:p w14:paraId="78DD5D12" w14:textId="77777777" w:rsidR="00ED2525" w:rsidRPr="00ED2525" w:rsidRDefault="00ED2525"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sufficient to identify a new occurrence as belonging to the class represented by the description. Basically these are the 'sufficient conditions' for class membership. Used when presented with a query '</w:t>
            </w:r>
            <w:r w:rsidRPr="00ED2525">
              <w:rPr>
                <w:rFonts w:asciiTheme="minorHAnsi" w:hAnsiTheme="minorHAnsi"/>
                <w:i/>
                <w:sz w:val="20"/>
                <w:szCs w:val="20"/>
              </w:rPr>
              <w:t>I have an outcrop with these properties; which geologic unit should I assign to the outcrop?</w:t>
            </w:r>
            <w:r w:rsidRPr="00ED2525">
              <w:rPr>
                <w:rFonts w:asciiTheme="minorHAnsi" w:hAnsiTheme="minorHAnsi"/>
                <w:sz w:val="20"/>
                <w:szCs w:val="20"/>
              </w:rPr>
              <w:t>' DefiningNorm has to do with the intension of a ControlledConcept.</w:t>
            </w:r>
          </w:p>
        </w:tc>
      </w:tr>
      <w:tr w:rsidR="00ED2525" w:rsidRPr="00ED2525" w14:paraId="2F5401E7"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74AA19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Instance</w:t>
            </w:r>
          </w:p>
        </w:tc>
        <w:tc>
          <w:tcPr>
            <w:tcW w:w="7330" w:type="dxa"/>
          </w:tcPr>
          <w:p w14:paraId="0526749B"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 entity, with the geologic entity role being 'description'.</w:t>
            </w:r>
          </w:p>
        </w:tc>
      </w:tr>
    </w:tbl>
    <w:p w14:paraId="44D9B91C" w14:textId="77777777" w:rsidR="00ED2525" w:rsidRDefault="00ED2525" w:rsidP="00ED2525"/>
    <w:p w14:paraId="6F9F37DE" w14:textId="77777777" w:rsidR="00ED2525" w:rsidRDefault="001050D1" w:rsidP="001050D1">
      <w:pPr>
        <w:pStyle w:val="Heading4"/>
      </w:pPr>
      <w:r>
        <w:t>MappedFeature</w:t>
      </w:r>
    </w:p>
    <w:p w14:paraId="4A2F318A" w14:textId="77777777" w:rsidR="00E52A0E" w:rsidRDefault="00E52A0E" w:rsidP="001050D1"/>
    <w:p w14:paraId="0F8C5892" w14:textId="77777777"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(Exposures, Surface Traces and Intercepts, etc)</w:t>
      </w:r>
      <w:r w:rsidR="00EA3CAB">
        <w:t>.  The Mapped Feature</w:t>
      </w:r>
      <w:r w:rsidR="00FE38C3">
        <w:t>s</w:t>
      </w:r>
      <w:r w:rsidR="00EA3CAB">
        <w:t xml:space="preserve"> </w:t>
      </w:r>
      <w:r w:rsidR="00FE38C3">
        <w:t xml:space="preserve">are the elements that compose a map, a cross-section, a borehole log or any other representation.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644"/>
      <w:r>
        <w:t>the specific bounded occurrence, such as an outcrop or map polygon</w:t>
      </w:r>
    </w:p>
    <w:p w14:paraId="79DE3EB1" w14:textId="77777777" w:rsidR="001050D1" w:rsidRDefault="001050D1" w:rsidP="001050D1">
      <w:pPr>
        <w:pStyle w:val="ListParagraph"/>
        <w:numPr>
          <w:ilvl w:val="0"/>
          <w:numId w:val="15"/>
        </w:numPr>
      </w:pPr>
      <w:r>
        <w:lastRenderedPageBreak/>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644"/>
      <w:r w:rsidR="00EA3CAB">
        <w:rPr>
          <w:rStyle w:val="CommentReference"/>
        </w:rPr>
        <w:commentReference w:id="644"/>
      </w:r>
    </w:p>
    <w:p w14:paraId="5AD2AC20" w14:textId="77777777" w:rsidR="001050D1" w:rsidRDefault="001050D1" w:rsidP="001050D1"/>
    <w:p w14:paraId="5F2228E1" w14:textId="77777777" w:rsidR="00ED2525" w:rsidRDefault="001050D1" w:rsidP="001050D1">
      <w:commentRangeStart w:id="645"/>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645"/>
      <w:r w:rsidR="00E52A0E">
        <w:rPr>
          <w:rStyle w:val="CommentReference"/>
        </w:rPr>
        <w:commentReference w:id="645"/>
      </w:r>
    </w:p>
    <w:p w14:paraId="3C873719" w14:textId="77777777" w:rsidR="002E694E" w:rsidRPr="002E694E" w:rsidRDefault="002E694E" w:rsidP="002E694E">
      <w:pPr>
        <w:autoSpaceDE w:val="0"/>
        <w:autoSpaceDN w:val="0"/>
        <w:adjustRightInd w:val="0"/>
        <w:spacing w:after="0"/>
        <w:rPr>
          <w:color w:val="000000"/>
          <w:sz w:val="20"/>
          <w:szCs w:val="20"/>
          <w:lang w:val="en-CA"/>
        </w:rPr>
      </w:pPr>
      <w:bookmarkStart w:id="646" w:name="BKM_FD0714CD_89E3_4F6A_B187_CB7A50E6C5C0"/>
      <w:bookmarkEnd w:id="646"/>
    </w:p>
    <w:p w14:paraId="2A59A17C" w14:textId="77777777" w:rsidR="00884FA7" w:rsidRDefault="00884FA7" w:rsidP="00884FA7">
      <w:pPr>
        <w:pStyle w:val="Caption"/>
        <w:keepNext/>
      </w:pPr>
      <w:r>
        <w:t xml:space="preserve">Table </w:t>
      </w:r>
      <w:fldSimple w:instr=" SEQ Table \* ARABIC ">
        <w:r w:rsidR="004D3EF3">
          <w:rPr>
            <w:noProof/>
          </w:rPr>
          <w:t>11</w:t>
        </w:r>
      </w:fldSimple>
      <w:r>
        <w:t>: MappedFeature properties</w:t>
      </w:r>
    </w:p>
    <w:tbl>
      <w:tblPr>
        <w:tblStyle w:val="LightShading"/>
        <w:tblW w:w="9735" w:type="dxa"/>
        <w:tblLayout w:type="fixed"/>
        <w:tblLook w:val="04A0" w:firstRow="1" w:lastRow="0" w:firstColumn="1" w:lastColumn="0" w:noHBand="0" w:noVBand="1"/>
      </w:tblPr>
      <w:tblGrid>
        <w:gridCol w:w="2093"/>
        <w:gridCol w:w="1417"/>
        <w:gridCol w:w="142"/>
        <w:gridCol w:w="6083"/>
      </w:tblGrid>
      <w:tr w:rsidR="002E694E" w:rsidRPr="002E694E" w14:paraId="01324C29" w14:textId="77777777" w:rsidTr="00884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B94DEF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47" w:name="BKM_37DE5892_2942_443B_A8C3_8C1AB5CBE877"/>
            <w:bookmarkEnd w:id="647"/>
            <w:r w:rsidRPr="002E694E">
              <w:rPr>
                <w:rFonts w:asciiTheme="minorHAnsi" w:hAnsiTheme="minorHAnsi"/>
                <w:color w:val="000000"/>
                <w:sz w:val="20"/>
                <w:szCs w:val="20"/>
                <w:lang w:val="en-CA"/>
              </w:rPr>
              <w:t>Name</w:t>
            </w:r>
          </w:p>
        </w:tc>
        <w:tc>
          <w:tcPr>
            <w:tcW w:w="1417" w:type="dxa"/>
          </w:tcPr>
          <w:p w14:paraId="293BCB62"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Type</w:t>
            </w:r>
          </w:p>
        </w:tc>
        <w:tc>
          <w:tcPr>
            <w:tcW w:w="6225" w:type="dxa"/>
            <w:gridSpan w:val="2"/>
          </w:tcPr>
          <w:p w14:paraId="75F633E8"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w:t>
            </w:r>
          </w:p>
        </w:tc>
      </w:tr>
      <w:tr w:rsidR="002E694E" w:rsidRPr="002E694E" w14:paraId="5A01A2DA"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1A0848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r w:rsidRPr="002E694E">
              <w:rPr>
                <w:rFonts w:asciiTheme="minorHAnsi" w:hAnsiTheme="minorHAnsi"/>
                <w:color w:val="000000"/>
                <w:sz w:val="20"/>
                <w:szCs w:val="20"/>
                <w:lang w:val="en-CA"/>
              </w:rPr>
              <w:t>observationMethod</w:t>
            </w:r>
          </w:p>
        </w:tc>
        <w:tc>
          <w:tcPr>
            <w:tcW w:w="1417" w:type="dxa"/>
          </w:tcPr>
          <w:p w14:paraId="060A1641"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Category</w:t>
            </w:r>
          </w:p>
        </w:tc>
        <w:tc>
          <w:tcPr>
            <w:tcW w:w="6225" w:type="dxa"/>
            <w:gridSpan w:val="2"/>
          </w:tcPr>
          <w:p w14:paraId="4C04725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p w14:paraId="61A38A6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3CB8656D" w14:textId="77777777" w:rsidTr="00884FA7">
        <w:tc>
          <w:tcPr>
            <w:cnfStyle w:val="001000000000" w:firstRow="0" w:lastRow="0" w:firstColumn="1" w:lastColumn="0" w:oddVBand="0" w:evenVBand="0" w:oddHBand="0" w:evenHBand="0" w:firstRowFirstColumn="0" w:firstRowLastColumn="0" w:lastRowFirstColumn="0" w:lastRowLastColumn="0"/>
            <w:tcW w:w="2093" w:type="dxa"/>
          </w:tcPr>
          <w:p w14:paraId="0BD174B1"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48" w:name="BKM_6B3E10C1_3AAE_4196_94F0_B9A235705FCC"/>
            <w:bookmarkEnd w:id="648"/>
            <w:r w:rsidRPr="002E694E">
              <w:rPr>
                <w:rFonts w:asciiTheme="minorHAnsi" w:hAnsiTheme="minorHAnsi"/>
                <w:color w:val="000000"/>
                <w:sz w:val="20"/>
                <w:szCs w:val="20"/>
                <w:lang w:val="en-CA"/>
              </w:rPr>
              <w:t>positionalAccuracy</w:t>
            </w:r>
          </w:p>
        </w:tc>
        <w:tc>
          <w:tcPr>
            <w:tcW w:w="1417" w:type="dxa"/>
          </w:tcPr>
          <w:p w14:paraId="7D766890"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Quantity</w:t>
            </w:r>
          </w:p>
        </w:tc>
        <w:tc>
          <w:tcPr>
            <w:tcW w:w="6225" w:type="dxa"/>
            <w:gridSpan w:val="2"/>
          </w:tcPr>
          <w:p w14:paraId="42965A58"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Quantitative values define the radius of an uncertainty buffer around a mappedFeature (eg: a positionAccuracy of 100 m for a line feature defines a buffer polygon of total width 200 m centred on the line). Corresponds to ISO19115 DQ_PositionalAccuracy.</w:t>
            </w:r>
          </w:p>
          <w:p w14:paraId="1D14A98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123849A6"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917E815"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49" w:name="BKM_1FCE659F_6DE4_40C1_996C_C1E6E981D3A0"/>
            <w:bookmarkEnd w:id="649"/>
            <w:r w:rsidRPr="002E694E">
              <w:rPr>
                <w:rFonts w:asciiTheme="minorHAnsi" w:hAnsiTheme="minorHAnsi"/>
                <w:color w:val="000000"/>
                <w:sz w:val="20"/>
                <w:szCs w:val="20"/>
                <w:lang w:val="en-CA"/>
              </w:rPr>
              <w:t>resolutionRepresentativeFraction</w:t>
            </w:r>
          </w:p>
        </w:tc>
        <w:tc>
          <w:tcPr>
            <w:tcW w:w="1417" w:type="dxa"/>
          </w:tcPr>
          <w:p w14:paraId="752F2D2A"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Integer</w:t>
            </w:r>
          </w:p>
        </w:tc>
        <w:tc>
          <w:tcPr>
            <w:tcW w:w="6225" w:type="dxa"/>
            <w:gridSpan w:val="2"/>
          </w:tcPr>
          <w:p w14:paraId="2DE4A5A9"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An integer representing the denominator of the representative scale of the spatial feature.  (ie, 10,000 = the spatial feature is represented at 1:10,000 scale)</w:t>
            </w:r>
          </w:p>
          <w:p w14:paraId="37B4128C"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5FC73D25" w14:textId="77777777" w:rsidTr="00884FA7">
        <w:tc>
          <w:tcPr>
            <w:cnfStyle w:val="001000000000" w:firstRow="0" w:lastRow="0" w:firstColumn="1" w:lastColumn="0" w:oddVBand="0" w:evenVBand="0" w:oddHBand="0" w:evenHBand="0" w:firstRowFirstColumn="0" w:firstRowLastColumn="0" w:lastRowFirstColumn="0" w:lastRowLastColumn="0"/>
            <w:tcW w:w="2093" w:type="dxa"/>
            <w:tcBorders>
              <w:bottom w:val="nil"/>
            </w:tcBorders>
          </w:tcPr>
          <w:p w14:paraId="146E0F0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50" w:name="BKM_E9804216_8300_4609_B607_127F0178BAB6"/>
            <w:bookmarkEnd w:id="650"/>
            <w:r w:rsidRPr="002E694E">
              <w:rPr>
                <w:rFonts w:asciiTheme="minorHAnsi" w:hAnsiTheme="minorHAnsi"/>
                <w:color w:val="000000"/>
                <w:sz w:val="20"/>
                <w:szCs w:val="20"/>
                <w:lang w:val="en-CA"/>
              </w:rPr>
              <w:t>mappingFrame</w:t>
            </w:r>
          </w:p>
        </w:tc>
        <w:tc>
          <w:tcPr>
            <w:tcW w:w="1417" w:type="dxa"/>
            <w:tcBorders>
              <w:bottom w:val="nil"/>
            </w:tcBorders>
          </w:tcPr>
          <w:p w14:paraId="5D43D324"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MappingFrameTerm</w:t>
            </w:r>
          </w:p>
        </w:tc>
        <w:tc>
          <w:tcPr>
            <w:tcW w:w="6225" w:type="dxa"/>
            <w:gridSpan w:val="2"/>
            <w:tcBorders>
              <w:bottom w:val="nil"/>
            </w:tcBorders>
          </w:tcPr>
          <w:p w14:paraId="0E07E41F"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228F485C"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7981A402"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51" w:name="BKM_E3A6BA8A_712F_4182_95C4_285048E21544"/>
            <w:bookmarkEnd w:id="651"/>
            <w:r w:rsidRPr="002E694E">
              <w:rPr>
                <w:rFonts w:asciiTheme="minorHAnsi" w:hAnsiTheme="minorHAnsi"/>
                <w:color w:val="000000"/>
                <w:sz w:val="20"/>
                <w:szCs w:val="20"/>
                <w:lang w:val="en-CA"/>
              </w:rPr>
              <w:t>exposure</w:t>
            </w:r>
          </w:p>
        </w:tc>
        <w:tc>
          <w:tcPr>
            <w:tcW w:w="1559" w:type="dxa"/>
            <w:gridSpan w:val="2"/>
            <w:tcBorders>
              <w:top w:val="nil"/>
              <w:bottom w:val="nil"/>
            </w:tcBorders>
          </w:tcPr>
          <w:p w14:paraId="7D7DCC5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ExposureTerm</w:t>
            </w:r>
          </w:p>
        </w:tc>
        <w:tc>
          <w:tcPr>
            <w:tcW w:w="6083" w:type="dxa"/>
            <w:tcBorders>
              <w:top w:val="nil"/>
              <w:bottom w:val="nil"/>
            </w:tcBorders>
          </w:tcPr>
          <w:p w14:paraId="5E145FB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 of the nature of the expression of the mapped feature at the earth's surface (eg, exposed, concealed)</w:t>
            </w:r>
          </w:p>
          <w:p w14:paraId="4EA81DE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6405EFDB" w14:textId="77777777" w:rsidTr="00EE4494">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6DD7C26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52" w:name="BKM_2EB23880_DDF1_4995_AB7F_3DC0E40E7A89"/>
            <w:bookmarkEnd w:id="652"/>
            <w:r w:rsidRPr="002E694E">
              <w:rPr>
                <w:rFonts w:asciiTheme="minorHAnsi" w:hAnsiTheme="minorHAnsi"/>
                <w:color w:val="000000"/>
                <w:sz w:val="20"/>
                <w:szCs w:val="20"/>
                <w:lang w:val="en-CA"/>
              </w:rPr>
              <w:t>shape</w:t>
            </w:r>
          </w:p>
        </w:tc>
        <w:tc>
          <w:tcPr>
            <w:tcW w:w="1417" w:type="dxa"/>
            <w:tcBorders>
              <w:top w:val="nil"/>
              <w:bottom w:val="nil"/>
            </w:tcBorders>
          </w:tcPr>
          <w:p w14:paraId="094A6A4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GM_Object</w:t>
            </w:r>
          </w:p>
        </w:tc>
        <w:tc>
          <w:tcPr>
            <w:tcW w:w="6225" w:type="dxa"/>
            <w:gridSpan w:val="2"/>
            <w:tcBorders>
              <w:top w:val="nil"/>
              <w:bottom w:val="nil"/>
            </w:tcBorders>
          </w:tcPr>
          <w:p w14:paraId="06DBCC63"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 geometry</w:t>
            </w:r>
          </w:p>
          <w:p w14:paraId="393C93FC"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E4494" w:rsidRPr="002E694E" w14:paraId="72B946F7"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tcBorders>
          </w:tcPr>
          <w:p w14:paraId="035CC2C1" w14:textId="06F443E7" w:rsidR="00EE4494" w:rsidRPr="002E694E" w:rsidRDefault="00EE4494" w:rsidP="002E694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specification</w:t>
            </w:r>
          </w:p>
        </w:tc>
        <w:tc>
          <w:tcPr>
            <w:tcW w:w="1417" w:type="dxa"/>
            <w:tcBorders>
              <w:top w:val="nil"/>
            </w:tcBorders>
          </w:tcPr>
          <w:p w14:paraId="18A82222" w14:textId="254C6383"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GFI_Feature</w:t>
            </w:r>
          </w:p>
        </w:tc>
        <w:tc>
          <w:tcPr>
            <w:tcW w:w="6225" w:type="dxa"/>
            <w:gridSpan w:val="2"/>
            <w:tcBorders>
              <w:top w:val="nil"/>
            </w:tcBorders>
          </w:tcPr>
          <w:p w14:paraId="053238CA" w14:textId="52CC9CAD"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The feature being mapped.  In a geological map, MappedFeature are used to represent GeologicFeature, but other features from other domains could be represented.</w:t>
            </w:r>
          </w:p>
        </w:tc>
      </w:tr>
    </w:tbl>
    <w:p w14:paraId="52CF7F12" w14:textId="77777777" w:rsidR="00ED2525" w:rsidRDefault="00ED2525" w:rsidP="00ED2525"/>
    <w:p w14:paraId="6F3A2A2E" w14:textId="77777777" w:rsidR="000077DC" w:rsidRPr="000077DC" w:rsidRDefault="000077DC">
      <w:pPr>
        <w:rPr>
          <w:ins w:id="653" w:author="Boisvert, Eric" w:date="2015-10-16T07:55:00Z"/>
        </w:rPr>
        <w:pPrChange w:id="654" w:author="Boisvert, Eric" w:date="2015-10-16T07:55:00Z">
          <w:pPr>
            <w:pStyle w:val="Heading3"/>
          </w:pPr>
        </w:pPrChange>
      </w:pPr>
    </w:p>
    <w:p w14:paraId="7D4ABF8F" w14:textId="77777777" w:rsidR="00884FA7" w:rsidRDefault="00F92942" w:rsidP="00856F51">
      <w:pPr>
        <w:pStyle w:val="Heading4"/>
      </w:pPr>
      <w:r>
        <w:lastRenderedPageBreak/>
        <w:t>GeologicUnit</w:t>
      </w:r>
    </w:p>
    <w:p w14:paraId="37A3D1FA" w14:textId="77777777" w:rsidR="00F92942" w:rsidRDefault="00F92942" w:rsidP="00F92942"/>
    <w:p w14:paraId="22BB3592" w14:textId="77777777" w:rsidR="00F92942" w:rsidRDefault="00F92942"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0302DC0A" w14:textId="77777777" w:rsidR="00F92942" w:rsidRDefault="00F92942" w:rsidP="00F92942">
      <w:r>
        <w:t>Conceptually, it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p>
    <w:p w14:paraId="1FC00F60" w14:textId="77777777" w:rsidR="00884FA7" w:rsidRDefault="00F92942" w:rsidP="00F92942">
      <w:r>
        <w:t>Spatial properties are only available through association with a MappedFeature. It includes both formal units (i.e. formally adopted and named in the official lexicon) and informal units (i.e. named but not promoted to the lexicon) and unnamed units (i.e. recognisable and described and delineable in the field but not otherwise formalised).</w:t>
      </w:r>
    </w:p>
    <w:p w14:paraId="502864DD" w14:textId="77777777" w:rsidR="00322A93" w:rsidRDefault="00322A93" w:rsidP="00322A93">
      <w:pPr>
        <w:keepNext/>
      </w:pPr>
      <w:r>
        <w:rPr>
          <w:noProof/>
          <w:lang w:val="en-CA" w:eastAsia="en-CA"/>
        </w:rPr>
        <w:drawing>
          <wp:inline distT="0" distB="0" distL="0" distR="0" wp14:anchorId="3784A731" wp14:editId="770EE69A">
            <wp:extent cx="5486400" cy="3359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359238"/>
                    </a:xfrm>
                    <a:prstGeom prst="rect">
                      <a:avLst/>
                    </a:prstGeom>
                    <a:noFill/>
                    <a:ln>
                      <a:noFill/>
                    </a:ln>
                  </pic:spPr>
                </pic:pic>
              </a:graphicData>
            </a:graphic>
          </wp:inline>
        </w:drawing>
      </w:r>
    </w:p>
    <w:p w14:paraId="38B24981" w14:textId="77777777" w:rsidR="00F92942" w:rsidRDefault="00322A93" w:rsidP="00322A93">
      <w:pPr>
        <w:pStyle w:val="Caption"/>
      </w:pPr>
      <w:r>
        <w:t xml:space="preserve">Figure </w:t>
      </w:r>
      <w:fldSimple w:instr=" SEQ Figure \* ARABIC ">
        <w:ins w:id="655" w:author="Eric Boisvert" w:date="2015-10-30T04:23:00Z">
          <w:r w:rsidR="007D2867">
            <w:rPr>
              <w:noProof/>
            </w:rPr>
            <w:t>20</w:t>
          </w:r>
        </w:ins>
        <w:del w:id="656" w:author="Eric Boisvert" w:date="2015-10-30T04:23:00Z">
          <w:r w:rsidR="00090DCF" w:rsidDel="007D2867">
            <w:rPr>
              <w:noProof/>
            </w:rPr>
            <w:delText>19</w:delText>
          </w:r>
        </w:del>
      </w:fldSimple>
      <w:r>
        <w:t xml:space="preserve"> : GeologicUnit </w:t>
      </w:r>
      <w:r w:rsidR="00A07C65">
        <w:t>and related classes</w:t>
      </w:r>
    </w:p>
    <w:p w14:paraId="544577D3" w14:textId="77777777" w:rsidR="00884FA7" w:rsidRDefault="00884FA7" w:rsidP="00ED2525"/>
    <w:p w14:paraId="0812C122" w14:textId="77777777" w:rsidR="00A07C65" w:rsidRDefault="00A07C65" w:rsidP="00A07C65">
      <w:pPr>
        <w:pStyle w:val="Caption"/>
        <w:keepNext/>
      </w:pPr>
      <w:r>
        <w:t xml:space="preserve">Table </w:t>
      </w:r>
      <w:fldSimple w:instr=" SEQ Table \* ARABIC ">
        <w:r w:rsidR="004D3EF3">
          <w:rPr>
            <w:noProof/>
          </w:rPr>
          <w:t>12</w:t>
        </w:r>
      </w:fldSimple>
      <w:r>
        <w:t xml:space="preserve"> : GeologicUnit properties</w:t>
      </w:r>
    </w:p>
    <w:tbl>
      <w:tblPr>
        <w:tblStyle w:val="LightShading"/>
        <w:tblW w:w="9735" w:type="dxa"/>
        <w:tblLayout w:type="fixed"/>
        <w:tblLook w:val="04A0" w:firstRow="1" w:lastRow="0" w:firstColumn="1" w:lastColumn="0" w:noHBand="0" w:noVBand="1"/>
      </w:tblPr>
      <w:tblGrid>
        <w:gridCol w:w="2235"/>
        <w:gridCol w:w="141"/>
        <w:gridCol w:w="2268"/>
        <w:gridCol w:w="5091"/>
      </w:tblGrid>
      <w:tr w:rsidR="00A07C65" w:rsidRPr="00A07C65" w14:paraId="72E9A7B8"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87E2E8"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57" w:name="BKM_A1329A5F_042F_4AF8_BF84_0B471B65BC55"/>
            <w:bookmarkEnd w:id="657"/>
            <w:r w:rsidRPr="00A07C65">
              <w:rPr>
                <w:rFonts w:asciiTheme="minorHAnsi" w:hAnsiTheme="minorHAnsi"/>
                <w:color w:val="000000"/>
                <w:sz w:val="20"/>
                <w:szCs w:val="20"/>
                <w:lang w:val="en-CA"/>
              </w:rPr>
              <w:t>Name</w:t>
            </w:r>
          </w:p>
        </w:tc>
        <w:tc>
          <w:tcPr>
            <w:tcW w:w="2409" w:type="dxa"/>
            <w:gridSpan w:val="2"/>
          </w:tcPr>
          <w:p w14:paraId="4218C8E8"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091" w:type="dxa"/>
          </w:tcPr>
          <w:p w14:paraId="4BE031F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B0027BA"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08D439A1"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w:t>
            </w:r>
          </w:p>
        </w:tc>
        <w:tc>
          <w:tcPr>
            <w:tcW w:w="2268" w:type="dxa"/>
          </w:tcPr>
          <w:p w14:paraId="50B38BA9"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GeologicUnitTypeTerm</w:t>
            </w:r>
          </w:p>
        </w:tc>
        <w:tc>
          <w:tcPr>
            <w:tcW w:w="5091" w:type="dxa"/>
          </w:tcPr>
          <w:p w14:paraId="1301B8C0"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A term from a controlled vocabulary defining the type of geologic unit. Logical constraints of definition of unit and valid property cardinalities should be contained in the </w:t>
            </w:r>
            <w:r w:rsidRPr="00A07C65">
              <w:rPr>
                <w:rFonts w:asciiTheme="minorHAnsi" w:hAnsiTheme="minorHAnsi"/>
                <w:color w:val="000000"/>
                <w:sz w:val="20"/>
                <w:szCs w:val="20"/>
                <w:lang w:val="en-CA"/>
              </w:rPr>
              <w:lastRenderedPageBreak/>
              <w:t xml:space="preserve">definition. Use of the CGI Geologic Unit Type vocabulary (eg: something like http://geosciml.org/classifierScheme/CGI/GeologicUnitType/200811) is preferred. </w:t>
            </w:r>
          </w:p>
          <w:p w14:paraId="441955DF"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5B793EE0"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7000CAA2"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58" w:name="BKM_7F4D7787_7293_418E_8B38_1A72EA1F4CC0"/>
            <w:bookmarkEnd w:id="658"/>
            <w:r w:rsidRPr="00A07C65">
              <w:rPr>
                <w:rFonts w:asciiTheme="minorHAnsi" w:hAnsiTheme="minorHAnsi"/>
                <w:color w:val="000000"/>
                <w:sz w:val="20"/>
                <w:szCs w:val="20"/>
                <w:lang w:val="en-CA"/>
              </w:rPr>
              <w:lastRenderedPageBreak/>
              <w:t>rank</w:t>
            </w:r>
          </w:p>
        </w:tc>
        <w:tc>
          <w:tcPr>
            <w:tcW w:w="2268" w:type="dxa"/>
          </w:tcPr>
          <w:p w14:paraId="696A8E4D"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RankTerm</w:t>
            </w:r>
          </w:p>
        </w:tc>
        <w:tc>
          <w:tcPr>
            <w:tcW w:w="5091" w:type="dxa"/>
          </w:tcPr>
          <w:p w14:paraId="37E21E14"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Term that classifies the geologic unit in a generalization hierarchy from most local/smallest volume to most regional. </w:t>
            </w:r>
            <w:commentRangeStart w:id="659"/>
            <w:r w:rsidRPr="00A07C65">
              <w:rPr>
                <w:rFonts w:asciiTheme="minorHAnsi" w:hAnsiTheme="minorHAnsi"/>
                <w:color w:val="000000"/>
                <w:sz w:val="20"/>
                <w:szCs w:val="20"/>
                <w:lang w:val="en-CA"/>
              </w:rPr>
              <w:t>Scoped name because classification is asserted, not based on observational data.</w:t>
            </w:r>
            <w:commentRangeEnd w:id="659"/>
            <w:r>
              <w:rPr>
                <w:rStyle w:val="CommentReference"/>
                <w:color w:val="auto"/>
              </w:rPr>
              <w:commentReference w:id="659"/>
            </w:r>
          </w:p>
          <w:p w14:paraId="78A8B3A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Examples: group, subgroup, formation, member, bed, intrusion, complex, batholith</w:t>
            </w:r>
          </w:p>
          <w:p w14:paraId="7B007444" w14:textId="77777777" w:rsidR="00A07C65" w:rsidRPr="00A07C65" w:rsidRDefault="00A07C65" w:rsidP="00A07C65">
            <w:pPr>
              <w:keepNext/>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06F439A1"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29365CB0" w14:textId="625387EA"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hirearchyLink</w:t>
            </w:r>
          </w:p>
        </w:tc>
        <w:tc>
          <w:tcPr>
            <w:tcW w:w="2268" w:type="dxa"/>
          </w:tcPr>
          <w:p w14:paraId="258E90E0" w14:textId="3991FF37"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GeologicUnitHierarchy</w:t>
            </w:r>
          </w:p>
        </w:tc>
        <w:tc>
          <w:tcPr>
            <w:tcW w:w="5091" w:type="dxa"/>
          </w:tcPr>
          <w:p w14:paraId="6958990B" w14:textId="50624804"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w:t>
            </w:r>
            <w:r w:rsidRPr="00B62995">
              <w:rPr>
                <w:rFonts w:asciiTheme="minorHAnsi" w:hAnsiTheme="minorHAnsi"/>
                <w:color w:val="000000"/>
                <w:sz w:val="20"/>
                <w:szCs w:val="20"/>
                <w:lang w:val="en-CA"/>
              </w:rPr>
              <w:t>epresents containment of a part GeologicUnit within another GeologicUnit.</w:t>
            </w:r>
            <w:r>
              <w:rPr>
                <w:rFonts w:asciiTheme="minorHAnsi" w:hAnsiTheme="minorHAnsi"/>
                <w:color w:val="000000"/>
                <w:sz w:val="20"/>
                <w:szCs w:val="20"/>
                <w:lang w:val="en-CA"/>
              </w:rPr>
              <w:t xml:space="preserve"> </w:t>
            </w:r>
            <w:r w:rsidRPr="00B62995">
              <w:rPr>
                <w:rFonts w:asciiTheme="minorHAnsi" w:hAnsiTheme="minorHAnsi"/>
                <w:color w:val="000000"/>
                <w:sz w:val="20"/>
                <w:szCs w:val="20"/>
                <w:lang w:val="en-CA"/>
              </w:rPr>
              <w:t>indicates a subsiduary unit with its role and proportion with respect to the container unit</w:t>
            </w:r>
          </w:p>
        </w:tc>
      </w:tr>
      <w:tr w:rsidR="00B62995" w:rsidRPr="00A07C65" w14:paraId="2428D44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B85BD5B" w14:textId="1CBBE162"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Composition</w:t>
            </w:r>
          </w:p>
        </w:tc>
        <w:tc>
          <w:tcPr>
            <w:tcW w:w="2268" w:type="dxa"/>
          </w:tcPr>
          <w:p w14:paraId="14BE28BF" w14:textId="4B79C00C"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CompositionPart</w:t>
            </w:r>
          </w:p>
        </w:tc>
        <w:tc>
          <w:tcPr>
            <w:tcW w:w="5091" w:type="dxa"/>
          </w:tcPr>
          <w:p w14:paraId="5E2DF550" w14:textId="0E5AC66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Describes the composition (detailed, instance specific, lithologic description) of the GeologicUnit</w:t>
            </w:r>
          </w:p>
        </w:tc>
      </w:tr>
      <w:tr w:rsidR="00B62995" w:rsidRPr="00A07C65" w14:paraId="2B6AAE0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72FC7D82" w14:textId="5F129A1D"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gbMaterialDescription</w:t>
            </w:r>
          </w:p>
        </w:tc>
        <w:tc>
          <w:tcPr>
            <w:tcW w:w="2268" w:type="dxa"/>
          </w:tcPr>
          <w:p w14:paraId="5B67D358" w14:textId="6F9B5730" w:rsid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EarthMaterialAbstractDescription</w:t>
            </w:r>
          </w:p>
        </w:tc>
        <w:tc>
          <w:tcPr>
            <w:tcW w:w="5091" w:type="dxa"/>
          </w:tcPr>
          <w:p w14:paraId="3923BF32" w14:textId="4D61E13F" w:rsidR="00B62995" w:rsidRP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material description.  This is a stub property in GeoSciML Basic</w:t>
            </w:r>
          </w:p>
        </w:tc>
      </w:tr>
      <w:tr w:rsidR="00B62995" w:rsidRPr="00A07C65" w14:paraId="01A2D6A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6A39D69" w14:textId="67AF409F"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gbUnitDescription</w:t>
            </w:r>
          </w:p>
        </w:tc>
        <w:tc>
          <w:tcPr>
            <w:tcW w:w="2268" w:type="dxa"/>
          </w:tcPr>
          <w:p w14:paraId="3DDA8E93" w14:textId="356CBA3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GeologicUnitAbstractDescription</w:t>
            </w:r>
          </w:p>
        </w:tc>
        <w:tc>
          <w:tcPr>
            <w:tcW w:w="5091" w:type="dxa"/>
          </w:tcPr>
          <w:p w14:paraId="049C778C" w14:textId="1710F71C" w:rsidR="00B62995" w:rsidRPr="00B62995" w:rsidRDefault="00B62995" w:rsidP="00B6299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unit description.  This is a stub property in GeoSciML Basic</w:t>
            </w:r>
          </w:p>
        </w:tc>
      </w:tr>
    </w:tbl>
    <w:p w14:paraId="556E000D" w14:textId="77777777" w:rsidR="00A07C65" w:rsidRDefault="00A07C65" w:rsidP="00ED2525"/>
    <w:p w14:paraId="7804C30B" w14:textId="77777777" w:rsidR="00A07C65" w:rsidRDefault="00A07C65" w:rsidP="00A07C65">
      <w:pPr>
        <w:pStyle w:val="Heading4"/>
      </w:pPr>
      <w:r>
        <w:t>GeologicUnitHierarchy</w:t>
      </w:r>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77777777" w:rsidR="00B62995" w:rsidRDefault="00B62995" w:rsidP="00ED2525"/>
    <w:p w14:paraId="5720F1E5" w14:textId="77777777" w:rsidR="00A07C65" w:rsidRDefault="00A07C65" w:rsidP="00A07C65">
      <w:pPr>
        <w:pStyle w:val="Caption"/>
        <w:keepNext/>
      </w:pPr>
      <w:r>
        <w:t xml:space="preserve">Table </w:t>
      </w:r>
      <w:fldSimple w:instr=" SEQ Table \* ARABIC ">
        <w:r w:rsidR="004D3EF3">
          <w:rPr>
            <w:noProof/>
          </w:rPr>
          <w:t>13</w:t>
        </w:r>
      </w:fldSimple>
      <w:r>
        <w:t xml:space="preserve"> : GeologicUnitHierarchy properties</w:t>
      </w:r>
    </w:p>
    <w:tbl>
      <w:tblPr>
        <w:tblStyle w:val="LightShading"/>
        <w:tblW w:w="9735" w:type="dxa"/>
        <w:tblLayout w:type="fixed"/>
        <w:tblLook w:val="04A0" w:firstRow="1" w:lastRow="0" w:firstColumn="1" w:lastColumn="0" w:noHBand="0" w:noVBand="1"/>
      </w:tblPr>
      <w:tblGrid>
        <w:gridCol w:w="1384"/>
        <w:gridCol w:w="2977"/>
        <w:gridCol w:w="5374"/>
      </w:tblGrid>
      <w:tr w:rsidR="00A07C65" w:rsidRPr="00A07C65" w14:paraId="48A58610" w14:textId="77777777" w:rsidTr="00A07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5ECD089"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60" w:name="BKM_F1AE88A3_ADC1_4E05_8AA4_DF5F90DB4C60"/>
            <w:bookmarkEnd w:id="660"/>
            <w:r w:rsidRPr="00A07C65">
              <w:rPr>
                <w:rFonts w:asciiTheme="minorHAnsi" w:hAnsiTheme="minorHAnsi"/>
                <w:color w:val="000000"/>
                <w:sz w:val="20"/>
                <w:szCs w:val="20"/>
                <w:lang w:val="en-CA"/>
              </w:rPr>
              <w:t>Name</w:t>
            </w:r>
          </w:p>
        </w:tc>
        <w:tc>
          <w:tcPr>
            <w:tcW w:w="2977" w:type="dxa"/>
          </w:tcPr>
          <w:p w14:paraId="0908D24B"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374" w:type="dxa"/>
          </w:tcPr>
          <w:p w14:paraId="3278356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4A2C959"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114DEE5"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977" w:type="dxa"/>
          </w:tcPr>
          <w:p w14:paraId="68B7AAD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GeologicUnitHierarchyRoleTerm</w:t>
            </w:r>
          </w:p>
        </w:tc>
        <w:tc>
          <w:tcPr>
            <w:tcW w:w="5374" w:type="dxa"/>
          </w:tcPr>
          <w:p w14:paraId="6920F388"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Nature of the parts, e.g. facies, stratigraphic, interbeds, geographic, eastern facies, </w:t>
            </w:r>
          </w:p>
          <w:p w14:paraId="302B9FEB"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7CBA2D8F" w14:textId="77777777" w:rsidTr="00A07C65">
        <w:tc>
          <w:tcPr>
            <w:cnfStyle w:val="001000000000" w:firstRow="0" w:lastRow="0" w:firstColumn="1" w:lastColumn="0" w:oddVBand="0" w:evenVBand="0" w:oddHBand="0" w:evenHBand="0" w:firstRowFirstColumn="0" w:firstRowLastColumn="0" w:lastRowFirstColumn="0" w:lastRowLastColumn="0"/>
            <w:tcW w:w="1384" w:type="dxa"/>
          </w:tcPr>
          <w:p w14:paraId="4413200B"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61" w:name="BKM_C5C77165_16DE_4DA6_948B_748CCB10594C"/>
            <w:bookmarkEnd w:id="661"/>
            <w:r w:rsidRPr="00A07C65">
              <w:rPr>
                <w:rFonts w:asciiTheme="minorHAnsi" w:hAnsiTheme="minorHAnsi"/>
                <w:color w:val="000000"/>
                <w:sz w:val="20"/>
                <w:szCs w:val="20"/>
                <w:lang w:val="en-CA"/>
              </w:rPr>
              <w:t>proportion</w:t>
            </w:r>
          </w:p>
        </w:tc>
        <w:tc>
          <w:tcPr>
            <w:tcW w:w="2977" w:type="dxa"/>
          </w:tcPr>
          <w:p w14:paraId="2CC10F2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374" w:type="dxa"/>
          </w:tcPr>
          <w:p w14:paraId="056E2342"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formed by the part.</w:t>
            </w:r>
          </w:p>
          <w:p w14:paraId="6D4B4C47"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722CD9DC"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1716270" w14:textId="3DAEAE67"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targetUnit</w:t>
            </w:r>
          </w:p>
        </w:tc>
        <w:tc>
          <w:tcPr>
            <w:tcW w:w="2977" w:type="dxa"/>
          </w:tcPr>
          <w:p w14:paraId="65DA2958" w14:textId="71658B65"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5374" w:type="dxa"/>
          </w:tcPr>
          <w:p w14:paraId="7D70F9D2" w14:textId="6A4508BC"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Indicates the parent unit that contains the GeologicUnitPart.</w:t>
            </w:r>
          </w:p>
        </w:tc>
      </w:tr>
    </w:tbl>
    <w:p w14:paraId="0D72CB33" w14:textId="77777777" w:rsidR="00A07C65" w:rsidRDefault="00A07C65" w:rsidP="00ED2525"/>
    <w:p w14:paraId="07EA2DEF" w14:textId="77777777" w:rsidR="00A07C65" w:rsidRDefault="00A07C65" w:rsidP="00A07C65">
      <w:pPr>
        <w:pStyle w:val="Heading4"/>
      </w:pPr>
      <w:r>
        <w:t>CompositionPart</w:t>
      </w:r>
    </w:p>
    <w:p w14:paraId="69BACF1D" w14:textId="77777777" w:rsidR="00856F51" w:rsidRDefault="00856F51" w:rsidP="00ED2525"/>
    <w:p w14:paraId="2DBFC270" w14:textId="09791E86" w:rsidR="00856F51" w:rsidRPr="00856F51" w:rsidRDefault="00B62995" w:rsidP="00ED2525">
      <w:r>
        <w:lastRenderedPageBreak/>
        <w:t xml:space="preserve">CompositionPart </w:t>
      </w:r>
      <w:r w:rsidRPr="00F3223D">
        <w:t>represent</w:t>
      </w:r>
      <w:r>
        <w:t>s</w:t>
      </w:r>
      <w:r w:rsidRPr="00F3223D">
        <w:t xml:space="preserve"> composition of a geologic unit in terms</w:t>
      </w:r>
      <w:r>
        <w:t xml:space="preserve"> of earth material constituents (CompoundMaterial)</w:t>
      </w:r>
    </w:p>
    <w:tbl>
      <w:tblPr>
        <w:tblStyle w:val="LightShading"/>
        <w:tblW w:w="9735" w:type="dxa"/>
        <w:tblLayout w:type="fixed"/>
        <w:tblLook w:val="04A0" w:firstRow="1" w:lastRow="0" w:firstColumn="1" w:lastColumn="0" w:noHBand="0" w:noVBand="1"/>
      </w:tblPr>
      <w:tblGrid>
        <w:gridCol w:w="1242"/>
        <w:gridCol w:w="2694"/>
        <w:gridCol w:w="5799"/>
      </w:tblGrid>
      <w:tr w:rsidR="00A07C65" w:rsidRPr="00A07C65" w14:paraId="07E1F64E" w14:textId="77777777" w:rsidTr="000D2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E85EC33"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62" w:name="BKM_D0CF8372_E2E7_44FE_8452_567F1CFF1C66"/>
            <w:bookmarkEnd w:id="662"/>
            <w:r w:rsidRPr="00A07C65">
              <w:rPr>
                <w:rFonts w:asciiTheme="minorHAnsi" w:hAnsiTheme="minorHAnsi"/>
                <w:color w:val="000000"/>
                <w:sz w:val="20"/>
                <w:szCs w:val="20"/>
                <w:lang w:val="en-CA"/>
              </w:rPr>
              <w:t>Name</w:t>
            </w:r>
          </w:p>
        </w:tc>
        <w:tc>
          <w:tcPr>
            <w:tcW w:w="2694" w:type="dxa"/>
          </w:tcPr>
          <w:p w14:paraId="52C354AA"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799" w:type="dxa"/>
          </w:tcPr>
          <w:p w14:paraId="2A93EC6E"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0DE7896D"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2B2C69C"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694" w:type="dxa"/>
          </w:tcPr>
          <w:p w14:paraId="1F7A11F6"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CompositionPartRoleTerm</w:t>
            </w:r>
          </w:p>
        </w:tc>
        <w:tc>
          <w:tcPr>
            <w:tcW w:w="5799" w:type="dxa"/>
          </w:tcPr>
          <w:p w14:paraId="290FC23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Defines the relationship of the </w:t>
            </w:r>
            <w:r w:rsidR="000D2F14">
              <w:rPr>
                <w:rFonts w:asciiTheme="minorHAnsi" w:hAnsiTheme="minorHAnsi"/>
                <w:color w:val="000000"/>
                <w:sz w:val="20"/>
                <w:szCs w:val="20"/>
                <w:lang w:val="en-CA"/>
              </w:rPr>
              <w:t>CompoundMaterial</w:t>
            </w:r>
            <w:r w:rsidRPr="00A07C65">
              <w:rPr>
                <w:rFonts w:asciiTheme="minorHAnsi" w:hAnsiTheme="minorHAnsi"/>
                <w:color w:val="000000"/>
                <w:sz w:val="20"/>
                <w:szCs w:val="20"/>
                <w:lang w:val="en-CA"/>
              </w:rPr>
              <w:t xml:space="preserve"> constituent in the geologic unit, e.g. vein, </w:t>
            </w:r>
            <w:proofErr w:type="gramStart"/>
            <w:r w:rsidRPr="00A07C65">
              <w:rPr>
                <w:rFonts w:asciiTheme="minorHAnsi" w:hAnsiTheme="minorHAnsi"/>
                <w:color w:val="000000"/>
                <w:sz w:val="20"/>
                <w:szCs w:val="20"/>
                <w:lang w:val="en-CA"/>
              </w:rPr>
              <w:t>interbedded</w:t>
            </w:r>
            <w:proofErr w:type="gramEnd"/>
            <w:r w:rsidRPr="00A07C65">
              <w:rPr>
                <w:rFonts w:asciiTheme="minorHAnsi" w:hAnsiTheme="minorHAnsi"/>
                <w:color w:val="000000"/>
                <w:sz w:val="20"/>
                <w:szCs w:val="20"/>
                <w:lang w:val="en-CA"/>
              </w:rPr>
              <w:t xml:space="preserve"> constituent, layers, dominant constituent. </w:t>
            </w:r>
            <w:commentRangeStart w:id="663"/>
            <w:r w:rsidRPr="00A07C65">
              <w:rPr>
                <w:rFonts w:asciiTheme="minorHAnsi" w:hAnsiTheme="minorHAnsi"/>
                <w:color w:val="000000"/>
                <w:sz w:val="20"/>
                <w:szCs w:val="20"/>
                <w:lang w:val="en-CA"/>
              </w:rPr>
              <w:t>Scoped name because role is asserted by the geologist building the description.</w:t>
            </w:r>
            <w:commentRangeEnd w:id="663"/>
            <w:r w:rsidR="000D2F14">
              <w:rPr>
                <w:rStyle w:val="CommentReference"/>
                <w:color w:val="auto"/>
              </w:rPr>
              <w:commentReference w:id="663"/>
            </w:r>
          </w:p>
          <w:p w14:paraId="5C99A8A4"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33400516" w14:textId="77777777" w:rsidTr="000D2F14">
        <w:tc>
          <w:tcPr>
            <w:cnfStyle w:val="001000000000" w:firstRow="0" w:lastRow="0" w:firstColumn="1" w:lastColumn="0" w:oddVBand="0" w:evenVBand="0" w:oddHBand="0" w:evenHBand="0" w:firstRowFirstColumn="0" w:firstRowLastColumn="0" w:lastRowFirstColumn="0" w:lastRowLastColumn="0"/>
            <w:tcW w:w="1242" w:type="dxa"/>
          </w:tcPr>
          <w:p w14:paraId="068FD904"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64" w:name="BKM_F115EB74_32B6_4EFC_8D26_C2D2AD40E6EB"/>
            <w:bookmarkEnd w:id="664"/>
            <w:r w:rsidRPr="00A07C65">
              <w:rPr>
                <w:rFonts w:asciiTheme="minorHAnsi" w:hAnsiTheme="minorHAnsi"/>
                <w:color w:val="000000"/>
                <w:sz w:val="20"/>
                <w:szCs w:val="20"/>
                <w:lang w:val="en-CA"/>
              </w:rPr>
              <w:t>proportion</w:t>
            </w:r>
          </w:p>
        </w:tc>
        <w:tc>
          <w:tcPr>
            <w:tcW w:w="2694" w:type="dxa"/>
          </w:tcPr>
          <w:p w14:paraId="57852DB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799" w:type="dxa"/>
          </w:tcPr>
          <w:p w14:paraId="2B36C4D5"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composed of the compound material.</w:t>
            </w:r>
          </w:p>
          <w:p w14:paraId="6F29D79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460AC61B"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C746970" w14:textId="6E62A554"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Material</w:t>
            </w:r>
          </w:p>
        </w:tc>
        <w:tc>
          <w:tcPr>
            <w:tcW w:w="2694" w:type="dxa"/>
          </w:tcPr>
          <w:p w14:paraId="08FDC80E" w14:textId="596D7582"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CompoundMaterial</w:t>
            </w:r>
          </w:p>
        </w:tc>
        <w:tc>
          <w:tcPr>
            <w:tcW w:w="5799" w:type="dxa"/>
          </w:tcPr>
          <w:p w14:paraId="0AF076D0" w14:textId="33B07AAF"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Material composing the part.</w:t>
            </w:r>
          </w:p>
        </w:tc>
      </w:tr>
    </w:tbl>
    <w:p w14:paraId="3A0FD903" w14:textId="77777777" w:rsidR="00A07C65" w:rsidRDefault="00A07C65" w:rsidP="00ED2525"/>
    <w:p w14:paraId="7619CEFE" w14:textId="2972A20E" w:rsidR="00856F51" w:rsidRDefault="00856F51" w:rsidP="00B537EA">
      <w:pPr>
        <w:pStyle w:val="Heading4"/>
      </w:pPr>
      <w:r>
        <w:t>EarthMaterial</w:t>
      </w:r>
    </w:p>
    <w:p w14:paraId="6AC292D5" w14:textId="77777777" w:rsidR="00856F51" w:rsidRDefault="00856F51" w:rsidP="00856F51"/>
    <w:p w14:paraId="1A8FBB7D" w14:textId="6951309B" w:rsidR="00856F51" w:rsidRPr="00856F51" w:rsidRDefault="00856F51" w:rsidP="00856F51">
      <w:r w:rsidRPr="00856F51">
        <w:t xml:space="preserve">The Earth Material class holds a description of a naturally occurring substance in the Earth.  Earth Material represents material composition or substance, and is thus independent of quantity or location. Ideally, Earth Materials are defined strictly based on physical properties, but because of standard geological usage, genetic interpretations may enter into the description as well.   </w:t>
      </w:r>
    </w:p>
    <w:p w14:paraId="4732600B" w14:textId="77777777" w:rsidR="00856F51" w:rsidRDefault="00856F51" w:rsidP="00856F51">
      <w:pPr>
        <w:keepNext/>
      </w:pPr>
      <w:r>
        <w:rPr>
          <w:noProof/>
          <w:lang w:val="en-CA" w:eastAsia="en-CA"/>
        </w:rPr>
        <w:lastRenderedPageBreak/>
        <w:drawing>
          <wp:inline distT="0" distB="0" distL="0" distR="0" wp14:anchorId="47BF5145" wp14:editId="15CFBD3C">
            <wp:extent cx="5391785" cy="420941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785" cy="4209415"/>
                    </a:xfrm>
                    <a:prstGeom prst="rect">
                      <a:avLst/>
                    </a:prstGeom>
                    <a:noFill/>
                    <a:ln>
                      <a:noFill/>
                    </a:ln>
                  </pic:spPr>
                </pic:pic>
              </a:graphicData>
            </a:graphic>
          </wp:inline>
        </w:drawing>
      </w:r>
    </w:p>
    <w:p w14:paraId="0D050E87" w14:textId="5BD47865" w:rsidR="00A07C65" w:rsidRDefault="00856F51" w:rsidP="00856F51">
      <w:pPr>
        <w:pStyle w:val="Caption"/>
      </w:pPr>
      <w:r>
        <w:t xml:space="preserve">Figure </w:t>
      </w:r>
      <w:fldSimple w:instr=" SEQ Figure \* ARABIC ">
        <w:ins w:id="665" w:author="Eric Boisvert" w:date="2015-10-30T04:23:00Z">
          <w:r w:rsidR="007D2867">
            <w:rPr>
              <w:noProof/>
            </w:rPr>
            <w:t>21</w:t>
          </w:r>
        </w:ins>
        <w:del w:id="666" w:author="Eric Boisvert" w:date="2015-10-30T04:23:00Z">
          <w:r w:rsidR="00090DCF" w:rsidDel="007D2867">
            <w:rPr>
              <w:noProof/>
            </w:rPr>
            <w:delText>20</w:delText>
          </w:r>
        </w:del>
      </w:fldSimple>
      <w:r>
        <w:t xml:space="preserve"> : EarthMaterial and related classes</w:t>
      </w:r>
    </w:p>
    <w:p w14:paraId="1E644CDF" w14:textId="2CED2FE6" w:rsidR="00856F51" w:rsidRPr="00856F51" w:rsidRDefault="00856F51" w:rsidP="00856F51">
      <w:pPr>
        <w:autoSpaceDE w:val="0"/>
        <w:autoSpaceDN w:val="0"/>
        <w:adjustRightInd w:val="0"/>
        <w:spacing w:after="0" w:line="240" w:lineRule="atLeast"/>
        <w:rPr>
          <w:rFonts w:cs="Arial"/>
          <w:color w:val="000000"/>
          <w:sz w:val="20"/>
          <w:lang w:val="en-CA"/>
        </w:rPr>
      </w:pPr>
      <w:bookmarkStart w:id="667" w:name="BKM_BD5C03BF_666A_4A06_9108_21CA3469AFBC"/>
      <w:bookmarkEnd w:id="667"/>
    </w:p>
    <w:tbl>
      <w:tblPr>
        <w:tblStyle w:val="LightShading"/>
        <w:tblW w:w="9735" w:type="dxa"/>
        <w:tblLayout w:type="fixed"/>
        <w:tblLook w:val="04A0" w:firstRow="1" w:lastRow="0" w:firstColumn="1" w:lastColumn="0" w:noHBand="0" w:noVBand="1"/>
      </w:tblPr>
      <w:tblGrid>
        <w:gridCol w:w="1668"/>
        <w:gridCol w:w="2126"/>
        <w:gridCol w:w="5941"/>
      </w:tblGrid>
      <w:tr w:rsidR="00856F51" w:rsidRPr="00856F51" w14:paraId="2C269105"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8E5CF8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668" w:name="BKM_18D25AC3_6FC0_4C65_A8A5_F0142E2E6CE0"/>
            <w:bookmarkEnd w:id="668"/>
            <w:r w:rsidRPr="00856F51">
              <w:rPr>
                <w:rFonts w:asciiTheme="minorHAnsi" w:hAnsiTheme="minorHAnsi" w:cs="Arial"/>
                <w:color w:val="000000"/>
                <w:sz w:val="20"/>
                <w:lang w:val="en-CA"/>
              </w:rPr>
              <w:t>Name</w:t>
            </w:r>
          </w:p>
        </w:tc>
        <w:tc>
          <w:tcPr>
            <w:tcW w:w="2126" w:type="dxa"/>
          </w:tcPr>
          <w:p w14:paraId="7357DABD"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5941" w:type="dxa"/>
          </w:tcPr>
          <w:p w14:paraId="0C6F7D4C"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124BC23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E96406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color</w:t>
            </w:r>
          </w:p>
        </w:tc>
        <w:tc>
          <w:tcPr>
            <w:tcW w:w="2126" w:type="dxa"/>
          </w:tcPr>
          <w:p w14:paraId="4532D770"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Category</w:t>
            </w:r>
          </w:p>
        </w:tc>
        <w:tc>
          <w:tcPr>
            <w:tcW w:w="5941" w:type="dxa"/>
          </w:tcPr>
          <w:p w14:paraId="4A7FB9D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Terms to specify color of the earth material. Color schemes such as the Munsell rock and soil color schemes could be used.</w:t>
            </w:r>
          </w:p>
          <w:p w14:paraId="2109DC0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56F51" w:rsidRPr="00856F51" w14:paraId="2371E23C" w14:textId="77777777" w:rsidTr="00B62995">
        <w:tc>
          <w:tcPr>
            <w:cnfStyle w:val="001000000000" w:firstRow="0" w:lastRow="0" w:firstColumn="1" w:lastColumn="0" w:oddVBand="0" w:evenVBand="0" w:oddHBand="0" w:evenHBand="0" w:firstRowFirstColumn="0" w:firstRowLastColumn="0" w:lastRowFirstColumn="0" w:lastRowLastColumn="0"/>
            <w:tcW w:w="1668" w:type="dxa"/>
          </w:tcPr>
          <w:p w14:paraId="7F670D4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669" w:name="BKM_18EC1705_589B_4DEF_A044_9A1610E567B6"/>
            <w:bookmarkEnd w:id="669"/>
            <w:r w:rsidRPr="00856F51">
              <w:rPr>
                <w:rFonts w:asciiTheme="minorHAnsi" w:hAnsiTheme="minorHAnsi" w:cs="Arial"/>
                <w:color w:val="000000"/>
                <w:sz w:val="20"/>
                <w:lang w:val="en-CA"/>
              </w:rPr>
              <w:t>purpose</w:t>
            </w:r>
          </w:p>
        </w:tc>
        <w:tc>
          <w:tcPr>
            <w:tcW w:w="2126" w:type="dxa"/>
          </w:tcPr>
          <w:p w14:paraId="2F7621D5"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DescriptionPurpose</w:t>
            </w:r>
          </w:p>
        </w:tc>
        <w:tc>
          <w:tcPr>
            <w:tcW w:w="5941" w:type="dxa"/>
          </w:tcPr>
          <w:p w14:paraId="61FCC091"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 xml:space="preserve">Specification of the intended purpose/level of abstraction for the given EarthMaterial. Scoped name because intention is asserted by author of the data instance. </w:t>
            </w:r>
          </w:p>
          <w:p w14:paraId="387472DD"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Values: Instance, TypicalNorm, IdentifyingNorm.</w:t>
            </w:r>
          </w:p>
          <w:p w14:paraId="6667493F"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B62995" w:rsidRPr="00856F51" w14:paraId="452CDC1C"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CC86718" w14:textId="6504EBDF" w:rsidR="00B62995" w:rsidRPr="00856F51" w:rsidRDefault="00B62995" w:rsidP="00856F51">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gbEarthMaterialDescription</w:t>
            </w:r>
          </w:p>
        </w:tc>
        <w:tc>
          <w:tcPr>
            <w:tcW w:w="2126" w:type="dxa"/>
          </w:tcPr>
          <w:p w14:paraId="0F27E521" w14:textId="08D9B1B7"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EarthMaterialAbstractDescription</w:t>
            </w:r>
          </w:p>
        </w:tc>
        <w:tc>
          <w:tcPr>
            <w:tcW w:w="5941" w:type="dxa"/>
          </w:tcPr>
          <w:p w14:paraId="088DDB90" w14:textId="3143B45F"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olor w:val="000000"/>
                <w:sz w:val="20"/>
                <w:szCs w:val="20"/>
                <w:lang w:val="en-CA"/>
              </w:rPr>
              <w:t>Detailed material description.  This is a stub property in GeoSciML Basic</w:t>
            </w:r>
          </w:p>
        </w:tc>
      </w:tr>
    </w:tbl>
    <w:p w14:paraId="4AA66B9D" w14:textId="77777777" w:rsidR="00856F51" w:rsidRDefault="00856F51" w:rsidP="00856F51">
      <w:pPr>
        <w:autoSpaceDE w:val="0"/>
        <w:autoSpaceDN w:val="0"/>
        <w:adjustRightInd w:val="0"/>
        <w:spacing w:after="0" w:line="240" w:lineRule="atLeast"/>
        <w:rPr>
          <w:rFonts w:cs="Arial"/>
          <w:color w:val="000000"/>
          <w:sz w:val="20"/>
          <w:lang w:val="en-CA"/>
        </w:rPr>
      </w:pPr>
      <w:bookmarkStart w:id="670" w:name="BKM_69643EA7_2142_46B5_9F91_BA2962E773C2"/>
      <w:bookmarkEnd w:id="670"/>
    </w:p>
    <w:p w14:paraId="3B1FEAED" w14:textId="77777777" w:rsidR="00856F51" w:rsidRDefault="00856F51" w:rsidP="00856F51">
      <w:pPr>
        <w:autoSpaceDE w:val="0"/>
        <w:autoSpaceDN w:val="0"/>
        <w:adjustRightInd w:val="0"/>
        <w:spacing w:after="0" w:line="240" w:lineRule="atLeast"/>
        <w:rPr>
          <w:rFonts w:cs="Arial"/>
          <w:color w:val="000000"/>
          <w:sz w:val="20"/>
          <w:lang w:val="en-CA"/>
        </w:rPr>
      </w:pPr>
    </w:p>
    <w:p w14:paraId="6D7B53A7" w14:textId="15ECDE7C" w:rsidR="00856F51" w:rsidRDefault="00856F51" w:rsidP="00B537EA">
      <w:pPr>
        <w:pStyle w:val="Heading4"/>
        <w:rPr>
          <w:lang w:val="en-CA"/>
        </w:rPr>
      </w:pPr>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41E8D19" w:rsidR="00856F51" w:rsidRDefault="00856F51" w:rsidP="00856F51">
      <w:pPr>
        <w:rPr>
          <w:lang w:val="en-CA"/>
        </w:rPr>
      </w:pPr>
      <w:r w:rsidRPr="00856F51">
        <w:rPr>
          <w:lang w:val="en-CA"/>
        </w:rPr>
        <w:t xml:space="preserve">An EarthMaterial composed of particles composed of EarthMaterials, possibly including other CompoundMaterials. </w:t>
      </w:r>
      <w:r>
        <w:rPr>
          <w:lang w:val="en-CA"/>
        </w:rPr>
        <w:t xml:space="preserve"> </w:t>
      </w:r>
      <w:r w:rsidRPr="00856F51">
        <w:rPr>
          <w:lang w:val="en-CA"/>
        </w:rPr>
        <w:t>This class is provided primarily as an extensibility point for related domain models that wish to import and build on GeoSciML, and wish to define material types that are compound but are not rock or rock-like material. For most users of GeoSciML "RockMaterial" should be used.</w:t>
      </w:r>
    </w:p>
    <w:p w14:paraId="6300E44C" w14:textId="77777777" w:rsidR="00856F51" w:rsidRDefault="00856F51" w:rsidP="00B537EA">
      <w:pPr>
        <w:pStyle w:val="Heading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630298FD" w:rsidR="00856F51" w:rsidRDefault="00856F51" w:rsidP="00856F51">
      <w:pPr>
        <w:autoSpaceDE w:val="0"/>
        <w:autoSpaceDN w:val="0"/>
        <w:adjustRightInd w:val="0"/>
        <w:spacing w:after="0" w:line="240" w:lineRule="atLeast"/>
      </w:pPr>
      <w:r>
        <w:t>Rock material is a specialized CompoundMaterial that includes consolidated and unconsolidated materials as well as mixtures of consolidated and unconsolidated materials.</w:t>
      </w:r>
    </w:p>
    <w:p w14:paraId="2F1396AE" w14:textId="77777777" w:rsidR="00856F51" w:rsidRPr="00856F51" w:rsidRDefault="00856F51" w:rsidP="00856F51">
      <w:pPr>
        <w:autoSpaceDE w:val="0"/>
        <w:autoSpaceDN w:val="0"/>
        <w:adjustRightInd w:val="0"/>
        <w:spacing w:after="0" w:line="240" w:lineRule="atLeast"/>
        <w:rPr>
          <w:rFonts w:cs="Arial"/>
          <w:color w:val="000000"/>
          <w:sz w:val="20"/>
          <w:lang w:val="en-CA"/>
        </w:rPr>
      </w:pPr>
    </w:p>
    <w:tbl>
      <w:tblPr>
        <w:tblStyle w:val="LightShading"/>
        <w:tblW w:w="9735" w:type="dxa"/>
        <w:tblLayout w:type="fixed"/>
        <w:tblLook w:val="04A0" w:firstRow="1" w:lastRow="0" w:firstColumn="1" w:lastColumn="0" w:noHBand="0" w:noVBand="1"/>
      </w:tblPr>
      <w:tblGrid>
        <w:gridCol w:w="1242"/>
        <w:gridCol w:w="1701"/>
        <w:gridCol w:w="6792"/>
      </w:tblGrid>
      <w:tr w:rsidR="00856F51" w:rsidRPr="00856F51" w14:paraId="075C6A18" w14:textId="77777777" w:rsidTr="00856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44322E8"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671" w:name="BKM_0198932B_28DD_424D_8B50_FABE0D235C84"/>
            <w:bookmarkEnd w:id="671"/>
            <w:r w:rsidRPr="00856F51">
              <w:rPr>
                <w:rFonts w:asciiTheme="minorHAnsi" w:hAnsiTheme="minorHAnsi" w:cs="Arial"/>
                <w:color w:val="000000"/>
                <w:sz w:val="20"/>
                <w:lang w:val="en-CA"/>
              </w:rPr>
              <w:t>Name</w:t>
            </w:r>
          </w:p>
        </w:tc>
        <w:tc>
          <w:tcPr>
            <w:tcW w:w="1701" w:type="dxa"/>
          </w:tcPr>
          <w:p w14:paraId="0E9EFC5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6792" w:type="dxa"/>
          </w:tcPr>
          <w:p w14:paraId="044287B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7BC3367A" w14:textId="77777777" w:rsidTr="0085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F5ED78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lithology</w:t>
            </w:r>
          </w:p>
        </w:tc>
        <w:tc>
          <w:tcPr>
            <w:tcW w:w="1701" w:type="dxa"/>
          </w:tcPr>
          <w:p w14:paraId="748075A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LithologyTerm</w:t>
            </w:r>
          </w:p>
        </w:tc>
        <w:tc>
          <w:tcPr>
            <w:tcW w:w="6792" w:type="dxa"/>
          </w:tcPr>
          <w:p w14:paraId="7F2F1089"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 class from a controlled vocabulary</w:t>
            </w:r>
          </w:p>
          <w:p w14:paraId="4B9A5BD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1CF8163B" w14:textId="77777777" w:rsidR="00856F51" w:rsidRDefault="00856F51" w:rsidP="00856F51">
      <w:bookmarkStart w:id="672" w:name="BKM_7A5570E9_5272_4DAD_BC83_4E0D06E5C57A"/>
      <w:bookmarkEnd w:id="672"/>
    </w:p>
    <w:p w14:paraId="59154230" w14:textId="2D53B5DE" w:rsidR="00EA4029" w:rsidRDefault="00B537EA" w:rsidP="00DB2D3A">
      <w:pPr>
        <w:pStyle w:val="Heading3"/>
      </w:pPr>
      <w:r>
        <w:t>Geologic Event</w:t>
      </w:r>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0148B653" w14:textId="7219EF1A" w:rsidR="00DA45AF" w:rsidRPr="00DA45AF"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ge can represent an instant in time, an interval of time, or any combination of multiple instants or intervals. 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p>
    <w:p w14:paraId="03FE6CA6" w14:textId="77777777" w:rsidR="00B537EA" w:rsidRDefault="00B537EA" w:rsidP="00856F51"/>
    <w:p w14:paraId="3DACF261" w14:textId="77777777" w:rsidR="00B537EA" w:rsidRDefault="00B537EA" w:rsidP="00B537EA">
      <w:pPr>
        <w:keepNext/>
      </w:pPr>
      <w:r>
        <w:rPr>
          <w:noProof/>
          <w:lang w:val="en-CA" w:eastAsia="en-CA"/>
        </w:rPr>
        <w:lastRenderedPageBreak/>
        <w:drawing>
          <wp:inline distT="0" distB="0" distL="0" distR="0" wp14:anchorId="606CB594" wp14:editId="6546FBF7">
            <wp:extent cx="5486400" cy="464028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640289"/>
                    </a:xfrm>
                    <a:prstGeom prst="rect">
                      <a:avLst/>
                    </a:prstGeom>
                    <a:noFill/>
                    <a:ln>
                      <a:noFill/>
                    </a:ln>
                  </pic:spPr>
                </pic:pic>
              </a:graphicData>
            </a:graphic>
          </wp:inline>
        </w:drawing>
      </w:r>
    </w:p>
    <w:p w14:paraId="634E7DC8" w14:textId="2E565512" w:rsidR="00B537EA" w:rsidRDefault="00B537EA" w:rsidP="00B537EA">
      <w:pPr>
        <w:pStyle w:val="Caption"/>
      </w:pPr>
      <w:r>
        <w:t xml:space="preserve">Figure </w:t>
      </w:r>
      <w:fldSimple w:instr=" SEQ Figure \* ARABIC ">
        <w:ins w:id="673" w:author="Eric Boisvert" w:date="2015-10-30T04:23:00Z">
          <w:r w:rsidR="007D2867">
            <w:rPr>
              <w:noProof/>
            </w:rPr>
            <w:t>22</w:t>
          </w:r>
        </w:ins>
        <w:del w:id="674" w:author="Eric Boisvert" w:date="2015-10-30T04:23:00Z">
          <w:r w:rsidR="00090DCF" w:rsidDel="007D2867">
            <w:rPr>
              <w:noProof/>
            </w:rPr>
            <w:delText>21</w:delText>
          </w:r>
        </w:del>
      </w:fldSimple>
      <w:r>
        <w:t>: Geologic Event</w:t>
      </w:r>
    </w:p>
    <w:p w14:paraId="59870292" w14:textId="00E80337" w:rsidR="00EA4029" w:rsidRDefault="00DB2D3A" w:rsidP="00DB2D3A">
      <w:pPr>
        <w:pStyle w:val="Heading4"/>
        <w:rPr>
          <w:lang w:val="en-CA"/>
        </w:rPr>
      </w:pPr>
      <w:bookmarkStart w:id="675" w:name="BKM_0E4402F5_70D7_41B4_8F46_2909F6D349A5"/>
      <w:bookmarkEnd w:id="675"/>
      <w:r>
        <w:rPr>
          <w:lang w:val="en-CA"/>
        </w:rPr>
        <w:t>GeologicEvent</w:t>
      </w:r>
    </w:p>
    <w:p w14:paraId="3C616EE4" w14:textId="77777777" w:rsidR="00DB2D3A" w:rsidRPr="00EA4029" w:rsidRDefault="00DB2D3A" w:rsidP="00EA4029">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1951"/>
        <w:gridCol w:w="2268"/>
        <w:gridCol w:w="5516"/>
      </w:tblGrid>
      <w:tr w:rsidR="00EA4029" w:rsidRPr="00EA4029" w14:paraId="7F8AFFDD" w14:textId="77777777" w:rsidTr="00EA4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B7A7C39"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76" w:name="BKM_E578F2B2_741C_4353_B7F8_02F0AE878A52"/>
            <w:bookmarkEnd w:id="676"/>
            <w:r w:rsidRPr="00EA4029">
              <w:rPr>
                <w:rFonts w:asciiTheme="minorHAnsi" w:hAnsiTheme="minorHAnsi"/>
                <w:color w:val="000000"/>
                <w:sz w:val="20"/>
                <w:szCs w:val="20"/>
                <w:lang w:val="en-CA"/>
              </w:rPr>
              <w:t>Name</w:t>
            </w:r>
          </w:p>
        </w:tc>
        <w:tc>
          <w:tcPr>
            <w:tcW w:w="2268" w:type="dxa"/>
          </w:tcPr>
          <w:p w14:paraId="14FC60B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5516" w:type="dxa"/>
          </w:tcPr>
          <w:p w14:paraId="3117F7D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50C1665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86B38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eventProcess</w:t>
            </w:r>
          </w:p>
        </w:tc>
        <w:tc>
          <w:tcPr>
            <w:tcW w:w="2268" w:type="dxa"/>
          </w:tcPr>
          <w:p w14:paraId="54A30236"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EventProcessTerm</w:t>
            </w:r>
          </w:p>
        </w:tc>
        <w:tc>
          <w:tcPr>
            <w:tcW w:w="5516" w:type="dxa"/>
          </w:tcPr>
          <w:p w14:paraId="0C98B13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eventProcess specifies the process or processes that occurred during the event. Examples include deposition, extrusion, intrusion, cooling.</w:t>
            </w:r>
          </w:p>
          <w:p w14:paraId="58D3CF37"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0A993BF5"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267F1C80"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77" w:name="BKM_B4649898_DB40_445B_BA02_FB50DB166B1F"/>
            <w:bookmarkEnd w:id="677"/>
            <w:r w:rsidRPr="00EA4029">
              <w:rPr>
                <w:rFonts w:asciiTheme="minorHAnsi" w:hAnsiTheme="minorHAnsi"/>
                <w:color w:val="000000"/>
                <w:sz w:val="20"/>
                <w:szCs w:val="20"/>
                <w:lang w:val="en-CA"/>
              </w:rPr>
              <w:t>numericAge</w:t>
            </w:r>
          </w:p>
        </w:tc>
        <w:tc>
          <w:tcPr>
            <w:tcW w:w="2268" w:type="dxa"/>
          </w:tcPr>
          <w:p w14:paraId="757523A1"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NumericAgeRange</w:t>
            </w:r>
          </w:p>
        </w:tc>
        <w:tc>
          <w:tcPr>
            <w:tcW w:w="5516" w:type="dxa"/>
          </w:tcPr>
          <w:p w14:paraId="29E4BC1E" w14:textId="46A16AA3"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Age in absolute year before present</w:t>
            </w:r>
          </w:p>
          <w:p w14:paraId="4711A2A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E51AA6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39DD955"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78" w:name="BKM_97F5720D_724D_44A6_8C82_6D7A6D6B5F0E"/>
            <w:bookmarkEnd w:id="678"/>
            <w:r w:rsidRPr="00EA4029">
              <w:rPr>
                <w:rFonts w:asciiTheme="minorHAnsi" w:hAnsiTheme="minorHAnsi"/>
                <w:color w:val="000000"/>
                <w:sz w:val="20"/>
                <w:szCs w:val="20"/>
                <w:lang w:val="en-CA"/>
              </w:rPr>
              <w:t>olderNamedAge</w:t>
            </w:r>
          </w:p>
        </w:tc>
        <w:tc>
          <w:tcPr>
            <w:tcW w:w="2268" w:type="dxa"/>
          </w:tcPr>
          <w:p w14:paraId="49A7559D"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338C49A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Older boundary of age of event expressed using a geochronologic era defined according to a geologic time scale per GeologicTime schema</w:t>
            </w:r>
          </w:p>
          <w:p w14:paraId="27F2F29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2B240BCA"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0E021A11"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79" w:name="BKM_94B4A111_399A_4144_8BC6_D1BBA5249175"/>
            <w:bookmarkEnd w:id="679"/>
            <w:r w:rsidRPr="00EA4029">
              <w:rPr>
                <w:rFonts w:asciiTheme="minorHAnsi" w:hAnsiTheme="minorHAnsi"/>
                <w:color w:val="000000"/>
                <w:sz w:val="20"/>
                <w:szCs w:val="20"/>
                <w:lang w:val="en-CA"/>
              </w:rPr>
              <w:t>youngerNamedAge</w:t>
            </w:r>
          </w:p>
        </w:tc>
        <w:tc>
          <w:tcPr>
            <w:tcW w:w="2268" w:type="dxa"/>
          </w:tcPr>
          <w:p w14:paraId="01AEB4F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26609FA7"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Younger boundary of age of event expressed using a geochronologic era defined according to a geologic time scale per GeologicTime schema</w:t>
            </w:r>
          </w:p>
          <w:p w14:paraId="63D9872F"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617621D5"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0E5059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80" w:name="BKM_23198178_9024_4323_9F34_11F193914E4D"/>
            <w:bookmarkEnd w:id="680"/>
            <w:r w:rsidRPr="00EA4029">
              <w:rPr>
                <w:rFonts w:asciiTheme="minorHAnsi" w:hAnsiTheme="minorHAnsi"/>
                <w:color w:val="000000"/>
                <w:sz w:val="20"/>
                <w:szCs w:val="20"/>
                <w:lang w:val="en-CA"/>
              </w:rPr>
              <w:t>eventEnvironment</w:t>
            </w:r>
          </w:p>
        </w:tc>
        <w:tc>
          <w:tcPr>
            <w:tcW w:w="2268" w:type="dxa"/>
          </w:tcPr>
          <w:p w14:paraId="0D138CEE"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Category</w:t>
            </w:r>
          </w:p>
        </w:tc>
        <w:tc>
          <w:tcPr>
            <w:tcW w:w="5516" w:type="dxa"/>
          </w:tcPr>
          <w:p w14:paraId="4212469A"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 xml:space="preserve">The physical setting within which a GeologicEvent takes place. GeologicEnvironment is construed broadly to include physical </w:t>
            </w:r>
            <w:r w:rsidRPr="00EA4029">
              <w:rPr>
                <w:rFonts w:asciiTheme="minorHAnsi" w:hAnsiTheme="minorHAnsi"/>
                <w:color w:val="000000"/>
                <w:sz w:val="20"/>
                <w:szCs w:val="20"/>
                <w:lang w:val="en-CA"/>
              </w:rPr>
              <w:lastRenderedPageBreak/>
              <w:t xml:space="preserve">settings on the Earth surface specified by climate, tectonics, physiography or geography, and settings in the Earth’s interior specified by pressure, temperature, chemical environment, or tectonics. </w:t>
            </w:r>
          </w:p>
          <w:p w14:paraId="522B4801"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F6174" w:rsidRPr="00EA4029" w14:paraId="73859A7F"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553522A2" w14:textId="6784FAF0" w:rsidR="00CF6174" w:rsidRPr="00EA4029" w:rsidRDefault="00CF6174" w:rsidP="00EA402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geEventDescription</w:t>
            </w:r>
          </w:p>
        </w:tc>
        <w:tc>
          <w:tcPr>
            <w:tcW w:w="2268" w:type="dxa"/>
          </w:tcPr>
          <w:p w14:paraId="727E7571" w14:textId="31B802F7" w:rsidR="00CF6174" w:rsidRPr="00EA4029" w:rsidRDefault="00CF6174"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F6174">
              <w:rPr>
                <w:rFonts w:asciiTheme="minorHAnsi" w:hAnsiTheme="minorHAnsi"/>
                <w:color w:val="000000"/>
                <w:sz w:val="20"/>
                <w:szCs w:val="20"/>
                <w:lang w:val="en-CA"/>
              </w:rPr>
              <w:t>GeologicEventAbstractDescription</w:t>
            </w:r>
          </w:p>
        </w:tc>
        <w:tc>
          <w:tcPr>
            <w:tcW w:w="5516" w:type="dxa"/>
          </w:tcPr>
          <w:p w14:paraId="786C7306" w14:textId="5A2E6826" w:rsidR="00CF6174" w:rsidRPr="00EA4029" w:rsidRDefault="00CF6174" w:rsidP="00CF61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event description.  This is a stub property in GeoSciML Basic</w:t>
            </w:r>
          </w:p>
        </w:tc>
      </w:tr>
    </w:tbl>
    <w:p w14:paraId="60C3DA30" w14:textId="77777777" w:rsidR="00EA4029" w:rsidRDefault="00EA4029" w:rsidP="00EA4029">
      <w:pPr>
        <w:autoSpaceDE w:val="0"/>
        <w:autoSpaceDN w:val="0"/>
        <w:adjustRightInd w:val="0"/>
        <w:spacing w:after="0"/>
        <w:rPr>
          <w:color w:val="000000"/>
          <w:sz w:val="20"/>
          <w:szCs w:val="20"/>
          <w:lang w:val="en-CA"/>
        </w:rPr>
      </w:pPr>
      <w:bookmarkStart w:id="681" w:name="BKM_669B19C2_AABA_42AD_8B76_978659231695"/>
      <w:bookmarkEnd w:id="681"/>
    </w:p>
    <w:p w14:paraId="5084654E" w14:textId="7C2956F4" w:rsidR="00481AF6" w:rsidRDefault="00481AF6" w:rsidP="00EA4029">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549647C4" w14:textId="77777777" w:rsidR="00EA4029" w:rsidRDefault="00EA4029"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71197AE6" w14:textId="77777777" w:rsidTr="00531DC8">
        <w:trPr>
          <w:cantSplit/>
        </w:trPr>
        <w:tc>
          <w:tcPr>
            <w:tcW w:w="4219" w:type="dxa"/>
            <w:tcBorders>
              <w:right w:val="nil"/>
            </w:tcBorders>
            <w:shd w:val="clear" w:color="auto" w:fill="auto"/>
          </w:tcPr>
          <w:p w14:paraId="06AAB89F" w14:textId="094ED341" w:rsidR="00481AF6" w:rsidRPr="00D12552" w:rsidRDefault="00481AF6" w:rsidP="00481AF6">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5E795E09" w14:textId="6CD7F2A9" w:rsidR="00481AF6" w:rsidRPr="00D12552" w:rsidRDefault="00481AF6" w:rsidP="00481AF6">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F8B8644" w14:textId="77777777" w:rsidR="00481AF6" w:rsidRDefault="00481AF6" w:rsidP="00EA4029">
      <w:pPr>
        <w:autoSpaceDE w:val="0"/>
        <w:autoSpaceDN w:val="0"/>
        <w:adjustRightInd w:val="0"/>
        <w:spacing w:after="0"/>
        <w:rPr>
          <w:color w:val="000000"/>
          <w:sz w:val="20"/>
          <w:szCs w:val="20"/>
          <w:lang w:val="en-CA"/>
        </w:rPr>
      </w:pPr>
    </w:p>
    <w:p w14:paraId="043950AB" w14:textId="25D875BB" w:rsidR="00481AF6" w:rsidRDefault="00481AF6" w:rsidP="00EA4029">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6936F2CE" w14:textId="77777777" w:rsidR="00481AF6" w:rsidRDefault="00481AF6"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193320B2" w14:textId="77777777" w:rsidTr="00531DC8">
        <w:trPr>
          <w:cantSplit/>
        </w:trPr>
        <w:tc>
          <w:tcPr>
            <w:tcW w:w="4219" w:type="dxa"/>
            <w:tcBorders>
              <w:right w:val="nil"/>
            </w:tcBorders>
            <w:shd w:val="clear" w:color="auto" w:fill="auto"/>
          </w:tcPr>
          <w:p w14:paraId="2E15A2EA" w14:textId="300B0C1A" w:rsidR="00481AF6" w:rsidRPr="00D12552" w:rsidRDefault="00481AF6" w:rsidP="00531DC8">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0F17A575" w14:textId="19163699" w:rsidR="00481AF6" w:rsidRPr="00D12552" w:rsidRDefault="00481AF6" w:rsidP="00481AF6">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1AE714CC" w14:textId="77777777" w:rsidR="00481AF6" w:rsidRDefault="00481AF6" w:rsidP="00EA4029">
      <w:pPr>
        <w:autoSpaceDE w:val="0"/>
        <w:autoSpaceDN w:val="0"/>
        <w:adjustRightInd w:val="0"/>
        <w:spacing w:after="0"/>
        <w:rPr>
          <w:color w:val="000000"/>
          <w:sz w:val="20"/>
          <w:szCs w:val="20"/>
          <w:lang w:val="en-CA"/>
        </w:rPr>
      </w:pPr>
    </w:p>
    <w:p w14:paraId="0BFCCF8F" w14:textId="77777777" w:rsidR="00EA4029" w:rsidRDefault="00EA4029" w:rsidP="00DB2D3A">
      <w:pPr>
        <w:pStyle w:val="Heading4"/>
        <w:rPr>
          <w:lang w:val="en-CA"/>
        </w:rPr>
      </w:pPr>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4F7D7B2C" w:rsidR="00DB2D3A" w:rsidRDefault="00DB2D3A" w:rsidP="00EA4029">
      <w:pPr>
        <w:autoSpaceDE w:val="0"/>
        <w:autoSpaceDN w:val="0"/>
        <w:adjustRightInd w:val="0"/>
        <w:spacing w:after="0"/>
      </w:pPr>
      <w:r>
        <w:t xml:space="preserve">Numeric age Range class represents absolute age assignment using numeric measurement results. </w:t>
      </w:r>
    </w:p>
    <w:p w14:paraId="345F0F1A" w14:textId="77777777" w:rsidR="00DB2D3A" w:rsidRPr="00EA4029" w:rsidRDefault="00DB2D3A" w:rsidP="00EA4029">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2093"/>
        <w:gridCol w:w="1276"/>
        <w:gridCol w:w="6366"/>
      </w:tblGrid>
      <w:tr w:rsidR="00EA4029" w:rsidRPr="00EA4029" w14:paraId="5AAC05F8" w14:textId="77777777" w:rsidTr="00DB2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CB358F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82" w:name="BKM_6B9E4BC3_EF2C_43B8_97EF_B6AD57F690A4"/>
            <w:bookmarkEnd w:id="682"/>
            <w:r w:rsidRPr="00EA4029">
              <w:rPr>
                <w:rFonts w:asciiTheme="minorHAnsi" w:hAnsiTheme="minorHAnsi"/>
                <w:color w:val="000000"/>
                <w:sz w:val="20"/>
                <w:szCs w:val="20"/>
                <w:lang w:val="en-CA"/>
              </w:rPr>
              <w:t>Name</w:t>
            </w:r>
          </w:p>
        </w:tc>
        <w:tc>
          <w:tcPr>
            <w:tcW w:w="1276" w:type="dxa"/>
          </w:tcPr>
          <w:p w14:paraId="076A036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6366" w:type="dxa"/>
          </w:tcPr>
          <w:p w14:paraId="09108AD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002B56CD"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46DD217"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reportingDate</w:t>
            </w:r>
          </w:p>
        </w:tc>
        <w:tc>
          <w:tcPr>
            <w:tcW w:w="1276" w:type="dxa"/>
          </w:tcPr>
          <w:p w14:paraId="54216B6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212277AF"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Single time coordinate value to report as representative for this NumericAge assignment</w:t>
            </w:r>
          </w:p>
          <w:p w14:paraId="42563490"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355063D0" w14:textId="77777777" w:rsidTr="00DB2D3A">
        <w:tc>
          <w:tcPr>
            <w:cnfStyle w:val="001000000000" w:firstRow="0" w:lastRow="0" w:firstColumn="1" w:lastColumn="0" w:oddVBand="0" w:evenVBand="0" w:oddHBand="0" w:evenHBand="0" w:firstRowFirstColumn="0" w:firstRowLastColumn="0" w:lastRowFirstColumn="0" w:lastRowLastColumn="0"/>
            <w:tcW w:w="2093" w:type="dxa"/>
          </w:tcPr>
          <w:p w14:paraId="19ADABD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83" w:name="BKM_2ED006FF_62EF_4E32_BE1A_054C3322F7C1"/>
            <w:bookmarkEnd w:id="683"/>
            <w:r w:rsidRPr="00EA4029">
              <w:rPr>
                <w:rFonts w:asciiTheme="minorHAnsi" w:hAnsiTheme="minorHAnsi"/>
                <w:color w:val="000000"/>
                <w:sz w:val="20"/>
                <w:szCs w:val="20"/>
                <w:lang w:val="en-CA"/>
              </w:rPr>
              <w:t>olderBoundDate</w:t>
            </w:r>
          </w:p>
        </w:tc>
        <w:tc>
          <w:tcPr>
            <w:tcW w:w="1276" w:type="dxa"/>
          </w:tcPr>
          <w:p w14:paraId="36A57DB8"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5D4C94E"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older bounding time coordinate in an age range</w:t>
            </w:r>
          </w:p>
          <w:p w14:paraId="4F3B69A3"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BBD8643"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11F4FB"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84" w:name="BKM_BE4D4818_8828_40DD_8E59_5906619F59A7"/>
            <w:bookmarkEnd w:id="684"/>
            <w:r w:rsidRPr="00EA4029">
              <w:rPr>
                <w:rFonts w:asciiTheme="minorHAnsi" w:hAnsiTheme="minorHAnsi"/>
                <w:color w:val="000000"/>
                <w:sz w:val="20"/>
                <w:szCs w:val="20"/>
                <w:lang w:val="en-CA"/>
              </w:rPr>
              <w:t>youngerBoundDate</w:t>
            </w:r>
          </w:p>
        </w:tc>
        <w:tc>
          <w:tcPr>
            <w:tcW w:w="1276" w:type="dxa"/>
          </w:tcPr>
          <w:p w14:paraId="13F039E5"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1E9D193"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younger bounding time coordinate in an age range</w:t>
            </w:r>
          </w:p>
          <w:p w14:paraId="02199D8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53C40D0" w14:textId="77777777" w:rsidR="00B537EA" w:rsidRDefault="00B537EA" w:rsidP="00856F51"/>
    <w:p w14:paraId="038F5FA1" w14:textId="5AAD5342" w:rsidR="00B537EA" w:rsidRDefault="00CF6174" w:rsidP="00CF6174">
      <w:pPr>
        <w:pStyle w:val="Heading3"/>
      </w:pPr>
      <w:r>
        <w:t>Geologic Structure</w:t>
      </w:r>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685"/>
      <w:r w:rsidRPr="00CF6174">
        <w:t xml:space="preserve">inhomogeneities </w:t>
      </w:r>
      <w:commentRangeEnd w:id="685"/>
      <w:r>
        <w:rPr>
          <w:rStyle w:val="CommentReference"/>
        </w:rPr>
        <w:commentReference w:id="685"/>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w:t>
      </w:r>
      <w:r w:rsidRPr="00CF6174">
        <w:lastRenderedPageBreak/>
        <w:t xml:space="preserve">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77777777" w:rsidR="00415CBF" w:rsidRDefault="00415CBF" w:rsidP="00415CBF">
      <w:pPr>
        <w:keepNext/>
      </w:pPr>
      <w:r>
        <w:rPr>
          <w:noProof/>
          <w:lang w:val="en-CA" w:eastAsia="en-CA"/>
        </w:rPr>
        <w:drawing>
          <wp:inline distT="0" distB="0" distL="0" distR="0" wp14:anchorId="4C6B85E6" wp14:editId="11B35116">
            <wp:extent cx="5486400" cy="33421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342103"/>
                    </a:xfrm>
                    <a:prstGeom prst="rect">
                      <a:avLst/>
                    </a:prstGeom>
                    <a:noFill/>
                    <a:ln>
                      <a:noFill/>
                    </a:ln>
                  </pic:spPr>
                </pic:pic>
              </a:graphicData>
            </a:graphic>
          </wp:inline>
        </w:drawing>
      </w:r>
    </w:p>
    <w:p w14:paraId="679021F4" w14:textId="65C864ED" w:rsidR="00CF6174" w:rsidRDefault="00415CBF" w:rsidP="00415CBF">
      <w:pPr>
        <w:pStyle w:val="Caption"/>
      </w:pPr>
      <w:r>
        <w:t xml:space="preserve">Figure </w:t>
      </w:r>
      <w:fldSimple w:instr=" SEQ Figure \* ARABIC ">
        <w:ins w:id="686" w:author="Eric Boisvert" w:date="2015-10-30T04:23:00Z">
          <w:r w:rsidR="007D2867">
            <w:rPr>
              <w:noProof/>
            </w:rPr>
            <w:t>23</w:t>
          </w:r>
        </w:ins>
        <w:del w:id="687" w:author="Eric Boisvert" w:date="2015-10-30T04:23:00Z">
          <w:r w:rsidR="00090DCF" w:rsidDel="007D2867">
            <w:rPr>
              <w:noProof/>
            </w:rPr>
            <w:delText>22</w:delText>
          </w:r>
        </w:del>
      </w:fldSimple>
      <w:r>
        <w:t xml:space="preserve">: </w:t>
      </w:r>
      <w:r w:rsidRPr="009A428B">
        <w:t>Summary diagram of Geologic structures</w:t>
      </w:r>
    </w:p>
    <w:p w14:paraId="61BB8E46" w14:textId="1C007F79" w:rsidR="00CF6174" w:rsidRDefault="008B7091" w:rsidP="008B7091">
      <w:pPr>
        <w:pStyle w:val="Heading4"/>
      </w:pPr>
      <w:r>
        <w:t>GeologicStructure</w:t>
      </w:r>
    </w:p>
    <w:p w14:paraId="5B470527" w14:textId="77777777" w:rsidR="008B7091" w:rsidRDefault="008B7091" w:rsidP="008B7091"/>
    <w:p w14:paraId="4C420682" w14:textId="5315DDA5" w:rsidR="008B7091" w:rsidRDefault="008B7091" w:rsidP="008B7091">
      <w:proofErr w:type="gramStart"/>
      <w:r>
        <w:t>A configuration of matter in the Earth based on describable inhomogeneity, pattern, or fracture in an EarthMaterial.</w:t>
      </w:r>
      <w:proofErr w:type="gramEnd"/>
      <w:r>
        <w:t xml:space="preserve">  The identity of a GeologicStructure is independent of the material that is the substrate for the structure.  The general GeologicRelation is used to associate penetrative GeologicStructures with GeologicUnits.</w:t>
      </w:r>
    </w:p>
    <w:p w14:paraId="7D773C4E" w14:textId="4EC2F8A8" w:rsidR="008B7091" w:rsidRDefault="008B7091" w:rsidP="008B7091">
      <w:pPr>
        <w:pStyle w:val="Heading4"/>
      </w:pPr>
      <w:r>
        <w:t>Contact</w:t>
      </w:r>
    </w:p>
    <w:p w14:paraId="0ED54E79" w14:textId="77777777" w:rsidR="008B7091" w:rsidRDefault="008B7091" w:rsidP="008B7091"/>
    <w:p w14:paraId="59C92C48" w14:textId="77777777" w:rsidR="008B7091" w:rsidRDefault="008B7091" w:rsidP="008B7091">
      <w:r>
        <w:lastRenderedPageBreak/>
        <w:t>Very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r>
        <w:t>Bedding measured as discrete surfaces in the case that those are the feature of interest (e.g. individual cross set surfaces for paleocurrent analysis) should be represented here.</w:t>
      </w:r>
    </w:p>
    <w:p w14:paraId="0051FF29" w14:textId="77777777" w:rsidR="008B7091" w:rsidRDefault="008B7091" w:rsidP="008B7091">
      <w:pPr>
        <w:keepNext/>
      </w:pPr>
      <w:r>
        <w:rPr>
          <w:noProof/>
          <w:lang w:val="en-CA" w:eastAsia="en-CA"/>
        </w:rPr>
        <w:drawing>
          <wp:inline distT="0" distB="0" distL="0" distR="0" wp14:anchorId="6A0474DD" wp14:editId="1DB59CB4">
            <wp:extent cx="4054475" cy="437388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4475" cy="4373880"/>
                    </a:xfrm>
                    <a:prstGeom prst="rect">
                      <a:avLst/>
                    </a:prstGeom>
                    <a:noFill/>
                    <a:ln>
                      <a:noFill/>
                    </a:ln>
                  </pic:spPr>
                </pic:pic>
              </a:graphicData>
            </a:graphic>
          </wp:inline>
        </w:drawing>
      </w:r>
    </w:p>
    <w:p w14:paraId="28CA1BE0" w14:textId="369A75E7" w:rsidR="008B7091" w:rsidRDefault="008B7091" w:rsidP="008B7091">
      <w:pPr>
        <w:pStyle w:val="Caption"/>
      </w:pPr>
      <w:r>
        <w:t xml:space="preserve">Figure </w:t>
      </w:r>
      <w:fldSimple w:instr=" SEQ Figure \* ARABIC ">
        <w:ins w:id="688" w:author="Eric Boisvert" w:date="2015-10-30T04:23:00Z">
          <w:r w:rsidR="007D2867">
            <w:rPr>
              <w:noProof/>
            </w:rPr>
            <w:t>24</w:t>
          </w:r>
        </w:ins>
        <w:del w:id="689" w:author="Eric Boisvert" w:date="2015-10-30T04:23:00Z">
          <w:r w:rsidR="00090DCF" w:rsidDel="007D2867">
            <w:rPr>
              <w:noProof/>
            </w:rPr>
            <w:delText>23</w:delText>
          </w:r>
        </w:del>
      </w:fldSimple>
      <w:r>
        <w:t>: Contact</w:t>
      </w:r>
    </w:p>
    <w:p w14:paraId="192D30EB" w14:textId="036BCE1A" w:rsidR="008B7091" w:rsidRPr="008B7091" w:rsidRDefault="008B7091" w:rsidP="008B7091">
      <w:pPr>
        <w:autoSpaceDE w:val="0"/>
        <w:autoSpaceDN w:val="0"/>
        <w:adjustRightInd w:val="0"/>
        <w:spacing w:after="0"/>
        <w:rPr>
          <w:color w:val="000000"/>
          <w:sz w:val="20"/>
          <w:szCs w:val="20"/>
          <w:lang w:val="en-CA"/>
        </w:rPr>
      </w:pPr>
      <w:bookmarkStart w:id="690" w:name="BKM_1A59C48F_A7B9_4BDC_B008_53504A772FCF"/>
      <w:bookmarkEnd w:id="690"/>
    </w:p>
    <w:tbl>
      <w:tblPr>
        <w:tblStyle w:val="LightShading"/>
        <w:tblW w:w="9735" w:type="dxa"/>
        <w:tblLayout w:type="fixed"/>
        <w:tblLook w:val="04A0" w:firstRow="1" w:lastRow="0" w:firstColumn="1" w:lastColumn="0" w:noHBand="0" w:noVBand="1"/>
      </w:tblPr>
      <w:tblGrid>
        <w:gridCol w:w="2235"/>
        <w:gridCol w:w="1842"/>
        <w:gridCol w:w="5658"/>
      </w:tblGrid>
      <w:tr w:rsidR="008B7091" w:rsidRPr="008B7091" w14:paraId="59A6DA5A" w14:textId="77777777" w:rsidTr="008B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BA66E8"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691" w:name="BKM_F722D1E4_88A1_4807_BB66_32AB9BD44381"/>
            <w:bookmarkEnd w:id="691"/>
            <w:r w:rsidRPr="008B7091">
              <w:rPr>
                <w:rFonts w:asciiTheme="minorHAnsi" w:hAnsiTheme="minorHAnsi"/>
                <w:color w:val="000000"/>
                <w:sz w:val="20"/>
                <w:szCs w:val="20"/>
                <w:lang w:val="en-CA"/>
              </w:rPr>
              <w:t>Name</w:t>
            </w:r>
          </w:p>
        </w:tc>
        <w:tc>
          <w:tcPr>
            <w:tcW w:w="1842" w:type="dxa"/>
          </w:tcPr>
          <w:p w14:paraId="0B0AD3B0"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967AEBA"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5ED74480" w14:textId="77777777" w:rsidTr="008B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13A527"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contactType</w:t>
            </w:r>
          </w:p>
        </w:tc>
        <w:tc>
          <w:tcPr>
            <w:tcW w:w="1842" w:type="dxa"/>
          </w:tcPr>
          <w:p w14:paraId="19B3D00B"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ContactTypeTerm</w:t>
            </w:r>
          </w:p>
        </w:tc>
        <w:tc>
          <w:tcPr>
            <w:tcW w:w="5658" w:type="dxa"/>
          </w:tcPr>
          <w:p w14:paraId="2240E7AD"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Classifies the contact (eg intrusive, unconformity, bedding surface, lithologic boundary, phase boundary)</w:t>
            </w:r>
          </w:p>
          <w:p w14:paraId="2F049BBC"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B7091" w:rsidRPr="008B7091" w14:paraId="3C063FD4" w14:textId="77777777" w:rsidTr="008B7091">
        <w:tc>
          <w:tcPr>
            <w:cnfStyle w:val="001000000000" w:firstRow="0" w:lastRow="0" w:firstColumn="1" w:lastColumn="0" w:oddVBand="0" w:evenVBand="0" w:oddHBand="0" w:evenHBand="0" w:firstRowFirstColumn="0" w:firstRowLastColumn="0" w:lastRowFirstColumn="0" w:lastRowLastColumn="0"/>
            <w:tcW w:w="2235" w:type="dxa"/>
          </w:tcPr>
          <w:p w14:paraId="29C8015A" w14:textId="56CB85FA"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stContactDescription</w:t>
            </w:r>
          </w:p>
        </w:tc>
        <w:tc>
          <w:tcPr>
            <w:tcW w:w="1842" w:type="dxa"/>
          </w:tcPr>
          <w:p w14:paraId="78E89051" w14:textId="58DF991E" w:rsidR="008B7091" w:rsidRPr="008B7091" w:rsidRDefault="008B7091"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ContactAbstractDescription</w:t>
            </w:r>
          </w:p>
        </w:tc>
        <w:tc>
          <w:tcPr>
            <w:tcW w:w="5658" w:type="dxa"/>
          </w:tcPr>
          <w:p w14:paraId="0CF55D3A" w14:textId="5FAF546C" w:rsidR="008B7091"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w:t>
            </w:r>
            <w:r w:rsidR="008B7091">
              <w:rPr>
                <w:rFonts w:asciiTheme="minorHAnsi" w:hAnsiTheme="minorHAnsi"/>
                <w:color w:val="000000"/>
                <w:sz w:val="20"/>
                <w:szCs w:val="20"/>
                <w:lang w:val="en-CA"/>
              </w:rPr>
              <w:t>etailed contact description.  This is a stub property in GeoSciML Basic</w:t>
            </w:r>
          </w:p>
        </w:tc>
      </w:tr>
    </w:tbl>
    <w:p w14:paraId="29DA17B1" w14:textId="77777777" w:rsidR="008B7091" w:rsidRDefault="008B7091" w:rsidP="00856F51"/>
    <w:p w14:paraId="3C0F655E" w14:textId="549E35C3" w:rsidR="008B7091" w:rsidRDefault="008B7091" w:rsidP="008B7091">
      <w:pPr>
        <w:pStyle w:val="Heading4"/>
      </w:pPr>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7C8993E2" w14:textId="77777777" w:rsidR="008B7091" w:rsidRDefault="008B7091" w:rsidP="008B7091">
      <w:pPr>
        <w:keepNext/>
      </w:pPr>
      <w:r>
        <w:rPr>
          <w:noProof/>
          <w:lang w:val="en-CA" w:eastAsia="en-CA"/>
        </w:rPr>
        <w:drawing>
          <wp:inline distT="0" distB="0" distL="0" distR="0" wp14:anchorId="58DDCD73" wp14:editId="5AD18D80">
            <wp:extent cx="4347845" cy="4580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7845" cy="4580890"/>
                    </a:xfrm>
                    <a:prstGeom prst="rect">
                      <a:avLst/>
                    </a:prstGeom>
                    <a:noFill/>
                    <a:ln>
                      <a:noFill/>
                    </a:ln>
                  </pic:spPr>
                </pic:pic>
              </a:graphicData>
            </a:graphic>
          </wp:inline>
        </w:drawing>
      </w:r>
    </w:p>
    <w:p w14:paraId="10BE36B7" w14:textId="5227248C" w:rsidR="008B7091" w:rsidRDefault="008B7091" w:rsidP="008B7091">
      <w:pPr>
        <w:pStyle w:val="Caption"/>
      </w:pPr>
      <w:r>
        <w:t xml:space="preserve">Figure </w:t>
      </w:r>
      <w:fldSimple w:instr=" SEQ Figure \* ARABIC ">
        <w:ins w:id="692" w:author="Eric Boisvert" w:date="2015-10-30T04:23:00Z">
          <w:r w:rsidR="007D2867">
            <w:rPr>
              <w:noProof/>
            </w:rPr>
            <w:t>25</w:t>
          </w:r>
        </w:ins>
        <w:del w:id="693" w:author="Eric Boisvert" w:date="2015-10-30T04:23:00Z">
          <w:r w:rsidR="00090DCF" w:rsidDel="007D2867">
            <w:rPr>
              <w:noProof/>
            </w:rPr>
            <w:delText>24</w:delText>
          </w:r>
        </w:del>
      </w:fldSimple>
      <w:r>
        <w:t>: Fold</w:t>
      </w:r>
    </w:p>
    <w:p w14:paraId="46F97B34" w14:textId="444AAA7E" w:rsidR="008B7091" w:rsidRPr="008B7091" w:rsidRDefault="008B7091" w:rsidP="008B7091">
      <w:pPr>
        <w:autoSpaceDE w:val="0"/>
        <w:autoSpaceDN w:val="0"/>
        <w:adjustRightInd w:val="0"/>
        <w:spacing w:after="0"/>
        <w:rPr>
          <w:color w:val="000000"/>
          <w:sz w:val="20"/>
          <w:szCs w:val="20"/>
          <w:lang w:val="en-CA"/>
        </w:rPr>
      </w:pPr>
      <w:bookmarkStart w:id="694" w:name="BKM_1562D6E5_754D_41F1_8BCA_821E81C1C77B"/>
      <w:bookmarkEnd w:id="694"/>
    </w:p>
    <w:tbl>
      <w:tblPr>
        <w:tblStyle w:val="LightShading"/>
        <w:tblW w:w="9735" w:type="dxa"/>
        <w:tblLayout w:type="fixed"/>
        <w:tblLook w:val="04A0" w:firstRow="1" w:lastRow="0" w:firstColumn="1" w:lastColumn="0" w:noHBand="0" w:noVBand="1"/>
      </w:tblPr>
      <w:tblGrid>
        <w:gridCol w:w="1809"/>
        <w:gridCol w:w="2268"/>
        <w:gridCol w:w="5658"/>
      </w:tblGrid>
      <w:tr w:rsidR="008B7091" w:rsidRPr="008B7091" w14:paraId="0EE6730C"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F85E5E"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695" w:name="BKM_2577AA17_B965_493F_8575_D32112AD8348"/>
            <w:bookmarkEnd w:id="695"/>
            <w:r w:rsidRPr="008B7091">
              <w:rPr>
                <w:rFonts w:asciiTheme="minorHAnsi" w:hAnsiTheme="minorHAnsi"/>
                <w:color w:val="000000"/>
                <w:sz w:val="20"/>
                <w:szCs w:val="20"/>
                <w:lang w:val="en-CA"/>
              </w:rPr>
              <w:t>Name</w:t>
            </w:r>
          </w:p>
        </w:tc>
        <w:tc>
          <w:tcPr>
            <w:tcW w:w="2268" w:type="dxa"/>
          </w:tcPr>
          <w:p w14:paraId="32492C3E"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C33162C"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2067AC53"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9D85DC4"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profileType</w:t>
            </w:r>
          </w:p>
        </w:tc>
        <w:tc>
          <w:tcPr>
            <w:tcW w:w="2268" w:type="dxa"/>
          </w:tcPr>
          <w:p w14:paraId="3C91E9D7"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FoldProfileTypeTerm</w:t>
            </w:r>
          </w:p>
        </w:tc>
        <w:tc>
          <w:tcPr>
            <w:tcW w:w="5658" w:type="dxa"/>
          </w:tcPr>
          <w:p w14:paraId="44C4BB71"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Terminology specifying concave/convex geometry of fold relative to earth surface, and relationship to younging direction in folded strata if known. (eg; antiform, synform, neutral, anticline, syncline, monocline, ptygmatic)</w:t>
            </w:r>
          </w:p>
          <w:p w14:paraId="4A57ABD3"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8B7091" w14:paraId="1A8EADA3" w14:textId="77777777" w:rsidTr="00415CBF">
        <w:tc>
          <w:tcPr>
            <w:cnfStyle w:val="001000000000" w:firstRow="0" w:lastRow="0" w:firstColumn="1" w:lastColumn="0" w:oddVBand="0" w:evenVBand="0" w:oddHBand="0" w:evenHBand="0" w:firstRowFirstColumn="0" w:firstRowLastColumn="0" w:lastRowFirstColumn="0" w:lastRowLastColumn="0"/>
            <w:tcW w:w="1809" w:type="dxa"/>
          </w:tcPr>
          <w:p w14:paraId="0022E651" w14:textId="6EA81017" w:rsidR="00415CBF" w:rsidRPr="008B7091" w:rsidRDefault="00415CBF"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stFoldDescription</w:t>
            </w:r>
          </w:p>
        </w:tc>
        <w:tc>
          <w:tcPr>
            <w:tcW w:w="2268" w:type="dxa"/>
          </w:tcPr>
          <w:p w14:paraId="55EA6607" w14:textId="4816336A" w:rsidR="00415CBF"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FoldAbstractDescription</w:t>
            </w:r>
          </w:p>
        </w:tc>
        <w:tc>
          <w:tcPr>
            <w:tcW w:w="5658" w:type="dxa"/>
          </w:tcPr>
          <w:p w14:paraId="1C58ED27" w14:textId="40BDB003" w:rsidR="00415CBF" w:rsidRPr="008B7091"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fold description.  This is a stub property in GeoSciML Basic</w:t>
            </w:r>
          </w:p>
        </w:tc>
      </w:tr>
    </w:tbl>
    <w:p w14:paraId="015721AC" w14:textId="77777777" w:rsidR="008B7091" w:rsidRDefault="008B7091" w:rsidP="00856F51"/>
    <w:p w14:paraId="16BF388F" w14:textId="5B84927F" w:rsidR="00415CBF" w:rsidRDefault="00415CBF" w:rsidP="00415CBF">
      <w:pPr>
        <w:pStyle w:val="Heading4"/>
      </w:pPr>
      <w:r>
        <w:lastRenderedPageBreak/>
        <w:t>Foliation</w:t>
      </w:r>
    </w:p>
    <w:p w14:paraId="2C1613B9" w14:textId="77777777" w:rsidR="00415CBF" w:rsidRDefault="00415CBF" w:rsidP="00415CBF"/>
    <w:p w14:paraId="49E18747" w14:textId="3E59FBC4" w:rsidR="00415CBF" w:rsidRDefault="00415CBF" w:rsidP="00415CBF">
      <w:r>
        <w:t xml:space="preserve">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77777777" w:rsidR="00415CBF" w:rsidRDefault="00415CBF" w:rsidP="00415CBF">
      <w:pPr>
        <w:keepNext/>
      </w:pPr>
      <w:r>
        <w:rPr>
          <w:noProof/>
          <w:lang w:val="en-CA" w:eastAsia="en-CA"/>
        </w:rPr>
        <w:drawing>
          <wp:inline distT="0" distB="0" distL="0" distR="0" wp14:anchorId="4CFC3454" wp14:editId="436FC7A8">
            <wp:extent cx="4080510" cy="4287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0510" cy="4287520"/>
                    </a:xfrm>
                    <a:prstGeom prst="rect">
                      <a:avLst/>
                    </a:prstGeom>
                    <a:noFill/>
                    <a:ln>
                      <a:noFill/>
                    </a:ln>
                  </pic:spPr>
                </pic:pic>
              </a:graphicData>
            </a:graphic>
          </wp:inline>
        </w:drawing>
      </w:r>
    </w:p>
    <w:p w14:paraId="7217E5C7" w14:textId="2B821E84" w:rsidR="00415CBF" w:rsidRDefault="00415CBF" w:rsidP="00415CBF">
      <w:pPr>
        <w:pStyle w:val="Caption"/>
      </w:pPr>
      <w:r>
        <w:t xml:space="preserve">Figure </w:t>
      </w:r>
      <w:fldSimple w:instr=" SEQ Figure \* ARABIC ">
        <w:ins w:id="696" w:author="Eric Boisvert" w:date="2015-10-30T04:23:00Z">
          <w:r w:rsidR="007D2867">
            <w:rPr>
              <w:noProof/>
            </w:rPr>
            <w:t>26</w:t>
          </w:r>
        </w:ins>
        <w:del w:id="697" w:author="Eric Boisvert" w:date="2015-10-30T04:23:00Z">
          <w:r w:rsidR="00090DCF" w:rsidDel="007D2867">
            <w:rPr>
              <w:noProof/>
            </w:rPr>
            <w:delText>25</w:delText>
          </w:r>
        </w:del>
      </w:fldSimple>
      <w:r>
        <w:t>: Foliation</w:t>
      </w:r>
    </w:p>
    <w:p w14:paraId="2F639981" w14:textId="0261F8B1" w:rsidR="00415CBF" w:rsidRPr="00415CBF" w:rsidRDefault="00415CBF" w:rsidP="00415CBF">
      <w:pPr>
        <w:autoSpaceDE w:val="0"/>
        <w:autoSpaceDN w:val="0"/>
        <w:adjustRightInd w:val="0"/>
        <w:spacing w:after="0"/>
        <w:rPr>
          <w:color w:val="000000"/>
          <w:sz w:val="20"/>
          <w:szCs w:val="20"/>
          <w:lang w:val="en-CA"/>
        </w:rPr>
      </w:pPr>
      <w:bookmarkStart w:id="698" w:name="BKM_22F72D69_6FF6_4012_89A7_3FFAC0091563"/>
      <w:bookmarkEnd w:id="698"/>
    </w:p>
    <w:tbl>
      <w:tblPr>
        <w:tblStyle w:val="LightShading"/>
        <w:tblW w:w="9735" w:type="dxa"/>
        <w:tblLayout w:type="fixed"/>
        <w:tblLook w:val="04A0" w:firstRow="1" w:lastRow="0" w:firstColumn="1" w:lastColumn="0" w:noHBand="0" w:noVBand="1"/>
      </w:tblPr>
      <w:tblGrid>
        <w:gridCol w:w="2235"/>
        <w:gridCol w:w="2551"/>
        <w:gridCol w:w="4949"/>
      </w:tblGrid>
      <w:tr w:rsidR="00415CBF" w:rsidRPr="00415CBF" w14:paraId="4F2426C3"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B04AF40"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699" w:name="BKM_D602E51F_1A69_4732_803D_A550C06800AD"/>
            <w:bookmarkEnd w:id="699"/>
            <w:r w:rsidRPr="00415CBF">
              <w:rPr>
                <w:rFonts w:asciiTheme="minorHAnsi" w:hAnsiTheme="minorHAnsi"/>
                <w:color w:val="000000"/>
                <w:sz w:val="20"/>
                <w:szCs w:val="20"/>
                <w:lang w:val="en-CA"/>
              </w:rPr>
              <w:t>Name</w:t>
            </w:r>
          </w:p>
        </w:tc>
        <w:tc>
          <w:tcPr>
            <w:tcW w:w="2551" w:type="dxa"/>
          </w:tcPr>
          <w:p w14:paraId="1DC3E55F"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F432D0C"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524D8130"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EFD4FE"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w:t>
            </w:r>
          </w:p>
        </w:tc>
        <w:tc>
          <w:tcPr>
            <w:tcW w:w="2551" w:type="dxa"/>
          </w:tcPr>
          <w:p w14:paraId="63CAD90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FoliationTypeTerm</w:t>
            </w:r>
          </w:p>
        </w:tc>
        <w:tc>
          <w:tcPr>
            <w:tcW w:w="4949" w:type="dxa"/>
          </w:tcPr>
          <w:p w14:paraId="77F5E48B"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Specifies the type of foliation.  Examples include crenulation cleavage, slaty cleavage, schistosity</w:t>
            </w:r>
          </w:p>
          <w:p w14:paraId="2F4DAF5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415CBF" w14:paraId="6D093498" w14:textId="77777777" w:rsidTr="00415CBF">
        <w:tc>
          <w:tcPr>
            <w:cnfStyle w:val="001000000000" w:firstRow="0" w:lastRow="0" w:firstColumn="1" w:lastColumn="0" w:oddVBand="0" w:evenVBand="0" w:oddHBand="0" w:evenHBand="0" w:firstRowFirstColumn="0" w:firstRowLastColumn="0" w:lastRowFirstColumn="0" w:lastRowLastColumn="0"/>
            <w:tcW w:w="2235" w:type="dxa"/>
          </w:tcPr>
          <w:p w14:paraId="23099E81" w14:textId="1533AAC0"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stFoliationDescription</w:t>
            </w:r>
          </w:p>
        </w:tc>
        <w:tc>
          <w:tcPr>
            <w:tcW w:w="2551" w:type="dxa"/>
          </w:tcPr>
          <w:p w14:paraId="43127FDF" w14:textId="7A2A4137"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FoliationAbstractDescription</w:t>
            </w:r>
          </w:p>
        </w:tc>
        <w:tc>
          <w:tcPr>
            <w:tcW w:w="4949" w:type="dxa"/>
          </w:tcPr>
          <w:p w14:paraId="37C07304" w14:textId="7BF0137E"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Detailed foliation description.  This is a stub property in </w:t>
            </w:r>
            <w:r>
              <w:rPr>
                <w:rFonts w:asciiTheme="minorHAnsi" w:hAnsiTheme="minorHAnsi"/>
                <w:color w:val="000000"/>
                <w:sz w:val="20"/>
                <w:szCs w:val="20"/>
                <w:lang w:val="en-CA"/>
              </w:rPr>
              <w:lastRenderedPageBreak/>
              <w:t>GeoSciML Basic</w:t>
            </w:r>
          </w:p>
        </w:tc>
      </w:tr>
    </w:tbl>
    <w:p w14:paraId="39D96E51" w14:textId="77777777" w:rsidR="00415CBF" w:rsidRDefault="00415CBF" w:rsidP="00415CBF"/>
    <w:p w14:paraId="4428B379" w14:textId="230A3945" w:rsidR="00415CBF" w:rsidRDefault="00415CBF" w:rsidP="00415CBF">
      <w:pPr>
        <w:pStyle w:val="Heading4"/>
      </w:pPr>
      <w:r>
        <w:t>ShearDisplacementStructure</w:t>
      </w:r>
    </w:p>
    <w:p w14:paraId="22DD68CD" w14:textId="77777777" w:rsidR="00415CBF" w:rsidRDefault="00415CBF" w:rsidP="00415CBF"/>
    <w:p w14:paraId="18F972D4" w14:textId="1A4DBA17"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p>
    <w:p w14:paraId="6E425B04" w14:textId="77777777" w:rsidR="00415CBF" w:rsidRDefault="00415CBF" w:rsidP="00415CBF">
      <w:pPr>
        <w:keepNext/>
      </w:pPr>
      <w:r>
        <w:rPr>
          <w:noProof/>
          <w:lang w:val="en-CA" w:eastAsia="en-CA"/>
        </w:rPr>
        <w:drawing>
          <wp:inline distT="0" distB="0" distL="0" distR="0" wp14:anchorId="3CD5AEBC" wp14:editId="03463AF8">
            <wp:extent cx="3968115" cy="4312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8115" cy="4312920"/>
                    </a:xfrm>
                    <a:prstGeom prst="rect">
                      <a:avLst/>
                    </a:prstGeom>
                    <a:noFill/>
                    <a:ln>
                      <a:noFill/>
                    </a:ln>
                  </pic:spPr>
                </pic:pic>
              </a:graphicData>
            </a:graphic>
          </wp:inline>
        </w:drawing>
      </w:r>
    </w:p>
    <w:p w14:paraId="34B6DF0C" w14:textId="51E7E6F7" w:rsidR="00415CBF" w:rsidRDefault="00415CBF" w:rsidP="00415CBF">
      <w:pPr>
        <w:pStyle w:val="Caption"/>
      </w:pPr>
      <w:r>
        <w:t xml:space="preserve">Figure </w:t>
      </w:r>
      <w:fldSimple w:instr=" SEQ Figure \* ARABIC ">
        <w:ins w:id="700" w:author="Eric Boisvert" w:date="2015-10-30T04:23:00Z">
          <w:r w:rsidR="007D2867">
            <w:rPr>
              <w:noProof/>
            </w:rPr>
            <w:t>27</w:t>
          </w:r>
        </w:ins>
        <w:del w:id="701" w:author="Eric Boisvert" w:date="2015-10-30T04:23:00Z">
          <w:r w:rsidR="00090DCF" w:rsidDel="007D2867">
            <w:rPr>
              <w:noProof/>
            </w:rPr>
            <w:delText>26</w:delText>
          </w:r>
        </w:del>
      </w:fldSimple>
      <w:r>
        <w:t xml:space="preserve"> : ShearDisplacementStructure</w:t>
      </w:r>
    </w:p>
    <w:p w14:paraId="0A7D20B1" w14:textId="2F0E0A73" w:rsidR="00415CBF" w:rsidRPr="00415CBF" w:rsidRDefault="00415CBF" w:rsidP="00415CBF">
      <w:pPr>
        <w:autoSpaceDE w:val="0"/>
        <w:autoSpaceDN w:val="0"/>
        <w:adjustRightInd w:val="0"/>
        <w:spacing w:after="0"/>
        <w:rPr>
          <w:color w:val="000000"/>
          <w:sz w:val="20"/>
          <w:szCs w:val="20"/>
          <w:lang w:val="en-CA"/>
        </w:rPr>
      </w:pPr>
      <w:bookmarkStart w:id="702" w:name="BKM_2C0BAC72_25F4_4403_B6F3_8CD29CC45162"/>
      <w:bookmarkEnd w:id="702"/>
    </w:p>
    <w:tbl>
      <w:tblPr>
        <w:tblStyle w:val="LightShading"/>
        <w:tblW w:w="9735" w:type="dxa"/>
        <w:tblLayout w:type="fixed"/>
        <w:tblLook w:val="04A0" w:firstRow="1" w:lastRow="0" w:firstColumn="1" w:lastColumn="0" w:noHBand="0" w:noVBand="1"/>
      </w:tblPr>
      <w:tblGrid>
        <w:gridCol w:w="2093"/>
        <w:gridCol w:w="2693"/>
        <w:gridCol w:w="4949"/>
      </w:tblGrid>
      <w:tr w:rsidR="00415CBF" w:rsidRPr="00415CBF" w14:paraId="2CAB2151" w14:textId="77777777" w:rsidTr="008E7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D5BD8A6"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703" w:name="BKM_6D164D9B_00C6_4467_A49F_201E1DB05D3E"/>
            <w:bookmarkEnd w:id="703"/>
            <w:r w:rsidRPr="00415CBF">
              <w:rPr>
                <w:rFonts w:asciiTheme="minorHAnsi" w:hAnsiTheme="minorHAnsi"/>
                <w:color w:val="000000"/>
                <w:sz w:val="20"/>
                <w:szCs w:val="20"/>
                <w:lang w:val="en-CA"/>
              </w:rPr>
              <w:t>Name</w:t>
            </w:r>
          </w:p>
        </w:tc>
        <w:tc>
          <w:tcPr>
            <w:tcW w:w="2693" w:type="dxa"/>
          </w:tcPr>
          <w:p w14:paraId="47935AE8"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B1340D5"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2EA29A81" w14:textId="77777777" w:rsidTr="008E7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C29F6AB"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faultType</w:t>
            </w:r>
          </w:p>
        </w:tc>
        <w:tc>
          <w:tcPr>
            <w:tcW w:w="2693" w:type="dxa"/>
          </w:tcPr>
          <w:p w14:paraId="30E8DA95"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FaultTypeTerm</w:t>
            </w:r>
          </w:p>
        </w:tc>
        <w:tc>
          <w:tcPr>
            <w:tcW w:w="4949" w:type="dxa"/>
          </w:tcPr>
          <w:p w14:paraId="7016658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 xml:space="preserve">Refers to a vocabulary of terms describing the type of shear displacement structure (eg; thrust fault, normal fault, </w:t>
            </w:r>
            <w:proofErr w:type="gramStart"/>
            <w:r w:rsidRPr="00415CBF">
              <w:rPr>
                <w:rFonts w:asciiTheme="minorHAnsi" w:hAnsiTheme="minorHAnsi"/>
                <w:color w:val="000000"/>
                <w:sz w:val="20"/>
                <w:szCs w:val="20"/>
                <w:lang w:val="en-CA"/>
              </w:rPr>
              <w:t>wrench</w:t>
            </w:r>
            <w:proofErr w:type="gramEnd"/>
            <w:r w:rsidRPr="00415CBF">
              <w:rPr>
                <w:rFonts w:asciiTheme="minorHAnsi" w:hAnsiTheme="minorHAnsi"/>
                <w:color w:val="000000"/>
                <w:sz w:val="20"/>
                <w:szCs w:val="20"/>
                <w:lang w:val="en-CA"/>
              </w:rPr>
              <w:t xml:space="preserve"> fault).</w:t>
            </w:r>
          </w:p>
          <w:p w14:paraId="2641353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711C" w:rsidRPr="00415CBF" w14:paraId="7F798462" w14:textId="77777777" w:rsidTr="008E711C">
        <w:tc>
          <w:tcPr>
            <w:cnfStyle w:val="001000000000" w:firstRow="0" w:lastRow="0" w:firstColumn="1" w:lastColumn="0" w:oddVBand="0" w:evenVBand="0" w:oddHBand="0" w:evenHBand="0" w:firstRowFirstColumn="0" w:firstRowLastColumn="0" w:lastRowFirstColumn="0" w:lastRowLastColumn="0"/>
            <w:tcW w:w="2093" w:type="dxa"/>
          </w:tcPr>
          <w:p w14:paraId="2EC74DD8" w14:textId="73D895DD" w:rsidR="008E711C" w:rsidRPr="00415CBF" w:rsidRDefault="008E711C"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stStructureDescription</w:t>
            </w:r>
          </w:p>
        </w:tc>
        <w:tc>
          <w:tcPr>
            <w:tcW w:w="2693" w:type="dxa"/>
          </w:tcPr>
          <w:p w14:paraId="2F021224" w14:textId="18CEA470" w:rsidR="008E711C" w:rsidRPr="00415CBF" w:rsidRDefault="008E711C"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ShearDisplacementStructure</w:t>
            </w:r>
            <w:r>
              <w:rPr>
                <w:rFonts w:asciiTheme="minorHAnsi" w:hAnsiTheme="minorHAnsi"/>
                <w:color w:val="000000"/>
                <w:sz w:val="20"/>
                <w:szCs w:val="20"/>
                <w:lang w:val="en-CA"/>
              </w:rPr>
              <w:br/>
            </w:r>
            <w:r>
              <w:rPr>
                <w:rFonts w:asciiTheme="minorHAnsi" w:hAnsiTheme="minorHAnsi"/>
                <w:color w:val="000000"/>
                <w:sz w:val="20"/>
                <w:szCs w:val="20"/>
                <w:lang w:val="en-CA"/>
              </w:rPr>
              <w:lastRenderedPageBreak/>
              <w:t>AbstractDescription</w:t>
            </w:r>
          </w:p>
        </w:tc>
        <w:tc>
          <w:tcPr>
            <w:tcW w:w="4949" w:type="dxa"/>
          </w:tcPr>
          <w:p w14:paraId="7D7EAB2B" w14:textId="1CBDC893" w:rsidR="008E711C" w:rsidRPr="00415CBF" w:rsidRDefault="008E711C" w:rsidP="008E711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lastRenderedPageBreak/>
              <w:t xml:space="preserve">Detailed shear displacement description.  This is a stub </w:t>
            </w:r>
            <w:r>
              <w:rPr>
                <w:rFonts w:asciiTheme="minorHAnsi" w:hAnsiTheme="minorHAnsi"/>
                <w:color w:val="000000"/>
                <w:sz w:val="20"/>
                <w:szCs w:val="20"/>
                <w:lang w:val="en-CA"/>
              </w:rPr>
              <w:lastRenderedPageBreak/>
              <w:t>property in GeoSciML Basic</w:t>
            </w:r>
          </w:p>
        </w:tc>
      </w:tr>
    </w:tbl>
    <w:p w14:paraId="32E8D547" w14:textId="77777777" w:rsidR="00415CBF" w:rsidRDefault="00415CBF" w:rsidP="00415CBF"/>
    <w:p w14:paraId="37C47BAE" w14:textId="5BF03658" w:rsidR="008E711C" w:rsidRDefault="008E711C" w:rsidP="005A7580">
      <w:pPr>
        <w:pStyle w:val="Heading3"/>
      </w:pPr>
      <w:r>
        <w:t>Geomorphology</w:t>
      </w:r>
    </w:p>
    <w:p w14:paraId="54B0C7D1" w14:textId="77777777" w:rsidR="00FB057B" w:rsidRDefault="00FB057B" w:rsidP="00415CBF"/>
    <w:p w14:paraId="07C9989B" w14:textId="0DA381A1" w:rsidR="008E711C" w:rsidRDefault="00FB057B" w:rsidP="00415CBF">
      <w:r w:rsidRPr="00FB057B">
        <w:t xml:space="preserve">The Geomorphology package describes features that comprise the shape and nature of the Earth's land surface (ie, landforms).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p w14:paraId="294AE53A" w14:textId="77777777" w:rsidR="00415CBF" w:rsidRDefault="00415CBF" w:rsidP="00415CBF"/>
    <w:p w14:paraId="618391C0" w14:textId="77777777" w:rsidR="00FB057B" w:rsidRDefault="00FB057B" w:rsidP="00FB057B">
      <w:pPr>
        <w:keepNext/>
      </w:pPr>
      <w:r>
        <w:rPr>
          <w:noProof/>
          <w:lang w:val="en-CA" w:eastAsia="en-CA"/>
        </w:rPr>
        <w:drawing>
          <wp:inline distT="0" distB="0" distL="0" distR="0" wp14:anchorId="5439ACA5" wp14:editId="7C7C756F">
            <wp:extent cx="5486400" cy="3797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p>
    <w:p w14:paraId="77BC1D0D" w14:textId="1F7B2A23" w:rsidR="00FB057B" w:rsidRDefault="00FB057B" w:rsidP="00FB057B">
      <w:pPr>
        <w:pStyle w:val="Caption"/>
      </w:pPr>
      <w:r>
        <w:t xml:space="preserve">Figure </w:t>
      </w:r>
      <w:fldSimple w:instr=" SEQ Figure \* ARABIC ">
        <w:ins w:id="704" w:author="Eric Boisvert" w:date="2015-10-30T04:23:00Z">
          <w:r w:rsidR="007D2867">
            <w:rPr>
              <w:noProof/>
            </w:rPr>
            <w:t>28</w:t>
          </w:r>
        </w:ins>
        <w:del w:id="705" w:author="Eric Boisvert" w:date="2015-10-30T04:23:00Z">
          <w:r w:rsidR="00090DCF" w:rsidDel="007D2867">
            <w:rPr>
              <w:noProof/>
            </w:rPr>
            <w:delText>27</w:delText>
          </w:r>
        </w:del>
      </w:fldSimple>
      <w:r>
        <w:t xml:space="preserve"> : Geomorphologic feature</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7A49B4D8"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tbl>
      <w:tblPr>
        <w:tblStyle w:val="LightShading"/>
        <w:tblW w:w="9735" w:type="dxa"/>
        <w:tblLayout w:type="fixed"/>
        <w:tblLook w:val="04A0" w:firstRow="1" w:lastRow="0" w:firstColumn="1" w:lastColumn="0" w:noHBand="0" w:noVBand="1"/>
      </w:tblPr>
      <w:tblGrid>
        <w:gridCol w:w="2093"/>
        <w:gridCol w:w="2693"/>
        <w:gridCol w:w="4949"/>
      </w:tblGrid>
      <w:tr w:rsidR="00FB057B" w:rsidRPr="00415CBF" w14:paraId="309C8D40"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D5BF1D8" w14:textId="77777777"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lastRenderedPageBreak/>
              <w:t>Name</w:t>
            </w:r>
          </w:p>
        </w:tc>
        <w:tc>
          <w:tcPr>
            <w:tcW w:w="2693" w:type="dxa"/>
          </w:tcPr>
          <w:p w14:paraId="7B59D590"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4062FD4F"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FB057B" w:rsidRPr="00415CBF" w14:paraId="65186151"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E3AA05" w14:textId="1D389814"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unitDescription</w:t>
            </w:r>
          </w:p>
        </w:tc>
        <w:tc>
          <w:tcPr>
            <w:tcW w:w="2693" w:type="dxa"/>
          </w:tcPr>
          <w:p w14:paraId="38FE2628" w14:textId="668B85B6" w:rsidR="00FB057B" w:rsidRPr="00415CBF" w:rsidRDefault="00FB057B"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4949" w:type="dxa"/>
          </w:tcPr>
          <w:p w14:paraId="792A414F" w14:textId="0351611E" w:rsidR="00FB057B" w:rsidRPr="00415CBF" w:rsidRDefault="00FB057B" w:rsidP="00FB057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Geologic description of the morphologic feature </w:t>
            </w:r>
            <w:r w:rsidRPr="00FB057B">
              <w:rPr>
                <w:rFonts w:asciiTheme="minorHAnsi" w:hAnsiTheme="minorHAnsi"/>
                <w:color w:val="000000"/>
                <w:sz w:val="20"/>
                <w:szCs w:val="20"/>
                <w:lang w:val="en-CA"/>
              </w:rPr>
              <w:t>(eg, related stratigraphic units and earth materials</w:t>
            </w:r>
          </w:p>
        </w:tc>
      </w:tr>
      <w:tr w:rsidR="00FB057B" w:rsidRPr="00415CBF" w14:paraId="2FCE4BCC" w14:textId="77777777" w:rsidTr="003A479F">
        <w:tc>
          <w:tcPr>
            <w:cnfStyle w:val="001000000000" w:firstRow="0" w:lastRow="0" w:firstColumn="1" w:lastColumn="0" w:oddVBand="0" w:evenVBand="0" w:oddHBand="0" w:evenHBand="0" w:firstRowFirstColumn="0" w:firstRowLastColumn="0" w:lastRowFirstColumn="0" w:lastRowLastColumn="0"/>
            <w:tcW w:w="2093" w:type="dxa"/>
          </w:tcPr>
          <w:p w14:paraId="735A56BC" w14:textId="0B82307A"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gmFeatureDescription</w:t>
            </w:r>
          </w:p>
        </w:tc>
        <w:tc>
          <w:tcPr>
            <w:tcW w:w="2693" w:type="dxa"/>
          </w:tcPr>
          <w:p w14:paraId="6BBE633B" w14:textId="594CCC0B" w:rsidR="00FB057B" w:rsidRPr="00415CBF" w:rsidRDefault="00FB057B" w:rsidP="003A47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GeomorphologicUnitAbstractDescription</w:t>
            </w:r>
          </w:p>
        </w:tc>
        <w:tc>
          <w:tcPr>
            <w:tcW w:w="4949" w:type="dxa"/>
          </w:tcPr>
          <w:p w14:paraId="01F1AEDF" w14:textId="09168B22" w:rsidR="00FB057B" w:rsidRPr="00FB057B" w:rsidRDefault="00FB057B" w:rsidP="00FB057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Detailed geomorphologic description.  This is a stub property in GeoSciML Basic</w:t>
            </w:r>
          </w:p>
        </w:tc>
      </w:tr>
    </w:tbl>
    <w:p w14:paraId="6AA8DB29" w14:textId="77777777" w:rsidR="00FB057B" w:rsidRDefault="00FB057B" w:rsidP="00FB057B"/>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6E2AAAB2" w:rsidR="00E1402F" w:rsidRDefault="00E1402F" w:rsidP="00FB057B">
      <w:r w:rsidRPr="00E1402F">
        <w:t>A geomorphologic feature (ie, landform) that has been created by natural Earth processes. For example, river channel, beach ridge, caldera, canyon, moraine, mud flat.</w:t>
      </w:r>
    </w:p>
    <w:p w14:paraId="7A5651AC" w14:textId="378AA02B" w:rsidR="00E1402F" w:rsidRPr="00E1402F" w:rsidRDefault="00E1402F" w:rsidP="00E1402F">
      <w:pPr>
        <w:autoSpaceDE w:val="0"/>
        <w:autoSpaceDN w:val="0"/>
        <w:adjustRightInd w:val="0"/>
        <w:spacing w:after="0"/>
        <w:rPr>
          <w:color w:val="000000"/>
          <w:sz w:val="20"/>
          <w:szCs w:val="20"/>
          <w:lang w:val="en-CA"/>
        </w:rPr>
      </w:pPr>
      <w:bookmarkStart w:id="706" w:name="BKM_4E3AD03A_F983_4BE7_BAD7_D46FA41454DA"/>
      <w:bookmarkEnd w:id="706"/>
    </w:p>
    <w:tbl>
      <w:tblPr>
        <w:tblStyle w:val="LightShading"/>
        <w:tblW w:w="0" w:type="auto"/>
        <w:tblLayout w:type="fixed"/>
        <w:tblLook w:val="04A0" w:firstRow="1" w:lastRow="0" w:firstColumn="1" w:lastColumn="0" w:noHBand="0" w:noVBand="1"/>
      </w:tblPr>
      <w:tblGrid>
        <w:gridCol w:w="3245"/>
        <w:gridCol w:w="3245"/>
        <w:gridCol w:w="3245"/>
      </w:tblGrid>
      <w:tr w:rsidR="00E1402F" w:rsidRPr="00E1402F" w14:paraId="3E02F76A" w14:textId="77777777" w:rsidTr="00E14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5C8821B4"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707" w:name="BKM_D58E407D_6BD7_451C_AC84_ED75498146C5"/>
            <w:bookmarkEnd w:id="707"/>
            <w:r w:rsidRPr="00E1402F">
              <w:rPr>
                <w:rFonts w:asciiTheme="minorHAnsi" w:hAnsiTheme="minorHAnsi"/>
                <w:color w:val="000000"/>
                <w:sz w:val="20"/>
                <w:szCs w:val="20"/>
                <w:lang w:val="en-CA"/>
              </w:rPr>
              <w:t>Name</w:t>
            </w:r>
          </w:p>
        </w:tc>
        <w:tc>
          <w:tcPr>
            <w:tcW w:w="3245" w:type="dxa"/>
          </w:tcPr>
          <w:p w14:paraId="6D81D7B8"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Type</w:t>
            </w:r>
          </w:p>
        </w:tc>
        <w:tc>
          <w:tcPr>
            <w:tcW w:w="3245" w:type="dxa"/>
          </w:tcPr>
          <w:p w14:paraId="293DAC2D"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Description</w:t>
            </w:r>
          </w:p>
        </w:tc>
      </w:tr>
      <w:tr w:rsidR="00E1402F" w:rsidRPr="00E1402F" w14:paraId="5844895E" w14:textId="77777777" w:rsidTr="00E14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12DA78C6"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w:t>
            </w:r>
          </w:p>
        </w:tc>
        <w:tc>
          <w:tcPr>
            <w:tcW w:w="3245" w:type="dxa"/>
          </w:tcPr>
          <w:p w14:paraId="6258008B"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NaturalGeomorphologicFeatureTypeTerm</w:t>
            </w:r>
          </w:p>
        </w:tc>
        <w:tc>
          <w:tcPr>
            <w:tcW w:w="3245" w:type="dxa"/>
          </w:tcPr>
          <w:p w14:paraId="6519D2AC"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A byReference link to a dictionary of terms describing the type of geomorphologic feature</w:t>
            </w:r>
          </w:p>
          <w:p w14:paraId="2AB40C31"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1402F" w:rsidRPr="00E1402F" w14:paraId="31F8F98F" w14:textId="77777777" w:rsidTr="00E1402F">
        <w:tc>
          <w:tcPr>
            <w:cnfStyle w:val="001000000000" w:firstRow="0" w:lastRow="0" w:firstColumn="1" w:lastColumn="0" w:oddVBand="0" w:evenVBand="0" w:oddHBand="0" w:evenHBand="0" w:firstRowFirstColumn="0" w:firstRowLastColumn="0" w:lastRowFirstColumn="0" w:lastRowLastColumn="0"/>
            <w:tcW w:w="3245" w:type="dxa"/>
          </w:tcPr>
          <w:p w14:paraId="5856C59F"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708" w:name="BKM_60D7A041_DA67_4836_A9CF_067E59A5AD76"/>
            <w:bookmarkEnd w:id="708"/>
            <w:r w:rsidRPr="00E1402F">
              <w:rPr>
                <w:rFonts w:asciiTheme="minorHAnsi" w:hAnsiTheme="minorHAnsi"/>
                <w:color w:val="000000"/>
                <w:sz w:val="20"/>
                <w:szCs w:val="20"/>
                <w:lang w:val="en-CA"/>
              </w:rPr>
              <w:t>activity</w:t>
            </w:r>
          </w:p>
        </w:tc>
        <w:tc>
          <w:tcPr>
            <w:tcW w:w="3245" w:type="dxa"/>
          </w:tcPr>
          <w:p w14:paraId="13E842E0" w14:textId="77777777"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Category</w:t>
            </w:r>
          </w:p>
        </w:tc>
        <w:tc>
          <w:tcPr>
            <w:tcW w:w="3245" w:type="dxa"/>
          </w:tcPr>
          <w:p w14:paraId="505A443F" w14:textId="09FE25EE"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Describes the current activity status of the geomorphologic feature (eg, currently active, dormant, inactive, reactivated, etc)</w:t>
            </w:r>
          </w:p>
        </w:tc>
      </w:tr>
    </w:tbl>
    <w:p w14:paraId="6AEC9A05" w14:textId="77777777" w:rsidR="00FB057B" w:rsidRDefault="00FB057B" w:rsidP="00FB057B"/>
    <w:p w14:paraId="7601DBAC" w14:textId="22D988BA" w:rsidR="00E1402F" w:rsidRDefault="00E1402F" w:rsidP="00E1402F">
      <w:pPr>
        <w:pStyle w:val="Heading4"/>
      </w:pPr>
      <w:r w:rsidRPr="00E1402F">
        <w:t>AnthropogenicGeomorphologicFeature</w:t>
      </w:r>
    </w:p>
    <w:p w14:paraId="003D96E3" w14:textId="77777777" w:rsidR="00E1402F" w:rsidRPr="00E1402F" w:rsidRDefault="00E1402F" w:rsidP="00E1402F"/>
    <w:p w14:paraId="0E5F08C3" w14:textId="7A01392D" w:rsidR="00E1402F" w:rsidRDefault="00E1402F" w:rsidP="00FB057B">
      <w:proofErr w:type="gramStart"/>
      <w:r w:rsidRPr="00E1402F">
        <w:t>A geomorphologic feature (ie, landform) which has been created by human activity.</w:t>
      </w:r>
      <w:proofErr w:type="gramEnd"/>
      <w:r w:rsidRPr="00E1402F">
        <w:t xml:space="preserve"> </w:t>
      </w:r>
      <w:r w:rsidR="001A53ED">
        <w:t xml:space="preserve"> </w:t>
      </w:r>
      <w:proofErr w:type="gramStart"/>
      <w:r w:rsidRPr="00E1402F">
        <w:t>For example, dredged channel, midden, open pit, reclaimed land.</w:t>
      </w:r>
      <w:proofErr w:type="gramEnd"/>
    </w:p>
    <w:p w14:paraId="789867C8" w14:textId="45BE9504" w:rsidR="001A53ED" w:rsidRPr="001A53ED" w:rsidRDefault="001A53ED" w:rsidP="001A53ED">
      <w:pPr>
        <w:autoSpaceDE w:val="0"/>
        <w:autoSpaceDN w:val="0"/>
        <w:adjustRightInd w:val="0"/>
        <w:spacing w:after="0"/>
        <w:rPr>
          <w:color w:val="000000"/>
          <w:sz w:val="20"/>
          <w:szCs w:val="20"/>
          <w:lang w:val="en-CA"/>
        </w:rPr>
      </w:pPr>
      <w:bookmarkStart w:id="709" w:name="BKM_226E2406_CB91_4741_B565_53E336A2E054"/>
      <w:bookmarkEnd w:id="709"/>
    </w:p>
    <w:tbl>
      <w:tblPr>
        <w:tblStyle w:val="LightShading"/>
        <w:tblW w:w="9735" w:type="dxa"/>
        <w:tblLayout w:type="fixed"/>
        <w:tblLook w:val="04A0" w:firstRow="1" w:lastRow="0" w:firstColumn="1" w:lastColumn="0" w:noHBand="0" w:noVBand="1"/>
      </w:tblPr>
      <w:tblGrid>
        <w:gridCol w:w="2943"/>
        <w:gridCol w:w="2977"/>
        <w:gridCol w:w="3815"/>
      </w:tblGrid>
      <w:tr w:rsidR="001A53ED" w:rsidRPr="001A53ED" w14:paraId="5DEDF430" w14:textId="77777777" w:rsidTr="001A53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9D26BBB" w14:textId="77777777" w:rsidR="001A53ED" w:rsidRPr="001A53ED" w:rsidRDefault="001A53ED" w:rsidP="001A53ED">
            <w:pPr>
              <w:autoSpaceDE w:val="0"/>
              <w:autoSpaceDN w:val="0"/>
              <w:adjustRightInd w:val="0"/>
              <w:spacing w:after="0"/>
              <w:rPr>
                <w:rFonts w:asciiTheme="minorHAnsi" w:hAnsiTheme="minorHAnsi"/>
                <w:color w:val="000000"/>
                <w:sz w:val="20"/>
                <w:szCs w:val="20"/>
                <w:lang w:val="en-CA"/>
              </w:rPr>
            </w:pPr>
            <w:bookmarkStart w:id="710" w:name="BKM_FB2680F3_627E_464F_82B9_677F1AC277D7"/>
            <w:bookmarkEnd w:id="710"/>
            <w:r w:rsidRPr="001A53ED">
              <w:rPr>
                <w:rFonts w:asciiTheme="minorHAnsi" w:hAnsiTheme="minorHAnsi"/>
                <w:color w:val="000000"/>
                <w:sz w:val="20"/>
                <w:szCs w:val="20"/>
                <w:lang w:val="en-CA"/>
              </w:rPr>
              <w:t>Name</w:t>
            </w:r>
          </w:p>
        </w:tc>
        <w:tc>
          <w:tcPr>
            <w:tcW w:w="2977" w:type="dxa"/>
          </w:tcPr>
          <w:p w14:paraId="687B9303"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Type</w:t>
            </w:r>
          </w:p>
        </w:tc>
        <w:tc>
          <w:tcPr>
            <w:tcW w:w="3815" w:type="dxa"/>
          </w:tcPr>
          <w:p w14:paraId="67C3CF20"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Description</w:t>
            </w:r>
          </w:p>
        </w:tc>
      </w:tr>
      <w:tr w:rsidR="001A53ED" w:rsidRPr="001A53ED" w14:paraId="7933728D" w14:textId="77777777" w:rsidTr="001A5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CBDAF0E" w14:textId="0E065688" w:rsidR="001A53ED" w:rsidRPr="001A53ED" w:rsidRDefault="001A53ED" w:rsidP="001A53ED">
            <w:pPr>
              <w:autoSpaceDE w:val="0"/>
              <w:autoSpaceDN w:val="0"/>
              <w:adjustRightInd w:val="0"/>
              <w:spacing w:after="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w:t>
            </w:r>
          </w:p>
        </w:tc>
        <w:tc>
          <w:tcPr>
            <w:tcW w:w="2977" w:type="dxa"/>
          </w:tcPr>
          <w:p w14:paraId="63F168DA" w14:textId="24326910"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FeatureTypeTerm</w:t>
            </w:r>
          </w:p>
        </w:tc>
        <w:tc>
          <w:tcPr>
            <w:tcW w:w="3815" w:type="dxa"/>
          </w:tcPr>
          <w:p w14:paraId="3F5058F3" w14:textId="2A90E9F5"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 xml:space="preserve">A </w:t>
            </w:r>
            <w:r>
              <w:rPr>
                <w:rFonts w:asciiTheme="minorHAnsi" w:hAnsiTheme="minorHAnsi"/>
                <w:color w:val="000000"/>
                <w:sz w:val="20"/>
                <w:szCs w:val="20"/>
                <w:lang w:val="en-CA"/>
              </w:rPr>
              <w:t>reference</w:t>
            </w:r>
            <w:r w:rsidRPr="001A53ED">
              <w:rPr>
                <w:rFonts w:asciiTheme="minorHAnsi" w:hAnsiTheme="minorHAnsi"/>
                <w:color w:val="000000"/>
                <w:sz w:val="20"/>
                <w:szCs w:val="20"/>
                <w:lang w:val="en-CA"/>
              </w:rPr>
              <w:t xml:space="preserve"> link to a dictionary of terms describing the type of geomorphologic feature</w:t>
            </w:r>
          </w:p>
          <w:p w14:paraId="08712F62" w14:textId="77777777"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AE902FE" w14:textId="77777777" w:rsidR="00E1402F" w:rsidRPr="00FB057B" w:rsidRDefault="00E1402F" w:rsidP="00FB057B"/>
    <w:p w14:paraId="5E8855AE" w14:textId="77777777" w:rsidR="00390DF7" w:rsidRDefault="00390DF7" w:rsidP="00DB2D3A">
      <w:pPr>
        <w:pStyle w:val="Heading3"/>
        <w:rPr>
          <w:lang w:val="en-CA"/>
        </w:rPr>
      </w:pPr>
      <w:r>
        <w:rPr>
          <w:lang w:val="en-CA"/>
        </w:rPr>
        <w:t>Collection</w:t>
      </w:r>
    </w:p>
    <w:p w14:paraId="43EFB6DB" w14:textId="77777777" w:rsidR="00390DF7" w:rsidRDefault="00390DF7" w:rsidP="00390DF7">
      <w:r>
        <w:t xml:space="preserve">Collection contains facade classes that facilitate the structuring of WFS response documents and other application uses.   </w:t>
      </w:r>
    </w:p>
    <w:p w14:paraId="709CBDB4" w14:textId="77777777" w:rsidR="00390DF7" w:rsidRDefault="00390DF7" w:rsidP="00390DF7">
      <w:pPr>
        <w:keepNext/>
      </w:pPr>
      <w:r>
        <w:rPr>
          <w:noProof/>
          <w:lang w:val="en-CA" w:eastAsia="en-CA"/>
        </w:rPr>
        <w:lastRenderedPageBreak/>
        <w:drawing>
          <wp:inline distT="0" distB="0" distL="0" distR="0" wp14:anchorId="033BEA30" wp14:editId="3260F242">
            <wp:extent cx="5486400" cy="3752073"/>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752073"/>
                    </a:xfrm>
                    <a:prstGeom prst="rect">
                      <a:avLst/>
                    </a:prstGeom>
                    <a:noFill/>
                    <a:ln>
                      <a:noFill/>
                    </a:ln>
                  </pic:spPr>
                </pic:pic>
              </a:graphicData>
            </a:graphic>
          </wp:inline>
        </w:drawing>
      </w:r>
    </w:p>
    <w:p w14:paraId="16086824" w14:textId="4E388C7D" w:rsidR="00390DF7" w:rsidRDefault="00390DF7" w:rsidP="00390DF7">
      <w:pPr>
        <w:pStyle w:val="Caption"/>
      </w:pPr>
      <w:bookmarkStart w:id="711" w:name="_Ref432749513"/>
      <w:r>
        <w:t xml:space="preserve">Figure </w:t>
      </w:r>
      <w:fldSimple w:instr=" SEQ Figure \* ARABIC ">
        <w:ins w:id="712" w:author="Eric Boisvert" w:date="2015-10-30T04:23:00Z">
          <w:r w:rsidR="007D2867">
            <w:rPr>
              <w:noProof/>
            </w:rPr>
            <w:t>29</w:t>
          </w:r>
        </w:ins>
        <w:del w:id="713" w:author="Eric Boisvert" w:date="2015-10-30T04:23:00Z">
          <w:r w:rsidR="00090DCF" w:rsidDel="007D2867">
            <w:rPr>
              <w:noProof/>
            </w:rPr>
            <w:delText>28</w:delText>
          </w:r>
        </w:del>
      </w:fldSimple>
      <w:bookmarkEnd w:id="711"/>
      <w:r>
        <w:t>: GSML collection diagram</w:t>
      </w:r>
    </w:p>
    <w:p w14:paraId="0A1E3B0B" w14:textId="4F67BA55" w:rsidR="00390DF7" w:rsidRDefault="00390DF7" w:rsidP="00390DF7">
      <w:r>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77777777" w:rsidR="00390DF7" w:rsidRPr="00390DF7" w:rsidRDefault="00390DF7" w:rsidP="00390DF7">
      <w:pPr>
        <w:pStyle w:val="ListParagraph"/>
        <w:numPr>
          <w:ilvl w:val="0"/>
          <w:numId w:val="17"/>
        </w:numPr>
        <w:rPr>
          <w:lang w:val="en-CA"/>
        </w:rPr>
      </w:pPr>
      <w:r>
        <w:t>by materializing the GSMLItem  (as prescribed by ISO 19136 for example)</w:t>
      </w:r>
      <w:r>
        <w:br/>
      </w:r>
      <w:r>
        <w:br/>
      </w:r>
      <w:r w:rsidRPr="00390DF7">
        <w:rPr>
          <w:rFonts w:ascii="Courier New" w:hAnsi="Courier New" w:cs="Courier New"/>
        </w:rPr>
        <w:t>GSML.member.GSMLItem.earthMaterial.EarthMaterial</w:t>
      </w:r>
      <w:r>
        <w:br/>
      </w:r>
    </w:p>
    <w:p w14:paraId="5BDBD8D7" w14:textId="77777777" w:rsidR="00390DF7" w:rsidRPr="00390DF7" w:rsidRDefault="00390DF7" w:rsidP="00390DF7">
      <w:pPr>
        <w:pStyle w:val="ListParagraph"/>
        <w:numPr>
          <w:ilvl w:val="0"/>
          <w:numId w:val="17"/>
        </w:numPr>
        <w:rPr>
          <w:rFonts w:ascii="Courier New" w:hAnsi="Courier New" w:cs="Courier New"/>
          <w:lang w:val="en-CA"/>
        </w:rPr>
      </w:pPr>
      <w:r>
        <w:t xml:space="preserve">using GSMLItem as a validation constrain </w:t>
      </w:r>
      <w:commentRangeStart w:id="714"/>
      <w:r>
        <w:t xml:space="preserve">(as prescribed by iso19136 2007 INSPIRE </w:t>
      </w:r>
      <w:r w:rsidRPr="00390DF7">
        <w:t>Extensions</w:t>
      </w:r>
      <w:r>
        <w:t xml:space="preserve">) </w:t>
      </w:r>
      <w:r>
        <w:br/>
      </w:r>
      <w:commentRangeEnd w:id="714"/>
      <w:r>
        <w:rPr>
          <w:rStyle w:val="CommentReference"/>
        </w:rPr>
        <w:commentReference w:id="714"/>
      </w:r>
      <w:r>
        <w:br/>
      </w:r>
      <w:r w:rsidRPr="00390DF7">
        <w:rPr>
          <w:rFonts w:ascii="Courier New" w:hAnsi="Courier New" w:cs="Courier New"/>
          <w:lang w:val="en-CA"/>
        </w:rPr>
        <w:t>GSML.member.EarthMaterial</w:t>
      </w:r>
    </w:p>
    <w:p w14:paraId="1C1A8D78" w14:textId="258B8FD6" w:rsidR="00390DF7" w:rsidRDefault="00390DF7" w:rsidP="00390DF7">
      <w:pPr>
        <w:rPr>
          <w:lang w:val="en-CA"/>
        </w:rPr>
      </w:pPr>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p>
    <w:p w14:paraId="051700DA" w14:textId="77777777" w:rsidR="00390DF7" w:rsidRDefault="00390DF7" w:rsidP="00ED2525">
      <w:pPr>
        <w:rPr>
          <w:lang w:val="en-CA"/>
        </w:rPr>
      </w:pPr>
    </w:p>
    <w:p w14:paraId="4682298A" w14:textId="0A807884" w:rsidR="00856F51" w:rsidRDefault="00856F51">
      <w:pPr>
        <w:spacing w:after="0"/>
        <w:rPr>
          <w:lang w:val="en-CA"/>
        </w:rPr>
      </w:pPr>
      <w:r>
        <w:rPr>
          <w:lang w:val="en-CA"/>
        </w:rPr>
        <w:br w:type="page"/>
      </w:r>
    </w:p>
    <w:p w14:paraId="7D9C0A36" w14:textId="6640A48A" w:rsidR="00856F51" w:rsidRDefault="00856F51">
      <w:pPr>
        <w:spacing w:after="0"/>
        <w:rPr>
          <w:lang w:val="en-CA"/>
        </w:rPr>
      </w:pPr>
      <w:r>
        <w:rPr>
          <w:lang w:val="en-CA"/>
        </w:rPr>
        <w:lastRenderedPageBreak/>
        <w:br w:type="page"/>
      </w:r>
    </w:p>
    <w:p w14:paraId="58F523C3" w14:textId="27F21DD5" w:rsidR="00856F51" w:rsidRDefault="00DB2D3A" w:rsidP="00DB2D3A">
      <w:pPr>
        <w:pStyle w:val="Heading3"/>
        <w:rPr>
          <w:lang w:val="en-CA"/>
        </w:rPr>
      </w:pPr>
      <w:r>
        <w:rPr>
          <w:lang w:val="en-CA"/>
        </w:rPr>
        <w:lastRenderedPageBreak/>
        <w:t>GeoSciML basic vocabularies</w:t>
      </w:r>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Caption"/>
        <w:keepNext/>
      </w:pPr>
      <w:bookmarkStart w:id="715" w:name="_Ref432861594"/>
      <w:r>
        <w:t xml:space="preserve">Table </w:t>
      </w:r>
      <w:fldSimple w:instr=" SEQ Table \* ARABIC ">
        <w:r w:rsidR="004D3EF3">
          <w:rPr>
            <w:noProof/>
          </w:rPr>
          <w:t>14</w:t>
        </w:r>
      </w:fldSimple>
      <w:bookmarkEnd w:id="715"/>
      <w:r>
        <w:t>: Vocabularies used in GeoSciML Basic</w:t>
      </w:r>
    </w:p>
    <w:tbl>
      <w:tblPr>
        <w:tblStyle w:val="LightShading"/>
        <w:tblW w:w="0" w:type="auto"/>
        <w:tblLook w:val="04A0" w:firstRow="1" w:lastRow="0" w:firstColumn="1" w:lastColumn="0" w:noHBand="0" w:noVBand="1"/>
      </w:tblPr>
      <w:tblGrid>
        <w:gridCol w:w="2951"/>
        <w:gridCol w:w="5804"/>
      </w:tblGrid>
      <w:tr w:rsidR="00CF6174" w:rsidRPr="00740F77" w14:paraId="6B17D9AE" w14:textId="77777777" w:rsidTr="00CF6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B8236BA" w14:textId="54E280AF"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Vocabulary</w:t>
            </w:r>
          </w:p>
        </w:tc>
        <w:tc>
          <w:tcPr>
            <w:tcW w:w="5804" w:type="dxa"/>
          </w:tcPr>
          <w:p w14:paraId="5D7A621F" w14:textId="106F9D9B" w:rsidR="00CF6174" w:rsidRPr="00740F77" w:rsidRDefault="00CF6174"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lang w:val="en-CA"/>
              </w:rPr>
              <w:t>Description</w:t>
            </w:r>
          </w:p>
        </w:tc>
      </w:tr>
      <w:tr w:rsidR="00CF6174" w:rsidRPr="00740F77" w14:paraId="7831D5D5"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835A179" w14:textId="65F6578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CompositionPartRoleTerm</w:t>
            </w:r>
          </w:p>
        </w:tc>
        <w:tc>
          <w:tcPr>
            <w:tcW w:w="5804" w:type="dxa"/>
          </w:tcPr>
          <w:p w14:paraId="3C80A83A" w14:textId="69A307B0"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rPr>
              <w:t>This class is a blank placeholder for a vocabulary of terms to describe the role that a compositional part plays in a geologic unit.</w:t>
            </w:r>
          </w:p>
        </w:tc>
      </w:tr>
      <w:tr w:rsidR="00CF6174" w:rsidRPr="00740F77" w14:paraId="29394C2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D161FD5" w14:textId="77F8DD8D" w:rsidR="00CF6174" w:rsidRPr="00740F77" w:rsidRDefault="00CF6174" w:rsidP="00ED2525">
            <w:pPr>
              <w:rPr>
                <w:rFonts w:asciiTheme="minorHAnsi" w:hAnsiTheme="minorHAnsi"/>
                <w:sz w:val="20"/>
                <w:szCs w:val="20"/>
                <w:lang w:val="en-CA"/>
              </w:rPr>
            </w:pPr>
            <w:commentRangeStart w:id="716"/>
            <w:r w:rsidRPr="00740F77">
              <w:rPr>
                <w:rFonts w:asciiTheme="minorHAnsi" w:hAnsiTheme="minorHAnsi"/>
                <w:sz w:val="20"/>
                <w:szCs w:val="20"/>
                <w:lang w:val="en-CA"/>
              </w:rPr>
              <w:t>DescriptionPurpose</w:t>
            </w:r>
          </w:p>
        </w:tc>
        <w:tc>
          <w:tcPr>
            <w:tcW w:w="5804" w:type="dxa"/>
          </w:tcPr>
          <w:p w14:paraId="65BF3F4E" w14:textId="77777777" w:rsidR="00CF6174" w:rsidRPr="00DB2D3A" w:rsidRDefault="00CF6174" w:rsidP="00DB2D3A">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740F77" w:rsidRDefault="00CF6174" w:rsidP="00DB2D3A">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cs="Segoe UI"/>
                <w:color w:val="auto"/>
                <w:sz w:val="20"/>
                <w:szCs w:val="20"/>
                <w:lang w:val="en-CA"/>
              </w:rPr>
              <w:t>Values: instance, typicalNorm, definingNorm.</w:t>
            </w:r>
            <w:commentRangeEnd w:id="716"/>
            <w:r>
              <w:rPr>
                <w:rStyle w:val="CommentReference"/>
                <w:color w:val="auto"/>
              </w:rPr>
              <w:commentReference w:id="716"/>
            </w:r>
          </w:p>
        </w:tc>
      </w:tr>
      <w:tr w:rsidR="00CF6174" w:rsidRPr="00740F77" w14:paraId="3D45611F"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162A4F8E" w14:textId="3F7FEDFB"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ExposureTerm</w:t>
            </w:r>
          </w:p>
        </w:tc>
        <w:tc>
          <w:tcPr>
            <w:tcW w:w="5804" w:type="dxa"/>
          </w:tcPr>
          <w:p w14:paraId="02FDE2CA" w14:textId="77777777" w:rsidR="00CF6174" w:rsidRPr="00DB2D3A" w:rsidRDefault="00CF6174" w:rsidP="00DB2D3A">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48923B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63F1A15" w14:textId="6BE9196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GeologicUnitHierarchyRoleTerm</w:t>
            </w:r>
          </w:p>
        </w:tc>
        <w:tc>
          <w:tcPr>
            <w:tcW w:w="5804" w:type="dxa"/>
          </w:tcPr>
          <w:p w14:paraId="4107B30D"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Role of the unit in the hierarchy</w:t>
            </w:r>
          </w:p>
          <w:p w14:paraId="5DD85D2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7A88332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C4BFE" w14:textId="00D1538A"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GeologicUnitTypeTerm</w:t>
            </w:r>
          </w:p>
        </w:tc>
        <w:tc>
          <w:tcPr>
            <w:tcW w:w="5804" w:type="dxa"/>
          </w:tcPr>
          <w:p w14:paraId="11F30104"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p>
          <w:p w14:paraId="1910B054" w14:textId="35D53CA5"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Example values: GeologicUnit, AllostratigraphicUnit, </w:t>
            </w:r>
          </w:p>
          <w:p w14:paraId="7D8C44CC" w14:textId="756D5222"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59312F8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562055F5" w14:textId="7BF28E8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GeologicUnitPartRoleTerm</w:t>
            </w:r>
          </w:p>
        </w:tc>
        <w:tc>
          <w:tcPr>
            <w:tcW w:w="5804" w:type="dxa"/>
          </w:tcPr>
          <w:p w14:paraId="7DC7A2CE"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681ED370"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EF9B007" w14:textId="409BF1C2"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LithologyTerm</w:t>
            </w:r>
          </w:p>
        </w:tc>
        <w:tc>
          <w:tcPr>
            <w:tcW w:w="5804" w:type="dxa"/>
          </w:tcPr>
          <w:p w14:paraId="55CF0BDD"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Refers to a vocabulary of terms describing the lithology of the compound earth material (eg, granite, sandstone, schist)</w:t>
            </w:r>
          </w:p>
          <w:p w14:paraId="5BE2CFC9"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31EED7B7"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1CF195B1" w14:textId="151F1C15"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MappingFrameTerm</w:t>
            </w:r>
          </w:p>
        </w:tc>
        <w:tc>
          <w:tcPr>
            <w:tcW w:w="5804" w:type="dxa"/>
          </w:tcPr>
          <w:p w14:paraId="7B085C6C" w14:textId="5D3B472D" w:rsidR="00CF6174" w:rsidRPr="00740F77" w:rsidRDefault="00CF6174" w:rsidP="00740F77">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Style w:val="apple-converted-space"/>
                <w:rFonts w:asciiTheme="minorHAnsi" w:hAnsiTheme="minorHAnsi"/>
                <w:color w:val="1A1A1A"/>
                <w:sz w:val="20"/>
                <w:szCs w:val="20"/>
                <w:shd w:val="clear" w:color="auto" w:fill="FAFAFA"/>
              </w:rPr>
              <w:t xml:space="preserve">A </w:t>
            </w:r>
            <w:r w:rsidRPr="00740F77">
              <w:rPr>
                <w:rFonts w:asciiTheme="minorHAnsi" w:hAnsiTheme="minorHAnsi"/>
                <w:color w:val="1A1A1A"/>
                <w:sz w:val="20"/>
                <w:szCs w:val="20"/>
                <w:shd w:val="clear" w:color="auto" w:fill="FAFAFA"/>
              </w:rPr>
              <w:t xml:space="preserve">mapping surface, a section, a Borehole </w:t>
            </w:r>
          </w:p>
        </w:tc>
      </w:tr>
      <w:tr w:rsidR="00CF6174" w:rsidRPr="00740F77" w14:paraId="4A911914"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32D65DF3" w14:textId="30C0277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lastRenderedPageBreak/>
              <w:t>RankTerm</w:t>
            </w:r>
          </w:p>
        </w:tc>
        <w:tc>
          <w:tcPr>
            <w:tcW w:w="5804" w:type="dxa"/>
          </w:tcPr>
          <w:p w14:paraId="650A819C"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 blank placeholder for a vocabulary of terms describing the rank of a geologic unit (eg, Group, Formation, Member, etc)</w:t>
            </w:r>
          </w:p>
          <w:p w14:paraId="64DEFE47"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46CD1198"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B7BE50A" w14:textId="28D96779"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CollectionTypeTerm</w:t>
            </w:r>
          </w:p>
        </w:tc>
        <w:tc>
          <w:tcPr>
            <w:tcW w:w="5804" w:type="dxa"/>
          </w:tcPr>
          <w:p w14:paraId="1B0E8322" w14:textId="37634D52"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Type of collection</w:t>
            </w:r>
          </w:p>
        </w:tc>
      </w:tr>
      <w:tr w:rsidR="00CF6174" w:rsidRPr="00740F77" w14:paraId="5FAC4EEC"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428C418" w14:textId="15005D83"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EventProcessTerm</w:t>
            </w:r>
          </w:p>
        </w:tc>
        <w:tc>
          <w:tcPr>
            <w:tcW w:w="5804" w:type="dxa"/>
          </w:tcPr>
          <w:p w14:paraId="7C3718B7"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740F77">
              <w:rPr>
                <w:rFonts w:ascii="Segoe UI" w:hAnsi="Segoe UI" w:cs="Segoe UI"/>
                <w:sz w:val="18"/>
                <w:szCs w:val="18"/>
                <w:lang w:val="en-CA"/>
              </w:rPr>
              <w:t>Refers to a vocabulary of terms specifying the process or processes that occurred during an event. Examples include deposition, extrusion, intrusion, cooling.</w:t>
            </w:r>
          </w:p>
          <w:p w14:paraId="6AF79852"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783DBEBB"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705CADDD" w14:textId="0A28C1F1"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GeochronologicEraTerm</w:t>
            </w:r>
          </w:p>
        </w:tc>
        <w:tc>
          <w:tcPr>
            <w:tcW w:w="5804" w:type="dxa"/>
          </w:tcPr>
          <w:p w14:paraId="2E86FA56" w14:textId="187A6D9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Term from a Geological Time Scale</w:t>
            </w:r>
          </w:p>
        </w:tc>
      </w:tr>
      <w:tr w:rsidR="00CF6174" w:rsidRPr="00740F77" w14:paraId="0BCBD5F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3CB0AA2" w14:textId="212DE9FD"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ContactTypeTerm</w:t>
            </w:r>
          </w:p>
        </w:tc>
        <w:tc>
          <w:tcPr>
            <w:tcW w:w="5804" w:type="dxa"/>
          </w:tcPr>
          <w:p w14:paraId="26BFBC5C"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describing types of geological contacts</w:t>
            </w:r>
          </w:p>
          <w:p w14:paraId="4F63EF0C"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51879E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5DD32FD" w14:textId="47AA8F81"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FaultTypeTerm</w:t>
            </w:r>
          </w:p>
        </w:tc>
        <w:tc>
          <w:tcPr>
            <w:tcW w:w="5804" w:type="dxa"/>
          </w:tcPr>
          <w:p w14:paraId="71B4F92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A vocabulary of terms describing the type of shear displacement structure (eg; thrust fault, normal fault, wrench fault)</w:t>
            </w:r>
          </w:p>
          <w:p w14:paraId="31F9D2DA"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090DC88D"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708678E" w14:textId="6CD64810"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FoldProfileTypeTerm</w:t>
            </w:r>
          </w:p>
        </w:tc>
        <w:tc>
          <w:tcPr>
            <w:tcW w:w="5804" w:type="dxa"/>
          </w:tcPr>
          <w:p w14:paraId="475D5815"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6096F75"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75F91BE" w14:textId="34735E7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FoliationTypeTerm</w:t>
            </w:r>
          </w:p>
        </w:tc>
        <w:tc>
          <w:tcPr>
            <w:tcW w:w="5804" w:type="dxa"/>
          </w:tcPr>
          <w:p w14:paraId="783C3E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 of terms defining the type of foliation (eg, crenulation cleavage, gneissic layering, slaty cleavage, schistosity, etc)</w:t>
            </w:r>
          </w:p>
          <w:p w14:paraId="1866DCE0"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40BC23B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0305943B" w14:textId="2735745C"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AnthropogenicGeomorphologic</w:t>
            </w:r>
            <w:r>
              <w:rPr>
                <w:rFonts w:asciiTheme="minorHAnsi" w:hAnsiTheme="minorHAnsi"/>
                <w:sz w:val="20"/>
                <w:szCs w:val="20"/>
                <w:lang w:val="en-CA"/>
              </w:rPr>
              <w:br/>
            </w:r>
            <w:r w:rsidRPr="006D719B">
              <w:rPr>
                <w:rFonts w:asciiTheme="minorHAnsi" w:hAnsiTheme="minorHAnsi"/>
                <w:sz w:val="20"/>
                <w:szCs w:val="20"/>
                <w:lang w:val="en-CA"/>
              </w:rPr>
              <w:t>FeatureTypeTerm</w:t>
            </w:r>
          </w:p>
        </w:tc>
        <w:tc>
          <w:tcPr>
            <w:tcW w:w="5804" w:type="dxa"/>
          </w:tcPr>
          <w:p w14:paraId="2480A4C2"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anthropogenic geomorphologic feature</w:t>
            </w:r>
          </w:p>
          <w:p w14:paraId="08143BCE" w14:textId="77777777" w:rsidR="00CF6174" w:rsidRPr="003343DC"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7249E36"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CB206C3" w14:textId="19139A70" w:rsidR="00CF6174" w:rsidRPr="003343DC" w:rsidRDefault="00CF6174" w:rsidP="00ED2525">
            <w:pPr>
              <w:rPr>
                <w:rFonts w:asciiTheme="minorHAnsi" w:hAnsiTheme="minorHAnsi"/>
                <w:sz w:val="20"/>
                <w:szCs w:val="20"/>
                <w:lang w:val="en-CA"/>
              </w:rPr>
            </w:pPr>
            <w:r w:rsidRPr="006D719B">
              <w:rPr>
                <w:rFonts w:ascii="Segoe UI" w:hAnsi="Segoe UI" w:cs="Segoe UI"/>
                <w:sz w:val="18"/>
                <w:szCs w:val="18"/>
                <w:lang w:val="en-CA"/>
              </w:rPr>
              <w:t>NaturalGeomorphologic</w:t>
            </w:r>
            <w:r>
              <w:rPr>
                <w:rFonts w:ascii="Segoe UI" w:hAnsi="Segoe UI" w:cs="Segoe UI"/>
                <w:sz w:val="18"/>
                <w:szCs w:val="18"/>
                <w:lang w:val="en-CA"/>
              </w:rPr>
              <w:br/>
            </w:r>
            <w:r w:rsidRPr="006D719B">
              <w:rPr>
                <w:rFonts w:ascii="Segoe UI" w:hAnsi="Segoe UI" w:cs="Segoe UI"/>
                <w:sz w:val="18"/>
                <w:szCs w:val="18"/>
                <w:lang w:val="en-CA"/>
              </w:rPr>
              <w:t>FeatureTypeTerm</w:t>
            </w:r>
          </w:p>
        </w:tc>
        <w:tc>
          <w:tcPr>
            <w:tcW w:w="5804" w:type="dxa"/>
          </w:tcPr>
          <w:p w14:paraId="61BFE07A"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natural geomorphologic feature</w:t>
            </w:r>
          </w:p>
          <w:p w14:paraId="24BA2209"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34CFBA1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2D64C11" w14:textId="26EB8D0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ConventionCode</w:t>
            </w:r>
          </w:p>
        </w:tc>
        <w:tc>
          <w:tcPr>
            <w:tcW w:w="5804" w:type="dxa"/>
          </w:tcPr>
          <w:p w14:paraId="6A4C3EB9" w14:textId="39425EE9"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Suggested values: "dip dip direction", "strike dip right hand rule" (The strike and dip of planar data is listed according to the ‘right-hand rule’ or, as one looks along the strike direction, the surface dips to the right.)</w:t>
            </w:r>
            <w:r>
              <w:rPr>
                <w:rFonts w:ascii="Segoe UI" w:hAnsi="Segoe UI" w:cs="Segoe UI"/>
                <w:sz w:val="18"/>
                <w:szCs w:val="18"/>
                <w:lang w:val="en-CA"/>
              </w:rPr>
              <w:t xml:space="preserve"> </w:t>
            </w:r>
          </w:p>
          <w:p w14:paraId="0A0F202B"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60B3C8B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021E822" w14:textId="2A8F8D63"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DeterminationMethodTerm</w:t>
            </w:r>
          </w:p>
        </w:tc>
        <w:tc>
          <w:tcPr>
            <w:tcW w:w="5804" w:type="dxa"/>
          </w:tcPr>
          <w:p w14:paraId="1B550A1C"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754D4DC6"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70BBC" w14:textId="31D51F3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LinearDirectedCode</w:t>
            </w:r>
          </w:p>
        </w:tc>
        <w:tc>
          <w:tcPr>
            <w:tcW w:w="5804" w:type="dxa"/>
          </w:tcPr>
          <w:p w14:paraId="68B00FAE"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eg, </w:t>
            </w:r>
          </w:p>
          <w:p w14:paraId="455672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(indicates that the orientation is directed)</w:t>
            </w:r>
          </w:p>
          <w:p w14:paraId="206D04D7"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"directed down" (indicates that the linear orientation is directed below </w:t>
            </w:r>
            <w:r w:rsidRPr="006D719B">
              <w:rPr>
                <w:rFonts w:ascii="Segoe UI" w:hAnsi="Segoe UI" w:cs="Segoe UI"/>
                <w:sz w:val="18"/>
                <w:szCs w:val="18"/>
                <w:lang w:val="en-CA"/>
              </w:rPr>
              <w:lastRenderedPageBreak/>
              <w:t>the horizon)</w:t>
            </w:r>
          </w:p>
          <w:p w14:paraId="115F7D68"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up" (indicates that the linear orientation is directed above the horizon)</w:t>
            </w:r>
          </w:p>
          <w:p w14:paraId="175AB5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p w14:paraId="0DEB3A59"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CAA505F"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1ADA595" w14:textId="62A19CDF"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lastRenderedPageBreak/>
              <w:t>PlanarPolarityCode</w:t>
            </w:r>
          </w:p>
        </w:tc>
        <w:tc>
          <w:tcPr>
            <w:tcW w:w="5804" w:type="dxa"/>
          </w:tcPr>
          <w:p w14:paraId="024F5D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eg: "upright", "overturned", "vertical"</w:t>
            </w:r>
          </w:p>
          <w:p w14:paraId="39C84E65"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p w14:paraId="54744F29"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bl>
    <w:p w14:paraId="7582DBAF" w14:textId="77777777" w:rsidR="00DB2D3A" w:rsidRDefault="00DB2D3A" w:rsidP="00ED2525">
      <w:pPr>
        <w:rPr>
          <w:lang w:val="en-CA"/>
        </w:rPr>
      </w:pPr>
    </w:p>
    <w:p w14:paraId="6A9E6E7B" w14:textId="77777777" w:rsidR="00CF6174" w:rsidRPr="00390DF7" w:rsidRDefault="00CF6174" w:rsidP="00ED2525">
      <w:pPr>
        <w:rPr>
          <w:lang w:val="en-CA"/>
        </w:rPr>
      </w:pPr>
    </w:p>
    <w:p w14:paraId="160AFAA2" w14:textId="176FD094" w:rsidR="009B3BBD" w:rsidRDefault="009B3BBD" w:rsidP="009B3BBD">
      <w:pPr>
        <w:pStyle w:val="Heading2"/>
        <w:rPr>
          <w:lang w:val="en-CA"/>
        </w:rPr>
      </w:pPr>
      <w:r w:rsidRPr="00D12552">
        <w:rPr>
          <w:lang w:val="en-CA"/>
        </w:rPr>
        <w:t xml:space="preserve">GeoSciML </w:t>
      </w:r>
      <w:r>
        <w:rPr>
          <w:lang w:val="en-CA"/>
        </w:rPr>
        <w:t>Extension</w:t>
      </w:r>
      <w:r w:rsidRPr="00D12552">
        <w:rPr>
          <w:lang w:val="en-CA"/>
        </w:rPr>
        <w:t xml:space="preserve"> </w:t>
      </w:r>
      <w:ins w:id="717" w:author="Eric Boisvert" w:date="2015-11-03T05:14:00Z">
        <w:r w:rsidR="004F0DC1">
          <w:rPr>
            <w:lang w:val="en-CA"/>
          </w:rPr>
          <w:t xml:space="preserve">Abstract </w:t>
        </w:r>
      </w:ins>
      <w:r w:rsidRPr="00D12552">
        <w:rPr>
          <w:lang w:val="en-CA"/>
        </w:rPr>
        <w:t>Requirements Class</w:t>
      </w:r>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5E31202F" w14:textId="77777777" w:rsidR="00364200" w:rsidRDefault="00364200" w:rsidP="00355CAB">
      <w:pPr>
        <w:rPr>
          <w:lang w:val="en-CA"/>
        </w:rPr>
      </w:pPr>
    </w:p>
    <w:p w14:paraId="365797E6" w14:textId="77777777" w:rsidR="00364200" w:rsidRDefault="00364200" w:rsidP="00364200">
      <w:pPr>
        <w:keepNext/>
      </w:pPr>
      <w:r>
        <w:rPr>
          <w:noProof/>
          <w:lang w:val="en-CA" w:eastAsia="en-CA"/>
        </w:rPr>
        <w:lastRenderedPageBreak/>
        <w:drawing>
          <wp:inline distT="0" distB="0" distL="0" distR="0" wp14:anchorId="0AB030D2" wp14:editId="0C012B3E">
            <wp:extent cx="5486400" cy="4163158"/>
            <wp:effectExtent l="0" t="0" r="0" b="8890"/>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63158"/>
                    </a:xfrm>
                    <a:prstGeom prst="rect">
                      <a:avLst/>
                    </a:prstGeom>
                    <a:noFill/>
                    <a:ln>
                      <a:noFill/>
                    </a:ln>
                  </pic:spPr>
                </pic:pic>
              </a:graphicData>
            </a:graphic>
          </wp:inline>
        </w:drawing>
      </w:r>
    </w:p>
    <w:p w14:paraId="1DAC8896" w14:textId="7A4ACB26" w:rsidR="00364200" w:rsidRDefault="00364200" w:rsidP="00364200">
      <w:pPr>
        <w:pStyle w:val="Caption"/>
        <w:rPr>
          <w:lang w:val="en-CA"/>
        </w:rPr>
      </w:pPr>
      <w:r>
        <w:t xml:space="preserve">Figure </w:t>
      </w:r>
      <w:fldSimple w:instr=" SEQ Figure \* ARABIC ">
        <w:ins w:id="718" w:author="Eric Boisvert" w:date="2015-10-30T04:23:00Z">
          <w:r w:rsidR="007D2867">
            <w:rPr>
              <w:noProof/>
            </w:rPr>
            <w:t>30</w:t>
          </w:r>
        </w:ins>
        <w:del w:id="719" w:author="Eric Boisvert" w:date="2015-10-30T04:23:00Z">
          <w:r w:rsidR="00090DCF" w:rsidDel="007D2867">
            <w:rPr>
              <w:noProof/>
            </w:rPr>
            <w:delText>29</w:delText>
          </w:r>
        </w:del>
      </w:fldSimple>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720"/>
            <w:r>
              <w:rPr>
                <w:rFonts w:eastAsia="MS Mincho"/>
                <w:b/>
                <w:color w:val="FF0000"/>
                <w:sz w:val="22"/>
                <w:lang w:val="en-CA"/>
              </w:rPr>
              <w:t>/req/gsml4-basic</w:t>
            </w:r>
            <w:commentRangeEnd w:id="720"/>
            <w:r w:rsidR="00C61E47">
              <w:rPr>
                <w:rStyle w:val="CommentReference"/>
              </w:rPr>
              <w:commentReference w:id="720"/>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r>
        <w:rPr>
          <w:lang w:val="en-CA"/>
        </w:rPr>
        <w:t>Geologic Relations</w:t>
      </w:r>
    </w:p>
    <w:p w14:paraId="05E3DBF0" w14:textId="77777777" w:rsidR="000D4260" w:rsidRPr="000D4260" w:rsidRDefault="000D4260" w:rsidP="000D4260">
      <w:pPr>
        <w:rPr>
          <w:lang w:val="en-CA"/>
        </w:rPr>
      </w:pPr>
    </w:p>
    <w:p w14:paraId="11E3941A" w14:textId="77777777" w:rsidR="009C64B2" w:rsidRDefault="009C64B2" w:rsidP="009C64B2">
      <w:pPr>
        <w:keepNext/>
      </w:pPr>
      <w:r>
        <w:rPr>
          <w:noProof/>
          <w:lang w:val="en-CA" w:eastAsia="en-CA"/>
        </w:rPr>
        <w:lastRenderedPageBreak/>
        <w:drawing>
          <wp:inline distT="0" distB="0" distL="0" distR="0" wp14:anchorId="3645D3F6" wp14:editId="1D64ED5A">
            <wp:extent cx="5486400" cy="5934710"/>
            <wp:effectExtent l="0" t="0" r="0" b="889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5934710"/>
                    </a:xfrm>
                    <a:prstGeom prst="rect">
                      <a:avLst/>
                    </a:prstGeom>
                    <a:noFill/>
                    <a:ln>
                      <a:noFill/>
                    </a:ln>
                  </pic:spPr>
                </pic:pic>
              </a:graphicData>
            </a:graphic>
          </wp:inline>
        </w:drawing>
      </w:r>
    </w:p>
    <w:p w14:paraId="6AC44A74" w14:textId="464B5119" w:rsidR="009C64B2" w:rsidRDefault="009C64B2" w:rsidP="009C64B2">
      <w:pPr>
        <w:pStyle w:val="Caption"/>
      </w:pPr>
      <w:r>
        <w:t xml:space="preserve">Figure </w:t>
      </w:r>
      <w:fldSimple w:instr=" SEQ Figure \* ARABIC ">
        <w:ins w:id="721" w:author="Eric Boisvert" w:date="2015-10-30T04:23:00Z">
          <w:r w:rsidR="007D2867">
            <w:rPr>
              <w:noProof/>
            </w:rPr>
            <w:t>31</w:t>
          </w:r>
        </w:ins>
        <w:del w:id="722" w:author="Eric Boisvert" w:date="2015-10-30T04:23:00Z">
          <w:r w:rsidR="00090DCF" w:rsidDel="007D2867">
            <w:rPr>
              <w:noProof/>
            </w:rPr>
            <w:delText>30</w:delText>
          </w:r>
        </w:del>
      </w:fldSimple>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w:t>
      </w:r>
      <w:proofErr w:type="gramStart"/>
      <w:r>
        <w:t>an</w:t>
      </w:r>
      <w:proofErr w:type="gramEnd"/>
      <w:r>
        <w:t xml:space="preserve"> GeologicEvent without using a GeologicRelation.  </w:t>
      </w:r>
      <w:r>
        <w:lastRenderedPageBreak/>
        <w:t>The consequence for someone using Extension is that he/she is now offered two ways to 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Heading4"/>
        <w:rPr>
          <w:lang w:val="en-CA"/>
        </w:rPr>
      </w:pPr>
      <w:r>
        <w:rPr>
          <w:lang w:val="en-CA"/>
        </w:rPr>
        <w:t>GeologicFeatureRelation</w:t>
      </w:r>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 xml:space="preserve">The GeologicRelation class is an abstract class that defines the general structure used to define relationships between any feature </w:t>
      </w:r>
      <w:proofErr w:type="gramStart"/>
      <w:r w:rsidRPr="000D4260">
        <w:rPr>
          <w:lang w:val="en-CA"/>
        </w:rPr>
        <w:t>type</w:t>
      </w:r>
      <w:proofErr w:type="gramEnd"/>
      <w:r w:rsidRPr="000D4260">
        <w:rPr>
          <w:lang w:val="en-CA"/>
        </w:rPr>
        <w:t xml:space="preserv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77777777" w:rsidR="000D4260" w:rsidRDefault="000D4260" w:rsidP="000D4260">
      <w:pPr>
        <w:keepNext/>
      </w:pPr>
      <w:r>
        <w:rPr>
          <w:noProof/>
          <w:lang w:val="en-CA" w:eastAsia="en-CA"/>
        </w:rPr>
        <w:lastRenderedPageBreak/>
        <w:drawing>
          <wp:inline distT="0" distB="0" distL="0" distR="0" wp14:anchorId="1180CA98" wp14:editId="556898A4">
            <wp:extent cx="4856480" cy="3433445"/>
            <wp:effectExtent l="0" t="0" r="127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6480" cy="3433445"/>
                    </a:xfrm>
                    <a:prstGeom prst="rect">
                      <a:avLst/>
                    </a:prstGeom>
                    <a:noFill/>
                    <a:ln>
                      <a:noFill/>
                    </a:ln>
                  </pic:spPr>
                </pic:pic>
              </a:graphicData>
            </a:graphic>
          </wp:inline>
        </w:drawing>
      </w:r>
    </w:p>
    <w:p w14:paraId="146E8FDB" w14:textId="323C5F30" w:rsidR="00894DAA" w:rsidRDefault="000D4260" w:rsidP="000D4260">
      <w:pPr>
        <w:pStyle w:val="Caption"/>
        <w:rPr>
          <w:lang w:val="en-CA"/>
        </w:rPr>
      </w:pPr>
      <w:r>
        <w:t xml:space="preserve">Figure </w:t>
      </w:r>
      <w:fldSimple w:instr=" SEQ Figure \* ARABIC ">
        <w:ins w:id="723" w:author="Eric Boisvert" w:date="2015-10-30T04:23:00Z">
          <w:r w:rsidR="007D2867">
            <w:rPr>
              <w:noProof/>
            </w:rPr>
            <w:t>32</w:t>
          </w:r>
        </w:ins>
        <w:del w:id="724" w:author="Eric Boisvert" w:date="2015-10-30T04:23:00Z">
          <w:r w:rsidR="00090DCF" w:rsidDel="007D2867">
            <w:rPr>
              <w:noProof/>
            </w:rPr>
            <w:delText>31</w:delText>
          </w:r>
        </w:del>
      </w:fldSimple>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725" w:name="BKM_D050A55A_5C1C_4F4B_986C_7C31687F2ED2"/>
      <w:bookmarkEnd w:id="725"/>
    </w:p>
    <w:tbl>
      <w:tblPr>
        <w:tblStyle w:val="LightShading"/>
        <w:tblW w:w="9735" w:type="dxa"/>
        <w:tblLayout w:type="fixed"/>
        <w:tblLook w:val="04A0" w:firstRow="1" w:lastRow="0" w:firstColumn="1" w:lastColumn="0" w:noHBand="0" w:noVBand="1"/>
      </w:tblPr>
      <w:tblGrid>
        <w:gridCol w:w="1384"/>
        <w:gridCol w:w="2552"/>
        <w:gridCol w:w="5799"/>
      </w:tblGrid>
      <w:tr w:rsidR="000D4260" w:rsidRPr="000D4260" w14:paraId="3C4B5EA0"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F53F1A1"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26" w:name="BKM_18C9D12A_7280_4CA8_9066_431A68398F08"/>
            <w:bookmarkEnd w:id="726"/>
            <w:r w:rsidRPr="000D4260">
              <w:rPr>
                <w:rFonts w:asciiTheme="minorHAnsi" w:hAnsiTheme="minorHAnsi"/>
                <w:color w:val="000000"/>
                <w:sz w:val="20"/>
                <w:szCs w:val="20"/>
                <w:lang w:val="en-CA"/>
              </w:rPr>
              <w:t>Name</w:t>
            </w:r>
          </w:p>
        </w:tc>
        <w:tc>
          <w:tcPr>
            <w:tcW w:w="2552" w:type="dxa"/>
          </w:tcPr>
          <w:p w14:paraId="42698827"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659911C3"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507A174"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279F279"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0B57D757"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43ECCDBE"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stratigraphic relation, structural relation, intrusive relation)</w:t>
            </w:r>
          </w:p>
          <w:p w14:paraId="6E9DC12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7C71CE5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0C9A01C"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27" w:name="BKM_B740241F_3BC0_40B4_9972_D590F470452B"/>
            <w:bookmarkEnd w:id="727"/>
            <w:r w:rsidRPr="000D4260">
              <w:rPr>
                <w:rFonts w:asciiTheme="minorHAnsi" w:hAnsiTheme="minorHAnsi"/>
                <w:color w:val="000000"/>
                <w:sz w:val="20"/>
                <w:szCs w:val="20"/>
                <w:lang w:val="en-CA"/>
              </w:rPr>
              <w:t>sourceRole</w:t>
            </w:r>
          </w:p>
        </w:tc>
        <w:tc>
          <w:tcPr>
            <w:tcW w:w="2552" w:type="dxa"/>
          </w:tcPr>
          <w:p w14:paraId="520FF1CA"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48BBC540"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geologic feature or object (eg, overlying unit, underlying unit)</w:t>
            </w:r>
          </w:p>
          <w:p w14:paraId="668AF8A5"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7A21A94E"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5050DB6"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28" w:name="BKM_38727CDD_F0E8_4D00_A48C_555F0912BF41"/>
            <w:bookmarkEnd w:id="728"/>
            <w:r w:rsidRPr="000D4260">
              <w:rPr>
                <w:rFonts w:asciiTheme="minorHAnsi" w:hAnsiTheme="minorHAnsi"/>
                <w:color w:val="000000"/>
                <w:sz w:val="20"/>
                <w:szCs w:val="20"/>
                <w:lang w:val="en-CA"/>
              </w:rPr>
              <w:t>targetRole</w:t>
            </w:r>
          </w:p>
        </w:tc>
        <w:tc>
          <w:tcPr>
            <w:tcW w:w="2552" w:type="dxa"/>
          </w:tcPr>
          <w:p w14:paraId="1DEBC49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78E123D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geologic feature or object. (eg, overlying unit, underlying unit)</w:t>
            </w:r>
          </w:p>
          <w:p w14:paraId="702943F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Heading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77777777" w:rsidR="000D4260" w:rsidRDefault="000D4260" w:rsidP="000D4260">
      <w:pPr>
        <w:keepNext/>
      </w:pPr>
      <w:r>
        <w:rPr>
          <w:noProof/>
          <w:lang w:val="en-CA" w:eastAsia="en-CA"/>
        </w:rPr>
        <w:drawing>
          <wp:inline distT="0" distB="0" distL="0" distR="0" wp14:anchorId="730D303B" wp14:editId="4A1106EC">
            <wp:extent cx="4718685" cy="4822190"/>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8685" cy="4822190"/>
                    </a:xfrm>
                    <a:prstGeom prst="rect">
                      <a:avLst/>
                    </a:prstGeom>
                    <a:noFill/>
                    <a:ln>
                      <a:noFill/>
                    </a:ln>
                  </pic:spPr>
                </pic:pic>
              </a:graphicData>
            </a:graphic>
          </wp:inline>
        </w:drawing>
      </w:r>
    </w:p>
    <w:p w14:paraId="01E71704" w14:textId="31EA3F72" w:rsidR="000D4260" w:rsidRDefault="000D4260" w:rsidP="000D4260">
      <w:pPr>
        <w:pStyle w:val="Caption"/>
        <w:rPr>
          <w:lang w:val="en-CA"/>
        </w:rPr>
      </w:pPr>
      <w:r>
        <w:t xml:space="preserve">Figure </w:t>
      </w:r>
      <w:fldSimple w:instr=" SEQ Figure \* ARABIC ">
        <w:ins w:id="729" w:author="Eric Boisvert" w:date="2015-10-30T04:23:00Z">
          <w:r w:rsidR="007D2867">
            <w:rPr>
              <w:noProof/>
            </w:rPr>
            <w:t>33</w:t>
          </w:r>
        </w:ins>
        <w:del w:id="730" w:author="Eric Boisvert" w:date="2015-10-30T04:23:00Z">
          <w:r w:rsidR="00090DCF" w:rsidDel="007D2867">
            <w:rPr>
              <w:noProof/>
            </w:rPr>
            <w:delText>32</w:delText>
          </w:r>
        </w:del>
      </w:fldSimple>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731" w:name="BKM_C0695B09_DC02_4BDD_AE59_38E8AE1F4632"/>
      <w:bookmarkEnd w:id="731"/>
    </w:p>
    <w:tbl>
      <w:tblPr>
        <w:tblStyle w:val="LightShading"/>
        <w:tblW w:w="9735" w:type="dxa"/>
        <w:tblLayout w:type="fixed"/>
        <w:tblLook w:val="04A0" w:firstRow="1" w:lastRow="0" w:firstColumn="1" w:lastColumn="0" w:noHBand="0" w:noVBand="1"/>
      </w:tblPr>
      <w:tblGrid>
        <w:gridCol w:w="1384"/>
        <w:gridCol w:w="2552"/>
        <w:gridCol w:w="5799"/>
      </w:tblGrid>
      <w:tr w:rsidR="000D4260" w:rsidRPr="000D4260" w14:paraId="6ECAFFDF"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C36CB88"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32" w:name="BKM_F11CCC02_4943_439C_97BD_3878F0BA0970"/>
            <w:bookmarkEnd w:id="732"/>
            <w:r w:rsidRPr="000D4260">
              <w:rPr>
                <w:rFonts w:asciiTheme="minorHAnsi" w:hAnsiTheme="minorHAnsi"/>
                <w:color w:val="000000"/>
                <w:sz w:val="20"/>
                <w:szCs w:val="20"/>
                <w:lang w:val="en-CA"/>
              </w:rPr>
              <w:t>Name</w:t>
            </w:r>
          </w:p>
        </w:tc>
        <w:tc>
          <w:tcPr>
            <w:tcW w:w="2552" w:type="dxa"/>
          </w:tcPr>
          <w:p w14:paraId="2D2AC5CC"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5CF2EF16"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79C992A"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CC708E4"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7AAD0ED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5C1EF2E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sedimentary relation, igneous relation)</w:t>
            </w:r>
          </w:p>
          <w:p w14:paraId="2A591C3A"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248CA50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DACADAA"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33" w:name="BKM_8ABBD347_C257_4419_A3F6_0485375DCF7F"/>
            <w:bookmarkEnd w:id="733"/>
            <w:r w:rsidRPr="000D4260">
              <w:rPr>
                <w:rFonts w:asciiTheme="minorHAnsi" w:hAnsiTheme="minorHAnsi"/>
                <w:color w:val="000000"/>
                <w:sz w:val="20"/>
                <w:szCs w:val="20"/>
                <w:lang w:val="en-CA"/>
              </w:rPr>
              <w:t>sourceRole</w:t>
            </w:r>
          </w:p>
        </w:tc>
        <w:tc>
          <w:tcPr>
            <w:tcW w:w="2552" w:type="dxa"/>
          </w:tcPr>
          <w:p w14:paraId="348EF839"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6BD575A6"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earth material part (eg, matrix, clast, overgrowth)</w:t>
            </w:r>
          </w:p>
          <w:p w14:paraId="770F646D"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63ADDCA5"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2A2F77F"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34" w:name="BKM_40919ABF_3C16_41E1_8906_0D3CE189EB1B"/>
            <w:bookmarkEnd w:id="734"/>
            <w:r w:rsidRPr="000D4260">
              <w:rPr>
                <w:rFonts w:asciiTheme="minorHAnsi" w:hAnsiTheme="minorHAnsi"/>
                <w:color w:val="000000"/>
                <w:sz w:val="20"/>
                <w:szCs w:val="20"/>
                <w:lang w:val="en-CA"/>
              </w:rPr>
              <w:t>targetRole</w:t>
            </w:r>
          </w:p>
        </w:tc>
        <w:tc>
          <w:tcPr>
            <w:tcW w:w="2552" w:type="dxa"/>
          </w:tcPr>
          <w:p w14:paraId="00FD9EB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1CBE118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earth material part (eg, matrix, clast, overgrowth).</w:t>
            </w:r>
          </w:p>
          <w:p w14:paraId="42B2E2A6"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r>
        <w:rPr>
          <w:lang w:val="en-CA"/>
        </w:rPr>
        <w:t xml:space="preserve">Earth material </w:t>
      </w:r>
      <w:r w:rsidR="00481AF6">
        <w:rPr>
          <w:lang w:val="en-CA"/>
        </w:rPr>
        <w:t>details</w:t>
      </w:r>
    </w:p>
    <w:p w14:paraId="5D73C1E8" w14:textId="77777777" w:rsidR="00AE357E" w:rsidRDefault="00AE357E" w:rsidP="00355CAB">
      <w:pPr>
        <w:rPr>
          <w:lang w:val="en-CA"/>
        </w:rPr>
      </w:pPr>
    </w:p>
    <w:p w14:paraId="36F243C1" w14:textId="59B059D9" w:rsidR="00AE357E" w:rsidRDefault="00AE357E" w:rsidP="00355CAB">
      <w:pPr>
        <w:rPr>
          <w:lang w:val="en-CA"/>
        </w:rPr>
      </w:pPr>
      <w:proofErr w:type="gramStart"/>
      <w:r w:rsidRPr="00AE357E">
        <w:rPr>
          <w:lang w:val="en-CA"/>
        </w:rPr>
        <w:t>Extended descriptions of earth materials that comprise geologic features.</w:t>
      </w:r>
      <w:proofErr w:type="gramEnd"/>
    </w:p>
    <w:p w14:paraId="4FF40A3A" w14:textId="77777777" w:rsidR="00AE357E" w:rsidRDefault="00AE357E" w:rsidP="00AE357E">
      <w:pPr>
        <w:keepNext/>
      </w:pPr>
      <w:r>
        <w:rPr>
          <w:noProof/>
          <w:lang w:val="en-CA" w:eastAsia="en-CA"/>
        </w:rPr>
        <w:drawing>
          <wp:inline distT="0" distB="0" distL="0" distR="0" wp14:anchorId="18D936BB" wp14:editId="25A49B9B">
            <wp:extent cx="5486400" cy="3301514"/>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301514"/>
                    </a:xfrm>
                    <a:prstGeom prst="rect">
                      <a:avLst/>
                    </a:prstGeom>
                    <a:noFill/>
                    <a:ln>
                      <a:noFill/>
                    </a:ln>
                  </pic:spPr>
                </pic:pic>
              </a:graphicData>
            </a:graphic>
          </wp:inline>
        </w:drawing>
      </w:r>
    </w:p>
    <w:p w14:paraId="787DD0D7" w14:textId="3E58A97E" w:rsidR="00AE357E" w:rsidRDefault="00AE357E" w:rsidP="00AE357E">
      <w:pPr>
        <w:pStyle w:val="Caption"/>
      </w:pPr>
      <w:r>
        <w:t xml:space="preserve">Figure </w:t>
      </w:r>
      <w:fldSimple w:instr=" SEQ Figure \* ARABIC ">
        <w:ins w:id="735" w:author="Eric Boisvert" w:date="2015-10-30T04:23:00Z">
          <w:r w:rsidR="007D2867">
            <w:rPr>
              <w:noProof/>
            </w:rPr>
            <w:t>34</w:t>
          </w:r>
        </w:ins>
        <w:del w:id="736" w:author="Eric Boisvert" w:date="2015-10-30T04:23:00Z">
          <w:r w:rsidR="00090DCF" w:rsidDel="007D2867">
            <w:rPr>
              <w:noProof/>
            </w:rPr>
            <w:delText>33</w:delText>
          </w:r>
        </w:del>
      </w:fldSimple>
      <w:r>
        <w:t>: Overview of earth material description</w:t>
      </w:r>
    </w:p>
    <w:p w14:paraId="6A6B155F" w14:textId="2A473E63" w:rsidR="00AE357E" w:rsidRDefault="00AE357E" w:rsidP="00AE357E">
      <w:pPr>
        <w:pStyle w:val="Heading4"/>
      </w:pPr>
      <w:r>
        <w:t>Alteration description</w:t>
      </w:r>
    </w:p>
    <w:p w14:paraId="53CAE886" w14:textId="25CF5B1A" w:rsidR="00AE357E" w:rsidRDefault="00AE357E" w:rsidP="00AE357E">
      <w:r>
        <w:t xml:space="preserve">AlterationDescription decribes aspects of a geologic unit or earth material that are the result of bulk chemical, mineralogical or physical changes related to change in the physical or chemical environment.  </w:t>
      </w:r>
      <w:proofErr w:type="gramStart"/>
      <w:r>
        <w:t>Includes weathering, supergene alteration, hydrothermal alteration and metasomatic effects not considered metamorphic.</w:t>
      </w:r>
      <w:proofErr w:type="gramEnd"/>
      <w:r>
        <w:t xml:space="preserve">  A soil profile description would have to be constructed as a GeologicUnit with unit parts representing the various horizons in the profile.  Thickness of a weathering profile can be delivered as unitThickness of an AlterationUnit.</w:t>
      </w:r>
    </w:p>
    <w:p w14:paraId="0A31306A" w14:textId="72102E16" w:rsidR="00AE357E" w:rsidRDefault="00AE357E" w:rsidP="00AE357E">
      <w:r>
        <w:rPr>
          <w:noProof/>
          <w:lang w:val="en-CA" w:eastAsia="en-CA"/>
        </w:rPr>
        <w:lastRenderedPageBreak/>
        <w:drawing>
          <wp:inline distT="0" distB="0" distL="0" distR="0" wp14:anchorId="52AA8B4F" wp14:editId="1A2D7156">
            <wp:extent cx="5486400" cy="5870602"/>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870602"/>
                    </a:xfrm>
                    <a:prstGeom prst="rect">
                      <a:avLst/>
                    </a:prstGeom>
                    <a:noFill/>
                    <a:ln>
                      <a:noFill/>
                    </a:ln>
                  </pic:spPr>
                </pic:pic>
              </a:graphicData>
            </a:graphic>
          </wp:inline>
        </w:drawing>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737" w:name="BKM_8201810A_8593_4A0C_A4FE_B4A134FDF11D"/>
      <w:bookmarkEnd w:id="737"/>
    </w:p>
    <w:tbl>
      <w:tblPr>
        <w:tblStyle w:val="LightShading"/>
        <w:tblW w:w="9735" w:type="dxa"/>
        <w:tblLayout w:type="fixed"/>
        <w:tblLook w:val="04A0" w:firstRow="1" w:lastRow="0" w:firstColumn="1" w:lastColumn="0" w:noHBand="0" w:noVBand="1"/>
      </w:tblPr>
      <w:tblGrid>
        <w:gridCol w:w="2093"/>
        <w:gridCol w:w="1984"/>
        <w:gridCol w:w="5658"/>
      </w:tblGrid>
      <w:tr w:rsidR="00AE357E" w:rsidRPr="00AE357E" w14:paraId="33697A0A" w14:textId="77777777" w:rsidTr="00011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7E1A82"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738" w:name="BKM_7C508FBF_33D9_484F_911B_6377C69AD667"/>
            <w:bookmarkEnd w:id="738"/>
            <w:r w:rsidRPr="00AE357E">
              <w:rPr>
                <w:rFonts w:asciiTheme="minorHAnsi" w:hAnsiTheme="minorHAnsi"/>
                <w:color w:val="000000"/>
                <w:sz w:val="20"/>
                <w:szCs w:val="20"/>
                <w:lang w:val="en-CA"/>
              </w:rPr>
              <w:t>Name</w:t>
            </w:r>
          </w:p>
        </w:tc>
        <w:tc>
          <w:tcPr>
            <w:tcW w:w="1984" w:type="dxa"/>
          </w:tcPr>
          <w:p w14:paraId="79CBD393"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Type</w:t>
            </w:r>
          </w:p>
        </w:tc>
        <w:tc>
          <w:tcPr>
            <w:tcW w:w="5658" w:type="dxa"/>
          </w:tcPr>
          <w:p w14:paraId="1B80B341"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Description</w:t>
            </w:r>
          </w:p>
        </w:tc>
      </w:tr>
      <w:tr w:rsidR="00AE357E" w:rsidRPr="00AE357E" w14:paraId="297C3BC2"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07B98A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w:t>
            </w:r>
          </w:p>
        </w:tc>
        <w:tc>
          <w:tcPr>
            <w:tcW w:w="1984" w:type="dxa"/>
          </w:tcPr>
          <w:p w14:paraId="509C9317"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AlterationTypeTerm</w:t>
            </w:r>
          </w:p>
        </w:tc>
        <w:tc>
          <w:tcPr>
            <w:tcW w:w="5658" w:type="dxa"/>
          </w:tcPr>
          <w:p w14:paraId="21C3B166"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of alteration types (eg; potassic, argillic, advanced argillic)</w:t>
            </w:r>
          </w:p>
          <w:p w14:paraId="6B7959F0"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1B75CFAC"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1E0D46C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739" w:name="BKM_ED5D19E5_9BBB_4493_91D3_D708625FA37A"/>
            <w:bookmarkEnd w:id="739"/>
            <w:r w:rsidRPr="00AE357E">
              <w:rPr>
                <w:rFonts w:asciiTheme="minorHAnsi" w:hAnsiTheme="minorHAnsi"/>
                <w:color w:val="000000"/>
                <w:sz w:val="20"/>
                <w:szCs w:val="20"/>
                <w:lang w:val="en-CA"/>
              </w:rPr>
              <w:t>alterationProduct</w:t>
            </w:r>
          </w:p>
        </w:tc>
        <w:tc>
          <w:tcPr>
            <w:tcW w:w="1984" w:type="dxa"/>
          </w:tcPr>
          <w:p w14:paraId="7E616788"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EarthMaterial</w:t>
            </w:r>
          </w:p>
        </w:tc>
        <w:tc>
          <w:tcPr>
            <w:tcW w:w="5658" w:type="dxa"/>
          </w:tcPr>
          <w:p w14:paraId="79CDB66D"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AE357E" w:rsidRPr="00AE357E" w14:paraId="1D512C07"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1ACA865"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740" w:name="BKM_E45C3931_F3F9_4BB2_B916_F57604E1D027"/>
            <w:bookmarkEnd w:id="740"/>
            <w:r w:rsidRPr="00AE357E">
              <w:rPr>
                <w:rFonts w:asciiTheme="minorHAnsi" w:hAnsiTheme="minorHAnsi"/>
                <w:color w:val="000000"/>
                <w:sz w:val="20"/>
                <w:szCs w:val="20"/>
                <w:lang w:val="en-CA"/>
              </w:rPr>
              <w:t>alterationDistribution</w:t>
            </w:r>
          </w:p>
        </w:tc>
        <w:tc>
          <w:tcPr>
            <w:tcW w:w="1984" w:type="dxa"/>
          </w:tcPr>
          <w:p w14:paraId="27C4D2EE"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44DCBCB1"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 xml:space="preserve">AlterationDistribution describes the spatial distribution or </w:t>
            </w:r>
            <w:r w:rsidRPr="00AE357E">
              <w:rPr>
                <w:rFonts w:asciiTheme="minorHAnsi" w:hAnsiTheme="minorHAnsi"/>
                <w:color w:val="000000"/>
                <w:sz w:val="20"/>
                <w:szCs w:val="20"/>
                <w:lang w:val="en-CA"/>
              </w:rPr>
              <w:lastRenderedPageBreak/>
              <w:t>geometry of alteration zones. eg: patchy, spotted, banded, viens, vein breccia, pervasive, disseminated, etc</w:t>
            </w:r>
          </w:p>
          <w:p w14:paraId="633FB009"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37D31FCB"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4E12CB74"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741" w:name="BKM_26449531_DA00_4286_BEAD_53641C8C6B18"/>
            <w:bookmarkEnd w:id="741"/>
            <w:r w:rsidRPr="00AE357E">
              <w:rPr>
                <w:rFonts w:asciiTheme="minorHAnsi" w:hAnsiTheme="minorHAnsi"/>
                <w:color w:val="000000"/>
                <w:sz w:val="20"/>
                <w:szCs w:val="20"/>
                <w:lang w:val="en-CA"/>
              </w:rPr>
              <w:lastRenderedPageBreak/>
              <w:t>alterationDegree</w:t>
            </w:r>
          </w:p>
        </w:tc>
        <w:tc>
          <w:tcPr>
            <w:tcW w:w="1984" w:type="dxa"/>
          </w:tcPr>
          <w:p w14:paraId="421402D9"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14BE134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to indicate the strength of observed alteration.</w:t>
            </w:r>
          </w:p>
          <w:p w14:paraId="5AF6597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11F66" w:rsidRPr="00AE357E" w14:paraId="11B8B6D9"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61EA90" w14:textId="764B637E" w:rsidR="00011F66" w:rsidRPr="00AE357E" w:rsidRDefault="00011F66" w:rsidP="00AE357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alterationEvent</w:t>
            </w:r>
          </w:p>
        </w:tc>
        <w:tc>
          <w:tcPr>
            <w:tcW w:w="1984" w:type="dxa"/>
          </w:tcPr>
          <w:p w14:paraId="39705E18" w14:textId="4534CF9C"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658" w:type="dxa"/>
          </w:tcPr>
          <w:p w14:paraId="26D69902" w14:textId="3A158015"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Heading4"/>
      </w:pPr>
      <w:r>
        <w:t>Chemical Composition</w:t>
      </w:r>
    </w:p>
    <w:p w14:paraId="22990790" w14:textId="5F1232B8" w:rsidR="00604E1E" w:rsidRDefault="00604E1E" w:rsidP="00AE357E">
      <w:proofErr w:type="gramStart"/>
      <w:r w:rsidRPr="00604E1E">
        <w:t>A class to deliver the chemical composition of a geological unit or earth material, as a list of element or oxide concentrations.</w:t>
      </w:r>
      <w:proofErr w:type="gramEnd"/>
    </w:p>
    <w:p w14:paraId="1ECEDC1B" w14:textId="77777777" w:rsidR="00604E1E" w:rsidRDefault="00604E1E" w:rsidP="00604E1E">
      <w:pPr>
        <w:keepNext/>
      </w:pPr>
      <w:r>
        <w:rPr>
          <w:noProof/>
          <w:lang w:val="en-CA" w:eastAsia="en-CA"/>
        </w:rPr>
        <w:drawing>
          <wp:inline distT="0" distB="0" distL="0" distR="0" wp14:anchorId="41242CF0" wp14:editId="0BC7E49F">
            <wp:extent cx="4658360" cy="3036570"/>
            <wp:effectExtent l="0" t="0" r="889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8360" cy="3036570"/>
                    </a:xfrm>
                    <a:prstGeom prst="rect">
                      <a:avLst/>
                    </a:prstGeom>
                    <a:noFill/>
                    <a:ln>
                      <a:noFill/>
                    </a:ln>
                  </pic:spPr>
                </pic:pic>
              </a:graphicData>
            </a:graphic>
          </wp:inline>
        </w:drawing>
      </w:r>
    </w:p>
    <w:p w14:paraId="63C3EBAA" w14:textId="07C993EC" w:rsidR="00604E1E" w:rsidRDefault="00604E1E" w:rsidP="00604E1E">
      <w:pPr>
        <w:pStyle w:val="Caption"/>
      </w:pPr>
      <w:r>
        <w:t xml:space="preserve">Figure </w:t>
      </w:r>
      <w:fldSimple w:instr=" SEQ Figure \* ARABIC ">
        <w:ins w:id="742" w:author="Eric Boisvert" w:date="2015-10-30T04:23:00Z">
          <w:r w:rsidR="007D2867">
            <w:rPr>
              <w:noProof/>
            </w:rPr>
            <w:t>35</w:t>
          </w:r>
        </w:ins>
        <w:del w:id="743" w:author="Eric Boisvert" w:date="2015-10-30T04:23:00Z">
          <w:r w:rsidR="00090DCF" w:rsidDel="007D2867">
            <w:rPr>
              <w:noProof/>
            </w:rPr>
            <w:delText>34</w:delText>
          </w:r>
        </w:del>
      </w:fldSimple>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744" w:name="BKM_D4FBCA43_958A_4AEF_8332_5F96792672DF"/>
      <w:bookmarkEnd w:id="744"/>
    </w:p>
    <w:tbl>
      <w:tblPr>
        <w:tblStyle w:val="LightShading"/>
        <w:tblW w:w="9735" w:type="dxa"/>
        <w:tblLayout w:type="fixed"/>
        <w:tblLook w:val="04A0" w:firstRow="1" w:lastRow="0" w:firstColumn="1" w:lastColumn="0" w:noHBand="0" w:noVBand="1"/>
      </w:tblPr>
      <w:tblGrid>
        <w:gridCol w:w="1809"/>
        <w:gridCol w:w="1418"/>
        <w:gridCol w:w="6508"/>
      </w:tblGrid>
      <w:tr w:rsidR="00604E1E" w:rsidRPr="00604E1E" w14:paraId="4E90D7C6"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FB18221"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745" w:name="BKM_7DA6E39E_93F3_43B7_9C51_9F05A691932A"/>
            <w:bookmarkEnd w:id="745"/>
            <w:r w:rsidRPr="00604E1E">
              <w:rPr>
                <w:rFonts w:asciiTheme="minorHAnsi" w:hAnsiTheme="minorHAnsi"/>
                <w:color w:val="000000"/>
                <w:sz w:val="20"/>
                <w:szCs w:val="20"/>
                <w:lang w:val="en-CA"/>
              </w:rPr>
              <w:t>Name</w:t>
            </w:r>
          </w:p>
        </w:tc>
        <w:tc>
          <w:tcPr>
            <w:tcW w:w="1418" w:type="dxa"/>
          </w:tcPr>
          <w:p w14:paraId="77D9E827"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6508" w:type="dxa"/>
          </w:tcPr>
          <w:p w14:paraId="7DAC1AE6"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4FCCF36E"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5B2A843"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chemicalAnalysis</w:t>
            </w:r>
          </w:p>
        </w:tc>
        <w:tc>
          <w:tcPr>
            <w:tcW w:w="1418" w:type="dxa"/>
          </w:tcPr>
          <w:p w14:paraId="51EDEA4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DataRecord</w:t>
            </w:r>
          </w:p>
        </w:tc>
        <w:tc>
          <w:tcPr>
            <w:tcW w:w="6508" w:type="dxa"/>
          </w:tcPr>
          <w:p w14:paraId="2F42959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7DA21CA" w:rsidR="00604E1E" w:rsidRDefault="00604E1E" w:rsidP="00AE357E">
      <w:proofErr w:type="gramStart"/>
      <w:r w:rsidRPr="00604E1E">
        <w:t>Extended description of a compound earth material (ie, rocks and unconsolidated solid earth materials).</w:t>
      </w:r>
      <w:proofErr w:type="gramEnd"/>
    </w:p>
    <w:p w14:paraId="79751289" w14:textId="77777777" w:rsidR="00604E1E" w:rsidRDefault="00604E1E" w:rsidP="00AE357E"/>
    <w:p w14:paraId="15980233" w14:textId="77777777" w:rsidR="00604E1E" w:rsidRDefault="00604E1E" w:rsidP="00604E1E">
      <w:pPr>
        <w:keepNext/>
      </w:pPr>
      <w:r>
        <w:rPr>
          <w:noProof/>
          <w:lang w:val="en-CA" w:eastAsia="en-CA"/>
        </w:rPr>
        <w:lastRenderedPageBreak/>
        <w:drawing>
          <wp:inline distT="0" distB="0" distL="0" distR="0" wp14:anchorId="27BE1CFF" wp14:editId="3C838B52">
            <wp:extent cx="5486400" cy="4856610"/>
            <wp:effectExtent l="0" t="0" r="0" b="12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856610"/>
                    </a:xfrm>
                    <a:prstGeom prst="rect">
                      <a:avLst/>
                    </a:prstGeom>
                    <a:noFill/>
                    <a:ln>
                      <a:noFill/>
                    </a:ln>
                  </pic:spPr>
                </pic:pic>
              </a:graphicData>
            </a:graphic>
          </wp:inline>
        </w:drawing>
      </w:r>
    </w:p>
    <w:p w14:paraId="34F96725" w14:textId="38B7D0EB" w:rsidR="00604E1E" w:rsidRDefault="00604E1E" w:rsidP="00604E1E">
      <w:pPr>
        <w:pStyle w:val="Caption"/>
      </w:pPr>
      <w:r>
        <w:t xml:space="preserve">Figure </w:t>
      </w:r>
      <w:fldSimple w:instr=" SEQ Figure \* ARABIC ">
        <w:ins w:id="746" w:author="Eric Boisvert" w:date="2015-10-30T04:23:00Z">
          <w:r w:rsidR="007D2867">
            <w:rPr>
              <w:noProof/>
            </w:rPr>
            <w:t>36</w:t>
          </w:r>
        </w:ins>
        <w:del w:id="747" w:author="Eric Boisvert" w:date="2015-10-30T04:23:00Z">
          <w:r w:rsidR="00090DCF" w:rsidDel="007D2867">
            <w:rPr>
              <w:noProof/>
            </w:rPr>
            <w:delText>35</w:delText>
          </w:r>
        </w:del>
      </w:fldSimple>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748" w:name="BKM_0126A46B_77F6_4F3D_8366_99D7292A119E"/>
      <w:bookmarkEnd w:id="748"/>
    </w:p>
    <w:tbl>
      <w:tblPr>
        <w:tblStyle w:val="LightShading"/>
        <w:tblW w:w="9735" w:type="dxa"/>
        <w:tblLayout w:type="fixed"/>
        <w:tblLook w:val="04A0" w:firstRow="1" w:lastRow="0" w:firstColumn="1" w:lastColumn="0" w:noHBand="0" w:noVBand="1"/>
      </w:tblPr>
      <w:tblGrid>
        <w:gridCol w:w="2235"/>
        <w:gridCol w:w="1842"/>
        <w:gridCol w:w="5658"/>
      </w:tblGrid>
      <w:tr w:rsidR="00604E1E" w:rsidRPr="00604E1E" w14:paraId="18D0EC1C"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76B1EFB"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749" w:name="BKM_68F68CA6_F7FB_411D_8560_851B7315C00E"/>
            <w:bookmarkEnd w:id="749"/>
            <w:r w:rsidRPr="00604E1E">
              <w:rPr>
                <w:rFonts w:asciiTheme="minorHAnsi" w:hAnsiTheme="minorHAnsi"/>
                <w:color w:val="000000"/>
                <w:sz w:val="20"/>
                <w:szCs w:val="20"/>
                <w:lang w:val="en-CA"/>
              </w:rPr>
              <w:t>Name</w:t>
            </w:r>
          </w:p>
        </w:tc>
        <w:tc>
          <w:tcPr>
            <w:tcW w:w="1842" w:type="dxa"/>
          </w:tcPr>
          <w:p w14:paraId="139069B0"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5658" w:type="dxa"/>
          </w:tcPr>
          <w:p w14:paraId="26334AFF"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07D5D0E8"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FEAEFD"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compositionCategory</w:t>
            </w:r>
          </w:p>
        </w:tc>
        <w:tc>
          <w:tcPr>
            <w:tcW w:w="1842" w:type="dxa"/>
          </w:tcPr>
          <w:p w14:paraId="428BD7F5"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09E8A6C0"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E1E" w:rsidRPr="00604E1E" w14:paraId="0AE3FF5B"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0BC0908"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750" w:name="BKM_F5243BEF_0ABC_4433_AFCB_2FCD01906472"/>
            <w:bookmarkEnd w:id="750"/>
            <w:r w:rsidRPr="00604E1E">
              <w:rPr>
                <w:rFonts w:asciiTheme="minorHAnsi" w:hAnsiTheme="minorHAnsi"/>
                <w:color w:val="000000"/>
                <w:sz w:val="20"/>
                <w:szCs w:val="20"/>
                <w:lang w:val="en-CA"/>
              </w:rPr>
              <w:t>geneticCategory</w:t>
            </w:r>
          </w:p>
        </w:tc>
        <w:tc>
          <w:tcPr>
            <w:tcW w:w="1842" w:type="dxa"/>
          </w:tcPr>
          <w:p w14:paraId="38B34CF3"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519BE65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A term that represents a summary geologic history of the material. (</w:t>
            </w:r>
            <w:proofErr w:type="gramStart"/>
            <w:r w:rsidRPr="00604E1E">
              <w:rPr>
                <w:rFonts w:asciiTheme="minorHAnsi" w:hAnsiTheme="minorHAnsi"/>
                <w:color w:val="000000"/>
                <w:sz w:val="20"/>
                <w:szCs w:val="20"/>
                <w:lang w:val="en-CA"/>
              </w:rPr>
              <w:t>ie</w:t>
            </w:r>
            <w:proofErr w:type="gramEnd"/>
            <w:r w:rsidRPr="00604E1E">
              <w:rPr>
                <w:rFonts w:asciiTheme="minorHAnsi" w:hAnsiTheme="minorHAnsi"/>
                <w:color w:val="000000"/>
                <w:sz w:val="20"/>
                <w:szCs w:val="20"/>
                <w:lang w:val="en-CA"/>
              </w:rPr>
              <w:t xml:space="preserve">, a genetic process classifier term). Examples include igneous, sedimentary, metamorphic, shock metamorphic, volcanic, </w:t>
            </w:r>
            <w:proofErr w:type="gramStart"/>
            <w:r w:rsidRPr="00604E1E">
              <w:rPr>
                <w:rFonts w:asciiTheme="minorHAnsi" w:hAnsiTheme="minorHAnsi"/>
                <w:color w:val="000000"/>
                <w:sz w:val="20"/>
                <w:szCs w:val="20"/>
                <w:lang w:val="en-CA"/>
              </w:rPr>
              <w:t>pyroclastic</w:t>
            </w:r>
            <w:proofErr w:type="gramEnd"/>
            <w:r w:rsidRPr="00604E1E">
              <w:rPr>
                <w:rFonts w:asciiTheme="minorHAnsi" w:hAnsiTheme="minorHAnsi"/>
                <w:color w:val="000000"/>
                <w:sz w:val="20"/>
                <w:szCs w:val="20"/>
                <w:lang w:val="en-CA"/>
              </w:rPr>
              <w:t>.</w:t>
            </w:r>
          </w:p>
          <w:p w14:paraId="64E045D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E1E" w:rsidRPr="00604E1E" w14:paraId="48B0B512"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975667A" w14:textId="1EACDBA0"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particleGeometry</w:t>
            </w:r>
          </w:p>
        </w:tc>
        <w:tc>
          <w:tcPr>
            <w:tcW w:w="1842" w:type="dxa"/>
          </w:tcPr>
          <w:p w14:paraId="27E943F1" w14:textId="20BB3D7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ParticleGeometry</w:t>
            </w:r>
            <w:r>
              <w:rPr>
                <w:rFonts w:asciiTheme="minorHAnsi" w:hAnsiTheme="minorHAnsi"/>
                <w:color w:val="000000"/>
                <w:sz w:val="20"/>
                <w:szCs w:val="20"/>
                <w:lang w:val="en-CA"/>
              </w:rPr>
              <w:br/>
              <w:t>Description</w:t>
            </w:r>
          </w:p>
        </w:tc>
        <w:tc>
          <w:tcPr>
            <w:tcW w:w="5658" w:type="dxa"/>
          </w:tcPr>
          <w:p w14:paraId="3AE04480" w14:textId="55E9CE9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particle geometry description</w:t>
            </w:r>
          </w:p>
        </w:tc>
      </w:tr>
      <w:tr w:rsidR="00604E1E" w:rsidRPr="00604E1E" w14:paraId="6FD377EE"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E1F53D3" w14:textId="68724DD5"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constituent</w:t>
            </w:r>
          </w:p>
        </w:tc>
        <w:tc>
          <w:tcPr>
            <w:tcW w:w="1842" w:type="dxa"/>
          </w:tcPr>
          <w:p w14:paraId="52DF88CA" w14:textId="7A6CF6A3"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ConstituentPart</w:t>
            </w:r>
          </w:p>
        </w:tc>
        <w:tc>
          <w:tcPr>
            <w:tcW w:w="5658" w:type="dxa"/>
          </w:tcPr>
          <w:p w14:paraId="648F7DA1" w14:textId="143BD1BC"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Heading4"/>
      </w:pPr>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751" w:name="BKM_D2D5D1B2_3FF4_4650_95E3_DA08EE4A7DFF"/>
      <w:bookmarkEnd w:id="751"/>
    </w:p>
    <w:tbl>
      <w:tblPr>
        <w:tblStyle w:val="LightShading"/>
        <w:tblW w:w="9735" w:type="dxa"/>
        <w:tblLayout w:type="fixed"/>
        <w:tblLook w:val="04A0" w:firstRow="1" w:lastRow="0" w:firstColumn="1" w:lastColumn="0" w:noHBand="0" w:noVBand="1"/>
      </w:tblPr>
      <w:tblGrid>
        <w:gridCol w:w="1668"/>
        <w:gridCol w:w="1701"/>
        <w:gridCol w:w="6366"/>
      </w:tblGrid>
      <w:tr w:rsidR="00E66A9E" w:rsidRPr="00E66A9E" w14:paraId="21F1D0B3" w14:textId="77777777" w:rsidTr="00E66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A068A51"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752" w:name="BKM_7D2E3FD4_C90D_40DB_8BA1_3E5458C981C0"/>
            <w:bookmarkEnd w:id="752"/>
            <w:r w:rsidRPr="00E66A9E">
              <w:rPr>
                <w:rFonts w:asciiTheme="minorHAnsi" w:hAnsiTheme="minorHAnsi"/>
                <w:color w:val="000000"/>
                <w:sz w:val="20"/>
                <w:szCs w:val="20"/>
                <w:lang w:val="en-CA"/>
              </w:rPr>
              <w:t>Name</w:t>
            </w:r>
          </w:p>
        </w:tc>
        <w:tc>
          <w:tcPr>
            <w:tcW w:w="1701" w:type="dxa"/>
          </w:tcPr>
          <w:p w14:paraId="47F53179"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Type</w:t>
            </w:r>
          </w:p>
        </w:tc>
        <w:tc>
          <w:tcPr>
            <w:tcW w:w="6366" w:type="dxa"/>
          </w:tcPr>
          <w:p w14:paraId="2477C5F3"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Description</w:t>
            </w:r>
          </w:p>
        </w:tc>
      </w:tr>
      <w:tr w:rsidR="00E66A9E" w:rsidRPr="00E66A9E" w14:paraId="3C66EF10"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4E01933"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r w:rsidRPr="00E66A9E">
              <w:rPr>
                <w:rFonts w:asciiTheme="minorHAnsi" w:hAnsiTheme="minorHAnsi"/>
                <w:color w:val="000000"/>
                <w:sz w:val="20"/>
                <w:szCs w:val="20"/>
                <w:lang w:val="en-CA"/>
              </w:rPr>
              <w:t>particleType</w:t>
            </w:r>
          </w:p>
        </w:tc>
        <w:tc>
          <w:tcPr>
            <w:tcW w:w="1701" w:type="dxa"/>
          </w:tcPr>
          <w:p w14:paraId="34339FE1"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ParticleTypeTerm</w:t>
            </w:r>
          </w:p>
        </w:tc>
        <w:tc>
          <w:tcPr>
            <w:tcW w:w="6366" w:type="dxa"/>
          </w:tcPr>
          <w:p w14:paraId="3B895939"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See discussion of particleType vs ConstituentPart.role in the scope notes for ConstituentPart.</w:t>
            </w:r>
          </w:p>
          <w:p w14:paraId="2B92DE4D"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78BC5CD6"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53EE1067"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753" w:name="BKM_13EF909A_AB70_4901_8CA1_C3BA3F992378"/>
            <w:bookmarkEnd w:id="753"/>
            <w:r w:rsidRPr="00E66A9E">
              <w:rPr>
                <w:rFonts w:asciiTheme="minorHAnsi" w:hAnsiTheme="minorHAnsi"/>
                <w:color w:val="000000"/>
                <w:sz w:val="20"/>
                <w:szCs w:val="20"/>
                <w:lang w:val="en-CA"/>
              </w:rPr>
              <w:t>aspectRatio</w:t>
            </w:r>
          </w:p>
        </w:tc>
        <w:tc>
          <w:tcPr>
            <w:tcW w:w="1701" w:type="dxa"/>
          </w:tcPr>
          <w:p w14:paraId="6EF82638"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40DF1446"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36C31C3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D42704E"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754" w:name="BKM_A7128990_6B6B_49DD_9D88_9E8D7207A879"/>
            <w:bookmarkEnd w:id="754"/>
            <w:r w:rsidRPr="00E66A9E">
              <w:rPr>
                <w:rFonts w:asciiTheme="minorHAnsi" w:hAnsiTheme="minorHAnsi"/>
                <w:color w:val="000000"/>
                <w:sz w:val="20"/>
                <w:szCs w:val="20"/>
                <w:lang w:val="en-CA"/>
              </w:rPr>
              <w:t>shape</w:t>
            </w:r>
          </w:p>
        </w:tc>
        <w:tc>
          <w:tcPr>
            <w:tcW w:w="1701" w:type="dxa"/>
          </w:tcPr>
          <w:p w14:paraId="28DB5633"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0186B1BB"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603A92F2"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761DE824"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755" w:name="BKM_92F07FBA_BBCD_4C39_9112_B2569C6076C8"/>
            <w:bookmarkEnd w:id="755"/>
            <w:r w:rsidRPr="00E66A9E">
              <w:rPr>
                <w:rFonts w:asciiTheme="minorHAnsi" w:hAnsiTheme="minorHAnsi"/>
                <w:color w:val="000000"/>
                <w:sz w:val="20"/>
                <w:szCs w:val="20"/>
                <w:lang w:val="en-CA"/>
              </w:rPr>
              <w:t>size</w:t>
            </w:r>
          </w:p>
        </w:tc>
        <w:tc>
          <w:tcPr>
            <w:tcW w:w="1701" w:type="dxa"/>
          </w:tcPr>
          <w:p w14:paraId="745FAF27"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QuantityRange</w:t>
            </w:r>
          </w:p>
        </w:tc>
        <w:tc>
          <w:tcPr>
            <w:tcW w:w="6366" w:type="dxa"/>
          </w:tcPr>
          <w:p w14:paraId="15CF5199"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Size attribute specifies particle grainsize.  Values may be reported using absolute measurements (eg: range, mean, median, mode, maximum) or as descriptive terms from a schema appropriate to the type of </w:t>
            </w:r>
            <w:r w:rsidRPr="00E66A9E">
              <w:rPr>
                <w:rFonts w:asciiTheme="minorHAnsi" w:hAnsiTheme="minorHAnsi"/>
                <w:color w:val="000000"/>
                <w:sz w:val="20"/>
                <w:szCs w:val="20"/>
                <w:lang w:val="en-CA"/>
              </w:rPr>
              <w:lastRenderedPageBreak/>
              <w:t>Compound Material (eg: the Udden-Wentworth sheme for clastic sedimentary rocks - silt, sand, gravel; volcaniclastic rocks - ash, lapilli, bomb; crystalline rocks - fine, medium, coarse, cryptocrystalline)</w:t>
            </w:r>
          </w:p>
          <w:p w14:paraId="4D7A19BF"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2A9ABB4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2243098"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756" w:name="BKM_02F24C6F_6A70_4304_88F6_978891E8D391"/>
            <w:bookmarkEnd w:id="756"/>
            <w:r w:rsidRPr="00E66A9E">
              <w:rPr>
                <w:rFonts w:asciiTheme="minorHAnsi" w:hAnsiTheme="minorHAnsi"/>
                <w:color w:val="000000"/>
                <w:sz w:val="20"/>
                <w:szCs w:val="20"/>
                <w:lang w:val="en-CA"/>
              </w:rPr>
              <w:lastRenderedPageBreak/>
              <w:t>sorting</w:t>
            </w:r>
          </w:p>
        </w:tc>
        <w:tc>
          <w:tcPr>
            <w:tcW w:w="1701" w:type="dxa"/>
          </w:tcPr>
          <w:p w14:paraId="01691987"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38050F82"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E66A9E">
              <w:rPr>
                <w:rFonts w:asciiTheme="minorHAnsi" w:hAnsiTheme="minorHAnsi"/>
                <w:color w:val="000000"/>
                <w:sz w:val="20"/>
                <w:szCs w:val="20"/>
                <w:lang w:val="en-CA"/>
              </w:rPr>
              <w:t>sorted,</w:t>
            </w:r>
            <w:proofErr w:type="gramEnd"/>
            <w:r w:rsidRPr="00E66A9E">
              <w:rPr>
                <w:rFonts w:asciiTheme="minorHAnsi" w:hAnsiTheme="minorHAnsi"/>
                <w:color w:val="000000"/>
                <w:sz w:val="20"/>
                <w:szCs w:val="20"/>
                <w:lang w:val="en-CA"/>
              </w:rPr>
              <w:t xml:space="preserve"> or igneous terms such as porphyritic, equigranuilar, seriate.</w:t>
            </w:r>
          </w:p>
          <w:p w14:paraId="3530C24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3B49CA6" w14:textId="77777777" w:rsidR="00E66A9E" w:rsidRDefault="00E66A9E" w:rsidP="00AE357E"/>
    <w:p w14:paraId="0949F96F" w14:textId="7FD35FD5" w:rsidR="00604E1E" w:rsidRDefault="00E66A9E" w:rsidP="00E66A9E">
      <w:pPr>
        <w:pStyle w:val="Heading4"/>
      </w:pPr>
      <w:r w:rsidRPr="00E66A9E">
        <w:t>ConstituentPart</w:t>
      </w:r>
    </w:p>
    <w:p w14:paraId="6B1069C9" w14:textId="77777777" w:rsidR="00E66A9E" w:rsidRDefault="00E66A9E" w:rsidP="00AE357E"/>
    <w:p w14:paraId="58AC1117" w14:textId="6013F4E0" w:rsidR="00E66A9E" w:rsidRDefault="00E66A9E" w:rsidP="00E66A9E">
      <w:r>
        <w:t>The Constituent Part class describes how Earth Materials may be made up of other Earth Materials, including the proportion of the constituent part in the whole (eg: 20%, minor, 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757" w:name="BKM_D2385579_8CEC_41FC_ACD0_1242C0AEF96E"/>
      <w:bookmarkEnd w:id="757"/>
    </w:p>
    <w:tbl>
      <w:tblPr>
        <w:tblStyle w:val="LightShading"/>
        <w:tblW w:w="9735" w:type="dxa"/>
        <w:tblLayout w:type="fixed"/>
        <w:tblLook w:val="04A0" w:firstRow="1" w:lastRow="0" w:firstColumn="1" w:lastColumn="0" w:noHBand="0" w:noVBand="1"/>
      </w:tblPr>
      <w:tblGrid>
        <w:gridCol w:w="1242"/>
        <w:gridCol w:w="2552"/>
        <w:gridCol w:w="5941"/>
      </w:tblGrid>
      <w:tr w:rsidR="008E4068" w:rsidRPr="008E4068" w14:paraId="2A4B0266" w14:textId="77777777" w:rsidTr="008E40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56D26AA"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758" w:name="BKM_C5A88E79_2FB3_4893_8914_60419C00F2D2"/>
            <w:bookmarkEnd w:id="758"/>
            <w:r w:rsidRPr="008E4068">
              <w:rPr>
                <w:rFonts w:asciiTheme="minorHAnsi" w:hAnsiTheme="minorHAnsi"/>
                <w:color w:val="000000"/>
                <w:sz w:val="20"/>
                <w:szCs w:val="20"/>
                <w:lang w:val="en-CA"/>
              </w:rPr>
              <w:t>Name</w:t>
            </w:r>
          </w:p>
        </w:tc>
        <w:tc>
          <w:tcPr>
            <w:tcW w:w="2552" w:type="dxa"/>
          </w:tcPr>
          <w:p w14:paraId="277128DE"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Type</w:t>
            </w:r>
          </w:p>
        </w:tc>
        <w:tc>
          <w:tcPr>
            <w:tcW w:w="5941" w:type="dxa"/>
          </w:tcPr>
          <w:p w14:paraId="3B398FB6"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Description</w:t>
            </w:r>
          </w:p>
        </w:tc>
      </w:tr>
      <w:tr w:rsidR="008E4068" w:rsidRPr="008E4068" w14:paraId="3E06AB80" w14:textId="77777777" w:rsidTr="008E4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A7CF42"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r w:rsidRPr="008E4068">
              <w:rPr>
                <w:rFonts w:asciiTheme="minorHAnsi" w:hAnsiTheme="minorHAnsi"/>
                <w:color w:val="000000"/>
                <w:sz w:val="20"/>
                <w:szCs w:val="20"/>
                <w:lang w:val="en-CA"/>
              </w:rPr>
              <w:t>role</w:t>
            </w:r>
          </w:p>
        </w:tc>
        <w:tc>
          <w:tcPr>
            <w:tcW w:w="2552" w:type="dxa"/>
          </w:tcPr>
          <w:p w14:paraId="32C6E667"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ConstituentPartRoleTerm</w:t>
            </w:r>
          </w:p>
        </w:tc>
        <w:tc>
          <w:tcPr>
            <w:tcW w:w="5941" w:type="dxa"/>
          </w:tcPr>
          <w:p w14:paraId="1381C594"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w:t>
            </w:r>
            <w:proofErr w:type="gramStart"/>
            <w:r w:rsidRPr="008E4068">
              <w:rPr>
                <w:rFonts w:asciiTheme="minorHAnsi" w:hAnsiTheme="minorHAnsi"/>
                <w:color w:val="000000"/>
                <w:sz w:val="20"/>
                <w:szCs w:val="20"/>
                <w:lang w:val="en-CA"/>
              </w:rPr>
              <w:t>an</w:t>
            </w:r>
            <w:proofErr w:type="gramEnd"/>
            <w:r w:rsidRPr="008E4068">
              <w:rPr>
                <w:rFonts w:asciiTheme="minorHAnsi" w:hAnsiTheme="minorHAnsi"/>
                <w:color w:val="000000"/>
                <w:sz w:val="20"/>
                <w:szCs w:val="20"/>
                <w:lang w:val="en-CA"/>
              </w:rPr>
              <w:t xml:space="preserve"> ConstituentPart::role) within a single igneous rock.</w:t>
            </w:r>
          </w:p>
          <w:p w14:paraId="74856F2B"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4068" w:rsidRPr="008E4068" w14:paraId="1C1DDFDD" w14:textId="77777777" w:rsidTr="008E4068">
        <w:tc>
          <w:tcPr>
            <w:cnfStyle w:val="001000000000" w:firstRow="0" w:lastRow="0" w:firstColumn="1" w:lastColumn="0" w:oddVBand="0" w:evenVBand="0" w:oddHBand="0" w:evenHBand="0" w:firstRowFirstColumn="0" w:firstRowLastColumn="0" w:lastRowFirstColumn="0" w:lastRowLastColumn="0"/>
            <w:tcW w:w="1242" w:type="dxa"/>
          </w:tcPr>
          <w:p w14:paraId="20EE101D"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759" w:name="BKM_A4F3FCE3_772C_4588_A2A4_96535416D1B6"/>
            <w:bookmarkEnd w:id="759"/>
            <w:r w:rsidRPr="008E4068">
              <w:rPr>
                <w:rFonts w:asciiTheme="minorHAnsi" w:hAnsiTheme="minorHAnsi"/>
                <w:color w:val="000000"/>
                <w:sz w:val="20"/>
                <w:szCs w:val="20"/>
                <w:lang w:val="en-CA"/>
              </w:rPr>
              <w:t>proportion</w:t>
            </w:r>
          </w:p>
        </w:tc>
        <w:tc>
          <w:tcPr>
            <w:tcW w:w="2552" w:type="dxa"/>
          </w:tcPr>
          <w:p w14:paraId="67ECEE5E"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QuantityRange</w:t>
            </w:r>
          </w:p>
        </w:tc>
        <w:tc>
          <w:tcPr>
            <w:tcW w:w="5941" w:type="dxa"/>
          </w:tcPr>
          <w:p w14:paraId="07817115"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p w14:paraId="0C31A157"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lastRenderedPageBreak/>
              <w:t>Quantity that specifies the fraction of the Earth Material formed by the part (eg: 20%, minor, dominant)</w:t>
            </w:r>
          </w:p>
          <w:p w14:paraId="67073F8D"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7777777" w:rsidR="003A479F" w:rsidRDefault="003A479F" w:rsidP="003A479F">
      <w:pPr>
        <w:keepNext/>
      </w:pPr>
      <w:r>
        <w:rPr>
          <w:noProof/>
          <w:lang w:val="en-CA" w:eastAsia="en-CA"/>
        </w:rPr>
        <w:drawing>
          <wp:inline distT="0" distB="0" distL="0" distR="0" wp14:anchorId="042203C1" wp14:editId="2E738AFD">
            <wp:extent cx="4062730" cy="308800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62730" cy="3088005"/>
                    </a:xfrm>
                    <a:prstGeom prst="rect">
                      <a:avLst/>
                    </a:prstGeom>
                    <a:noFill/>
                    <a:ln>
                      <a:noFill/>
                    </a:ln>
                  </pic:spPr>
                </pic:pic>
              </a:graphicData>
            </a:graphic>
          </wp:inline>
        </w:drawing>
      </w:r>
    </w:p>
    <w:p w14:paraId="13AEE541" w14:textId="70F8E092" w:rsidR="003A479F" w:rsidRDefault="003A479F" w:rsidP="003A479F">
      <w:pPr>
        <w:pStyle w:val="Caption"/>
      </w:pPr>
      <w:r>
        <w:t xml:space="preserve">Figure </w:t>
      </w:r>
      <w:fldSimple w:instr=" SEQ Figure \* ARABIC ">
        <w:ins w:id="760" w:author="Eric Boisvert" w:date="2015-10-30T04:23:00Z">
          <w:r w:rsidR="007D2867">
            <w:rPr>
              <w:noProof/>
            </w:rPr>
            <w:t>37</w:t>
          </w:r>
        </w:ins>
        <w:del w:id="761" w:author="Eric Boisvert" w:date="2015-10-30T04:23:00Z">
          <w:r w:rsidR="00090DCF" w:rsidDel="007D2867">
            <w:rPr>
              <w:noProof/>
            </w:rPr>
            <w:delText>36</w:delText>
          </w:r>
        </w:del>
      </w:fldSimple>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762" w:name="BKM_CEE739CE_1DAA_46F5_B493_438C458DE763"/>
      <w:bookmarkEnd w:id="762"/>
    </w:p>
    <w:tbl>
      <w:tblPr>
        <w:tblStyle w:val="LightShading"/>
        <w:tblW w:w="9735" w:type="dxa"/>
        <w:tblLayout w:type="fixed"/>
        <w:tblLook w:val="04A0" w:firstRow="1" w:lastRow="0" w:firstColumn="1" w:lastColumn="0" w:noHBand="0" w:noVBand="1"/>
      </w:tblPr>
      <w:tblGrid>
        <w:gridCol w:w="1526"/>
        <w:gridCol w:w="1701"/>
        <w:gridCol w:w="6508"/>
      </w:tblGrid>
      <w:tr w:rsidR="003A479F" w:rsidRPr="003A479F" w14:paraId="57C7BC52"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56942C2"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bookmarkStart w:id="763" w:name="BKM_F9869380_E0FA_4E99_89A5_99DF9CC6BB40"/>
            <w:bookmarkEnd w:id="763"/>
            <w:r w:rsidRPr="003A479F">
              <w:rPr>
                <w:rFonts w:asciiTheme="minorHAnsi" w:hAnsiTheme="minorHAnsi"/>
                <w:color w:val="000000"/>
                <w:sz w:val="20"/>
                <w:szCs w:val="20"/>
                <w:lang w:val="en-CA"/>
              </w:rPr>
              <w:t>Name</w:t>
            </w:r>
          </w:p>
        </w:tc>
        <w:tc>
          <w:tcPr>
            <w:tcW w:w="1701" w:type="dxa"/>
          </w:tcPr>
          <w:p w14:paraId="5232D6A8"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Type</w:t>
            </w:r>
          </w:p>
        </w:tc>
        <w:tc>
          <w:tcPr>
            <w:tcW w:w="6508" w:type="dxa"/>
          </w:tcPr>
          <w:p w14:paraId="0361BE21"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Description</w:t>
            </w:r>
          </w:p>
        </w:tc>
      </w:tr>
      <w:tr w:rsidR="003A479F" w:rsidRPr="003A479F" w14:paraId="26E3E420"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49088CE"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r w:rsidRPr="003A479F">
              <w:rPr>
                <w:rFonts w:asciiTheme="minorHAnsi" w:hAnsiTheme="minorHAnsi"/>
                <w:color w:val="000000"/>
                <w:sz w:val="20"/>
                <w:szCs w:val="20"/>
                <w:lang w:val="en-CA"/>
              </w:rPr>
              <w:lastRenderedPageBreak/>
              <w:t>fabricType</w:t>
            </w:r>
          </w:p>
        </w:tc>
        <w:tc>
          <w:tcPr>
            <w:tcW w:w="1701" w:type="dxa"/>
          </w:tcPr>
          <w:p w14:paraId="57DD19B5"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FabricTypeTerm</w:t>
            </w:r>
          </w:p>
        </w:tc>
        <w:tc>
          <w:tcPr>
            <w:tcW w:w="6508" w:type="dxa"/>
          </w:tcPr>
          <w:p w14:paraId="58300A8C"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 xml:space="preserve">Attribute to denote the type of fabric in the CompoundMaterial (eg, rapikivi texture, autobrecciation, spaced cleavage, </w:t>
            </w:r>
            <w:proofErr w:type="gramStart"/>
            <w:r w:rsidRPr="003A479F">
              <w:rPr>
                <w:rFonts w:asciiTheme="minorHAnsi" w:hAnsiTheme="minorHAnsi"/>
                <w:color w:val="000000"/>
                <w:sz w:val="20"/>
                <w:szCs w:val="20"/>
                <w:lang w:val="en-CA"/>
              </w:rPr>
              <w:t>porphyroblastic</w:t>
            </w:r>
            <w:proofErr w:type="gramEnd"/>
            <w:r w:rsidRPr="003A479F">
              <w:rPr>
                <w:rFonts w:asciiTheme="minorHAnsi" w:hAnsiTheme="minorHAnsi"/>
                <w:color w:val="000000"/>
                <w:sz w:val="20"/>
                <w:szCs w:val="20"/>
                <w:lang w:val="en-CA"/>
              </w:rPr>
              <w:t xml:space="preserve">,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Heading4"/>
      </w:pPr>
      <w:r>
        <w:t>Inorganic fluid</w:t>
      </w:r>
    </w:p>
    <w:p w14:paraId="47D3B8EF" w14:textId="58273770" w:rsidR="003A479F" w:rsidRDefault="003A479F" w:rsidP="003A479F">
      <w:proofErr w:type="gramStart"/>
      <w:r>
        <w:t>An inorganic, non-crystalline EarthMaterial (solid, liquid, or gas) that tends to flow or conform to the shape of its container.</w:t>
      </w:r>
      <w:proofErr w:type="gramEnd"/>
      <w:r>
        <w:t xml:space="preserve">  </w:t>
      </w:r>
      <w:proofErr w:type="gramStart"/>
      <w:r>
        <w:t>Includes glass.</w:t>
      </w:r>
      <w:proofErr w:type="gramEnd"/>
      <w:r>
        <w:t xml:space="preserve">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77777777" w:rsidR="003A479F" w:rsidRDefault="003A479F" w:rsidP="003A479F">
      <w:pPr>
        <w:keepNext/>
      </w:pPr>
      <w:r>
        <w:rPr>
          <w:noProof/>
          <w:lang w:val="en-CA" w:eastAsia="en-CA"/>
        </w:rPr>
        <w:drawing>
          <wp:inline distT="0" distB="0" distL="0" distR="0" wp14:anchorId="2FB2D714" wp14:editId="39983798">
            <wp:extent cx="2743200" cy="320929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p>
    <w:p w14:paraId="3FD3F38F" w14:textId="641465ED" w:rsidR="003A479F" w:rsidRDefault="003A479F" w:rsidP="003A479F">
      <w:pPr>
        <w:pStyle w:val="Caption"/>
      </w:pPr>
      <w:r>
        <w:t xml:space="preserve">Figure </w:t>
      </w:r>
      <w:fldSimple w:instr=" SEQ Figure \* ARABIC ">
        <w:ins w:id="764" w:author="Eric Boisvert" w:date="2015-10-30T04:23:00Z">
          <w:r w:rsidR="007D2867">
            <w:rPr>
              <w:noProof/>
            </w:rPr>
            <w:t>38</w:t>
          </w:r>
        </w:ins>
        <w:del w:id="765" w:author="Eric Boisvert" w:date="2015-10-30T04:23:00Z">
          <w:r w:rsidR="00090DCF" w:rsidDel="007D2867">
            <w:rPr>
              <w:noProof/>
            </w:rPr>
            <w:delText>37</w:delText>
          </w:r>
        </w:del>
      </w:fldSimple>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1B3D6B8" w:rsidR="003A479F" w:rsidRDefault="009021BE" w:rsidP="00AE357E">
      <w:r w:rsidRPr="009021BE">
        <w:t xml:space="preserve">MetamorphicDescription describes the character of metamorphism applied to a CompoundMaterial or GeologicUnit using one or more properties including estimated intensity (grade; eg high grade, low grade), characteristic metamorphic mineral </w:t>
      </w:r>
      <w:r w:rsidRPr="009021BE">
        <w:lastRenderedPageBreak/>
        <w:t>assemblages (facies; eg, greenschist, amphibolite), peak P-T estimates, and protolith material if known.</w:t>
      </w:r>
    </w:p>
    <w:p w14:paraId="25C51777" w14:textId="77777777" w:rsidR="003A479F" w:rsidRDefault="003A479F" w:rsidP="003A479F">
      <w:pPr>
        <w:keepNext/>
      </w:pPr>
      <w:r>
        <w:rPr>
          <w:noProof/>
          <w:lang w:val="en-CA" w:eastAsia="en-CA"/>
        </w:rPr>
        <w:drawing>
          <wp:inline distT="0" distB="0" distL="0" distR="0" wp14:anchorId="04AEED8F" wp14:editId="6DC68D27">
            <wp:extent cx="5486400" cy="5827469"/>
            <wp:effectExtent l="0" t="0" r="0" b="190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5827469"/>
                    </a:xfrm>
                    <a:prstGeom prst="rect">
                      <a:avLst/>
                    </a:prstGeom>
                    <a:noFill/>
                    <a:ln>
                      <a:noFill/>
                    </a:ln>
                  </pic:spPr>
                </pic:pic>
              </a:graphicData>
            </a:graphic>
          </wp:inline>
        </w:drawing>
      </w:r>
    </w:p>
    <w:p w14:paraId="57CFA55C" w14:textId="26EFDA2D" w:rsidR="003A479F" w:rsidRDefault="003A479F" w:rsidP="003A479F">
      <w:pPr>
        <w:pStyle w:val="Caption"/>
      </w:pPr>
      <w:r>
        <w:t xml:space="preserve">Figure </w:t>
      </w:r>
      <w:fldSimple w:instr=" SEQ Figure \* ARABIC ">
        <w:ins w:id="766" w:author="Eric Boisvert" w:date="2015-10-30T04:23:00Z">
          <w:r w:rsidR="007D2867">
            <w:rPr>
              <w:noProof/>
            </w:rPr>
            <w:t>39</w:t>
          </w:r>
        </w:ins>
        <w:del w:id="767" w:author="Eric Boisvert" w:date="2015-10-30T04:23:00Z">
          <w:r w:rsidR="00090DCF" w:rsidDel="007D2867">
            <w:rPr>
              <w:noProof/>
            </w:rPr>
            <w:delText>38</w:delText>
          </w:r>
        </w:del>
      </w:fldSimple>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768" w:name="BKM_593C69E3_0EC2_4CB1_8B2B_D0FE22B7C017"/>
      <w:bookmarkEnd w:id="768"/>
    </w:p>
    <w:tbl>
      <w:tblPr>
        <w:tblStyle w:val="LightShading"/>
        <w:tblW w:w="9735" w:type="dxa"/>
        <w:tblLayout w:type="fixed"/>
        <w:tblLook w:val="04A0" w:firstRow="1" w:lastRow="0" w:firstColumn="1" w:lastColumn="0" w:noHBand="0" w:noVBand="1"/>
      </w:tblPr>
      <w:tblGrid>
        <w:gridCol w:w="2235"/>
        <w:gridCol w:w="1417"/>
        <w:gridCol w:w="6083"/>
      </w:tblGrid>
      <w:tr w:rsidR="009021BE" w:rsidRPr="009021BE" w14:paraId="0D2054BD" w14:textId="77777777" w:rsidTr="00902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DE1A7F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769" w:name="BKM_0ACE92C1_088C_42CF_93C8_D003E3CC8FC3"/>
            <w:bookmarkEnd w:id="769"/>
            <w:r w:rsidRPr="009021BE">
              <w:rPr>
                <w:rFonts w:asciiTheme="minorHAnsi" w:hAnsiTheme="minorHAnsi"/>
                <w:color w:val="000000"/>
                <w:sz w:val="20"/>
                <w:szCs w:val="20"/>
                <w:lang w:val="en-CA"/>
              </w:rPr>
              <w:t>Name</w:t>
            </w:r>
          </w:p>
        </w:tc>
        <w:tc>
          <w:tcPr>
            <w:tcW w:w="1417" w:type="dxa"/>
          </w:tcPr>
          <w:p w14:paraId="44F5D8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Type</w:t>
            </w:r>
          </w:p>
        </w:tc>
        <w:tc>
          <w:tcPr>
            <w:tcW w:w="6083" w:type="dxa"/>
          </w:tcPr>
          <w:p w14:paraId="268310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Description</w:t>
            </w:r>
          </w:p>
        </w:tc>
      </w:tr>
      <w:tr w:rsidR="009021BE" w:rsidRPr="009021BE" w14:paraId="179ED956"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C5F8F0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sidRPr="009021BE">
              <w:rPr>
                <w:rFonts w:asciiTheme="minorHAnsi" w:hAnsiTheme="minorHAnsi"/>
                <w:color w:val="000000"/>
                <w:sz w:val="20"/>
                <w:szCs w:val="20"/>
                <w:lang w:val="en-CA"/>
              </w:rPr>
              <w:t>metamorphicFacies</w:t>
            </w:r>
          </w:p>
        </w:tc>
        <w:tc>
          <w:tcPr>
            <w:tcW w:w="1417" w:type="dxa"/>
          </w:tcPr>
          <w:p w14:paraId="68FE09FA"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74D1BC3F"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156559A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4404683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770" w:name="BKM_14E0F14F_4532_4342_B7F1_67313964C676"/>
            <w:bookmarkEnd w:id="770"/>
            <w:r w:rsidRPr="009021BE">
              <w:rPr>
                <w:rFonts w:asciiTheme="minorHAnsi" w:hAnsiTheme="minorHAnsi"/>
                <w:color w:val="000000"/>
                <w:sz w:val="20"/>
                <w:szCs w:val="20"/>
                <w:lang w:val="en-CA"/>
              </w:rPr>
              <w:lastRenderedPageBreak/>
              <w:t>metamorphicGrade</w:t>
            </w:r>
          </w:p>
        </w:tc>
        <w:tc>
          <w:tcPr>
            <w:tcW w:w="1417" w:type="dxa"/>
          </w:tcPr>
          <w:p w14:paraId="781E2997"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382E877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term to indicate the intensity or rank of metamorphism applied to an EarthMaterial (eg: high metamorphic grade, low metamorphic grade)</w:t>
            </w:r>
          </w:p>
          <w:p w14:paraId="6C105CD0"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54B8139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E261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771" w:name="BKM_80AE61D4_C509_4CAA_B004_0231DB42B137"/>
            <w:bookmarkEnd w:id="771"/>
            <w:r w:rsidRPr="009021BE">
              <w:rPr>
                <w:rFonts w:asciiTheme="minorHAnsi" w:hAnsiTheme="minorHAnsi"/>
                <w:color w:val="000000"/>
                <w:sz w:val="20"/>
                <w:szCs w:val="20"/>
                <w:lang w:val="en-CA"/>
              </w:rPr>
              <w:t>peakPressureValue</w:t>
            </w:r>
          </w:p>
        </w:tc>
        <w:tc>
          <w:tcPr>
            <w:tcW w:w="1417" w:type="dxa"/>
          </w:tcPr>
          <w:p w14:paraId="41788EA2"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4904B8F0"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pressure at peak metamorphic conditions.</w:t>
            </w:r>
          </w:p>
          <w:p w14:paraId="5537B218"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490A0C9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34D37B24"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772" w:name="BKM_5F5D6549_09AD_4BCF_806A_9B95D5D4E734"/>
            <w:bookmarkEnd w:id="772"/>
            <w:r w:rsidRPr="009021BE">
              <w:rPr>
                <w:rFonts w:asciiTheme="minorHAnsi" w:hAnsiTheme="minorHAnsi"/>
                <w:color w:val="000000"/>
                <w:sz w:val="20"/>
                <w:szCs w:val="20"/>
                <w:lang w:val="en-CA"/>
              </w:rPr>
              <w:t>peakTemperatureValue</w:t>
            </w:r>
          </w:p>
        </w:tc>
        <w:tc>
          <w:tcPr>
            <w:tcW w:w="1417" w:type="dxa"/>
          </w:tcPr>
          <w:p w14:paraId="3027E946"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062CEA1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temperature at peak metamorphic conditions.</w:t>
            </w:r>
          </w:p>
          <w:p w14:paraId="041C342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2D1905C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92EFAE"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773" w:name="BKM_80BAF21E_2C4E_40CD_B42E_41BCEA94DECC"/>
            <w:bookmarkEnd w:id="773"/>
            <w:r w:rsidRPr="009021BE">
              <w:rPr>
                <w:rFonts w:asciiTheme="minorHAnsi" w:hAnsiTheme="minorHAnsi"/>
                <w:color w:val="000000"/>
                <w:sz w:val="20"/>
                <w:szCs w:val="20"/>
                <w:lang w:val="en-CA"/>
              </w:rPr>
              <w:t>protolithLithology</w:t>
            </w:r>
          </w:p>
        </w:tc>
        <w:tc>
          <w:tcPr>
            <w:tcW w:w="1417" w:type="dxa"/>
          </w:tcPr>
          <w:p w14:paraId="1D01975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EarthMaterial</w:t>
            </w:r>
          </w:p>
        </w:tc>
        <w:tc>
          <w:tcPr>
            <w:tcW w:w="6083" w:type="dxa"/>
          </w:tcPr>
          <w:p w14:paraId="6118AA9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An interpretation of the EarthMaterial that constituted the pre-metamorphic lithology for this metamorphosed CompoundMaterial.</w:t>
            </w:r>
          </w:p>
          <w:p w14:paraId="0A565574"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73F9AE1F"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1516D639" w14:textId="4C99DBB0"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metamorphicEvent</w:t>
            </w:r>
          </w:p>
        </w:tc>
        <w:tc>
          <w:tcPr>
            <w:tcW w:w="1417" w:type="dxa"/>
          </w:tcPr>
          <w:p w14:paraId="2825063A" w14:textId="18AFA3D8"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GeologicEvent</w:t>
            </w:r>
          </w:p>
        </w:tc>
        <w:tc>
          <w:tcPr>
            <w:tcW w:w="6083" w:type="dxa"/>
          </w:tcPr>
          <w:p w14:paraId="2F6C976B" w14:textId="5AA35973"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Heading4"/>
      </w:pPr>
      <w:r>
        <w:t>OrganicMaterial</w:t>
      </w:r>
    </w:p>
    <w:p w14:paraId="50ADFF2A" w14:textId="77777777" w:rsidR="00267D2C" w:rsidRDefault="00267D2C" w:rsidP="009021BE"/>
    <w:p w14:paraId="1370954B" w14:textId="742B3FEB" w:rsidR="00267D2C" w:rsidRDefault="00267D2C" w:rsidP="00267D2C">
      <w:r>
        <w:t xml:space="preserve">An EarthMaterial that belongs to the class of chemical compounds having a reduced carbon basis (as distinct from carbonates), and derived from living organisms.  </w:t>
      </w:r>
      <w:proofErr w:type="gramStart"/>
      <w:r>
        <w:t>Includes high-carbon EarthMaterials such as bitumen, peat, and coal.</w:t>
      </w:r>
      <w:proofErr w:type="gramEnd"/>
      <w:r>
        <w:t xml:space="preserve">   This class is an empty placeholder for extension at a later date, or by other domain models</w:t>
      </w:r>
    </w:p>
    <w:p w14:paraId="565AC4A7" w14:textId="6C04B0D0" w:rsidR="00267D2C" w:rsidRDefault="00267D2C" w:rsidP="009021BE">
      <w:r>
        <w:rPr>
          <w:noProof/>
          <w:lang w:val="en-CA" w:eastAsia="en-CA"/>
        </w:rPr>
        <w:drawing>
          <wp:inline distT="0" distB="0" distL="0" distR="0" wp14:anchorId="07532550" wp14:editId="137E36B0">
            <wp:extent cx="2743200" cy="3096895"/>
            <wp:effectExtent l="0" t="0" r="0" b="825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3200" cy="3096895"/>
                    </a:xfrm>
                    <a:prstGeom prst="rect">
                      <a:avLst/>
                    </a:prstGeom>
                    <a:noFill/>
                    <a:ln>
                      <a:noFill/>
                    </a:ln>
                  </pic:spPr>
                </pic:pic>
              </a:graphicData>
            </a:graphic>
          </wp:inline>
        </w:drawing>
      </w:r>
    </w:p>
    <w:p w14:paraId="74DBD12A" w14:textId="4579AB7B" w:rsidR="009021BE" w:rsidRDefault="00267D2C" w:rsidP="00267D2C">
      <w:pPr>
        <w:pStyle w:val="Heading4"/>
      </w:pPr>
      <w:r>
        <w:lastRenderedPageBreak/>
        <w:t>Organism</w:t>
      </w:r>
    </w:p>
    <w:p w14:paraId="65AEEC56" w14:textId="77777777" w:rsidR="00267D2C" w:rsidRDefault="00267D2C" w:rsidP="009021BE"/>
    <w:p w14:paraId="3A4007D8" w14:textId="3A082637" w:rsidR="00267D2C" w:rsidRDefault="00267D2C" w:rsidP="009021BE">
      <w:proofErr w:type="gramStart"/>
      <w:r w:rsidRPr="00267D2C">
        <w:t>Broad class to represent any living or once living thing.</w:t>
      </w:r>
      <w:proofErr w:type="gramEnd"/>
      <w:r w:rsidRPr="00267D2C">
        <w:t xml:space="preserve"> This is the connection to taxonomy/biology for fossils.</w:t>
      </w:r>
    </w:p>
    <w:p w14:paraId="167EB540" w14:textId="77777777" w:rsidR="00267D2C" w:rsidRDefault="00267D2C" w:rsidP="00267D2C">
      <w:pPr>
        <w:keepNext/>
      </w:pPr>
      <w:r>
        <w:rPr>
          <w:noProof/>
          <w:lang w:val="en-CA" w:eastAsia="en-CA"/>
        </w:rPr>
        <w:drawing>
          <wp:inline distT="0" distB="0" distL="0" distR="0" wp14:anchorId="7F37D71D" wp14:editId="627774B8">
            <wp:extent cx="2415540" cy="4028440"/>
            <wp:effectExtent l="0" t="0" r="381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15540" cy="4028440"/>
                    </a:xfrm>
                    <a:prstGeom prst="rect">
                      <a:avLst/>
                    </a:prstGeom>
                    <a:noFill/>
                    <a:ln>
                      <a:noFill/>
                    </a:ln>
                  </pic:spPr>
                </pic:pic>
              </a:graphicData>
            </a:graphic>
          </wp:inline>
        </w:drawing>
      </w:r>
    </w:p>
    <w:p w14:paraId="107DAD59" w14:textId="49904E33" w:rsidR="00267D2C" w:rsidRDefault="00267D2C" w:rsidP="00267D2C">
      <w:pPr>
        <w:pStyle w:val="Caption"/>
      </w:pPr>
      <w:r>
        <w:t xml:space="preserve">Figure </w:t>
      </w:r>
      <w:fldSimple w:instr=" SEQ Figure \* ARABIC ">
        <w:ins w:id="774" w:author="Eric Boisvert" w:date="2015-10-30T04:23:00Z">
          <w:r w:rsidR="007D2867">
            <w:rPr>
              <w:noProof/>
            </w:rPr>
            <w:t>40</w:t>
          </w:r>
        </w:ins>
        <w:del w:id="775" w:author="Eric Boisvert" w:date="2015-10-30T04:23:00Z">
          <w:r w:rsidR="00090DCF" w:rsidDel="007D2867">
            <w:rPr>
              <w:noProof/>
            </w:rPr>
            <w:delText>39</w:delText>
          </w:r>
        </w:del>
      </w:fldSimple>
      <w:r>
        <w:t>: Organism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7777777" w:rsidR="00267D2C" w:rsidRDefault="00267D2C" w:rsidP="00267D2C">
      <w:proofErr w:type="gramStart"/>
      <w:r>
        <w:t>A class to describe the numeric physical properties of a geologic unit, earth material, or geologic structure.</w:t>
      </w:r>
      <w:proofErr w:type="gramEnd"/>
      <w:r>
        <w:t xml:space="preserve"> (</w:t>
      </w:r>
      <w:proofErr w:type="gramStart"/>
      <w:r>
        <w:t>eg</w:t>
      </w:r>
      <w:proofErr w:type="gramEnd"/>
      <w:r>
        <w:t>; density, porosity, magnetic susceptibility, remanent magnetism).  These properties are modelled here as scalar numeric values (swe</w:t>
      </w:r>
      <w:proofErr w:type="gramStart"/>
      <w:r>
        <w:t>:Quantity</w:t>
      </w:r>
      <w:proofErr w:type="gramEnd"/>
      <w:r>
        <w:t xml:space="preserve">).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77777777" w:rsidR="00267D2C" w:rsidRDefault="00267D2C" w:rsidP="00267D2C">
      <w:pPr>
        <w:keepNext/>
      </w:pPr>
      <w:r>
        <w:rPr>
          <w:noProof/>
          <w:lang w:val="en-CA" w:eastAsia="en-CA"/>
        </w:rPr>
        <w:lastRenderedPageBreak/>
        <w:drawing>
          <wp:inline distT="0" distB="0" distL="0" distR="0" wp14:anchorId="6302DBA7" wp14:editId="4A1121E6">
            <wp:extent cx="4873625" cy="4761865"/>
            <wp:effectExtent l="0" t="0" r="3175" b="63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3625" cy="4761865"/>
                    </a:xfrm>
                    <a:prstGeom prst="rect">
                      <a:avLst/>
                    </a:prstGeom>
                    <a:noFill/>
                    <a:ln>
                      <a:noFill/>
                    </a:ln>
                  </pic:spPr>
                </pic:pic>
              </a:graphicData>
            </a:graphic>
          </wp:inline>
        </w:drawing>
      </w:r>
    </w:p>
    <w:p w14:paraId="115CF369" w14:textId="19DEE681" w:rsidR="00267D2C" w:rsidRDefault="00267D2C" w:rsidP="00267D2C">
      <w:pPr>
        <w:pStyle w:val="Caption"/>
      </w:pPr>
      <w:r>
        <w:t xml:space="preserve">Figure </w:t>
      </w:r>
      <w:fldSimple w:instr=" SEQ Figure \* ARABIC ">
        <w:ins w:id="776" w:author="Eric Boisvert" w:date="2015-10-30T04:23:00Z">
          <w:r w:rsidR="007D2867">
            <w:rPr>
              <w:noProof/>
            </w:rPr>
            <w:t>41</w:t>
          </w:r>
        </w:ins>
        <w:del w:id="777" w:author="Eric Boisvert" w:date="2015-10-30T04:23:00Z">
          <w:r w:rsidR="00090DCF" w:rsidDel="007D2867">
            <w:rPr>
              <w:noProof/>
            </w:rPr>
            <w:delText>40</w:delText>
          </w:r>
        </w:del>
      </w:fldSimple>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778" w:name="BKM_DF21AB41_C085_4AC9_B6F6_DFFDFCF925FF"/>
      <w:bookmarkEnd w:id="778"/>
    </w:p>
    <w:tbl>
      <w:tblPr>
        <w:tblStyle w:val="LightShading"/>
        <w:tblW w:w="9735" w:type="dxa"/>
        <w:tblLayout w:type="fixed"/>
        <w:tblLook w:val="04A0" w:firstRow="1" w:lastRow="0" w:firstColumn="1" w:lastColumn="0" w:noHBand="0" w:noVBand="1"/>
      </w:tblPr>
      <w:tblGrid>
        <w:gridCol w:w="1809"/>
        <w:gridCol w:w="2127"/>
        <w:gridCol w:w="5799"/>
      </w:tblGrid>
      <w:tr w:rsidR="00267D2C" w:rsidRPr="00267D2C" w14:paraId="0053E1B1"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0492726"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779" w:name="BKM_41B8BC40_9B55_499E_B59B_A3F4FD630754"/>
            <w:bookmarkEnd w:id="779"/>
            <w:r w:rsidRPr="00267D2C">
              <w:rPr>
                <w:rFonts w:asciiTheme="minorHAnsi" w:hAnsiTheme="minorHAnsi"/>
                <w:color w:val="000000"/>
                <w:sz w:val="20"/>
                <w:szCs w:val="20"/>
                <w:lang w:val="en-CA"/>
              </w:rPr>
              <w:t>Name</w:t>
            </w:r>
          </w:p>
        </w:tc>
        <w:tc>
          <w:tcPr>
            <w:tcW w:w="2127" w:type="dxa"/>
          </w:tcPr>
          <w:p w14:paraId="416FDA03"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5799" w:type="dxa"/>
          </w:tcPr>
          <w:p w14:paraId="7B0B6CA5"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1303C18C"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05FE92"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propertyName</w:t>
            </w:r>
          </w:p>
        </w:tc>
        <w:tc>
          <w:tcPr>
            <w:tcW w:w="2127" w:type="dxa"/>
          </w:tcPr>
          <w:p w14:paraId="5A03F484"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PhysicalPropertyTerm</w:t>
            </w:r>
          </w:p>
        </w:tc>
        <w:tc>
          <w:tcPr>
            <w:tcW w:w="5799" w:type="dxa"/>
          </w:tcPr>
          <w:p w14:paraId="64C84D22"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67D2C" w:rsidRPr="00267D2C" w14:paraId="170895E5" w14:textId="77777777" w:rsidTr="00267D2C">
        <w:tc>
          <w:tcPr>
            <w:cnfStyle w:val="001000000000" w:firstRow="0" w:lastRow="0" w:firstColumn="1" w:lastColumn="0" w:oddVBand="0" w:evenVBand="0" w:oddHBand="0" w:evenHBand="0" w:firstRowFirstColumn="0" w:firstRowLastColumn="0" w:lastRowFirstColumn="0" w:lastRowLastColumn="0"/>
            <w:tcW w:w="1809" w:type="dxa"/>
          </w:tcPr>
          <w:p w14:paraId="1224E48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780" w:name="BKM_1184394F_75EC_44D4_8904_2EB2061759E4"/>
            <w:bookmarkEnd w:id="780"/>
            <w:r w:rsidRPr="00267D2C">
              <w:rPr>
                <w:rFonts w:asciiTheme="minorHAnsi" w:hAnsiTheme="minorHAnsi"/>
                <w:color w:val="000000"/>
                <w:sz w:val="20"/>
                <w:szCs w:val="20"/>
                <w:lang w:val="en-CA"/>
              </w:rPr>
              <w:t>propertyMeasure</w:t>
            </w:r>
          </w:p>
        </w:tc>
        <w:tc>
          <w:tcPr>
            <w:tcW w:w="2127" w:type="dxa"/>
          </w:tcPr>
          <w:p w14:paraId="2C5F4876"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Quantity</w:t>
            </w:r>
          </w:p>
        </w:tc>
        <w:tc>
          <w:tcPr>
            <w:tcW w:w="5799" w:type="dxa"/>
          </w:tcPr>
          <w:p w14:paraId="5E6BACA9"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scalar measurement of the physical property of a rock material, unit or structure</w:t>
            </w:r>
          </w:p>
          <w:p w14:paraId="63CBA868"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766F18B5" w:rsidR="00267D2C" w:rsidRDefault="00267D2C" w:rsidP="00267D2C">
      <w:proofErr w:type="gramStart"/>
      <w:r w:rsidRPr="00267D2C">
        <w:lastRenderedPageBreak/>
        <w:t>Extended descriptive attributes of a rock material.</w:t>
      </w:r>
      <w:proofErr w:type="gramEnd"/>
    </w:p>
    <w:p w14:paraId="51DD3B26" w14:textId="77777777" w:rsidR="00267D2C" w:rsidRDefault="00267D2C" w:rsidP="00267D2C">
      <w:pPr>
        <w:keepNext/>
      </w:pPr>
      <w:r>
        <w:rPr>
          <w:noProof/>
          <w:lang w:val="en-CA" w:eastAsia="en-CA"/>
        </w:rPr>
        <w:drawing>
          <wp:inline distT="0" distB="0" distL="0" distR="0" wp14:anchorId="1910F8DA" wp14:editId="28E04588">
            <wp:extent cx="2372360" cy="6607810"/>
            <wp:effectExtent l="0" t="0" r="8890" b="254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72360" cy="6607810"/>
                    </a:xfrm>
                    <a:prstGeom prst="rect">
                      <a:avLst/>
                    </a:prstGeom>
                    <a:noFill/>
                    <a:ln>
                      <a:noFill/>
                    </a:ln>
                  </pic:spPr>
                </pic:pic>
              </a:graphicData>
            </a:graphic>
          </wp:inline>
        </w:drawing>
      </w:r>
    </w:p>
    <w:p w14:paraId="5D13B185" w14:textId="46E844BF" w:rsidR="00267D2C" w:rsidRDefault="00267D2C" w:rsidP="00267D2C">
      <w:pPr>
        <w:pStyle w:val="Caption"/>
      </w:pPr>
      <w:r>
        <w:t xml:space="preserve">Figure </w:t>
      </w:r>
      <w:fldSimple w:instr=" SEQ Figure \* ARABIC ">
        <w:ins w:id="781" w:author="Eric Boisvert" w:date="2015-10-30T04:23:00Z">
          <w:r w:rsidR="007D2867">
            <w:rPr>
              <w:noProof/>
            </w:rPr>
            <w:t>42</w:t>
          </w:r>
        </w:ins>
        <w:del w:id="782" w:author="Eric Boisvert" w:date="2015-10-30T04:23:00Z">
          <w:r w:rsidR="00090DCF" w:rsidDel="007D2867">
            <w:rPr>
              <w:noProof/>
            </w:rPr>
            <w:delText>41</w:delText>
          </w:r>
        </w:del>
      </w:fldSimple>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783" w:name="BKM_54B0933A_5E39_4E6A_A950_9E63F5E10F0B"/>
      <w:bookmarkEnd w:id="783"/>
    </w:p>
    <w:tbl>
      <w:tblPr>
        <w:tblStyle w:val="LightShading"/>
        <w:tblW w:w="9735" w:type="dxa"/>
        <w:tblLayout w:type="fixed"/>
        <w:tblLook w:val="04A0" w:firstRow="1" w:lastRow="0" w:firstColumn="1" w:lastColumn="0" w:noHBand="0" w:noVBand="1"/>
      </w:tblPr>
      <w:tblGrid>
        <w:gridCol w:w="2093"/>
        <w:gridCol w:w="1134"/>
        <w:gridCol w:w="6508"/>
      </w:tblGrid>
      <w:tr w:rsidR="00267D2C" w:rsidRPr="00267D2C" w14:paraId="0C8CCAF8"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B127CA3"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784" w:name="BKM_CE58381D_F747_4812_83C3_00C6282DB05A"/>
            <w:bookmarkEnd w:id="784"/>
            <w:r w:rsidRPr="00267D2C">
              <w:rPr>
                <w:rFonts w:asciiTheme="minorHAnsi" w:hAnsiTheme="minorHAnsi"/>
                <w:color w:val="000000"/>
                <w:sz w:val="20"/>
                <w:szCs w:val="20"/>
                <w:lang w:val="en-CA"/>
              </w:rPr>
              <w:t>Name</w:t>
            </w:r>
          </w:p>
        </w:tc>
        <w:tc>
          <w:tcPr>
            <w:tcW w:w="1134" w:type="dxa"/>
          </w:tcPr>
          <w:p w14:paraId="4F443FCC"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6508" w:type="dxa"/>
          </w:tcPr>
          <w:p w14:paraId="08505300"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5A6FB651"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05346C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consolidationDegree</w:t>
            </w:r>
          </w:p>
        </w:tc>
        <w:tc>
          <w:tcPr>
            <w:tcW w:w="1134" w:type="dxa"/>
          </w:tcPr>
          <w:p w14:paraId="65CE894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Category</w:t>
            </w:r>
          </w:p>
        </w:tc>
        <w:tc>
          <w:tcPr>
            <w:tcW w:w="6508" w:type="dxa"/>
          </w:tcPr>
          <w:p w14:paraId="3F75F603"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267D2C">
              <w:rPr>
                <w:rFonts w:asciiTheme="minorHAnsi" w:hAnsiTheme="minorHAns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Heading3"/>
      </w:pPr>
      <w:r>
        <w:t>GeologicAgeDetails</w:t>
      </w:r>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785"/>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785"/>
      <w:r w:rsidR="00AB10FC">
        <w:rPr>
          <w:rStyle w:val="CommentReference"/>
        </w:rPr>
        <w:commentReference w:id="785"/>
      </w:r>
    </w:p>
    <w:p w14:paraId="32597B25" w14:textId="77777777" w:rsidR="00AB10FC" w:rsidRDefault="00531DC8" w:rsidP="00AB10FC">
      <w:pPr>
        <w:keepNext/>
      </w:pPr>
      <w:r>
        <w:rPr>
          <w:noProof/>
          <w:lang w:val="en-CA" w:eastAsia="en-CA"/>
        </w:rPr>
        <w:lastRenderedPageBreak/>
        <w:drawing>
          <wp:inline distT="0" distB="0" distL="0" distR="0" wp14:anchorId="106DD164" wp14:editId="5E4EE1C8">
            <wp:extent cx="5486400" cy="72617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7261709"/>
                    </a:xfrm>
                    <a:prstGeom prst="rect">
                      <a:avLst/>
                    </a:prstGeom>
                    <a:noFill/>
                    <a:ln>
                      <a:noFill/>
                    </a:ln>
                  </pic:spPr>
                </pic:pic>
              </a:graphicData>
            </a:graphic>
          </wp:inline>
        </w:drawing>
      </w:r>
    </w:p>
    <w:p w14:paraId="41259C92" w14:textId="6EE16928" w:rsidR="00481AF6" w:rsidRDefault="00AB10FC" w:rsidP="00AB10FC">
      <w:pPr>
        <w:pStyle w:val="Caption"/>
      </w:pPr>
      <w:r>
        <w:t xml:space="preserve">Figure </w:t>
      </w:r>
      <w:fldSimple w:instr=" SEQ Figure \* ARABIC ">
        <w:ins w:id="786" w:author="Eric Boisvert" w:date="2015-10-30T04:23:00Z">
          <w:r w:rsidR="007D2867">
            <w:rPr>
              <w:noProof/>
            </w:rPr>
            <w:t>43</w:t>
          </w:r>
        </w:ins>
        <w:del w:id="787" w:author="Eric Boisvert" w:date="2015-10-30T04:23:00Z">
          <w:r w:rsidR="00090DCF" w:rsidDel="007D2867">
            <w:rPr>
              <w:noProof/>
            </w:rPr>
            <w:delText>42</w:delText>
          </w:r>
        </w:del>
      </w:fldSimple>
      <w:r>
        <w:t xml:space="preserve">: GeologicEventDescription </w:t>
      </w:r>
    </w:p>
    <w:p w14:paraId="195E5696" w14:textId="77777777" w:rsidR="00AB10FC" w:rsidRDefault="00AB10FC" w:rsidP="00267D2C"/>
    <w:tbl>
      <w:tblPr>
        <w:tblStyle w:val="LightShading"/>
        <w:tblW w:w="9735" w:type="dxa"/>
        <w:tblLayout w:type="fixed"/>
        <w:tblLook w:val="04A0" w:firstRow="1" w:lastRow="0" w:firstColumn="1" w:lastColumn="0" w:noHBand="0" w:noVBand="1"/>
      </w:tblPr>
      <w:tblGrid>
        <w:gridCol w:w="2518"/>
        <w:gridCol w:w="1985"/>
        <w:gridCol w:w="5232"/>
      </w:tblGrid>
      <w:tr w:rsidR="00AB10FC" w:rsidRPr="00AB10FC" w14:paraId="0E5C7098" w14:textId="77777777" w:rsidTr="00AB1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60FA040"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788" w:name="BKM_D8A9D87B_FAA3_4CC2_BC9F_D27B111A2980"/>
            <w:bookmarkEnd w:id="788"/>
            <w:r w:rsidRPr="00AB10FC">
              <w:rPr>
                <w:rFonts w:asciiTheme="minorHAnsi" w:hAnsiTheme="minorHAnsi"/>
                <w:color w:val="000000"/>
                <w:sz w:val="20"/>
                <w:szCs w:val="20"/>
                <w:lang w:val="en-CA"/>
              </w:rPr>
              <w:t>Name</w:t>
            </w:r>
          </w:p>
        </w:tc>
        <w:tc>
          <w:tcPr>
            <w:tcW w:w="1985" w:type="dxa"/>
          </w:tcPr>
          <w:p w14:paraId="00839570"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Type</w:t>
            </w:r>
          </w:p>
        </w:tc>
        <w:tc>
          <w:tcPr>
            <w:tcW w:w="5232" w:type="dxa"/>
          </w:tcPr>
          <w:p w14:paraId="5308A987"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Description</w:t>
            </w:r>
          </w:p>
        </w:tc>
      </w:tr>
      <w:tr w:rsidR="00AB10FC" w:rsidRPr="00AB10FC" w14:paraId="30AF124A" w14:textId="77777777" w:rsidTr="00AB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B584047"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r w:rsidRPr="00AB10FC">
              <w:rPr>
                <w:rFonts w:asciiTheme="minorHAnsi" w:hAnsiTheme="minorHAnsi"/>
                <w:color w:val="000000"/>
                <w:sz w:val="20"/>
                <w:szCs w:val="20"/>
                <w:lang w:val="en-CA"/>
              </w:rPr>
              <w:lastRenderedPageBreak/>
              <w:t>olderGeochronologicEra</w:t>
            </w:r>
          </w:p>
        </w:tc>
        <w:tc>
          <w:tcPr>
            <w:tcW w:w="1985" w:type="dxa"/>
          </w:tcPr>
          <w:p w14:paraId="53A69B17"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39989D25"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older estimated age of a geologic feature.</w:t>
            </w:r>
          </w:p>
          <w:p w14:paraId="2ED15B7A"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B10FC" w:rsidRPr="00AB10FC" w14:paraId="65F0E682" w14:textId="77777777" w:rsidTr="00AB10FC">
        <w:tc>
          <w:tcPr>
            <w:cnfStyle w:val="001000000000" w:firstRow="0" w:lastRow="0" w:firstColumn="1" w:lastColumn="0" w:oddVBand="0" w:evenVBand="0" w:oddHBand="0" w:evenHBand="0" w:firstRowFirstColumn="0" w:firstRowLastColumn="0" w:lastRowFirstColumn="0" w:lastRowLastColumn="0"/>
            <w:tcW w:w="2518" w:type="dxa"/>
          </w:tcPr>
          <w:p w14:paraId="475D78D9"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789" w:name="BKM_C843AC0B_80BB_4AD8_B2F6_459B6FFBBEB7"/>
            <w:bookmarkEnd w:id="789"/>
            <w:r w:rsidRPr="00AB10FC">
              <w:rPr>
                <w:rFonts w:asciiTheme="minorHAnsi" w:hAnsiTheme="minorHAnsi"/>
                <w:color w:val="000000"/>
                <w:sz w:val="20"/>
                <w:szCs w:val="20"/>
                <w:lang w:val="en-CA"/>
              </w:rPr>
              <w:t>youngerGeochronologicEra</w:t>
            </w:r>
          </w:p>
        </w:tc>
        <w:tc>
          <w:tcPr>
            <w:tcW w:w="1985" w:type="dxa"/>
          </w:tcPr>
          <w:p w14:paraId="67F2001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49FB25D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younger estimated age of a geologic feature.</w:t>
            </w:r>
          </w:p>
          <w:p w14:paraId="42E85425"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Heading3"/>
      </w:pPr>
      <w:r>
        <w:t>Geologic Structure Details</w:t>
      </w:r>
    </w:p>
    <w:p w14:paraId="264C8A90" w14:textId="2468D6EE" w:rsidR="00AB10FC" w:rsidRDefault="00AB10FC" w:rsidP="00267D2C">
      <w:r w:rsidRPr="00AB10FC">
        <w:t>The GeologicStructureDetails package provides for extended descriptions of geologic structures.</w:t>
      </w:r>
      <w:r>
        <w:t xml:space="preserve">  </w:t>
      </w:r>
    </w:p>
    <w:p w14:paraId="50C723CE" w14:textId="77777777" w:rsidR="00AB10FC" w:rsidRDefault="00AB10FC" w:rsidP="00AB10FC">
      <w:pPr>
        <w:keepNext/>
      </w:pPr>
      <w:r>
        <w:rPr>
          <w:noProof/>
          <w:lang w:val="en-CA" w:eastAsia="en-CA"/>
        </w:rPr>
        <w:drawing>
          <wp:inline distT="0" distB="0" distL="0" distR="0" wp14:anchorId="38ABCCD3" wp14:editId="3CE60ABE">
            <wp:extent cx="5486400" cy="426071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260717"/>
                    </a:xfrm>
                    <a:prstGeom prst="rect">
                      <a:avLst/>
                    </a:prstGeom>
                    <a:noFill/>
                    <a:ln>
                      <a:noFill/>
                    </a:ln>
                  </pic:spPr>
                </pic:pic>
              </a:graphicData>
            </a:graphic>
          </wp:inline>
        </w:drawing>
      </w:r>
    </w:p>
    <w:p w14:paraId="35EDFFC2" w14:textId="368DD4C0" w:rsidR="00AB10FC" w:rsidRDefault="00AB10FC" w:rsidP="00AB10FC">
      <w:pPr>
        <w:pStyle w:val="Caption"/>
      </w:pPr>
      <w:r>
        <w:t xml:space="preserve">Figure </w:t>
      </w:r>
      <w:fldSimple w:instr=" SEQ Figure \* ARABIC ">
        <w:ins w:id="790" w:author="Eric Boisvert" w:date="2015-10-30T04:23:00Z">
          <w:r w:rsidR="007D2867">
            <w:rPr>
              <w:noProof/>
            </w:rPr>
            <w:t>44</w:t>
          </w:r>
        </w:ins>
        <w:del w:id="791" w:author="Eric Boisvert" w:date="2015-10-30T04:23:00Z">
          <w:r w:rsidR="00090DCF" w:rsidDel="007D2867">
            <w:rPr>
              <w:noProof/>
            </w:rPr>
            <w:delText>43</w:delText>
          </w:r>
        </w:del>
      </w:fldSimple>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77777777" w:rsidR="00FC626E" w:rsidRDefault="00FC626E" w:rsidP="00FC626E">
      <w:pPr>
        <w:keepNext/>
      </w:pPr>
      <w:r>
        <w:rPr>
          <w:noProof/>
          <w:lang w:val="en-CA" w:eastAsia="en-CA"/>
        </w:rPr>
        <w:lastRenderedPageBreak/>
        <w:drawing>
          <wp:inline distT="0" distB="0" distL="0" distR="0" wp14:anchorId="2F3F7335" wp14:editId="47E31C6C">
            <wp:extent cx="5486400" cy="4954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954155"/>
                    </a:xfrm>
                    <a:prstGeom prst="rect">
                      <a:avLst/>
                    </a:prstGeom>
                    <a:noFill/>
                    <a:ln>
                      <a:noFill/>
                    </a:ln>
                  </pic:spPr>
                </pic:pic>
              </a:graphicData>
            </a:graphic>
          </wp:inline>
        </w:drawing>
      </w:r>
    </w:p>
    <w:p w14:paraId="777DACC5" w14:textId="753668FB" w:rsidR="00AB10FC" w:rsidRDefault="00FC626E" w:rsidP="00FC626E">
      <w:pPr>
        <w:pStyle w:val="Caption"/>
      </w:pPr>
      <w:r>
        <w:t xml:space="preserve">Figure </w:t>
      </w:r>
      <w:fldSimple w:instr=" SEQ Figure \* ARABIC ">
        <w:ins w:id="792" w:author="Eric Boisvert" w:date="2015-10-30T04:23:00Z">
          <w:r w:rsidR="007D2867">
            <w:rPr>
              <w:noProof/>
            </w:rPr>
            <w:t>45</w:t>
          </w:r>
        </w:ins>
        <w:del w:id="793" w:author="Eric Boisvert" w:date="2015-10-30T04:23:00Z">
          <w:r w:rsidR="00090DCF" w:rsidDel="007D2867">
            <w:rPr>
              <w:noProof/>
            </w:rPr>
            <w:delText>44</w:delText>
          </w:r>
        </w:del>
      </w:fldSimple>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794" w:name="BKM_E2CFECC1_AAB5_40F6_ABD4_D77907DA9990"/>
      <w:bookmarkEnd w:id="794"/>
    </w:p>
    <w:tbl>
      <w:tblPr>
        <w:tblStyle w:val="LightShading"/>
        <w:tblW w:w="9735" w:type="dxa"/>
        <w:tblLayout w:type="fixed"/>
        <w:tblLook w:val="04A0" w:firstRow="1" w:lastRow="0" w:firstColumn="1" w:lastColumn="0" w:noHBand="0" w:noVBand="1"/>
      </w:tblPr>
      <w:tblGrid>
        <w:gridCol w:w="1951"/>
        <w:gridCol w:w="2410"/>
        <w:gridCol w:w="5374"/>
      </w:tblGrid>
      <w:tr w:rsidR="00FC626E" w:rsidRPr="00FC626E" w14:paraId="0069F785" w14:textId="77777777" w:rsidTr="00FC62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D48BFA9"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795" w:name="BKM_C1076615_3AE6_4988_8393_E66493CD8FB0"/>
            <w:bookmarkEnd w:id="795"/>
            <w:r w:rsidRPr="00FC626E">
              <w:rPr>
                <w:rFonts w:asciiTheme="minorHAnsi" w:hAnsiTheme="minorHAnsi"/>
                <w:color w:val="000000"/>
                <w:sz w:val="20"/>
                <w:szCs w:val="20"/>
                <w:lang w:val="en-CA"/>
              </w:rPr>
              <w:t>Name</w:t>
            </w:r>
          </w:p>
        </w:tc>
        <w:tc>
          <w:tcPr>
            <w:tcW w:w="2410" w:type="dxa"/>
          </w:tcPr>
          <w:p w14:paraId="7AED9B9F"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08780BD1"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3E208D5A"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C494B55"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contactCharacter</w:t>
            </w:r>
          </w:p>
        </w:tc>
        <w:tc>
          <w:tcPr>
            <w:tcW w:w="2410" w:type="dxa"/>
          </w:tcPr>
          <w:p w14:paraId="22DBE78E"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Category</w:t>
            </w:r>
          </w:p>
        </w:tc>
        <w:tc>
          <w:tcPr>
            <w:tcW w:w="5374" w:type="dxa"/>
          </w:tcPr>
          <w:p w14:paraId="694EF532"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 xml:space="preserve">The character of the boundary, as opposed to its type. e.g. abrupt, gradational </w:t>
            </w:r>
          </w:p>
          <w:p w14:paraId="15216B5D"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C626E" w:rsidRPr="00FC626E" w14:paraId="2C38E77C" w14:textId="77777777" w:rsidTr="00FC626E">
        <w:tc>
          <w:tcPr>
            <w:cnfStyle w:val="001000000000" w:firstRow="0" w:lastRow="0" w:firstColumn="1" w:lastColumn="0" w:oddVBand="0" w:evenVBand="0" w:oddHBand="0" w:evenHBand="0" w:firstRowFirstColumn="0" w:firstRowLastColumn="0" w:lastRowFirstColumn="0" w:lastRowLastColumn="0"/>
            <w:tcW w:w="1951" w:type="dxa"/>
          </w:tcPr>
          <w:p w14:paraId="01DB82E0"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796" w:name="BKM_A9BDB16E_7011_463E_B96E_FB003E3472AA"/>
            <w:bookmarkEnd w:id="796"/>
            <w:r w:rsidRPr="00FC626E">
              <w:rPr>
                <w:rFonts w:asciiTheme="minorHAnsi" w:hAnsiTheme="minorHAnsi"/>
                <w:color w:val="000000"/>
                <w:sz w:val="20"/>
                <w:szCs w:val="20"/>
                <w:lang w:val="en-CA"/>
              </w:rPr>
              <w:t>orientation</w:t>
            </w:r>
          </w:p>
        </w:tc>
        <w:tc>
          <w:tcPr>
            <w:tcW w:w="2410" w:type="dxa"/>
          </w:tcPr>
          <w:p w14:paraId="5D38824C"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GSML_PlanarOrientation</w:t>
            </w:r>
          </w:p>
        </w:tc>
        <w:tc>
          <w:tcPr>
            <w:tcW w:w="5374" w:type="dxa"/>
          </w:tcPr>
          <w:p w14:paraId="5BEB7CEB"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The orientation of the contact surface</w:t>
            </w:r>
          </w:p>
          <w:p w14:paraId="74243602"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C626E" w:rsidRPr="00FC626E" w14:paraId="5775E79D"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FE82D2" w14:textId="61436160"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correlatesWith</w:t>
            </w:r>
          </w:p>
        </w:tc>
        <w:tc>
          <w:tcPr>
            <w:tcW w:w="2410" w:type="dxa"/>
          </w:tcPr>
          <w:p w14:paraId="3EED5EA6" w14:textId="19A06169"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GeochronologicBoundary</w:t>
            </w:r>
          </w:p>
        </w:tc>
        <w:tc>
          <w:tcPr>
            <w:tcW w:w="5374" w:type="dxa"/>
          </w:tcPr>
          <w:p w14:paraId="3354CE2A" w14:textId="6540778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Pr>
        <w:rPr>
          <w:ins w:id="797" w:author="Eric Boisvert" w:date="2015-10-29T11:11:00Z"/>
        </w:rPr>
      </w:pPr>
    </w:p>
    <w:p w14:paraId="4D1E2A9F" w14:textId="6CE69B92" w:rsidR="00D33E64" w:rsidRDefault="00D33E64" w:rsidP="00AB10FC">
      <w:ins w:id="798" w:author="Eric Boisvert" w:date="2015-10-29T11:11:00Z">
        <w:r>
          <w:lastRenderedPageBreak/>
          <w:t>Add that a contact can only have 2 and only 2 GeologicFeatureRelation with GeologicUnit when the type is a contactType (erosionalContact, etc</w:t>
        </w:r>
        <w:proofErr w:type="gramStart"/>
        <w:r>
          <w:t>..)</w:t>
        </w:r>
      </w:ins>
      <w:proofErr w:type="gramEnd"/>
    </w:p>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77777777" w:rsidR="00FC626E" w:rsidRDefault="00FC626E" w:rsidP="00FC626E">
      <w:pPr>
        <w:keepNext/>
      </w:pPr>
      <w:r>
        <w:rPr>
          <w:noProof/>
          <w:lang w:val="en-CA" w:eastAsia="en-CA"/>
        </w:rPr>
        <w:drawing>
          <wp:inline distT="0" distB="0" distL="0" distR="0" wp14:anchorId="4019039E" wp14:editId="657659C6">
            <wp:extent cx="3924935" cy="5762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24935" cy="5762625"/>
                    </a:xfrm>
                    <a:prstGeom prst="rect">
                      <a:avLst/>
                    </a:prstGeom>
                    <a:noFill/>
                    <a:ln>
                      <a:noFill/>
                    </a:ln>
                  </pic:spPr>
                </pic:pic>
              </a:graphicData>
            </a:graphic>
          </wp:inline>
        </w:drawing>
      </w:r>
    </w:p>
    <w:p w14:paraId="40398DF5" w14:textId="654A7C4B" w:rsidR="00FC626E" w:rsidRDefault="00FC626E" w:rsidP="00FC626E">
      <w:pPr>
        <w:pStyle w:val="Caption"/>
      </w:pPr>
      <w:r>
        <w:t xml:space="preserve">Figure </w:t>
      </w:r>
      <w:fldSimple w:instr=" SEQ Figure \* ARABIC ">
        <w:ins w:id="799" w:author="Eric Boisvert" w:date="2015-10-30T04:23:00Z">
          <w:r w:rsidR="007D2867">
            <w:rPr>
              <w:noProof/>
            </w:rPr>
            <w:t>46</w:t>
          </w:r>
        </w:ins>
        <w:del w:id="800" w:author="Eric Boisvert" w:date="2015-10-30T04:23:00Z">
          <w:r w:rsidR="00090DCF" w:rsidDel="007D2867">
            <w:rPr>
              <w:noProof/>
            </w:rPr>
            <w:delText>45</w:delText>
          </w:r>
        </w:del>
      </w:fldSimple>
      <w:r>
        <w:t>: DisplacementEvent</w:t>
      </w:r>
    </w:p>
    <w:tbl>
      <w:tblPr>
        <w:tblStyle w:val="LightShading"/>
        <w:tblW w:w="9735" w:type="dxa"/>
        <w:tblLayout w:type="fixed"/>
        <w:tblLook w:val="04A0" w:firstRow="1" w:lastRow="0" w:firstColumn="1" w:lastColumn="0" w:noHBand="0" w:noVBand="1"/>
      </w:tblPr>
      <w:tblGrid>
        <w:gridCol w:w="1951"/>
        <w:gridCol w:w="2410"/>
        <w:gridCol w:w="5374"/>
      </w:tblGrid>
      <w:tr w:rsidR="00FC626E" w:rsidRPr="00FC626E" w14:paraId="5099D458"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1C34A62" w14:textId="77777777"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Name</w:t>
            </w:r>
          </w:p>
        </w:tc>
        <w:tc>
          <w:tcPr>
            <w:tcW w:w="2410" w:type="dxa"/>
          </w:tcPr>
          <w:p w14:paraId="1C098658"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3473914C"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23595C12"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874159A" w14:textId="3B2FF3EE"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incrementalDisplace</w:t>
            </w:r>
            <w:r>
              <w:rPr>
                <w:rFonts w:asciiTheme="minorHAnsi" w:hAnsiTheme="minorHAnsi"/>
                <w:color w:val="000000"/>
                <w:sz w:val="20"/>
                <w:szCs w:val="20"/>
                <w:lang w:val="en-CA"/>
              </w:rPr>
              <w:lastRenderedPageBreak/>
              <w:t>ment</w:t>
            </w:r>
          </w:p>
        </w:tc>
        <w:tc>
          <w:tcPr>
            <w:tcW w:w="2410" w:type="dxa"/>
          </w:tcPr>
          <w:p w14:paraId="586D826C" w14:textId="1C2E8041"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lastRenderedPageBreak/>
              <w:t>DisplacementValue</w:t>
            </w:r>
          </w:p>
        </w:tc>
        <w:tc>
          <w:tcPr>
            <w:tcW w:w="5374" w:type="dxa"/>
          </w:tcPr>
          <w:p w14:paraId="7C313C07" w14:textId="60C3DD13"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commentRangeStart w:id="801"/>
            <w:r>
              <w:rPr>
                <w:rFonts w:asciiTheme="minorHAnsi" w:hAnsiTheme="minorHAnsi"/>
                <w:color w:val="000000"/>
                <w:sz w:val="20"/>
                <w:szCs w:val="20"/>
                <w:lang w:val="en-CA"/>
              </w:rPr>
              <w:t>Description of the parameters of the displacement</w:t>
            </w:r>
            <w:commentRangeEnd w:id="801"/>
            <w:r>
              <w:rPr>
                <w:rStyle w:val="CommentReference"/>
                <w:color w:val="auto"/>
              </w:rPr>
              <w:commentReference w:id="801"/>
            </w:r>
          </w:p>
          <w:p w14:paraId="07D8CDBC" w14:textId="77777777" w:rsidR="00FC626E" w:rsidRPr="00FC626E" w:rsidRDefault="00FC626E"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58F2541" w14:textId="77777777" w:rsidR="00FC626E" w:rsidRDefault="00FC626E" w:rsidP="00FC626E"/>
    <w:p w14:paraId="71B4C2ED" w14:textId="526D2804" w:rsidR="008C4F74" w:rsidRDefault="008C4F74" w:rsidP="00FC626E">
      <w:pPr>
        <w:pStyle w:val="Heading4"/>
      </w:pPr>
      <w:r>
        <w:t>DisplacementValue</w:t>
      </w:r>
    </w:p>
    <w:p w14:paraId="40A4F97F" w14:textId="77777777" w:rsidR="00777586" w:rsidRPr="00777586" w:rsidRDefault="00777586" w:rsidP="00777586"/>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77777777" w:rsidR="00386910" w:rsidRDefault="00386910" w:rsidP="00386910">
      <w:pPr>
        <w:keepNext/>
      </w:pPr>
      <w:r>
        <w:rPr>
          <w:noProof/>
          <w:lang w:val="en-CA" w:eastAsia="en-CA"/>
        </w:rPr>
        <w:drawing>
          <wp:inline distT="0" distB="0" distL="0" distR="0" wp14:anchorId="5F316895" wp14:editId="3E330162">
            <wp:extent cx="5486400" cy="4640731"/>
            <wp:effectExtent l="0" t="0" r="0" b="762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4640731"/>
                    </a:xfrm>
                    <a:prstGeom prst="rect">
                      <a:avLst/>
                    </a:prstGeom>
                    <a:noFill/>
                    <a:ln>
                      <a:noFill/>
                    </a:ln>
                  </pic:spPr>
                </pic:pic>
              </a:graphicData>
            </a:graphic>
          </wp:inline>
        </w:drawing>
      </w:r>
    </w:p>
    <w:p w14:paraId="6B5034BE" w14:textId="2D138825" w:rsidR="00777586" w:rsidRDefault="00386910" w:rsidP="00386910">
      <w:pPr>
        <w:pStyle w:val="Caption"/>
      </w:pPr>
      <w:r>
        <w:t xml:space="preserve">Figure </w:t>
      </w:r>
      <w:fldSimple w:instr=" SEQ Figure \* ARABIC ">
        <w:ins w:id="802" w:author="Eric Boisvert" w:date="2015-10-30T04:23:00Z">
          <w:r w:rsidR="007D2867">
            <w:rPr>
              <w:noProof/>
            </w:rPr>
            <w:t>47</w:t>
          </w:r>
        </w:ins>
        <w:del w:id="803" w:author="Eric Boisvert" w:date="2015-10-30T04:23:00Z">
          <w:r w:rsidR="00090DCF" w:rsidDel="007D2867">
            <w:rPr>
              <w:noProof/>
            </w:rPr>
            <w:delText>46</w:delText>
          </w:r>
        </w:del>
      </w:fldSimple>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804" w:name="BKM_0148DBC7_BEFE_411F_BDA0_ED2509780C45"/>
      <w:bookmarkEnd w:id="804"/>
    </w:p>
    <w:tbl>
      <w:tblPr>
        <w:tblStyle w:val="LightShading"/>
        <w:tblW w:w="9735" w:type="dxa"/>
        <w:tblLayout w:type="fixed"/>
        <w:tblLook w:val="04A0" w:firstRow="1" w:lastRow="0" w:firstColumn="1" w:lastColumn="0" w:noHBand="0" w:noVBand="1"/>
      </w:tblPr>
      <w:tblGrid>
        <w:gridCol w:w="2235"/>
        <w:gridCol w:w="2409"/>
        <w:gridCol w:w="5091"/>
      </w:tblGrid>
      <w:tr w:rsidR="008C4F74" w:rsidRPr="008C4F74" w14:paraId="30328A84" w14:textId="77777777" w:rsidTr="008C4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9983F93"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805" w:name="BKM_3201DCDD_D133_49AE_90CB_9F86F5B18ACE"/>
            <w:bookmarkEnd w:id="805"/>
            <w:r w:rsidRPr="008C4F74">
              <w:rPr>
                <w:rFonts w:asciiTheme="minorHAnsi" w:hAnsiTheme="minorHAnsi"/>
                <w:color w:val="000000"/>
                <w:sz w:val="20"/>
                <w:szCs w:val="20"/>
                <w:lang w:val="en-CA"/>
              </w:rPr>
              <w:t>Name</w:t>
            </w:r>
          </w:p>
        </w:tc>
        <w:tc>
          <w:tcPr>
            <w:tcW w:w="2409" w:type="dxa"/>
          </w:tcPr>
          <w:p w14:paraId="20CBB482"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Type</w:t>
            </w:r>
          </w:p>
        </w:tc>
        <w:tc>
          <w:tcPr>
            <w:tcW w:w="5091" w:type="dxa"/>
          </w:tcPr>
          <w:p w14:paraId="41D8AB5B"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Description</w:t>
            </w:r>
          </w:p>
        </w:tc>
      </w:tr>
      <w:tr w:rsidR="008C4F74" w:rsidRPr="008C4F74" w14:paraId="665A8EA3"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F8B63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sidRPr="008C4F74">
              <w:rPr>
                <w:rFonts w:asciiTheme="minorHAnsi" w:hAnsiTheme="minorHAnsi"/>
                <w:color w:val="000000"/>
                <w:sz w:val="20"/>
                <w:szCs w:val="20"/>
                <w:lang w:val="en-CA"/>
              </w:rPr>
              <w:t>hangingWallDirection</w:t>
            </w:r>
          </w:p>
        </w:tc>
        <w:tc>
          <w:tcPr>
            <w:tcW w:w="2409" w:type="dxa"/>
          </w:tcPr>
          <w:p w14:paraId="6973CBD3"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GSML_LinearOrientation</w:t>
            </w:r>
          </w:p>
        </w:tc>
        <w:tc>
          <w:tcPr>
            <w:tcW w:w="5091" w:type="dxa"/>
          </w:tcPr>
          <w:p w14:paraId="1A5F480E" w14:textId="57317CF4"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Normally the compass quadrant indicating the hanging</w:t>
            </w:r>
            <w:r>
              <w:rPr>
                <w:rFonts w:asciiTheme="minorHAnsi" w:hAnsiTheme="minorHAnsi"/>
                <w:color w:val="000000"/>
                <w:sz w:val="20"/>
                <w:szCs w:val="20"/>
                <w:lang w:val="en-CA"/>
              </w:rPr>
              <w:t xml:space="preserve"> </w:t>
            </w:r>
            <w:r w:rsidRPr="008C4F74">
              <w:rPr>
                <w:rFonts w:asciiTheme="minorHAnsi" w:hAnsiTheme="minorHAnsi"/>
                <w:color w:val="000000"/>
                <w:sz w:val="20"/>
                <w:szCs w:val="20"/>
                <w:lang w:val="en-CA"/>
              </w:rPr>
              <w:t>wall side of the fault-system for faults that are steep enough to define a hanging-wall on the map trace</w:t>
            </w:r>
          </w:p>
          <w:p w14:paraId="545BF1DD"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1F67E4C0"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3B1EFDE0"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806" w:name="BKM_5AEA7724_2100_40A1_BA99_6516E4CE2A3E"/>
            <w:bookmarkEnd w:id="806"/>
            <w:r w:rsidRPr="008C4F74">
              <w:rPr>
                <w:rFonts w:asciiTheme="minorHAnsi" w:hAnsiTheme="minorHAnsi"/>
                <w:color w:val="000000"/>
                <w:sz w:val="20"/>
                <w:szCs w:val="20"/>
                <w:lang w:val="en-CA"/>
              </w:rPr>
              <w:t>movementSense</w:t>
            </w:r>
          </w:p>
        </w:tc>
        <w:tc>
          <w:tcPr>
            <w:tcW w:w="2409" w:type="dxa"/>
          </w:tcPr>
          <w:p w14:paraId="2EFE3B1D"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MovementSenseTerm</w:t>
            </w:r>
          </w:p>
        </w:tc>
        <w:tc>
          <w:tcPr>
            <w:tcW w:w="5091" w:type="dxa"/>
          </w:tcPr>
          <w:p w14:paraId="6A2E9EF9"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The movement sense of displacement along a geologic structure (eg, dextral, sinistral)</w:t>
            </w:r>
          </w:p>
          <w:p w14:paraId="1995B5B0"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C4F74" w:rsidRPr="008C4F74" w14:paraId="0FE0D6C9"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FBF5BF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807" w:name="BKM_65E9638C_341E_4069_9C8F_D8BC2F8B7601"/>
            <w:bookmarkEnd w:id="807"/>
            <w:r w:rsidRPr="008C4F74">
              <w:rPr>
                <w:rFonts w:asciiTheme="minorHAnsi" w:hAnsiTheme="minorHAnsi"/>
                <w:color w:val="000000"/>
                <w:sz w:val="20"/>
                <w:szCs w:val="20"/>
                <w:lang w:val="en-CA"/>
              </w:rPr>
              <w:lastRenderedPageBreak/>
              <w:t>movementType</w:t>
            </w:r>
          </w:p>
        </w:tc>
        <w:tc>
          <w:tcPr>
            <w:tcW w:w="2409" w:type="dxa"/>
          </w:tcPr>
          <w:p w14:paraId="1B38C244"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MovementTypeTerm</w:t>
            </w:r>
          </w:p>
        </w:tc>
        <w:tc>
          <w:tcPr>
            <w:tcW w:w="5091" w:type="dxa"/>
          </w:tcPr>
          <w:p w14:paraId="6B817DF2"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Defines the type of movement  (eg dip-slip, strike-slip)</w:t>
            </w:r>
          </w:p>
          <w:p w14:paraId="61C9A58C"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3823C9E1"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67D0858C" w14:textId="5004880A"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displacementEvent</w:t>
            </w:r>
          </w:p>
        </w:tc>
        <w:tc>
          <w:tcPr>
            <w:tcW w:w="2409" w:type="dxa"/>
          </w:tcPr>
          <w:p w14:paraId="45A03476" w14:textId="58E3D68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DisplacementEvent</w:t>
            </w:r>
          </w:p>
        </w:tc>
        <w:tc>
          <w:tcPr>
            <w:tcW w:w="5091" w:type="dxa"/>
          </w:tcPr>
          <w:p w14:paraId="2E095C39" w14:textId="086CF64C"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Heading4"/>
      </w:pPr>
      <w:r>
        <w:t>SeparationValue</w:t>
      </w:r>
    </w:p>
    <w:p w14:paraId="02628FCE" w14:textId="77777777" w:rsidR="00777586" w:rsidRDefault="00777586" w:rsidP="00AB10FC"/>
    <w:p w14:paraId="41A1AB52" w14:textId="69D0D259" w:rsidR="00777586" w:rsidRDefault="00777586" w:rsidP="00AB10FC">
      <w:proofErr w:type="gramStart"/>
      <w:r w:rsidRPr="00777586">
        <w:t>The amount of separation displacement across a structure.</w:t>
      </w:r>
      <w:proofErr w:type="gramEnd"/>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808" w:name="BKM_08A92A70_F1F3_4B2A_9DC3_7E931F02BD38"/>
      <w:bookmarkEnd w:id="808"/>
    </w:p>
    <w:tbl>
      <w:tblPr>
        <w:tblStyle w:val="LightShading"/>
        <w:tblW w:w="9735" w:type="dxa"/>
        <w:tblLayout w:type="fixed"/>
        <w:tblLook w:val="04A0" w:firstRow="1" w:lastRow="0" w:firstColumn="1" w:lastColumn="0" w:noHBand="0" w:noVBand="1"/>
      </w:tblPr>
      <w:tblGrid>
        <w:gridCol w:w="1384"/>
        <w:gridCol w:w="1701"/>
        <w:gridCol w:w="6650"/>
      </w:tblGrid>
      <w:tr w:rsidR="00777586" w:rsidRPr="00777586" w14:paraId="31C4ADF1" w14:textId="77777777" w:rsidTr="0077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6196A8C"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809" w:name="BKM_3F7EC057_E707_4A06_A6E3_17A0DD602106"/>
            <w:bookmarkEnd w:id="809"/>
            <w:r w:rsidRPr="00777586">
              <w:rPr>
                <w:rFonts w:asciiTheme="minorHAnsi" w:hAnsiTheme="minorHAnsi"/>
                <w:color w:val="000000"/>
                <w:sz w:val="20"/>
                <w:szCs w:val="20"/>
                <w:lang w:val="en-CA"/>
              </w:rPr>
              <w:t>Name</w:t>
            </w:r>
          </w:p>
        </w:tc>
        <w:tc>
          <w:tcPr>
            <w:tcW w:w="1701" w:type="dxa"/>
          </w:tcPr>
          <w:p w14:paraId="5819635C"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650" w:type="dxa"/>
          </w:tcPr>
          <w:p w14:paraId="6105ACD7"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779EAF17" w14:textId="77777777" w:rsidTr="00777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151B75D"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separation</w:t>
            </w:r>
          </w:p>
        </w:tc>
        <w:tc>
          <w:tcPr>
            <w:tcW w:w="1701" w:type="dxa"/>
          </w:tcPr>
          <w:p w14:paraId="16F44933"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650" w:type="dxa"/>
          </w:tcPr>
          <w:p w14:paraId="34A8D7E9"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 xml:space="preserve">Reported apparent offset of planar feature, report as vector. </w:t>
            </w:r>
          </w:p>
          <w:p w14:paraId="4C6FC9D4"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Heading4"/>
      </w:pPr>
      <w:r>
        <w:t>NetSlipValue</w:t>
      </w:r>
    </w:p>
    <w:p w14:paraId="0786FEA3" w14:textId="77777777" w:rsidR="00777586" w:rsidRPr="00777586" w:rsidRDefault="00777586" w:rsidP="00777586"/>
    <w:p w14:paraId="1A3385D7" w14:textId="39FBAF75" w:rsidR="00777586" w:rsidRDefault="00777586" w:rsidP="00AB10FC">
      <w:proofErr w:type="gramStart"/>
      <w:r w:rsidRPr="00777586">
        <w:t>The total amount of slip displacement along a structure.</w:t>
      </w:r>
      <w:proofErr w:type="gramEnd"/>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810" w:name="BKM_5D7D3A73_2BA5_4999_B2D9_B2638FD2E3F3"/>
      <w:bookmarkEnd w:id="810"/>
    </w:p>
    <w:tbl>
      <w:tblPr>
        <w:tblStyle w:val="LightShading"/>
        <w:tblW w:w="9735" w:type="dxa"/>
        <w:tblLayout w:type="fixed"/>
        <w:tblLook w:val="04A0" w:firstRow="1" w:lastRow="0" w:firstColumn="1" w:lastColumn="0" w:noHBand="0" w:noVBand="1"/>
      </w:tblPr>
      <w:tblGrid>
        <w:gridCol w:w="1526"/>
        <w:gridCol w:w="1701"/>
        <w:gridCol w:w="6508"/>
      </w:tblGrid>
      <w:tr w:rsidR="00777586" w:rsidRPr="00777586" w14:paraId="5A71637D" w14:textId="77777777" w:rsidTr="002D43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53EDF40"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811" w:name="BKM_7025CFD1_5818_4184_A744_DEA2C7504840"/>
            <w:bookmarkEnd w:id="811"/>
            <w:r w:rsidRPr="00777586">
              <w:rPr>
                <w:rFonts w:asciiTheme="minorHAnsi" w:hAnsiTheme="minorHAnsi"/>
                <w:color w:val="000000"/>
                <w:sz w:val="20"/>
                <w:szCs w:val="20"/>
                <w:lang w:val="en-CA"/>
              </w:rPr>
              <w:t>Name</w:t>
            </w:r>
          </w:p>
        </w:tc>
        <w:tc>
          <w:tcPr>
            <w:tcW w:w="1701" w:type="dxa"/>
          </w:tcPr>
          <w:p w14:paraId="18076ACD"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508" w:type="dxa"/>
          </w:tcPr>
          <w:p w14:paraId="6F98F810"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04E8E133" w14:textId="77777777" w:rsidTr="002D4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B029EFB"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netSlip</w:t>
            </w:r>
          </w:p>
        </w:tc>
        <w:tc>
          <w:tcPr>
            <w:tcW w:w="1701" w:type="dxa"/>
          </w:tcPr>
          <w:p w14:paraId="3E99E497"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508" w:type="dxa"/>
          </w:tcPr>
          <w:p w14:paraId="30E353CA"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The value of the net slip, expressed as vector.</w:t>
            </w:r>
          </w:p>
          <w:p w14:paraId="1C124B8B"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D4310" w:rsidRPr="00777586" w14:paraId="64D55717" w14:textId="77777777" w:rsidTr="002D4310">
        <w:tc>
          <w:tcPr>
            <w:cnfStyle w:val="001000000000" w:firstRow="0" w:lastRow="0" w:firstColumn="1" w:lastColumn="0" w:oddVBand="0" w:evenVBand="0" w:oddHBand="0" w:evenHBand="0" w:firstRowFirstColumn="0" w:firstRowLastColumn="0" w:lastRowFirstColumn="0" w:lastRowLastColumn="0"/>
            <w:tcW w:w="1526" w:type="dxa"/>
          </w:tcPr>
          <w:p w14:paraId="7368B3B3" w14:textId="677AF3EE" w:rsidR="002D4310" w:rsidRPr="00777586" w:rsidRDefault="002D4310" w:rsidP="0077758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slipComponent</w:t>
            </w:r>
          </w:p>
        </w:tc>
        <w:tc>
          <w:tcPr>
            <w:tcW w:w="1701" w:type="dxa"/>
          </w:tcPr>
          <w:p w14:paraId="12C2DF1A" w14:textId="72ECE4D9"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SlipComponents</w:t>
            </w:r>
          </w:p>
        </w:tc>
        <w:tc>
          <w:tcPr>
            <w:tcW w:w="6508" w:type="dxa"/>
          </w:tcPr>
          <w:p w14:paraId="58F5B2B3" w14:textId="4B60B9C5"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D4310">
              <w:rPr>
                <w:rFonts w:asciiTheme="minorHAnsi" w:hAnsiTheme="minorHAns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Heading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812" w:name="BKM_D8F0C163_8545_458E_90CD_CA5151787B07"/>
      <w:bookmarkEnd w:id="812"/>
    </w:p>
    <w:tbl>
      <w:tblPr>
        <w:tblStyle w:val="LightShading"/>
        <w:tblW w:w="9735" w:type="dxa"/>
        <w:tblLayout w:type="fixed"/>
        <w:tblLook w:val="04A0" w:firstRow="1" w:lastRow="0" w:firstColumn="1" w:lastColumn="0" w:noHBand="0" w:noVBand="1"/>
      </w:tblPr>
      <w:tblGrid>
        <w:gridCol w:w="1526"/>
        <w:gridCol w:w="1559"/>
        <w:gridCol w:w="6650"/>
      </w:tblGrid>
      <w:tr w:rsidR="00FE753A" w:rsidRPr="00FE753A" w14:paraId="4EB43CDC"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E6120E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13" w:name="BKM_C37626AA_696F_429A_B16D_4833F8339B50"/>
            <w:bookmarkEnd w:id="813"/>
            <w:r w:rsidRPr="00FE753A">
              <w:rPr>
                <w:rFonts w:asciiTheme="minorHAnsi" w:hAnsiTheme="minorHAnsi"/>
                <w:color w:val="000000"/>
                <w:sz w:val="20"/>
                <w:szCs w:val="20"/>
                <w:lang w:val="en-CA"/>
              </w:rPr>
              <w:t>Name</w:t>
            </w:r>
          </w:p>
        </w:tc>
        <w:tc>
          <w:tcPr>
            <w:tcW w:w="1559" w:type="dxa"/>
          </w:tcPr>
          <w:p w14:paraId="2F38A47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650" w:type="dxa"/>
          </w:tcPr>
          <w:p w14:paraId="2B0A8C47"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0F23F5C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8F9F2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heave</w:t>
            </w:r>
          </w:p>
        </w:tc>
        <w:tc>
          <w:tcPr>
            <w:tcW w:w="1559" w:type="dxa"/>
          </w:tcPr>
          <w:p w14:paraId="67DAB10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4BC73DF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Component of slip in the horizontal, and perpendicular to the strike of the fault</w:t>
            </w:r>
          </w:p>
          <w:p w14:paraId="35A17C22"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83168BD" w14:textId="77777777" w:rsidTr="00FE753A">
        <w:tc>
          <w:tcPr>
            <w:cnfStyle w:val="001000000000" w:firstRow="0" w:lastRow="0" w:firstColumn="1" w:lastColumn="0" w:oddVBand="0" w:evenVBand="0" w:oddHBand="0" w:evenHBand="0" w:firstRowFirstColumn="0" w:firstRowLastColumn="0" w:lastRowFirstColumn="0" w:lastRowLastColumn="0"/>
            <w:tcW w:w="1526" w:type="dxa"/>
          </w:tcPr>
          <w:p w14:paraId="71997DF4"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14" w:name="BKM_8E0A8CD6_1952_49E4_ACE7_469172BABBA7"/>
            <w:bookmarkEnd w:id="814"/>
            <w:r w:rsidRPr="00FE753A">
              <w:rPr>
                <w:rFonts w:asciiTheme="minorHAnsi" w:hAnsiTheme="minorHAnsi"/>
                <w:color w:val="000000"/>
                <w:sz w:val="20"/>
                <w:szCs w:val="20"/>
                <w:lang w:val="en-CA"/>
              </w:rPr>
              <w:t>horizontalSlip</w:t>
            </w:r>
          </w:p>
        </w:tc>
        <w:tc>
          <w:tcPr>
            <w:tcW w:w="1559" w:type="dxa"/>
          </w:tcPr>
          <w:p w14:paraId="2881FA9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1D7763E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Slip component that is horizontal and parallel to strike of the fault</w:t>
            </w:r>
          </w:p>
          <w:p w14:paraId="0841324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55FCC2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A8BE9F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15" w:name="BKM_498C83DB_DFDB_4234_B978_7C656FD73043"/>
            <w:bookmarkEnd w:id="815"/>
            <w:r w:rsidRPr="00FE753A">
              <w:rPr>
                <w:rFonts w:asciiTheme="minorHAnsi" w:hAnsiTheme="minorHAnsi"/>
                <w:color w:val="000000"/>
                <w:sz w:val="20"/>
                <w:szCs w:val="20"/>
                <w:lang w:val="en-CA"/>
              </w:rPr>
              <w:t>throw</w:t>
            </w:r>
          </w:p>
        </w:tc>
        <w:tc>
          <w:tcPr>
            <w:tcW w:w="1559" w:type="dxa"/>
          </w:tcPr>
          <w:p w14:paraId="549A566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3FF1B2C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Vertical component of slip.</w:t>
            </w:r>
          </w:p>
          <w:p w14:paraId="3664D58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Heading4"/>
      </w:pPr>
      <w:r>
        <w:lastRenderedPageBreak/>
        <w:t>FoldDescription</w:t>
      </w:r>
    </w:p>
    <w:p w14:paraId="2F11184B" w14:textId="77777777" w:rsidR="00FE753A" w:rsidRDefault="00FE753A" w:rsidP="00AB10FC"/>
    <w:p w14:paraId="19D35EBD" w14:textId="4B5A6DC0" w:rsidR="00FC626E" w:rsidRDefault="00FE753A" w:rsidP="00AB10FC">
      <w:proofErr w:type="gramStart"/>
      <w:r w:rsidRPr="00FE753A">
        <w:t>Extended descriptive properties of a fold structure.</w:t>
      </w:r>
      <w:proofErr w:type="gramEnd"/>
    </w:p>
    <w:p w14:paraId="0C9B8DB0" w14:textId="77777777" w:rsidR="00FE753A" w:rsidRDefault="00FE753A" w:rsidP="00FE753A">
      <w:pPr>
        <w:keepNext/>
      </w:pPr>
      <w:r>
        <w:rPr>
          <w:noProof/>
          <w:lang w:val="en-CA" w:eastAsia="en-CA"/>
        </w:rPr>
        <w:drawing>
          <wp:inline distT="0" distB="0" distL="0" distR="0" wp14:anchorId="50726A29" wp14:editId="1707198E">
            <wp:extent cx="5486400" cy="5090566"/>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5090566"/>
                    </a:xfrm>
                    <a:prstGeom prst="rect">
                      <a:avLst/>
                    </a:prstGeom>
                    <a:noFill/>
                    <a:ln>
                      <a:noFill/>
                    </a:ln>
                  </pic:spPr>
                </pic:pic>
              </a:graphicData>
            </a:graphic>
          </wp:inline>
        </w:drawing>
      </w:r>
    </w:p>
    <w:p w14:paraId="67314E9E" w14:textId="6207CE33" w:rsidR="00FE753A" w:rsidRDefault="00FE753A" w:rsidP="00FE753A">
      <w:pPr>
        <w:pStyle w:val="Caption"/>
      </w:pPr>
      <w:r>
        <w:t xml:space="preserve">Figure </w:t>
      </w:r>
      <w:fldSimple w:instr=" SEQ Figure \* ARABIC ">
        <w:ins w:id="816" w:author="Eric Boisvert" w:date="2015-10-30T04:23:00Z">
          <w:r w:rsidR="007D2867">
            <w:rPr>
              <w:noProof/>
            </w:rPr>
            <w:t>48</w:t>
          </w:r>
        </w:ins>
        <w:del w:id="817" w:author="Eric Boisvert" w:date="2015-10-30T04:23:00Z">
          <w:r w:rsidR="00090DCF" w:rsidDel="007D2867">
            <w:rPr>
              <w:noProof/>
            </w:rPr>
            <w:delText>47</w:delText>
          </w:r>
        </w:del>
      </w:fldSimple>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818" w:name="BKM_D8139323_6092_443C_A360_3F3BE3361CC0"/>
      <w:bookmarkEnd w:id="818"/>
    </w:p>
    <w:tbl>
      <w:tblPr>
        <w:tblStyle w:val="LightShading"/>
        <w:tblW w:w="9735" w:type="dxa"/>
        <w:tblLayout w:type="fixed"/>
        <w:tblLook w:val="04A0" w:firstRow="1" w:lastRow="0" w:firstColumn="1" w:lastColumn="0" w:noHBand="0" w:noVBand="1"/>
      </w:tblPr>
      <w:tblGrid>
        <w:gridCol w:w="2376"/>
        <w:gridCol w:w="2552"/>
        <w:gridCol w:w="4807"/>
      </w:tblGrid>
      <w:tr w:rsidR="00FE753A" w:rsidRPr="00FE753A" w14:paraId="1E668204"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1DB097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19" w:name="BKM_9F55EEFA_C0E3_452C_8F3E_4601CB5BDD65"/>
            <w:bookmarkEnd w:id="819"/>
            <w:r w:rsidRPr="00FE753A">
              <w:rPr>
                <w:rFonts w:asciiTheme="minorHAnsi" w:hAnsiTheme="minorHAnsi"/>
                <w:color w:val="000000"/>
                <w:sz w:val="20"/>
                <w:szCs w:val="20"/>
                <w:lang w:val="en-CA"/>
              </w:rPr>
              <w:t>Name</w:t>
            </w:r>
          </w:p>
        </w:tc>
        <w:tc>
          <w:tcPr>
            <w:tcW w:w="2552" w:type="dxa"/>
          </w:tcPr>
          <w:p w14:paraId="0B05ED9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4807" w:type="dxa"/>
          </w:tcPr>
          <w:p w14:paraId="7D78CD3C"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439919DC"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D9699C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amplitude</w:t>
            </w:r>
          </w:p>
        </w:tc>
        <w:tc>
          <w:tcPr>
            <w:tcW w:w="2552" w:type="dxa"/>
          </w:tcPr>
          <w:p w14:paraId="7597898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1847030"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Length from line segment connecting inflection points on adjacent fold limbs to the intervening fold hinge </w:t>
            </w:r>
          </w:p>
          <w:p w14:paraId="60D0C16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4E78ED9"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6381EDA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20" w:name="BKM_B6CF2C95_A27D_49AD_BB55_36897A8B9A93"/>
            <w:bookmarkEnd w:id="820"/>
            <w:r w:rsidRPr="00FE753A">
              <w:rPr>
                <w:rFonts w:asciiTheme="minorHAnsi" w:hAnsiTheme="minorHAnsi"/>
                <w:color w:val="000000"/>
                <w:sz w:val="20"/>
                <w:szCs w:val="20"/>
                <w:lang w:val="en-CA"/>
              </w:rPr>
              <w:t>axialSurfaceOrientation</w:t>
            </w:r>
          </w:p>
        </w:tc>
        <w:tc>
          <w:tcPr>
            <w:tcW w:w="2552" w:type="dxa"/>
          </w:tcPr>
          <w:p w14:paraId="0A870C9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GSML_PlanarOrientation</w:t>
            </w:r>
          </w:p>
        </w:tc>
        <w:tc>
          <w:tcPr>
            <w:tcW w:w="4807" w:type="dxa"/>
          </w:tcPr>
          <w:p w14:paraId="79FBC0E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w:t>
            </w:r>
            <w:r w:rsidRPr="00FE753A">
              <w:rPr>
                <w:rFonts w:asciiTheme="minorHAnsi" w:hAnsiTheme="minorHAnsi"/>
                <w:color w:val="000000"/>
                <w:sz w:val="20"/>
                <w:szCs w:val="20"/>
                <w:lang w:val="en-CA"/>
              </w:rPr>
              <w:lastRenderedPageBreak/>
              <w:t xml:space="preserve">one or more locations, or generalized using terminology (upright, inclined, reclined, recumbent, </w:t>
            </w:r>
            <w:proofErr w:type="gramStart"/>
            <w:r w:rsidRPr="00FE753A">
              <w:rPr>
                <w:rFonts w:asciiTheme="minorHAnsi" w:hAnsiTheme="minorHAnsi"/>
                <w:color w:val="000000"/>
                <w:sz w:val="20"/>
                <w:szCs w:val="20"/>
                <w:lang w:val="en-CA"/>
              </w:rPr>
              <w:t>overturned</w:t>
            </w:r>
            <w:proofErr w:type="gramEnd"/>
            <w:r w:rsidRPr="00FE753A">
              <w:rPr>
                <w:rFonts w:asciiTheme="minorHAnsi" w:hAnsiTheme="minorHAnsi"/>
                <w:color w:val="000000"/>
                <w:sz w:val="20"/>
                <w:szCs w:val="20"/>
                <w:lang w:val="en-CA"/>
              </w:rPr>
              <w:t>). Dip and Dip Direction are one approach to specifying the value.</w:t>
            </w:r>
          </w:p>
          <w:p w14:paraId="4A24E81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02E45A1"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25FD6ED"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21" w:name="BKM_C47055C6_23E4_4FE1_89C3_7EA3E53F016F"/>
            <w:bookmarkEnd w:id="821"/>
            <w:r w:rsidRPr="00FE753A">
              <w:rPr>
                <w:rFonts w:asciiTheme="minorHAnsi" w:hAnsiTheme="minorHAnsi"/>
                <w:color w:val="000000"/>
                <w:sz w:val="20"/>
                <w:szCs w:val="20"/>
                <w:lang w:val="en-CA"/>
              </w:rPr>
              <w:lastRenderedPageBreak/>
              <w:t>geneticModel</w:t>
            </w:r>
          </w:p>
        </w:tc>
        <w:tc>
          <w:tcPr>
            <w:tcW w:w="2552" w:type="dxa"/>
          </w:tcPr>
          <w:p w14:paraId="71C50F7F"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2FF06D54"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Specification of genetic model for fold, e.g. flexural slip, parallel</w:t>
            </w:r>
          </w:p>
          <w:p w14:paraId="359F0276"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4C9B3CB"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A32066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22" w:name="BKM_BE3EB69A_2E9F_4015_9A53_7E29585ADF99"/>
            <w:bookmarkEnd w:id="822"/>
            <w:r w:rsidRPr="00FE753A">
              <w:rPr>
                <w:rFonts w:asciiTheme="minorHAnsi" w:hAnsiTheme="minorHAnsi"/>
                <w:color w:val="000000"/>
                <w:sz w:val="20"/>
                <w:szCs w:val="20"/>
                <w:lang w:val="en-CA"/>
              </w:rPr>
              <w:t>hingeLineCurvature</w:t>
            </w:r>
          </w:p>
        </w:tc>
        <w:tc>
          <w:tcPr>
            <w:tcW w:w="2552" w:type="dxa"/>
          </w:tcPr>
          <w:p w14:paraId="6C2BAF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6301290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Variation in orientation of fold hinge along trend of fold, distinguish sheath from cylindrical folds. Specify with terminology eg sheath, dome, </w:t>
            </w:r>
            <w:proofErr w:type="gramStart"/>
            <w:r w:rsidRPr="00FE753A">
              <w:rPr>
                <w:rFonts w:asciiTheme="minorHAnsi" w:hAnsiTheme="minorHAnsi"/>
                <w:color w:val="000000"/>
                <w:sz w:val="20"/>
                <w:szCs w:val="20"/>
                <w:lang w:val="en-CA"/>
              </w:rPr>
              <w:t>basin</w:t>
            </w:r>
            <w:proofErr w:type="gramEnd"/>
            <w:r w:rsidRPr="00FE753A">
              <w:rPr>
                <w:rFonts w:asciiTheme="minorHAnsi" w:hAnsiTheme="minorHAnsi"/>
                <w:color w:val="000000"/>
                <w:sz w:val="20"/>
                <w:szCs w:val="20"/>
                <w:lang w:val="en-CA"/>
              </w:rPr>
              <w:t>, cylindrical.</w:t>
            </w:r>
          </w:p>
          <w:p w14:paraId="3E9066EF"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7B4DC577"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9034BD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23" w:name="BKM_D49811C3_C3B3_4361_989B_69411D4795BC"/>
            <w:bookmarkEnd w:id="823"/>
            <w:r w:rsidRPr="00FE753A">
              <w:rPr>
                <w:rFonts w:asciiTheme="minorHAnsi" w:hAnsiTheme="minorHAnsi"/>
                <w:color w:val="000000"/>
                <w:sz w:val="20"/>
                <w:szCs w:val="20"/>
                <w:lang w:val="en-CA"/>
              </w:rPr>
              <w:t>hingeLineOrientation</w:t>
            </w:r>
          </w:p>
        </w:tc>
        <w:tc>
          <w:tcPr>
            <w:tcW w:w="2552" w:type="dxa"/>
          </w:tcPr>
          <w:p w14:paraId="5E812975"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GSML_LinearOrientation</w:t>
            </w:r>
          </w:p>
        </w:tc>
        <w:tc>
          <w:tcPr>
            <w:tcW w:w="4807" w:type="dxa"/>
          </w:tcPr>
          <w:p w14:paraId="1C2049BE"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Specification of hinge line orientation for fold. CGI_LinearOrientation allows for a term value specification or a numeric specification of either or both the trend and plunge of hinge line. </w:t>
            </w:r>
            <w:proofErr w:type="gramStart"/>
            <w:r w:rsidRPr="00FE753A">
              <w:rPr>
                <w:rFonts w:asciiTheme="minorHAnsi" w:hAnsiTheme="minorHAnsi"/>
                <w:color w:val="000000"/>
                <w:sz w:val="20"/>
                <w:szCs w:val="20"/>
                <w:lang w:val="en-CA"/>
              </w:rPr>
              <w:t>kHinge</w:t>
            </w:r>
            <w:proofErr w:type="gramEnd"/>
            <w:r w:rsidRPr="00FE753A">
              <w:rPr>
                <w:rFonts w:asciiTheme="minorHAnsi" w:hAnsiTheme="minorHAnsi"/>
                <w:color w:val="000000"/>
                <w:sz w:val="20"/>
                <w:szCs w:val="20"/>
                <w:lang w:val="en-CA"/>
              </w:rPr>
              <w:t xml:space="preserve"> plunge term examples: sub-vertical, steeply plunging, ... sub-horizontal, reclined and vertical for special cases in which hinge plunge is close to axial surface dip. </w:t>
            </w:r>
            <w:proofErr w:type="gramStart"/>
            <w:r w:rsidRPr="00FE753A">
              <w:rPr>
                <w:rFonts w:asciiTheme="minorHAnsi" w:hAnsiTheme="minorHAnsi"/>
                <w:color w:val="000000"/>
                <w:sz w:val="20"/>
                <w:szCs w:val="20"/>
                <w:lang w:val="en-CA"/>
              </w:rPr>
              <w:t>0..*</w:t>
            </w:r>
            <w:proofErr w:type="gramEnd"/>
            <w:r w:rsidRPr="00FE753A">
              <w:rPr>
                <w:rFonts w:asciiTheme="minorHAnsi" w:hAnsiTheme="minorHAnsi"/>
                <w:color w:val="000000"/>
                <w:sz w:val="20"/>
                <w:szCs w:val="20"/>
                <w:lang w:val="en-CA"/>
              </w:rPr>
              <w:t xml:space="preserve"> cardinality allows for both a numeric specification a term specification.</w:t>
            </w:r>
          </w:p>
          <w:p w14:paraId="1DB9C88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32D63735"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19D66C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24" w:name="BKM_6411C0D6_8DBF_4DB6_A7B6_ADED17047AE5"/>
            <w:bookmarkEnd w:id="824"/>
            <w:r w:rsidRPr="00FE753A">
              <w:rPr>
                <w:rFonts w:asciiTheme="minorHAnsi" w:hAnsiTheme="minorHAnsi"/>
                <w:color w:val="000000"/>
                <w:sz w:val="20"/>
                <w:szCs w:val="20"/>
                <w:lang w:val="en-CA"/>
              </w:rPr>
              <w:t>hingeShape</w:t>
            </w:r>
          </w:p>
        </w:tc>
        <w:tc>
          <w:tcPr>
            <w:tcW w:w="2552" w:type="dxa"/>
          </w:tcPr>
          <w:p w14:paraId="3E7DE15A"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7E3AFE8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Rounded vs. angular hinge zones; has to do with the proportion of the wavelength that is considered part of hinge</w:t>
            </w:r>
          </w:p>
          <w:p w14:paraId="384464A7"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1CF771FE"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F10AC3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25" w:name="BKM_2C450E0F_0DB6_4DEB_964F_DE2661303D3A"/>
            <w:bookmarkEnd w:id="825"/>
            <w:r w:rsidRPr="00FE753A">
              <w:rPr>
                <w:rFonts w:asciiTheme="minorHAnsi" w:hAnsiTheme="minorHAnsi"/>
                <w:color w:val="000000"/>
                <w:sz w:val="20"/>
                <w:szCs w:val="20"/>
                <w:lang w:val="en-CA"/>
              </w:rPr>
              <w:t>interLimbAngle</w:t>
            </w:r>
          </w:p>
        </w:tc>
        <w:tc>
          <w:tcPr>
            <w:tcW w:w="2552" w:type="dxa"/>
          </w:tcPr>
          <w:p w14:paraId="1DACA50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0343197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Specify using a tightness term (gentle (120-180), open (70-120), close (30-70), tight (10-30), isoclinal (0-10))</w:t>
            </w:r>
          </w:p>
          <w:p w14:paraId="4033C41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1BA104AA"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5BDCE58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26" w:name="BKM_5CAB0B26_2CE6_42AB_B2CE_2FA413E9F025"/>
            <w:bookmarkEnd w:id="826"/>
            <w:r w:rsidRPr="00FE753A">
              <w:rPr>
                <w:rFonts w:asciiTheme="minorHAnsi" w:hAnsiTheme="minorHAnsi"/>
                <w:color w:val="000000"/>
                <w:sz w:val="20"/>
                <w:szCs w:val="20"/>
                <w:lang w:val="en-CA"/>
              </w:rPr>
              <w:t>limbShape</w:t>
            </w:r>
          </w:p>
        </w:tc>
        <w:tc>
          <w:tcPr>
            <w:tcW w:w="2552" w:type="dxa"/>
          </w:tcPr>
          <w:p w14:paraId="445D6399"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4DC2C756"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Straight vs curved limbs, eg kink, chevron, sinusoidal, box</w:t>
            </w:r>
          </w:p>
          <w:p w14:paraId="44661784"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9F6821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B3C9BD8"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27" w:name="BKM_FA6FE08B_7A03_4337_979E_0DF7D1B98F33"/>
            <w:bookmarkEnd w:id="827"/>
            <w:r w:rsidRPr="00FE753A">
              <w:rPr>
                <w:rFonts w:asciiTheme="minorHAnsi" w:hAnsiTheme="minorHAnsi"/>
                <w:color w:val="000000"/>
                <w:sz w:val="20"/>
                <w:szCs w:val="20"/>
                <w:lang w:val="en-CA"/>
              </w:rPr>
              <w:t>span</w:t>
            </w:r>
          </w:p>
        </w:tc>
        <w:tc>
          <w:tcPr>
            <w:tcW w:w="2552" w:type="dxa"/>
          </w:tcPr>
          <w:p w14:paraId="2F3355C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F6EA8D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Llinear distance between inflection points in a single fold </w:t>
            </w:r>
          </w:p>
          <w:p w14:paraId="3350B32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B372CBE"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40EA784A"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28" w:name="BKM_922E2E10_A22B_488C_B866_3D68572C1248"/>
            <w:bookmarkEnd w:id="828"/>
            <w:r w:rsidRPr="00FE753A">
              <w:rPr>
                <w:rFonts w:asciiTheme="minorHAnsi" w:hAnsiTheme="minorHAnsi"/>
                <w:color w:val="000000"/>
                <w:sz w:val="20"/>
                <w:szCs w:val="20"/>
                <w:lang w:val="en-CA"/>
              </w:rPr>
              <w:t>symmetry</w:t>
            </w:r>
          </w:p>
        </w:tc>
        <w:tc>
          <w:tcPr>
            <w:tcW w:w="2552" w:type="dxa"/>
          </w:tcPr>
          <w:p w14:paraId="7E157BF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194248D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47B45F7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BD22F23" w14:textId="230385E0"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System</w:t>
            </w:r>
          </w:p>
        </w:tc>
        <w:tc>
          <w:tcPr>
            <w:tcW w:w="2552" w:type="dxa"/>
          </w:tcPr>
          <w:p w14:paraId="49674973" w14:textId="5933ACA1"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FoldSystem</w:t>
            </w:r>
          </w:p>
        </w:tc>
        <w:tc>
          <w:tcPr>
            <w:tcW w:w="4807" w:type="dxa"/>
          </w:tcPr>
          <w:p w14:paraId="1A79A4CF" w14:textId="539ADCF8"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Heading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 xml:space="preserve">(axis and axial surface are parallel) produced by the same tectonic event. </w:t>
      </w:r>
      <w:proofErr w:type="gramStart"/>
      <w:r w:rsidRPr="00FE753A">
        <w:t>Sometimes referred to as a "Fold Train".</w:t>
      </w:r>
      <w:proofErr w:type="gramEnd"/>
    </w:p>
    <w:p w14:paraId="05467BB5" w14:textId="77777777" w:rsidR="00FE753A" w:rsidRDefault="00FE753A" w:rsidP="00AB10FC"/>
    <w:p w14:paraId="56D7EAFF" w14:textId="77777777" w:rsidR="00FE753A" w:rsidRDefault="00FE753A" w:rsidP="00FE753A">
      <w:pPr>
        <w:keepNext/>
      </w:pPr>
      <w:r>
        <w:rPr>
          <w:noProof/>
          <w:lang w:val="en-CA" w:eastAsia="en-CA"/>
        </w:rPr>
        <w:drawing>
          <wp:inline distT="0" distB="0" distL="0" distR="0" wp14:anchorId="5AC902F7" wp14:editId="033199DE">
            <wp:extent cx="5486400" cy="5726648"/>
            <wp:effectExtent l="0" t="0" r="0" b="762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5726648"/>
                    </a:xfrm>
                    <a:prstGeom prst="rect">
                      <a:avLst/>
                    </a:prstGeom>
                    <a:noFill/>
                    <a:ln>
                      <a:noFill/>
                    </a:ln>
                  </pic:spPr>
                </pic:pic>
              </a:graphicData>
            </a:graphic>
          </wp:inline>
        </w:drawing>
      </w:r>
    </w:p>
    <w:p w14:paraId="580337F0" w14:textId="1ECC8410" w:rsidR="00FE753A" w:rsidRDefault="00FE753A" w:rsidP="00FE753A">
      <w:pPr>
        <w:pStyle w:val="Caption"/>
      </w:pPr>
      <w:r>
        <w:t xml:space="preserve">Figure </w:t>
      </w:r>
      <w:fldSimple w:instr=" SEQ Figure \* ARABIC ">
        <w:ins w:id="829" w:author="Eric Boisvert" w:date="2015-10-30T04:23:00Z">
          <w:r w:rsidR="007D2867">
            <w:rPr>
              <w:noProof/>
            </w:rPr>
            <w:t>49</w:t>
          </w:r>
        </w:ins>
        <w:del w:id="830" w:author="Eric Boisvert" w:date="2015-10-30T04:23:00Z">
          <w:r w:rsidR="00090DCF" w:rsidDel="007D2867">
            <w:rPr>
              <w:noProof/>
            </w:rPr>
            <w:delText>48</w:delText>
          </w:r>
        </w:del>
      </w:fldSimple>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831" w:name="BKM_60CC5835_79D2_4A13_B4A8_D7D9DBF215A3"/>
      <w:bookmarkEnd w:id="831"/>
    </w:p>
    <w:tbl>
      <w:tblPr>
        <w:tblStyle w:val="LightShading"/>
        <w:tblW w:w="9735" w:type="dxa"/>
        <w:tblLayout w:type="fixed"/>
        <w:tblLook w:val="04A0" w:firstRow="1" w:lastRow="0" w:firstColumn="1" w:lastColumn="0" w:noHBand="0" w:noVBand="1"/>
      </w:tblPr>
      <w:tblGrid>
        <w:gridCol w:w="1951"/>
        <w:gridCol w:w="1701"/>
        <w:gridCol w:w="6083"/>
      </w:tblGrid>
      <w:tr w:rsidR="00FE753A" w:rsidRPr="00FE753A" w14:paraId="2460CA55"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64CADD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32" w:name="BKM_50AAAF20_CB99_4ABC_9FAE_60AD6D1987FD"/>
            <w:bookmarkEnd w:id="832"/>
            <w:r w:rsidRPr="00FE753A">
              <w:rPr>
                <w:rFonts w:asciiTheme="minorHAnsi" w:hAnsiTheme="minorHAnsi"/>
                <w:color w:val="000000"/>
                <w:sz w:val="20"/>
                <w:szCs w:val="20"/>
                <w:lang w:val="en-CA"/>
              </w:rPr>
              <w:t>Name</w:t>
            </w:r>
          </w:p>
        </w:tc>
        <w:tc>
          <w:tcPr>
            <w:tcW w:w="1701" w:type="dxa"/>
          </w:tcPr>
          <w:p w14:paraId="56B67C9B"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083" w:type="dxa"/>
          </w:tcPr>
          <w:p w14:paraId="31D71C2D"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546C0383"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03EEC82"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periodic</w:t>
            </w:r>
          </w:p>
        </w:tc>
        <w:tc>
          <w:tcPr>
            <w:tcW w:w="1701" w:type="dxa"/>
          </w:tcPr>
          <w:p w14:paraId="7903F19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Boolean</w:t>
            </w:r>
          </w:p>
        </w:tc>
        <w:tc>
          <w:tcPr>
            <w:tcW w:w="6083" w:type="dxa"/>
          </w:tcPr>
          <w:p w14:paraId="2758412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True if fold hinges in train are regularly spaced.</w:t>
            </w:r>
          </w:p>
          <w:p w14:paraId="7FC8C64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0EB0414" w14:textId="77777777" w:rsidTr="00FE753A">
        <w:tc>
          <w:tcPr>
            <w:cnfStyle w:val="001000000000" w:firstRow="0" w:lastRow="0" w:firstColumn="1" w:lastColumn="0" w:oddVBand="0" w:evenVBand="0" w:oddHBand="0" w:evenHBand="0" w:firstRowFirstColumn="0" w:firstRowLastColumn="0" w:lastRowFirstColumn="0" w:lastRowLastColumn="0"/>
            <w:tcW w:w="1951" w:type="dxa"/>
          </w:tcPr>
          <w:p w14:paraId="4ECF918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33" w:name="BKM_15CC129A_078F_4F7E_80FD_248D1D0D33F2"/>
            <w:bookmarkEnd w:id="833"/>
            <w:r w:rsidRPr="00FE753A">
              <w:rPr>
                <w:rFonts w:asciiTheme="minorHAnsi" w:hAnsiTheme="minorHAnsi"/>
                <w:color w:val="000000"/>
                <w:sz w:val="20"/>
                <w:szCs w:val="20"/>
                <w:lang w:val="en-CA"/>
              </w:rPr>
              <w:t>wavelength</w:t>
            </w:r>
          </w:p>
        </w:tc>
        <w:tc>
          <w:tcPr>
            <w:tcW w:w="1701" w:type="dxa"/>
          </w:tcPr>
          <w:p w14:paraId="0C0ED93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6083" w:type="dxa"/>
          </w:tcPr>
          <w:p w14:paraId="30AEC48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Quantitative specification of length between adjacent antiforms (or synforms) in a fold train.</w:t>
            </w:r>
          </w:p>
          <w:p w14:paraId="3BB74551"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C2D09EF"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05125C2" w14:textId="0DB77FEA"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foldSystemMember</w:t>
            </w:r>
          </w:p>
        </w:tc>
        <w:tc>
          <w:tcPr>
            <w:tcW w:w="1701" w:type="dxa"/>
          </w:tcPr>
          <w:p w14:paraId="74228147" w14:textId="53B2D98C"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w:t>
            </w:r>
          </w:p>
        </w:tc>
        <w:tc>
          <w:tcPr>
            <w:tcW w:w="6083" w:type="dxa"/>
          </w:tcPr>
          <w:p w14:paraId="6AC68018" w14:textId="0F50A9C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Heading4"/>
      </w:pPr>
      <w:r>
        <w:lastRenderedPageBreak/>
        <w:t>FoliationDescription</w:t>
      </w:r>
    </w:p>
    <w:p w14:paraId="37BF6AF3" w14:textId="77777777" w:rsidR="003804FE" w:rsidRDefault="003804FE" w:rsidP="00AB10FC"/>
    <w:p w14:paraId="49A2EDDB" w14:textId="0DB24248" w:rsidR="003804FE" w:rsidRDefault="003804FE" w:rsidP="00AB10FC">
      <w:proofErr w:type="gramStart"/>
      <w:r w:rsidRPr="003804FE">
        <w:t>Extended descriptive properties of a foliation structure.</w:t>
      </w:r>
      <w:proofErr w:type="gramEnd"/>
    </w:p>
    <w:p w14:paraId="0AA5820D" w14:textId="77777777" w:rsidR="003804FE" w:rsidRDefault="003804FE" w:rsidP="00AB10FC"/>
    <w:p w14:paraId="5082C7BD" w14:textId="77777777" w:rsidR="003804FE" w:rsidRDefault="003804FE" w:rsidP="003804FE">
      <w:pPr>
        <w:keepNext/>
      </w:pPr>
      <w:r>
        <w:rPr>
          <w:noProof/>
          <w:lang w:val="en-CA" w:eastAsia="en-CA"/>
        </w:rPr>
        <w:drawing>
          <wp:inline distT="0" distB="0" distL="0" distR="0" wp14:anchorId="7322183E" wp14:editId="175999B5">
            <wp:extent cx="5486400" cy="5859555"/>
            <wp:effectExtent l="0" t="0" r="0" b="825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5859555"/>
                    </a:xfrm>
                    <a:prstGeom prst="rect">
                      <a:avLst/>
                    </a:prstGeom>
                    <a:noFill/>
                    <a:ln>
                      <a:noFill/>
                    </a:ln>
                  </pic:spPr>
                </pic:pic>
              </a:graphicData>
            </a:graphic>
          </wp:inline>
        </w:drawing>
      </w:r>
    </w:p>
    <w:p w14:paraId="0A7AE18D" w14:textId="2AC5C157" w:rsidR="003804FE" w:rsidRDefault="003804FE" w:rsidP="003804FE">
      <w:pPr>
        <w:pStyle w:val="Caption"/>
      </w:pPr>
      <w:r>
        <w:t xml:space="preserve">Figure </w:t>
      </w:r>
      <w:fldSimple w:instr=" SEQ Figure \* ARABIC ">
        <w:ins w:id="834" w:author="Eric Boisvert" w:date="2015-10-30T04:23:00Z">
          <w:r w:rsidR="007D2867">
            <w:rPr>
              <w:noProof/>
            </w:rPr>
            <w:t>50</w:t>
          </w:r>
        </w:ins>
        <w:del w:id="835" w:author="Eric Boisvert" w:date="2015-10-30T04:23:00Z">
          <w:r w:rsidR="00090DCF" w:rsidDel="007D2867">
            <w:rPr>
              <w:noProof/>
            </w:rPr>
            <w:delText>49</w:delText>
          </w:r>
        </w:del>
      </w:fldSimple>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836" w:name="BKM_FDDB3C9C_445F_40FB_AB70_ED1438E267DC"/>
      <w:bookmarkEnd w:id="836"/>
    </w:p>
    <w:tbl>
      <w:tblPr>
        <w:tblStyle w:val="LightShading"/>
        <w:tblW w:w="9735" w:type="dxa"/>
        <w:tblLayout w:type="fixed"/>
        <w:tblLook w:val="04A0" w:firstRow="1" w:lastRow="0" w:firstColumn="1" w:lastColumn="0" w:noHBand="0" w:noVBand="1"/>
      </w:tblPr>
      <w:tblGrid>
        <w:gridCol w:w="1809"/>
        <w:gridCol w:w="2410"/>
        <w:gridCol w:w="5516"/>
      </w:tblGrid>
      <w:tr w:rsidR="003804FE" w:rsidRPr="003804FE" w14:paraId="6ACB69FC" w14:textId="77777777" w:rsidTr="00380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E60DFD8"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837" w:name="BKM_19D968ED_E9E9_4696_A463_9B8A89B9A29C"/>
            <w:bookmarkEnd w:id="837"/>
            <w:r w:rsidRPr="003804FE">
              <w:rPr>
                <w:rFonts w:asciiTheme="minorHAnsi" w:hAnsiTheme="minorHAnsi"/>
                <w:color w:val="000000"/>
                <w:sz w:val="20"/>
                <w:szCs w:val="20"/>
                <w:lang w:val="en-CA"/>
              </w:rPr>
              <w:t>Name</w:t>
            </w:r>
          </w:p>
        </w:tc>
        <w:tc>
          <w:tcPr>
            <w:tcW w:w="2410" w:type="dxa"/>
          </w:tcPr>
          <w:p w14:paraId="55782760"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Type</w:t>
            </w:r>
          </w:p>
        </w:tc>
        <w:tc>
          <w:tcPr>
            <w:tcW w:w="5516" w:type="dxa"/>
          </w:tcPr>
          <w:p w14:paraId="7D8B79C5"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Description</w:t>
            </w:r>
          </w:p>
        </w:tc>
      </w:tr>
      <w:tr w:rsidR="003804FE" w:rsidRPr="003804FE" w14:paraId="513DE5E9"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8ADC64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r w:rsidRPr="003804FE">
              <w:rPr>
                <w:rFonts w:asciiTheme="minorHAnsi" w:hAnsiTheme="minorHAnsi"/>
                <w:color w:val="000000"/>
                <w:sz w:val="20"/>
                <w:szCs w:val="20"/>
                <w:lang w:val="en-CA"/>
              </w:rPr>
              <w:t>definingElement</w:t>
            </w:r>
          </w:p>
        </w:tc>
        <w:tc>
          <w:tcPr>
            <w:tcW w:w="2410" w:type="dxa"/>
          </w:tcPr>
          <w:p w14:paraId="5D9C9AFC"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5BF2A5CA"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 xml:space="preserve">Kinds of describable inhomogeneity in a rock body that may define a GeologicStructure.   Examples include Discontinuity, </w:t>
            </w:r>
            <w:r w:rsidRPr="003804FE">
              <w:rPr>
                <w:rFonts w:asciiTheme="minorHAnsi" w:hAnsiTheme="minorHAnsi"/>
                <w:color w:val="000000"/>
                <w:sz w:val="20"/>
                <w:szCs w:val="20"/>
                <w:lang w:val="en-CA"/>
              </w:rPr>
              <w:lastRenderedPageBreak/>
              <w:t xml:space="preserve">Shaped Surface, Oriented Particle, Material Boundary, and Layer.  </w:t>
            </w:r>
          </w:p>
          <w:p w14:paraId="06CF13F9"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76E75567"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4EAA0D2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838" w:name="BKM_A9E84D60_87E8_4274_B497_38C594525434"/>
            <w:bookmarkEnd w:id="838"/>
            <w:r w:rsidRPr="003804FE">
              <w:rPr>
                <w:rFonts w:asciiTheme="minorHAnsi" w:hAnsiTheme="minorHAnsi"/>
                <w:color w:val="000000"/>
                <w:sz w:val="20"/>
                <w:szCs w:val="20"/>
                <w:lang w:val="en-CA"/>
              </w:rPr>
              <w:lastRenderedPageBreak/>
              <w:t>continuity</w:t>
            </w:r>
          </w:p>
        </w:tc>
        <w:tc>
          <w:tcPr>
            <w:tcW w:w="2410" w:type="dxa"/>
          </w:tcPr>
          <w:p w14:paraId="6CC7BED9"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45F18CAF"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Terms to distinguish continuous vs. disjunct cleavages</w:t>
            </w:r>
          </w:p>
          <w:p w14:paraId="5EAEE72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07E248D0"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3C44921"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839" w:name="BKM_F7EC3986_4D93_479D_BDAB_FDA23552D58F"/>
            <w:bookmarkEnd w:id="839"/>
            <w:r w:rsidRPr="003804FE">
              <w:rPr>
                <w:rFonts w:asciiTheme="minorHAnsi" w:hAnsiTheme="minorHAnsi"/>
                <w:color w:val="000000"/>
                <w:sz w:val="20"/>
                <w:szCs w:val="20"/>
                <w:lang w:val="en-CA"/>
              </w:rPr>
              <w:t>intensity</w:t>
            </w:r>
          </w:p>
        </w:tc>
        <w:tc>
          <w:tcPr>
            <w:tcW w:w="2410" w:type="dxa"/>
          </w:tcPr>
          <w:p w14:paraId="3C3642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089FBF86"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How well the foliation is developed. Terms such as weak, moderate, strong.</w:t>
            </w:r>
          </w:p>
          <w:p w14:paraId="73831C5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20710071"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0F1010EF"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840" w:name="BKM_3788366B_341E_49F9_A366_57B90FBEF589"/>
            <w:bookmarkEnd w:id="840"/>
            <w:r w:rsidRPr="003804FE">
              <w:rPr>
                <w:rFonts w:asciiTheme="minorHAnsi" w:hAnsiTheme="minorHAnsi"/>
                <w:color w:val="000000"/>
                <w:sz w:val="20"/>
                <w:szCs w:val="20"/>
                <w:lang w:val="en-CA"/>
              </w:rPr>
              <w:t>mineralElement</w:t>
            </w:r>
          </w:p>
        </w:tc>
        <w:tc>
          <w:tcPr>
            <w:tcW w:w="2410" w:type="dxa"/>
          </w:tcPr>
          <w:p w14:paraId="76664B3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Mineral</w:t>
            </w:r>
          </w:p>
        </w:tc>
        <w:tc>
          <w:tcPr>
            <w:tcW w:w="5516" w:type="dxa"/>
          </w:tcPr>
          <w:p w14:paraId="4D610F4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The mineral that defines the foliation</w:t>
            </w:r>
          </w:p>
          <w:p w14:paraId="1F9489A3"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5477E377"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A2ABACE"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841" w:name="BKM_472C9381_9698_46F2_8E04_2E603A1474CC"/>
            <w:bookmarkEnd w:id="841"/>
            <w:r w:rsidRPr="003804FE">
              <w:rPr>
                <w:rFonts w:asciiTheme="minorHAnsi" w:hAnsiTheme="minorHAnsi"/>
                <w:color w:val="000000"/>
                <w:sz w:val="20"/>
                <w:szCs w:val="20"/>
                <w:lang w:val="en-CA"/>
              </w:rPr>
              <w:t>orientation</w:t>
            </w:r>
          </w:p>
        </w:tc>
        <w:tc>
          <w:tcPr>
            <w:tcW w:w="2410" w:type="dxa"/>
          </w:tcPr>
          <w:p w14:paraId="444D3CD0"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GSML_PlanarOrientation</w:t>
            </w:r>
          </w:p>
        </w:tc>
        <w:tc>
          <w:tcPr>
            <w:tcW w:w="5516" w:type="dxa"/>
          </w:tcPr>
          <w:p w14:paraId="6222D8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Estimate of the planar orientation of the foliation structure.</w:t>
            </w:r>
          </w:p>
          <w:p w14:paraId="6DD661EE"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6E4C79FE"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165E3DC0"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842" w:name="BKM_33E4A038_4438_4CEF_A4A6_6E8349B6FDCC"/>
            <w:bookmarkEnd w:id="842"/>
            <w:r w:rsidRPr="003804FE">
              <w:rPr>
                <w:rFonts w:asciiTheme="minorHAnsi" w:hAnsiTheme="minorHAnsi"/>
                <w:color w:val="000000"/>
                <w:sz w:val="20"/>
                <w:szCs w:val="20"/>
                <w:lang w:val="en-CA"/>
              </w:rPr>
              <w:t>spacing</w:t>
            </w:r>
          </w:p>
        </w:tc>
        <w:tc>
          <w:tcPr>
            <w:tcW w:w="2410" w:type="dxa"/>
          </w:tcPr>
          <w:p w14:paraId="3873A958"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QuantityRange</w:t>
            </w:r>
          </w:p>
        </w:tc>
        <w:tc>
          <w:tcPr>
            <w:tcW w:w="5516" w:type="dxa"/>
          </w:tcPr>
          <w:p w14:paraId="48347075"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Linear dimension representing the thickness of foliation domains. Also use for thickness of layers of a given composition</w:t>
            </w:r>
          </w:p>
          <w:p w14:paraId="1ECB0A07"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Heading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7777777" w:rsidR="00617E36" w:rsidRDefault="00617E36" w:rsidP="00617E36">
      <w:pPr>
        <w:keepNext/>
      </w:pPr>
      <w:r>
        <w:rPr>
          <w:noProof/>
          <w:lang w:val="en-CA" w:eastAsia="en-CA"/>
        </w:rPr>
        <w:drawing>
          <wp:inline distT="0" distB="0" distL="0" distR="0" wp14:anchorId="385C1970" wp14:editId="143092E8">
            <wp:extent cx="5486400" cy="4052364"/>
            <wp:effectExtent l="0" t="0" r="0" b="571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4052364"/>
                    </a:xfrm>
                    <a:prstGeom prst="rect">
                      <a:avLst/>
                    </a:prstGeom>
                    <a:noFill/>
                    <a:ln>
                      <a:noFill/>
                    </a:ln>
                  </pic:spPr>
                </pic:pic>
              </a:graphicData>
            </a:graphic>
          </wp:inline>
        </w:drawing>
      </w:r>
    </w:p>
    <w:p w14:paraId="3149E471" w14:textId="4DBAB4AD" w:rsidR="00617E36" w:rsidRDefault="00617E36" w:rsidP="00617E36">
      <w:pPr>
        <w:pStyle w:val="Caption"/>
      </w:pPr>
      <w:r>
        <w:t xml:space="preserve">Figure </w:t>
      </w:r>
      <w:fldSimple w:instr=" SEQ Figure \* ARABIC ">
        <w:ins w:id="843" w:author="Eric Boisvert" w:date="2015-10-30T04:23:00Z">
          <w:r w:rsidR="007D2867">
            <w:rPr>
              <w:noProof/>
            </w:rPr>
            <w:t>51</w:t>
          </w:r>
        </w:ins>
        <w:del w:id="844" w:author="Eric Boisvert" w:date="2015-10-30T04:23:00Z">
          <w:r w:rsidR="00090DCF" w:rsidDel="007D2867">
            <w:rPr>
              <w:noProof/>
            </w:rPr>
            <w:delText>50</w:delText>
          </w:r>
        </w:del>
      </w:fldSimple>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845" w:name="BKM_E32F3F79_7117_4294_86FD_A68126B03F62"/>
      <w:bookmarkEnd w:id="845"/>
    </w:p>
    <w:tbl>
      <w:tblPr>
        <w:tblStyle w:val="LightShading"/>
        <w:tblW w:w="9735" w:type="dxa"/>
        <w:tblLayout w:type="fixed"/>
        <w:tblLook w:val="04A0" w:firstRow="1" w:lastRow="0" w:firstColumn="1" w:lastColumn="0" w:noHBand="0" w:noVBand="1"/>
      </w:tblPr>
      <w:tblGrid>
        <w:gridCol w:w="1951"/>
        <w:gridCol w:w="2410"/>
        <w:gridCol w:w="5374"/>
      </w:tblGrid>
      <w:tr w:rsidR="00617E36" w:rsidRPr="00617E36" w14:paraId="64116FF3" w14:textId="77777777" w:rsidTr="00617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C8DE08"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846" w:name="BKM_76F0AF36_F011_4216_B99A_7C75820C7A2C"/>
            <w:bookmarkEnd w:id="846"/>
            <w:r w:rsidRPr="00617E36">
              <w:rPr>
                <w:rFonts w:asciiTheme="minorHAnsi" w:hAnsiTheme="minorHAnsi"/>
                <w:color w:val="000000"/>
                <w:sz w:val="20"/>
                <w:szCs w:val="20"/>
                <w:lang w:val="en-CA"/>
              </w:rPr>
              <w:lastRenderedPageBreak/>
              <w:t>Name</w:t>
            </w:r>
          </w:p>
        </w:tc>
        <w:tc>
          <w:tcPr>
            <w:tcW w:w="2410" w:type="dxa"/>
          </w:tcPr>
          <w:p w14:paraId="2FFABC43"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Type</w:t>
            </w:r>
          </w:p>
        </w:tc>
        <w:tc>
          <w:tcPr>
            <w:tcW w:w="5374" w:type="dxa"/>
          </w:tcPr>
          <w:p w14:paraId="41152AA2"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Description</w:t>
            </w:r>
          </w:p>
        </w:tc>
      </w:tr>
      <w:tr w:rsidR="00617E36" w:rsidRPr="00617E36" w14:paraId="59F0914F"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C00BB16"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w:t>
            </w:r>
          </w:p>
        </w:tc>
        <w:tc>
          <w:tcPr>
            <w:tcW w:w="2410" w:type="dxa"/>
          </w:tcPr>
          <w:p w14:paraId="1315ED7F"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DeformationStyleTerm</w:t>
            </w:r>
          </w:p>
        </w:tc>
        <w:tc>
          <w:tcPr>
            <w:tcW w:w="5374" w:type="dxa"/>
          </w:tcPr>
          <w:p w14:paraId="4B44E4F2"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17E36" w:rsidRPr="00617E36" w14:paraId="1151BC6A" w14:textId="77777777" w:rsidTr="00617E36">
        <w:tc>
          <w:tcPr>
            <w:cnfStyle w:val="001000000000" w:firstRow="0" w:lastRow="0" w:firstColumn="1" w:lastColumn="0" w:oddVBand="0" w:evenVBand="0" w:oddHBand="0" w:evenHBand="0" w:firstRowFirstColumn="0" w:firstRowLastColumn="0" w:lastRowFirstColumn="0" w:lastRowLastColumn="0"/>
            <w:tcW w:w="1951" w:type="dxa"/>
          </w:tcPr>
          <w:p w14:paraId="7D0356DE"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847" w:name="BKM_B13360B8_167E_4DA8_A7B7_EA7DCABE7993"/>
            <w:bookmarkEnd w:id="847"/>
            <w:r w:rsidRPr="00617E36">
              <w:rPr>
                <w:rFonts w:asciiTheme="minorHAnsi" w:hAnsiTheme="minorHAnsi"/>
                <w:color w:val="000000"/>
                <w:sz w:val="20"/>
                <w:szCs w:val="20"/>
                <w:lang w:val="en-CA"/>
              </w:rPr>
              <w:t>planeOrientation</w:t>
            </w:r>
          </w:p>
        </w:tc>
        <w:tc>
          <w:tcPr>
            <w:tcW w:w="2410" w:type="dxa"/>
          </w:tcPr>
          <w:p w14:paraId="04287452"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GSML_PlanarOrientation</w:t>
            </w:r>
          </w:p>
        </w:tc>
        <w:tc>
          <w:tcPr>
            <w:tcW w:w="5374" w:type="dxa"/>
          </w:tcPr>
          <w:p w14:paraId="1F031009"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Allows capturing the orientation of the plane of the structure</w:t>
            </w:r>
          </w:p>
          <w:p w14:paraId="538ADD1E"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17E36" w:rsidRPr="00617E36" w14:paraId="06BBF47E"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4E81113" w14:textId="739F4589"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stPhysicalProperty</w:t>
            </w:r>
          </w:p>
        </w:tc>
        <w:tc>
          <w:tcPr>
            <w:tcW w:w="2410" w:type="dxa"/>
          </w:tcPr>
          <w:p w14:paraId="65E3FB8A" w14:textId="403B88B6"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PhysicalDescription</w:t>
            </w:r>
          </w:p>
        </w:tc>
        <w:tc>
          <w:tcPr>
            <w:tcW w:w="5374" w:type="dxa"/>
          </w:tcPr>
          <w:p w14:paraId="7635BDB6" w14:textId="46F89658"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Heading3"/>
      </w:pPr>
      <w:r>
        <w:t>Geologic Unit Details</w:t>
      </w:r>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77777777" w:rsidR="00CB339F" w:rsidRDefault="00CB339F" w:rsidP="00CB339F">
      <w:pPr>
        <w:keepNext/>
      </w:pPr>
      <w:r>
        <w:rPr>
          <w:noProof/>
          <w:lang w:val="en-CA" w:eastAsia="en-CA"/>
        </w:rPr>
        <w:lastRenderedPageBreak/>
        <w:drawing>
          <wp:inline distT="0" distB="0" distL="0" distR="0" wp14:anchorId="4F871BFB" wp14:editId="741BECCE">
            <wp:extent cx="3217545" cy="7038975"/>
            <wp:effectExtent l="0" t="0" r="190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17545" cy="7038975"/>
                    </a:xfrm>
                    <a:prstGeom prst="rect">
                      <a:avLst/>
                    </a:prstGeom>
                    <a:noFill/>
                    <a:ln>
                      <a:noFill/>
                    </a:ln>
                  </pic:spPr>
                </pic:pic>
              </a:graphicData>
            </a:graphic>
          </wp:inline>
        </w:drawing>
      </w:r>
    </w:p>
    <w:p w14:paraId="0BFCB1FE" w14:textId="496E345F" w:rsidR="00CB339F" w:rsidRDefault="00CB339F" w:rsidP="00CB339F">
      <w:pPr>
        <w:pStyle w:val="Caption"/>
      </w:pPr>
      <w:r>
        <w:t xml:space="preserve">Figure </w:t>
      </w:r>
      <w:fldSimple w:instr=" SEQ Figure \* ARABIC ">
        <w:ins w:id="848" w:author="Eric Boisvert" w:date="2015-10-30T04:23:00Z">
          <w:r w:rsidR="007D2867">
            <w:rPr>
              <w:noProof/>
            </w:rPr>
            <w:t>52</w:t>
          </w:r>
        </w:ins>
        <w:del w:id="849" w:author="Eric Boisvert" w:date="2015-10-30T04:23:00Z">
          <w:r w:rsidR="00090DCF" w:rsidDel="007D2867">
            <w:rPr>
              <w:noProof/>
            </w:rPr>
            <w:delText>51</w:delText>
          </w:r>
        </w:del>
      </w:fldSimple>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27B06EF1" w:rsidR="00CB339F" w:rsidRDefault="00CB339F" w:rsidP="00AB10FC">
      <w:proofErr w:type="gramStart"/>
      <w:r w:rsidRPr="00CB339F">
        <w:t>Extended description of the characteristics of a geologic unit.</w:t>
      </w:r>
      <w:proofErr w:type="gramEnd"/>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850" w:name="BKM_E8CC2926_B007_4DFB_997F_F78EC469DF9A"/>
      <w:bookmarkEnd w:id="850"/>
    </w:p>
    <w:tbl>
      <w:tblPr>
        <w:tblStyle w:val="LightShading"/>
        <w:tblW w:w="9735" w:type="dxa"/>
        <w:tblLayout w:type="fixed"/>
        <w:tblLook w:val="04A0" w:firstRow="1" w:lastRow="0" w:firstColumn="1" w:lastColumn="0" w:noHBand="0" w:noVBand="1"/>
      </w:tblPr>
      <w:tblGrid>
        <w:gridCol w:w="1951"/>
        <w:gridCol w:w="1843"/>
        <w:gridCol w:w="5941"/>
      </w:tblGrid>
      <w:tr w:rsidR="00CB339F" w:rsidRPr="00CB339F" w14:paraId="0E209C5A"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C7453B"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851" w:name="BKM_BB58E692_A1AE_4D52_B50D_8A8583AB1BE4"/>
            <w:bookmarkEnd w:id="851"/>
            <w:r w:rsidRPr="00CB339F">
              <w:rPr>
                <w:rFonts w:asciiTheme="minorHAnsi" w:hAnsiTheme="minorHAnsi"/>
                <w:color w:val="000000"/>
                <w:sz w:val="20"/>
                <w:szCs w:val="20"/>
                <w:lang w:val="en-CA"/>
              </w:rPr>
              <w:t>Name</w:t>
            </w:r>
          </w:p>
        </w:tc>
        <w:tc>
          <w:tcPr>
            <w:tcW w:w="1843" w:type="dxa"/>
          </w:tcPr>
          <w:p w14:paraId="77B78D85"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Type</w:t>
            </w:r>
          </w:p>
        </w:tc>
        <w:tc>
          <w:tcPr>
            <w:tcW w:w="5941" w:type="dxa"/>
          </w:tcPr>
          <w:p w14:paraId="57BD2426"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Description</w:t>
            </w:r>
          </w:p>
        </w:tc>
      </w:tr>
      <w:tr w:rsidR="00CB339F" w:rsidRPr="00CB339F" w14:paraId="5C5F6CE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41AD44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sidRPr="00CB339F">
              <w:rPr>
                <w:rFonts w:asciiTheme="minorHAnsi" w:hAnsiTheme="minorHAnsi"/>
                <w:color w:val="000000"/>
                <w:sz w:val="20"/>
                <w:szCs w:val="20"/>
                <w:lang w:val="en-CA"/>
              </w:rPr>
              <w:t>bodyMorphology</w:t>
            </w:r>
          </w:p>
        </w:tc>
        <w:tc>
          <w:tcPr>
            <w:tcW w:w="1843" w:type="dxa"/>
          </w:tcPr>
          <w:p w14:paraId="644F833C"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596A78E6"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FB5F81D"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53E0A890"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852" w:name="BKM_31BF4296_6E8D_413D_AA94_37BAA601A4E2"/>
            <w:bookmarkEnd w:id="852"/>
            <w:r w:rsidRPr="00CB339F">
              <w:rPr>
                <w:rFonts w:asciiTheme="minorHAnsi" w:hAnsiTheme="minorHAnsi"/>
                <w:color w:val="000000"/>
                <w:sz w:val="20"/>
                <w:szCs w:val="20"/>
                <w:lang w:val="en-CA"/>
              </w:rPr>
              <w:t>unitComposition</w:t>
            </w:r>
          </w:p>
        </w:tc>
        <w:tc>
          <w:tcPr>
            <w:tcW w:w="1843" w:type="dxa"/>
          </w:tcPr>
          <w:p w14:paraId="6CAF7852"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22A7E41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5E3EC33E"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2FC4522"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853" w:name="BKM_0CE007A8_3CE4_4605_997D_014E0E71F898"/>
            <w:bookmarkEnd w:id="853"/>
            <w:r w:rsidRPr="00CB339F">
              <w:rPr>
                <w:rFonts w:asciiTheme="minorHAnsi" w:hAnsiTheme="minorHAnsi"/>
                <w:color w:val="000000"/>
                <w:sz w:val="20"/>
                <w:szCs w:val="20"/>
                <w:lang w:val="en-CA"/>
              </w:rPr>
              <w:t>outcropCharacter</w:t>
            </w:r>
          </w:p>
        </w:tc>
        <w:tc>
          <w:tcPr>
            <w:tcW w:w="1843" w:type="dxa"/>
          </w:tcPr>
          <w:p w14:paraId="42F4DF9A"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4732DDE7"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Describes the nature of outcrops formed by a geologic unit. Examples: bouldery, cliff-forming, ledge-forming, slope-forming, poorly exposed</w:t>
            </w:r>
          </w:p>
          <w:p w14:paraId="0577C149"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B7DBC46"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28D5046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854" w:name="BKM_4ACCDAB5_D34A_4312_AB32_2B6F03610F7A"/>
            <w:bookmarkEnd w:id="854"/>
            <w:r w:rsidRPr="00CB339F">
              <w:rPr>
                <w:rFonts w:asciiTheme="minorHAnsi" w:hAnsiTheme="minorHAnsi"/>
                <w:color w:val="000000"/>
                <w:sz w:val="20"/>
                <w:szCs w:val="20"/>
                <w:lang w:val="en-CA"/>
              </w:rPr>
              <w:t>unitThickness</w:t>
            </w:r>
          </w:p>
        </w:tc>
        <w:tc>
          <w:tcPr>
            <w:tcW w:w="1843" w:type="dxa"/>
          </w:tcPr>
          <w:p w14:paraId="0F17C0D0"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QuantityRange</w:t>
            </w:r>
          </w:p>
        </w:tc>
        <w:tc>
          <w:tcPr>
            <w:tcW w:w="5941" w:type="dxa"/>
          </w:tcPr>
          <w:p w14:paraId="1D4C9EAB"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Typical thickness of the geologic unit. Always reported as a range. If have a single value, the upper and lower limit of range are the same.</w:t>
            </w:r>
          </w:p>
          <w:p w14:paraId="1F6FB4F4"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32FEC6EF"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A8EB16E" w14:textId="73229E81"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bedding</w:t>
            </w:r>
          </w:p>
        </w:tc>
        <w:tc>
          <w:tcPr>
            <w:tcW w:w="1843" w:type="dxa"/>
          </w:tcPr>
          <w:p w14:paraId="1F39783E" w14:textId="1227B958"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BeddingDescription</w:t>
            </w:r>
          </w:p>
        </w:tc>
        <w:tc>
          <w:tcPr>
            <w:tcW w:w="5941" w:type="dxa"/>
          </w:tcPr>
          <w:p w14:paraId="7AC6AD99" w14:textId="28579CF0" w:rsidR="00CB339F" w:rsidRPr="00CB339F" w:rsidRDefault="006045F2"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Heading4"/>
      </w:pPr>
      <w:r>
        <w:t>BeddingDescription</w:t>
      </w:r>
    </w:p>
    <w:p w14:paraId="30D66ADD" w14:textId="77777777" w:rsidR="006045F2" w:rsidRPr="006045F2" w:rsidRDefault="006045F2" w:rsidP="006045F2"/>
    <w:p w14:paraId="79D9664E" w14:textId="5D982528" w:rsidR="006045F2" w:rsidRDefault="006045F2" w:rsidP="00AB10FC">
      <w:proofErr w:type="gramStart"/>
      <w:r w:rsidRPr="006045F2">
        <w:t>Extended description of the bedding characteristics of a geologic unit.</w:t>
      </w:r>
      <w:proofErr w:type="gramEnd"/>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855" w:name="BKM_19472229_5BF0_45F8_BED6_B86B706423A9"/>
      <w:bookmarkEnd w:id="855"/>
    </w:p>
    <w:tbl>
      <w:tblPr>
        <w:tblStyle w:val="LightShading"/>
        <w:tblW w:w="9735" w:type="dxa"/>
        <w:tblLayout w:type="fixed"/>
        <w:tblLook w:val="04A0" w:firstRow="1" w:lastRow="0" w:firstColumn="1" w:lastColumn="0" w:noHBand="0" w:noVBand="1"/>
      </w:tblPr>
      <w:tblGrid>
        <w:gridCol w:w="1809"/>
        <w:gridCol w:w="1418"/>
        <w:gridCol w:w="6508"/>
      </w:tblGrid>
      <w:tr w:rsidR="006045F2" w:rsidRPr="006045F2" w14:paraId="7BAA2684"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A36A28C"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856" w:name="BKM_B8E145AE_8356_455D_8AF6_DD01E80B774C"/>
            <w:bookmarkEnd w:id="856"/>
            <w:r w:rsidRPr="006045F2">
              <w:rPr>
                <w:rFonts w:asciiTheme="minorHAnsi" w:hAnsiTheme="minorHAnsi"/>
                <w:color w:val="000000"/>
                <w:sz w:val="20"/>
                <w:szCs w:val="20"/>
                <w:lang w:val="en-CA"/>
              </w:rPr>
              <w:t>Name</w:t>
            </w:r>
          </w:p>
        </w:tc>
        <w:tc>
          <w:tcPr>
            <w:tcW w:w="1418" w:type="dxa"/>
          </w:tcPr>
          <w:p w14:paraId="4D06BC56"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Type</w:t>
            </w:r>
          </w:p>
        </w:tc>
        <w:tc>
          <w:tcPr>
            <w:tcW w:w="6508" w:type="dxa"/>
          </w:tcPr>
          <w:p w14:paraId="1674032A"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Description</w:t>
            </w:r>
          </w:p>
        </w:tc>
      </w:tr>
      <w:tr w:rsidR="006045F2" w:rsidRPr="006045F2" w14:paraId="23A34F8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9948200"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r w:rsidRPr="006045F2">
              <w:rPr>
                <w:rFonts w:asciiTheme="minorHAnsi" w:hAnsiTheme="minorHAnsi"/>
                <w:color w:val="000000"/>
                <w:sz w:val="20"/>
                <w:szCs w:val="20"/>
                <w:lang w:val="en-CA"/>
              </w:rPr>
              <w:t>beddingPattern</w:t>
            </w:r>
          </w:p>
        </w:tc>
        <w:tc>
          <w:tcPr>
            <w:tcW w:w="1418" w:type="dxa"/>
          </w:tcPr>
          <w:p w14:paraId="614C112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3E3A756F"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patterns of bedding thickness or relationships between bedding packages. (eg; thinning upward, thickening upward)</w:t>
            </w:r>
          </w:p>
          <w:p w14:paraId="63B7F79E"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5F2" w:rsidRPr="006045F2" w14:paraId="514F55EB" w14:textId="77777777" w:rsidTr="006045F2">
        <w:tc>
          <w:tcPr>
            <w:cnfStyle w:val="001000000000" w:firstRow="0" w:lastRow="0" w:firstColumn="1" w:lastColumn="0" w:oddVBand="0" w:evenVBand="0" w:oddHBand="0" w:evenHBand="0" w:firstRowFirstColumn="0" w:firstRowLastColumn="0" w:lastRowFirstColumn="0" w:lastRowLastColumn="0"/>
            <w:tcW w:w="1809" w:type="dxa"/>
          </w:tcPr>
          <w:p w14:paraId="4B2DB8F1"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857" w:name="BKM_8FB90A67_2503_406F_8326_44811B80D96C"/>
            <w:bookmarkEnd w:id="857"/>
            <w:r w:rsidRPr="006045F2">
              <w:rPr>
                <w:rFonts w:asciiTheme="minorHAnsi" w:hAnsiTheme="minorHAnsi"/>
                <w:color w:val="000000"/>
                <w:sz w:val="20"/>
                <w:szCs w:val="20"/>
                <w:lang w:val="en-CA"/>
              </w:rPr>
              <w:t>beddingStyle</w:t>
            </w:r>
          </w:p>
        </w:tc>
        <w:tc>
          <w:tcPr>
            <w:tcW w:w="1418" w:type="dxa"/>
          </w:tcPr>
          <w:p w14:paraId="341CCE6B"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027A2AE"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the style of bedding in a stratified geologic unit (e.g. lenticular, irregular, planar, vague, massive)</w:t>
            </w:r>
          </w:p>
          <w:p w14:paraId="1B98D5D0"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5F2" w:rsidRPr="006045F2" w14:paraId="6A7B30B4"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9FEB8A"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858" w:name="BKM_32D036C1_ECEB_4E0E_8D49_567109DB3963"/>
            <w:bookmarkEnd w:id="858"/>
            <w:r w:rsidRPr="006045F2">
              <w:rPr>
                <w:rFonts w:asciiTheme="minorHAnsi" w:hAnsiTheme="minorHAnsi"/>
                <w:color w:val="000000"/>
                <w:sz w:val="20"/>
                <w:szCs w:val="20"/>
                <w:lang w:val="en-CA"/>
              </w:rPr>
              <w:t>beddingThickness</w:t>
            </w:r>
          </w:p>
        </w:tc>
        <w:tc>
          <w:tcPr>
            <w:tcW w:w="1418" w:type="dxa"/>
          </w:tcPr>
          <w:p w14:paraId="711BFECC"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A0AC71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 xml:space="preserve">Term(s) or numeric values characterizing the thickness of bedding in the unit. </w:t>
            </w:r>
          </w:p>
          <w:p w14:paraId="6A84248D"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Heading3"/>
      </w:pPr>
      <w:r>
        <w:t>GeoSciML extension vocabularies</w:t>
      </w:r>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859" w:name="_Ref433004816"/>
      <w:r>
        <w:t xml:space="preserve">Table </w:t>
      </w:r>
      <w:fldSimple w:instr=" SEQ Table \* ARABIC ">
        <w:r w:rsidR="004D3EF3">
          <w:rPr>
            <w:noProof/>
          </w:rPr>
          <w:t>15</w:t>
        </w:r>
      </w:fldSimple>
      <w:bookmarkEnd w:id="859"/>
      <w:r>
        <w:t xml:space="preserve"> : GeoSciML vocabularies</w:t>
      </w:r>
    </w:p>
    <w:tbl>
      <w:tblPr>
        <w:tblStyle w:val="LightShading"/>
        <w:tblW w:w="0" w:type="auto"/>
        <w:tblLook w:val="04A0" w:firstRow="1" w:lastRow="0" w:firstColumn="1" w:lastColumn="0" w:noHBand="0" w:noVBand="1"/>
      </w:tblPr>
      <w:tblGrid>
        <w:gridCol w:w="3658"/>
        <w:gridCol w:w="5198"/>
      </w:tblGrid>
      <w:tr w:rsidR="00FE43AC" w:rsidRPr="00FE43AC" w14:paraId="2D9E3680"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91BB4D1" w14:textId="36A16FA2" w:rsidR="00FE43AC" w:rsidRPr="00FE43AC" w:rsidRDefault="00FE43AC" w:rsidP="00AB10FC">
            <w:pPr>
              <w:rPr>
                <w:rFonts w:asciiTheme="minorHAnsi" w:hAnsiTheme="minorHAnsi"/>
              </w:rPr>
            </w:pPr>
            <w:r w:rsidRPr="00FE43AC">
              <w:rPr>
                <w:rFonts w:asciiTheme="minorHAnsi" w:hAnsiTheme="minorHAnsi"/>
              </w:rPr>
              <w:t>Vocabulary</w:t>
            </w:r>
          </w:p>
        </w:tc>
        <w:tc>
          <w:tcPr>
            <w:tcW w:w="5198" w:type="dxa"/>
          </w:tcPr>
          <w:p w14:paraId="46F484FA" w14:textId="6A44630E" w:rsidR="00FE43AC" w:rsidRPr="00FE43AC" w:rsidRDefault="00FE43AC" w:rsidP="00AB10F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73DC649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299D9183" w14:textId="205C4F23" w:rsidR="00FE43AC" w:rsidRPr="00FE43AC" w:rsidRDefault="00FE43AC" w:rsidP="00AB10FC">
            <w:pPr>
              <w:rPr>
                <w:rFonts w:asciiTheme="minorHAnsi" w:hAnsiTheme="minorHAnsi"/>
              </w:rPr>
            </w:pPr>
            <w:r w:rsidRPr="00FE43AC">
              <w:rPr>
                <w:rFonts w:asciiTheme="minorHAnsi" w:hAnsiTheme="minorHAnsi"/>
              </w:rPr>
              <w:lastRenderedPageBreak/>
              <w:t>GeologicRelationshipTerm</w:t>
            </w:r>
          </w:p>
        </w:tc>
        <w:tc>
          <w:tcPr>
            <w:tcW w:w="5198" w:type="dxa"/>
          </w:tcPr>
          <w:p w14:paraId="1CE40D3B" w14:textId="18408F30"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Refers to a vocabulary of terms describing a relationships between geologic features or objects</w:t>
            </w:r>
          </w:p>
        </w:tc>
      </w:tr>
      <w:tr w:rsidR="00FE43AC" w:rsidRPr="00FE43AC" w14:paraId="318C2F8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690B5AEE" w14:textId="4EF1E00F" w:rsidR="00FE43AC" w:rsidRPr="00FE43AC" w:rsidRDefault="00FE43AC" w:rsidP="00AB10FC">
            <w:pPr>
              <w:rPr>
                <w:rFonts w:asciiTheme="minorHAnsi" w:hAnsiTheme="minorHAnsi"/>
              </w:rPr>
            </w:pPr>
            <w:r w:rsidRPr="00FE43AC">
              <w:rPr>
                <w:rFonts w:asciiTheme="minorHAnsi" w:hAnsiTheme="minorHAnsi"/>
              </w:rPr>
              <w:t>RelationRoleTerm</w:t>
            </w:r>
          </w:p>
        </w:tc>
        <w:tc>
          <w:tcPr>
            <w:tcW w:w="5198" w:type="dxa"/>
          </w:tcPr>
          <w:p w14:paraId="73AC3C24" w14:textId="0A9C686F"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roles played by geologic features or objects in a geologic relationship</w:t>
            </w:r>
          </w:p>
        </w:tc>
      </w:tr>
      <w:tr w:rsidR="00FE43AC" w:rsidRPr="00FE43AC" w14:paraId="06E73D59"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6A094BCD" w14:textId="3684DC52" w:rsidR="00FE43AC" w:rsidRPr="00FE43AC" w:rsidRDefault="00FE43AC" w:rsidP="00AB10FC">
            <w:pPr>
              <w:rPr>
                <w:rFonts w:asciiTheme="minorHAnsi" w:hAnsiTheme="minorHAnsi"/>
              </w:rPr>
            </w:pPr>
            <w:r w:rsidRPr="00FE43AC">
              <w:rPr>
                <w:rFonts w:asciiTheme="minorHAnsi" w:hAnsiTheme="minorHAnsi"/>
              </w:rPr>
              <w:t>AlterationTypeTerm</w:t>
            </w:r>
          </w:p>
        </w:tc>
        <w:tc>
          <w:tcPr>
            <w:tcW w:w="5198" w:type="dxa"/>
          </w:tcPr>
          <w:p w14:paraId="01ADE2ED" w14:textId="43BF4976"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02928FE" w14:textId="5CEF5CA9" w:rsidR="00FE43AC" w:rsidRPr="00FE43AC" w:rsidRDefault="00FE43AC" w:rsidP="00AB10FC">
            <w:pPr>
              <w:rPr>
                <w:rFonts w:asciiTheme="minorHAnsi" w:hAnsiTheme="minorHAnsi"/>
                <w:lang w:val="en-CA"/>
              </w:rPr>
            </w:pPr>
            <w:r w:rsidRPr="00FE43AC">
              <w:rPr>
                <w:rFonts w:asciiTheme="minorHAnsi" w:hAnsiTheme="minorHAnsi"/>
              </w:rPr>
              <w:t>ConstituentPartRoleTerm</w:t>
            </w:r>
          </w:p>
        </w:tc>
        <w:tc>
          <w:tcPr>
            <w:tcW w:w="5198" w:type="dxa"/>
          </w:tcPr>
          <w:p w14:paraId="761688CE" w14:textId="58772DF5"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role played by a constituent part of a compound material (eg, matrix, phenocryst)</w:t>
            </w:r>
          </w:p>
        </w:tc>
      </w:tr>
      <w:tr w:rsidR="00FE43AC" w:rsidRPr="00FE43AC" w14:paraId="0F45BD1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BE40267" w14:textId="5DC6E4B7" w:rsidR="00FE43AC" w:rsidRPr="00FE43AC" w:rsidRDefault="00FE43AC" w:rsidP="00AB10FC">
            <w:pPr>
              <w:rPr>
                <w:rFonts w:asciiTheme="minorHAnsi" w:hAnsiTheme="minorHAnsi"/>
              </w:rPr>
            </w:pPr>
            <w:r w:rsidRPr="00FE43AC">
              <w:rPr>
                <w:rFonts w:asciiTheme="minorHAnsi" w:hAnsiTheme="minorHAnsi"/>
              </w:rPr>
              <w:t>FabricTypeTerm</w:t>
            </w:r>
          </w:p>
        </w:tc>
        <w:tc>
          <w:tcPr>
            <w:tcW w:w="5198" w:type="dxa"/>
          </w:tcPr>
          <w:p w14:paraId="053CF9BF" w14:textId="3ABC467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fabric present</w:t>
            </w:r>
          </w:p>
        </w:tc>
      </w:tr>
      <w:tr w:rsidR="00FE43AC" w:rsidRPr="00FE43AC" w14:paraId="62E8ADB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01734D96" w14:textId="6A0C5B57" w:rsidR="00FE43AC" w:rsidRPr="00FE43AC" w:rsidRDefault="00FE43AC" w:rsidP="00FE43AC">
            <w:pPr>
              <w:rPr>
                <w:rFonts w:asciiTheme="minorHAnsi" w:hAnsiTheme="minorHAnsi"/>
              </w:rPr>
            </w:pPr>
            <w:r w:rsidRPr="00FE43AC">
              <w:rPr>
                <w:rFonts w:asciiTheme="minorHAnsi" w:hAnsiTheme="minorHAnsi"/>
              </w:rPr>
              <w:t>MineralNameTerm</w:t>
            </w:r>
          </w:p>
        </w:tc>
        <w:tc>
          <w:tcPr>
            <w:tcW w:w="5198" w:type="dxa"/>
          </w:tcPr>
          <w:p w14:paraId="3F741223" w14:textId="0499EDC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mineral names</w:t>
            </w:r>
          </w:p>
        </w:tc>
      </w:tr>
      <w:tr w:rsidR="00FE43AC" w:rsidRPr="00FE43AC" w14:paraId="7A414FDB"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35D4B75" w14:textId="6C7DFC2F" w:rsidR="00FE43AC" w:rsidRPr="00FE43AC" w:rsidRDefault="00FE43AC" w:rsidP="00AB10FC">
            <w:pPr>
              <w:rPr>
                <w:rFonts w:asciiTheme="minorHAnsi" w:hAnsiTheme="minorHAnsi"/>
              </w:rPr>
            </w:pPr>
            <w:r w:rsidRPr="00FE43AC">
              <w:rPr>
                <w:rFonts w:asciiTheme="minorHAnsi" w:hAnsiTheme="minorHAnsi"/>
              </w:rPr>
              <w:t>ParticleTypeTerm</w:t>
            </w:r>
          </w:p>
        </w:tc>
        <w:tc>
          <w:tcPr>
            <w:tcW w:w="5198" w:type="dxa"/>
          </w:tcPr>
          <w:p w14:paraId="7D247249" w14:textId="6EAAB3DE"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particle in the compound earth material (eg, bioclast, phenocryst, pyroclast)</w:t>
            </w:r>
          </w:p>
        </w:tc>
      </w:tr>
      <w:tr w:rsidR="00FE43AC" w:rsidRPr="00FE43AC" w14:paraId="2F7F49A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192C35DB" w14:textId="27B50DB6" w:rsidR="00FE43AC" w:rsidRPr="00FE43AC" w:rsidRDefault="00FE43AC" w:rsidP="00AB10FC">
            <w:pPr>
              <w:rPr>
                <w:rFonts w:asciiTheme="minorHAnsi" w:hAnsiTheme="minorHAnsi"/>
              </w:rPr>
            </w:pPr>
            <w:r w:rsidRPr="00FE43AC">
              <w:rPr>
                <w:rFonts w:asciiTheme="minorHAnsi" w:hAnsiTheme="minorHAnsi"/>
              </w:rPr>
              <w:t>PhysicalPropertyTerm</w:t>
            </w:r>
          </w:p>
        </w:tc>
        <w:tc>
          <w:tcPr>
            <w:tcW w:w="5198" w:type="dxa"/>
          </w:tcPr>
          <w:p w14:paraId="501ACEE0" w14:textId="5C09030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physical property types (eg, density, porosity, magnetic susceptibility, magnetic remanence, conductivity, etc)</w:t>
            </w:r>
          </w:p>
        </w:tc>
      </w:tr>
      <w:tr w:rsidR="00FE43AC" w:rsidRPr="00FE43AC" w14:paraId="77A0E095"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13A7E0A" w14:textId="00A91475" w:rsidR="00FE43AC" w:rsidRPr="00FE43AC" w:rsidRDefault="00FE43AC" w:rsidP="00AB10FC">
            <w:pPr>
              <w:rPr>
                <w:rFonts w:asciiTheme="minorHAnsi" w:hAnsiTheme="minorHAnsi"/>
              </w:rPr>
            </w:pPr>
            <w:r w:rsidRPr="00FE43AC">
              <w:rPr>
                <w:rFonts w:asciiTheme="minorHAnsi" w:hAnsiTheme="minorHAnsi"/>
              </w:rPr>
              <w:t>DeformationStyleTerm</w:t>
            </w:r>
          </w:p>
        </w:tc>
        <w:tc>
          <w:tcPr>
            <w:tcW w:w="5198" w:type="dxa"/>
          </w:tcPr>
          <w:p w14:paraId="7C0219B3" w14:textId="7C2934AC"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A controlled vocabulary of terms describing the style of deformation (eg, brittle, ductile).</w:t>
            </w:r>
          </w:p>
        </w:tc>
      </w:tr>
      <w:tr w:rsidR="00FE43AC" w:rsidRPr="00FE43AC" w14:paraId="2C4231E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1D4BE5E" w14:textId="39A9BBB6" w:rsidR="00FE43AC" w:rsidRPr="00FE43AC" w:rsidRDefault="00FE43AC" w:rsidP="00AB10FC">
            <w:pPr>
              <w:rPr>
                <w:rFonts w:asciiTheme="minorHAnsi" w:hAnsiTheme="minorHAnsi"/>
              </w:rPr>
            </w:pPr>
            <w:r w:rsidRPr="00FE43AC">
              <w:rPr>
                <w:rFonts w:asciiTheme="minorHAnsi" w:hAnsiTheme="minorHAnsi"/>
              </w:rPr>
              <w:t>LineationTypeTerm</w:t>
            </w:r>
          </w:p>
        </w:tc>
        <w:tc>
          <w:tcPr>
            <w:tcW w:w="5198" w:type="dxa"/>
          </w:tcPr>
          <w:p w14:paraId="0998214D" w14:textId="6D80D57C" w:rsidR="00FE43AC" w:rsidRPr="00FE43AC" w:rsidRDefault="00FE43AC" w:rsidP="00FE43AC">
            <w:pPr>
              <w:tabs>
                <w:tab w:val="left" w:pos="3546"/>
              </w:tab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 xml:space="preserve">Refers to a vocabulary of terms describing the type of lineation.  Examples include: flow lines, scratches, striae, slickenlines, </w:t>
            </w:r>
            <w:proofErr w:type="gramStart"/>
            <w:r w:rsidRPr="00FE43AC">
              <w:rPr>
                <w:rFonts w:asciiTheme="minorHAnsi" w:hAnsiTheme="minorHAnsi"/>
              </w:rPr>
              <w:t>linear</w:t>
            </w:r>
            <w:proofErr w:type="gramEnd"/>
            <w:r w:rsidRPr="00FE43AC">
              <w:rPr>
                <w:rFonts w:asciiTheme="minorHAnsi" w:hAnsiTheme="minorHAnsi"/>
              </w:rPr>
              <w:t xml:space="preserve"> arrangements of elongate components in sediments, elongate minerals, crinkles, and lines of intersection between penetrative planar structures.</w:t>
            </w:r>
          </w:p>
        </w:tc>
      </w:tr>
      <w:tr w:rsidR="00FE43AC" w:rsidRPr="00FE43AC" w14:paraId="09EF80B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02816E32" w14:textId="50D78AC6" w:rsidR="00FE43AC" w:rsidRPr="00FE43AC" w:rsidRDefault="00FE43AC" w:rsidP="00AB10FC">
            <w:pPr>
              <w:rPr>
                <w:rFonts w:asciiTheme="minorHAnsi" w:hAnsiTheme="minorHAnsi"/>
              </w:rPr>
            </w:pPr>
            <w:r w:rsidRPr="00FE43AC">
              <w:rPr>
                <w:rFonts w:asciiTheme="minorHAnsi" w:hAnsiTheme="minorHAnsi"/>
              </w:rPr>
              <w:t>MovementSenseTerm</w:t>
            </w:r>
          </w:p>
        </w:tc>
        <w:tc>
          <w:tcPr>
            <w:tcW w:w="5198" w:type="dxa"/>
          </w:tcPr>
          <w:p w14:paraId="3A6D30A2" w14:textId="14B1FEA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sense of movement on a shear displacement structure</w:t>
            </w:r>
          </w:p>
        </w:tc>
      </w:tr>
      <w:tr w:rsidR="00FE43AC" w:rsidRPr="00FE43AC" w14:paraId="3EBA984D"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442A7A86" w14:textId="0E20384C" w:rsidR="00FE43AC" w:rsidRPr="00FE43AC" w:rsidRDefault="00FE43AC" w:rsidP="00AB10FC">
            <w:pPr>
              <w:rPr>
                <w:rFonts w:asciiTheme="minorHAnsi" w:hAnsiTheme="minorHAnsi"/>
              </w:rPr>
            </w:pPr>
            <w:r w:rsidRPr="00FE43AC">
              <w:rPr>
                <w:rFonts w:asciiTheme="minorHAnsi" w:hAnsiTheme="minorHAnsi"/>
              </w:rPr>
              <w:t>MovementTypeTerm</w:t>
            </w:r>
          </w:p>
        </w:tc>
        <w:tc>
          <w:tcPr>
            <w:tcW w:w="5198" w:type="dxa"/>
          </w:tcPr>
          <w:p w14:paraId="2CAB326F" w14:textId="247D656B"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 xml:space="preserve">Refers to a vocabulary of terms describing the type </w:t>
            </w:r>
            <w:r w:rsidRPr="00FE43AC">
              <w:rPr>
                <w:rFonts w:asciiTheme="minorHAnsi" w:hAnsiTheme="minorHAnsi"/>
              </w:rPr>
              <w:lastRenderedPageBreak/>
              <w:t>of movement  (eg, dip-slip, strike-slip)</w:t>
            </w:r>
          </w:p>
        </w:tc>
      </w:tr>
      <w:tr w:rsidR="00FE43AC" w:rsidRPr="00FE43AC" w14:paraId="6C1B54E8"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771A2DC" w14:textId="4AD639E1" w:rsidR="00FE43AC" w:rsidRPr="00FE43AC" w:rsidRDefault="00FE43AC" w:rsidP="00AB10FC">
            <w:pPr>
              <w:rPr>
                <w:rFonts w:asciiTheme="minorHAnsi" w:hAnsiTheme="minorHAnsi"/>
              </w:rPr>
            </w:pPr>
            <w:r w:rsidRPr="00FE43AC">
              <w:rPr>
                <w:rFonts w:asciiTheme="minorHAnsi" w:hAnsiTheme="minorHAnsi"/>
              </w:rPr>
              <w:lastRenderedPageBreak/>
              <w:t>NonDirectionalStructureTypeTerm</w:t>
            </w:r>
          </w:p>
        </w:tc>
        <w:tc>
          <w:tcPr>
            <w:tcW w:w="5198" w:type="dxa"/>
          </w:tcPr>
          <w:p w14:paraId="7D818013" w14:textId="39FE2857" w:rsidR="00FE43AC" w:rsidRPr="00FE43AC" w:rsidRDefault="00FE43AC" w:rsidP="00FE43AC">
            <w:pPr>
              <w:tabs>
                <w:tab w:val="left" w:pos="3668"/>
              </w:tab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860" w:name="_Ref432948522"/>
      <w:r w:rsidRPr="00D12552">
        <w:rPr>
          <w:lang w:val="en-CA"/>
        </w:rPr>
        <w:t xml:space="preserve">GeoSciML </w:t>
      </w:r>
      <w:r>
        <w:rPr>
          <w:lang w:val="en-CA"/>
        </w:rPr>
        <w:t>GeologicTime</w:t>
      </w:r>
      <w:r w:rsidRPr="00D12552">
        <w:rPr>
          <w:lang w:val="en-CA"/>
        </w:rPr>
        <w:t xml:space="preserve"> </w:t>
      </w:r>
      <w:ins w:id="861" w:author="Eric Boisvert" w:date="2015-11-03T05:15:00Z">
        <w:r w:rsidR="004F0DC1">
          <w:rPr>
            <w:lang w:val="en-CA"/>
          </w:rPr>
          <w:t xml:space="preserve">Abstract </w:t>
        </w:r>
      </w:ins>
      <w:r w:rsidRPr="00D12552">
        <w:rPr>
          <w:lang w:val="en-CA"/>
        </w:rPr>
        <w:t>Requirements Class</w:t>
      </w:r>
      <w:bookmarkEnd w:id="860"/>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77777777" w:rsidR="000B1244" w:rsidRDefault="000B1244" w:rsidP="000B1244">
      <w:pPr>
        <w:keepNext/>
      </w:pPr>
      <w:r>
        <w:rPr>
          <w:noProof/>
          <w:lang w:val="en-CA" w:eastAsia="en-CA"/>
        </w:rPr>
        <w:lastRenderedPageBreak/>
        <w:drawing>
          <wp:inline distT="0" distB="0" distL="0" distR="0" wp14:anchorId="4C8D56EE" wp14:editId="6C29ADA9">
            <wp:extent cx="5486400" cy="6156927"/>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6156927"/>
                    </a:xfrm>
                    <a:prstGeom prst="rect">
                      <a:avLst/>
                    </a:prstGeom>
                    <a:noFill/>
                    <a:ln>
                      <a:noFill/>
                    </a:ln>
                  </pic:spPr>
                </pic:pic>
              </a:graphicData>
            </a:graphic>
          </wp:inline>
        </w:drawing>
      </w:r>
    </w:p>
    <w:p w14:paraId="1CA1FBA7" w14:textId="40410451" w:rsidR="000B1244" w:rsidRDefault="000B1244" w:rsidP="000B1244">
      <w:pPr>
        <w:pStyle w:val="Caption"/>
        <w:rPr>
          <w:lang w:val="en-CA"/>
        </w:rPr>
      </w:pPr>
      <w:r>
        <w:t xml:space="preserve">Figure </w:t>
      </w:r>
      <w:fldSimple w:instr=" SEQ Figure \* ARABIC ">
        <w:ins w:id="862" w:author="Eric Boisvert" w:date="2015-10-30T04:23:00Z">
          <w:r w:rsidR="007D2867">
            <w:rPr>
              <w:noProof/>
            </w:rPr>
            <w:t>53</w:t>
          </w:r>
        </w:ins>
        <w:del w:id="863" w:author="Eric Boisvert" w:date="2015-10-30T04:23:00Z">
          <w:r w:rsidR="00090DCF" w:rsidDel="007D2867">
            <w:rPr>
              <w:noProof/>
            </w:rPr>
            <w:delText>52</w:delText>
          </w:r>
        </w:del>
      </w:fldSimple>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77777777" w:rsidR="008F4E9C" w:rsidRDefault="008F4E9C" w:rsidP="008F4E9C">
      <w:pPr>
        <w:keepNext/>
      </w:pPr>
      <w:r>
        <w:rPr>
          <w:noProof/>
          <w:lang w:val="en-CA" w:eastAsia="en-CA"/>
        </w:rPr>
        <w:drawing>
          <wp:inline distT="0" distB="0" distL="0" distR="0" wp14:anchorId="5B96BB0A" wp14:editId="572EE901">
            <wp:extent cx="5486400" cy="4740616"/>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4740616"/>
                    </a:xfrm>
                    <a:prstGeom prst="rect">
                      <a:avLst/>
                    </a:prstGeom>
                    <a:noFill/>
                    <a:ln>
                      <a:noFill/>
                    </a:ln>
                  </pic:spPr>
                </pic:pic>
              </a:graphicData>
            </a:graphic>
          </wp:inline>
        </w:drawing>
      </w:r>
    </w:p>
    <w:p w14:paraId="7CF7A581" w14:textId="7CC48CE3" w:rsidR="008F4E9C" w:rsidRDefault="008F4E9C" w:rsidP="008F4E9C">
      <w:pPr>
        <w:pStyle w:val="Caption"/>
      </w:pPr>
      <w:r>
        <w:t xml:space="preserve">Figure </w:t>
      </w:r>
      <w:fldSimple w:instr=" SEQ Figure \* ARABIC ">
        <w:ins w:id="864" w:author="Eric Boisvert" w:date="2015-10-30T04:23:00Z">
          <w:r w:rsidR="007D2867">
            <w:rPr>
              <w:noProof/>
            </w:rPr>
            <w:t>54</w:t>
          </w:r>
        </w:ins>
        <w:del w:id="865" w:author="Eric Boisvert" w:date="2015-10-30T04:23:00Z">
          <w:r w:rsidR="00090DCF" w:rsidDel="007D2867">
            <w:rPr>
              <w:noProof/>
            </w:rPr>
            <w:delText>53</w:delText>
          </w:r>
        </w:del>
      </w:fldSimple>
      <w:r>
        <w:t>: Geologic Time summary diagram</w:t>
      </w:r>
    </w:p>
    <w:p w14:paraId="1B5DD8CD" w14:textId="60B4F9D0" w:rsidR="008F4E9C" w:rsidRDefault="008F4E9C" w:rsidP="00D81A7B">
      <w:pPr>
        <w:pStyle w:val="Heading3"/>
      </w:pPr>
      <w:r w:rsidRPr="008F4E9C">
        <w:t>Global Boundary Stratotype Sections and Points</w:t>
      </w:r>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77777777" w:rsidR="00821F1F" w:rsidRDefault="00821F1F" w:rsidP="00821F1F">
      <w:pPr>
        <w:keepNext/>
      </w:pPr>
      <w:r>
        <w:rPr>
          <w:noProof/>
          <w:lang w:val="en-CA" w:eastAsia="en-CA"/>
        </w:rPr>
        <w:lastRenderedPageBreak/>
        <w:drawing>
          <wp:inline distT="0" distB="0" distL="0" distR="0" wp14:anchorId="3814E195" wp14:editId="6B0659CA">
            <wp:extent cx="5486400" cy="4148109"/>
            <wp:effectExtent l="0" t="0" r="0" b="50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4148109"/>
                    </a:xfrm>
                    <a:prstGeom prst="rect">
                      <a:avLst/>
                    </a:prstGeom>
                    <a:noFill/>
                    <a:ln>
                      <a:noFill/>
                    </a:ln>
                  </pic:spPr>
                </pic:pic>
              </a:graphicData>
            </a:graphic>
          </wp:inline>
        </w:drawing>
      </w:r>
    </w:p>
    <w:p w14:paraId="5D21835B" w14:textId="3A1C4794" w:rsidR="008F4E9C" w:rsidRDefault="00821F1F" w:rsidP="00821F1F">
      <w:pPr>
        <w:pStyle w:val="Caption"/>
      </w:pPr>
      <w:r>
        <w:t xml:space="preserve">Figure </w:t>
      </w:r>
      <w:fldSimple w:instr=" SEQ Figure \* ARABIC ">
        <w:ins w:id="866" w:author="Eric Boisvert" w:date="2015-10-30T04:23:00Z">
          <w:r w:rsidR="007D2867">
            <w:rPr>
              <w:noProof/>
            </w:rPr>
            <w:t>55</w:t>
          </w:r>
        </w:ins>
        <w:del w:id="867" w:author="Eric Boisvert" w:date="2015-10-30T04:23:00Z">
          <w:r w:rsidR="00090DCF" w:rsidDel="007D2867">
            <w:rPr>
              <w:noProof/>
            </w:rPr>
            <w:delText>54</w:delText>
          </w:r>
        </w:del>
      </w:fldSimple>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77777777" w:rsidR="00821F1F" w:rsidRDefault="00821F1F" w:rsidP="00821F1F">
      <w:pPr>
        <w:keepNext/>
      </w:pPr>
      <w:r>
        <w:rPr>
          <w:noProof/>
          <w:lang w:val="en-CA" w:eastAsia="en-CA"/>
        </w:rPr>
        <w:lastRenderedPageBreak/>
        <w:drawing>
          <wp:inline distT="0" distB="0" distL="0" distR="0" wp14:anchorId="67C656A5" wp14:editId="76FBCBE4">
            <wp:extent cx="3070860" cy="464947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70860" cy="4649470"/>
                    </a:xfrm>
                    <a:prstGeom prst="rect">
                      <a:avLst/>
                    </a:prstGeom>
                    <a:noFill/>
                    <a:ln>
                      <a:noFill/>
                    </a:ln>
                  </pic:spPr>
                </pic:pic>
              </a:graphicData>
            </a:graphic>
          </wp:inline>
        </w:drawing>
      </w:r>
    </w:p>
    <w:p w14:paraId="27847BD6" w14:textId="3CCAB6AA" w:rsidR="00821F1F" w:rsidRDefault="00821F1F" w:rsidP="00821F1F">
      <w:pPr>
        <w:pStyle w:val="Caption"/>
      </w:pPr>
      <w:r>
        <w:t xml:space="preserve">Figure </w:t>
      </w:r>
      <w:fldSimple w:instr=" SEQ Figure \* ARABIC ">
        <w:ins w:id="868" w:author="Eric Boisvert" w:date="2015-10-30T04:23:00Z">
          <w:r w:rsidR="007D2867">
            <w:rPr>
              <w:noProof/>
            </w:rPr>
            <w:t>56</w:t>
          </w:r>
        </w:ins>
        <w:del w:id="869" w:author="Eric Boisvert" w:date="2015-10-30T04:23:00Z">
          <w:r w:rsidR="00090DCF" w:rsidDel="007D2867">
            <w:rPr>
              <w:noProof/>
            </w:rPr>
            <w:delText>55</w:delText>
          </w:r>
        </w:del>
      </w:fldSimple>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870" w:name="BKM_58D632CF_BB56_4A60_B802_C78FC42B4B0D"/>
      <w:bookmarkEnd w:id="870"/>
    </w:p>
    <w:tbl>
      <w:tblPr>
        <w:tblStyle w:val="LightShading"/>
        <w:tblW w:w="9735" w:type="dxa"/>
        <w:tblLayout w:type="fixed"/>
        <w:tblLook w:val="04A0" w:firstRow="1" w:lastRow="0" w:firstColumn="1" w:lastColumn="0" w:noHBand="0" w:noVBand="1"/>
      </w:tblPr>
      <w:tblGrid>
        <w:gridCol w:w="2802"/>
        <w:gridCol w:w="1701"/>
        <w:gridCol w:w="5232"/>
      </w:tblGrid>
      <w:tr w:rsidR="00821F1F" w:rsidRPr="00821F1F" w14:paraId="39D5030A" w14:textId="77777777" w:rsidTr="0082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5A67945"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871" w:name="BKM_B8B6E400_425B_496D_997B_63F3369FC8C6"/>
            <w:bookmarkEnd w:id="871"/>
            <w:r w:rsidRPr="00821F1F">
              <w:rPr>
                <w:rFonts w:asciiTheme="minorHAnsi" w:hAnsiTheme="minorHAnsi"/>
                <w:color w:val="000000"/>
                <w:sz w:val="20"/>
                <w:szCs w:val="20"/>
                <w:lang w:val="en-CA"/>
              </w:rPr>
              <w:t>Name</w:t>
            </w:r>
          </w:p>
        </w:tc>
        <w:tc>
          <w:tcPr>
            <w:tcW w:w="1701" w:type="dxa"/>
          </w:tcPr>
          <w:p w14:paraId="3E87344B"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Type</w:t>
            </w:r>
          </w:p>
        </w:tc>
        <w:tc>
          <w:tcPr>
            <w:tcW w:w="5232" w:type="dxa"/>
          </w:tcPr>
          <w:p w14:paraId="63EDEE1F"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Description</w:t>
            </w:r>
          </w:p>
        </w:tc>
      </w:tr>
      <w:tr w:rsidR="00821F1F" w:rsidRPr="00821F1F" w14:paraId="1780527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BE26010"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r w:rsidRPr="00821F1F">
              <w:rPr>
                <w:rFonts w:asciiTheme="minorHAnsi" w:hAnsiTheme="minorHAnsi"/>
                <w:color w:val="000000"/>
                <w:sz w:val="20"/>
                <w:szCs w:val="20"/>
                <w:lang w:val="en-CA"/>
              </w:rPr>
              <w:t>primaryGuidingCriterion</w:t>
            </w:r>
          </w:p>
        </w:tc>
        <w:tc>
          <w:tcPr>
            <w:tcW w:w="1701" w:type="dxa"/>
          </w:tcPr>
          <w:p w14:paraId="768C1FF3"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8B29AD2"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primary criterion used to establish this stratigraphic point</w:t>
            </w:r>
          </w:p>
          <w:p w14:paraId="76EA59B4"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21F1F" w:rsidRPr="00821F1F" w14:paraId="1792C63B" w14:textId="77777777" w:rsidTr="00821F1F">
        <w:tc>
          <w:tcPr>
            <w:cnfStyle w:val="001000000000" w:firstRow="0" w:lastRow="0" w:firstColumn="1" w:lastColumn="0" w:oddVBand="0" w:evenVBand="0" w:oddHBand="0" w:evenHBand="0" w:firstRowFirstColumn="0" w:firstRowLastColumn="0" w:lastRowFirstColumn="0" w:lastRowLastColumn="0"/>
            <w:tcW w:w="2802" w:type="dxa"/>
          </w:tcPr>
          <w:p w14:paraId="30E9683E"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872" w:name="BKM_0A8B18AD_F79E_4E63_8D17_DE2C48F3AF42"/>
            <w:bookmarkEnd w:id="872"/>
            <w:r w:rsidRPr="00821F1F">
              <w:rPr>
                <w:rFonts w:asciiTheme="minorHAnsi" w:hAnsiTheme="minorHAnsi"/>
                <w:color w:val="000000"/>
                <w:sz w:val="20"/>
                <w:szCs w:val="20"/>
                <w:lang w:val="en-CA"/>
              </w:rPr>
              <w:t>additionalCorrelationProperty</w:t>
            </w:r>
          </w:p>
        </w:tc>
        <w:tc>
          <w:tcPr>
            <w:tcW w:w="1701" w:type="dxa"/>
          </w:tcPr>
          <w:p w14:paraId="0550DC68"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0A243902"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Any additional criteria used to establish this stratigraphic point</w:t>
            </w:r>
          </w:p>
          <w:p w14:paraId="2AABB02F"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21F1F" w:rsidRPr="00821F1F" w14:paraId="25AE19D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4CB8006"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873" w:name="BKM_F023F8DE_07B5_4FF5_8335_917836DF40EC"/>
            <w:bookmarkEnd w:id="873"/>
            <w:r w:rsidRPr="00821F1F">
              <w:rPr>
                <w:rFonts w:asciiTheme="minorHAnsi" w:hAnsiTheme="minorHAnsi"/>
                <w:color w:val="000000"/>
                <w:sz w:val="20"/>
                <w:szCs w:val="20"/>
                <w:lang w:val="en-CA"/>
              </w:rPr>
              <w:t>status</w:t>
            </w:r>
          </w:p>
        </w:tc>
        <w:tc>
          <w:tcPr>
            <w:tcW w:w="1701" w:type="dxa"/>
          </w:tcPr>
          <w:p w14:paraId="3DFB680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0D2CC80"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status of stratigraphic point (eg, formally accepted, etc)</w:t>
            </w:r>
          </w:p>
          <w:p w14:paraId="61FC434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Heading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77777777" w:rsidR="00024B9A" w:rsidRDefault="00024B9A" w:rsidP="00024B9A">
      <w:pPr>
        <w:keepNext/>
      </w:pPr>
      <w:r>
        <w:rPr>
          <w:noProof/>
          <w:lang w:val="en-CA" w:eastAsia="en-CA"/>
        </w:rPr>
        <w:drawing>
          <wp:inline distT="0" distB="0" distL="0" distR="0" wp14:anchorId="52FDE423" wp14:editId="73B4819C">
            <wp:extent cx="4727575" cy="5081270"/>
            <wp:effectExtent l="0" t="0" r="0" b="508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27575" cy="5081270"/>
                    </a:xfrm>
                    <a:prstGeom prst="rect">
                      <a:avLst/>
                    </a:prstGeom>
                    <a:noFill/>
                    <a:ln>
                      <a:noFill/>
                    </a:ln>
                  </pic:spPr>
                </pic:pic>
              </a:graphicData>
            </a:graphic>
          </wp:inline>
        </w:drawing>
      </w:r>
    </w:p>
    <w:p w14:paraId="25FBC17D" w14:textId="6BDFA49F" w:rsidR="00024B9A" w:rsidRDefault="00024B9A" w:rsidP="00024B9A">
      <w:pPr>
        <w:pStyle w:val="Caption"/>
      </w:pPr>
      <w:r>
        <w:t xml:space="preserve">Figure </w:t>
      </w:r>
      <w:fldSimple w:instr=" SEQ Figure \* ARABIC ">
        <w:ins w:id="874" w:author="Eric Boisvert" w:date="2015-10-30T04:23:00Z">
          <w:r w:rsidR="007D2867">
            <w:rPr>
              <w:noProof/>
            </w:rPr>
            <w:t>57</w:t>
          </w:r>
        </w:ins>
        <w:del w:id="875" w:author="Eric Boisvert" w:date="2015-10-30T04:23:00Z">
          <w:r w:rsidR="00090DCF" w:rsidDel="007D2867">
            <w:rPr>
              <w:noProof/>
            </w:rPr>
            <w:delText>56</w:delText>
          </w:r>
        </w:del>
      </w:fldSimple>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876" w:name="BKM_1C0FB01B_F4A6_4733_BA06_87BA9B2415C9"/>
      <w:bookmarkEnd w:id="876"/>
    </w:p>
    <w:tbl>
      <w:tblPr>
        <w:tblStyle w:val="LightShading"/>
        <w:tblW w:w="9735" w:type="dxa"/>
        <w:tblLayout w:type="fixed"/>
        <w:tblLook w:val="04A0" w:firstRow="1" w:lastRow="0" w:firstColumn="1" w:lastColumn="0" w:noHBand="0" w:noVBand="1"/>
      </w:tblPr>
      <w:tblGrid>
        <w:gridCol w:w="2093"/>
        <w:gridCol w:w="1843"/>
        <w:gridCol w:w="5799"/>
      </w:tblGrid>
      <w:tr w:rsidR="00024B9A" w:rsidRPr="00024B9A" w14:paraId="6DF99837"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B06A41"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877" w:name="BKM_FF29DAEB_3E4E_4D00_B3A1_D0E4D913A1D2"/>
            <w:bookmarkEnd w:id="877"/>
            <w:r w:rsidRPr="00024B9A">
              <w:rPr>
                <w:rFonts w:asciiTheme="minorHAnsi" w:hAnsiTheme="minorHAnsi"/>
                <w:color w:val="000000"/>
                <w:sz w:val="20"/>
                <w:szCs w:val="20"/>
                <w:lang w:val="en-CA"/>
              </w:rPr>
              <w:t>Name</w:t>
            </w:r>
          </w:p>
        </w:tc>
        <w:tc>
          <w:tcPr>
            <w:tcW w:w="1843" w:type="dxa"/>
          </w:tcPr>
          <w:p w14:paraId="7CE906DE"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799" w:type="dxa"/>
          </w:tcPr>
          <w:p w14:paraId="12B968E3"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024B9A" w:rsidRPr="00024B9A" w14:paraId="361FB136"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B516853"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geologicSetting</w:t>
            </w:r>
          </w:p>
        </w:tc>
        <w:tc>
          <w:tcPr>
            <w:tcW w:w="1843" w:type="dxa"/>
          </w:tcPr>
          <w:p w14:paraId="1D1BF2D3"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543F44BE"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geologic setting of the stratigraphic section</w:t>
            </w:r>
          </w:p>
          <w:p w14:paraId="1A3D20CA"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34C5DAB5"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78DE378F"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878" w:name="BKM_2769F637_48D7_42F4_B567_915886458F2C"/>
            <w:bookmarkEnd w:id="878"/>
            <w:r w:rsidRPr="00024B9A">
              <w:rPr>
                <w:rFonts w:asciiTheme="minorHAnsi" w:hAnsiTheme="minorHAnsi"/>
                <w:color w:val="000000"/>
                <w:sz w:val="20"/>
                <w:szCs w:val="20"/>
                <w:lang w:val="en-CA"/>
              </w:rPr>
              <w:t>geologicDescription</w:t>
            </w:r>
          </w:p>
        </w:tc>
        <w:tc>
          <w:tcPr>
            <w:tcW w:w="1843" w:type="dxa"/>
          </w:tcPr>
          <w:p w14:paraId="00066C14"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116CE9F3"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geology of the stratigraphic section (eg, lithology, paleontology, paleogeography, etc)</w:t>
            </w:r>
          </w:p>
          <w:p w14:paraId="1A57C8FA"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24B9A" w:rsidRPr="00024B9A" w14:paraId="189B3790"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6428C4"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879" w:name="BKM_DAEF393B_8D05_4043_87C1_9038BA957915"/>
            <w:bookmarkEnd w:id="879"/>
            <w:r w:rsidRPr="00024B9A">
              <w:rPr>
                <w:rFonts w:asciiTheme="minorHAnsi" w:hAnsiTheme="minorHAnsi"/>
                <w:color w:val="000000"/>
                <w:sz w:val="20"/>
                <w:szCs w:val="20"/>
                <w:lang w:val="en-CA"/>
              </w:rPr>
              <w:t>accessibility</w:t>
            </w:r>
          </w:p>
        </w:tc>
        <w:tc>
          <w:tcPr>
            <w:tcW w:w="1843" w:type="dxa"/>
          </w:tcPr>
          <w:p w14:paraId="0E7CB4C2"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612F29E0"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ability to access the stratigraphic section</w:t>
            </w:r>
          </w:p>
          <w:p w14:paraId="69666771"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23B13D80"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15AF5D2A"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880" w:name="BKM_45E678ED_7B83_4A86_A4BD_BC55352F39D9"/>
            <w:bookmarkEnd w:id="880"/>
            <w:r w:rsidRPr="00024B9A">
              <w:rPr>
                <w:rFonts w:asciiTheme="minorHAnsi" w:hAnsiTheme="minorHAnsi"/>
                <w:color w:val="000000"/>
                <w:sz w:val="20"/>
                <w:szCs w:val="20"/>
                <w:lang w:val="en-CA"/>
              </w:rPr>
              <w:lastRenderedPageBreak/>
              <w:t>conservation</w:t>
            </w:r>
          </w:p>
        </w:tc>
        <w:tc>
          <w:tcPr>
            <w:tcW w:w="1843" w:type="dxa"/>
          </w:tcPr>
          <w:p w14:paraId="0395E389"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2846B8FE"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measures to conserve the stratigraphic section</w:t>
            </w:r>
          </w:p>
          <w:p w14:paraId="3C33A0EB"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Heading3"/>
      </w:pPr>
      <w:r>
        <w:t>Temporal Reference System</w:t>
      </w:r>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77777777" w:rsidR="009C2973" w:rsidRDefault="009C2973" w:rsidP="009C2973">
      <w:pPr>
        <w:keepNext/>
      </w:pPr>
      <w:r>
        <w:rPr>
          <w:noProof/>
          <w:lang w:val="en-CA" w:eastAsia="en-CA"/>
        </w:rPr>
        <w:drawing>
          <wp:inline distT="0" distB="0" distL="0" distR="0" wp14:anchorId="41D926B8" wp14:editId="3952AA1C">
            <wp:extent cx="5486400" cy="4502736"/>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4502736"/>
                    </a:xfrm>
                    <a:prstGeom prst="rect">
                      <a:avLst/>
                    </a:prstGeom>
                    <a:noFill/>
                    <a:ln>
                      <a:noFill/>
                    </a:ln>
                  </pic:spPr>
                </pic:pic>
              </a:graphicData>
            </a:graphic>
          </wp:inline>
        </w:drawing>
      </w:r>
    </w:p>
    <w:p w14:paraId="45D9D86A" w14:textId="064BE97A" w:rsidR="009C2973" w:rsidRDefault="009C2973" w:rsidP="009C2973">
      <w:pPr>
        <w:pStyle w:val="Caption"/>
      </w:pPr>
      <w:r>
        <w:t xml:space="preserve">Figure </w:t>
      </w:r>
      <w:fldSimple w:instr=" SEQ Figure \* ARABIC ">
        <w:ins w:id="881" w:author="Eric Boisvert" w:date="2015-10-30T04:23:00Z">
          <w:r w:rsidR="007D2867">
            <w:rPr>
              <w:noProof/>
            </w:rPr>
            <w:t>58</w:t>
          </w:r>
        </w:ins>
        <w:del w:id="882" w:author="Eric Boisvert" w:date="2015-10-30T04:23:00Z">
          <w:r w:rsidR="00090DCF" w:rsidDel="007D2867">
            <w:rPr>
              <w:noProof/>
            </w:rPr>
            <w:delText>57</w:delText>
          </w:r>
        </w:del>
      </w:fldSimple>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Style w:val="LightShading"/>
        <w:tblW w:w="9735" w:type="dxa"/>
        <w:tblLayout w:type="fixed"/>
        <w:tblLook w:val="04A0" w:firstRow="1" w:lastRow="0" w:firstColumn="1" w:lastColumn="0" w:noHBand="0" w:noVBand="1"/>
      </w:tblPr>
      <w:tblGrid>
        <w:gridCol w:w="2093"/>
        <w:gridCol w:w="2551"/>
        <w:gridCol w:w="5091"/>
      </w:tblGrid>
      <w:tr w:rsidR="009C2973" w:rsidRPr="00024B9A" w14:paraId="23EFD5F4" w14:textId="77777777" w:rsidTr="00B06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F7C4360" w14:textId="77777777"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6D318686"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2002BBEA"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9C2973" w:rsidRPr="00024B9A" w14:paraId="3C1C7361" w14:textId="77777777" w:rsidTr="00B0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EFB23B" w14:textId="36203E7F"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referencePoint</w:t>
            </w:r>
          </w:p>
        </w:tc>
        <w:tc>
          <w:tcPr>
            <w:tcW w:w="2551" w:type="dxa"/>
          </w:tcPr>
          <w:p w14:paraId="00954AF1" w14:textId="40E4AC40"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7A68BA4B" w14:textId="14FA4D61" w:rsidR="009C2973" w:rsidRPr="00024B9A" w:rsidRDefault="00B0615B"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Two reference points defining the extent of the system</w:t>
            </w:r>
          </w:p>
          <w:p w14:paraId="1EBFB8AC" w14:textId="77777777"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6072CBE6" w14:textId="77777777" w:rsidTr="00B0615B">
        <w:tc>
          <w:tcPr>
            <w:cnfStyle w:val="001000000000" w:firstRow="0" w:lastRow="0" w:firstColumn="1" w:lastColumn="0" w:oddVBand="0" w:evenVBand="0" w:oddHBand="0" w:evenHBand="0" w:firstRowFirstColumn="0" w:firstRowLastColumn="0" w:lastRowFirstColumn="0" w:lastRowLastColumn="0"/>
            <w:tcW w:w="2093" w:type="dxa"/>
          </w:tcPr>
          <w:p w14:paraId="2C085C97" w14:textId="741BA05C" w:rsidR="00B0615B" w:rsidRDefault="00B0615B"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component</w:t>
            </w:r>
          </w:p>
        </w:tc>
        <w:tc>
          <w:tcPr>
            <w:tcW w:w="2551" w:type="dxa"/>
          </w:tcPr>
          <w:p w14:paraId="57D4D144" w14:textId="6C598374"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1A6CF153" w14:textId="5D55678F"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Era composing the reference system</w:t>
            </w:r>
          </w:p>
        </w:tc>
      </w:tr>
    </w:tbl>
    <w:p w14:paraId="2DF131C8" w14:textId="77777777" w:rsidR="009C2973" w:rsidRDefault="009C2973" w:rsidP="00821F1F"/>
    <w:p w14:paraId="0A518A66" w14:textId="1A88AE43" w:rsidR="009C2973" w:rsidRDefault="00B0615B" w:rsidP="00B0615B">
      <w:pPr>
        <w:pStyle w:val="Heading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Style w:val="LightShading"/>
        <w:tblW w:w="9735" w:type="dxa"/>
        <w:tblLayout w:type="fixed"/>
        <w:tblLook w:val="04A0" w:firstRow="1" w:lastRow="0" w:firstColumn="1" w:lastColumn="0" w:noHBand="0" w:noVBand="1"/>
      </w:tblPr>
      <w:tblGrid>
        <w:gridCol w:w="2093"/>
        <w:gridCol w:w="2551"/>
        <w:gridCol w:w="5091"/>
      </w:tblGrid>
      <w:tr w:rsidR="00B0615B" w:rsidRPr="00024B9A" w14:paraId="2F4719F6"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15C247D" w14:textId="7777777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06F0B9D0"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5C151157"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B0615B" w:rsidRPr="00024B9A" w14:paraId="5C7117A9"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5BBC6A9" w14:textId="57AF505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member</w:t>
            </w:r>
          </w:p>
        </w:tc>
        <w:tc>
          <w:tcPr>
            <w:tcW w:w="2551" w:type="dxa"/>
          </w:tcPr>
          <w:p w14:paraId="1FC12880" w14:textId="6087E738"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503B6794" w14:textId="484326F9"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Sub division of this era</w:t>
            </w:r>
          </w:p>
          <w:p w14:paraId="120171A2" w14:textId="77777777"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297A91F4"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A35ACB8" w14:textId="488B5379"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group</w:t>
            </w:r>
          </w:p>
        </w:tc>
        <w:tc>
          <w:tcPr>
            <w:tcW w:w="2551" w:type="dxa"/>
          </w:tcPr>
          <w:p w14:paraId="482FCCCF" w14:textId="155DDDCC"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6CD1035A" w14:textId="0ACEA9C0"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Parent era</w:t>
            </w:r>
          </w:p>
        </w:tc>
      </w:tr>
      <w:tr w:rsidR="00B0615B" w:rsidRPr="00024B9A" w14:paraId="391F796D"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9F0815" w14:textId="3B611894"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start</w:t>
            </w:r>
          </w:p>
        </w:tc>
        <w:tc>
          <w:tcPr>
            <w:tcW w:w="2551" w:type="dxa"/>
          </w:tcPr>
          <w:p w14:paraId="6105D4BC" w14:textId="4D129361"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37BF1899" w14:textId="089A5C1A"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starting the era</w:t>
            </w:r>
          </w:p>
        </w:tc>
      </w:tr>
      <w:tr w:rsidR="00B0615B" w:rsidRPr="00024B9A" w14:paraId="208C7C5A"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7822E42" w14:textId="281BC661"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end</w:t>
            </w:r>
          </w:p>
        </w:tc>
        <w:tc>
          <w:tcPr>
            <w:tcW w:w="2551" w:type="dxa"/>
          </w:tcPr>
          <w:p w14:paraId="28353D6B" w14:textId="37A54182"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1D82087E" w14:textId="6250C0E1"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7984E2D3" w:rsidR="00B0615B" w:rsidRDefault="00B0615B" w:rsidP="00821F1F">
      <w:proofErr w:type="gramStart"/>
      <w:r w:rsidRPr="00B0615B">
        <w:t>A point in Earth's history which bounds a TimeOrdinalEra.</w:t>
      </w:r>
      <w:proofErr w:type="gramEnd"/>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883" w:name="BKM_63ECF066_EE03_4253_8744_0F86D06238D4"/>
      <w:bookmarkEnd w:id="883"/>
    </w:p>
    <w:tbl>
      <w:tblPr>
        <w:tblStyle w:val="LightShading"/>
        <w:tblW w:w="9735" w:type="dxa"/>
        <w:tblLayout w:type="fixed"/>
        <w:tblLook w:val="04A0" w:firstRow="1" w:lastRow="0" w:firstColumn="1" w:lastColumn="0" w:noHBand="0" w:noVBand="1"/>
      </w:tblPr>
      <w:tblGrid>
        <w:gridCol w:w="2376"/>
        <w:gridCol w:w="1843"/>
        <w:gridCol w:w="5516"/>
      </w:tblGrid>
      <w:tr w:rsidR="00B0615B" w:rsidRPr="00B0615B" w14:paraId="27183E62"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72F151A"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884" w:name="BKM_87370C48_A777_490F_8AD5_7B430EEB4CC8"/>
            <w:bookmarkEnd w:id="884"/>
            <w:r w:rsidRPr="00B0615B">
              <w:rPr>
                <w:rFonts w:asciiTheme="minorHAnsi" w:hAnsiTheme="minorHAnsi"/>
                <w:color w:val="000000"/>
                <w:sz w:val="20"/>
                <w:szCs w:val="20"/>
                <w:lang w:val="en-CA"/>
              </w:rPr>
              <w:t>Name</w:t>
            </w:r>
          </w:p>
        </w:tc>
        <w:tc>
          <w:tcPr>
            <w:tcW w:w="1843" w:type="dxa"/>
          </w:tcPr>
          <w:p w14:paraId="14496396"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Type</w:t>
            </w:r>
          </w:p>
        </w:tc>
        <w:tc>
          <w:tcPr>
            <w:tcW w:w="5516" w:type="dxa"/>
          </w:tcPr>
          <w:p w14:paraId="5E7E1C80"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Description</w:t>
            </w:r>
          </w:p>
        </w:tc>
      </w:tr>
      <w:tr w:rsidR="00B0615B" w:rsidRPr="00B0615B" w14:paraId="64DD531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81DEDF2"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sidRPr="00B0615B">
              <w:rPr>
                <w:rFonts w:asciiTheme="minorHAnsi" w:hAnsiTheme="minorHAnsi"/>
                <w:color w:val="000000"/>
                <w:sz w:val="20"/>
                <w:szCs w:val="20"/>
                <w:lang w:val="en-CA"/>
              </w:rPr>
              <w:t>position</w:t>
            </w:r>
          </w:p>
        </w:tc>
        <w:tc>
          <w:tcPr>
            <w:tcW w:w="1843" w:type="dxa"/>
          </w:tcPr>
          <w:p w14:paraId="5F3E4D8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TM_Instant</w:t>
            </w:r>
          </w:p>
        </w:tc>
        <w:tc>
          <w:tcPr>
            <w:tcW w:w="5516" w:type="dxa"/>
          </w:tcPr>
          <w:p w14:paraId="7431347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point in time corresponding to the era boundary</w:t>
            </w:r>
          </w:p>
          <w:p w14:paraId="1EB6C62C"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B0615B" w14:paraId="712E3152"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19C94950"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885" w:name="BKM_229122EC_1DA3_4235_81D3_26787B18C5E7"/>
            <w:bookmarkEnd w:id="885"/>
            <w:r w:rsidRPr="00B0615B">
              <w:rPr>
                <w:rFonts w:asciiTheme="minorHAnsi" w:hAnsiTheme="minorHAnsi"/>
                <w:color w:val="000000"/>
                <w:sz w:val="20"/>
                <w:szCs w:val="20"/>
                <w:lang w:val="en-CA"/>
              </w:rPr>
              <w:t>positionalUncertainty</w:t>
            </w:r>
          </w:p>
        </w:tc>
        <w:tc>
          <w:tcPr>
            <w:tcW w:w="1843" w:type="dxa"/>
          </w:tcPr>
          <w:p w14:paraId="5A0E3F21"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Quantity</w:t>
            </w:r>
          </w:p>
        </w:tc>
        <w:tc>
          <w:tcPr>
            <w:tcW w:w="5516" w:type="dxa"/>
          </w:tcPr>
          <w:p w14:paraId="6F98B040"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measure of the uncertainty in the estimate of the point in time of the era boundary</w:t>
            </w:r>
          </w:p>
          <w:p w14:paraId="4FAE6A3B"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0615B" w:rsidRPr="00B0615B" w14:paraId="0794BB68"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A4E297E" w14:textId="31DE7144"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previousEra</w:t>
            </w:r>
          </w:p>
        </w:tc>
        <w:tc>
          <w:tcPr>
            <w:tcW w:w="1843" w:type="dxa"/>
          </w:tcPr>
          <w:p w14:paraId="239ABA64" w14:textId="44F8316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01ED4C4C" w14:textId="74698C66" w:rsidR="00B0615B" w:rsidRPr="00B0615B"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Preceding era </w:t>
            </w:r>
          </w:p>
        </w:tc>
      </w:tr>
      <w:tr w:rsidR="00B0615B" w:rsidRPr="00B0615B" w14:paraId="32EFBACF"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6FE6364F" w14:textId="3DABFDEB"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nextEra</w:t>
            </w:r>
          </w:p>
        </w:tc>
        <w:tc>
          <w:tcPr>
            <w:tcW w:w="1843" w:type="dxa"/>
          </w:tcPr>
          <w:p w14:paraId="6DBE6801" w14:textId="008C23F9"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3CA8CDE6" w14:textId="72EE2556" w:rsidR="00B0615B" w:rsidRPr="00B0615B" w:rsidRDefault="00935ECA"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Succeeding era</w:t>
            </w:r>
          </w:p>
        </w:tc>
      </w:tr>
      <w:tr w:rsidR="00935ECA" w:rsidRPr="00B0615B" w14:paraId="251426C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7264F60" w14:textId="11200DDD" w:rsidR="00935ECA" w:rsidRDefault="00935ECA"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observationalBasis</w:t>
            </w:r>
          </w:p>
        </w:tc>
        <w:tc>
          <w:tcPr>
            <w:tcW w:w="1843" w:type="dxa"/>
          </w:tcPr>
          <w:p w14:paraId="63BFDC61" w14:textId="15C096E7" w:rsidR="00935ECA"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OM_Observation</w:t>
            </w:r>
          </w:p>
        </w:tc>
        <w:tc>
          <w:tcPr>
            <w:tcW w:w="5516" w:type="dxa"/>
          </w:tcPr>
          <w:p w14:paraId="52767285" w14:textId="0AFF4C36" w:rsidR="00935ECA" w:rsidRPr="00B0615B"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Heading3"/>
      </w:pPr>
      <w:r>
        <w:t>Time scale</w:t>
      </w:r>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7777777" w:rsidR="00935ECA" w:rsidRDefault="00935ECA" w:rsidP="00935ECA">
      <w:pPr>
        <w:keepNext/>
      </w:pPr>
      <w:r>
        <w:rPr>
          <w:noProof/>
          <w:lang w:val="en-CA" w:eastAsia="en-CA"/>
        </w:rPr>
        <w:lastRenderedPageBreak/>
        <w:drawing>
          <wp:inline distT="0" distB="0" distL="0" distR="0" wp14:anchorId="55246FA6" wp14:editId="4BBD0240">
            <wp:extent cx="5486400" cy="4816542"/>
            <wp:effectExtent l="0" t="0" r="0" b="317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816542"/>
                    </a:xfrm>
                    <a:prstGeom prst="rect">
                      <a:avLst/>
                    </a:prstGeom>
                    <a:noFill/>
                    <a:ln>
                      <a:noFill/>
                    </a:ln>
                  </pic:spPr>
                </pic:pic>
              </a:graphicData>
            </a:graphic>
          </wp:inline>
        </w:drawing>
      </w:r>
    </w:p>
    <w:p w14:paraId="4CABE6E0" w14:textId="032071B4" w:rsidR="00935ECA" w:rsidRDefault="00935ECA" w:rsidP="00935ECA">
      <w:pPr>
        <w:pStyle w:val="Caption"/>
      </w:pPr>
      <w:r>
        <w:t xml:space="preserve">Figure </w:t>
      </w:r>
      <w:fldSimple w:instr=" SEQ Figure \* ARABIC ">
        <w:ins w:id="886" w:author="Eric Boisvert" w:date="2015-10-30T04:23:00Z">
          <w:r w:rsidR="007D2867">
            <w:rPr>
              <w:noProof/>
            </w:rPr>
            <w:t>59</w:t>
          </w:r>
        </w:ins>
        <w:del w:id="887" w:author="Eric Boisvert" w:date="2015-10-30T04:23:00Z">
          <w:r w:rsidR="00090DCF" w:rsidDel="007D2867">
            <w:rPr>
              <w:noProof/>
            </w:rPr>
            <w:delText>58</w:delText>
          </w:r>
        </w:del>
      </w:fldSimple>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77777777" w:rsidR="00606F7E" w:rsidRDefault="00935ECA" w:rsidP="00606F7E">
      <w:pPr>
        <w:keepNext/>
      </w:pPr>
      <w:r>
        <w:rPr>
          <w:noProof/>
          <w:lang w:val="en-CA" w:eastAsia="en-CA"/>
        </w:rPr>
        <w:drawing>
          <wp:inline distT="0" distB="0" distL="0" distR="0" wp14:anchorId="385F7099" wp14:editId="15E7F780">
            <wp:extent cx="5486400" cy="4969635"/>
            <wp:effectExtent l="0" t="0" r="0" b="254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4969635"/>
                    </a:xfrm>
                    <a:prstGeom prst="rect">
                      <a:avLst/>
                    </a:prstGeom>
                    <a:noFill/>
                    <a:ln>
                      <a:noFill/>
                    </a:ln>
                  </pic:spPr>
                </pic:pic>
              </a:graphicData>
            </a:graphic>
          </wp:inline>
        </w:drawing>
      </w:r>
    </w:p>
    <w:p w14:paraId="21B3C114" w14:textId="60315A93" w:rsidR="00935ECA" w:rsidRDefault="00606F7E" w:rsidP="00606F7E">
      <w:pPr>
        <w:pStyle w:val="Caption"/>
      </w:pPr>
      <w:r>
        <w:t xml:space="preserve">Figure </w:t>
      </w:r>
      <w:fldSimple w:instr=" SEQ Figure \* ARABIC ">
        <w:ins w:id="888" w:author="Eric Boisvert" w:date="2015-10-30T04:23:00Z">
          <w:r w:rsidR="007D2867">
            <w:rPr>
              <w:noProof/>
            </w:rPr>
            <w:t>60</w:t>
          </w:r>
        </w:ins>
        <w:del w:id="889" w:author="Eric Boisvert" w:date="2015-10-30T04:23:00Z">
          <w:r w:rsidR="00090DCF" w:rsidDel="007D2867">
            <w:rPr>
              <w:noProof/>
            </w:rPr>
            <w:delText>59</w:delText>
          </w:r>
        </w:del>
      </w:fldSimple>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890" w:name="BKM_87E807D4_B547_4527_95DA_3886362CC5FC"/>
      <w:bookmarkEnd w:id="890"/>
    </w:p>
    <w:tbl>
      <w:tblPr>
        <w:tblStyle w:val="LightShading"/>
        <w:tblW w:w="9735" w:type="dxa"/>
        <w:tblLayout w:type="fixed"/>
        <w:tblLook w:val="04A0" w:firstRow="1" w:lastRow="0" w:firstColumn="1" w:lastColumn="0" w:noHBand="0" w:noVBand="1"/>
      </w:tblPr>
      <w:tblGrid>
        <w:gridCol w:w="1668"/>
        <w:gridCol w:w="2551"/>
        <w:gridCol w:w="5516"/>
      </w:tblGrid>
      <w:tr w:rsidR="00935ECA" w:rsidRPr="00935ECA" w14:paraId="3324233B"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4F6FA3A"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bookmarkStart w:id="891" w:name="BKM_84F1004A_AA50_459B_B70A_65E13CA8B294"/>
            <w:bookmarkEnd w:id="891"/>
            <w:r w:rsidRPr="00935ECA">
              <w:rPr>
                <w:rFonts w:asciiTheme="minorHAnsi" w:hAnsiTheme="minorHAnsi"/>
                <w:color w:val="000000"/>
                <w:sz w:val="20"/>
                <w:szCs w:val="20"/>
                <w:lang w:val="en-CA"/>
              </w:rPr>
              <w:t>Name</w:t>
            </w:r>
          </w:p>
        </w:tc>
        <w:tc>
          <w:tcPr>
            <w:tcW w:w="2551" w:type="dxa"/>
          </w:tcPr>
          <w:p w14:paraId="61EA2CA7"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6FBFFB9A"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935ECA" w:rsidRPr="00935ECA" w14:paraId="2D878869"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C6851A6"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rank</w:t>
            </w:r>
          </w:p>
        </w:tc>
        <w:tc>
          <w:tcPr>
            <w:tcW w:w="2551" w:type="dxa"/>
          </w:tcPr>
          <w:p w14:paraId="1910FE29"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GeochronologicEraRank</w:t>
            </w:r>
          </w:p>
        </w:tc>
        <w:tc>
          <w:tcPr>
            <w:tcW w:w="5516" w:type="dxa"/>
          </w:tcPr>
          <w:p w14:paraId="3BF32ED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A term from a controlled vocabulary describing the rank of the time period (eg, eon, era, period, stage)</w:t>
            </w:r>
          </w:p>
          <w:p w14:paraId="7B5957B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35ECA" w:rsidRPr="00935ECA" w14:paraId="2B541BD3" w14:textId="77777777" w:rsidTr="00935ECA">
        <w:tc>
          <w:tcPr>
            <w:cnfStyle w:val="001000000000" w:firstRow="0" w:lastRow="0" w:firstColumn="1" w:lastColumn="0" w:oddVBand="0" w:evenVBand="0" w:oddHBand="0" w:evenHBand="0" w:firstRowFirstColumn="0" w:firstRowLastColumn="0" w:lastRowFirstColumn="0" w:lastRowLastColumn="0"/>
            <w:tcW w:w="1668" w:type="dxa"/>
          </w:tcPr>
          <w:p w14:paraId="2A335E96" w14:textId="66BDAA40" w:rsidR="00935ECA" w:rsidRPr="00935ECA" w:rsidRDefault="00C343CA" w:rsidP="00935EC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w:t>
            </w:r>
            <w:r w:rsidR="00935ECA">
              <w:rPr>
                <w:rFonts w:asciiTheme="minorHAnsi" w:hAnsiTheme="minorHAnsi"/>
                <w:color w:val="000000"/>
                <w:sz w:val="20"/>
                <w:szCs w:val="20"/>
                <w:lang w:val="en-CA"/>
              </w:rPr>
              <w:t>tratotype</w:t>
            </w:r>
          </w:p>
        </w:tc>
        <w:tc>
          <w:tcPr>
            <w:tcW w:w="2551" w:type="dxa"/>
          </w:tcPr>
          <w:p w14:paraId="0FC06BCC" w14:textId="1D736C96" w:rsidR="00935ECA" w:rsidRPr="00935ECA" w:rsidRDefault="00935ECA" w:rsidP="00935E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StratigraphicSection</w:t>
            </w:r>
          </w:p>
        </w:tc>
        <w:tc>
          <w:tcPr>
            <w:tcW w:w="5516" w:type="dxa"/>
          </w:tcPr>
          <w:p w14:paraId="63F439A3" w14:textId="40E475C1" w:rsidR="00935ECA" w:rsidRPr="00935ECA" w:rsidRDefault="00C343CA" w:rsidP="00C343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Type section</w:t>
            </w:r>
            <w:r w:rsidRPr="00C343CA">
              <w:rPr>
                <w:rFonts w:asciiTheme="minorHAnsi" w:hAnsiTheme="minorHAnsi"/>
                <w:color w:val="000000"/>
                <w:sz w:val="20"/>
                <w:szCs w:val="20"/>
                <w:lang w:val="en-CA"/>
              </w:rPr>
              <w:t xml:space="preserve"> that names the physical location or outcrop of a particular reference exposure of a stratigraphic sequenc</w:t>
            </w:r>
            <w:r>
              <w:rPr>
                <w:rFonts w:asciiTheme="minorHAnsi" w:hAnsiTheme="minorHAnsi"/>
                <w:color w:val="000000"/>
                <w:sz w:val="20"/>
                <w:szCs w:val="20"/>
                <w:lang w:val="en-CA"/>
              </w:rPr>
              <w:t xml:space="preserve">e or stratigraphic boundary. </w:t>
            </w:r>
            <w:r w:rsidRPr="00C343CA">
              <w:rPr>
                <w:rFonts w:asciiTheme="minorHAnsi" w:hAnsiTheme="minorHAnsi"/>
                <w:color w:val="000000"/>
                <w:sz w:val="20"/>
                <w:szCs w:val="20"/>
                <w:lang w:val="en-CA"/>
              </w:rPr>
              <w:t xml:space="preserve">A unit stratotype is the agreed reference point for a particular stratigraphic unit and a boundary stratotype the reference for a particular </w:t>
            </w:r>
            <w:r>
              <w:rPr>
                <w:rFonts w:asciiTheme="minorHAnsi" w:hAnsiTheme="minorHAnsi"/>
                <w:color w:val="000000"/>
                <w:sz w:val="20"/>
                <w:szCs w:val="20"/>
                <w:lang w:val="en-CA"/>
              </w:rPr>
              <w:t>boundary between strata (Wikipedia)</w:t>
            </w:r>
          </w:p>
        </w:tc>
      </w:tr>
    </w:tbl>
    <w:p w14:paraId="5E05DB1D" w14:textId="77777777" w:rsidR="00935ECA" w:rsidRDefault="00935ECA" w:rsidP="00821F1F"/>
    <w:p w14:paraId="3A6EE748" w14:textId="43E01A96" w:rsidR="00935ECA" w:rsidRDefault="00606F7E" w:rsidP="00606F7E">
      <w:pPr>
        <w:pStyle w:val="Heading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77777777" w:rsidR="00C343CA" w:rsidRDefault="00C343CA" w:rsidP="00C343CA">
      <w:pPr>
        <w:keepNext/>
      </w:pPr>
      <w:r>
        <w:rPr>
          <w:noProof/>
          <w:lang w:val="en-CA" w:eastAsia="en-CA"/>
        </w:rPr>
        <w:drawing>
          <wp:inline distT="0" distB="0" distL="0" distR="0" wp14:anchorId="457BF0B7" wp14:editId="155BC8D5">
            <wp:extent cx="5486400" cy="5998309"/>
            <wp:effectExtent l="0" t="0" r="0" b="254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998309"/>
                    </a:xfrm>
                    <a:prstGeom prst="rect">
                      <a:avLst/>
                    </a:prstGeom>
                    <a:noFill/>
                    <a:ln>
                      <a:noFill/>
                    </a:ln>
                  </pic:spPr>
                </pic:pic>
              </a:graphicData>
            </a:graphic>
          </wp:inline>
        </w:drawing>
      </w:r>
    </w:p>
    <w:p w14:paraId="042CF880" w14:textId="06A551AF" w:rsidR="00606F7E" w:rsidRDefault="00C343CA" w:rsidP="00C343CA">
      <w:pPr>
        <w:pStyle w:val="Caption"/>
      </w:pPr>
      <w:r>
        <w:t xml:space="preserve">Figure </w:t>
      </w:r>
      <w:fldSimple w:instr=" SEQ Figure \* ARABIC ">
        <w:ins w:id="892" w:author="Eric Boisvert" w:date="2015-10-30T04:23:00Z">
          <w:r w:rsidR="007D2867">
            <w:rPr>
              <w:noProof/>
            </w:rPr>
            <w:t>61</w:t>
          </w:r>
        </w:ins>
        <w:del w:id="893" w:author="Eric Boisvert" w:date="2015-10-30T04:23:00Z">
          <w:r w:rsidR="00090DCF" w:rsidDel="007D2867">
            <w:rPr>
              <w:noProof/>
            </w:rPr>
            <w:delText>60</w:delText>
          </w:r>
        </w:del>
      </w:fldSimple>
      <w:r>
        <w:t>: GeochronologyBoundary</w:t>
      </w:r>
    </w:p>
    <w:tbl>
      <w:tblPr>
        <w:tblStyle w:val="LightShading"/>
        <w:tblW w:w="9735" w:type="dxa"/>
        <w:tblLayout w:type="fixed"/>
        <w:tblLook w:val="04A0" w:firstRow="1" w:lastRow="0" w:firstColumn="1" w:lastColumn="0" w:noHBand="0" w:noVBand="1"/>
      </w:tblPr>
      <w:tblGrid>
        <w:gridCol w:w="1668"/>
        <w:gridCol w:w="2551"/>
        <w:gridCol w:w="5516"/>
      </w:tblGrid>
      <w:tr w:rsidR="00C343CA" w:rsidRPr="00935ECA" w14:paraId="460535C7"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A84E1C1" w14:textId="77777777"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551" w:type="dxa"/>
          </w:tcPr>
          <w:p w14:paraId="76D55D09"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725F1DC0"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C343CA" w:rsidRPr="00935ECA" w14:paraId="003F9815"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46C0D29" w14:textId="589EF9ED"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stratotype</w:t>
            </w:r>
          </w:p>
        </w:tc>
        <w:tc>
          <w:tcPr>
            <w:tcW w:w="2551" w:type="dxa"/>
          </w:tcPr>
          <w:p w14:paraId="40419D49" w14:textId="52333ACF" w:rsidR="00C343CA" w:rsidRPr="00935ECA" w:rsidRDefault="00C343CA" w:rsidP="00B4264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w:t>
            </w:r>
            <w:r w:rsidR="00B42641">
              <w:rPr>
                <w:rFonts w:asciiTheme="minorHAnsi" w:hAnsiTheme="minorHAnsi"/>
                <w:color w:val="000000"/>
                <w:sz w:val="20"/>
                <w:szCs w:val="20"/>
                <w:lang w:val="en-CA"/>
              </w:rPr>
              <w:t>Point</w:t>
            </w:r>
          </w:p>
        </w:tc>
        <w:tc>
          <w:tcPr>
            <w:tcW w:w="5516" w:type="dxa"/>
          </w:tcPr>
          <w:p w14:paraId="303BC69F" w14:textId="77777777" w:rsidR="00C343CA" w:rsidRPr="00935ECA" w:rsidRDefault="00C343CA"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 xml:space="preserve">Several StratigraphicPoints may be associated with a boundary, but only one may have GSSP ratified status. The others are </w:t>
            </w:r>
            <w:r w:rsidRPr="00935ECA">
              <w:rPr>
                <w:rFonts w:asciiTheme="minorHAnsi" w:hAnsiTheme="minorHAns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770CB850" w:rsidR="00B42641" w:rsidRDefault="00B42641" w:rsidP="00C343CA">
      <w:r>
        <w:rPr>
          <w:noProof/>
          <w:lang w:val="en-CA" w:eastAsia="en-CA"/>
        </w:rPr>
        <w:drawing>
          <wp:inline distT="0" distB="0" distL="0" distR="0" wp14:anchorId="7C5DFE02" wp14:editId="09254D22">
            <wp:extent cx="3554095" cy="4140835"/>
            <wp:effectExtent l="0" t="0" r="8255" b="0"/>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4095" cy="4140835"/>
                    </a:xfrm>
                    <a:prstGeom prst="rect">
                      <a:avLst/>
                    </a:prstGeom>
                    <a:noFill/>
                    <a:ln>
                      <a:noFill/>
                    </a:ln>
                  </pic:spPr>
                </pic:pic>
              </a:graphicData>
            </a:graphic>
          </wp:inline>
        </w:drawing>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r>
        <w:lastRenderedPageBreak/>
        <w:t>Geologic time</w:t>
      </w:r>
      <w:r w:rsidR="00B42641">
        <w:t xml:space="preserve"> vocabularies</w:t>
      </w:r>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894" w:name="_Ref433005219"/>
      <w:r>
        <w:t xml:space="preserve">Table </w:t>
      </w:r>
      <w:fldSimple w:instr=" SEQ Table \* ARABIC ">
        <w:r w:rsidR="004D3EF3">
          <w:rPr>
            <w:noProof/>
          </w:rPr>
          <w:t>16</w:t>
        </w:r>
      </w:fldSimple>
      <w:bookmarkEnd w:id="894"/>
      <w:r>
        <w:t>: Geologic time vocabulary</w:t>
      </w:r>
    </w:p>
    <w:tbl>
      <w:tblPr>
        <w:tblStyle w:val="LightShading"/>
        <w:tblW w:w="0" w:type="auto"/>
        <w:tblLook w:val="04A0" w:firstRow="1" w:lastRow="0" w:firstColumn="1" w:lastColumn="0" w:noHBand="0" w:noVBand="1"/>
      </w:tblPr>
      <w:tblGrid>
        <w:gridCol w:w="2660"/>
        <w:gridCol w:w="6196"/>
      </w:tblGrid>
      <w:tr w:rsidR="00FE43AC" w:rsidRPr="00FE43AC" w14:paraId="58DE9AFE"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C6C4B8A" w14:textId="77777777" w:rsidR="00FE43AC" w:rsidRPr="00FE43AC" w:rsidRDefault="00FE43AC" w:rsidP="00775DD7">
            <w:pPr>
              <w:rPr>
                <w:rFonts w:asciiTheme="minorHAnsi" w:hAnsiTheme="minorHAnsi"/>
              </w:rPr>
            </w:pPr>
            <w:r w:rsidRPr="00FE43AC">
              <w:rPr>
                <w:rFonts w:asciiTheme="minorHAnsi" w:hAnsiTheme="minorHAnsi"/>
              </w:rPr>
              <w:t>Vocabulary</w:t>
            </w:r>
          </w:p>
        </w:tc>
        <w:tc>
          <w:tcPr>
            <w:tcW w:w="6196" w:type="dxa"/>
          </w:tcPr>
          <w:p w14:paraId="719AC0AD" w14:textId="77777777" w:rsidR="00FE43AC" w:rsidRPr="00FE43AC" w:rsidRDefault="00FE43AC"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2C9843F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EECDC8F" w14:textId="3660D708" w:rsidR="00FE43AC" w:rsidRPr="00FE43AC" w:rsidRDefault="00FE43AC" w:rsidP="00775DD7">
            <w:pPr>
              <w:rPr>
                <w:rFonts w:asciiTheme="minorHAnsi" w:hAnsiTheme="minorHAnsi"/>
              </w:rPr>
            </w:pPr>
            <w:r w:rsidRPr="00FE43AC">
              <w:rPr>
                <w:rFonts w:asciiTheme="minorHAnsi" w:hAnsiTheme="minorHAnsi"/>
              </w:rPr>
              <w:t>GeochronologicEraRank</w:t>
            </w:r>
          </w:p>
        </w:tc>
        <w:tc>
          <w:tcPr>
            <w:tcW w:w="6196" w:type="dxa"/>
          </w:tcPr>
          <w:p w14:paraId="7C663BAD"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For example:</w:t>
            </w:r>
          </w:p>
          <w:p w14:paraId="5BB2EEF5"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eon</w:t>
            </w:r>
          </w:p>
          <w:p w14:paraId="7A862556"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era</w:t>
            </w:r>
          </w:p>
          <w:p w14:paraId="07534982"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period</w:t>
            </w:r>
          </w:p>
          <w:p w14:paraId="2137BE0B"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epoch</w:t>
            </w:r>
          </w:p>
          <w:p w14:paraId="0FD6556F" w14:textId="72828036"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age</w:t>
            </w:r>
          </w:p>
        </w:tc>
      </w:tr>
    </w:tbl>
    <w:p w14:paraId="2D7C49AB" w14:textId="77777777" w:rsidR="00B42641" w:rsidRDefault="00B42641" w:rsidP="00C343CA"/>
    <w:p w14:paraId="7492A407" w14:textId="77777777" w:rsidR="00C343CA" w:rsidRPr="00C343CA" w:rsidRDefault="00C343CA" w:rsidP="00C343CA"/>
    <w:p w14:paraId="6E557592" w14:textId="4B9E39DD" w:rsidR="009B3BBD" w:rsidRDefault="009B3BBD" w:rsidP="009B3BBD">
      <w:pPr>
        <w:pStyle w:val="Heading2"/>
        <w:rPr>
          <w:lang w:val="en-CA"/>
        </w:rPr>
      </w:pPr>
      <w:r w:rsidRPr="00D12552">
        <w:rPr>
          <w:lang w:val="en-CA"/>
        </w:rPr>
        <w:t xml:space="preserve">GeoSciML </w:t>
      </w:r>
      <w:r>
        <w:rPr>
          <w:lang w:val="en-CA"/>
        </w:rPr>
        <w:t>Borehole</w:t>
      </w:r>
      <w:r w:rsidRPr="00D12552">
        <w:rPr>
          <w:lang w:val="en-CA"/>
        </w:rPr>
        <w:t xml:space="preserve"> </w:t>
      </w:r>
      <w:ins w:id="895" w:author="Eric Boisvert" w:date="2015-11-03T05:15:00Z">
        <w:r w:rsidR="004F0DC1">
          <w:rPr>
            <w:lang w:val="en-CA"/>
          </w:rPr>
          <w:t xml:space="preserve">Abstract </w:t>
        </w:r>
      </w:ins>
      <w:r w:rsidRPr="00D12552">
        <w:rPr>
          <w:lang w:val="en-CA"/>
        </w:rPr>
        <w:t>Requirements Class</w:t>
      </w:r>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77777777" w:rsidR="000B1244" w:rsidRDefault="000B1244" w:rsidP="000B1244">
      <w:pPr>
        <w:keepNext/>
      </w:pPr>
      <w:r>
        <w:rPr>
          <w:noProof/>
          <w:lang w:val="en-CA" w:eastAsia="en-CA"/>
        </w:rPr>
        <w:lastRenderedPageBreak/>
        <w:drawing>
          <wp:inline distT="0" distB="0" distL="0" distR="0" wp14:anchorId="36ED525D" wp14:editId="38F166CF">
            <wp:extent cx="5486400" cy="4021265"/>
            <wp:effectExtent l="0" t="0" r="0" b="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4021265"/>
                    </a:xfrm>
                    <a:prstGeom prst="rect">
                      <a:avLst/>
                    </a:prstGeom>
                    <a:noFill/>
                    <a:ln>
                      <a:noFill/>
                    </a:ln>
                  </pic:spPr>
                </pic:pic>
              </a:graphicData>
            </a:graphic>
          </wp:inline>
        </w:drawing>
      </w:r>
    </w:p>
    <w:p w14:paraId="6DC4376B" w14:textId="0F94EA30" w:rsidR="000B1244" w:rsidRDefault="000B1244" w:rsidP="000B1244">
      <w:pPr>
        <w:pStyle w:val="Caption"/>
        <w:rPr>
          <w:lang w:val="en-CA"/>
        </w:rPr>
      </w:pPr>
      <w:r>
        <w:t xml:space="preserve">Figure </w:t>
      </w:r>
      <w:fldSimple w:instr=" SEQ Figure \* ARABIC ">
        <w:ins w:id="896" w:author="Eric Boisvert" w:date="2015-10-30T04:23:00Z">
          <w:r w:rsidR="007D2867">
            <w:rPr>
              <w:noProof/>
            </w:rPr>
            <w:t>62</w:t>
          </w:r>
        </w:ins>
        <w:del w:id="897" w:author="Eric Boisvert" w:date="2015-10-30T04:23:00Z">
          <w:r w:rsidR="00090DCF" w:rsidDel="007D2867">
            <w:rPr>
              <w:noProof/>
            </w:rPr>
            <w:delText>61</w:delText>
          </w:r>
        </w:del>
      </w:fldSimple>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77777777" w:rsidR="00F46BB7" w:rsidRDefault="00F46BB7" w:rsidP="00F46BB7">
      <w:pPr>
        <w:keepNext/>
      </w:pPr>
      <w:r>
        <w:rPr>
          <w:noProof/>
          <w:lang w:val="en-CA" w:eastAsia="en-CA"/>
        </w:rPr>
        <w:lastRenderedPageBreak/>
        <w:drawing>
          <wp:inline distT="0" distB="0" distL="0" distR="0" wp14:anchorId="0473B146" wp14:editId="06BB722A">
            <wp:extent cx="5486400" cy="4252039"/>
            <wp:effectExtent l="0" t="0" r="0"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4252039"/>
                    </a:xfrm>
                    <a:prstGeom prst="rect">
                      <a:avLst/>
                    </a:prstGeom>
                    <a:noFill/>
                    <a:ln>
                      <a:noFill/>
                    </a:ln>
                  </pic:spPr>
                </pic:pic>
              </a:graphicData>
            </a:graphic>
          </wp:inline>
        </w:drawing>
      </w:r>
    </w:p>
    <w:p w14:paraId="799B4D2A" w14:textId="29D5A559" w:rsidR="00611A7A" w:rsidRDefault="00F46BB7" w:rsidP="00F46BB7">
      <w:pPr>
        <w:pStyle w:val="Caption"/>
        <w:rPr>
          <w:lang w:val="en-CA"/>
        </w:rPr>
      </w:pPr>
      <w:r>
        <w:t xml:space="preserve">Figure </w:t>
      </w:r>
      <w:fldSimple w:instr=" SEQ Figure \* ARABIC ">
        <w:ins w:id="898" w:author="Eric Boisvert" w:date="2015-10-30T04:23:00Z">
          <w:r w:rsidR="007D2867">
            <w:rPr>
              <w:noProof/>
            </w:rPr>
            <w:t>63</w:t>
          </w:r>
        </w:ins>
        <w:del w:id="899" w:author="Eric Boisvert" w:date="2015-10-30T04:23:00Z">
          <w:r w:rsidR="00090DCF" w:rsidDel="007D2867">
            <w:rPr>
              <w:noProof/>
            </w:rPr>
            <w:delText>62</w:delText>
          </w:r>
        </w:del>
      </w:fldSimple>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r>
        <w:rPr>
          <w:lang w:val="en-CA"/>
        </w:rPr>
        <w:t>Borehole</w:t>
      </w: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7777777" w:rsidR="00F46BB7" w:rsidRDefault="00F46BB7" w:rsidP="00F46BB7">
      <w:pPr>
        <w:keepNext/>
      </w:pPr>
      <w:r>
        <w:rPr>
          <w:noProof/>
          <w:lang w:val="en-CA" w:eastAsia="en-CA"/>
        </w:rPr>
        <w:lastRenderedPageBreak/>
        <w:drawing>
          <wp:inline distT="0" distB="0" distL="0" distR="0" wp14:anchorId="6DA26BE3" wp14:editId="39A3296E">
            <wp:extent cx="5486400" cy="3093122"/>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3093122"/>
                    </a:xfrm>
                    <a:prstGeom prst="rect">
                      <a:avLst/>
                    </a:prstGeom>
                    <a:noFill/>
                    <a:ln>
                      <a:noFill/>
                    </a:ln>
                  </pic:spPr>
                </pic:pic>
              </a:graphicData>
            </a:graphic>
          </wp:inline>
        </w:drawing>
      </w:r>
    </w:p>
    <w:p w14:paraId="0F8F0235" w14:textId="34A1D229" w:rsidR="00F46BB7" w:rsidRDefault="00F46BB7" w:rsidP="00F46BB7">
      <w:pPr>
        <w:pStyle w:val="Caption"/>
        <w:rPr>
          <w:lang w:val="en-CA"/>
        </w:rPr>
      </w:pPr>
      <w:r>
        <w:t xml:space="preserve">Figure </w:t>
      </w:r>
      <w:fldSimple w:instr=" SEQ Figure \* ARABIC ">
        <w:ins w:id="900" w:author="Eric Boisvert" w:date="2015-10-30T04:23:00Z">
          <w:r w:rsidR="007D2867">
            <w:rPr>
              <w:noProof/>
            </w:rPr>
            <w:t>64</w:t>
          </w:r>
        </w:ins>
        <w:del w:id="901" w:author="Eric Boisvert" w:date="2015-10-30T04:23:00Z">
          <w:r w:rsidR="00090DCF" w:rsidDel="007D2867">
            <w:rPr>
              <w:noProof/>
            </w:rPr>
            <w:delText>63</w:delText>
          </w:r>
        </w:del>
      </w:fldSimple>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Style w:val="LightShading"/>
        <w:tblW w:w="9735" w:type="dxa"/>
        <w:tblLayout w:type="fixed"/>
        <w:tblLook w:val="04A0" w:firstRow="1" w:lastRow="0" w:firstColumn="1" w:lastColumn="0" w:noHBand="0" w:noVBand="1"/>
      </w:tblPr>
      <w:tblGrid>
        <w:gridCol w:w="1809"/>
        <w:gridCol w:w="2410"/>
        <w:gridCol w:w="5516"/>
      </w:tblGrid>
      <w:tr w:rsidR="00F46BB7" w:rsidRPr="00935ECA" w14:paraId="246DC192" w14:textId="77777777" w:rsidTr="00F46B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E9F6E59" w14:textId="77777777"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410" w:type="dxa"/>
          </w:tcPr>
          <w:p w14:paraId="1558F8D8"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114F25E7"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F46BB7" w:rsidRPr="00935ECA" w14:paraId="355D6519"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1A7CFCA" w14:textId="5BC1DC89"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indexData</w:t>
            </w:r>
          </w:p>
        </w:tc>
        <w:tc>
          <w:tcPr>
            <w:tcW w:w="2410" w:type="dxa"/>
          </w:tcPr>
          <w:p w14:paraId="3DDB3261"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StratigraphicPoint</w:t>
            </w:r>
          </w:p>
        </w:tc>
        <w:tc>
          <w:tcPr>
            <w:tcW w:w="5516" w:type="dxa"/>
          </w:tcPr>
          <w:p w14:paraId="1D287D58"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7753DC75" w14:textId="01B921E3" w:rsidR="00F46BB7" w:rsidRDefault="00F46BB7" w:rsidP="00775DD7">
            <w:pPr>
              <w:autoSpaceDE w:val="0"/>
              <w:autoSpaceDN w:val="0"/>
              <w:adjustRightInd w:val="0"/>
              <w:spacing w:after="0"/>
              <w:rPr>
                <w:rFonts w:asciiTheme="minorHAnsi" w:hAnsiTheme="minorHAnsi"/>
                <w:color w:val="000000"/>
                <w:sz w:val="20"/>
                <w:szCs w:val="20"/>
                <w:lang w:val="en-CA"/>
              </w:rPr>
            </w:pPr>
            <w:r w:rsidRPr="00F46BB7">
              <w:rPr>
                <w:rFonts w:asciiTheme="minorHAnsi" w:hAnsiTheme="minorHAnsi"/>
                <w:color w:val="000000"/>
                <w:sz w:val="20"/>
                <w:szCs w:val="20"/>
                <w:lang w:val="en-CA"/>
              </w:rPr>
              <w:t>downholeDrilling</w:t>
            </w:r>
            <w:r>
              <w:rPr>
                <w:rFonts w:asciiTheme="minorHAnsi" w:hAnsiTheme="minorHAnsi"/>
                <w:color w:val="000000"/>
                <w:sz w:val="20"/>
                <w:szCs w:val="20"/>
                <w:lang w:val="en-CA"/>
              </w:rPr>
              <w:br/>
            </w:r>
            <w:r w:rsidRPr="00F46BB7">
              <w:rPr>
                <w:rFonts w:asciiTheme="minorHAnsi" w:hAnsiTheme="minorHAnsi"/>
                <w:color w:val="000000"/>
                <w:sz w:val="20"/>
                <w:szCs w:val="20"/>
                <w:lang w:val="en-CA"/>
              </w:rPr>
              <w:t>Details</w:t>
            </w:r>
          </w:p>
        </w:tc>
        <w:tc>
          <w:tcPr>
            <w:tcW w:w="2410" w:type="dxa"/>
          </w:tcPr>
          <w:p w14:paraId="673D5BAE" w14:textId="5EC12495"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DrillingDetails</w:t>
            </w:r>
          </w:p>
        </w:tc>
        <w:tc>
          <w:tcPr>
            <w:tcW w:w="5516" w:type="dxa"/>
          </w:tcPr>
          <w:p w14:paraId="37F300B2" w14:textId="5858B914" w:rsidR="00F46BB7" w:rsidRPr="00935ECA"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Specifies the drilling method and borehole diameter for intervals down the borehole</w:t>
            </w:r>
          </w:p>
        </w:tc>
      </w:tr>
      <w:tr w:rsidR="00F46BB7" w:rsidRPr="00935ECA" w14:paraId="09FF4F8E"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5FA1270" w14:textId="4F577090"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logElement</w:t>
            </w:r>
          </w:p>
        </w:tc>
        <w:tc>
          <w:tcPr>
            <w:tcW w:w="2410" w:type="dxa"/>
          </w:tcPr>
          <w:p w14:paraId="25A23FEF" w14:textId="68862AF6" w:rsid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BoreholeInterval</w:t>
            </w:r>
          </w:p>
        </w:tc>
        <w:tc>
          <w:tcPr>
            <w:tcW w:w="5516" w:type="dxa"/>
          </w:tcPr>
          <w:p w14:paraId="5C7B8738" w14:textId="4E712261" w:rsidR="00F46BB7" w:rsidRP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229BB6C1" w14:textId="6540CB03"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referenceLocation</w:t>
            </w:r>
          </w:p>
        </w:tc>
        <w:tc>
          <w:tcPr>
            <w:tcW w:w="2410" w:type="dxa"/>
          </w:tcPr>
          <w:p w14:paraId="4ABEDE7B" w14:textId="3655B53E"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OriginPosition</w:t>
            </w:r>
          </w:p>
        </w:tc>
        <w:tc>
          <w:tcPr>
            <w:tcW w:w="5516" w:type="dxa"/>
          </w:tcPr>
          <w:p w14:paraId="176A02C2" w14:textId="6B02587D" w:rsidR="00F46BB7" w:rsidRP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77777777" w:rsidR="008B1DC6" w:rsidRDefault="008B1DC6" w:rsidP="008B1DC6">
      <w:pPr>
        <w:keepNext/>
      </w:pPr>
      <w:r>
        <w:rPr>
          <w:noProof/>
          <w:lang w:val="en-CA" w:eastAsia="en-CA"/>
        </w:rPr>
        <w:lastRenderedPageBreak/>
        <w:drawing>
          <wp:inline distT="0" distB="0" distL="0" distR="0" wp14:anchorId="22352A1C" wp14:editId="6504C26E">
            <wp:extent cx="5012055" cy="3959225"/>
            <wp:effectExtent l="0" t="0" r="0" b="3175"/>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12055" cy="3959225"/>
                    </a:xfrm>
                    <a:prstGeom prst="rect">
                      <a:avLst/>
                    </a:prstGeom>
                    <a:noFill/>
                    <a:ln>
                      <a:noFill/>
                    </a:ln>
                  </pic:spPr>
                </pic:pic>
              </a:graphicData>
            </a:graphic>
          </wp:inline>
        </w:drawing>
      </w:r>
    </w:p>
    <w:p w14:paraId="6C408421" w14:textId="2D2DAEED" w:rsidR="008B1DC6" w:rsidRDefault="008B1DC6" w:rsidP="008B1DC6">
      <w:pPr>
        <w:pStyle w:val="Caption"/>
        <w:rPr>
          <w:lang w:val="en-CA"/>
        </w:rPr>
      </w:pPr>
      <w:r>
        <w:t xml:space="preserve">Figure </w:t>
      </w:r>
      <w:fldSimple w:instr=" SEQ Figure \* ARABIC ">
        <w:ins w:id="902" w:author="Eric Boisvert" w:date="2015-10-30T04:23:00Z">
          <w:r w:rsidR="007D2867">
            <w:rPr>
              <w:noProof/>
            </w:rPr>
            <w:t>65</w:t>
          </w:r>
        </w:ins>
        <w:del w:id="903" w:author="Eric Boisvert" w:date="2015-10-30T04:23:00Z">
          <w:r w:rsidR="00090DCF" w:rsidDel="007D2867">
            <w:rPr>
              <w:noProof/>
            </w:rPr>
            <w:delText>64</w:delText>
          </w:r>
        </w:del>
      </w:fldSimple>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904" w:name="BKM_A12417ED_F0A6_4403_85AA_20F080BAB4D5"/>
      <w:bookmarkEnd w:id="904"/>
    </w:p>
    <w:tbl>
      <w:tblPr>
        <w:tblStyle w:val="LightShading"/>
        <w:tblW w:w="9735" w:type="dxa"/>
        <w:tblLayout w:type="fixed"/>
        <w:tblLook w:val="04A0" w:firstRow="1" w:lastRow="0" w:firstColumn="1" w:lastColumn="0" w:noHBand="0" w:noVBand="1"/>
      </w:tblPr>
      <w:tblGrid>
        <w:gridCol w:w="2093"/>
        <w:gridCol w:w="2835"/>
        <w:gridCol w:w="4807"/>
      </w:tblGrid>
      <w:tr w:rsidR="008B1DC6" w:rsidRPr="008B1DC6" w14:paraId="16344880"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021098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905" w:name="BKM_25F49F60_E3B5_4649_859A_CB23C16B4FDD"/>
            <w:bookmarkEnd w:id="905"/>
            <w:r w:rsidRPr="008B1DC6">
              <w:rPr>
                <w:rFonts w:asciiTheme="minorHAnsi" w:hAnsiTheme="minorHAnsi" w:cs="Arial"/>
                <w:color w:val="000000"/>
                <w:sz w:val="20"/>
                <w:lang w:val="en-CA"/>
              </w:rPr>
              <w:t>Name</w:t>
            </w:r>
          </w:p>
        </w:tc>
        <w:tc>
          <w:tcPr>
            <w:tcW w:w="2835" w:type="dxa"/>
          </w:tcPr>
          <w:p w14:paraId="2E774A00"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4807" w:type="dxa"/>
          </w:tcPr>
          <w:p w14:paraId="315EA031"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66C5610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ECE220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drillingMethod</w:t>
            </w:r>
          </w:p>
        </w:tc>
        <w:tc>
          <w:tcPr>
            <w:tcW w:w="2835" w:type="dxa"/>
          </w:tcPr>
          <w:p w14:paraId="74FC43F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BoreholeDrillingMethodCode</w:t>
            </w:r>
          </w:p>
        </w:tc>
        <w:tc>
          <w:tcPr>
            <w:tcW w:w="4807" w:type="dxa"/>
          </w:tcPr>
          <w:p w14:paraId="0BC02E85" w14:textId="69D92E5C"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Indicates the drilling method used. Appropriate terms would include rotary air blast; auger; diamond core; air core; etc</w:t>
            </w:r>
          </w:p>
        </w:tc>
      </w:tr>
      <w:tr w:rsidR="008B1DC6" w:rsidRPr="008B1DC6" w14:paraId="6EA3756E"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D276883"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906" w:name="BKM_D18D7519_9180_4B84_84F3_D595F9367FF9"/>
            <w:bookmarkEnd w:id="906"/>
            <w:r w:rsidRPr="008B1DC6">
              <w:rPr>
                <w:rFonts w:asciiTheme="minorHAnsi" w:hAnsiTheme="minorHAnsi" w:cs="Arial"/>
                <w:color w:val="000000"/>
                <w:sz w:val="20"/>
                <w:lang w:val="en-CA"/>
              </w:rPr>
              <w:t>boreholeDiameter</w:t>
            </w:r>
          </w:p>
        </w:tc>
        <w:tc>
          <w:tcPr>
            <w:tcW w:w="2835" w:type="dxa"/>
          </w:tcPr>
          <w:p w14:paraId="2BE13AD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03EB22D2" w14:textId="7B042A56"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diameter of the drilled hole.</w:t>
            </w:r>
          </w:p>
        </w:tc>
      </w:tr>
      <w:tr w:rsidR="008B1DC6" w:rsidRPr="008B1DC6" w14:paraId="691DC1DA"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FDCDE12"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907" w:name="BKM_E2471C2A_7288_4681_B62D_57416C5AAFFF"/>
            <w:bookmarkEnd w:id="907"/>
            <w:r w:rsidRPr="008B1DC6">
              <w:rPr>
                <w:rFonts w:asciiTheme="minorHAnsi" w:hAnsiTheme="minorHAnsi" w:cs="Arial"/>
                <w:color w:val="000000"/>
                <w:sz w:val="20"/>
                <w:lang w:val="en-CA"/>
              </w:rPr>
              <w:t>intervalBegin</w:t>
            </w:r>
          </w:p>
        </w:tc>
        <w:tc>
          <w:tcPr>
            <w:tcW w:w="2835" w:type="dxa"/>
          </w:tcPr>
          <w:p w14:paraId="27401B9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142EF946" w14:textId="6A091F5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5A2B6B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908" w:name="BKM_C67677C2_A392_4DF9_BEE3_2543E744EE8A"/>
            <w:bookmarkEnd w:id="908"/>
            <w:r w:rsidRPr="008B1DC6">
              <w:rPr>
                <w:rFonts w:asciiTheme="minorHAnsi" w:hAnsiTheme="minorHAnsi" w:cs="Arial"/>
                <w:color w:val="000000"/>
                <w:sz w:val="20"/>
                <w:lang w:val="en-CA"/>
              </w:rPr>
              <w:t>intervalEnd</w:t>
            </w:r>
          </w:p>
        </w:tc>
        <w:tc>
          <w:tcPr>
            <w:tcW w:w="2835" w:type="dxa"/>
          </w:tcPr>
          <w:p w14:paraId="3E48613F"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78A2E5BC" w14:textId="124E89CC"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B3403C" w:rsidRPr="008B1DC6" w14:paraId="5BE3E87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9972557" w14:textId="560B432D" w:rsidR="00B3403C" w:rsidRPr="008B1DC6"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Interval</w:t>
            </w:r>
          </w:p>
        </w:tc>
        <w:tc>
          <w:tcPr>
            <w:tcW w:w="2835" w:type="dxa"/>
          </w:tcPr>
          <w:p w14:paraId="76805724" w14:textId="091CECF1" w:rsidR="00B3403C" w:rsidRPr="008B1DC6"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4807" w:type="dxa"/>
          </w:tcPr>
          <w:p w14:paraId="349BE66E" w14:textId="6C56A7D0" w:rsidR="00B3403C" w:rsidRPr="008B1DC6"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Interval representing the totality of the drilled section</w:t>
            </w:r>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lastRenderedPageBreak/>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77777777" w:rsidR="008B1DC6" w:rsidRDefault="008B1DC6" w:rsidP="008B1DC6">
      <w:pPr>
        <w:keepNext/>
      </w:pPr>
      <w:r>
        <w:rPr>
          <w:noProof/>
          <w:lang w:val="en-CA" w:eastAsia="en-CA"/>
        </w:rPr>
        <w:lastRenderedPageBreak/>
        <w:drawing>
          <wp:inline distT="0" distB="0" distL="0" distR="0" wp14:anchorId="59DBDAEC" wp14:editId="4CE5739B">
            <wp:extent cx="4787900" cy="5262245"/>
            <wp:effectExtent l="0" t="0" r="0" b="0"/>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87900" cy="5262245"/>
                    </a:xfrm>
                    <a:prstGeom prst="rect">
                      <a:avLst/>
                    </a:prstGeom>
                    <a:noFill/>
                    <a:ln>
                      <a:noFill/>
                    </a:ln>
                  </pic:spPr>
                </pic:pic>
              </a:graphicData>
            </a:graphic>
          </wp:inline>
        </w:drawing>
      </w:r>
    </w:p>
    <w:p w14:paraId="18DBC4F9" w14:textId="09651362" w:rsidR="008B1DC6" w:rsidRDefault="008B1DC6" w:rsidP="008B1DC6">
      <w:pPr>
        <w:pStyle w:val="Caption"/>
        <w:rPr>
          <w:lang w:val="en-CA"/>
        </w:rPr>
      </w:pPr>
      <w:r>
        <w:t xml:space="preserve">Figure </w:t>
      </w:r>
      <w:fldSimple w:instr=" SEQ Figure \* ARABIC ">
        <w:ins w:id="909" w:author="Eric Boisvert" w:date="2015-10-30T04:23:00Z">
          <w:r w:rsidR="007D2867">
            <w:rPr>
              <w:noProof/>
            </w:rPr>
            <w:t>66</w:t>
          </w:r>
        </w:ins>
        <w:del w:id="910" w:author="Eric Boisvert" w:date="2015-10-30T04:23:00Z">
          <w:r w:rsidR="00090DCF" w:rsidDel="007D2867">
            <w:rPr>
              <w:noProof/>
            </w:rPr>
            <w:delText>65</w:delText>
          </w:r>
        </w:del>
      </w:fldSimple>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911" w:name="BKM_73DD4A6D_1BCE_421F_B6B6_00A34E56B7BC"/>
      <w:bookmarkEnd w:id="911"/>
    </w:p>
    <w:tbl>
      <w:tblPr>
        <w:tblStyle w:val="LightShading"/>
        <w:tblW w:w="9735" w:type="dxa"/>
        <w:tblLayout w:type="fixed"/>
        <w:tblLook w:val="04A0" w:firstRow="1" w:lastRow="0" w:firstColumn="1" w:lastColumn="0" w:noHBand="0" w:noVBand="1"/>
      </w:tblPr>
      <w:tblGrid>
        <w:gridCol w:w="2235"/>
        <w:gridCol w:w="1701"/>
        <w:gridCol w:w="5799"/>
      </w:tblGrid>
      <w:tr w:rsidR="008B1DC6" w:rsidRPr="008B1DC6" w14:paraId="6A066B8D"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7331B"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912" w:name="BKM_C7D17ABA_A07A_45C4_8096_F592A2DCBF59"/>
            <w:bookmarkEnd w:id="912"/>
            <w:r w:rsidRPr="008B1DC6">
              <w:rPr>
                <w:rFonts w:asciiTheme="minorHAnsi" w:hAnsiTheme="minorHAnsi" w:cs="Arial"/>
                <w:color w:val="000000"/>
                <w:sz w:val="20"/>
                <w:lang w:val="en-CA"/>
              </w:rPr>
              <w:t>Name</w:t>
            </w:r>
          </w:p>
        </w:tc>
        <w:tc>
          <w:tcPr>
            <w:tcW w:w="1701" w:type="dxa"/>
          </w:tcPr>
          <w:p w14:paraId="43C0684D"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5799" w:type="dxa"/>
          </w:tcPr>
          <w:p w14:paraId="476E357A"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31B3238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58DF1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observationMethod</w:t>
            </w:r>
          </w:p>
        </w:tc>
        <w:tc>
          <w:tcPr>
            <w:tcW w:w="1701" w:type="dxa"/>
          </w:tcPr>
          <w:p w14:paraId="537300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Category</w:t>
            </w:r>
          </w:p>
        </w:tc>
        <w:tc>
          <w:tcPr>
            <w:tcW w:w="5799" w:type="dxa"/>
          </w:tcPr>
          <w:p w14:paraId="7DF34A1B"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method used to observe the properties of the borehole</w:t>
            </w:r>
          </w:p>
          <w:p w14:paraId="796EFB7F"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0E3ACC7E"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4067F87F"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913" w:name="BKM_7AC10AA1_3FE2_4E49_AD1F_C27423759ACA"/>
            <w:bookmarkEnd w:id="913"/>
            <w:r w:rsidRPr="008B1DC6">
              <w:rPr>
                <w:rFonts w:asciiTheme="minorHAnsi" w:hAnsiTheme="minorHAnsi" w:cs="Arial"/>
                <w:color w:val="000000"/>
                <w:sz w:val="20"/>
                <w:lang w:val="en-CA"/>
              </w:rPr>
              <w:t>specification</w:t>
            </w:r>
          </w:p>
        </w:tc>
        <w:tc>
          <w:tcPr>
            <w:tcW w:w="1701" w:type="dxa"/>
          </w:tcPr>
          <w:p w14:paraId="6FB4E7E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GFI_Feature</w:t>
            </w:r>
          </w:p>
        </w:tc>
        <w:tc>
          <w:tcPr>
            <w:tcW w:w="5799" w:type="dxa"/>
          </w:tcPr>
          <w:p w14:paraId="0A31FCA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domain feature that is sampled by the interval (eg, a GeologicUnit). Equaivalent to O&amp;M "sampledFeature".</w:t>
            </w:r>
          </w:p>
          <w:p w14:paraId="3AB6B497"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1D0921B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0C3A3C4"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914" w:name="BKM_E1DEAC71_7DFE_439E_9E4B_2C2A15DE8E14"/>
            <w:bookmarkEnd w:id="914"/>
            <w:r w:rsidRPr="008B1DC6">
              <w:rPr>
                <w:rFonts w:asciiTheme="minorHAnsi" w:hAnsiTheme="minorHAnsi" w:cs="Arial"/>
                <w:color w:val="000000"/>
                <w:sz w:val="20"/>
                <w:lang w:val="en-CA"/>
              </w:rPr>
              <w:t>mappedIntervalBegin</w:t>
            </w:r>
          </w:p>
        </w:tc>
        <w:tc>
          <w:tcPr>
            <w:tcW w:w="1701" w:type="dxa"/>
          </w:tcPr>
          <w:p w14:paraId="6C6E4D33"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5E9483CE"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5D7B9987"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02604B60"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915" w:name="BKM_DEBFAE1D_DC46_4CB5_8920_4391F9626B7A"/>
            <w:bookmarkEnd w:id="915"/>
            <w:r w:rsidRPr="008B1DC6">
              <w:rPr>
                <w:rFonts w:asciiTheme="minorHAnsi" w:hAnsiTheme="minorHAnsi" w:cs="Arial"/>
                <w:color w:val="000000"/>
                <w:sz w:val="20"/>
                <w:lang w:val="en-CA"/>
              </w:rPr>
              <w:lastRenderedPageBreak/>
              <w:t>mappedIntervalEnd</w:t>
            </w:r>
          </w:p>
        </w:tc>
        <w:tc>
          <w:tcPr>
            <w:tcW w:w="1701" w:type="dxa"/>
          </w:tcPr>
          <w:p w14:paraId="433841B8"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603E114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7995A269"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9BDC4EE"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916" w:name="BKM_EB3A6321_4939_429E_A4B6_C36556700F0A"/>
            <w:bookmarkEnd w:id="916"/>
            <w:r w:rsidRPr="008B1DC6">
              <w:rPr>
                <w:rFonts w:asciiTheme="minorHAnsi" w:hAnsiTheme="minorHAnsi" w:cs="Arial"/>
                <w:color w:val="000000"/>
                <w:sz w:val="20"/>
                <w:lang w:val="en-CA"/>
              </w:rPr>
              <w:t>collectionIdentifier</w:t>
            </w:r>
          </w:p>
        </w:tc>
        <w:tc>
          <w:tcPr>
            <w:tcW w:w="1701" w:type="dxa"/>
          </w:tcPr>
          <w:p w14:paraId="3038C617"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ScopedName</w:t>
            </w:r>
          </w:p>
        </w:tc>
        <w:tc>
          <w:tcPr>
            <w:tcW w:w="5799" w:type="dxa"/>
          </w:tcPr>
          <w:p w14:paraId="0D141BD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25856643"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6F7F0CD2" w14:textId="09B0D0D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parentBorehole</w:t>
            </w:r>
          </w:p>
        </w:tc>
        <w:tc>
          <w:tcPr>
            <w:tcW w:w="1701" w:type="dxa"/>
          </w:tcPr>
          <w:p w14:paraId="781BD2EA" w14:textId="5F4879EE"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w:t>
            </w:r>
          </w:p>
        </w:tc>
        <w:tc>
          <w:tcPr>
            <w:tcW w:w="5799" w:type="dxa"/>
          </w:tcPr>
          <w:p w14:paraId="5E7765B3" w14:textId="7A7A97A5"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 in context for the interval</w:t>
            </w:r>
          </w:p>
        </w:tc>
      </w:tr>
      <w:tr w:rsidR="00B3403C" w:rsidRPr="008B1DC6" w14:paraId="70729913"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EA4CDB4" w14:textId="1EDB8579" w:rsidR="00B3403C"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shape</w:t>
            </w:r>
          </w:p>
        </w:tc>
        <w:tc>
          <w:tcPr>
            <w:tcW w:w="1701" w:type="dxa"/>
          </w:tcPr>
          <w:p w14:paraId="53745538" w14:textId="20825C6A"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5799" w:type="dxa"/>
          </w:tcPr>
          <w:p w14:paraId="30F63596" w14:textId="669C45E7"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917"/>
            <w:r>
              <w:rPr>
                <w:rStyle w:val="reqtext"/>
                <w:lang w:val="en-CA"/>
              </w:rPr>
              <w:t>Coordinate Reference System of interval geometries SHALL use an appropriate 1D CRS</w:t>
            </w:r>
            <w:commentRangeEnd w:id="917"/>
            <w:r>
              <w:rPr>
                <w:rStyle w:val="CommentReference"/>
                <w:rFonts w:ascii="Times New Roman" w:eastAsia="Times New Roman" w:hAnsi="Times New Roman"/>
                <w:lang w:val="en-US" w:eastAsia="en-US"/>
              </w:rPr>
              <w:commentReference w:id="917"/>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proofErr w:type="gramStart"/>
      <w:r w:rsidRPr="00D30B51">
        <w:rPr>
          <w:lang w:val="en-CA"/>
        </w:rPr>
        <w:t>Borehole-specific index or header information.</w:t>
      </w:r>
      <w:proofErr w:type="gramEnd"/>
      <w:r w:rsidRPr="00D30B51">
        <w:rPr>
          <w:lang w:val="en-CA"/>
        </w:rPr>
        <w:t xml:space="preserve"> This data does not relate to downhole intervals.</w:t>
      </w:r>
    </w:p>
    <w:p w14:paraId="33535719" w14:textId="77777777" w:rsidR="00D30B51" w:rsidRDefault="00D30B51" w:rsidP="00D30B51">
      <w:pPr>
        <w:keepNext/>
      </w:pPr>
      <w:r>
        <w:rPr>
          <w:noProof/>
          <w:lang w:val="en-CA" w:eastAsia="en-CA"/>
        </w:rPr>
        <w:lastRenderedPageBreak/>
        <w:drawing>
          <wp:inline distT="0" distB="0" distL="0" distR="0" wp14:anchorId="0B44AC5A" wp14:editId="0B948F21">
            <wp:extent cx="5452110" cy="5201920"/>
            <wp:effectExtent l="0" t="0" r="0" b="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52110" cy="5201920"/>
                    </a:xfrm>
                    <a:prstGeom prst="rect">
                      <a:avLst/>
                    </a:prstGeom>
                    <a:noFill/>
                    <a:ln>
                      <a:noFill/>
                    </a:ln>
                  </pic:spPr>
                </pic:pic>
              </a:graphicData>
            </a:graphic>
          </wp:inline>
        </w:drawing>
      </w:r>
    </w:p>
    <w:p w14:paraId="5AD6E1DD" w14:textId="3674DE36" w:rsidR="00D30B51" w:rsidRDefault="00D30B51" w:rsidP="00D30B51">
      <w:pPr>
        <w:pStyle w:val="Caption"/>
        <w:rPr>
          <w:lang w:val="en-CA"/>
        </w:rPr>
      </w:pPr>
      <w:r>
        <w:t xml:space="preserve">Figure </w:t>
      </w:r>
      <w:fldSimple w:instr=" SEQ Figure \* ARABIC ">
        <w:ins w:id="918" w:author="Eric Boisvert" w:date="2015-10-30T04:23:00Z">
          <w:r w:rsidR="007D2867">
            <w:rPr>
              <w:noProof/>
            </w:rPr>
            <w:t>67</w:t>
          </w:r>
        </w:ins>
        <w:del w:id="919" w:author="Eric Boisvert" w:date="2015-10-30T04:23:00Z">
          <w:r w:rsidR="00090DCF" w:rsidDel="007D2867">
            <w:rPr>
              <w:noProof/>
            </w:rPr>
            <w:delText>66</w:delText>
          </w:r>
        </w:del>
      </w:fldSimple>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920" w:name="BKM_DD9713AD_C742_4E77_9937_E79AF8E3F761"/>
      <w:bookmarkEnd w:id="920"/>
    </w:p>
    <w:tbl>
      <w:tblPr>
        <w:tblStyle w:val="LightShading"/>
        <w:tblW w:w="9735" w:type="dxa"/>
        <w:tblLayout w:type="fixed"/>
        <w:tblLook w:val="04A0" w:firstRow="1" w:lastRow="0" w:firstColumn="1" w:lastColumn="0" w:noHBand="0" w:noVBand="1"/>
      </w:tblPr>
      <w:tblGrid>
        <w:gridCol w:w="2093"/>
        <w:gridCol w:w="2268"/>
        <w:gridCol w:w="5374"/>
      </w:tblGrid>
      <w:tr w:rsidR="00D30B51" w:rsidRPr="00D30B51" w14:paraId="65C0C77B" w14:textId="77777777" w:rsidTr="00D30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7EF54D3"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921" w:name="BKM_138D3390_B811_48AF_8A06_0C7EE945A325"/>
            <w:bookmarkEnd w:id="921"/>
            <w:r w:rsidRPr="00D30B51">
              <w:rPr>
                <w:rFonts w:asciiTheme="minorHAnsi" w:hAnsiTheme="minorHAnsi" w:cs="Arial"/>
                <w:color w:val="000000"/>
                <w:sz w:val="20"/>
                <w:lang w:val="en-CA"/>
              </w:rPr>
              <w:t>Name</w:t>
            </w:r>
          </w:p>
        </w:tc>
        <w:tc>
          <w:tcPr>
            <w:tcW w:w="2268" w:type="dxa"/>
          </w:tcPr>
          <w:p w14:paraId="5395CE1C"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Type</w:t>
            </w:r>
          </w:p>
        </w:tc>
        <w:tc>
          <w:tcPr>
            <w:tcW w:w="5374" w:type="dxa"/>
          </w:tcPr>
          <w:p w14:paraId="3510EF80"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Description</w:t>
            </w:r>
          </w:p>
        </w:tc>
      </w:tr>
      <w:tr w:rsidR="00D30B51" w:rsidRPr="00D30B51" w14:paraId="6C41A657"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FB1AC8D"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r w:rsidRPr="00D30B51">
              <w:rPr>
                <w:rFonts w:asciiTheme="minorHAnsi" w:hAnsiTheme="minorHAnsi" w:cs="Arial"/>
                <w:color w:val="000000"/>
                <w:sz w:val="20"/>
                <w:lang w:val="en-CA"/>
              </w:rPr>
              <w:t>operator</w:t>
            </w:r>
          </w:p>
        </w:tc>
        <w:tc>
          <w:tcPr>
            <w:tcW w:w="2268" w:type="dxa"/>
          </w:tcPr>
          <w:p w14:paraId="4E35622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7103769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responsible for commissioning the borehole (as opposed to drilling the borehole)</w:t>
            </w:r>
          </w:p>
          <w:p w14:paraId="2CE870F1"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0171B3E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2D973AD0"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922" w:name="BKM_7C64B668_6255_4F21_934B_ED8983B04D0C"/>
            <w:bookmarkEnd w:id="922"/>
            <w:r w:rsidRPr="00D30B51">
              <w:rPr>
                <w:rFonts w:asciiTheme="minorHAnsi" w:hAnsiTheme="minorHAnsi" w:cs="Arial"/>
                <w:color w:val="000000"/>
                <w:sz w:val="20"/>
                <w:lang w:val="en-CA"/>
              </w:rPr>
              <w:t>driller</w:t>
            </w:r>
          </w:p>
        </w:tc>
        <w:tc>
          <w:tcPr>
            <w:tcW w:w="2268" w:type="dxa"/>
          </w:tcPr>
          <w:p w14:paraId="1DB803E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377B3DB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organisation responsible for drilling the borehole (as opposed to commissioning the borehole)</w:t>
            </w:r>
          </w:p>
          <w:p w14:paraId="0DFB6C2D"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6BCC06B9"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20F1EDA"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923" w:name="BKM_0C4AECF7_73FF_44BA_9AA0_74A2155E1FB1"/>
            <w:bookmarkEnd w:id="923"/>
            <w:r w:rsidRPr="00D30B51">
              <w:rPr>
                <w:rFonts w:asciiTheme="minorHAnsi" w:hAnsiTheme="minorHAnsi" w:cs="Arial"/>
                <w:color w:val="000000"/>
                <w:sz w:val="20"/>
                <w:lang w:val="en-CA"/>
              </w:rPr>
              <w:t>dateOfDrilling</w:t>
            </w:r>
          </w:p>
        </w:tc>
        <w:tc>
          <w:tcPr>
            <w:tcW w:w="2268" w:type="dxa"/>
          </w:tcPr>
          <w:p w14:paraId="191F4FB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TM_Period</w:t>
            </w:r>
          </w:p>
        </w:tc>
        <w:tc>
          <w:tcPr>
            <w:tcW w:w="5374" w:type="dxa"/>
          </w:tcPr>
          <w:p w14:paraId="6140E4A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time period during which drilling of the borehole occurred.</w:t>
            </w:r>
          </w:p>
          <w:p w14:paraId="119066FF"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1D4D3AD0"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D2AC8F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924" w:name="BKM_405E5965_47DE_4F32_A8CF_BBB50354D56F"/>
            <w:bookmarkEnd w:id="924"/>
            <w:r w:rsidRPr="00D30B51">
              <w:rPr>
                <w:rFonts w:asciiTheme="minorHAnsi" w:hAnsiTheme="minorHAnsi" w:cs="Arial"/>
                <w:color w:val="000000"/>
                <w:sz w:val="20"/>
                <w:lang w:val="en-CA"/>
              </w:rPr>
              <w:t>startPoint</w:t>
            </w:r>
          </w:p>
        </w:tc>
        <w:tc>
          <w:tcPr>
            <w:tcW w:w="2268" w:type="dxa"/>
          </w:tcPr>
          <w:p w14:paraId="3D6D6D66"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BoreholeStartPointCode</w:t>
            </w:r>
          </w:p>
        </w:tc>
        <w:tc>
          <w:tcPr>
            <w:tcW w:w="5374" w:type="dxa"/>
          </w:tcPr>
          <w:p w14:paraId="2A0AB394"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308147BA"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6D6089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925" w:name="BKM_8793A391_7A4C_4EEB_B8CF_F9D3F0D2716E"/>
            <w:bookmarkEnd w:id="925"/>
            <w:r w:rsidRPr="00D30B51">
              <w:rPr>
                <w:rFonts w:asciiTheme="minorHAnsi" w:hAnsiTheme="minorHAnsi" w:cs="Arial"/>
                <w:color w:val="000000"/>
                <w:sz w:val="20"/>
                <w:lang w:val="en-CA"/>
              </w:rPr>
              <w:lastRenderedPageBreak/>
              <w:t>inclinationType</w:t>
            </w:r>
          </w:p>
        </w:tc>
        <w:tc>
          <w:tcPr>
            <w:tcW w:w="2268" w:type="dxa"/>
          </w:tcPr>
          <w:p w14:paraId="4C1375B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BoreholeInclinationCode</w:t>
            </w:r>
          </w:p>
        </w:tc>
        <w:tc>
          <w:tcPr>
            <w:tcW w:w="5374" w:type="dxa"/>
          </w:tcPr>
          <w:p w14:paraId="2197116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Indicates the inclination of the borehole. Appropriate terms would include vertical; inclined up; inclined down, horizontal</w:t>
            </w:r>
          </w:p>
          <w:p w14:paraId="3B832077"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439C3D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6AA983E2" w14:textId="0927F313"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926" w:name="BKM_3186C02E_BB7D_4207_BBD4_E76B02D0C894"/>
            <w:bookmarkEnd w:id="926"/>
            <w:r w:rsidRPr="00D30B51">
              <w:rPr>
                <w:rFonts w:asciiTheme="minorHAnsi" w:hAnsiTheme="minorHAnsi" w:cs="Arial"/>
                <w:color w:val="000000"/>
                <w:sz w:val="20"/>
                <w:lang w:val="en-CA"/>
              </w:rPr>
              <w:t>boreholeMaterial</w:t>
            </w:r>
            <w:r>
              <w:rPr>
                <w:rFonts w:asciiTheme="minorHAnsi" w:hAnsiTheme="minorHAnsi" w:cs="Arial"/>
                <w:color w:val="000000"/>
                <w:sz w:val="20"/>
                <w:lang w:val="en-CA"/>
              </w:rPr>
              <w:br/>
            </w:r>
            <w:r w:rsidRPr="00D30B51">
              <w:rPr>
                <w:rFonts w:asciiTheme="minorHAnsi" w:hAnsiTheme="minorHAnsi" w:cs="Arial"/>
                <w:color w:val="000000"/>
                <w:sz w:val="20"/>
                <w:lang w:val="en-CA"/>
              </w:rPr>
              <w:t>Custodian</w:t>
            </w:r>
          </w:p>
        </w:tc>
        <w:tc>
          <w:tcPr>
            <w:tcW w:w="2268" w:type="dxa"/>
          </w:tcPr>
          <w:p w14:paraId="043562BA"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0F192315"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that is custodian of the core recovered from the borehole</w:t>
            </w:r>
          </w:p>
          <w:p w14:paraId="5263A83B"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4EC59C7D"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71AD1D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927" w:name="BKM_88BD49B2_8659_4CF8_BF4A_6EB59EB7D01A"/>
            <w:bookmarkEnd w:id="927"/>
            <w:r w:rsidRPr="00D30B51">
              <w:rPr>
                <w:rFonts w:asciiTheme="minorHAnsi" w:hAnsiTheme="minorHAnsi" w:cs="Arial"/>
                <w:color w:val="000000"/>
                <w:sz w:val="20"/>
                <w:lang w:val="en-CA"/>
              </w:rPr>
              <w:t>purpose</w:t>
            </w:r>
          </w:p>
        </w:tc>
        <w:tc>
          <w:tcPr>
            <w:tcW w:w="2268" w:type="dxa"/>
          </w:tcPr>
          <w:p w14:paraId="6AF2056A"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BoreholePurposeCode</w:t>
            </w:r>
          </w:p>
        </w:tc>
        <w:tc>
          <w:tcPr>
            <w:tcW w:w="5374" w:type="dxa"/>
          </w:tcPr>
          <w:p w14:paraId="61C6B68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purpose for which the borehole was drilled. eg, site investigation, mineral exploration, hydrocarbon exploration, water resources</w:t>
            </w:r>
          </w:p>
          <w:p w14:paraId="1F5659F4"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11A8091"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E113FC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928" w:name="BKM_EDF197A9_47A0_4D71_AC33_859957294ED6"/>
            <w:bookmarkEnd w:id="928"/>
            <w:r w:rsidRPr="00D30B51">
              <w:rPr>
                <w:rFonts w:asciiTheme="minorHAnsi" w:hAnsiTheme="minorHAnsi" w:cs="Arial"/>
                <w:color w:val="000000"/>
                <w:sz w:val="20"/>
                <w:lang w:val="en-CA"/>
              </w:rPr>
              <w:t>dataCustodian</w:t>
            </w:r>
          </w:p>
        </w:tc>
        <w:tc>
          <w:tcPr>
            <w:tcW w:w="2268" w:type="dxa"/>
          </w:tcPr>
          <w:p w14:paraId="46C78882"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6FCCC24F"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custodian (person or organisation) that is the custodian of data pertaining to this borehole.</w:t>
            </w:r>
          </w:p>
          <w:p w14:paraId="1D473DC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7D9503A1"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C3232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929" w:name="BKM_F8F0AC0D_621F_42A5_92B3_5F5CC6F39AD8"/>
            <w:bookmarkEnd w:id="929"/>
            <w:r w:rsidRPr="00D30B51">
              <w:rPr>
                <w:rFonts w:asciiTheme="minorHAnsi" w:hAnsiTheme="minorHAnsi" w:cs="Arial"/>
                <w:color w:val="000000"/>
                <w:sz w:val="20"/>
                <w:lang w:val="en-CA"/>
              </w:rPr>
              <w:t>boreholeLength</w:t>
            </w:r>
          </w:p>
        </w:tc>
        <w:tc>
          <w:tcPr>
            <w:tcW w:w="2268" w:type="dxa"/>
          </w:tcPr>
          <w:p w14:paraId="5927646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Quantity</w:t>
            </w:r>
          </w:p>
        </w:tc>
        <w:tc>
          <w:tcPr>
            <w:tcW w:w="5374" w:type="dxa"/>
          </w:tcPr>
          <w:p w14:paraId="5743C53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77777777" w:rsidR="00B3403C" w:rsidRDefault="00B3403C" w:rsidP="00B3403C">
      <w:pPr>
        <w:keepNext/>
      </w:pPr>
      <w:r>
        <w:rPr>
          <w:noProof/>
          <w:lang w:val="en-CA" w:eastAsia="en-CA"/>
        </w:rPr>
        <w:lastRenderedPageBreak/>
        <w:drawing>
          <wp:inline distT="0" distB="0" distL="0" distR="0" wp14:anchorId="7F9F155A" wp14:editId="769C59B9">
            <wp:extent cx="4598035" cy="4028440"/>
            <wp:effectExtent l="0" t="0" r="0" b="0"/>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98035" cy="4028440"/>
                    </a:xfrm>
                    <a:prstGeom prst="rect">
                      <a:avLst/>
                    </a:prstGeom>
                    <a:noFill/>
                    <a:ln>
                      <a:noFill/>
                    </a:ln>
                  </pic:spPr>
                </pic:pic>
              </a:graphicData>
            </a:graphic>
          </wp:inline>
        </w:drawing>
      </w:r>
    </w:p>
    <w:p w14:paraId="2D670C68" w14:textId="5348ED6E" w:rsidR="00B3403C" w:rsidRDefault="00B3403C" w:rsidP="00B3403C">
      <w:pPr>
        <w:pStyle w:val="Caption"/>
        <w:rPr>
          <w:lang w:val="en-CA"/>
        </w:rPr>
      </w:pPr>
      <w:r>
        <w:t xml:space="preserve">Figure </w:t>
      </w:r>
      <w:fldSimple w:instr=" SEQ Figure \* ARABIC ">
        <w:ins w:id="930" w:author="Eric Boisvert" w:date="2015-10-30T04:23:00Z">
          <w:r w:rsidR="007D2867">
            <w:rPr>
              <w:noProof/>
            </w:rPr>
            <w:t>68</w:t>
          </w:r>
        </w:ins>
        <w:del w:id="931" w:author="Eric Boisvert" w:date="2015-10-30T04:23:00Z">
          <w:r w:rsidR="00090DCF" w:rsidDel="007D2867">
            <w:rPr>
              <w:noProof/>
            </w:rPr>
            <w:delText>67</w:delText>
          </w:r>
        </w:del>
      </w:fldSimple>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Heading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932" w:name="_Ref433007016"/>
      <w:r>
        <w:t xml:space="preserve">Table </w:t>
      </w:r>
      <w:fldSimple w:instr=" SEQ Table \* ARABIC ">
        <w:r w:rsidR="004D3EF3">
          <w:rPr>
            <w:noProof/>
          </w:rPr>
          <w:t>17</w:t>
        </w:r>
      </w:fldSimple>
      <w:bookmarkEnd w:id="932"/>
      <w:r>
        <w:t>: Borehole vocabularies</w:t>
      </w:r>
    </w:p>
    <w:tbl>
      <w:tblPr>
        <w:tblStyle w:val="LightShading"/>
        <w:tblW w:w="0" w:type="auto"/>
        <w:tblLook w:val="04A0" w:firstRow="1" w:lastRow="0" w:firstColumn="1" w:lastColumn="0" w:noHBand="0" w:noVBand="1"/>
      </w:tblPr>
      <w:tblGrid>
        <w:gridCol w:w="3145"/>
        <w:gridCol w:w="5711"/>
      </w:tblGrid>
      <w:tr w:rsidR="00C80D4B" w:rsidRPr="00FE43AC" w14:paraId="7A2659BE"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AD75905" w14:textId="77777777" w:rsidR="00C80D4B" w:rsidRPr="00FE43AC" w:rsidRDefault="00C80D4B" w:rsidP="00775DD7">
            <w:pPr>
              <w:rPr>
                <w:rFonts w:asciiTheme="minorHAnsi" w:hAnsiTheme="minorHAnsi"/>
              </w:rPr>
            </w:pPr>
            <w:r w:rsidRPr="00FE43AC">
              <w:rPr>
                <w:rFonts w:asciiTheme="minorHAnsi" w:hAnsiTheme="minorHAnsi"/>
              </w:rPr>
              <w:t>Vocabulary</w:t>
            </w:r>
          </w:p>
        </w:tc>
        <w:tc>
          <w:tcPr>
            <w:tcW w:w="6196" w:type="dxa"/>
          </w:tcPr>
          <w:p w14:paraId="227EEBBC" w14:textId="77777777" w:rsidR="00C80D4B" w:rsidRPr="00FE43AC" w:rsidRDefault="00C80D4B"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C80D4B" w:rsidRPr="00FE43AC" w14:paraId="522A168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C4DD50C" w14:textId="7C2261EB" w:rsidR="00C80D4B" w:rsidRPr="00FE43AC" w:rsidRDefault="00C80D4B" w:rsidP="00775DD7">
            <w:pPr>
              <w:rPr>
                <w:rFonts w:asciiTheme="minorHAnsi" w:hAnsiTheme="minorHAnsi"/>
              </w:rPr>
            </w:pPr>
            <w:r w:rsidRPr="00C80D4B">
              <w:rPr>
                <w:rFonts w:asciiTheme="minorHAnsi" w:hAnsiTheme="minorHAnsi"/>
              </w:rPr>
              <w:t>BoreholeDrillingMethodCode</w:t>
            </w:r>
          </w:p>
        </w:tc>
        <w:tc>
          <w:tcPr>
            <w:tcW w:w="6196" w:type="dxa"/>
          </w:tcPr>
          <w:p w14:paraId="1488762B" w14:textId="0073AC5E" w:rsidR="00C80D4B" w:rsidRPr="00C80D4B" w:rsidRDefault="00C80D4B"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80D4B">
              <w:rPr>
                <w:rFonts w:asciiTheme="minorHAnsi" w:hAnsiTheme="minorHAnsi"/>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32AA456" w14:textId="215FF739" w:rsidR="00C80D4B" w:rsidRPr="00C80D4B" w:rsidRDefault="00C80D4B" w:rsidP="00775DD7">
            <w:pPr>
              <w:rPr>
                <w:rFonts w:asciiTheme="minorHAnsi" w:hAnsiTheme="minorHAnsi"/>
              </w:rPr>
            </w:pPr>
            <w:r w:rsidRPr="00C80D4B">
              <w:rPr>
                <w:rFonts w:asciiTheme="minorHAnsi" w:hAnsiTheme="minorHAnsi"/>
              </w:rPr>
              <w:t>BoreholeInclinationCode</w:t>
            </w:r>
          </w:p>
        </w:tc>
        <w:tc>
          <w:tcPr>
            <w:tcW w:w="6196" w:type="dxa"/>
          </w:tcPr>
          <w:p w14:paraId="6E0B22EF" w14:textId="3446F231"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 xml:space="preserve">This class is an indicative placeholder only for a vocabulary of terms describing the general orientation of a borehole.  Users are encouraged to use a vocabulary of terms managed by the </w:t>
            </w:r>
            <w:r>
              <w:rPr>
                <w:rFonts w:asciiTheme="minorHAnsi" w:hAnsiTheme="minorHAnsi"/>
                <w:lang w:val="en-CA"/>
              </w:rPr>
              <w:t>CGI vocabularies working group.</w:t>
            </w:r>
          </w:p>
          <w:p w14:paraId="3C4812AD" w14:textId="77777777"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For example:</w:t>
            </w:r>
          </w:p>
          <w:p w14:paraId="3401473F"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vertical</w:t>
            </w:r>
          </w:p>
          <w:p w14:paraId="301711E8"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horizontal</w:t>
            </w:r>
          </w:p>
          <w:p w14:paraId="0016B8D8"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up</w:t>
            </w:r>
          </w:p>
          <w:p w14:paraId="15EF27A6" w14:textId="02BDD57E"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down</w:t>
            </w:r>
          </w:p>
        </w:tc>
      </w:tr>
      <w:tr w:rsidR="00C80D4B" w:rsidRPr="00FE43AC" w14:paraId="310E1409"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474B538" w14:textId="5074AF8A" w:rsidR="00C80D4B" w:rsidRPr="00C80D4B" w:rsidRDefault="00326F3E" w:rsidP="00326F3E">
            <w:pPr>
              <w:rPr>
                <w:rFonts w:asciiTheme="minorHAnsi" w:hAnsiTheme="minorHAnsi"/>
              </w:rPr>
            </w:pPr>
            <w:r w:rsidRPr="00326F3E">
              <w:rPr>
                <w:rFonts w:asciiTheme="minorHAnsi" w:hAnsiTheme="minorHAnsi"/>
              </w:rPr>
              <w:t>BoreholePurposeCode</w:t>
            </w:r>
          </w:p>
        </w:tc>
        <w:tc>
          <w:tcPr>
            <w:tcW w:w="6196" w:type="dxa"/>
          </w:tcPr>
          <w:p w14:paraId="6C591882" w14:textId="7A62E8B4" w:rsidR="00C80D4B" w:rsidRPr="00C80D4B" w:rsidRDefault="00326F3E"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326F3E">
              <w:rPr>
                <w:rFonts w:asciiTheme="minorHAnsi" w:hAnsiTheme="minorHAnsi"/>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4236AD3" w14:textId="379ECC69" w:rsidR="00C80D4B" w:rsidRPr="00C80D4B" w:rsidRDefault="00326F3E" w:rsidP="00775DD7">
            <w:pPr>
              <w:rPr>
                <w:rFonts w:asciiTheme="minorHAnsi" w:hAnsiTheme="minorHAnsi"/>
              </w:rPr>
            </w:pPr>
            <w:r w:rsidRPr="00326F3E">
              <w:rPr>
                <w:rFonts w:asciiTheme="minorHAnsi" w:hAnsiTheme="minorHAnsi"/>
              </w:rPr>
              <w:t>BoreholeStartPointCode</w:t>
            </w:r>
          </w:p>
        </w:tc>
        <w:tc>
          <w:tcPr>
            <w:tcW w:w="6196" w:type="dxa"/>
          </w:tcPr>
          <w:p w14:paraId="663CA86D" w14:textId="6B15C61B"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 xml:space="preserve">This class is an indicative placeholder only for a vocabulary of terms describing the location of the start of a borehole.  Users are encouraged to use a vocabulary of terms managed by the </w:t>
            </w:r>
            <w:r>
              <w:rPr>
                <w:rFonts w:asciiTheme="minorHAnsi" w:hAnsiTheme="minorHAnsi"/>
                <w:lang w:val="en-CA"/>
              </w:rPr>
              <w:t>CGI vocabularies working group.</w:t>
            </w:r>
          </w:p>
          <w:p w14:paraId="40164F0A" w14:textId="77777777"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Examples may include:</w:t>
            </w:r>
          </w:p>
          <w:p w14:paraId="32E30C9F"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natural ground surface - drilling started from a natural topographic surface</w:t>
            </w:r>
          </w:p>
          <w:p w14:paraId="4B680F5F"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lastRenderedPageBreak/>
              <w:t>open pit floor or wall - drilling started from the wall of an open pit or quarry</w:t>
            </w:r>
          </w:p>
          <w:p w14:paraId="722280A8"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underground - drilling started from an underground location, such as a driveway, chamber or open-stope</w:t>
            </w:r>
          </w:p>
          <w:p w14:paraId="5DC5D40D" w14:textId="30AEA25F" w:rsidR="00C80D4B"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r w:rsidRPr="00D12552">
        <w:rPr>
          <w:lang w:val="en-CA"/>
        </w:rPr>
        <w:t xml:space="preserve">GeoSciML </w:t>
      </w:r>
      <w:r>
        <w:rPr>
          <w:lang w:val="en-CA"/>
        </w:rPr>
        <w:t xml:space="preserve">Laboratory </w:t>
      </w:r>
      <w:ins w:id="933" w:author="Eric Boisvert" w:date="2015-11-03T05:15:00Z">
        <w:r w:rsidR="004F0DC1">
          <w:rPr>
            <w:lang w:val="en-CA"/>
          </w:rPr>
          <w:t xml:space="preserve">Abstract </w:t>
        </w:r>
      </w:ins>
      <w:r>
        <w:rPr>
          <w:lang w:val="en-CA"/>
        </w:rPr>
        <w:t>Analysis</w:t>
      </w:r>
      <w:r w:rsidRPr="00D12552">
        <w:rPr>
          <w:lang w:val="en-CA"/>
        </w:rPr>
        <w:t xml:space="preserve"> Requirements Class</w:t>
      </w:r>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77777777" w:rsidR="00090DCF" w:rsidRDefault="00090DCF" w:rsidP="00090DCF">
      <w:pPr>
        <w:keepNext/>
      </w:pPr>
      <w:commentRangeStart w:id="934"/>
      <w:r>
        <w:rPr>
          <w:noProof/>
          <w:lang w:val="en-CA" w:eastAsia="en-CA"/>
        </w:rPr>
        <w:lastRenderedPageBreak/>
        <w:drawing>
          <wp:inline distT="0" distB="0" distL="0" distR="0" wp14:anchorId="6535D1F2" wp14:editId="5F30EA37">
            <wp:extent cx="5486400" cy="5053485"/>
            <wp:effectExtent l="0" t="0" r="0" b="0"/>
            <wp:docPr id="499" name="Imag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5053485"/>
                    </a:xfrm>
                    <a:prstGeom prst="rect">
                      <a:avLst/>
                    </a:prstGeom>
                    <a:noFill/>
                    <a:ln>
                      <a:noFill/>
                    </a:ln>
                  </pic:spPr>
                </pic:pic>
              </a:graphicData>
            </a:graphic>
          </wp:inline>
        </w:drawing>
      </w:r>
      <w:commentRangeEnd w:id="934"/>
      <w:r w:rsidR="00043E8E">
        <w:rPr>
          <w:rStyle w:val="CommentReference"/>
        </w:rPr>
        <w:commentReference w:id="934"/>
      </w:r>
    </w:p>
    <w:p w14:paraId="053FE055" w14:textId="37EA7336" w:rsidR="00090DCF" w:rsidRDefault="00090DCF" w:rsidP="00090DCF">
      <w:pPr>
        <w:pStyle w:val="Caption"/>
        <w:rPr>
          <w:lang w:val="en-CA"/>
        </w:rPr>
      </w:pPr>
      <w:r>
        <w:t xml:space="preserve">Figure </w:t>
      </w:r>
      <w:fldSimple w:instr=" SEQ Figure \* ARABIC ">
        <w:ins w:id="935" w:author="Eric Boisvert" w:date="2015-10-30T04:23:00Z">
          <w:r w:rsidR="007D2867">
            <w:rPr>
              <w:noProof/>
            </w:rPr>
            <w:t>69</w:t>
          </w:r>
        </w:ins>
        <w:del w:id="936" w:author="Eric Boisvert" w:date="2015-10-30T04:23:00Z">
          <w:r w:rsidDel="007D2867">
            <w:rPr>
              <w:noProof/>
            </w:rPr>
            <w:delText>68</w:delText>
          </w:r>
        </w:del>
      </w:fldSimple>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937"/>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937"/>
            <w:r>
              <w:rPr>
                <w:rStyle w:val="CommentReference"/>
              </w:rPr>
              <w:commentReference w:id="937"/>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Heading3"/>
        <w:rPr>
          <w:lang w:val="en-CA"/>
        </w:rPr>
      </w:pPr>
      <w:r>
        <w:rPr>
          <w:lang w:val="en-CA"/>
        </w:rPr>
        <w:t>Laboratory Analysis</w:t>
      </w:r>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77777777" w:rsidR="00775DD7" w:rsidRDefault="00775DD7" w:rsidP="00775DD7">
      <w:pPr>
        <w:keepNext/>
      </w:pPr>
      <w:r>
        <w:rPr>
          <w:noProof/>
          <w:lang w:val="en-CA" w:eastAsia="en-CA"/>
        </w:rPr>
        <w:lastRenderedPageBreak/>
        <w:drawing>
          <wp:inline distT="0" distB="0" distL="0" distR="0" wp14:anchorId="48E8DD77" wp14:editId="49F06B35">
            <wp:extent cx="5486400" cy="3215310"/>
            <wp:effectExtent l="0" t="0" r="0" b="4445"/>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3215310"/>
                    </a:xfrm>
                    <a:prstGeom prst="rect">
                      <a:avLst/>
                    </a:prstGeom>
                    <a:noFill/>
                    <a:ln>
                      <a:noFill/>
                    </a:ln>
                  </pic:spPr>
                </pic:pic>
              </a:graphicData>
            </a:graphic>
          </wp:inline>
        </w:drawing>
      </w:r>
    </w:p>
    <w:p w14:paraId="790AFF30" w14:textId="6D6E4F06" w:rsidR="00486E2A" w:rsidRDefault="00775DD7" w:rsidP="00775DD7">
      <w:pPr>
        <w:pStyle w:val="Caption"/>
        <w:rPr>
          <w:lang w:val="en-CA"/>
        </w:rPr>
      </w:pPr>
      <w:r>
        <w:t xml:space="preserve">Figure </w:t>
      </w:r>
      <w:fldSimple w:instr=" SEQ Figure \* ARABIC ">
        <w:ins w:id="938" w:author="Eric Boisvert" w:date="2015-10-30T04:23:00Z">
          <w:r w:rsidR="007D2867">
            <w:rPr>
              <w:noProof/>
            </w:rPr>
            <w:t>70</w:t>
          </w:r>
        </w:ins>
        <w:del w:id="939" w:author="Eric Boisvert" w:date="2015-10-30T04:23:00Z">
          <w:r w:rsidR="00090DCF" w:rsidDel="007D2867">
            <w:rPr>
              <w:noProof/>
            </w:rPr>
            <w:delText>69</w:delText>
          </w:r>
        </w:del>
      </w:fldSimple>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77777777" w:rsidR="00775DD7" w:rsidRDefault="00775DD7" w:rsidP="00775DD7">
      <w:pPr>
        <w:keepNext/>
      </w:pPr>
      <w:r>
        <w:rPr>
          <w:noProof/>
          <w:lang w:val="en-CA" w:eastAsia="en-CA"/>
        </w:rPr>
        <w:drawing>
          <wp:inline distT="0" distB="0" distL="0" distR="0" wp14:anchorId="25A5606F" wp14:editId="472C5AB1">
            <wp:extent cx="5486400" cy="2917489"/>
            <wp:effectExtent l="0" t="0" r="0" b="0"/>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2917489"/>
                    </a:xfrm>
                    <a:prstGeom prst="rect">
                      <a:avLst/>
                    </a:prstGeom>
                    <a:noFill/>
                    <a:ln>
                      <a:noFill/>
                    </a:ln>
                  </pic:spPr>
                </pic:pic>
              </a:graphicData>
            </a:graphic>
          </wp:inline>
        </w:drawing>
      </w:r>
    </w:p>
    <w:p w14:paraId="0188072E" w14:textId="48B4D0D0" w:rsidR="00775DD7" w:rsidRDefault="00775DD7" w:rsidP="00775DD7">
      <w:pPr>
        <w:pStyle w:val="Caption"/>
      </w:pPr>
      <w:r>
        <w:t xml:space="preserve">Figure </w:t>
      </w:r>
      <w:fldSimple w:instr=" SEQ Figure \* ARABIC ">
        <w:ins w:id="940" w:author="Eric Boisvert" w:date="2015-10-30T04:23:00Z">
          <w:r w:rsidR="007D2867">
            <w:rPr>
              <w:noProof/>
            </w:rPr>
            <w:t>71</w:t>
          </w:r>
        </w:ins>
        <w:del w:id="941" w:author="Eric Boisvert" w:date="2015-10-30T04:23:00Z">
          <w:r w:rsidR="00090DCF" w:rsidDel="007D2867">
            <w:rPr>
              <w:noProof/>
            </w:rPr>
            <w:delText>70</w:delText>
          </w:r>
        </w:del>
      </w:fldSimple>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942" w:name="BKM_4320F660_2F6E_4F45_98F8_50B996AF05CA"/>
      <w:bookmarkEnd w:id="942"/>
    </w:p>
    <w:tbl>
      <w:tblPr>
        <w:tblStyle w:val="LightShading"/>
        <w:tblW w:w="9735" w:type="dxa"/>
        <w:tblLayout w:type="fixed"/>
        <w:tblLook w:val="04A0" w:firstRow="1" w:lastRow="0" w:firstColumn="1" w:lastColumn="0" w:noHBand="0" w:noVBand="1"/>
      </w:tblPr>
      <w:tblGrid>
        <w:gridCol w:w="1951"/>
        <w:gridCol w:w="2126"/>
        <w:gridCol w:w="5658"/>
      </w:tblGrid>
      <w:tr w:rsidR="00775DD7" w:rsidRPr="00775DD7" w14:paraId="3F54EBB1"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50563BA"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943" w:name="BKM_C47BB20E_AB3E_41B0_BEAF_8545314C826D"/>
            <w:bookmarkEnd w:id="943"/>
            <w:r w:rsidRPr="00775DD7">
              <w:rPr>
                <w:rFonts w:asciiTheme="minorHAnsi" w:hAnsiTheme="minorHAnsi" w:cs="Arial"/>
                <w:color w:val="000000"/>
                <w:sz w:val="20"/>
                <w:lang w:val="en-CA"/>
              </w:rPr>
              <w:t>Name</w:t>
            </w:r>
          </w:p>
        </w:tc>
        <w:tc>
          <w:tcPr>
            <w:tcW w:w="2126" w:type="dxa"/>
          </w:tcPr>
          <w:p w14:paraId="3ACF915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658" w:type="dxa"/>
          </w:tcPr>
          <w:p w14:paraId="4806937D"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1B80B9EF"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E2B181"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2126" w:type="dxa"/>
          </w:tcPr>
          <w:p w14:paraId="0EC0714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InstrumentTypeTerm</w:t>
            </w:r>
          </w:p>
        </w:tc>
        <w:tc>
          <w:tcPr>
            <w:tcW w:w="5658" w:type="dxa"/>
          </w:tcPr>
          <w:p w14:paraId="07C6EC0B"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category of instrument used in an analytical session (eg; XRF, ICPMS, SHRIMP, etc)</w:t>
            </w:r>
          </w:p>
          <w:p w14:paraId="755A126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373C8219"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469C870"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944" w:name="BKM_5A9940B3_320D_4C85_8B41_0199FF52327B"/>
            <w:bookmarkEnd w:id="944"/>
            <w:r w:rsidRPr="00775DD7">
              <w:rPr>
                <w:rFonts w:asciiTheme="minorHAnsi" w:hAnsiTheme="minorHAnsi" w:cs="Arial"/>
                <w:color w:val="000000"/>
                <w:sz w:val="20"/>
                <w:lang w:val="en-CA"/>
              </w:rPr>
              <w:t>model</w:t>
            </w:r>
          </w:p>
        </w:tc>
        <w:tc>
          <w:tcPr>
            <w:tcW w:w="2126" w:type="dxa"/>
          </w:tcPr>
          <w:p w14:paraId="593B368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4FA7713F"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to identify the model of instrument used. (eg instrument type = XRD, model = Siemens Diffraktometer D500)</w:t>
            </w:r>
          </w:p>
          <w:p w14:paraId="65B04B10"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6C41DF6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757D86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945" w:name="BKM_692BBE92_2CD8_471D_9014_13E6919FFDA7"/>
            <w:bookmarkEnd w:id="945"/>
            <w:r w:rsidRPr="00775DD7">
              <w:rPr>
                <w:rFonts w:asciiTheme="minorHAnsi" w:hAnsiTheme="minorHAnsi" w:cs="Arial"/>
                <w:color w:val="000000"/>
                <w:sz w:val="20"/>
                <w:lang w:val="en-CA"/>
              </w:rPr>
              <w:t>serialNumber</w:t>
            </w:r>
          </w:p>
        </w:tc>
        <w:tc>
          <w:tcPr>
            <w:tcW w:w="2126" w:type="dxa"/>
          </w:tcPr>
          <w:p w14:paraId="70154F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7CA99630"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for the serial number of the machine used in an analytical session.</w:t>
            </w:r>
          </w:p>
          <w:p w14:paraId="10F39904"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8740385"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6237D88"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946" w:name="BKM_E14379F1_C7A7_42A6_B412_F1E01671E46F"/>
            <w:bookmarkEnd w:id="946"/>
            <w:r w:rsidRPr="00775DD7">
              <w:rPr>
                <w:rFonts w:asciiTheme="minorHAnsi" w:hAnsiTheme="minorHAnsi" w:cs="Arial"/>
                <w:color w:val="000000"/>
                <w:sz w:val="20"/>
                <w:lang w:val="en-CA"/>
              </w:rPr>
              <w:t>commissionDate</w:t>
            </w:r>
          </w:p>
        </w:tc>
        <w:tc>
          <w:tcPr>
            <w:tcW w:w="2126" w:type="dxa"/>
          </w:tcPr>
          <w:p w14:paraId="0A939676"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TM_Instant</w:t>
            </w:r>
          </w:p>
        </w:tc>
        <w:tc>
          <w:tcPr>
            <w:tcW w:w="5658" w:type="dxa"/>
          </w:tcPr>
          <w:p w14:paraId="5AFFEE5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date of the commissioning of an instrument (optional)</w:t>
            </w:r>
          </w:p>
          <w:p w14:paraId="2767E97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5F9C0D3E"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5B7F33C"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947" w:name="BKM_40997390_B407_46AF_928A_15F7B52273ED"/>
            <w:bookmarkEnd w:id="947"/>
            <w:r w:rsidRPr="00775DD7">
              <w:rPr>
                <w:rFonts w:asciiTheme="minorHAnsi" w:hAnsiTheme="minorHAnsi" w:cs="Arial"/>
                <w:color w:val="000000"/>
                <w:sz w:val="20"/>
                <w:lang w:val="en-CA"/>
              </w:rPr>
              <w:t>location</w:t>
            </w:r>
          </w:p>
        </w:tc>
        <w:tc>
          <w:tcPr>
            <w:tcW w:w="2126" w:type="dxa"/>
          </w:tcPr>
          <w:p w14:paraId="2CFB308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658" w:type="dxa"/>
          </w:tcPr>
          <w:p w14:paraId="3B8225F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location and owner of an instrument</w:t>
            </w:r>
          </w:p>
          <w:p w14:paraId="0AF7CDB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07A6C392"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40D61AD4" w14:textId="23A95E7B"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2126" w:type="dxa"/>
          </w:tcPr>
          <w:p w14:paraId="70D0077C" w14:textId="339A4F21"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658" w:type="dxa"/>
          </w:tcPr>
          <w:p w14:paraId="77BC2365" w14:textId="7FE260FA"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Heading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77777777" w:rsidR="00775DD7" w:rsidRDefault="00775DD7" w:rsidP="00775DD7">
      <w:pPr>
        <w:keepNext/>
      </w:pPr>
      <w:r>
        <w:rPr>
          <w:noProof/>
          <w:lang w:val="en-CA" w:eastAsia="en-CA"/>
        </w:rPr>
        <w:lastRenderedPageBreak/>
        <w:drawing>
          <wp:inline distT="0" distB="0" distL="0" distR="0" wp14:anchorId="196148BD" wp14:editId="611EC360">
            <wp:extent cx="5486400" cy="4334462"/>
            <wp:effectExtent l="0" t="0" r="0" b="9525"/>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4334462"/>
                    </a:xfrm>
                    <a:prstGeom prst="rect">
                      <a:avLst/>
                    </a:prstGeom>
                    <a:noFill/>
                    <a:ln>
                      <a:noFill/>
                    </a:ln>
                  </pic:spPr>
                </pic:pic>
              </a:graphicData>
            </a:graphic>
          </wp:inline>
        </w:drawing>
      </w:r>
    </w:p>
    <w:p w14:paraId="61F89649" w14:textId="7BA37666" w:rsidR="00775DD7" w:rsidRDefault="00775DD7" w:rsidP="00775DD7">
      <w:pPr>
        <w:pStyle w:val="Caption"/>
      </w:pPr>
      <w:r>
        <w:t xml:space="preserve">Figure </w:t>
      </w:r>
      <w:fldSimple w:instr=" SEQ Figure \* ARABIC ">
        <w:ins w:id="948" w:author="Eric Boisvert" w:date="2015-10-30T04:23:00Z">
          <w:r w:rsidR="007D2867">
            <w:rPr>
              <w:noProof/>
            </w:rPr>
            <w:t>72</w:t>
          </w:r>
        </w:ins>
        <w:del w:id="949" w:author="Eric Boisvert" w:date="2015-10-30T04:23:00Z">
          <w:r w:rsidR="00090DCF" w:rsidDel="007D2867">
            <w:rPr>
              <w:noProof/>
            </w:rPr>
            <w:delText>71</w:delText>
          </w:r>
        </w:del>
      </w:fldSimple>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950" w:name="BKM_BF1C223A_F0A6_4FC2_9EEF_88DC486F7DB4"/>
      <w:bookmarkEnd w:id="950"/>
    </w:p>
    <w:tbl>
      <w:tblPr>
        <w:tblStyle w:val="LightShading"/>
        <w:tblW w:w="9735" w:type="dxa"/>
        <w:tblLayout w:type="fixed"/>
        <w:tblLook w:val="04A0" w:firstRow="1" w:lastRow="0" w:firstColumn="1" w:lastColumn="0" w:noHBand="0" w:noVBand="1"/>
      </w:tblPr>
      <w:tblGrid>
        <w:gridCol w:w="1951"/>
        <w:gridCol w:w="1985"/>
        <w:gridCol w:w="5799"/>
      </w:tblGrid>
      <w:tr w:rsidR="00775DD7" w:rsidRPr="00775DD7" w14:paraId="432E6F45" w14:textId="77777777" w:rsidTr="00B51A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E15D5F"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951" w:name="BKM_FCC3B9BB_23CF_4B5C_A83B_A898D191B651"/>
            <w:bookmarkEnd w:id="951"/>
            <w:r w:rsidRPr="00775DD7">
              <w:rPr>
                <w:rFonts w:asciiTheme="minorHAnsi" w:hAnsiTheme="minorHAnsi" w:cs="Arial"/>
                <w:color w:val="000000"/>
                <w:sz w:val="20"/>
                <w:lang w:val="en-CA"/>
              </w:rPr>
              <w:t>Name</w:t>
            </w:r>
          </w:p>
        </w:tc>
        <w:tc>
          <w:tcPr>
            <w:tcW w:w="1985" w:type="dxa"/>
          </w:tcPr>
          <w:p w14:paraId="6AC7BC95"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0B9A8D6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54D8D98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76F8A46"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time</w:t>
            </w:r>
          </w:p>
        </w:tc>
        <w:tc>
          <w:tcPr>
            <w:tcW w:w="1985" w:type="dxa"/>
          </w:tcPr>
          <w:p w14:paraId="3D1881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TM_Period</w:t>
            </w:r>
          </w:p>
        </w:tc>
        <w:tc>
          <w:tcPr>
            <w:tcW w:w="5799" w:type="dxa"/>
          </w:tcPr>
          <w:p w14:paraId="703E8EB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time period during which the analysis was performed</w:t>
            </w:r>
          </w:p>
          <w:p w14:paraId="2AF6B05E"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73CA446"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1E1E89B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952" w:name="BKM_D9B59F94_645D_4A43_B06F_F3308DA82998"/>
            <w:bookmarkEnd w:id="952"/>
            <w:r w:rsidRPr="00775DD7">
              <w:rPr>
                <w:rFonts w:asciiTheme="minorHAnsi" w:hAnsiTheme="minorHAnsi" w:cs="Arial"/>
                <w:color w:val="000000"/>
                <w:sz w:val="20"/>
                <w:lang w:val="en-CA"/>
              </w:rPr>
              <w:t>operator</w:t>
            </w:r>
          </w:p>
        </w:tc>
        <w:tc>
          <w:tcPr>
            <w:tcW w:w="1985" w:type="dxa"/>
          </w:tcPr>
          <w:p w14:paraId="1495A0ED"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799" w:type="dxa"/>
          </w:tcPr>
          <w:p w14:paraId="4B4B521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name of the operator or organisation responsible for the analytical session</w:t>
            </w:r>
          </w:p>
          <w:p w14:paraId="23999D84"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342C6A14"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C76EAAB"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953" w:name="BKM_963C6EE0_1269_4609_B11A_C2CBF9678C56"/>
            <w:bookmarkEnd w:id="953"/>
            <w:r w:rsidRPr="00775DD7">
              <w:rPr>
                <w:rFonts w:asciiTheme="minorHAnsi" w:hAnsiTheme="minorHAnsi" w:cs="Arial"/>
                <w:color w:val="000000"/>
                <w:sz w:val="20"/>
                <w:lang w:val="en-CA"/>
              </w:rPr>
              <w:t>parameter</w:t>
            </w:r>
          </w:p>
        </w:tc>
        <w:tc>
          <w:tcPr>
            <w:tcW w:w="1985" w:type="dxa"/>
          </w:tcPr>
          <w:p w14:paraId="091588C7"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NamedValue</w:t>
            </w:r>
          </w:p>
        </w:tc>
        <w:tc>
          <w:tcPr>
            <w:tcW w:w="5799" w:type="dxa"/>
          </w:tcPr>
          <w:p w14:paraId="1A2CE7ED"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 xml:space="preserve">This association is analogous to the "parameter" attribute of OM_Observation, but in this case describes environmental or instrument setting parameters that apply to an entire analytical session (eg, voltage, current, </w:t>
            </w:r>
            <w:proofErr w:type="gramStart"/>
            <w:r w:rsidRPr="00775DD7">
              <w:rPr>
                <w:rFonts w:asciiTheme="minorHAnsi" w:hAnsiTheme="minorHAnsi" w:cs="Arial"/>
                <w:color w:val="000000"/>
                <w:sz w:val="20"/>
                <w:lang w:val="en-CA"/>
              </w:rPr>
              <w:t>temperature</w:t>
            </w:r>
            <w:proofErr w:type="gramEnd"/>
            <w:r w:rsidRPr="00775DD7">
              <w:rPr>
                <w:rFonts w:asciiTheme="minorHAnsi" w:hAnsiTheme="minorHAnsi" w:cs="Arial"/>
                <w:color w:val="000000"/>
                <w:sz w:val="20"/>
                <w:lang w:val="en-CA"/>
              </w:rPr>
              <w:t>, vacuum). The "name" attribute of NamedValue is implemented in OMXML as a byReference URI to a controlled list.</w:t>
            </w:r>
          </w:p>
          <w:p w14:paraId="47CA3A53"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59BD6B0"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4280A2F8" w14:textId="23CEDB02"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instrument</w:t>
            </w:r>
          </w:p>
        </w:tc>
        <w:tc>
          <w:tcPr>
            <w:tcW w:w="1985" w:type="dxa"/>
          </w:tcPr>
          <w:p w14:paraId="5BF8CD5F" w14:textId="51B49E69"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AnalyticalInstrument</w:t>
            </w:r>
          </w:p>
        </w:tc>
        <w:tc>
          <w:tcPr>
            <w:tcW w:w="5799" w:type="dxa"/>
          </w:tcPr>
          <w:p w14:paraId="72EBA813" w14:textId="102AED1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the instrument used in the analytical session</w:t>
            </w:r>
          </w:p>
        </w:tc>
      </w:tr>
      <w:tr w:rsidR="00775DD7" w:rsidRPr="00775DD7" w14:paraId="14F81E7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22D7DB1" w14:textId="1A96FEBD" w:rsidR="00775DD7" w:rsidRDefault="00B51AB4"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referenceAnalysis</w:t>
            </w:r>
          </w:p>
        </w:tc>
        <w:tc>
          <w:tcPr>
            <w:tcW w:w="1985" w:type="dxa"/>
          </w:tcPr>
          <w:p w14:paraId="163BBB35" w14:textId="2DB75009" w:rsid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ReferenceSpecimen</w:t>
            </w:r>
          </w:p>
        </w:tc>
        <w:tc>
          <w:tcPr>
            <w:tcW w:w="5799" w:type="dxa"/>
          </w:tcPr>
          <w:p w14:paraId="0C8993CF" w14:textId="50EC467A" w:rsidR="00775DD7" w:rsidRP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Heading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77777777" w:rsidR="00B51AB4" w:rsidRDefault="00B51AB4" w:rsidP="00775DD7">
      <w:pPr>
        <w:rPr>
          <w:lang w:val="en-CA"/>
        </w:rPr>
      </w:pPr>
    </w:p>
    <w:p w14:paraId="0A9F4FF6" w14:textId="77777777" w:rsidR="00B51AB4" w:rsidRDefault="00B51AB4" w:rsidP="00B51AB4">
      <w:pPr>
        <w:keepNext/>
      </w:pPr>
      <w:r>
        <w:rPr>
          <w:noProof/>
          <w:lang w:val="en-CA" w:eastAsia="en-CA"/>
        </w:rPr>
        <w:drawing>
          <wp:inline distT="0" distB="0" distL="0" distR="0" wp14:anchorId="7B1BC42B" wp14:editId="38FFAA60">
            <wp:extent cx="5486400" cy="2842591"/>
            <wp:effectExtent l="0" t="0" r="0" b="0"/>
            <wp:docPr id="471" name="Imag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2842591"/>
                    </a:xfrm>
                    <a:prstGeom prst="rect">
                      <a:avLst/>
                    </a:prstGeom>
                    <a:noFill/>
                    <a:ln>
                      <a:noFill/>
                    </a:ln>
                  </pic:spPr>
                </pic:pic>
              </a:graphicData>
            </a:graphic>
          </wp:inline>
        </w:drawing>
      </w:r>
    </w:p>
    <w:p w14:paraId="620264FC" w14:textId="495FA776" w:rsidR="00B51AB4" w:rsidRDefault="00B51AB4" w:rsidP="00B51AB4">
      <w:pPr>
        <w:pStyle w:val="Caption"/>
      </w:pPr>
      <w:r>
        <w:t xml:space="preserve">Figure </w:t>
      </w:r>
      <w:fldSimple w:instr=" SEQ Figure \* ARABIC ">
        <w:ins w:id="954" w:author="Eric Boisvert" w:date="2015-10-30T04:23:00Z">
          <w:r w:rsidR="007D2867">
            <w:rPr>
              <w:noProof/>
            </w:rPr>
            <w:t>73</w:t>
          </w:r>
        </w:ins>
        <w:del w:id="955" w:author="Eric Boisvert" w:date="2015-10-30T04:23:00Z">
          <w:r w:rsidR="00090DCF" w:rsidDel="007D2867">
            <w:rPr>
              <w:noProof/>
            </w:rPr>
            <w:delText>72</w:delText>
          </w:r>
        </w:del>
      </w:fldSimple>
      <w:r>
        <w:t>: Analytical process</w:t>
      </w:r>
    </w:p>
    <w:tbl>
      <w:tblPr>
        <w:tblStyle w:val="LightShading"/>
        <w:tblW w:w="9735" w:type="dxa"/>
        <w:tblLayout w:type="fixed"/>
        <w:tblLook w:val="04A0" w:firstRow="1" w:lastRow="0" w:firstColumn="1" w:lastColumn="0" w:noHBand="0" w:noVBand="1"/>
      </w:tblPr>
      <w:tblGrid>
        <w:gridCol w:w="1951"/>
        <w:gridCol w:w="1985"/>
        <w:gridCol w:w="5799"/>
      </w:tblGrid>
      <w:tr w:rsidR="00B51AB4" w:rsidRPr="00775DD7" w14:paraId="08E14F02" w14:textId="77777777" w:rsidTr="006A7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558A9BE" w14:textId="77777777"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Name</w:t>
            </w:r>
          </w:p>
        </w:tc>
        <w:tc>
          <w:tcPr>
            <w:tcW w:w="1985" w:type="dxa"/>
          </w:tcPr>
          <w:p w14:paraId="0574994C"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65299FB8"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B51AB4" w:rsidRPr="00775DD7" w14:paraId="03C4DCEA" w14:textId="77777777" w:rsidTr="006A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6A0A830" w14:textId="4D8CA78F"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method</w:t>
            </w:r>
          </w:p>
        </w:tc>
        <w:tc>
          <w:tcPr>
            <w:tcW w:w="1985" w:type="dxa"/>
          </w:tcPr>
          <w:p w14:paraId="1C611693" w14:textId="15DE657D"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AnalyticalMethod</w:t>
            </w:r>
          </w:p>
        </w:tc>
        <w:tc>
          <w:tcPr>
            <w:tcW w:w="5799" w:type="dxa"/>
          </w:tcPr>
          <w:p w14:paraId="025B4DD0" w14:textId="4225A1EC"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Identifies the type of analytical method used to make an observation.</w:t>
            </w:r>
          </w:p>
        </w:tc>
      </w:tr>
      <w:tr w:rsidR="00B51AB4" w:rsidRPr="00775DD7" w14:paraId="23A48EEF" w14:textId="77777777" w:rsidTr="006A7DD0">
        <w:tc>
          <w:tcPr>
            <w:cnfStyle w:val="001000000000" w:firstRow="0" w:lastRow="0" w:firstColumn="1" w:lastColumn="0" w:oddVBand="0" w:evenVBand="0" w:oddHBand="0" w:evenHBand="0" w:firstRowFirstColumn="0" w:firstRowLastColumn="0" w:lastRowFirstColumn="0" w:lastRowLastColumn="0"/>
            <w:tcW w:w="1951" w:type="dxa"/>
          </w:tcPr>
          <w:p w14:paraId="325BA0E7" w14:textId="545F58C9"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acquisition</w:t>
            </w:r>
          </w:p>
        </w:tc>
        <w:tc>
          <w:tcPr>
            <w:tcW w:w="1985" w:type="dxa"/>
          </w:tcPr>
          <w:p w14:paraId="0038889F" w14:textId="5E04EEEB" w:rsidR="00B51AB4" w:rsidRPr="00775DD7" w:rsidRDefault="00B51AB4" w:rsidP="00B51AB4">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43976FB0" w14:textId="1BEAF8D1" w:rsidR="00B51AB4" w:rsidRPr="00775DD7" w:rsidRDefault="00B51AB4" w:rsidP="006A7DD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the analytical session (eg, laboratory session) in which an observation was made and data acquired.</w:t>
            </w:r>
          </w:p>
        </w:tc>
      </w:tr>
    </w:tbl>
    <w:p w14:paraId="6C73AA54" w14:textId="77777777" w:rsidR="00B51AB4" w:rsidRPr="00B51AB4" w:rsidRDefault="00B51AB4" w:rsidP="00B51AB4">
      <w:pPr>
        <w:rPr>
          <w:lang w:val="en-CA"/>
        </w:rPr>
      </w:pPr>
    </w:p>
    <w:p w14:paraId="2C5A42EA" w14:textId="0797FBB7" w:rsidR="00B51AB4" w:rsidRDefault="00E966AA" w:rsidP="00E966AA">
      <w:pPr>
        <w:pStyle w:val="Heading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77777777" w:rsidR="00E966AA" w:rsidRDefault="00E966AA" w:rsidP="00E966AA">
      <w:pPr>
        <w:keepNext/>
      </w:pPr>
      <w:r>
        <w:rPr>
          <w:noProof/>
          <w:lang w:val="en-CA" w:eastAsia="en-CA"/>
        </w:rPr>
        <w:lastRenderedPageBreak/>
        <w:drawing>
          <wp:inline distT="0" distB="0" distL="0" distR="0" wp14:anchorId="5CF58450" wp14:editId="08657C9A">
            <wp:extent cx="4658360" cy="3105785"/>
            <wp:effectExtent l="0" t="0" r="8890" b="0"/>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58360" cy="3105785"/>
                    </a:xfrm>
                    <a:prstGeom prst="rect">
                      <a:avLst/>
                    </a:prstGeom>
                    <a:noFill/>
                    <a:ln>
                      <a:noFill/>
                    </a:ln>
                  </pic:spPr>
                </pic:pic>
              </a:graphicData>
            </a:graphic>
          </wp:inline>
        </w:drawing>
      </w:r>
    </w:p>
    <w:p w14:paraId="6CA05FBD" w14:textId="40F8CCD3" w:rsidR="00E966AA" w:rsidRDefault="00E966AA" w:rsidP="00E966AA">
      <w:pPr>
        <w:pStyle w:val="Caption"/>
      </w:pPr>
      <w:r>
        <w:t xml:space="preserve">Figure </w:t>
      </w:r>
      <w:fldSimple w:instr=" SEQ Figure \* ARABIC ">
        <w:ins w:id="956" w:author="Eric Boisvert" w:date="2015-10-30T04:23:00Z">
          <w:r w:rsidR="007D2867">
            <w:rPr>
              <w:noProof/>
            </w:rPr>
            <w:t>74</w:t>
          </w:r>
        </w:ins>
        <w:del w:id="957" w:author="Eric Boisvert" w:date="2015-10-30T04:23:00Z">
          <w:r w:rsidR="00090DCF" w:rsidDel="007D2867">
            <w:rPr>
              <w:noProof/>
            </w:rPr>
            <w:delText>73</w:delText>
          </w:r>
        </w:del>
      </w:fldSimple>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958" w:name="BKM_79050478_59B4_46CF_B3EE_2B3B979B34B2"/>
      <w:bookmarkEnd w:id="958"/>
    </w:p>
    <w:tbl>
      <w:tblPr>
        <w:tblStyle w:val="LightShading"/>
        <w:tblW w:w="9735" w:type="dxa"/>
        <w:tblLayout w:type="fixed"/>
        <w:tblLook w:val="04A0" w:firstRow="1" w:lastRow="0" w:firstColumn="1" w:lastColumn="0" w:noHBand="0" w:noVBand="1"/>
      </w:tblPr>
      <w:tblGrid>
        <w:gridCol w:w="1526"/>
        <w:gridCol w:w="2410"/>
        <w:gridCol w:w="5799"/>
      </w:tblGrid>
      <w:tr w:rsidR="00E966AA" w:rsidRPr="00E966AA" w14:paraId="7A02CDA9" w14:textId="77777777" w:rsidTr="00E966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4A792CA"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959" w:name="BKM_49851DB0_5102_456A_B25E_E5E16C13E2EB"/>
            <w:bookmarkEnd w:id="959"/>
            <w:r w:rsidRPr="00E966AA">
              <w:rPr>
                <w:rFonts w:asciiTheme="minorHAnsi" w:hAnsiTheme="minorHAnsi" w:cs="Arial"/>
                <w:color w:val="000000"/>
                <w:sz w:val="20"/>
                <w:lang w:val="en-CA"/>
              </w:rPr>
              <w:t>Name</w:t>
            </w:r>
          </w:p>
        </w:tc>
        <w:tc>
          <w:tcPr>
            <w:tcW w:w="2410" w:type="dxa"/>
          </w:tcPr>
          <w:p w14:paraId="1BB713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Type</w:t>
            </w:r>
          </w:p>
        </w:tc>
        <w:tc>
          <w:tcPr>
            <w:tcW w:w="5799" w:type="dxa"/>
          </w:tcPr>
          <w:p w14:paraId="596B07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Description</w:t>
            </w:r>
          </w:p>
        </w:tc>
      </w:tr>
      <w:tr w:rsidR="00E966AA" w:rsidRPr="00E966AA" w14:paraId="7D8A8BD0" w14:textId="77777777" w:rsidTr="00E96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898C64D"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r w:rsidRPr="00E966AA">
              <w:rPr>
                <w:rFonts w:asciiTheme="minorHAnsi" w:hAnsiTheme="minorHAnsi" w:cs="Arial"/>
                <w:color w:val="000000"/>
                <w:sz w:val="20"/>
                <w:lang w:val="en-CA"/>
              </w:rPr>
              <w:t>methodName</w:t>
            </w:r>
          </w:p>
        </w:tc>
        <w:tc>
          <w:tcPr>
            <w:tcW w:w="2410" w:type="dxa"/>
          </w:tcPr>
          <w:p w14:paraId="77FC6630"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AnalyticalMethodTerm</w:t>
            </w:r>
          </w:p>
        </w:tc>
        <w:tc>
          <w:tcPr>
            <w:tcW w:w="5799" w:type="dxa"/>
          </w:tcPr>
          <w:p w14:paraId="28E9470F"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Reference to a controlled vocabulary of names of analytical method used in a session (eg; XRF mass spectrometry, ICPMS, SHRIMP geochronology)</w:t>
            </w:r>
          </w:p>
          <w:p w14:paraId="1857DB73"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E966AA" w:rsidRPr="00E966AA" w14:paraId="50123186" w14:textId="77777777" w:rsidTr="00E966AA">
        <w:tc>
          <w:tcPr>
            <w:cnfStyle w:val="001000000000" w:firstRow="0" w:lastRow="0" w:firstColumn="1" w:lastColumn="0" w:oddVBand="0" w:evenVBand="0" w:oddHBand="0" w:evenHBand="0" w:firstRowFirstColumn="0" w:firstRowLastColumn="0" w:lastRowFirstColumn="0" w:lastRowLastColumn="0"/>
            <w:tcW w:w="1526" w:type="dxa"/>
          </w:tcPr>
          <w:p w14:paraId="47229DE1"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960" w:name="BKM_B16CD918_4034_47F7_9393_204D6BE54C10"/>
            <w:bookmarkEnd w:id="960"/>
            <w:r w:rsidRPr="00E966AA">
              <w:rPr>
                <w:rFonts w:asciiTheme="minorHAnsi" w:hAnsiTheme="minorHAnsi" w:cs="Arial"/>
                <w:color w:val="000000"/>
                <w:sz w:val="20"/>
                <w:lang w:val="en-CA"/>
              </w:rPr>
              <w:t>citation</w:t>
            </w:r>
          </w:p>
        </w:tc>
        <w:tc>
          <w:tcPr>
            <w:tcW w:w="2410" w:type="dxa"/>
          </w:tcPr>
          <w:p w14:paraId="160F8932"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CI_Citation</w:t>
            </w:r>
          </w:p>
        </w:tc>
        <w:tc>
          <w:tcPr>
            <w:tcW w:w="5799" w:type="dxa"/>
          </w:tcPr>
          <w:p w14:paraId="6D0F0F70"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Heading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77777777" w:rsidR="00E966AA" w:rsidRDefault="00E966AA" w:rsidP="00E966AA">
      <w:pPr>
        <w:keepNext/>
      </w:pPr>
      <w:r>
        <w:rPr>
          <w:noProof/>
          <w:lang w:val="en-CA" w:eastAsia="en-CA"/>
        </w:rPr>
        <w:lastRenderedPageBreak/>
        <w:drawing>
          <wp:inline distT="0" distB="0" distL="0" distR="0" wp14:anchorId="70029C90" wp14:editId="3557B673">
            <wp:extent cx="2708910" cy="3140075"/>
            <wp:effectExtent l="0" t="0" r="0" b="3175"/>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08910" cy="3140075"/>
                    </a:xfrm>
                    <a:prstGeom prst="rect">
                      <a:avLst/>
                    </a:prstGeom>
                    <a:noFill/>
                    <a:ln>
                      <a:noFill/>
                    </a:ln>
                  </pic:spPr>
                </pic:pic>
              </a:graphicData>
            </a:graphic>
          </wp:inline>
        </w:drawing>
      </w:r>
    </w:p>
    <w:p w14:paraId="7E3A17FD" w14:textId="40230A08" w:rsidR="00E966AA" w:rsidRDefault="00E966AA" w:rsidP="00E966AA">
      <w:pPr>
        <w:pStyle w:val="Caption"/>
      </w:pPr>
      <w:r>
        <w:t xml:space="preserve">Figure </w:t>
      </w:r>
      <w:fldSimple w:instr=" SEQ Figure \* ARABIC ">
        <w:ins w:id="961" w:author="Eric Boisvert" w:date="2015-10-30T04:23:00Z">
          <w:r w:rsidR="007D2867">
            <w:rPr>
              <w:noProof/>
            </w:rPr>
            <w:t>75</w:t>
          </w:r>
        </w:ins>
        <w:del w:id="962" w:author="Eric Boisvert" w:date="2015-10-30T04:23:00Z">
          <w:r w:rsidR="00090DCF" w:rsidDel="007D2867">
            <w:rPr>
              <w:noProof/>
            </w:rPr>
            <w:delText>74</w:delText>
          </w:r>
        </w:del>
      </w:fldSimple>
      <w:r>
        <w:t>: Image</w:t>
      </w:r>
    </w:p>
    <w:p w14:paraId="1B44B20B" w14:textId="5E3C20E6" w:rsidR="00E966AA" w:rsidRPr="00E966AA" w:rsidRDefault="00E966AA" w:rsidP="00E966AA">
      <w:commentRangeStart w:id="963"/>
      <w:r>
        <w:t xml:space="preserve">When the image is available online, </w:t>
      </w:r>
      <w:r w:rsidR="00F67178">
        <w:t>the description field should provide a link to it.</w:t>
      </w:r>
      <w:commentRangeEnd w:id="963"/>
      <w:r w:rsidR="00F67178">
        <w:rPr>
          <w:rStyle w:val="CommentReference"/>
        </w:rPr>
        <w:commentReference w:id="963"/>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r>
        <w:t>Geochronology</w:t>
      </w:r>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77777777" w:rsidR="007F7DE0" w:rsidRDefault="007F7DE0" w:rsidP="007F7DE0">
      <w:pPr>
        <w:keepNext/>
      </w:pPr>
      <w:r>
        <w:rPr>
          <w:noProof/>
          <w:lang w:val="en-CA" w:eastAsia="en-CA"/>
        </w:rPr>
        <w:lastRenderedPageBreak/>
        <w:drawing>
          <wp:inline distT="0" distB="0" distL="0" distR="0" wp14:anchorId="1CECBB05" wp14:editId="36251CDD">
            <wp:extent cx="5486400" cy="3330704"/>
            <wp:effectExtent l="0" t="0" r="0" b="3175"/>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3330704"/>
                    </a:xfrm>
                    <a:prstGeom prst="rect">
                      <a:avLst/>
                    </a:prstGeom>
                    <a:noFill/>
                    <a:ln>
                      <a:noFill/>
                    </a:ln>
                  </pic:spPr>
                </pic:pic>
              </a:graphicData>
            </a:graphic>
          </wp:inline>
        </w:drawing>
      </w:r>
    </w:p>
    <w:p w14:paraId="46654EFA" w14:textId="517C2DB8" w:rsidR="007F7DE0" w:rsidRDefault="007F7DE0" w:rsidP="007F7DE0">
      <w:pPr>
        <w:pStyle w:val="Caption"/>
      </w:pPr>
      <w:r>
        <w:t xml:space="preserve">Figure </w:t>
      </w:r>
      <w:fldSimple w:instr=" SEQ Figure \* ARABIC ">
        <w:ins w:id="964" w:author="Eric Boisvert" w:date="2015-10-30T04:23:00Z">
          <w:r w:rsidR="007D2867">
            <w:rPr>
              <w:noProof/>
            </w:rPr>
            <w:t>76</w:t>
          </w:r>
        </w:ins>
        <w:del w:id="965" w:author="Eric Boisvert" w:date="2015-10-30T04:23:00Z">
          <w:r w:rsidR="00090DCF" w:rsidDel="007D2867">
            <w:rPr>
              <w:noProof/>
            </w:rPr>
            <w:delText>75</w:delText>
          </w:r>
        </w:del>
      </w:fldSimple>
      <w:r>
        <w:t>: Summary diagram of geochronology</w:t>
      </w:r>
    </w:p>
    <w:p w14:paraId="37939833" w14:textId="77777777" w:rsidR="007F7DE0" w:rsidRDefault="007F7DE0" w:rsidP="007F7DE0"/>
    <w:p w14:paraId="23F2D92B" w14:textId="337881DA" w:rsidR="007F7DE0" w:rsidRDefault="007F7DE0" w:rsidP="007F7DE0">
      <w:pPr>
        <w:pStyle w:val="Heading4"/>
      </w:pPr>
      <w:bookmarkStart w:id="966" w:name="BKM_A1B6B909_67BC_419F_AEF9_8696BB63F29E"/>
      <w:bookmarkEnd w:id="966"/>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7777777" w:rsidR="007F7DE0" w:rsidRDefault="007F7DE0" w:rsidP="007F7DE0">
      <w:pPr>
        <w:keepNext/>
      </w:pPr>
      <w:r>
        <w:rPr>
          <w:noProof/>
          <w:lang w:val="en-CA" w:eastAsia="en-CA"/>
        </w:rPr>
        <w:lastRenderedPageBreak/>
        <w:drawing>
          <wp:inline distT="0" distB="0" distL="0" distR="0" wp14:anchorId="55646E9A" wp14:editId="48462AC6">
            <wp:extent cx="5486400" cy="5105560"/>
            <wp:effectExtent l="0" t="0" r="0"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5105560"/>
                    </a:xfrm>
                    <a:prstGeom prst="rect">
                      <a:avLst/>
                    </a:prstGeom>
                    <a:noFill/>
                    <a:ln>
                      <a:noFill/>
                    </a:ln>
                  </pic:spPr>
                </pic:pic>
              </a:graphicData>
            </a:graphic>
          </wp:inline>
        </w:drawing>
      </w:r>
    </w:p>
    <w:p w14:paraId="1497C4AA" w14:textId="52A77C9B" w:rsidR="007F7DE0" w:rsidRPr="007F7DE0" w:rsidRDefault="007F7DE0" w:rsidP="007F7DE0">
      <w:pPr>
        <w:pStyle w:val="Caption"/>
      </w:pPr>
      <w:r>
        <w:t xml:space="preserve">Figure </w:t>
      </w:r>
      <w:fldSimple w:instr=" SEQ Figure \* ARABIC ">
        <w:ins w:id="967" w:author="Eric Boisvert" w:date="2015-10-30T04:23:00Z">
          <w:r w:rsidR="007D2867">
            <w:rPr>
              <w:noProof/>
            </w:rPr>
            <w:t>77</w:t>
          </w:r>
        </w:ins>
        <w:del w:id="968" w:author="Eric Boisvert" w:date="2015-10-30T04:23:00Z">
          <w:r w:rsidR="00090DCF" w:rsidDel="007D2867">
            <w:rPr>
              <w:noProof/>
            </w:rPr>
            <w:delText>76</w:delText>
          </w:r>
        </w:del>
      </w:fldSimple>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Style w:val="LightShading"/>
        <w:tblW w:w="9735" w:type="dxa"/>
        <w:tblLayout w:type="fixed"/>
        <w:tblLook w:val="04A0" w:firstRow="1" w:lastRow="0" w:firstColumn="1" w:lastColumn="0" w:noHBand="0" w:noVBand="1"/>
      </w:tblPr>
      <w:tblGrid>
        <w:gridCol w:w="1809"/>
        <w:gridCol w:w="2127"/>
        <w:gridCol w:w="5799"/>
      </w:tblGrid>
      <w:tr w:rsidR="007F7DE0" w:rsidRPr="007F7DE0" w14:paraId="34F0DC82" w14:textId="77777777" w:rsidTr="007F7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7C7462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969" w:name="BKM_0B1CA329_7FCB_4838_9738_F600EF3A8B04"/>
            <w:bookmarkEnd w:id="969"/>
            <w:r w:rsidRPr="007F7DE0">
              <w:rPr>
                <w:rFonts w:asciiTheme="minorHAnsi" w:hAnsiTheme="minorHAnsi" w:cs="Arial"/>
                <w:color w:val="000000"/>
                <w:sz w:val="20"/>
                <w:lang w:val="en-CA"/>
              </w:rPr>
              <w:t>Name</w:t>
            </w:r>
          </w:p>
        </w:tc>
        <w:tc>
          <w:tcPr>
            <w:tcW w:w="2127" w:type="dxa"/>
          </w:tcPr>
          <w:p w14:paraId="42DB7BCB"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Type</w:t>
            </w:r>
          </w:p>
        </w:tc>
        <w:tc>
          <w:tcPr>
            <w:tcW w:w="5799" w:type="dxa"/>
          </w:tcPr>
          <w:p w14:paraId="7928FFF9"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Description</w:t>
            </w:r>
          </w:p>
        </w:tc>
      </w:tr>
      <w:tr w:rsidR="007F7DE0" w:rsidRPr="007F7DE0" w14:paraId="75CCE25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7483408"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sidRPr="007F7DE0">
              <w:rPr>
                <w:rFonts w:asciiTheme="minorHAnsi" w:hAnsiTheme="minorHAnsi" w:cs="Arial"/>
                <w:color w:val="000000"/>
                <w:sz w:val="20"/>
                <w:lang w:val="en-CA"/>
              </w:rPr>
              <w:t>interpretedAge</w:t>
            </w:r>
          </w:p>
        </w:tc>
        <w:tc>
          <w:tcPr>
            <w:tcW w:w="2127" w:type="dxa"/>
          </w:tcPr>
          <w:p w14:paraId="4800D15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GeologicEvent</w:t>
            </w:r>
          </w:p>
        </w:tc>
        <w:tc>
          <w:tcPr>
            <w:tcW w:w="5799" w:type="dxa"/>
          </w:tcPr>
          <w:p w14:paraId="626C373F"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7F0B5ED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5015341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970" w:name="BKM_1D244EC3_ED85_479D_9C71_0F691EEBA5EA"/>
            <w:bookmarkEnd w:id="970"/>
            <w:r w:rsidRPr="007F7DE0">
              <w:rPr>
                <w:rFonts w:asciiTheme="minorHAnsi" w:hAnsiTheme="minorHAnsi" w:cs="Arial"/>
                <w:color w:val="000000"/>
                <w:sz w:val="20"/>
                <w:lang w:val="en-CA"/>
              </w:rPr>
              <w:t>isotopicEvent</w:t>
            </w:r>
          </w:p>
        </w:tc>
        <w:tc>
          <w:tcPr>
            <w:tcW w:w="2127" w:type="dxa"/>
          </w:tcPr>
          <w:p w14:paraId="587C77FA"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IsotopicEventType</w:t>
            </w:r>
          </w:p>
        </w:tc>
        <w:tc>
          <w:tcPr>
            <w:tcW w:w="5799" w:type="dxa"/>
          </w:tcPr>
          <w:p w14:paraId="3A1383F1"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any isotopic events that are relevant to the interpretation. eg; closure, isotopic mixing, Pb loss, etc</w:t>
            </w:r>
          </w:p>
          <w:p w14:paraId="19B9916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3379E41B"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241B903"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971" w:name="BKM_9712572B_F199_4830_ACFD_E9764FB58028"/>
            <w:bookmarkEnd w:id="971"/>
            <w:r w:rsidRPr="007F7DE0">
              <w:rPr>
                <w:rFonts w:asciiTheme="minorHAnsi" w:hAnsiTheme="minorHAnsi" w:cs="Arial"/>
                <w:color w:val="000000"/>
                <w:sz w:val="20"/>
                <w:lang w:val="en-CA"/>
              </w:rPr>
              <w:t>isotopicSystem</w:t>
            </w:r>
          </w:p>
        </w:tc>
        <w:tc>
          <w:tcPr>
            <w:tcW w:w="2127" w:type="dxa"/>
          </w:tcPr>
          <w:p w14:paraId="5E63ABBD"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IsotopicSystemName</w:t>
            </w:r>
          </w:p>
        </w:tc>
        <w:tc>
          <w:tcPr>
            <w:tcW w:w="5799" w:type="dxa"/>
          </w:tcPr>
          <w:p w14:paraId="30C0510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the isotopic system used to calculate geochronological age. StatisticalAgeTypes vocabulary would contain values like:</w:t>
            </w:r>
          </w:p>
          <w:p w14:paraId="5CF1F59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Ar-Ar, K-Ar, Nd-Sm, Pb-Pb, Rb-Sr, Re-Os, U-Pb, etc</w:t>
            </w:r>
          </w:p>
          <w:p w14:paraId="4967F048"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210B8CE9"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6630B3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972" w:name="BKM_95947C71_177C_4EA6_8B4C_94C513E8FE7E"/>
            <w:bookmarkEnd w:id="972"/>
            <w:r w:rsidRPr="007F7DE0">
              <w:rPr>
                <w:rFonts w:asciiTheme="minorHAnsi" w:hAnsiTheme="minorHAnsi" w:cs="Arial"/>
                <w:color w:val="000000"/>
                <w:sz w:val="20"/>
                <w:lang w:val="en-CA"/>
              </w:rPr>
              <w:t>statisticalMethod</w:t>
            </w:r>
          </w:p>
        </w:tc>
        <w:tc>
          <w:tcPr>
            <w:tcW w:w="2127" w:type="dxa"/>
          </w:tcPr>
          <w:p w14:paraId="7563319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StatisticalMethodTerm</w:t>
            </w:r>
          </w:p>
        </w:tc>
        <w:tc>
          <w:tcPr>
            <w:tcW w:w="5799" w:type="dxa"/>
          </w:tcPr>
          <w:p w14:paraId="7971F32C"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The statistical method used to interpret the results</w:t>
            </w:r>
          </w:p>
          <w:p w14:paraId="238ADB4B"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75D90EC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329971E"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973" w:name="BKM_F00B629C_EDB4_449B_8603_CDBBEFBA3576"/>
            <w:bookmarkEnd w:id="973"/>
            <w:r w:rsidRPr="007F7DE0">
              <w:rPr>
                <w:rFonts w:asciiTheme="minorHAnsi" w:hAnsiTheme="minorHAnsi" w:cs="Arial"/>
                <w:color w:val="000000"/>
                <w:sz w:val="20"/>
                <w:lang w:val="en-CA"/>
              </w:rPr>
              <w:lastRenderedPageBreak/>
              <w:t>interpretedBy</w:t>
            </w:r>
          </w:p>
        </w:tc>
        <w:tc>
          <w:tcPr>
            <w:tcW w:w="2127" w:type="dxa"/>
          </w:tcPr>
          <w:p w14:paraId="7D9736E2"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CI_Responsibility</w:t>
            </w:r>
          </w:p>
        </w:tc>
        <w:tc>
          <w:tcPr>
            <w:tcW w:w="5799" w:type="dxa"/>
          </w:tcPr>
          <w:p w14:paraId="2D2165E7"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Party responsible for this interpretation</w:t>
            </w:r>
          </w:p>
          <w:p w14:paraId="754F14A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6008CA1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2319EC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974" w:name="BKM_B465F0F6_D0B5_40C2_8492_D188CFF84ACF"/>
            <w:bookmarkEnd w:id="974"/>
            <w:r w:rsidRPr="007F7DE0">
              <w:rPr>
                <w:rFonts w:asciiTheme="minorHAnsi" w:hAnsiTheme="minorHAnsi" w:cs="Arial"/>
                <w:color w:val="000000"/>
                <w:sz w:val="20"/>
                <w:lang w:val="en-CA"/>
              </w:rPr>
              <w:t>citation</w:t>
            </w:r>
          </w:p>
        </w:tc>
        <w:tc>
          <w:tcPr>
            <w:tcW w:w="2127" w:type="dxa"/>
          </w:tcPr>
          <w:p w14:paraId="3492A120"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CI_Citation</w:t>
            </w:r>
          </w:p>
        </w:tc>
        <w:tc>
          <w:tcPr>
            <w:tcW w:w="5799" w:type="dxa"/>
          </w:tcPr>
          <w:p w14:paraId="783C0C0F"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ISO metadata citation element to describe author and other reference information. Can be used to describe reference for new or legacy data</w:t>
            </w:r>
          </w:p>
          <w:p w14:paraId="32A78792"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2D190524"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C3D132B"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975" w:name="BKM_84CD8D11_428B_401E_A711_B019F6D0913D"/>
            <w:bookmarkEnd w:id="975"/>
            <w:r w:rsidRPr="007F7DE0">
              <w:rPr>
                <w:rFonts w:asciiTheme="minorHAnsi" w:hAnsiTheme="minorHAnsi" w:cs="Arial"/>
                <w:color w:val="000000"/>
                <w:sz w:val="20"/>
                <w:lang w:val="en-CA"/>
              </w:rPr>
              <w:t>preferredInterpretation</w:t>
            </w:r>
          </w:p>
        </w:tc>
        <w:tc>
          <w:tcPr>
            <w:tcW w:w="2127" w:type="dxa"/>
          </w:tcPr>
          <w:p w14:paraId="5E15316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Boolean</w:t>
            </w:r>
          </w:p>
        </w:tc>
        <w:tc>
          <w:tcPr>
            <w:tcW w:w="5799" w:type="dxa"/>
          </w:tcPr>
          <w:p w14:paraId="6E156C5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 xml:space="preserve">Indicates whether this interpretation is the preferred interpretation (ie; the analytical data may be reinterpreted) </w:t>
            </w:r>
          </w:p>
          <w:p w14:paraId="46EA7F0E"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3E11DBF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430DE667" w14:textId="4E2FE1CD"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sourceCollection</w:t>
            </w:r>
          </w:p>
        </w:tc>
        <w:tc>
          <w:tcPr>
            <w:tcW w:w="2127" w:type="dxa"/>
          </w:tcPr>
          <w:p w14:paraId="074CD919" w14:textId="0F898800"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SF_SamplingFeature</w:t>
            </w:r>
            <w:r>
              <w:rPr>
                <w:rFonts w:asciiTheme="minorHAnsi" w:hAnsiTheme="minorHAnsi" w:cs="Arial"/>
                <w:color w:val="000000"/>
                <w:sz w:val="20"/>
                <w:lang w:val="en-CA"/>
              </w:rPr>
              <w:br/>
              <w:t>Collection</w:t>
            </w:r>
          </w:p>
        </w:tc>
        <w:tc>
          <w:tcPr>
            <w:tcW w:w="5799" w:type="dxa"/>
          </w:tcPr>
          <w:p w14:paraId="2A313D85" w14:textId="345CF2DF"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Heading3"/>
        <w:rPr>
          <w:lang w:val="en-CA"/>
        </w:rPr>
      </w:pPr>
      <w:r>
        <w:rPr>
          <w:lang w:val="en-CA"/>
        </w:rPr>
        <w:t>Geologic Specimen</w:t>
      </w:r>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77777777" w:rsidR="00672D0D" w:rsidRDefault="00672D0D" w:rsidP="00672D0D">
      <w:pPr>
        <w:keepNext/>
      </w:pPr>
      <w:r>
        <w:rPr>
          <w:noProof/>
          <w:lang w:val="en-CA" w:eastAsia="en-CA"/>
        </w:rPr>
        <w:lastRenderedPageBreak/>
        <w:drawing>
          <wp:inline distT="0" distB="0" distL="0" distR="0" wp14:anchorId="14BF44EC" wp14:editId="52711F35">
            <wp:extent cx="5486400" cy="4877892"/>
            <wp:effectExtent l="0" t="0" r="0" b="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4877892"/>
                    </a:xfrm>
                    <a:prstGeom prst="rect">
                      <a:avLst/>
                    </a:prstGeom>
                    <a:noFill/>
                    <a:ln>
                      <a:noFill/>
                    </a:ln>
                  </pic:spPr>
                </pic:pic>
              </a:graphicData>
            </a:graphic>
          </wp:inline>
        </w:drawing>
      </w:r>
    </w:p>
    <w:p w14:paraId="3258DEC6" w14:textId="247FF194" w:rsidR="00672D0D" w:rsidRDefault="00672D0D" w:rsidP="00672D0D">
      <w:pPr>
        <w:pStyle w:val="Caption"/>
      </w:pPr>
      <w:r>
        <w:t xml:space="preserve">Figure </w:t>
      </w:r>
      <w:fldSimple w:instr=" SEQ Figure \* ARABIC ">
        <w:ins w:id="976" w:author="Eric Boisvert" w:date="2015-10-30T04:23:00Z">
          <w:r w:rsidR="007D2867">
            <w:rPr>
              <w:noProof/>
            </w:rPr>
            <w:t>78</w:t>
          </w:r>
        </w:ins>
        <w:del w:id="977" w:author="Eric Boisvert" w:date="2015-10-30T04:23:00Z">
          <w:r w:rsidR="00090DCF" w:rsidDel="007D2867">
            <w:rPr>
              <w:noProof/>
            </w:rPr>
            <w:delText>77</w:delText>
          </w:r>
        </w:del>
      </w:fldSimple>
      <w:r>
        <w:t>: Geologic speciment summary diagram</w:t>
      </w:r>
    </w:p>
    <w:p w14:paraId="0C51F906" w14:textId="77777777" w:rsidR="00672D0D" w:rsidRDefault="00672D0D" w:rsidP="00672D0D">
      <w:pPr>
        <w:rPr>
          <w:ins w:id="978" w:author="Eric Boisvert" w:date="2015-10-30T09:04:00Z"/>
        </w:rPr>
      </w:pPr>
    </w:p>
    <w:p w14:paraId="1E73370E" w14:textId="35931A19" w:rsidR="00DD569C" w:rsidDel="004D3EF3" w:rsidRDefault="00DD569C" w:rsidP="00672D0D">
      <w:pPr>
        <w:rPr>
          <w:del w:id="979"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7777777" w:rsidR="00672D0D" w:rsidRDefault="00672D0D" w:rsidP="00672D0D">
      <w:pPr>
        <w:keepNext/>
      </w:pPr>
      <w:r>
        <w:rPr>
          <w:noProof/>
          <w:lang w:val="en-CA" w:eastAsia="en-CA"/>
        </w:rPr>
        <w:lastRenderedPageBreak/>
        <w:drawing>
          <wp:inline distT="0" distB="0" distL="0" distR="0" wp14:anchorId="4B671713" wp14:editId="5C7839A0">
            <wp:extent cx="2889885" cy="4399280"/>
            <wp:effectExtent l="0" t="0" r="5715" b="127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89885" cy="4399280"/>
                    </a:xfrm>
                    <a:prstGeom prst="rect">
                      <a:avLst/>
                    </a:prstGeom>
                    <a:noFill/>
                    <a:ln>
                      <a:noFill/>
                    </a:ln>
                  </pic:spPr>
                </pic:pic>
              </a:graphicData>
            </a:graphic>
          </wp:inline>
        </w:drawing>
      </w:r>
    </w:p>
    <w:p w14:paraId="47E216F7" w14:textId="2627E696" w:rsidR="00672D0D" w:rsidRDefault="00672D0D" w:rsidP="00672D0D">
      <w:pPr>
        <w:pStyle w:val="Caption"/>
      </w:pPr>
      <w:r>
        <w:t xml:space="preserve">Figure </w:t>
      </w:r>
      <w:fldSimple w:instr=" SEQ Figure \* ARABIC ">
        <w:ins w:id="980" w:author="Eric Boisvert" w:date="2015-10-30T04:23:00Z">
          <w:r w:rsidR="007D2867">
            <w:rPr>
              <w:noProof/>
            </w:rPr>
            <w:t>79</w:t>
          </w:r>
        </w:ins>
        <w:del w:id="981" w:author="Eric Boisvert" w:date="2015-10-30T04:23:00Z">
          <w:r w:rsidR="00090DCF" w:rsidDel="007D2867">
            <w:rPr>
              <w:noProof/>
            </w:rPr>
            <w:delText>78</w:delText>
          </w:r>
        </w:del>
      </w:fldSimple>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982" w:name="BKM_A953E1E0_629C_4E85_A72E_737CDDDCFAE9"/>
      <w:bookmarkEnd w:id="982"/>
    </w:p>
    <w:tbl>
      <w:tblPr>
        <w:tblStyle w:val="LightShading"/>
        <w:tblW w:w="9735" w:type="dxa"/>
        <w:tblLayout w:type="fixed"/>
        <w:tblLook w:val="04A0" w:firstRow="1" w:lastRow="0" w:firstColumn="1" w:lastColumn="0" w:noHBand="0" w:noVBand="1"/>
      </w:tblPr>
      <w:tblGrid>
        <w:gridCol w:w="2235"/>
        <w:gridCol w:w="1701"/>
        <w:gridCol w:w="5799"/>
      </w:tblGrid>
      <w:tr w:rsidR="00672D0D" w:rsidRPr="00672D0D" w14:paraId="74A77A1F"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CCC8C5"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bookmarkStart w:id="983" w:name="BKM_01360702_0FF9_4329_8A24_6080B84F3852"/>
            <w:bookmarkEnd w:id="983"/>
            <w:r w:rsidRPr="00672D0D">
              <w:rPr>
                <w:rFonts w:asciiTheme="minorHAnsi" w:hAnsiTheme="minorHAnsi" w:cs="Arial"/>
                <w:color w:val="000000"/>
                <w:sz w:val="20"/>
                <w:lang w:val="en-CA"/>
              </w:rPr>
              <w:t>Name</w:t>
            </w:r>
          </w:p>
        </w:tc>
        <w:tc>
          <w:tcPr>
            <w:tcW w:w="1701" w:type="dxa"/>
          </w:tcPr>
          <w:p w14:paraId="5B3F1842"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Type</w:t>
            </w:r>
          </w:p>
        </w:tc>
        <w:tc>
          <w:tcPr>
            <w:tcW w:w="5799" w:type="dxa"/>
          </w:tcPr>
          <w:p w14:paraId="1E927BE3"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Description</w:t>
            </w:r>
          </w:p>
        </w:tc>
      </w:tr>
      <w:tr w:rsidR="00672D0D" w:rsidRPr="00672D0D" w14:paraId="5B00262A"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804DC1D"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r w:rsidRPr="00672D0D">
              <w:rPr>
                <w:rFonts w:asciiTheme="minorHAnsi" w:hAnsiTheme="minorHAnsi" w:cs="Arial"/>
                <w:color w:val="000000"/>
                <w:sz w:val="20"/>
                <w:lang w:val="en-CA"/>
              </w:rPr>
              <w:t>referenceDescription</w:t>
            </w:r>
          </w:p>
        </w:tc>
        <w:tc>
          <w:tcPr>
            <w:tcW w:w="1701" w:type="dxa"/>
          </w:tcPr>
          <w:p w14:paraId="4D7D311B"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CI_Citation</w:t>
            </w:r>
          </w:p>
        </w:tc>
        <w:tc>
          <w:tcPr>
            <w:tcW w:w="5799" w:type="dxa"/>
          </w:tcPr>
          <w:p w14:paraId="56D1BA37"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Citation of published analytical results for this standard reference specimen</w:t>
            </w:r>
          </w:p>
          <w:p w14:paraId="46E1AEEA"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672D0D" w14:paraId="01FA9800" w14:textId="77777777" w:rsidTr="00DD288D">
        <w:tc>
          <w:tcPr>
            <w:cnfStyle w:val="001000000000" w:firstRow="0" w:lastRow="0" w:firstColumn="1" w:lastColumn="0" w:oddVBand="0" w:evenVBand="0" w:oddHBand="0" w:evenHBand="0" w:firstRowFirstColumn="0" w:firstRowLastColumn="0" w:lastRowFirstColumn="0" w:lastRowLastColumn="0"/>
            <w:tcW w:w="2235" w:type="dxa"/>
          </w:tcPr>
          <w:p w14:paraId="4D996D2D" w14:textId="05A5DFCA" w:rsidR="00DD288D" w:rsidRPr="00672D0D" w:rsidRDefault="00DD288D" w:rsidP="00672D0D">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1701" w:type="dxa"/>
          </w:tcPr>
          <w:p w14:paraId="11FE4831" w14:textId="47870D2B"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63244868" w14:textId="4DC7A5A3"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Heading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w:t>
      </w:r>
      <w:proofErr w:type="gramStart"/>
      <w:r w:rsidRPr="00DD288D">
        <w:rPr>
          <w:lang w:val="en-CA"/>
        </w:rPr>
        <w:t>:PreparationStep</w:t>
      </w:r>
      <w:proofErr w:type="gramEnd"/>
      <w:r w:rsidRPr="00DD288D">
        <w:rPr>
          <w:lang w:val="en-CA"/>
        </w:rPr>
        <w:t xml:space="preserve"> to allow details of preparation steps to be delivered (eg, filtration and mesh size, chemical additives, crushing methods, drying parameters, etc)</w:t>
      </w:r>
    </w:p>
    <w:p w14:paraId="4A4C1F4C" w14:textId="77777777" w:rsidR="00DD288D" w:rsidRDefault="00DD288D" w:rsidP="00DD288D">
      <w:pPr>
        <w:keepNext/>
      </w:pPr>
      <w:r>
        <w:rPr>
          <w:noProof/>
          <w:lang w:val="en-CA" w:eastAsia="en-CA"/>
        </w:rPr>
        <w:lastRenderedPageBreak/>
        <w:drawing>
          <wp:inline distT="0" distB="0" distL="0" distR="0" wp14:anchorId="36FA710E" wp14:editId="4A78C75B">
            <wp:extent cx="5486400" cy="4508147"/>
            <wp:effectExtent l="0" t="0" r="0" b="6985"/>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4508147"/>
                    </a:xfrm>
                    <a:prstGeom prst="rect">
                      <a:avLst/>
                    </a:prstGeom>
                    <a:noFill/>
                    <a:ln>
                      <a:noFill/>
                    </a:ln>
                  </pic:spPr>
                </pic:pic>
              </a:graphicData>
            </a:graphic>
          </wp:inline>
        </w:drawing>
      </w:r>
    </w:p>
    <w:p w14:paraId="7CB27193" w14:textId="01E4F4A7" w:rsidR="00DD288D" w:rsidRDefault="00DD288D" w:rsidP="00DD288D">
      <w:pPr>
        <w:pStyle w:val="Caption"/>
      </w:pPr>
      <w:r>
        <w:t xml:space="preserve">Figure </w:t>
      </w:r>
      <w:fldSimple w:instr=" SEQ Figure \* ARABIC ">
        <w:ins w:id="984" w:author="Eric Boisvert" w:date="2015-10-30T04:23:00Z">
          <w:r w:rsidR="007D2867">
            <w:rPr>
              <w:noProof/>
            </w:rPr>
            <w:t>80</w:t>
          </w:r>
        </w:ins>
        <w:del w:id="985" w:author="Eric Boisvert" w:date="2015-10-30T04:23:00Z">
          <w:r w:rsidR="00090DCF" w:rsidDel="007D2867">
            <w:rPr>
              <w:noProof/>
            </w:rPr>
            <w:delText>79</w:delText>
          </w:r>
        </w:del>
      </w:fldSimple>
      <w:r>
        <w:t>: Geologic specimen preparation</w:t>
      </w:r>
    </w:p>
    <w:p w14:paraId="21DA6829" w14:textId="77777777" w:rsidR="00DD288D" w:rsidRDefault="00DD288D" w:rsidP="00DD288D">
      <w:pPr>
        <w:rPr>
          <w:lang w:val="en-CA"/>
        </w:rPr>
      </w:pPr>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986" w:name="BKM_99DC7785_B09A_4EA4_AE4E_BDEDC4CCA382"/>
      <w:bookmarkEnd w:id="986"/>
    </w:p>
    <w:tbl>
      <w:tblPr>
        <w:tblStyle w:val="LightShading"/>
        <w:tblW w:w="9735" w:type="dxa"/>
        <w:tblLayout w:type="fixed"/>
        <w:tblLook w:val="04A0" w:firstRow="1" w:lastRow="0" w:firstColumn="1" w:lastColumn="0" w:noHBand="0" w:noVBand="1"/>
      </w:tblPr>
      <w:tblGrid>
        <w:gridCol w:w="1951"/>
        <w:gridCol w:w="3260"/>
        <w:gridCol w:w="4524"/>
      </w:tblGrid>
      <w:tr w:rsidR="00DD288D" w:rsidRPr="00DD288D" w14:paraId="628CD4EC"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B834E1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987" w:name="BKM_2563A400_6C3B_4942_8487_10D45BA1555F"/>
            <w:bookmarkEnd w:id="987"/>
            <w:r w:rsidRPr="00DD288D">
              <w:rPr>
                <w:rFonts w:asciiTheme="minorHAnsi" w:hAnsiTheme="minorHAnsi" w:cs="Arial"/>
                <w:color w:val="000000"/>
                <w:sz w:val="20"/>
                <w:lang w:val="en-CA"/>
              </w:rPr>
              <w:t>Name</w:t>
            </w:r>
          </w:p>
        </w:tc>
        <w:tc>
          <w:tcPr>
            <w:tcW w:w="3260" w:type="dxa"/>
          </w:tcPr>
          <w:p w14:paraId="7758F1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4524" w:type="dxa"/>
          </w:tcPr>
          <w:p w14:paraId="2A35871B"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2D97F34D"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FD151D4"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preparationMethod</w:t>
            </w:r>
          </w:p>
        </w:tc>
        <w:tc>
          <w:tcPr>
            <w:tcW w:w="3260" w:type="dxa"/>
          </w:tcPr>
          <w:p w14:paraId="2C3D01AA"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GeologicSpecimenPreparationTerm</w:t>
            </w:r>
          </w:p>
        </w:tc>
        <w:tc>
          <w:tcPr>
            <w:tcW w:w="4524" w:type="dxa"/>
          </w:tcPr>
          <w:p w14:paraId="3B75B3D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A term from a controlled vocabulary to describe the method employed for the preparation of a geologic specimen for further analysis.</w:t>
            </w:r>
          </w:p>
          <w:p w14:paraId="2D8049B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DD288D" w14:paraId="7538ECA6" w14:textId="77777777" w:rsidTr="00DD288D">
        <w:tc>
          <w:tcPr>
            <w:cnfStyle w:val="001000000000" w:firstRow="0" w:lastRow="0" w:firstColumn="1" w:lastColumn="0" w:oddVBand="0" w:evenVBand="0" w:oddHBand="0" w:evenHBand="0" w:firstRowFirstColumn="0" w:firstRowLastColumn="0" w:lastRowFirstColumn="0" w:lastRowLastColumn="0"/>
            <w:tcW w:w="1951" w:type="dxa"/>
          </w:tcPr>
          <w:p w14:paraId="395DAF4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988" w:name="BKM_F3DE8415_7817_43D1_B72D_75E85103B0DD"/>
            <w:bookmarkEnd w:id="988"/>
            <w:r w:rsidRPr="00DD288D">
              <w:rPr>
                <w:rFonts w:asciiTheme="minorHAnsi" w:hAnsiTheme="minorHAnsi" w:cs="Arial"/>
                <w:color w:val="000000"/>
                <w:sz w:val="20"/>
                <w:lang w:val="en-CA"/>
              </w:rPr>
              <w:t>parameter</w:t>
            </w:r>
          </w:p>
        </w:tc>
        <w:tc>
          <w:tcPr>
            <w:tcW w:w="3260" w:type="dxa"/>
          </w:tcPr>
          <w:p w14:paraId="5A1B3779"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4524" w:type="dxa"/>
          </w:tcPr>
          <w:p w14:paraId="612C0BA0"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Heading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lastRenderedPageBreak/>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0AA98F0B" w14:textId="77777777" w:rsidR="00DD288D" w:rsidRDefault="00DD288D" w:rsidP="00DD288D">
      <w:pPr>
        <w:rPr>
          <w:lang w:val="en-CA"/>
        </w:rPr>
      </w:pPr>
    </w:p>
    <w:p w14:paraId="1C810CF8" w14:textId="77777777" w:rsidR="00DD288D" w:rsidRDefault="00DD288D" w:rsidP="00DD288D">
      <w:pPr>
        <w:keepNext/>
      </w:pPr>
      <w:r>
        <w:rPr>
          <w:noProof/>
          <w:lang w:val="en-CA" w:eastAsia="en-CA"/>
        </w:rPr>
        <w:drawing>
          <wp:inline distT="0" distB="0" distL="0" distR="0" wp14:anchorId="3E3676A7" wp14:editId="066E1065">
            <wp:extent cx="4658360" cy="4295775"/>
            <wp:effectExtent l="0" t="0" r="8890" b="9525"/>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58360" cy="4295775"/>
                    </a:xfrm>
                    <a:prstGeom prst="rect">
                      <a:avLst/>
                    </a:prstGeom>
                    <a:noFill/>
                    <a:ln>
                      <a:noFill/>
                    </a:ln>
                  </pic:spPr>
                </pic:pic>
              </a:graphicData>
            </a:graphic>
          </wp:inline>
        </w:drawing>
      </w:r>
    </w:p>
    <w:p w14:paraId="45F16842" w14:textId="54F73136" w:rsidR="00DD288D" w:rsidRDefault="00DD288D" w:rsidP="00DD288D">
      <w:pPr>
        <w:pStyle w:val="Caption"/>
        <w:rPr>
          <w:lang w:val="en-CA"/>
        </w:rPr>
      </w:pPr>
      <w:r>
        <w:t xml:space="preserve">Figure </w:t>
      </w:r>
      <w:fldSimple w:instr=" SEQ Figure \* ARABIC ">
        <w:ins w:id="989" w:author="Eric Boisvert" w:date="2015-10-30T04:23:00Z">
          <w:r w:rsidR="007D2867">
            <w:rPr>
              <w:noProof/>
            </w:rPr>
            <w:t>81</w:t>
          </w:r>
        </w:ins>
        <w:del w:id="990" w:author="Eric Boisvert" w:date="2015-10-30T04:23:00Z">
          <w:r w:rsidR="00090DCF" w:rsidDel="007D2867">
            <w:rPr>
              <w:noProof/>
            </w:rPr>
            <w:delText>80</w:delText>
          </w:r>
        </w:del>
      </w:fldSimple>
      <w:r>
        <w:t>: Geologic sampling method</w:t>
      </w: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991"/>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991"/>
            <w:r>
              <w:rPr>
                <w:rStyle w:val="CommentReference"/>
                <w:rFonts w:ascii="Times New Roman" w:eastAsia="Times New Roman" w:hAnsi="Times New Roman"/>
                <w:lang w:val="en-US" w:eastAsia="en-US"/>
              </w:rPr>
              <w:commentReference w:id="991"/>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992" w:name="BKM_7694DED9_A4F1_4913_BBD8_F553EF63B4A9"/>
      <w:bookmarkEnd w:id="992"/>
    </w:p>
    <w:tbl>
      <w:tblPr>
        <w:tblStyle w:val="LightShading"/>
        <w:tblW w:w="9735" w:type="dxa"/>
        <w:tblLayout w:type="fixed"/>
        <w:tblLook w:val="04A0" w:firstRow="1" w:lastRow="0" w:firstColumn="1" w:lastColumn="0" w:noHBand="0" w:noVBand="1"/>
      </w:tblPr>
      <w:tblGrid>
        <w:gridCol w:w="1101"/>
        <w:gridCol w:w="3118"/>
        <w:gridCol w:w="5516"/>
      </w:tblGrid>
      <w:tr w:rsidR="00DD288D" w:rsidRPr="00DD288D" w14:paraId="4AEA017A"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7CA4A30"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993" w:name="BKM_D4F19968_4426_4517_BA14_BAB7917AB647"/>
            <w:bookmarkEnd w:id="993"/>
            <w:r w:rsidRPr="00DD288D">
              <w:rPr>
                <w:rFonts w:asciiTheme="minorHAnsi" w:hAnsiTheme="minorHAnsi" w:cs="Arial"/>
                <w:color w:val="000000"/>
                <w:sz w:val="20"/>
                <w:lang w:val="en-CA"/>
              </w:rPr>
              <w:lastRenderedPageBreak/>
              <w:t>Name</w:t>
            </w:r>
          </w:p>
        </w:tc>
        <w:tc>
          <w:tcPr>
            <w:tcW w:w="3118" w:type="dxa"/>
          </w:tcPr>
          <w:p w14:paraId="268D0D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5516" w:type="dxa"/>
          </w:tcPr>
          <w:p w14:paraId="0C4B96E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789AA271"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E477712"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method</w:t>
            </w:r>
          </w:p>
        </w:tc>
        <w:tc>
          <w:tcPr>
            <w:tcW w:w="3118" w:type="dxa"/>
          </w:tcPr>
          <w:p w14:paraId="66AFA788"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GeologicSamplingMethodTerm</w:t>
            </w:r>
          </w:p>
        </w:tc>
        <w:tc>
          <w:tcPr>
            <w:tcW w:w="5516" w:type="dxa"/>
          </w:tcPr>
          <w:p w14:paraId="3FA6AF2A" w14:textId="25A496D9"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 of the process used to obtain or create a geologic specimen. eg: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diamond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percussion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piston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vibro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channel sampling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sea floor dredging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crushing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mineral separation</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melting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geological hammer</w:t>
            </w:r>
            <w:r>
              <w:rPr>
                <w:rFonts w:asciiTheme="minorHAnsi" w:hAnsiTheme="minorHAnsi" w:cs="Arial"/>
                <w:color w:val="000000"/>
                <w:sz w:val="20"/>
                <w:lang w:val="en-CA"/>
              </w:rPr>
              <w:t>.</w:t>
            </w:r>
          </w:p>
        </w:tc>
      </w:tr>
      <w:tr w:rsidR="00DD288D" w:rsidRPr="00DD288D" w14:paraId="55397E8B" w14:textId="77777777" w:rsidTr="00DD288D">
        <w:tc>
          <w:tcPr>
            <w:cnfStyle w:val="001000000000" w:firstRow="0" w:lastRow="0" w:firstColumn="1" w:lastColumn="0" w:oddVBand="0" w:evenVBand="0" w:oddHBand="0" w:evenHBand="0" w:firstRowFirstColumn="0" w:firstRowLastColumn="0" w:lastRowFirstColumn="0" w:lastRowLastColumn="0"/>
            <w:tcW w:w="1101" w:type="dxa"/>
          </w:tcPr>
          <w:p w14:paraId="5F56C521"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994" w:name="BKM_04EA1B0A_66CA_4B08_B485_94449A53A44A"/>
            <w:bookmarkEnd w:id="994"/>
            <w:r w:rsidRPr="00DD288D">
              <w:rPr>
                <w:rFonts w:asciiTheme="minorHAnsi" w:hAnsiTheme="minorHAnsi" w:cs="Arial"/>
                <w:color w:val="000000"/>
                <w:sz w:val="20"/>
                <w:lang w:val="en-CA"/>
              </w:rPr>
              <w:t>parameter</w:t>
            </w:r>
          </w:p>
        </w:tc>
        <w:tc>
          <w:tcPr>
            <w:tcW w:w="3118" w:type="dxa"/>
          </w:tcPr>
          <w:p w14:paraId="1ED57B67"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5516" w:type="dxa"/>
          </w:tcPr>
          <w:p w14:paraId="7EEBCDEB"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specific parameters used in the sampling process.</w:t>
            </w:r>
          </w:p>
          <w:p w14:paraId="3747B6B8"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Heading3"/>
        <w:rPr>
          <w:lang w:val="en-CA"/>
        </w:rPr>
      </w:pPr>
      <w:r>
        <w:rPr>
          <w:lang w:val="en-CA"/>
        </w:rPr>
        <w:t>GeoSciML Laboratory analysis and specimen vocabularies</w:t>
      </w:r>
    </w:p>
    <w:p w14:paraId="3EA0C584" w14:textId="77777777" w:rsidR="0073628E" w:rsidRDefault="0073628E" w:rsidP="00DD288D">
      <w:pPr>
        <w:rPr>
          <w:lang w:val="en-CA"/>
        </w:rPr>
      </w:pPr>
    </w:p>
    <w:tbl>
      <w:tblPr>
        <w:tblStyle w:val="LightShading"/>
        <w:tblW w:w="0" w:type="auto"/>
        <w:tblLook w:val="04A0" w:firstRow="1" w:lastRow="0" w:firstColumn="1" w:lastColumn="0" w:noHBand="0" w:noVBand="1"/>
      </w:tblPr>
      <w:tblGrid>
        <w:gridCol w:w="3753"/>
        <w:gridCol w:w="5103"/>
      </w:tblGrid>
      <w:tr w:rsidR="0073628E" w:rsidRPr="00FE43AC" w14:paraId="247CF8FB" w14:textId="77777777" w:rsidTr="00C21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8D7620F" w14:textId="77777777" w:rsidR="0073628E" w:rsidRPr="00FE43AC" w:rsidRDefault="0073628E" w:rsidP="006A7DD0">
            <w:pPr>
              <w:rPr>
                <w:rFonts w:asciiTheme="minorHAnsi" w:hAnsiTheme="minorHAnsi"/>
              </w:rPr>
            </w:pPr>
            <w:r w:rsidRPr="00FE43AC">
              <w:rPr>
                <w:rFonts w:asciiTheme="minorHAnsi" w:hAnsiTheme="minorHAnsi"/>
              </w:rPr>
              <w:t>Vocabulary</w:t>
            </w:r>
          </w:p>
        </w:tc>
        <w:tc>
          <w:tcPr>
            <w:tcW w:w="5103" w:type="dxa"/>
          </w:tcPr>
          <w:p w14:paraId="29D9D2E9" w14:textId="77777777" w:rsidR="0073628E" w:rsidRPr="00FE43AC" w:rsidRDefault="0073628E" w:rsidP="006A7DD0">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73628E" w:rsidRPr="00FE43AC" w14:paraId="4D9579D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96881D5" w14:textId="45C2A02F" w:rsidR="0073628E" w:rsidRPr="00FE43AC" w:rsidRDefault="00C2184E" w:rsidP="006A7DD0">
            <w:pPr>
              <w:rPr>
                <w:rFonts w:asciiTheme="minorHAnsi" w:hAnsiTheme="minorHAnsi"/>
              </w:rPr>
            </w:pPr>
            <w:r w:rsidRPr="00C2184E">
              <w:rPr>
                <w:rFonts w:asciiTheme="minorHAnsi" w:hAnsiTheme="minorHAnsi"/>
              </w:rPr>
              <w:t>AnalyticalMethodTerm</w:t>
            </w:r>
          </w:p>
        </w:tc>
        <w:tc>
          <w:tcPr>
            <w:tcW w:w="5103" w:type="dxa"/>
          </w:tcPr>
          <w:p w14:paraId="6949C19C" w14:textId="52A9DE0C"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analytical method used in an analytical session (eg; XRF mass spectrometry, ICPMS, SHRIMP geochronology)</w:t>
            </w:r>
          </w:p>
        </w:tc>
      </w:tr>
      <w:tr w:rsidR="0073628E" w:rsidRPr="00FE43AC" w14:paraId="62F1B81F"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7A6F9307" w14:textId="54BFBEA6" w:rsidR="0073628E" w:rsidRPr="00C80D4B" w:rsidRDefault="00C2184E" w:rsidP="006A7DD0">
            <w:pPr>
              <w:rPr>
                <w:rFonts w:asciiTheme="minorHAnsi" w:hAnsiTheme="minorHAnsi"/>
              </w:rPr>
            </w:pPr>
            <w:r w:rsidRPr="00C2184E">
              <w:rPr>
                <w:rFonts w:asciiTheme="minorHAnsi" w:hAnsiTheme="minorHAnsi"/>
              </w:rPr>
              <w:t>InstrumentTypeTerm</w:t>
            </w:r>
          </w:p>
        </w:tc>
        <w:tc>
          <w:tcPr>
            <w:tcW w:w="5103" w:type="dxa"/>
          </w:tcPr>
          <w:p w14:paraId="5A5DFE4D" w14:textId="176B7910"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Instrument types (eg; XRF, ICPMS, SHRIMP, etc)</w:t>
            </w:r>
          </w:p>
        </w:tc>
      </w:tr>
      <w:tr w:rsidR="0073628E" w:rsidRPr="00FE43AC" w14:paraId="3DEFE36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E316988" w14:textId="1F7E00E8" w:rsidR="0073628E" w:rsidRPr="00C80D4B" w:rsidRDefault="00C2184E" w:rsidP="006A7DD0">
            <w:pPr>
              <w:rPr>
                <w:rFonts w:asciiTheme="minorHAnsi" w:hAnsiTheme="minorHAnsi"/>
              </w:rPr>
            </w:pPr>
            <w:r w:rsidRPr="00C2184E">
              <w:rPr>
                <w:rFonts w:asciiTheme="minorHAnsi" w:hAnsiTheme="minorHAnsi"/>
              </w:rPr>
              <w:t>IsotopicEventType</w:t>
            </w:r>
          </w:p>
        </w:tc>
        <w:tc>
          <w:tcPr>
            <w:tcW w:w="5103" w:type="dxa"/>
          </w:tcPr>
          <w:p w14:paraId="78AA724D" w14:textId="2B065FA4"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to describe any isotopic processes relevant to the geochronologic interpretation. eg:closure, isotopic mixing, Pb loss, etc</w:t>
            </w:r>
          </w:p>
        </w:tc>
      </w:tr>
      <w:tr w:rsidR="0073628E" w:rsidRPr="00FE43AC" w14:paraId="2864E703"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36F35110" w14:textId="6A6A6F3D" w:rsidR="0073628E" w:rsidRPr="00C80D4B" w:rsidRDefault="00C2184E" w:rsidP="006A7DD0">
            <w:pPr>
              <w:rPr>
                <w:rFonts w:asciiTheme="minorHAnsi" w:hAnsiTheme="minorHAnsi"/>
              </w:rPr>
            </w:pPr>
            <w:r w:rsidRPr="00C2184E">
              <w:rPr>
                <w:rFonts w:asciiTheme="minorHAnsi" w:hAnsiTheme="minorHAnsi"/>
              </w:rPr>
              <w:t>IsotopicSystemName</w:t>
            </w:r>
          </w:p>
        </w:tc>
        <w:tc>
          <w:tcPr>
            <w:tcW w:w="5103" w:type="dxa"/>
          </w:tcPr>
          <w:p w14:paraId="13D6897B" w14:textId="723670FB"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isotopic systems such as Ar-Ar, K-Ar, Nd-Sm, U-Pb, Pb-Pb, Re-Os, etc</w:t>
            </w:r>
          </w:p>
        </w:tc>
      </w:tr>
      <w:tr w:rsidR="00C2184E" w:rsidRPr="00FE43AC" w14:paraId="2F365353"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05BAED87" w14:textId="37576A4F" w:rsidR="00C2184E" w:rsidRPr="00C2184E" w:rsidRDefault="00C2184E" w:rsidP="006A7DD0">
            <w:pPr>
              <w:rPr>
                <w:rFonts w:asciiTheme="minorHAnsi" w:hAnsiTheme="minorHAnsi"/>
              </w:rPr>
            </w:pPr>
            <w:r w:rsidRPr="00C2184E">
              <w:rPr>
                <w:rFonts w:asciiTheme="minorHAnsi" w:hAnsiTheme="minorHAnsi"/>
              </w:rPr>
              <w:t>StatisticalMethodTerm</w:t>
            </w:r>
          </w:p>
        </w:tc>
        <w:tc>
          <w:tcPr>
            <w:tcW w:w="5103" w:type="dxa"/>
          </w:tcPr>
          <w:p w14:paraId="6F37153A" w14:textId="6A1CDCFD"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describing statistical methods used in interpret geochronologic data</w:t>
            </w:r>
          </w:p>
        </w:tc>
      </w:tr>
      <w:tr w:rsidR="00C2184E" w:rsidRPr="00FE43AC" w14:paraId="66A853B2"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5227575D" w14:textId="372FA4F3" w:rsidR="00C2184E" w:rsidRPr="00C2184E" w:rsidRDefault="00C2184E" w:rsidP="006A7DD0">
            <w:pPr>
              <w:rPr>
                <w:rFonts w:asciiTheme="minorHAnsi" w:hAnsiTheme="minorHAnsi"/>
              </w:rPr>
            </w:pPr>
            <w:r w:rsidRPr="00C2184E">
              <w:rPr>
                <w:rFonts w:asciiTheme="minorHAnsi" w:hAnsiTheme="minorHAnsi"/>
              </w:rPr>
              <w:t>GeologicSamplingMethodTerm</w:t>
            </w:r>
          </w:p>
        </w:tc>
        <w:tc>
          <w:tcPr>
            <w:tcW w:w="5103" w:type="dxa"/>
          </w:tcPr>
          <w:p w14:paraId="4A4F7E2D" w14:textId="3D85740C" w:rsidR="00C2184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samplingProcess used to obtain or create the Specimen. eg:</w:t>
            </w:r>
            <w:r>
              <w:rPr>
                <w:rFonts w:asciiTheme="minorHAnsi" w:hAnsiTheme="minorHAnsi"/>
                <w:lang w:val="en-CA"/>
              </w:rPr>
              <w:t xml:space="preserve"> </w:t>
            </w:r>
            <w:r w:rsidRPr="00C2184E">
              <w:rPr>
                <w:rFonts w:asciiTheme="minorHAnsi" w:hAnsiTheme="minorHAnsi"/>
                <w:lang w:val="en-CA"/>
              </w:rPr>
              <w:t>diamond drilling</w:t>
            </w:r>
            <w:r>
              <w:rPr>
                <w:rFonts w:asciiTheme="minorHAnsi" w:hAnsiTheme="minorHAnsi"/>
                <w:lang w:val="en-CA"/>
              </w:rPr>
              <w:t xml:space="preserve">, </w:t>
            </w:r>
            <w:r w:rsidRPr="00C2184E">
              <w:rPr>
                <w:rFonts w:asciiTheme="minorHAnsi" w:hAnsiTheme="minorHAnsi"/>
                <w:lang w:val="en-CA"/>
              </w:rPr>
              <w:t>percussion drilling</w:t>
            </w:r>
            <w:r>
              <w:rPr>
                <w:rFonts w:asciiTheme="minorHAnsi" w:hAnsiTheme="minorHAnsi"/>
                <w:lang w:val="en-CA"/>
              </w:rPr>
              <w:t xml:space="preserve">, </w:t>
            </w:r>
            <w:r w:rsidRPr="00C2184E">
              <w:rPr>
                <w:rFonts w:asciiTheme="minorHAnsi" w:hAnsiTheme="minorHAnsi"/>
                <w:lang w:val="en-CA"/>
              </w:rPr>
              <w:t>piston core drilling</w:t>
            </w:r>
            <w:r>
              <w:rPr>
                <w:rFonts w:asciiTheme="minorHAnsi" w:hAnsiTheme="minorHAnsi"/>
                <w:lang w:val="en-CA"/>
              </w:rPr>
              <w:t xml:space="preserve">, </w:t>
            </w:r>
            <w:r w:rsidRPr="00C2184E">
              <w:rPr>
                <w:rFonts w:asciiTheme="minorHAnsi" w:hAnsiTheme="minorHAnsi"/>
                <w:lang w:val="en-CA"/>
              </w:rPr>
              <w:t>vibro core drilling</w:t>
            </w:r>
            <w:r>
              <w:rPr>
                <w:rFonts w:asciiTheme="minorHAnsi" w:hAnsiTheme="minorHAnsi"/>
                <w:lang w:val="en-CA"/>
              </w:rPr>
              <w:t xml:space="preserve">, </w:t>
            </w:r>
            <w:r w:rsidRPr="00C2184E">
              <w:rPr>
                <w:rFonts w:asciiTheme="minorHAnsi" w:hAnsiTheme="minorHAnsi"/>
                <w:lang w:val="en-CA"/>
              </w:rPr>
              <w:t>channel sampling</w:t>
            </w:r>
            <w:r>
              <w:rPr>
                <w:rFonts w:asciiTheme="minorHAnsi" w:hAnsiTheme="minorHAnsi"/>
                <w:lang w:val="en-CA"/>
              </w:rPr>
              <w:t xml:space="preserve">, </w:t>
            </w:r>
            <w:r w:rsidRPr="00C2184E">
              <w:rPr>
                <w:rFonts w:asciiTheme="minorHAnsi" w:hAnsiTheme="minorHAnsi"/>
                <w:lang w:val="en-CA"/>
              </w:rPr>
              <w:t>sea floor dredging</w:t>
            </w:r>
            <w:r>
              <w:rPr>
                <w:rFonts w:asciiTheme="minorHAnsi" w:hAnsiTheme="minorHAnsi"/>
                <w:lang w:val="en-CA"/>
              </w:rPr>
              <w:t xml:space="preserve">, </w:t>
            </w:r>
            <w:r w:rsidRPr="00C2184E">
              <w:rPr>
                <w:rFonts w:asciiTheme="minorHAnsi" w:hAnsiTheme="minorHAnsi"/>
                <w:lang w:val="en-CA"/>
              </w:rPr>
              <w:t>crushing</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melting</w:t>
            </w:r>
            <w:r>
              <w:rPr>
                <w:rFonts w:asciiTheme="minorHAnsi" w:hAnsiTheme="minorHAnsi"/>
                <w:lang w:val="en-CA"/>
              </w:rPr>
              <w:t xml:space="preserve"> ,</w:t>
            </w:r>
            <w:r w:rsidRPr="00C2184E">
              <w:rPr>
                <w:rFonts w:asciiTheme="minorHAnsi" w:hAnsiTheme="minorHAnsi"/>
                <w:lang w:val="en-CA"/>
              </w:rPr>
              <w:t>geological hammer</w:t>
            </w:r>
          </w:p>
        </w:tc>
      </w:tr>
      <w:tr w:rsidR="00C2184E" w:rsidRPr="00FE43AC" w14:paraId="74E0B626"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29FBB37" w14:textId="76694C33" w:rsidR="00C2184E" w:rsidRPr="00C2184E" w:rsidRDefault="00C2184E" w:rsidP="006A7DD0">
            <w:pPr>
              <w:rPr>
                <w:rFonts w:asciiTheme="minorHAnsi" w:hAnsiTheme="minorHAnsi"/>
              </w:rPr>
            </w:pPr>
            <w:r w:rsidRPr="00C2184E">
              <w:rPr>
                <w:rFonts w:asciiTheme="minorHAnsi" w:hAnsiTheme="minorHAnsi"/>
              </w:rPr>
              <w:t>GeologicSpecimenPreparationTerm</w:t>
            </w:r>
          </w:p>
        </w:tc>
        <w:tc>
          <w:tcPr>
            <w:tcW w:w="5103" w:type="dxa"/>
          </w:tcPr>
          <w:p w14:paraId="24DE07DF" w14:textId="6076D0B8"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 xml:space="preserve">Refers to a vocabulary of terms to describe sample preparation applied to geologic specimens, typically in preparation for analytical processes like geochemistry or microscopy. </w:t>
            </w:r>
            <w:r>
              <w:rPr>
                <w:rFonts w:asciiTheme="minorHAnsi" w:hAnsiTheme="minorHAnsi"/>
                <w:lang w:val="en-CA"/>
              </w:rPr>
              <w:t xml:space="preserve"> </w:t>
            </w:r>
            <w:r w:rsidRPr="00C2184E">
              <w:rPr>
                <w:rFonts w:asciiTheme="minorHAnsi" w:hAnsiTheme="minorHAnsi"/>
                <w:lang w:val="en-CA"/>
              </w:rPr>
              <w:t xml:space="preserve">eg: </w:t>
            </w:r>
            <w:r>
              <w:rPr>
                <w:rFonts w:asciiTheme="minorHAnsi" w:hAnsiTheme="minorHAnsi"/>
                <w:lang w:val="en-CA"/>
              </w:rPr>
              <w:t xml:space="preserve"> </w:t>
            </w:r>
            <w:r w:rsidRPr="00C2184E">
              <w:rPr>
                <w:rFonts w:asciiTheme="minorHAnsi" w:hAnsiTheme="minorHAnsi"/>
                <w:lang w:val="en-CA"/>
              </w:rPr>
              <w:t>crush</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thin section</w:t>
            </w:r>
            <w:r>
              <w:rPr>
                <w:rFonts w:asciiTheme="minorHAnsi" w:hAnsiTheme="minorHAnsi"/>
                <w:lang w:val="en-CA"/>
              </w:rPr>
              <w:t xml:space="preserve">, </w:t>
            </w:r>
            <w:r w:rsidRPr="00C2184E">
              <w:rPr>
                <w:rFonts w:asciiTheme="minorHAnsi" w:hAnsiTheme="minorHAnsi"/>
                <w:lang w:val="en-CA"/>
              </w:rPr>
              <w:t>cut</w:t>
            </w:r>
            <w:r>
              <w:rPr>
                <w:rFonts w:asciiTheme="minorHAnsi" w:hAnsiTheme="minorHAnsi"/>
                <w:lang w:val="en-CA"/>
              </w:rPr>
              <w:t xml:space="preserve">, </w:t>
            </w:r>
            <w:r>
              <w:rPr>
                <w:rFonts w:asciiTheme="minorHAnsi" w:hAnsiTheme="minorHAnsi"/>
                <w:lang w:val="en-CA"/>
              </w:rPr>
              <w:lastRenderedPageBreak/>
              <w:t>p</w:t>
            </w:r>
            <w:r w:rsidRPr="00C2184E">
              <w:rPr>
                <w:rFonts w:asciiTheme="minorHAnsi" w:hAnsiTheme="minorHAnsi"/>
                <w:lang w:val="en-CA"/>
              </w:rPr>
              <w:t>olish</w:t>
            </w:r>
            <w:r>
              <w:rPr>
                <w:rFonts w:asciiTheme="minorHAnsi" w:hAnsiTheme="minorHAnsi"/>
                <w:lang w:val="en-CA"/>
              </w:rPr>
              <w:t xml:space="preserve">, </w:t>
            </w:r>
            <w:r w:rsidRPr="00C2184E">
              <w:rPr>
                <w:rFonts w:asciiTheme="minorHAnsi" w:hAnsiTheme="minorHAnsi"/>
                <w:lang w:val="en-CA"/>
              </w:rPr>
              <w:t>mount</w:t>
            </w:r>
            <w:r>
              <w:rPr>
                <w:rFonts w:asciiTheme="minorHAnsi" w:hAnsiTheme="minorHAnsi"/>
                <w:lang w:val="en-CA"/>
              </w:rPr>
              <w:t xml:space="preserve">, </w:t>
            </w:r>
            <w:r w:rsidRPr="00C2184E">
              <w:rPr>
                <w:rFonts w:asciiTheme="minorHAnsi" w:hAnsiTheme="minorHAnsi"/>
                <w:lang w:val="en-CA"/>
              </w:rPr>
              <w:t>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995" w:name="_Ref433015177"/>
      <w:r>
        <w:rPr>
          <w:lang w:val="en-CA"/>
        </w:rPr>
        <w:t>Outcrop encoding pattern</w:t>
      </w:r>
      <w:r w:rsidR="00DD288D">
        <w:rPr>
          <w:lang w:val="en-CA"/>
        </w:rPr>
        <w:t xml:space="preserve"> (</w:t>
      </w:r>
      <w:commentRangeStart w:id="996"/>
      <w:r w:rsidR="00DD288D">
        <w:rPr>
          <w:lang w:val="en-CA"/>
        </w:rPr>
        <w:t>Informative</w:t>
      </w:r>
      <w:commentRangeEnd w:id="996"/>
      <w:r w:rsidR="00DD288D">
        <w:rPr>
          <w:rStyle w:val="CommentReference"/>
          <w:b w:val="0"/>
          <w:bCs w:val="0"/>
        </w:rPr>
        <w:commentReference w:id="996"/>
      </w:r>
      <w:r w:rsidR="00DD288D">
        <w:rPr>
          <w:lang w:val="en-CA"/>
        </w:rPr>
        <w:t>)</w:t>
      </w:r>
      <w:bookmarkEnd w:id="995"/>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7777777" w:rsidR="00672D0D" w:rsidRDefault="00672D0D" w:rsidP="00672D0D">
      <w:pPr>
        <w:keepNext/>
      </w:pPr>
      <w:r>
        <w:rPr>
          <w:noProof/>
          <w:lang w:val="en-CA" w:eastAsia="en-CA"/>
        </w:rPr>
        <w:drawing>
          <wp:inline distT="0" distB="0" distL="0" distR="0" wp14:anchorId="5EF554D0" wp14:editId="0AFAD832">
            <wp:extent cx="5486400" cy="3093186"/>
            <wp:effectExtent l="0" t="0" r="0" b="0"/>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3093186"/>
                    </a:xfrm>
                    <a:prstGeom prst="rect">
                      <a:avLst/>
                    </a:prstGeom>
                    <a:noFill/>
                    <a:ln>
                      <a:noFill/>
                    </a:ln>
                  </pic:spPr>
                </pic:pic>
              </a:graphicData>
            </a:graphic>
          </wp:inline>
        </w:drawing>
      </w:r>
    </w:p>
    <w:p w14:paraId="30A1E2AA" w14:textId="433A659C" w:rsidR="00672D0D" w:rsidRPr="00672D0D" w:rsidRDefault="00672D0D" w:rsidP="00672D0D">
      <w:pPr>
        <w:pStyle w:val="Caption"/>
        <w:rPr>
          <w:lang w:val="en-CA"/>
        </w:rPr>
      </w:pPr>
      <w:r>
        <w:t xml:space="preserve">Figure </w:t>
      </w:r>
      <w:fldSimple w:instr=" SEQ Figure \* ARABIC ">
        <w:ins w:id="997" w:author="Eric Boisvert" w:date="2015-10-30T04:23:00Z">
          <w:r w:rsidR="007D2867">
            <w:rPr>
              <w:noProof/>
            </w:rPr>
            <w:t>82</w:t>
          </w:r>
        </w:ins>
        <w:del w:id="998" w:author="Eric Boisvert" w:date="2015-10-30T04:23:00Z">
          <w:r w:rsidR="00090DCF" w:rsidDel="007D2867">
            <w:rPr>
              <w:noProof/>
            </w:rPr>
            <w:delText>81</w:delText>
          </w:r>
        </w:del>
      </w:fldSimple>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Heading1"/>
        <w:rPr>
          <w:lang w:val="en-CA"/>
        </w:rPr>
      </w:pPr>
      <w:r>
        <w:rPr>
          <w:lang w:val="en-CA"/>
        </w:rPr>
        <w:lastRenderedPageBreak/>
        <w:t>GML Encoding Requirements classes</w:t>
      </w:r>
    </w:p>
    <w:p w14:paraId="120C17FC" w14:textId="2BD270A7"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superceeds some of the ISO 19136-2007 rules </w:t>
      </w:r>
      <w:ins w:id="999" w:author="Eric Boisvert" w:date="2015-11-03T05:22:00Z">
        <w:r w:rsidR="004F0DC1">
          <w:rPr>
            <w:lang w:val="en-CA"/>
          </w:rPr>
          <w:t xml:space="preserve">, specifically regarding clauses 11 (CodeType encoding) and </w:t>
        </w:r>
      </w:ins>
      <w:ins w:id="1000" w:author="Eric Boisvert" w:date="2015-11-03T05:23:00Z">
        <w:r w:rsidR="004F0DC1">
          <w:rPr>
            <w:lang w:val="en-CA"/>
          </w:rPr>
          <w:t xml:space="preserve">12.3 (Association encoding) </w:t>
        </w:r>
      </w:ins>
      <w:bookmarkStart w:id="1001" w:name="_GoBack"/>
      <w:bookmarkEnd w:id="1001"/>
      <w:del w:id="1002" w:author="Eric Boisvert" w:date="2015-11-03T05:15:00Z">
        <w:r w:rsidR="00156903" w:rsidDel="004F0DC1">
          <w:rPr>
            <w:lang w:val="en-CA"/>
          </w:rPr>
          <w:delText>(</w:delText>
        </w:r>
      </w:del>
      <w:del w:id="1003" w:author="Eric Boisvert" w:date="2015-11-03T05:24:00Z">
        <w:r w:rsidR="00156903" w:rsidDel="007C49F8">
          <w:rPr>
            <w:lang w:val="en-CA"/>
          </w:rPr>
          <w:delText>more specifically CodeType encoding)</w:delText>
        </w:r>
      </w:del>
      <w:del w:id="1004" w:author="Eric Boisvert" w:date="2015-10-30T05:10:00Z">
        <w:r w:rsidDel="00156903">
          <w:rPr>
            <w:lang w:val="en-CA"/>
          </w:rPr>
          <w:delText xml:space="preserve"> </w:delText>
        </w:r>
      </w:del>
      <w:del w:id="1005" w:author="Eric Boisvert" w:date="2015-11-03T05:24:00Z">
        <w:r w:rsidDel="007C49F8">
          <w:rPr>
            <w:lang w:val="en-CA"/>
          </w:rPr>
          <w:delText xml:space="preserve">.  </w:delText>
        </w:r>
      </w:del>
    </w:p>
    <w:p w14:paraId="0B58FD66" w14:textId="590684E9" w:rsidR="00C648D4" w:rsidRDefault="009B3BBD" w:rsidP="009B3BBD">
      <w:pPr>
        <w:rPr>
          <w:ins w:id="1006"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1007" w:author="Eric Boisvert" w:date="2015-10-30T05:36:00Z">
          <w:pPr/>
        </w:pPrChange>
      </w:pPr>
      <w:ins w:id="1008" w:author="Eric Boisvert" w:date="2015-10-30T05:35:00Z">
        <w:r>
          <w:rPr>
            <w:lang w:val="en-CA"/>
          </w:rPr>
          <w:t>Prefixes used in examples</w:t>
        </w:r>
      </w:ins>
    </w:p>
    <w:p w14:paraId="0C2A7DBC" w14:textId="77777777" w:rsidR="00E97666" w:rsidRDefault="00E97666" w:rsidP="009B3BBD">
      <w:pPr>
        <w:rPr>
          <w:ins w:id="1009" w:author="Eric Boisvert" w:date="2015-10-30T05:36: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1010" w:author="Eric Boisvert" w:date="2015-10-30T05:36:00Z">
        <w:r w:rsidDel="00E97666">
          <w:rPr>
            <w:lang w:val="en-CA"/>
          </w:rPr>
          <w:delText xml:space="preserve">prefixes </w:delText>
        </w:r>
      </w:del>
      <w:ins w:id="1011" w:author="Eric Boisvert" w:date="2015-10-30T05:36:00Z">
        <w:r w:rsidR="00E97666">
          <w:rPr>
            <w:lang w:val="en-CA"/>
          </w:rPr>
          <w:t xml:space="preserve">namespaces mapping </w:t>
        </w:r>
      </w:ins>
      <w:r>
        <w:rPr>
          <w:lang w:val="en-CA"/>
        </w:rPr>
        <w:t xml:space="preserve">will be </w:t>
      </w:r>
      <w:del w:id="1012" w:author="Eric Boisvert" w:date="2015-10-30T05:36:00Z">
        <w:r w:rsidDel="00E97666">
          <w:rPr>
            <w:lang w:val="en-CA"/>
          </w:rPr>
          <w:delText>used</w:delText>
        </w:r>
      </w:del>
      <w:ins w:id="1013" w:author="Eric Boisvert" w:date="2015-10-30T05:36:00Z">
        <w:r w:rsidR="00E97666">
          <w:rPr>
            <w:lang w:val="en-CA"/>
          </w:rPr>
          <w:t>assumed.</w:t>
        </w:r>
      </w:ins>
    </w:p>
    <w:p w14:paraId="2127A182" w14:textId="2267FDE5" w:rsidR="001517B8" w:rsidRDefault="00380908" w:rsidP="00380908">
      <w:del w:id="1014" w:author="Eric Boisvert" w:date="2015-10-30T05:36:00Z">
        <w:r w:rsidDel="00E97666">
          <w:delText>XML snippets will use the following prefixes:</w:delText>
        </w:r>
      </w:del>
    </w:p>
    <w:tbl>
      <w:tblPr>
        <w:tblStyle w:val="LightShading"/>
        <w:tblW w:w="0" w:type="auto"/>
        <w:tblLook w:val="04A0" w:firstRow="1" w:lastRow="0" w:firstColumn="1" w:lastColumn="0" w:noHBand="0" w:noVBand="1"/>
      </w:tblPr>
      <w:tblGrid>
        <w:gridCol w:w="876"/>
        <w:gridCol w:w="6484"/>
      </w:tblGrid>
      <w:tr w:rsidR="00F0235F" w:rsidRPr="00C2184E" w14:paraId="3FF36FA7" w14:textId="77777777" w:rsidTr="008D2309">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0" w:type="auto"/>
            <w:noWrap/>
          </w:tcPr>
          <w:p w14:paraId="086BC82E" w14:textId="77777777" w:rsidR="00F0235F" w:rsidRPr="00C2184E" w:rsidRDefault="00F0235F" w:rsidP="00F0235F">
            <w:pPr>
              <w:rPr>
                <w:rFonts w:ascii="Arial" w:hAnsi="Arial" w:cs="Arial"/>
                <w:sz w:val="20"/>
                <w:szCs w:val="20"/>
                <w:lang w:val="en-CA" w:eastAsia="en-CA"/>
              </w:rPr>
            </w:pPr>
            <w:r w:rsidRPr="00C2184E">
              <w:rPr>
                <w:rFonts w:ascii="Arial" w:hAnsi="Arial" w:cs="Arial"/>
                <w:sz w:val="20"/>
                <w:szCs w:val="20"/>
                <w:lang w:val="en-CA" w:eastAsia="en-CA"/>
              </w:rPr>
              <w:t>Prefix</w:t>
            </w:r>
          </w:p>
        </w:tc>
        <w:tc>
          <w:tcPr>
            <w:tcW w:w="0" w:type="auto"/>
            <w:noWrap/>
          </w:tcPr>
          <w:p w14:paraId="29EB38EC" w14:textId="1696202E" w:rsidR="00F0235F" w:rsidRPr="00C2184E" w:rsidRDefault="00F0235F" w:rsidP="00F0235F">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CA" w:eastAsia="en-CA"/>
              </w:rPr>
            </w:pPr>
            <w:r w:rsidRPr="00C2184E">
              <w:rPr>
                <w:rFonts w:ascii="Arial" w:hAnsi="Arial" w:cs="Arial"/>
                <w:sz w:val="20"/>
                <w:szCs w:val="20"/>
                <w:lang w:val="en-CA" w:eastAsia="en-CA"/>
              </w:rPr>
              <w:t>Namespace</w:t>
            </w:r>
            <w:r w:rsidR="00C2184E">
              <w:rPr>
                <w:rFonts w:ascii="Arial" w:hAnsi="Arial" w:cs="Arial"/>
                <w:sz w:val="20"/>
                <w:szCs w:val="20"/>
                <w:lang w:val="en-CA" w:eastAsia="en-CA"/>
              </w:rPr>
              <w:t xml:space="preserve"> URI</w:t>
            </w:r>
          </w:p>
        </w:tc>
      </w:tr>
      <w:tr w:rsidR="001517B8" w:rsidRPr="001517B8" w14:paraId="1B456B2C"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90F432A"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cit</w:t>
            </w:r>
          </w:p>
        </w:tc>
        <w:tc>
          <w:tcPr>
            <w:tcW w:w="0" w:type="auto"/>
            <w:noWrap/>
            <w:hideMark/>
          </w:tcPr>
          <w:p w14:paraId="599098DE" w14:textId="09153C84" w:rsidR="001517B8" w:rsidRPr="001517B8" w:rsidRDefault="004F0DC1"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98" w:history="1">
              <w:r w:rsidR="00C2184E" w:rsidRPr="009A13E8">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12D276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cv</w:t>
            </w:r>
          </w:p>
        </w:tc>
        <w:tc>
          <w:tcPr>
            <w:tcW w:w="0" w:type="auto"/>
            <w:hideMark/>
          </w:tcPr>
          <w:p w14:paraId="4C4CE7D7" w14:textId="77777777" w:rsidR="001517B8" w:rsidRPr="001517B8" w:rsidRDefault="004F0DC1"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99" w:history="1">
              <w:r w:rsidR="001517B8" w:rsidRPr="001517B8">
                <w:rPr>
                  <w:rFonts w:ascii="Consolas" w:hAnsi="Consolas" w:cs="Consolas"/>
                  <w:color w:val="0000FF"/>
                  <w:sz w:val="20"/>
                  <w:szCs w:val="20"/>
                  <w:u w:val="single"/>
                  <w:lang w:eastAsia="en-CA"/>
                </w:rPr>
                <w:t>http://www.opengis.net/cv/0.2/gml32</w:t>
              </w:r>
            </w:hyperlink>
          </w:p>
        </w:tc>
      </w:tr>
      <w:tr w:rsidR="001517B8" w:rsidRPr="001517B8" w14:paraId="692E351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5446798"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gco</w:t>
            </w:r>
          </w:p>
        </w:tc>
        <w:tc>
          <w:tcPr>
            <w:tcW w:w="0" w:type="auto"/>
            <w:hideMark/>
          </w:tcPr>
          <w:p w14:paraId="1C46F4E8" w14:textId="77777777" w:rsidR="001517B8" w:rsidRPr="001517B8" w:rsidRDefault="004F0DC1"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0" w:history="1">
              <w:r w:rsidR="001517B8" w:rsidRPr="001517B8">
                <w:rPr>
                  <w:rFonts w:ascii="Consolas" w:hAnsi="Consolas" w:cs="Consolas"/>
                  <w:color w:val="0000FF"/>
                  <w:sz w:val="20"/>
                  <w:szCs w:val="20"/>
                  <w:u w:val="single"/>
                  <w:lang w:eastAsia="en-CA"/>
                </w:rPr>
                <w:t>http://www.isotc211.org/2005/gco</w:t>
              </w:r>
            </w:hyperlink>
          </w:p>
        </w:tc>
      </w:tr>
      <w:tr w:rsidR="001517B8" w:rsidRPr="001517B8" w14:paraId="3D6B3AED"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CB7477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gmd</w:t>
            </w:r>
          </w:p>
        </w:tc>
        <w:tc>
          <w:tcPr>
            <w:tcW w:w="0" w:type="auto"/>
            <w:hideMark/>
          </w:tcPr>
          <w:p w14:paraId="0E3C613E" w14:textId="77777777" w:rsidR="001517B8" w:rsidRPr="001517B8" w:rsidRDefault="004F0DC1"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01" w:history="1">
              <w:r w:rsidR="001517B8" w:rsidRPr="001517B8">
                <w:rPr>
                  <w:rFonts w:ascii="Consolas" w:hAnsi="Consolas" w:cs="Consolas"/>
                  <w:color w:val="0000FF"/>
                  <w:sz w:val="20"/>
                  <w:szCs w:val="20"/>
                  <w:u w:val="single"/>
                  <w:lang w:eastAsia="en-CA"/>
                </w:rPr>
                <w:t>http://www.isotc211.org/2005/gmd</w:t>
              </w:r>
            </w:hyperlink>
          </w:p>
        </w:tc>
      </w:tr>
      <w:tr w:rsidR="001517B8" w:rsidRPr="001517B8" w14:paraId="6D11126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5C060C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gml</w:t>
            </w:r>
          </w:p>
        </w:tc>
        <w:tc>
          <w:tcPr>
            <w:tcW w:w="0" w:type="auto"/>
            <w:hideMark/>
          </w:tcPr>
          <w:p w14:paraId="504E75FC" w14:textId="77777777" w:rsidR="001517B8" w:rsidRPr="001517B8" w:rsidRDefault="004F0DC1"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2" w:history="1">
              <w:r w:rsidR="001517B8" w:rsidRPr="001517B8">
                <w:rPr>
                  <w:rFonts w:ascii="Consolas" w:hAnsi="Consolas" w:cs="Consolas"/>
                  <w:color w:val="0000FF"/>
                  <w:sz w:val="20"/>
                  <w:szCs w:val="20"/>
                  <w:u w:val="single"/>
                  <w:lang w:eastAsia="en-CA"/>
                </w:rPr>
                <w:t>http://www.opengis.net/gml/3.2</w:t>
              </w:r>
            </w:hyperlink>
          </w:p>
        </w:tc>
      </w:tr>
      <w:tr w:rsidR="001517B8" w:rsidRPr="001517B8" w14:paraId="772CCAD4"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FBA25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gmlexr</w:t>
            </w:r>
          </w:p>
        </w:tc>
        <w:tc>
          <w:tcPr>
            <w:tcW w:w="0" w:type="auto"/>
            <w:noWrap/>
            <w:hideMark/>
          </w:tcPr>
          <w:p w14:paraId="4A8F513F" w14:textId="77777777" w:rsidR="001517B8" w:rsidRPr="001517B8" w:rsidRDefault="004F0DC1"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3" w:history="1">
              <w:r w:rsidR="001517B8" w:rsidRPr="00AE3BE7">
                <w:rPr>
                  <w:rStyle w:val="Hyperlink"/>
                  <w:rFonts w:ascii="Consolas" w:hAnsi="Consolas" w:cs="Consolas"/>
                  <w:sz w:val="20"/>
                  <w:szCs w:val="20"/>
                  <w:lang w:val="en-CA" w:eastAsia="en-CA"/>
                </w:rPr>
                <w:t>http://www.opengis.net/gml/3.3/exr</w:t>
              </w:r>
            </w:hyperlink>
          </w:p>
        </w:tc>
      </w:tr>
      <w:tr w:rsidR="001517B8" w:rsidRPr="001517B8" w14:paraId="08EAE5D0"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6E2B4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w:t>
            </w:r>
          </w:p>
        </w:tc>
        <w:tc>
          <w:tcPr>
            <w:tcW w:w="0" w:type="auto"/>
            <w:noWrap/>
            <w:hideMark/>
          </w:tcPr>
          <w:p w14:paraId="797E9A1B" w14:textId="77777777" w:rsidR="001517B8" w:rsidRPr="001517B8" w:rsidRDefault="004F0DC1"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4" w:history="1">
              <w:r w:rsidR="001517B8" w:rsidRPr="00AE3BE7">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67F148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gsmlbh</w:t>
            </w:r>
          </w:p>
        </w:tc>
        <w:tc>
          <w:tcPr>
            <w:tcW w:w="0" w:type="auto"/>
            <w:noWrap/>
            <w:hideMark/>
          </w:tcPr>
          <w:p w14:paraId="4443998C" w14:textId="77777777" w:rsidR="001517B8" w:rsidRPr="001517B8" w:rsidRDefault="004F0DC1"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5" w:history="1">
              <w:r w:rsidR="001517B8" w:rsidRPr="00AE3BE7">
                <w:rPr>
                  <w:rStyle w:val="Hyperlink"/>
                  <w:rFonts w:ascii="Consolas" w:hAnsi="Consolas" w:cs="Consolas"/>
                  <w:sz w:val="20"/>
                  <w:szCs w:val="20"/>
                  <w:lang w:val="en-CA" w:eastAsia="en-CA"/>
                </w:rPr>
                <w:t>http://xmlns.geosciml.org/Borehole/4.0</w:t>
              </w:r>
            </w:hyperlink>
            <w:r w:rsidR="001517B8">
              <w:rPr>
                <w:rFonts w:ascii="Consolas" w:hAnsi="Consolas" w:cs="Consolas"/>
                <w:sz w:val="20"/>
                <w:szCs w:val="20"/>
                <w:lang w:val="en-CA" w:eastAsia="en-CA"/>
              </w:rPr>
              <w:t xml:space="preserve"> </w:t>
            </w:r>
          </w:p>
        </w:tc>
      </w:tr>
      <w:tr w:rsidR="001517B8" w:rsidRPr="001517B8" w14:paraId="0988D4A7" w14:textId="77777777" w:rsidTr="008D230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215127F7"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gsmle</w:t>
            </w:r>
          </w:p>
        </w:tc>
        <w:tc>
          <w:tcPr>
            <w:tcW w:w="0" w:type="auto"/>
            <w:noWrap/>
            <w:hideMark/>
          </w:tcPr>
          <w:p w14:paraId="4176E700" w14:textId="77777777" w:rsidR="001517B8" w:rsidRPr="001517B8" w:rsidRDefault="004F0DC1"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6" w:history="1">
              <w:r w:rsidR="001517B8" w:rsidRPr="00AE3BE7">
                <w:rPr>
                  <w:rStyle w:val="Hyperlink"/>
                  <w:rFonts w:ascii="Consolas" w:hAnsi="Consolas" w:cs="Consolas"/>
                  <w:sz w:val="20"/>
                  <w:szCs w:val="20"/>
                  <w:lang w:val="en-CA" w:eastAsia="en-CA"/>
                </w:rPr>
                <w:t>http://xmlns.geosciml.org/GeoSciML-Extension/4.0</w:t>
              </w:r>
            </w:hyperlink>
            <w:r w:rsidR="001517B8">
              <w:rPr>
                <w:rFonts w:ascii="Consolas" w:hAnsi="Consolas" w:cs="Consolas"/>
                <w:sz w:val="20"/>
                <w:szCs w:val="20"/>
                <w:lang w:val="en-CA" w:eastAsia="en-CA"/>
              </w:rPr>
              <w:t xml:space="preserve"> </w:t>
            </w:r>
          </w:p>
        </w:tc>
      </w:tr>
      <w:tr w:rsidR="001517B8" w:rsidRPr="001517B8" w14:paraId="68BC2695" w14:textId="77777777" w:rsidTr="008D2309">
        <w:trPr>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6152C27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gsmlgt</w:t>
            </w:r>
          </w:p>
        </w:tc>
        <w:tc>
          <w:tcPr>
            <w:tcW w:w="0" w:type="auto"/>
            <w:noWrap/>
            <w:hideMark/>
          </w:tcPr>
          <w:p w14:paraId="3EFC1B9D" w14:textId="77777777" w:rsidR="001517B8" w:rsidRPr="001517B8" w:rsidRDefault="004F0DC1"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7" w:history="1">
              <w:r w:rsidR="001517B8" w:rsidRPr="00AE3BE7">
                <w:rPr>
                  <w:rStyle w:val="Hyperlink"/>
                  <w:rFonts w:ascii="Consolas" w:hAnsi="Consolas" w:cs="Consolas"/>
                  <w:sz w:val="20"/>
                  <w:szCs w:val="20"/>
                  <w:lang w:val="en-CA" w:eastAsia="en-CA"/>
                </w:rPr>
                <w:t>http://xmlns.geosciml.org/GeologicTime/4.0</w:t>
              </w:r>
            </w:hyperlink>
            <w:r w:rsidR="001517B8">
              <w:rPr>
                <w:rFonts w:ascii="Consolas" w:hAnsi="Consolas" w:cs="Consolas"/>
                <w:sz w:val="20"/>
                <w:szCs w:val="20"/>
                <w:lang w:val="en-CA" w:eastAsia="en-CA"/>
              </w:rPr>
              <w:t xml:space="preserve"> </w:t>
            </w:r>
          </w:p>
        </w:tc>
      </w:tr>
      <w:tr w:rsidR="001517B8" w:rsidRPr="001517B8" w14:paraId="43EA51D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210616"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gsmlla</w:t>
            </w:r>
          </w:p>
        </w:tc>
        <w:tc>
          <w:tcPr>
            <w:tcW w:w="0" w:type="auto"/>
            <w:noWrap/>
            <w:hideMark/>
          </w:tcPr>
          <w:p w14:paraId="2EF3394F" w14:textId="77777777" w:rsidR="001517B8" w:rsidRPr="001517B8" w:rsidRDefault="004F0DC1"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8" w:history="1">
              <w:r w:rsidR="001517B8" w:rsidRPr="00AE3BE7">
                <w:rPr>
                  <w:rStyle w:val="Hyperlink"/>
                  <w:rFonts w:ascii="Consolas" w:hAnsi="Consolas" w:cs="Consolas"/>
                  <w:sz w:val="20"/>
                  <w:szCs w:val="20"/>
                  <w:lang w:val="en-CA" w:eastAsia="en-CA"/>
                </w:rPr>
                <w:t>http://xmlns.geosciml.org/LaboratoryAnalysis-Specimen/4.0</w:t>
              </w:r>
            </w:hyperlink>
            <w:r w:rsidR="001517B8">
              <w:rPr>
                <w:rFonts w:ascii="Consolas" w:hAnsi="Consolas" w:cs="Consolas"/>
                <w:sz w:val="20"/>
                <w:szCs w:val="20"/>
                <w:lang w:val="en-CA" w:eastAsia="en-CA"/>
              </w:rPr>
              <w:t xml:space="preserve"> </w:t>
            </w:r>
          </w:p>
        </w:tc>
      </w:tr>
      <w:tr w:rsidR="001517B8" w:rsidRPr="001517B8" w14:paraId="0E6CA1F9"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5232D2"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gsmlp</w:t>
            </w:r>
          </w:p>
        </w:tc>
        <w:tc>
          <w:tcPr>
            <w:tcW w:w="0" w:type="auto"/>
            <w:noWrap/>
            <w:hideMark/>
          </w:tcPr>
          <w:p w14:paraId="5F745EFB" w14:textId="77777777" w:rsidR="001517B8" w:rsidRPr="001517B8" w:rsidRDefault="004F0DC1"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9" w:history="1">
              <w:r w:rsidR="001517B8" w:rsidRPr="00AE3BE7">
                <w:rPr>
                  <w:rStyle w:val="Hyperlink"/>
                  <w:rFonts w:ascii="Consolas" w:hAnsi="Consolas" w:cs="Consolas"/>
                  <w:sz w:val="20"/>
                  <w:szCs w:val="20"/>
                  <w:lang w:val="en-CA" w:eastAsia="en-CA"/>
                </w:rPr>
                <w:t>http://xmlns.geosciml.org/geosciml-portrayal/4.0</w:t>
              </w:r>
            </w:hyperlink>
            <w:r w:rsidR="001517B8">
              <w:rPr>
                <w:rFonts w:ascii="Consolas" w:hAnsi="Consolas" w:cs="Consolas"/>
                <w:sz w:val="20"/>
                <w:szCs w:val="20"/>
                <w:lang w:val="en-CA" w:eastAsia="en-CA"/>
              </w:rPr>
              <w:t xml:space="preserve"> </w:t>
            </w:r>
          </w:p>
        </w:tc>
      </w:tr>
      <w:tr w:rsidR="001517B8" w:rsidRPr="001517B8" w14:paraId="0697AA2E"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8E785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mrl</w:t>
            </w:r>
          </w:p>
        </w:tc>
        <w:tc>
          <w:tcPr>
            <w:tcW w:w="0" w:type="auto"/>
            <w:noWrap/>
            <w:hideMark/>
          </w:tcPr>
          <w:p w14:paraId="0CAA915F" w14:textId="77777777" w:rsidR="001517B8" w:rsidRPr="001517B8" w:rsidRDefault="004F0DC1"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10" w:history="1">
              <w:r w:rsidR="001517B8" w:rsidRPr="00AE3BE7">
                <w:rPr>
                  <w:rStyle w:val="Hyperlink"/>
                  <w:rFonts w:ascii="Consolas" w:hAnsi="Consolas" w:cs="Consolas"/>
                  <w:sz w:val="20"/>
                  <w:szCs w:val="20"/>
                  <w:lang w:val="en-CA" w:eastAsia="en-CA"/>
                </w:rPr>
                <w:t>http://standards.iso.org/iso/19115/-3/mrl/1.0</w:t>
              </w:r>
            </w:hyperlink>
            <w:r w:rsidR="001517B8">
              <w:rPr>
                <w:rFonts w:ascii="Consolas" w:hAnsi="Consolas" w:cs="Consolas"/>
                <w:sz w:val="20"/>
                <w:szCs w:val="20"/>
                <w:lang w:val="en-CA" w:eastAsia="en-CA"/>
              </w:rPr>
              <w:t xml:space="preserve"> </w:t>
            </w:r>
          </w:p>
        </w:tc>
      </w:tr>
      <w:tr w:rsidR="001517B8" w:rsidRPr="001517B8" w14:paraId="6EC7183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36850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lastRenderedPageBreak/>
              <w:t>om</w:t>
            </w:r>
          </w:p>
        </w:tc>
        <w:tc>
          <w:tcPr>
            <w:tcW w:w="0" w:type="auto"/>
            <w:hideMark/>
          </w:tcPr>
          <w:p w14:paraId="53F16546" w14:textId="77777777" w:rsidR="001517B8" w:rsidRPr="001517B8" w:rsidRDefault="004F0DC1"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1" w:history="1">
              <w:r w:rsidR="001517B8" w:rsidRPr="001517B8">
                <w:rPr>
                  <w:rFonts w:ascii="Consolas" w:hAnsi="Consolas" w:cs="Consolas"/>
                  <w:color w:val="0000FF"/>
                  <w:sz w:val="20"/>
                  <w:szCs w:val="20"/>
                  <w:u w:val="single"/>
                  <w:lang w:eastAsia="en-CA"/>
                </w:rPr>
                <w:t>http://www.opengis.net/om/2.0</w:t>
              </w:r>
            </w:hyperlink>
          </w:p>
        </w:tc>
      </w:tr>
      <w:tr w:rsidR="001517B8" w:rsidRPr="001517B8" w14:paraId="49E6E802"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6F95531"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w:t>
            </w:r>
          </w:p>
        </w:tc>
        <w:tc>
          <w:tcPr>
            <w:tcW w:w="0" w:type="auto"/>
            <w:hideMark/>
          </w:tcPr>
          <w:p w14:paraId="064616D7" w14:textId="77777777" w:rsidR="001517B8" w:rsidRPr="001517B8" w:rsidRDefault="004F0DC1"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2" w:history="1">
              <w:r w:rsidR="001517B8" w:rsidRPr="001517B8">
                <w:rPr>
                  <w:rFonts w:ascii="Consolas" w:hAnsi="Consolas" w:cs="Consolas"/>
                  <w:color w:val="0000FF"/>
                  <w:sz w:val="20"/>
                  <w:szCs w:val="20"/>
                  <w:u w:val="single"/>
                  <w:lang w:eastAsia="en-CA"/>
                </w:rPr>
                <w:t>http://www.opengis.net/sampling/2.0</w:t>
              </w:r>
            </w:hyperlink>
          </w:p>
        </w:tc>
      </w:tr>
      <w:tr w:rsidR="001517B8" w:rsidRPr="001517B8" w14:paraId="6AB89F40" w14:textId="77777777" w:rsidTr="008D2309">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3A5F6D8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sams</w:t>
            </w:r>
          </w:p>
        </w:tc>
        <w:tc>
          <w:tcPr>
            <w:tcW w:w="0" w:type="auto"/>
            <w:hideMark/>
          </w:tcPr>
          <w:p w14:paraId="79F94428" w14:textId="77777777" w:rsidR="001517B8" w:rsidRPr="001517B8" w:rsidRDefault="004F0DC1"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3" w:history="1">
              <w:r w:rsidR="001517B8" w:rsidRPr="001517B8">
                <w:rPr>
                  <w:rFonts w:ascii="Consolas" w:hAnsi="Consolas" w:cs="Consolas"/>
                  <w:color w:val="0000FF"/>
                  <w:sz w:val="20"/>
                  <w:szCs w:val="20"/>
                  <w:u w:val="single"/>
                  <w:lang w:eastAsia="en-CA"/>
                </w:rPr>
                <w:t>http://www.opengis.net/samplingSpatial/2.0</w:t>
              </w:r>
            </w:hyperlink>
          </w:p>
        </w:tc>
      </w:tr>
      <w:tr w:rsidR="001517B8" w:rsidRPr="001517B8" w14:paraId="6D248E71" w14:textId="77777777" w:rsidTr="008D230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7C249AB"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spec</w:t>
            </w:r>
          </w:p>
        </w:tc>
        <w:tc>
          <w:tcPr>
            <w:tcW w:w="0" w:type="auto"/>
            <w:hideMark/>
          </w:tcPr>
          <w:p w14:paraId="039102C9" w14:textId="77777777" w:rsidR="001517B8" w:rsidRPr="001517B8" w:rsidRDefault="004F0DC1"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4" w:history="1">
              <w:r w:rsidR="001517B8" w:rsidRPr="001517B8">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E79727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swe</w:t>
            </w:r>
          </w:p>
        </w:tc>
        <w:tc>
          <w:tcPr>
            <w:tcW w:w="0" w:type="auto"/>
            <w:hideMark/>
          </w:tcPr>
          <w:p w14:paraId="042860C0" w14:textId="77777777" w:rsidR="001517B8" w:rsidRPr="001517B8" w:rsidRDefault="004F0DC1"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5" w:history="1">
              <w:r w:rsidR="001517B8" w:rsidRPr="001517B8">
                <w:rPr>
                  <w:rFonts w:ascii="Consolas" w:hAnsi="Consolas" w:cs="Consolas"/>
                  <w:color w:val="0000FF"/>
                  <w:sz w:val="20"/>
                  <w:szCs w:val="20"/>
                  <w:u w:val="single"/>
                  <w:lang w:eastAsia="en-CA"/>
                </w:rPr>
                <w:t>http://www.opengis.net/swe/2.0</w:t>
              </w:r>
            </w:hyperlink>
          </w:p>
        </w:tc>
      </w:tr>
      <w:tr w:rsidR="001517B8" w:rsidRPr="001517B8" w14:paraId="38A274AA" w14:textId="77777777" w:rsidTr="008D230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5367FAF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wfs</w:t>
            </w:r>
          </w:p>
        </w:tc>
        <w:tc>
          <w:tcPr>
            <w:tcW w:w="0" w:type="auto"/>
            <w:hideMark/>
          </w:tcPr>
          <w:p w14:paraId="57141625" w14:textId="77777777" w:rsidR="001517B8" w:rsidRPr="001517B8" w:rsidRDefault="004F0DC1"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6" w:history="1">
              <w:r w:rsidR="001517B8" w:rsidRPr="001517B8">
                <w:rPr>
                  <w:rFonts w:ascii="Consolas" w:hAnsi="Consolas" w:cs="Consolas"/>
                  <w:color w:val="0000FF"/>
                  <w:sz w:val="20"/>
                  <w:szCs w:val="20"/>
                  <w:u w:val="single"/>
                  <w:lang w:eastAsia="en-CA"/>
                </w:rPr>
                <w:t>http://www.opengis.net/wfs/2.0</w:t>
              </w:r>
            </w:hyperlink>
          </w:p>
        </w:tc>
      </w:tr>
      <w:tr w:rsidR="001517B8" w:rsidRPr="001517B8" w14:paraId="006A1B0D" w14:textId="77777777" w:rsidTr="008D2309">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4B6274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xlink</w:t>
            </w:r>
          </w:p>
        </w:tc>
        <w:tc>
          <w:tcPr>
            <w:tcW w:w="0" w:type="auto"/>
            <w:hideMark/>
          </w:tcPr>
          <w:p w14:paraId="1B289F0B" w14:textId="77777777" w:rsidR="001517B8" w:rsidRPr="001517B8" w:rsidRDefault="004F0DC1"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7" w:history="1">
              <w:r w:rsidR="001517B8" w:rsidRPr="001517B8">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r w:rsidRPr="00D12552">
        <w:rPr>
          <w:lang w:val="en-CA"/>
        </w:rPr>
        <w:t xml:space="preserve">GeoSciML </w:t>
      </w:r>
      <w:r>
        <w:rPr>
          <w:lang w:val="en-CA"/>
        </w:rPr>
        <w:t>Core XML</w:t>
      </w:r>
      <w:r w:rsidRPr="00D12552">
        <w:rPr>
          <w:lang w:val="en-CA"/>
        </w:rPr>
        <w:t xml:space="preserve"> Requirements Class</w:t>
      </w:r>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1015"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1016" w:author="Eric Boisvert" w:date="2015-10-30T05:55:00Z"/>
                <w:rFonts w:eastAsia="MS Mincho"/>
                <w:lang w:val="en-CA"/>
              </w:rPr>
            </w:pPr>
            <w:ins w:id="1017"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1018" w:author="Eric Boisvert" w:date="2015-10-30T05:55:00Z"/>
                <w:rFonts w:eastAsia="MS Mincho"/>
                <w:b/>
                <w:color w:val="0000FF"/>
                <w:sz w:val="22"/>
                <w:lang w:val="en-CA"/>
              </w:rPr>
            </w:pPr>
            <w:ins w:id="1019"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1020"/>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1020"/>
            <w:r w:rsidR="00106124">
              <w:rPr>
                <w:rStyle w:val="CommentReference"/>
              </w:rPr>
              <w:commentReference w:id="1020"/>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1021"/>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1021"/>
            <w:r w:rsidR="00106124">
              <w:rPr>
                <w:rStyle w:val="CommentReference"/>
              </w:rPr>
              <w:commentReference w:id="1021"/>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r>
        <w:rPr>
          <w:lang w:val="en-CA"/>
        </w:rPr>
        <w:lastRenderedPageBreak/>
        <w:t>XML document validation</w:t>
      </w: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1022"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1023"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1024"/>
      <w:r>
        <w:rPr>
          <w:lang w:val="en-CA"/>
        </w:rPr>
        <w:t>Some core rules are implemented in .sch that apply to all instances</w:t>
      </w:r>
      <w:commentRangeEnd w:id="1024"/>
      <w:r>
        <w:rPr>
          <w:rStyle w:val="CommentReference"/>
        </w:rPr>
        <w:commentReference w:id="1024"/>
      </w:r>
      <w:r w:rsidR="005B40C3">
        <w:rPr>
          <w:lang w:val="en-CA"/>
        </w:rPr>
        <w:t xml:space="preserve">.  Since this is </w:t>
      </w:r>
      <w:proofErr w:type="gramStart"/>
      <w:r w:rsidR="005B40C3">
        <w:rPr>
          <w:lang w:val="en-CA"/>
        </w:rPr>
        <w:t>a</w:t>
      </w:r>
      <w:proofErr w:type="gramEnd"/>
      <w:r w:rsidR="005B40C3">
        <w:rPr>
          <w:lang w:val="en-CA"/>
        </w:rPr>
        <w:t xml:space="preserve">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1025" w:author="Eric Boisvert" w:date="2015-10-30T06:47:00Z"/>
          <w:lang w:val="en-CA"/>
        </w:rPr>
      </w:pPr>
      <w:del w:id="1026" w:author="Eric Boisvert" w:date="2015-10-30T06:47:00Z">
        <w:r w:rsidDel="00652E95">
          <w:rPr>
            <w:lang w:val="en-CA"/>
          </w:rPr>
          <w:delText>CodeList</w:delText>
        </w:r>
      </w:del>
      <w:ins w:id="1027" w:author="Eric Boisvert" w:date="2015-10-30T06:48:00Z">
        <w:r w:rsidR="00652E95">
          <w:rPr>
            <w:lang w:val="en-CA"/>
          </w:rPr>
          <w:t xml:space="preserve"> Reference</w:t>
        </w:r>
      </w:ins>
    </w:p>
    <w:p w14:paraId="5FF0D917" w14:textId="5FAE90EC" w:rsidR="00E97666" w:rsidDel="00160943" w:rsidRDefault="00E97666" w:rsidP="00AD7649">
      <w:pPr>
        <w:rPr>
          <w:del w:id="1028"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1029"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1030" w:author="Eric Boisvert" w:date="2015-10-30T06:48:00Z"/>
                <w:rStyle w:val="requri"/>
                <w:lang w:val="en-CA"/>
              </w:rPr>
            </w:pPr>
            <w:del w:id="1031"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1032" w:author="Eric Boisvert" w:date="2015-10-30T06:48:00Z"/>
                <w:rStyle w:val="reqtext"/>
                <w:lang w:val="en-CA"/>
              </w:rPr>
            </w:pPr>
            <w:del w:id="1033"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1125D7C9" w14:textId="2957DC93" w:rsidR="00A8510C" w:rsidRDefault="00A8510C" w:rsidP="00AD7649">
      <w:pPr>
        <w:rPr>
          <w:ins w:id="1034" w:author="Eric Boisvert" w:date="2015-10-30T06:12:00Z"/>
          <w:lang w:val="en-CA"/>
        </w:rPr>
      </w:pPr>
      <w:ins w:id="1035" w:author="Eric Boisvert" w:date="2015-10-30T05:58:00Z">
        <w:r>
          <w:rPr>
            <w:lang w:val="en-CA"/>
          </w:rPr>
          <w:t xml:space="preserve">XML document forbids the serialization </w:t>
        </w:r>
      </w:ins>
      <w:ins w:id="1036" w:author="Eric Boisvert" w:date="2015-10-30T06:03:00Z">
        <w:r>
          <w:rPr>
            <w:lang w:val="en-CA"/>
          </w:rPr>
          <w:t>of duplicate xs</w:t>
        </w:r>
        <w:proofErr w:type="gramStart"/>
        <w:r>
          <w:rPr>
            <w:lang w:val="en-CA"/>
          </w:rPr>
          <w:t>:ID</w:t>
        </w:r>
        <w:proofErr w:type="gramEnd"/>
        <w:r>
          <w:rPr>
            <w:lang w:val="en-CA"/>
          </w:rPr>
          <w:t xml:space="preserve"> (gml:id is of type xsd:ID) and since gml:id is a local identifier for a </w:t>
        </w:r>
      </w:ins>
      <w:ins w:id="1037" w:author="Eric Boisvert" w:date="2015-10-30T06:05:00Z">
        <w:r>
          <w:rPr>
            <w:lang w:val="en-CA"/>
          </w:rPr>
          <w:t>&lt;&lt;</w:t>
        </w:r>
      </w:ins>
      <w:ins w:id="1038" w:author="Eric Boisvert" w:date="2015-10-30T06:03:00Z">
        <w:r>
          <w:rPr>
            <w:lang w:val="en-CA"/>
          </w:rPr>
          <w:t>Type</w:t>
        </w:r>
      </w:ins>
      <w:ins w:id="1039" w:author="Eric Boisvert" w:date="2015-10-30T06:05:00Z">
        <w:r>
          <w:rPr>
            <w:lang w:val="en-CA"/>
          </w:rPr>
          <w:t>&gt;&gt;</w:t>
        </w:r>
      </w:ins>
      <w:ins w:id="1040" w:author="Eric Boisvert" w:date="2015-10-30T06:03:00Z">
        <w:r>
          <w:rPr>
            <w:lang w:val="en-CA"/>
          </w:rPr>
          <w:t>, an entity cannot be repeate</w:t>
        </w:r>
      </w:ins>
      <w:ins w:id="1041" w:author="Eric Boisvert" w:date="2015-10-30T06:05:00Z">
        <w:r>
          <w:rPr>
            <w:lang w:val="en-CA"/>
          </w:rPr>
          <w:t>d.  Property must therefore use a reference to the already serialized entity</w:t>
        </w:r>
      </w:ins>
      <w:ins w:id="1042" w:author="Eric Boisvert" w:date="2015-10-30T06:12:00Z">
        <w:r w:rsidR="00793B54">
          <w:rPr>
            <w:lang w:val="en-CA"/>
          </w:rPr>
          <w:t>.</w:t>
        </w:r>
      </w:ins>
    </w:p>
    <w:p w14:paraId="5F752F2C" w14:textId="77777777" w:rsidR="00174304" w:rsidRPr="00174304" w:rsidRDefault="00174304">
      <w:pPr>
        <w:contextualSpacing/>
        <w:rPr>
          <w:ins w:id="1043" w:author="Eric Boisvert" w:date="2015-10-30T06:30:00Z"/>
          <w:rFonts w:ascii="Courier New" w:hAnsi="Courier New" w:cs="Courier New"/>
          <w:sz w:val="20"/>
          <w:szCs w:val="20"/>
          <w:lang w:val="en-CA"/>
          <w:rPrChange w:id="1044" w:author="Eric Boisvert" w:date="2015-10-30T06:31:00Z">
            <w:rPr>
              <w:ins w:id="1045" w:author="Eric Boisvert" w:date="2015-10-30T06:30:00Z"/>
              <w:lang w:val="en-CA"/>
            </w:rPr>
          </w:rPrChange>
        </w:rPr>
        <w:pPrChange w:id="1046" w:author="Eric Boisvert" w:date="2015-10-30T06:31:00Z">
          <w:pPr/>
        </w:pPrChange>
      </w:pPr>
      <w:ins w:id="1047" w:author="Eric Boisvert" w:date="2015-10-30T06:30:00Z">
        <w:r w:rsidRPr="00174304">
          <w:rPr>
            <w:rFonts w:ascii="Courier New" w:hAnsi="Courier New" w:cs="Courier New"/>
            <w:sz w:val="20"/>
            <w:szCs w:val="20"/>
            <w:lang w:val="en-CA"/>
            <w:rPrChange w:id="1048" w:author="Eric Boisvert" w:date="2015-10-30T06:31:00Z">
              <w:rPr>
                <w:lang w:val="en-CA"/>
              </w:rPr>
            </w:rPrChange>
          </w:rPr>
          <w:t>&lt;</w:t>
        </w:r>
        <w:proofErr w:type="gramStart"/>
        <w:r w:rsidRPr="00174304">
          <w:rPr>
            <w:rFonts w:ascii="Courier New" w:hAnsi="Courier New" w:cs="Courier New"/>
            <w:sz w:val="20"/>
            <w:szCs w:val="20"/>
            <w:lang w:val="en-CA"/>
            <w:rPrChange w:id="1049" w:author="Eric Boisvert" w:date="2015-10-30T06:31:00Z">
              <w:rPr>
                <w:lang w:val="en-CA"/>
              </w:rPr>
            </w:rPrChange>
          </w:rPr>
          <w:t>gsmlb:</w:t>
        </w:r>
        <w:proofErr w:type="gramEnd"/>
        <w:r w:rsidRPr="00174304">
          <w:rPr>
            <w:rFonts w:ascii="Courier New" w:hAnsi="Courier New" w:cs="Courier New"/>
            <w:sz w:val="20"/>
            <w:szCs w:val="20"/>
            <w:lang w:val="en-CA"/>
            <w:rPrChange w:id="1050" w:author="Eric Boisvert" w:date="2015-10-30T06:31:00Z">
              <w:rPr>
                <w:lang w:val="en-CA"/>
              </w:rPr>
            </w:rPrChange>
          </w:rPr>
          <w:t>GSML&gt;</w:t>
        </w:r>
      </w:ins>
    </w:p>
    <w:p w14:paraId="2D9F9469" w14:textId="77777777" w:rsidR="00174304" w:rsidRPr="00174304" w:rsidRDefault="00174304">
      <w:pPr>
        <w:contextualSpacing/>
        <w:rPr>
          <w:ins w:id="1051" w:author="Eric Boisvert" w:date="2015-10-30T06:30:00Z"/>
          <w:rFonts w:ascii="Courier New" w:hAnsi="Courier New" w:cs="Courier New"/>
          <w:sz w:val="20"/>
          <w:szCs w:val="20"/>
          <w:lang w:val="en-CA"/>
          <w:rPrChange w:id="1052" w:author="Eric Boisvert" w:date="2015-10-30T06:31:00Z">
            <w:rPr>
              <w:ins w:id="1053" w:author="Eric Boisvert" w:date="2015-10-30T06:30:00Z"/>
              <w:lang w:val="en-CA"/>
            </w:rPr>
          </w:rPrChange>
        </w:rPr>
        <w:pPrChange w:id="1054" w:author="Eric Boisvert" w:date="2015-10-30T06:31:00Z">
          <w:pPr/>
        </w:pPrChange>
      </w:pPr>
      <w:ins w:id="1055" w:author="Eric Boisvert" w:date="2015-10-30T06:30:00Z">
        <w:r w:rsidRPr="00174304">
          <w:rPr>
            <w:rFonts w:ascii="Courier New" w:hAnsi="Courier New" w:cs="Courier New"/>
            <w:sz w:val="20"/>
            <w:szCs w:val="20"/>
            <w:lang w:val="en-CA"/>
            <w:rPrChange w:id="1056" w:author="Eric Boisvert" w:date="2015-10-30T06:31:00Z">
              <w:rPr>
                <w:lang w:val="en-CA"/>
              </w:rPr>
            </w:rPrChange>
          </w:rPr>
          <w:t>&lt;</w:t>
        </w:r>
        <w:proofErr w:type="gramStart"/>
        <w:r w:rsidRPr="00174304">
          <w:rPr>
            <w:rFonts w:ascii="Courier New" w:hAnsi="Courier New" w:cs="Courier New"/>
            <w:sz w:val="20"/>
            <w:szCs w:val="20"/>
            <w:lang w:val="en-CA"/>
            <w:rPrChange w:id="1057" w:author="Eric Boisvert" w:date="2015-10-30T06:31:00Z">
              <w:rPr>
                <w:lang w:val="en-CA"/>
              </w:rPr>
            </w:rPrChange>
          </w:rPr>
          <w:t>gsmlb:</w:t>
        </w:r>
        <w:proofErr w:type="gramEnd"/>
        <w:r w:rsidRPr="00174304">
          <w:rPr>
            <w:rFonts w:ascii="Courier New" w:hAnsi="Courier New" w:cs="Courier New"/>
            <w:sz w:val="20"/>
            <w:szCs w:val="20"/>
            <w:lang w:val="en-CA"/>
            <w:rPrChange w:id="1058" w:author="Eric Boisvert" w:date="2015-10-30T06:31:00Z">
              <w:rPr>
                <w:lang w:val="en-CA"/>
              </w:rPr>
            </w:rPrChange>
          </w:rPr>
          <w:t>mappedItem&gt;</w:t>
        </w:r>
      </w:ins>
    </w:p>
    <w:p w14:paraId="5E0D496C" w14:textId="77777777" w:rsidR="00174304" w:rsidRPr="00174304" w:rsidRDefault="00174304">
      <w:pPr>
        <w:contextualSpacing/>
        <w:rPr>
          <w:ins w:id="1059" w:author="Eric Boisvert" w:date="2015-10-30T06:30:00Z"/>
          <w:rFonts w:ascii="Courier New" w:hAnsi="Courier New" w:cs="Courier New"/>
          <w:sz w:val="20"/>
          <w:szCs w:val="20"/>
          <w:lang w:val="en-CA"/>
          <w:rPrChange w:id="1060" w:author="Eric Boisvert" w:date="2015-10-30T06:31:00Z">
            <w:rPr>
              <w:ins w:id="1061" w:author="Eric Boisvert" w:date="2015-10-30T06:30:00Z"/>
              <w:lang w:val="en-CA"/>
            </w:rPr>
          </w:rPrChange>
        </w:rPr>
        <w:pPrChange w:id="1062" w:author="Eric Boisvert" w:date="2015-10-30T06:31:00Z">
          <w:pPr/>
        </w:pPrChange>
      </w:pPr>
      <w:ins w:id="1063" w:author="Eric Boisvert" w:date="2015-10-30T06:30:00Z">
        <w:r w:rsidRPr="00174304">
          <w:rPr>
            <w:rFonts w:ascii="Courier New" w:hAnsi="Courier New" w:cs="Courier New"/>
            <w:sz w:val="20"/>
            <w:szCs w:val="20"/>
            <w:lang w:val="en-CA"/>
            <w:rPrChange w:id="1064" w:author="Eric Boisvert" w:date="2015-10-30T06:31:00Z">
              <w:rPr>
                <w:lang w:val="en-CA"/>
              </w:rPr>
            </w:rPrChange>
          </w:rPr>
          <w:tab/>
          <w:t>&lt;gsmlb</w:t>
        </w:r>
        <w:proofErr w:type="gramStart"/>
        <w:r w:rsidRPr="00174304">
          <w:rPr>
            <w:rFonts w:ascii="Courier New" w:hAnsi="Courier New" w:cs="Courier New"/>
            <w:sz w:val="20"/>
            <w:szCs w:val="20"/>
            <w:lang w:val="en-CA"/>
            <w:rPrChange w:id="1065" w:author="Eric Boisvert" w:date="2015-10-30T06:31:00Z">
              <w:rPr>
                <w:lang w:val="en-CA"/>
              </w:rPr>
            </w:rPrChange>
          </w:rPr>
          <w:t>:MappedFeature</w:t>
        </w:r>
        <w:proofErr w:type="gramEnd"/>
        <w:r w:rsidRPr="00174304">
          <w:rPr>
            <w:rFonts w:ascii="Courier New" w:hAnsi="Courier New" w:cs="Courier New"/>
            <w:sz w:val="20"/>
            <w:szCs w:val="20"/>
            <w:lang w:val="en-CA"/>
            <w:rPrChange w:id="1066" w:author="Eric Boisvert" w:date="2015-10-30T06:31:00Z">
              <w:rPr>
                <w:lang w:val="en-CA"/>
              </w:rPr>
            </w:rPrChange>
          </w:rPr>
          <w:t xml:space="preserve"> gml:id="m1"&gt;</w:t>
        </w:r>
      </w:ins>
    </w:p>
    <w:p w14:paraId="3EC6A6CD" w14:textId="77777777" w:rsidR="00174304" w:rsidRPr="00174304" w:rsidRDefault="00174304">
      <w:pPr>
        <w:contextualSpacing/>
        <w:rPr>
          <w:ins w:id="1067" w:author="Eric Boisvert" w:date="2015-10-30T06:30:00Z"/>
          <w:rFonts w:ascii="Courier New" w:hAnsi="Courier New" w:cs="Courier New"/>
          <w:sz w:val="20"/>
          <w:szCs w:val="20"/>
          <w:lang w:val="en-CA"/>
          <w:rPrChange w:id="1068" w:author="Eric Boisvert" w:date="2015-10-30T06:31:00Z">
            <w:rPr>
              <w:ins w:id="1069" w:author="Eric Boisvert" w:date="2015-10-30T06:30:00Z"/>
              <w:lang w:val="en-CA"/>
            </w:rPr>
          </w:rPrChange>
        </w:rPr>
        <w:pPrChange w:id="1070" w:author="Eric Boisvert" w:date="2015-10-30T06:31:00Z">
          <w:pPr/>
        </w:pPrChange>
      </w:pPr>
      <w:ins w:id="1071" w:author="Eric Boisvert" w:date="2015-10-30T06:30:00Z">
        <w:r w:rsidRPr="00174304">
          <w:rPr>
            <w:rFonts w:ascii="Courier New" w:hAnsi="Courier New" w:cs="Courier New"/>
            <w:sz w:val="20"/>
            <w:szCs w:val="20"/>
            <w:lang w:val="en-CA"/>
            <w:rPrChange w:id="1072" w:author="Eric Boisvert" w:date="2015-10-30T06:31:00Z">
              <w:rPr>
                <w:lang w:val="en-CA"/>
              </w:rPr>
            </w:rPrChange>
          </w:rPr>
          <w:tab/>
        </w:r>
        <w:r w:rsidRPr="00174304">
          <w:rPr>
            <w:rFonts w:ascii="Courier New" w:hAnsi="Courier New" w:cs="Courier New"/>
            <w:sz w:val="20"/>
            <w:szCs w:val="20"/>
            <w:lang w:val="en-CA"/>
            <w:rPrChange w:id="1073" w:author="Eric Boisvert" w:date="2015-10-30T06:31:00Z">
              <w:rPr>
                <w:lang w:val="en-CA"/>
              </w:rPr>
            </w:rPrChange>
          </w:rPr>
          <w:tab/>
          <w:t>&lt;</w:t>
        </w:r>
        <w:proofErr w:type="gramStart"/>
        <w:r w:rsidRPr="00174304">
          <w:rPr>
            <w:rFonts w:ascii="Courier New" w:hAnsi="Courier New" w:cs="Courier New"/>
            <w:sz w:val="20"/>
            <w:szCs w:val="20"/>
            <w:lang w:val="en-CA"/>
            <w:rPrChange w:id="1074" w:author="Eric Boisvert" w:date="2015-10-30T06:31:00Z">
              <w:rPr>
                <w:lang w:val="en-CA"/>
              </w:rPr>
            </w:rPrChange>
          </w:rPr>
          <w:t>gsmlb:</w:t>
        </w:r>
        <w:proofErr w:type="gramEnd"/>
        <w:r w:rsidRPr="00174304">
          <w:rPr>
            <w:rFonts w:ascii="Courier New" w:hAnsi="Courier New" w:cs="Courier New"/>
            <w:sz w:val="20"/>
            <w:szCs w:val="20"/>
            <w:lang w:val="en-CA"/>
            <w:rPrChange w:id="1075" w:author="Eric Boisvert" w:date="2015-10-30T06:31:00Z">
              <w:rPr>
                <w:lang w:val="en-CA"/>
              </w:rPr>
            </w:rPrChange>
          </w:rPr>
          <w:t>specification&gt;</w:t>
        </w:r>
      </w:ins>
    </w:p>
    <w:p w14:paraId="65F9D5E5" w14:textId="77777777" w:rsidR="00174304" w:rsidRPr="00174304" w:rsidRDefault="00174304">
      <w:pPr>
        <w:contextualSpacing/>
        <w:rPr>
          <w:ins w:id="1076" w:author="Eric Boisvert" w:date="2015-10-30T06:30:00Z"/>
          <w:rFonts w:ascii="Courier New" w:hAnsi="Courier New" w:cs="Courier New"/>
          <w:sz w:val="20"/>
          <w:szCs w:val="20"/>
          <w:lang w:val="en-CA"/>
          <w:rPrChange w:id="1077" w:author="Eric Boisvert" w:date="2015-10-30T06:31:00Z">
            <w:rPr>
              <w:ins w:id="1078" w:author="Eric Boisvert" w:date="2015-10-30T06:30:00Z"/>
              <w:lang w:val="en-CA"/>
            </w:rPr>
          </w:rPrChange>
        </w:rPr>
        <w:pPrChange w:id="1079" w:author="Eric Boisvert" w:date="2015-10-30T06:31:00Z">
          <w:pPr/>
        </w:pPrChange>
      </w:pPr>
      <w:ins w:id="1080" w:author="Eric Boisvert" w:date="2015-10-30T06:30:00Z">
        <w:r w:rsidRPr="00174304">
          <w:rPr>
            <w:rFonts w:ascii="Courier New" w:hAnsi="Courier New" w:cs="Courier New"/>
            <w:sz w:val="20"/>
            <w:szCs w:val="20"/>
            <w:lang w:val="en-CA"/>
            <w:rPrChange w:id="1081" w:author="Eric Boisvert" w:date="2015-10-30T06:31:00Z">
              <w:rPr>
                <w:lang w:val="en-CA"/>
              </w:rPr>
            </w:rPrChange>
          </w:rPr>
          <w:tab/>
        </w:r>
        <w:r w:rsidRPr="00174304">
          <w:rPr>
            <w:rFonts w:ascii="Courier New" w:hAnsi="Courier New" w:cs="Courier New"/>
            <w:sz w:val="20"/>
            <w:szCs w:val="20"/>
            <w:lang w:val="en-CA"/>
            <w:rPrChange w:id="1082" w:author="Eric Boisvert" w:date="2015-10-30T06:31:00Z">
              <w:rPr>
                <w:lang w:val="en-CA"/>
              </w:rPr>
            </w:rPrChange>
          </w:rPr>
          <w:tab/>
        </w:r>
        <w:r w:rsidRPr="00174304">
          <w:rPr>
            <w:rFonts w:ascii="Courier New" w:hAnsi="Courier New" w:cs="Courier New"/>
            <w:sz w:val="20"/>
            <w:szCs w:val="20"/>
            <w:lang w:val="en-CA"/>
            <w:rPrChange w:id="1083" w:author="Eric Boisvert" w:date="2015-10-30T06:31:00Z">
              <w:rPr>
                <w:lang w:val="en-CA"/>
              </w:rPr>
            </w:rPrChange>
          </w:rPr>
          <w:tab/>
          <w:t>&lt;gsmlb</w:t>
        </w:r>
        <w:proofErr w:type="gramStart"/>
        <w:r w:rsidRPr="00174304">
          <w:rPr>
            <w:rFonts w:ascii="Courier New" w:hAnsi="Courier New" w:cs="Courier New"/>
            <w:sz w:val="20"/>
            <w:szCs w:val="20"/>
            <w:lang w:val="en-CA"/>
            <w:rPrChange w:id="1084" w:author="Eric Boisvert" w:date="2015-10-30T06:31:00Z">
              <w:rPr>
                <w:lang w:val="en-CA"/>
              </w:rPr>
            </w:rPrChange>
          </w:rPr>
          <w:t>:GeologicUnit</w:t>
        </w:r>
        <w:proofErr w:type="gramEnd"/>
        <w:r w:rsidRPr="00174304">
          <w:rPr>
            <w:rFonts w:ascii="Courier New" w:hAnsi="Courier New" w:cs="Courier New"/>
            <w:sz w:val="20"/>
            <w:szCs w:val="20"/>
            <w:lang w:val="en-CA"/>
            <w:rPrChange w:id="1085" w:author="Eric Boisvert" w:date="2015-10-30T06:31:00Z">
              <w:rPr>
                <w:lang w:val="en-CA"/>
              </w:rPr>
            </w:rPrChange>
          </w:rPr>
          <w:t xml:space="preserve"> gml:id="G1"&gt;</w:t>
        </w:r>
      </w:ins>
    </w:p>
    <w:p w14:paraId="3C8FA0B6" w14:textId="77777777" w:rsidR="00174304" w:rsidRPr="00174304" w:rsidRDefault="00174304">
      <w:pPr>
        <w:contextualSpacing/>
        <w:rPr>
          <w:ins w:id="1086" w:author="Eric Boisvert" w:date="2015-10-30T06:30:00Z"/>
          <w:rFonts w:ascii="Courier New" w:hAnsi="Courier New" w:cs="Courier New"/>
          <w:sz w:val="20"/>
          <w:szCs w:val="20"/>
          <w:lang w:val="en-CA"/>
          <w:rPrChange w:id="1087" w:author="Eric Boisvert" w:date="2015-10-30T06:31:00Z">
            <w:rPr>
              <w:ins w:id="1088" w:author="Eric Boisvert" w:date="2015-10-30T06:30:00Z"/>
              <w:lang w:val="en-CA"/>
            </w:rPr>
          </w:rPrChange>
        </w:rPr>
        <w:pPrChange w:id="1089" w:author="Eric Boisvert" w:date="2015-10-30T06:31:00Z">
          <w:pPr/>
        </w:pPrChange>
      </w:pPr>
      <w:ins w:id="1090" w:author="Eric Boisvert" w:date="2015-10-30T06:30:00Z">
        <w:r w:rsidRPr="00174304">
          <w:rPr>
            <w:rFonts w:ascii="Courier New" w:hAnsi="Courier New" w:cs="Courier New"/>
            <w:sz w:val="20"/>
            <w:szCs w:val="20"/>
            <w:lang w:val="en-CA"/>
            <w:rPrChange w:id="1091" w:author="Eric Boisvert" w:date="2015-10-30T06:31:00Z">
              <w:rPr>
                <w:lang w:val="en-CA"/>
              </w:rPr>
            </w:rPrChange>
          </w:rPr>
          <w:tab/>
        </w:r>
        <w:r w:rsidRPr="00174304">
          <w:rPr>
            <w:rFonts w:ascii="Courier New" w:hAnsi="Courier New" w:cs="Courier New"/>
            <w:sz w:val="20"/>
            <w:szCs w:val="20"/>
            <w:lang w:val="en-CA"/>
            <w:rPrChange w:id="1092" w:author="Eric Boisvert" w:date="2015-10-30T06:31:00Z">
              <w:rPr>
                <w:lang w:val="en-CA"/>
              </w:rPr>
            </w:rPrChange>
          </w:rPr>
          <w:tab/>
        </w:r>
        <w:r w:rsidRPr="00174304">
          <w:rPr>
            <w:rFonts w:ascii="Courier New" w:hAnsi="Courier New" w:cs="Courier New"/>
            <w:sz w:val="20"/>
            <w:szCs w:val="20"/>
            <w:lang w:val="en-CA"/>
            <w:rPrChange w:id="1093" w:author="Eric Boisvert" w:date="2015-10-30T06:31:00Z">
              <w:rPr>
                <w:lang w:val="en-CA"/>
              </w:rPr>
            </w:rPrChange>
          </w:rPr>
          <w:tab/>
          <w:t>...</w:t>
        </w:r>
      </w:ins>
    </w:p>
    <w:p w14:paraId="6D153CE2" w14:textId="77777777" w:rsidR="00174304" w:rsidRPr="00174304" w:rsidRDefault="00174304">
      <w:pPr>
        <w:contextualSpacing/>
        <w:rPr>
          <w:ins w:id="1094" w:author="Eric Boisvert" w:date="2015-10-30T06:30:00Z"/>
          <w:rFonts w:ascii="Courier New" w:hAnsi="Courier New" w:cs="Courier New"/>
          <w:sz w:val="20"/>
          <w:szCs w:val="20"/>
          <w:lang w:val="en-CA"/>
          <w:rPrChange w:id="1095" w:author="Eric Boisvert" w:date="2015-10-30T06:31:00Z">
            <w:rPr>
              <w:ins w:id="1096" w:author="Eric Boisvert" w:date="2015-10-30T06:30:00Z"/>
              <w:lang w:val="en-CA"/>
            </w:rPr>
          </w:rPrChange>
        </w:rPr>
        <w:pPrChange w:id="1097" w:author="Eric Boisvert" w:date="2015-10-30T06:31:00Z">
          <w:pPr/>
        </w:pPrChange>
      </w:pPr>
      <w:ins w:id="1098" w:author="Eric Boisvert" w:date="2015-10-30T06:30:00Z">
        <w:r w:rsidRPr="00174304">
          <w:rPr>
            <w:rFonts w:ascii="Courier New" w:hAnsi="Courier New" w:cs="Courier New"/>
            <w:sz w:val="20"/>
            <w:szCs w:val="20"/>
            <w:lang w:val="en-CA"/>
            <w:rPrChange w:id="1099" w:author="Eric Boisvert" w:date="2015-10-30T06:31:00Z">
              <w:rPr>
                <w:lang w:val="en-CA"/>
              </w:rPr>
            </w:rPrChange>
          </w:rPr>
          <w:tab/>
        </w:r>
        <w:r w:rsidRPr="00174304">
          <w:rPr>
            <w:rFonts w:ascii="Courier New" w:hAnsi="Courier New" w:cs="Courier New"/>
            <w:sz w:val="20"/>
            <w:szCs w:val="20"/>
            <w:lang w:val="en-CA"/>
            <w:rPrChange w:id="1100" w:author="Eric Boisvert" w:date="2015-10-30T06:31:00Z">
              <w:rPr>
                <w:lang w:val="en-CA"/>
              </w:rPr>
            </w:rPrChange>
          </w:rPr>
          <w:tab/>
        </w:r>
        <w:r w:rsidRPr="00174304">
          <w:rPr>
            <w:rFonts w:ascii="Courier New" w:hAnsi="Courier New" w:cs="Courier New"/>
            <w:sz w:val="20"/>
            <w:szCs w:val="20"/>
            <w:lang w:val="en-CA"/>
            <w:rPrChange w:id="1101" w:author="Eric Boisvert" w:date="2015-10-30T06:31:00Z">
              <w:rPr>
                <w:lang w:val="en-CA"/>
              </w:rPr>
            </w:rPrChange>
          </w:rPr>
          <w:tab/>
          <w:t>&lt;/gsmlb</w:t>
        </w:r>
        <w:proofErr w:type="gramStart"/>
        <w:r w:rsidRPr="00174304">
          <w:rPr>
            <w:rFonts w:ascii="Courier New" w:hAnsi="Courier New" w:cs="Courier New"/>
            <w:sz w:val="20"/>
            <w:szCs w:val="20"/>
            <w:lang w:val="en-CA"/>
            <w:rPrChange w:id="1102" w:author="Eric Boisvert" w:date="2015-10-30T06:31:00Z">
              <w:rPr>
                <w:lang w:val="en-CA"/>
              </w:rPr>
            </w:rPrChange>
          </w:rPr>
          <w:t>:GeologicUnit</w:t>
        </w:r>
        <w:proofErr w:type="gramEnd"/>
        <w:r w:rsidRPr="00174304">
          <w:rPr>
            <w:rFonts w:ascii="Courier New" w:hAnsi="Courier New" w:cs="Courier New"/>
            <w:sz w:val="20"/>
            <w:szCs w:val="20"/>
            <w:lang w:val="en-CA"/>
            <w:rPrChange w:id="1103" w:author="Eric Boisvert" w:date="2015-10-30T06:31:00Z">
              <w:rPr>
                <w:lang w:val="en-CA"/>
              </w:rPr>
            </w:rPrChange>
          </w:rPr>
          <w:t>&gt;</w:t>
        </w:r>
      </w:ins>
    </w:p>
    <w:p w14:paraId="62CD90FA" w14:textId="77777777" w:rsidR="00174304" w:rsidRPr="00174304" w:rsidRDefault="00174304">
      <w:pPr>
        <w:contextualSpacing/>
        <w:rPr>
          <w:ins w:id="1104" w:author="Eric Boisvert" w:date="2015-10-30T06:30:00Z"/>
          <w:rFonts w:ascii="Courier New" w:hAnsi="Courier New" w:cs="Courier New"/>
          <w:sz w:val="20"/>
          <w:szCs w:val="20"/>
          <w:lang w:val="en-CA"/>
          <w:rPrChange w:id="1105" w:author="Eric Boisvert" w:date="2015-10-30T06:31:00Z">
            <w:rPr>
              <w:ins w:id="1106" w:author="Eric Boisvert" w:date="2015-10-30T06:30:00Z"/>
              <w:lang w:val="en-CA"/>
            </w:rPr>
          </w:rPrChange>
        </w:rPr>
        <w:pPrChange w:id="1107" w:author="Eric Boisvert" w:date="2015-10-30T06:31:00Z">
          <w:pPr/>
        </w:pPrChange>
      </w:pPr>
      <w:ins w:id="1108" w:author="Eric Boisvert" w:date="2015-10-30T06:30:00Z">
        <w:r w:rsidRPr="00174304">
          <w:rPr>
            <w:rFonts w:ascii="Courier New" w:hAnsi="Courier New" w:cs="Courier New"/>
            <w:sz w:val="20"/>
            <w:szCs w:val="20"/>
            <w:lang w:val="en-CA"/>
            <w:rPrChange w:id="1109" w:author="Eric Boisvert" w:date="2015-10-30T06:31:00Z">
              <w:rPr>
                <w:lang w:val="en-CA"/>
              </w:rPr>
            </w:rPrChange>
          </w:rPr>
          <w:tab/>
        </w:r>
        <w:r w:rsidRPr="00174304">
          <w:rPr>
            <w:rFonts w:ascii="Courier New" w:hAnsi="Courier New" w:cs="Courier New"/>
            <w:sz w:val="20"/>
            <w:szCs w:val="20"/>
            <w:lang w:val="en-CA"/>
            <w:rPrChange w:id="1110" w:author="Eric Boisvert" w:date="2015-10-30T06:31:00Z">
              <w:rPr>
                <w:lang w:val="en-CA"/>
              </w:rPr>
            </w:rPrChange>
          </w:rPr>
          <w:tab/>
          <w:t>&lt;/gsmlb</w:t>
        </w:r>
        <w:proofErr w:type="gramStart"/>
        <w:r w:rsidRPr="00174304">
          <w:rPr>
            <w:rFonts w:ascii="Courier New" w:hAnsi="Courier New" w:cs="Courier New"/>
            <w:sz w:val="20"/>
            <w:szCs w:val="20"/>
            <w:lang w:val="en-CA"/>
            <w:rPrChange w:id="1111" w:author="Eric Boisvert" w:date="2015-10-30T06:31:00Z">
              <w:rPr>
                <w:lang w:val="en-CA"/>
              </w:rPr>
            </w:rPrChange>
          </w:rPr>
          <w:t>:specification</w:t>
        </w:r>
        <w:proofErr w:type="gramEnd"/>
        <w:r w:rsidRPr="00174304">
          <w:rPr>
            <w:rFonts w:ascii="Courier New" w:hAnsi="Courier New" w:cs="Courier New"/>
            <w:sz w:val="20"/>
            <w:szCs w:val="20"/>
            <w:lang w:val="en-CA"/>
            <w:rPrChange w:id="1112" w:author="Eric Boisvert" w:date="2015-10-30T06:31:00Z">
              <w:rPr>
                <w:lang w:val="en-CA"/>
              </w:rPr>
            </w:rPrChange>
          </w:rPr>
          <w:t>&gt;</w:t>
        </w:r>
      </w:ins>
    </w:p>
    <w:p w14:paraId="033FAFCD" w14:textId="77777777" w:rsidR="00174304" w:rsidRPr="00174304" w:rsidRDefault="00174304">
      <w:pPr>
        <w:contextualSpacing/>
        <w:rPr>
          <w:ins w:id="1113" w:author="Eric Boisvert" w:date="2015-10-30T06:30:00Z"/>
          <w:rFonts w:ascii="Courier New" w:hAnsi="Courier New" w:cs="Courier New"/>
          <w:sz w:val="20"/>
          <w:szCs w:val="20"/>
          <w:lang w:val="en-CA"/>
          <w:rPrChange w:id="1114" w:author="Eric Boisvert" w:date="2015-10-30T06:31:00Z">
            <w:rPr>
              <w:ins w:id="1115" w:author="Eric Boisvert" w:date="2015-10-30T06:30:00Z"/>
              <w:lang w:val="en-CA"/>
            </w:rPr>
          </w:rPrChange>
        </w:rPr>
        <w:pPrChange w:id="1116" w:author="Eric Boisvert" w:date="2015-10-30T06:31:00Z">
          <w:pPr/>
        </w:pPrChange>
      </w:pPr>
      <w:ins w:id="1117" w:author="Eric Boisvert" w:date="2015-10-30T06:30:00Z">
        <w:r w:rsidRPr="00174304">
          <w:rPr>
            <w:rFonts w:ascii="Courier New" w:hAnsi="Courier New" w:cs="Courier New"/>
            <w:sz w:val="20"/>
            <w:szCs w:val="20"/>
            <w:lang w:val="en-CA"/>
            <w:rPrChange w:id="1118" w:author="Eric Boisvert" w:date="2015-10-30T06:31:00Z">
              <w:rPr>
                <w:lang w:val="en-CA"/>
              </w:rPr>
            </w:rPrChange>
          </w:rPr>
          <w:tab/>
          <w:t>&lt;/gsmlb</w:t>
        </w:r>
        <w:proofErr w:type="gramStart"/>
        <w:r w:rsidRPr="00174304">
          <w:rPr>
            <w:rFonts w:ascii="Courier New" w:hAnsi="Courier New" w:cs="Courier New"/>
            <w:sz w:val="20"/>
            <w:szCs w:val="20"/>
            <w:lang w:val="en-CA"/>
            <w:rPrChange w:id="1119" w:author="Eric Boisvert" w:date="2015-10-30T06:31:00Z">
              <w:rPr>
                <w:lang w:val="en-CA"/>
              </w:rPr>
            </w:rPrChange>
          </w:rPr>
          <w:t>:MappedFeature</w:t>
        </w:r>
        <w:proofErr w:type="gramEnd"/>
        <w:r w:rsidRPr="00174304">
          <w:rPr>
            <w:rFonts w:ascii="Courier New" w:hAnsi="Courier New" w:cs="Courier New"/>
            <w:sz w:val="20"/>
            <w:szCs w:val="20"/>
            <w:lang w:val="en-CA"/>
            <w:rPrChange w:id="1120" w:author="Eric Boisvert" w:date="2015-10-30T06:31:00Z">
              <w:rPr>
                <w:lang w:val="en-CA"/>
              </w:rPr>
            </w:rPrChange>
          </w:rPr>
          <w:t>&gt;</w:t>
        </w:r>
      </w:ins>
    </w:p>
    <w:p w14:paraId="3D47EAF1" w14:textId="77777777" w:rsidR="00174304" w:rsidRPr="00174304" w:rsidRDefault="00174304">
      <w:pPr>
        <w:contextualSpacing/>
        <w:rPr>
          <w:ins w:id="1121" w:author="Eric Boisvert" w:date="2015-10-30T06:30:00Z"/>
          <w:rFonts w:ascii="Courier New" w:hAnsi="Courier New" w:cs="Courier New"/>
          <w:sz w:val="20"/>
          <w:szCs w:val="20"/>
          <w:lang w:val="en-CA"/>
          <w:rPrChange w:id="1122" w:author="Eric Boisvert" w:date="2015-10-30T06:31:00Z">
            <w:rPr>
              <w:ins w:id="1123" w:author="Eric Boisvert" w:date="2015-10-30T06:30:00Z"/>
              <w:lang w:val="en-CA"/>
            </w:rPr>
          </w:rPrChange>
        </w:rPr>
        <w:pPrChange w:id="1124" w:author="Eric Boisvert" w:date="2015-10-30T06:31:00Z">
          <w:pPr/>
        </w:pPrChange>
      </w:pPr>
      <w:ins w:id="1125" w:author="Eric Boisvert" w:date="2015-10-30T06:30:00Z">
        <w:r w:rsidRPr="00174304">
          <w:rPr>
            <w:rFonts w:ascii="Courier New" w:hAnsi="Courier New" w:cs="Courier New"/>
            <w:sz w:val="20"/>
            <w:szCs w:val="20"/>
            <w:lang w:val="en-CA"/>
            <w:rPrChange w:id="1126" w:author="Eric Boisvert" w:date="2015-10-30T06:31:00Z">
              <w:rPr>
                <w:lang w:val="en-CA"/>
              </w:rPr>
            </w:rPrChange>
          </w:rPr>
          <w:t>&lt;/gsmlb</w:t>
        </w:r>
        <w:proofErr w:type="gramStart"/>
        <w:r w:rsidRPr="00174304">
          <w:rPr>
            <w:rFonts w:ascii="Courier New" w:hAnsi="Courier New" w:cs="Courier New"/>
            <w:sz w:val="20"/>
            <w:szCs w:val="20"/>
            <w:lang w:val="en-CA"/>
            <w:rPrChange w:id="1127" w:author="Eric Boisvert" w:date="2015-10-30T06:31:00Z">
              <w:rPr>
                <w:lang w:val="en-CA"/>
              </w:rPr>
            </w:rPrChange>
          </w:rPr>
          <w:t>:mappedItem</w:t>
        </w:r>
        <w:proofErr w:type="gramEnd"/>
        <w:r w:rsidRPr="00174304">
          <w:rPr>
            <w:rFonts w:ascii="Courier New" w:hAnsi="Courier New" w:cs="Courier New"/>
            <w:sz w:val="20"/>
            <w:szCs w:val="20"/>
            <w:lang w:val="en-CA"/>
            <w:rPrChange w:id="1128" w:author="Eric Boisvert" w:date="2015-10-30T06:31:00Z">
              <w:rPr>
                <w:lang w:val="en-CA"/>
              </w:rPr>
            </w:rPrChange>
          </w:rPr>
          <w:t>&gt;</w:t>
        </w:r>
      </w:ins>
    </w:p>
    <w:p w14:paraId="0B0D047C" w14:textId="77777777" w:rsidR="00174304" w:rsidRPr="00174304" w:rsidRDefault="00174304">
      <w:pPr>
        <w:contextualSpacing/>
        <w:rPr>
          <w:ins w:id="1129" w:author="Eric Boisvert" w:date="2015-10-30T06:30:00Z"/>
          <w:rFonts w:ascii="Courier New" w:hAnsi="Courier New" w:cs="Courier New"/>
          <w:sz w:val="20"/>
          <w:szCs w:val="20"/>
          <w:lang w:val="en-CA"/>
          <w:rPrChange w:id="1130" w:author="Eric Boisvert" w:date="2015-10-30T06:31:00Z">
            <w:rPr>
              <w:ins w:id="1131" w:author="Eric Boisvert" w:date="2015-10-30T06:30:00Z"/>
              <w:lang w:val="en-CA"/>
            </w:rPr>
          </w:rPrChange>
        </w:rPr>
        <w:pPrChange w:id="1132" w:author="Eric Boisvert" w:date="2015-10-30T06:31:00Z">
          <w:pPr/>
        </w:pPrChange>
      </w:pPr>
      <w:ins w:id="1133" w:author="Eric Boisvert" w:date="2015-10-30T06:30:00Z">
        <w:r w:rsidRPr="00174304">
          <w:rPr>
            <w:rFonts w:ascii="Courier New" w:hAnsi="Courier New" w:cs="Courier New"/>
            <w:sz w:val="20"/>
            <w:szCs w:val="20"/>
            <w:lang w:val="en-CA"/>
            <w:rPrChange w:id="1134" w:author="Eric Boisvert" w:date="2015-10-30T06:31:00Z">
              <w:rPr>
                <w:lang w:val="en-CA"/>
              </w:rPr>
            </w:rPrChange>
          </w:rPr>
          <w:t>&lt;</w:t>
        </w:r>
        <w:proofErr w:type="gramStart"/>
        <w:r w:rsidRPr="00174304">
          <w:rPr>
            <w:rFonts w:ascii="Courier New" w:hAnsi="Courier New" w:cs="Courier New"/>
            <w:sz w:val="20"/>
            <w:szCs w:val="20"/>
            <w:lang w:val="en-CA"/>
            <w:rPrChange w:id="1135" w:author="Eric Boisvert" w:date="2015-10-30T06:31:00Z">
              <w:rPr>
                <w:lang w:val="en-CA"/>
              </w:rPr>
            </w:rPrChange>
          </w:rPr>
          <w:t>gsmlb:</w:t>
        </w:r>
        <w:proofErr w:type="gramEnd"/>
        <w:r w:rsidRPr="00174304">
          <w:rPr>
            <w:rFonts w:ascii="Courier New" w:hAnsi="Courier New" w:cs="Courier New"/>
            <w:sz w:val="20"/>
            <w:szCs w:val="20"/>
            <w:lang w:val="en-CA"/>
            <w:rPrChange w:id="1136" w:author="Eric Boisvert" w:date="2015-10-30T06:31:00Z">
              <w:rPr>
                <w:lang w:val="en-CA"/>
              </w:rPr>
            </w:rPrChange>
          </w:rPr>
          <w:t>mappedItem&gt;</w:t>
        </w:r>
      </w:ins>
    </w:p>
    <w:p w14:paraId="0D71C6DE" w14:textId="77777777" w:rsidR="00174304" w:rsidRPr="00174304" w:rsidRDefault="00174304">
      <w:pPr>
        <w:contextualSpacing/>
        <w:rPr>
          <w:ins w:id="1137" w:author="Eric Boisvert" w:date="2015-10-30T06:30:00Z"/>
          <w:rFonts w:ascii="Courier New" w:hAnsi="Courier New" w:cs="Courier New"/>
          <w:sz w:val="20"/>
          <w:szCs w:val="20"/>
          <w:lang w:val="en-CA"/>
          <w:rPrChange w:id="1138" w:author="Eric Boisvert" w:date="2015-10-30T06:31:00Z">
            <w:rPr>
              <w:ins w:id="1139" w:author="Eric Boisvert" w:date="2015-10-30T06:30:00Z"/>
              <w:lang w:val="en-CA"/>
            </w:rPr>
          </w:rPrChange>
        </w:rPr>
        <w:pPrChange w:id="1140" w:author="Eric Boisvert" w:date="2015-10-30T06:31:00Z">
          <w:pPr/>
        </w:pPrChange>
      </w:pPr>
      <w:ins w:id="1141" w:author="Eric Boisvert" w:date="2015-10-30T06:30:00Z">
        <w:r w:rsidRPr="00174304">
          <w:rPr>
            <w:rFonts w:ascii="Courier New" w:hAnsi="Courier New" w:cs="Courier New"/>
            <w:sz w:val="20"/>
            <w:szCs w:val="20"/>
            <w:lang w:val="en-CA"/>
            <w:rPrChange w:id="1142" w:author="Eric Boisvert" w:date="2015-10-30T06:31:00Z">
              <w:rPr>
                <w:lang w:val="en-CA"/>
              </w:rPr>
            </w:rPrChange>
          </w:rPr>
          <w:tab/>
          <w:t>&lt;gsmlb</w:t>
        </w:r>
        <w:proofErr w:type="gramStart"/>
        <w:r w:rsidRPr="00174304">
          <w:rPr>
            <w:rFonts w:ascii="Courier New" w:hAnsi="Courier New" w:cs="Courier New"/>
            <w:sz w:val="20"/>
            <w:szCs w:val="20"/>
            <w:lang w:val="en-CA"/>
            <w:rPrChange w:id="1143" w:author="Eric Boisvert" w:date="2015-10-30T06:31:00Z">
              <w:rPr>
                <w:lang w:val="en-CA"/>
              </w:rPr>
            </w:rPrChange>
          </w:rPr>
          <w:t>:MappedFeature</w:t>
        </w:r>
        <w:proofErr w:type="gramEnd"/>
        <w:r w:rsidRPr="00174304">
          <w:rPr>
            <w:rFonts w:ascii="Courier New" w:hAnsi="Courier New" w:cs="Courier New"/>
            <w:sz w:val="20"/>
            <w:szCs w:val="20"/>
            <w:lang w:val="en-CA"/>
            <w:rPrChange w:id="1144" w:author="Eric Boisvert" w:date="2015-10-30T06:31:00Z">
              <w:rPr>
                <w:lang w:val="en-CA"/>
              </w:rPr>
            </w:rPrChange>
          </w:rPr>
          <w:t xml:space="preserve"> gml:id="m2"&gt;</w:t>
        </w:r>
      </w:ins>
    </w:p>
    <w:p w14:paraId="60E6E081" w14:textId="77777777" w:rsidR="00174304" w:rsidRPr="00174304" w:rsidRDefault="00174304">
      <w:pPr>
        <w:contextualSpacing/>
        <w:rPr>
          <w:ins w:id="1145" w:author="Eric Boisvert" w:date="2015-10-30T06:30:00Z"/>
          <w:rFonts w:ascii="Courier New" w:hAnsi="Courier New" w:cs="Courier New"/>
          <w:b/>
          <w:sz w:val="20"/>
          <w:szCs w:val="20"/>
          <w:lang w:val="en-CA"/>
          <w:rPrChange w:id="1146" w:author="Eric Boisvert" w:date="2015-10-30T06:32:00Z">
            <w:rPr>
              <w:ins w:id="1147" w:author="Eric Boisvert" w:date="2015-10-30T06:30:00Z"/>
              <w:lang w:val="en-CA"/>
            </w:rPr>
          </w:rPrChange>
        </w:rPr>
        <w:pPrChange w:id="1148" w:author="Eric Boisvert" w:date="2015-10-30T06:31:00Z">
          <w:pPr/>
        </w:pPrChange>
      </w:pPr>
      <w:ins w:id="1149" w:author="Eric Boisvert" w:date="2015-10-30T06:30:00Z">
        <w:r w:rsidRPr="00174304">
          <w:rPr>
            <w:rFonts w:ascii="Courier New" w:hAnsi="Courier New" w:cs="Courier New"/>
            <w:b/>
            <w:sz w:val="20"/>
            <w:szCs w:val="20"/>
            <w:lang w:val="en-CA"/>
            <w:rPrChange w:id="1150" w:author="Eric Boisvert" w:date="2015-10-30T06:32:00Z">
              <w:rPr>
                <w:lang w:val="en-CA"/>
              </w:rPr>
            </w:rPrChange>
          </w:rPr>
          <w:tab/>
        </w:r>
        <w:r w:rsidRPr="00174304">
          <w:rPr>
            <w:rFonts w:ascii="Courier New" w:hAnsi="Courier New" w:cs="Courier New"/>
            <w:b/>
            <w:sz w:val="20"/>
            <w:szCs w:val="20"/>
            <w:lang w:val="en-CA"/>
            <w:rPrChange w:id="1151" w:author="Eric Boisvert" w:date="2015-10-30T06:32:00Z">
              <w:rPr>
                <w:lang w:val="en-CA"/>
              </w:rPr>
            </w:rPrChange>
          </w:rPr>
          <w:tab/>
          <w:t>&lt;gsmlb</w:t>
        </w:r>
        <w:proofErr w:type="gramStart"/>
        <w:r w:rsidRPr="00174304">
          <w:rPr>
            <w:rFonts w:ascii="Courier New" w:hAnsi="Courier New" w:cs="Courier New"/>
            <w:b/>
            <w:sz w:val="20"/>
            <w:szCs w:val="20"/>
            <w:lang w:val="en-CA"/>
            <w:rPrChange w:id="1152" w:author="Eric Boisvert" w:date="2015-10-30T06:32:00Z">
              <w:rPr>
                <w:lang w:val="en-CA"/>
              </w:rPr>
            </w:rPrChange>
          </w:rPr>
          <w:t>:specification</w:t>
        </w:r>
        <w:proofErr w:type="gramEnd"/>
        <w:r w:rsidRPr="00174304">
          <w:rPr>
            <w:rFonts w:ascii="Courier New" w:hAnsi="Courier New" w:cs="Courier New"/>
            <w:b/>
            <w:sz w:val="20"/>
            <w:szCs w:val="20"/>
            <w:lang w:val="en-CA"/>
            <w:rPrChange w:id="1153" w:author="Eric Boisvert" w:date="2015-10-30T06:32:00Z">
              <w:rPr>
                <w:lang w:val="en-CA"/>
              </w:rPr>
            </w:rPrChange>
          </w:rPr>
          <w:t xml:space="preserve"> xlink:href="#G1"</w:t>
        </w:r>
      </w:ins>
      <w:ins w:id="1154"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1155" w:author="Eric Boisvert" w:date="2015-10-30T06:30:00Z">
        <w:r w:rsidRPr="00174304">
          <w:rPr>
            <w:rFonts w:ascii="Courier New" w:hAnsi="Courier New" w:cs="Courier New"/>
            <w:b/>
            <w:sz w:val="20"/>
            <w:szCs w:val="20"/>
            <w:lang w:val="en-CA"/>
            <w:rPrChange w:id="1156" w:author="Eric Boisvert" w:date="2015-10-30T06:32:00Z">
              <w:rPr>
                <w:lang w:val="en-CA"/>
              </w:rPr>
            </w:rPrChange>
          </w:rPr>
          <w:t>/&gt;</w:t>
        </w:r>
      </w:ins>
    </w:p>
    <w:p w14:paraId="143F9500" w14:textId="77777777" w:rsidR="00174304" w:rsidRPr="00174304" w:rsidRDefault="00174304">
      <w:pPr>
        <w:contextualSpacing/>
        <w:rPr>
          <w:ins w:id="1157" w:author="Eric Boisvert" w:date="2015-10-30T06:30:00Z"/>
          <w:rFonts w:ascii="Courier New" w:hAnsi="Courier New" w:cs="Courier New"/>
          <w:sz w:val="20"/>
          <w:szCs w:val="20"/>
          <w:lang w:val="en-CA"/>
          <w:rPrChange w:id="1158" w:author="Eric Boisvert" w:date="2015-10-30T06:31:00Z">
            <w:rPr>
              <w:ins w:id="1159" w:author="Eric Boisvert" w:date="2015-10-30T06:30:00Z"/>
              <w:lang w:val="en-CA"/>
            </w:rPr>
          </w:rPrChange>
        </w:rPr>
        <w:pPrChange w:id="1160" w:author="Eric Boisvert" w:date="2015-10-30T06:31:00Z">
          <w:pPr/>
        </w:pPrChange>
      </w:pPr>
      <w:ins w:id="1161" w:author="Eric Boisvert" w:date="2015-10-30T06:30:00Z">
        <w:r w:rsidRPr="00174304">
          <w:rPr>
            <w:rFonts w:ascii="Courier New" w:hAnsi="Courier New" w:cs="Courier New"/>
            <w:sz w:val="20"/>
            <w:szCs w:val="20"/>
            <w:lang w:val="en-CA"/>
            <w:rPrChange w:id="1162" w:author="Eric Boisvert" w:date="2015-10-30T06:31:00Z">
              <w:rPr>
                <w:lang w:val="en-CA"/>
              </w:rPr>
            </w:rPrChange>
          </w:rPr>
          <w:tab/>
          <w:t>&lt;/gsmlb</w:t>
        </w:r>
        <w:proofErr w:type="gramStart"/>
        <w:r w:rsidRPr="00174304">
          <w:rPr>
            <w:rFonts w:ascii="Courier New" w:hAnsi="Courier New" w:cs="Courier New"/>
            <w:sz w:val="20"/>
            <w:szCs w:val="20"/>
            <w:lang w:val="en-CA"/>
            <w:rPrChange w:id="1163" w:author="Eric Boisvert" w:date="2015-10-30T06:31:00Z">
              <w:rPr>
                <w:lang w:val="en-CA"/>
              </w:rPr>
            </w:rPrChange>
          </w:rPr>
          <w:t>:MappedFeature</w:t>
        </w:r>
        <w:proofErr w:type="gramEnd"/>
        <w:r w:rsidRPr="00174304">
          <w:rPr>
            <w:rFonts w:ascii="Courier New" w:hAnsi="Courier New" w:cs="Courier New"/>
            <w:sz w:val="20"/>
            <w:szCs w:val="20"/>
            <w:lang w:val="en-CA"/>
            <w:rPrChange w:id="1164" w:author="Eric Boisvert" w:date="2015-10-30T06:31:00Z">
              <w:rPr>
                <w:lang w:val="en-CA"/>
              </w:rPr>
            </w:rPrChange>
          </w:rPr>
          <w:t>&gt;</w:t>
        </w:r>
      </w:ins>
    </w:p>
    <w:p w14:paraId="6643D632" w14:textId="77777777" w:rsidR="00174304" w:rsidRDefault="00174304">
      <w:pPr>
        <w:contextualSpacing/>
        <w:rPr>
          <w:ins w:id="1165" w:author="Eric Boisvert" w:date="2015-10-30T06:32:00Z"/>
          <w:rFonts w:ascii="Courier New" w:hAnsi="Courier New" w:cs="Courier New"/>
          <w:sz w:val="20"/>
          <w:szCs w:val="20"/>
          <w:lang w:val="en-CA"/>
        </w:rPr>
        <w:pPrChange w:id="1166" w:author="Eric Boisvert" w:date="2015-10-30T06:31:00Z">
          <w:pPr/>
        </w:pPrChange>
      </w:pPr>
      <w:ins w:id="1167" w:author="Eric Boisvert" w:date="2015-10-30T06:30:00Z">
        <w:r w:rsidRPr="00174304">
          <w:rPr>
            <w:rFonts w:ascii="Courier New" w:hAnsi="Courier New" w:cs="Courier New"/>
            <w:sz w:val="20"/>
            <w:szCs w:val="20"/>
            <w:lang w:val="en-CA"/>
            <w:rPrChange w:id="1168" w:author="Eric Boisvert" w:date="2015-10-30T06:31:00Z">
              <w:rPr>
                <w:lang w:val="en-CA"/>
              </w:rPr>
            </w:rPrChange>
          </w:rPr>
          <w:t>&lt;/gsmlb</w:t>
        </w:r>
        <w:proofErr w:type="gramStart"/>
        <w:r w:rsidRPr="00174304">
          <w:rPr>
            <w:rFonts w:ascii="Courier New" w:hAnsi="Courier New" w:cs="Courier New"/>
            <w:sz w:val="20"/>
            <w:szCs w:val="20"/>
            <w:lang w:val="en-CA"/>
            <w:rPrChange w:id="1169" w:author="Eric Boisvert" w:date="2015-10-30T06:31:00Z">
              <w:rPr>
                <w:lang w:val="en-CA"/>
              </w:rPr>
            </w:rPrChange>
          </w:rPr>
          <w:t>:mappedItem</w:t>
        </w:r>
        <w:proofErr w:type="gramEnd"/>
        <w:r w:rsidRPr="00174304">
          <w:rPr>
            <w:rFonts w:ascii="Courier New" w:hAnsi="Courier New" w:cs="Courier New"/>
            <w:sz w:val="20"/>
            <w:szCs w:val="20"/>
            <w:lang w:val="en-CA"/>
            <w:rPrChange w:id="1170" w:author="Eric Boisvert" w:date="2015-10-30T06:31:00Z">
              <w:rPr>
                <w:lang w:val="en-CA"/>
              </w:rPr>
            </w:rPrChange>
          </w:rPr>
          <w:t>&gt;</w:t>
        </w:r>
      </w:ins>
    </w:p>
    <w:p w14:paraId="5B616B54" w14:textId="77777777" w:rsidR="00174304" w:rsidRPr="00A0434E" w:rsidRDefault="00174304" w:rsidP="00174304">
      <w:pPr>
        <w:contextualSpacing/>
        <w:rPr>
          <w:ins w:id="1171" w:author="Eric Boisvert" w:date="2015-10-30T06:32:00Z"/>
          <w:rFonts w:ascii="Courier New" w:hAnsi="Courier New" w:cs="Courier New"/>
          <w:sz w:val="20"/>
          <w:szCs w:val="20"/>
          <w:lang w:val="en-CA"/>
        </w:rPr>
      </w:pPr>
      <w:ins w:id="1172" w:author="Eric Boisvert" w:date="2015-10-30T06:3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435F5726" w14:textId="2097ADE0" w:rsidR="00174304" w:rsidRPr="00A0434E" w:rsidRDefault="00174304" w:rsidP="00174304">
      <w:pPr>
        <w:contextualSpacing/>
        <w:rPr>
          <w:ins w:id="1173" w:author="Eric Boisvert" w:date="2015-10-30T06:32:00Z"/>
          <w:rFonts w:ascii="Courier New" w:hAnsi="Courier New" w:cs="Courier New"/>
          <w:sz w:val="20"/>
          <w:szCs w:val="20"/>
          <w:lang w:val="en-CA"/>
        </w:rPr>
      </w:pPr>
      <w:ins w:id="1174" w:author="Eric Boisvert" w:date="2015-10-30T06:3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w:t>
        </w:r>
      </w:ins>
      <w:ins w:id="1175" w:author="Eric Boisvert" w:date="2015-10-30T06:33:00Z">
        <w:r>
          <w:rPr>
            <w:rFonts w:ascii="Courier New" w:hAnsi="Courier New" w:cs="Courier New"/>
            <w:sz w:val="20"/>
            <w:szCs w:val="20"/>
            <w:lang w:val="en-CA"/>
          </w:rPr>
          <w:t>3</w:t>
        </w:r>
      </w:ins>
      <w:ins w:id="1176"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1177" w:author="Eric Boisvert" w:date="2015-10-30T06:32:00Z"/>
          <w:rFonts w:ascii="Courier New" w:hAnsi="Courier New" w:cs="Courier New"/>
          <w:b/>
          <w:sz w:val="20"/>
          <w:szCs w:val="20"/>
          <w:lang w:val="en-CA"/>
        </w:rPr>
      </w:pPr>
      <w:ins w:id="1178"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w:t>
        </w:r>
      </w:ins>
      <w:ins w:id="1179" w:author="Eric Boisvert" w:date="2015-10-30T06:33:00Z">
        <w:r>
          <w:rPr>
            <w:rFonts w:ascii="Courier New" w:hAnsi="Courier New" w:cs="Courier New"/>
            <w:b/>
            <w:sz w:val="20"/>
            <w:szCs w:val="20"/>
            <w:lang w:val="en-CA"/>
          </w:rPr>
          <w:t>host.org/resources/geologicUnit/G1</w:t>
        </w:r>
      </w:ins>
      <w:ins w:id="1180" w:author="Eric Boisvert" w:date="2015-10-30T06:32:00Z">
        <w:r w:rsidRPr="00A0434E">
          <w:rPr>
            <w:rFonts w:ascii="Courier New" w:hAnsi="Courier New" w:cs="Courier New"/>
            <w:b/>
            <w:sz w:val="20"/>
            <w:szCs w:val="20"/>
            <w:lang w:val="en-CA"/>
          </w:rPr>
          <w:t>"</w:t>
        </w:r>
      </w:ins>
      <w:ins w:id="1181"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1182"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1183" w:author="Eric Boisvert" w:date="2015-10-30T06:32:00Z"/>
          <w:rFonts w:ascii="Courier New" w:hAnsi="Courier New" w:cs="Courier New"/>
          <w:sz w:val="20"/>
          <w:szCs w:val="20"/>
          <w:lang w:val="en-CA"/>
        </w:rPr>
      </w:pPr>
      <w:ins w:id="1184" w:author="Eric Boisvert" w:date="2015-10-30T06:3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200A7578" w14:textId="77777777" w:rsidR="00174304" w:rsidRPr="00A0434E" w:rsidRDefault="00174304" w:rsidP="00174304">
      <w:pPr>
        <w:contextualSpacing/>
        <w:rPr>
          <w:ins w:id="1185" w:author="Eric Boisvert" w:date="2015-10-30T06:32:00Z"/>
          <w:rFonts w:ascii="Courier New" w:hAnsi="Courier New" w:cs="Courier New"/>
          <w:sz w:val="20"/>
          <w:szCs w:val="20"/>
          <w:lang w:val="en-CA"/>
        </w:rPr>
      </w:pPr>
      <w:ins w:id="1186" w:author="Eric Boisvert" w:date="2015-10-30T06:3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3F6BA99" w14:textId="77777777" w:rsidR="00174304" w:rsidRPr="00174304" w:rsidRDefault="00174304">
      <w:pPr>
        <w:contextualSpacing/>
        <w:rPr>
          <w:ins w:id="1187" w:author="Eric Boisvert" w:date="2015-10-30T06:30:00Z"/>
          <w:rFonts w:ascii="Courier New" w:hAnsi="Courier New" w:cs="Courier New"/>
          <w:sz w:val="20"/>
          <w:szCs w:val="20"/>
          <w:lang w:val="en-CA"/>
          <w:rPrChange w:id="1188" w:author="Eric Boisvert" w:date="2015-10-30T06:31:00Z">
            <w:rPr>
              <w:ins w:id="1189" w:author="Eric Boisvert" w:date="2015-10-30T06:30:00Z"/>
              <w:lang w:val="en-CA"/>
            </w:rPr>
          </w:rPrChange>
        </w:rPr>
        <w:pPrChange w:id="1190" w:author="Eric Boisvert" w:date="2015-10-30T06:31:00Z">
          <w:pPr/>
        </w:pPrChange>
      </w:pPr>
    </w:p>
    <w:p w14:paraId="467FA132" w14:textId="537D3B04" w:rsidR="00793B54" w:rsidRPr="00174304" w:rsidRDefault="00174304">
      <w:pPr>
        <w:contextualSpacing/>
        <w:rPr>
          <w:ins w:id="1191" w:author="Eric Boisvert" w:date="2015-10-30T05:38:00Z"/>
          <w:rFonts w:ascii="Courier New" w:hAnsi="Courier New" w:cs="Courier New"/>
          <w:sz w:val="20"/>
          <w:szCs w:val="20"/>
          <w:lang w:val="en-CA"/>
          <w:rPrChange w:id="1192" w:author="Eric Boisvert" w:date="2015-10-30T06:31:00Z">
            <w:rPr>
              <w:ins w:id="1193" w:author="Eric Boisvert" w:date="2015-10-30T05:38:00Z"/>
              <w:lang w:val="en-CA"/>
            </w:rPr>
          </w:rPrChange>
        </w:rPr>
        <w:pPrChange w:id="1194" w:author="Eric Boisvert" w:date="2015-10-30T06:31:00Z">
          <w:pPr/>
        </w:pPrChange>
      </w:pPr>
      <w:ins w:id="1195" w:author="Eric Boisvert" w:date="2015-10-30T06:30:00Z">
        <w:r w:rsidRPr="00174304">
          <w:rPr>
            <w:rFonts w:ascii="Courier New" w:hAnsi="Courier New" w:cs="Courier New"/>
            <w:sz w:val="20"/>
            <w:szCs w:val="20"/>
            <w:lang w:val="en-CA"/>
            <w:rPrChange w:id="1196" w:author="Eric Boisvert" w:date="2015-10-30T06:31:00Z">
              <w:rPr>
                <w:lang w:val="en-CA"/>
              </w:rPr>
            </w:rPrChange>
          </w:rPr>
          <w:t>&lt;/gsmlb</w:t>
        </w:r>
        <w:proofErr w:type="gramStart"/>
        <w:r w:rsidRPr="00174304">
          <w:rPr>
            <w:rFonts w:ascii="Courier New" w:hAnsi="Courier New" w:cs="Courier New"/>
            <w:sz w:val="20"/>
            <w:szCs w:val="20"/>
            <w:lang w:val="en-CA"/>
            <w:rPrChange w:id="1197" w:author="Eric Boisvert" w:date="2015-10-30T06:31:00Z">
              <w:rPr>
                <w:lang w:val="en-CA"/>
              </w:rPr>
            </w:rPrChange>
          </w:rPr>
          <w:t>:GSML</w:t>
        </w:r>
        <w:proofErr w:type="gramEnd"/>
        <w:r w:rsidRPr="00174304">
          <w:rPr>
            <w:rFonts w:ascii="Courier New" w:hAnsi="Courier New" w:cs="Courier New"/>
            <w:sz w:val="20"/>
            <w:szCs w:val="20"/>
            <w:lang w:val="en-CA"/>
            <w:rPrChange w:id="1198" w:author="Eric Boisvert" w:date="2015-10-30T06:31:00Z">
              <w:rPr>
                <w:lang w:val="en-CA"/>
              </w:rPr>
            </w:rPrChange>
          </w:rPr>
          <w:t>&gt;</w:t>
        </w:r>
        <w:r w:rsidRPr="00174304">
          <w:rPr>
            <w:rFonts w:ascii="Courier New" w:hAnsi="Courier New" w:cs="Courier New"/>
            <w:sz w:val="20"/>
            <w:szCs w:val="20"/>
            <w:lang w:val="en-CA"/>
            <w:rPrChange w:id="1199" w:author="Eric Boisvert" w:date="2015-10-30T06:31:00Z">
              <w:rPr>
                <w:lang w:val="en-CA"/>
              </w:rPr>
            </w:rPrChange>
          </w:rPr>
          <w:tab/>
        </w:r>
      </w:ins>
    </w:p>
    <w:p w14:paraId="0AD1A072" w14:textId="77777777" w:rsidR="00174304" w:rsidRDefault="00174304" w:rsidP="00A8510C">
      <w:pPr>
        <w:rPr>
          <w:ins w:id="1200" w:author="Eric Boisvert" w:date="2015-10-30T06:34:00Z"/>
          <w:lang w:val="en-CA"/>
        </w:rPr>
      </w:pPr>
    </w:p>
    <w:p w14:paraId="749A0137" w14:textId="721B1842" w:rsidR="003E6590" w:rsidRDefault="003E6590" w:rsidP="00A8510C">
      <w:pPr>
        <w:rPr>
          <w:ins w:id="1201" w:author="Eric Boisvert" w:date="2015-10-30T06:37:00Z"/>
          <w:lang w:val="en-CA"/>
        </w:rPr>
      </w:pPr>
      <w:ins w:id="1202" w:author="Eric Boisvert" w:date="2015-10-30T06:34:00Z">
        <w:r>
          <w:rPr>
            <w:lang w:val="en-CA"/>
          </w:rPr>
          <w:t>This example shows 3 encoding of a gsmlb</w:t>
        </w:r>
        <w:proofErr w:type="gramStart"/>
        <w:r>
          <w:rPr>
            <w:lang w:val="en-CA"/>
          </w:rPr>
          <w:t>:specification</w:t>
        </w:r>
        <w:proofErr w:type="gramEnd"/>
        <w:r>
          <w:rPr>
            <w:lang w:val="en-CA"/>
          </w:rPr>
          <w:t xml:space="preserve"> property containing (or </w:t>
        </w:r>
      </w:ins>
      <w:ins w:id="1203" w:author="Eric Boisvert" w:date="2015-10-30T06:35:00Z">
        <w:r>
          <w:rPr>
            <w:lang w:val="en-CA"/>
          </w:rPr>
          <w:t xml:space="preserve">referring) to a gsmlb:GeologicUnit.  The first is </w:t>
        </w:r>
        <w:proofErr w:type="gramStart"/>
        <w:r>
          <w:rPr>
            <w:lang w:val="en-CA"/>
          </w:rPr>
          <w:t>inline,</w:t>
        </w:r>
        <w:proofErr w:type="gramEnd"/>
        <w:r>
          <w:rPr>
            <w:lang w:val="en-CA"/>
          </w:rPr>
          <w:t xml:space="preserve"> the second uses a local reference while the last uses a LOD reference.</w:t>
        </w:r>
      </w:ins>
      <w:ins w:id="1204" w:author="Eric Boisvert" w:date="2015-10-30T06:42:00Z">
        <w:r>
          <w:rPr>
            <w:lang w:val="en-CA"/>
          </w:rPr>
          <w:t xml:space="preserve"> </w:t>
        </w:r>
      </w:ins>
    </w:p>
    <w:p w14:paraId="5B553F68" w14:textId="605216FD" w:rsidR="00D44162" w:rsidRDefault="00D44162" w:rsidP="003E6590">
      <w:pPr>
        <w:contextualSpacing/>
        <w:rPr>
          <w:ins w:id="1205" w:author="Eric Boisvert" w:date="2015-10-30T06:45:00Z"/>
          <w:rFonts w:ascii="Courier New" w:hAnsi="Courier New" w:cs="Courier New"/>
          <w:sz w:val="20"/>
          <w:szCs w:val="20"/>
          <w:lang w:val="en-CA"/>
        </w:rPr>
      </w:pPr>
      <w:ins w:id="1206" w:author="Eric Boisvert" w:date="2015-10-30T06:45:00Z">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ins>
    </w:p>
    <w:p w14:paraId="153D278E" w14:textId="77777777" w:rsidR="003E6590" w:rsidRPr="00A0434E" w:rsidRDefault="003E6590" w:rsidP="003E6590">
      <w:pPr>
        <w:contextualSpacing/>
        <w:rPr>
          <w:ins w:id="1207" w:author="Eric Boisvert" w:date="2015-10-30T06:37:00Z"/>
          <w:rFonts w:ascii="Courier New" w:hAnsi="Courier New" w:cs="Courier New"/>
          <w:sz w:val="20"/>
          <w:szCs w:val="20"/>
          <w:lang w:val="en-CA"/>
        </w:rPr>
      </w:pPr>
      <w:ins w:id="1208" w:author="Eric Boisvert" w:date="2015-10-30T06:37: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66232948" w14:textId="53E72EF1" w:rsidR="003E6590" w:rsidRPr="00A0434E" w:rsidRDefault="003E6590" w:rsidP="003E6590">
      <w:pPr>
        <w:contextualSpacing/>
        <w:rPr>
          <w:ins w:id="1209" w:author="Eric Boisvert" w:date="2015-10-30T06:37:00Z"/>
          <w:rFonts w:ascii="Courier New" w:hAnsi="Courier New" w:cs="Courier New"/>
          <w:sz w:val="20"/>
          <w:szCs w:val="20"/>
          <w:lang w:val="en-CA"/>
        </w:rPr>
      </w:pPr>
      <w:ins w:id="1210" w:author="Eric Boisvert" w:date="2015-10-30T06:37: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1211" w:author="Eric Boisvert" w:date="2015-10-30T06:37:00Z"/>
          <w:rFonts w:ascii="Courier New" w:hAnsi="Courier New" w:cs="Courier New"/>
          <w:b/>
          <w:sz w:val="20"/>
          <w:szCs w:val="20"/>
          <w:lang w:val="en-CA"/>
        </w:rPr>
      </w:pPr>
      <w:ins w:id="1212"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1213" w:author="Eric Boisvert" w:date="2015-10-30T06:37:00Z"/>
          <w:rFonts w:ascii="Courier New" w:hAnsi="Courier New" w:cs="Courier New"/>
          <w:sz w:val="20"/>
          <w:szCs w:val="20"/>
          <w:lang w:val="en-CA"/>
        </w:rPr>
      </w:pPr>
      <w:ins w:id="1214" w:author="Eric Boisvert" w:date="2015-10-30T06:37: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532D8B13" w14:textId="4848DB60" w:rsidR="003E6590" w:rsidRPr="00D44162" w:rsidRDefault="00D44162" w:rsidP="00A8510C">
      <w:pPr>
        <w:contextualSpacing/>
        <w:rPr>
          <w:ins w:id="1215" w:author="Eric Boisvert" w:date="2015-10-30T06:42:00Z"/>
          <w:rFonts w:ascii="Courier New" w:hAnsi="Courier New" w:cs="Courier New"/>
          <w:sz w:val="20"/>
          <w:szCs w:val="20"/>
          <w:lang w:val="en-CA"/>
          <w:rPrChange w:id="1216" w:author="Eric Boisvert" w:date="2015-10-30T06:45:00Z">
            <w:rPr>
              <w:ins w:id="1217" w:author="Eric Boisvert" w:date="2015-10-30T06:42:00Z"/>
              <w:lang w:val="en-CA"/>
            </w:rPr>
          </w:rPrChange>
        </w:rPr>
      </w:pPr>
      <w:ins w:id="1218" w:author="Eric Boisvert" w:date="2015-10-30T06:37:00Z">
        <w:r>
          <w:rPr>
            <w:rFonts w:ascii="Courier New" w:hAnsi="Courier New" w:cs="Courier New"/>
            <w:sz w:val="20"/>
            <w:szCs w:val="20"/>
            <w:lang w:val="en-CA"/>
          </w:rPr>
          <w:t>&lt;/gsmlb</w:t>
        </w:r>
        <w:proofErr w:type="gramStart"/>
        <w:r>
          <w:rPr>
            <w:rFonts w:ascii="Courier New" w:hAnsi="Courier New" w:cs="Courier New"/>
            <w:sz w:val="20"/>
            <w:szCs w:val="20"/>
            <w:lang w:val="en-CA"/>
          </w:rPr>
          <w:t>:mappedItem</w:t>
        </w:r>
        <w:proofErr w:type="gramEnd"/>
        <w:r>
          <w:rPr>
            <w:rFonts w:ascii="Courier New" w:hAnsi="Courier New" w:cs="Courier New"/>
            <w:sz w:val="20"/>
            <w:szCs w:val="20"/>
            <w:lang w:val="en-CA"/>
          </w:rPr>
          <w:t>&gt;</w:t>
        </w:r>
      </w:ins>
    </w:p>
    <w:p w14:paraId="15DDF801" w14:textId="77777777" w:rsidR="003E6590" w:rsidRPr="00A0434E" w:rsidRDefault="003E6590" w:rsidP="003E6590">
      <w:pPr>
        <w:contextualSpacing/>
        <w:rPr>
          <w:ins w:id="1219" w:author="Eric Boisvert" w:date="2015-10-30T06:42:00Z"/>
          <w:rFonts w:ascii="Courier New" w:hAnsi="Courier New" w:cs="Courier New"/>
          <w:sz w:val="20"/>
          <w:szCs w:val="20"/>
          <w:lang w:val="en-CA"/>
        </w:rPr>
      </w:pPr>
      <w:ins w:id="1220" w:author="Eric Boisvert" w:date="2015-10-30T06:4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7F7FF92E" w14:textId="77777777" w:rsidR="003E6590" w:rsidRPr="00A0434E" w:rsidRDefault="003E6590" w:rsidP="003E6590">
      <w:pPr>
        <w:contextualSpacing/>
        <w:rPr>
          <w:ins w:id="1221" w:author="Eric Boisvert" w:date="2015-10-30T06:42:00Z"/>
          <w:rFonts w:ascii="Courier New" w:hAnsi="Courier New" w:cs="Courier New"/>
          <w:sz w:val="20"/>
          <w:szCs w:val="20"/>
          <w:lang w:val="en-CA"/>
        </w:rPr>
      </w:pPr>
      <w:ins w:id="1222" w:author="Eric Boisvert" w:date="2015-10-30T06:4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1223" w:author="Eric Boisvert" w:date="2015-10-30T06:42:00Z"/>
          <w:rFonts w:ascii="Courier New" w:hAnsi="Courier New" w:cs="Courier New"/>
          <w:b/>
          <w:sz w:val="20"/>
          <w:szCs w:val="20"/>
          <w:lang w:val="en-CA"/>
        </w:rPr>
      </w:pPr>
      <w:ins w:id="1224"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ins>
      <w:ins w:id="1225"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ins>
      <w:ins w:id="1226"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1227" w:author="Eric Boisvert" w:date="2015-10-30T06:42:00Z"/>
          <w:rFonts w:ascii="Courier New" w:hAnsi="Courier New" w:cs="Courier New"/>
          <w:sz w:val="20"/>
          <w:szCs w:val="20"/>
          <w:lang w:val="en-CA"/>
        </w:rPr>
      </w:pPr>
      <w:ins w:id="1228" w:author="Eric Boisvert" w:date="2015-10-30T06:4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7408A0BE" w14:textId="77777777" w:rsidR="003E6590" w:rsidRPr="00A0434E" w:rsidRDefault="003E6590" w:rsidP="003E6590">
      <w:pPr>
        <w:contextualSpacing/>
        <w:rPr>
          <w:ins w:id="1229" w:author="Eric Boisvert" w:date="2015-10-30T06:42:00Z"/>
          <w:rFonts w:ascii="Courier New" w:hAnsi="Courier New" w:cs="Courier New"/>
          <w:sz w:val="20"/>
          <w:szCs w:val="20"/>
          <w:lang w:val="en-CA"/>
        </w:rPr>
      </w:pPr>
      <w:ins w:id="1230" w:author="Eric Boisvert" w:date="2015-10-30T06:4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BB137A3" w14:textId="77777777" w:rsidR="00D44162" w:rsidRPr="00A0434E" w:rsidRDefault="00D44162" w:rsidP="00D44162">
      <w:pPr>
        <w:contextualSpacing/>
        <w:rPr>
          <w:ins w:id="1231" w:author="Eric Boisvert" w:date="2015-10-30T06:45:00Z"/>
          <w:rFonts w:ascii="Courier New" w:hAnsi="Courier New" w:cs="Courier New"/>
          <w:sz w:val="20"/>
          <w:szCs w:val="20"/>
          <w:lang w:val="en-CA"/>
        </w:rPr>
      </w:pPr>
      <w:ins w:id="1232" w:author="Eric Boisvert" w:date="2015-10-30T06:45: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ins>
    </w:p>
    <w:p w14:paraId="4D1E1379" w14:textId="77777777" w:rsidR="003E6590" w:rsidRDefault="003E6590" w:rsidP="00A8510C">
      <w:pPr>
        <w:rPr>
          <w:ins w:id="1233" w:author="Eric Boisvert" w:date="2015-10-30T06:37:00Z"/>
          <w:lang w:val="en-CA"/>
        </w:rPr>
      </w:pPr>
    </w:p>
    <w:p w14:paraId="49FAEAD9" w14:textId="77777777" w:rsidR="00E13215" w:rsidRDefault="00D44162" w:rsidP="00A8510C">
      <w:pPr>
        <w:rPr>
          <w:ins w:id="1234" w:author="Eric Boisvert" w:date="2015-10-30T06:46:00Z"/>
          <w:lang w:val="en-CA"/>
        </w:rPr>
      </w:pPr>
      <w:ins w:id="1235" w:author="Eric Boisvert" w:date="2015-10-30T06:37:00Z">
        <w:r>
          <w:rPr>
            <w:lang w:val="en-CA"/>
          </w:rPr>
          <w:t>Th</w:t>
        </w:r>
      </w:ins>
      <w:ins w:id="1236" w:author="Eric Boisvert" w:date="2015-10-30T06:44:00Z">
        <w:r>
          <w:rPr>
            <w:lang w:val="en-CA"/>
          </w:rPr>
          <w:t xml:space="preserve">e next </w:t>
        </w:r>
      </w:ins>
      <w:proofErr w:type="gramStart"/>
      <w:ins w:id="1237" w:author="Eric Boisvert" w:date="2015-10-30T06:37:00Z">
        <w:r w:rsidR="003E6590">
          <w:rPr>
            <w:lang w:val="en-CA"/>
          </w:rPr>
          <w:t>exampl</w:t>
        </w:r>
      </w:ins>
      <w:ins w:id="1238" w:author="Eric Boisvert" w:date="2015-10-30T06:38:00Z">
        <w:r w:rsidR="003E6590">
          <w:rPr>
            <w:lang w:val="en-CA"/>
          </w:rPr>
          <w:t>e</w:t>
        </w:r>
      </w:ins>
      <w:ins w:id="1239" w:author="Eric Boisvert" w:date="2015-10-30T06:44:00Z">
        <w:r>
          <w:rPr>
            <w:lang w:val="en-CA"/>
          </w:rPr>
          <w:t>s</w:t>
        </w:r>
      </w:ins>
      <w:ins w:id="1240" w:author="Eric Boisvert" w:date="2015-10-30T06:38:00Z">
        <w:r w:rsidR="003E6590">
          <w:rPr>
            <w:lang w:val="en-CA"/>
          </w:rPr>
          <w:t xml:space="preserve"> shows</w:t>
        </w:r>
        <w:proofErr w:type="gramEnd"/>
        <w:r w:rsidR="003E6590">
          <w:rPr>
            <w:lang w:val="en-CA"/>
          </w:rPr>
          <w:t xml:space="preserve"> yet another W3C encoding of a link by referencing to a fragment inside a XML document</w:t>
        </w:r>
      </w:ins>
      <w:ins w:id="1241" w:author="Eric Boisvert" w:date="2015-10-30T06:45:00Z">
        <w:r w:rsidR="00E13215">
          <w:rPr>
            <w:lang w:val="en-CA"/>
          </w:rPr>
          <w:t xml:space="preserve"> and using a WFS 2.0 request</w:t>
        </w:r>
      </w:ins>
      <w:ins w:id="1242" w:author="Eric Boisvert" w:date="2015-10-30T06:38:00Z">
        <w:r w:rsidR="003E6590">
          <w:rPr>
            <w:lang w:val="en-CA"/>
          </w:rPr>
          <w:t>.</w:t>
        </w:r>
      </w:ins>
      <w:ins w:id="1243" w:author="Eric Boisvert" w:date="2015-10-30T06:39:00Z">
        <w:r w:rsidR="003E6590">
          <w:rPr>
            <w:lang w:val="en-CA"/>
          </w:rPr>
          <w:t xml:space="preserve">  While </w:t>
        </w:r>
      </w:ins>
      <w:ins w:id="1244" w:author="Eric Boisvert" w:date="2015-10-30T06:46:00Z">
        <w:r w:rsidR="00E13215">
          <w:rPr>
            <w:lang w:val="en-CA"/>
          </w:rPr>
          <w:t>they are</w:t>
        </w:r>
      </w:ins>
      <w:ins w:id="1245" w:author="Eric Boisvert" w:date="2015-10-30T06:39:00Z">
        <w:r w:rsidR="003E6590">
          <w:rPr>
            <w:lang w:val="en-CA"/>
          </w:rPr>
          <w:t xml:space="preserve"> valid encoding</w:t>
        </w:r>
      </w:ins>
      <w:ins w:id="1246" w:author="Eric Boisvert" w:date="2015-10-30T06:46:00Z">
        <w:r w:rsidR="00E13215">
          <w:rPr>
            <w:lang w:val="en-CA"/>
          </w:rPr>
          <w:t>s</w:t>
        </w:r>
      </w:ins>
      <w:ins w:id="1247" w:author="Eric Boisvert" w:date="2015-10-30T06:39:00Z">
        <w:r w:rsidR="003E6590">
          <w:rPr>
            <w:lang w:val="en-CA"/>
          </w:rPr>
          <w:t>, the link</w:t>
        </w:r>
      </w:ins>
      <w:ins w:id="1248" w:author="Eric Boisvert" w:date="2015-10-30T06:46:00Z">
        <w:r w:rsidR="00E13215">
          <w:rPr>
            <w:lang w:val="en-CA"/>
          </w:rPr>
          <w:t>s</w:t>
        </w:r>
      </w:ins>
      <w:ins w:id="1249" w:author="Eric Boisvert" w:date="2015-10-30T06:39:00Z">
        <w:r w:rsidR="003E6590">
          <w:rPr>
            <w:lang w:val="en-CA"/>
          </w:rPr>
          <w:t xml:space="preserve"> </w:t>
        </w:r>
      </w:ins>
      <w:ins w:id="1250" w:author="Eric Boisvert" w:date="2015-10-30T06:46:00Z">
        <w:r w:rsidR="00E13215">
          <w:rPr>
            <w:lang w:val="en-CA"/>
          </w:rPr>
          <w:t>are</w:t>
        </w:r>
      </w:ins>
      <w:ins w:id="1251" w:author="Eric Boisvert" w:date="2015-10-30T06:39:00Z">
        <w:r w:rsidR="003E6590">
          <w:rPr>
            <w:lang w:val="en-CA"/>
          </w:rPr>
          <w:t xml:space="preserve"> not identifier </w:t>
        </w:r>
      </w:ins>
      <w:ins w:id="1252" w:author="Eric Boisvert" w:date="2015-10-30T06:46:00Z">
        <w:r w:rsidR="00E13215">
          <w:rPr>
            <w:lang w:val="en-CA"/>
          </w:rPr>
          <w:t xml:space="preserve">(although the information is hidden in the link).  </w:t>
        </w:r>
      </w:ins>
    </w:p>
    <w:p w14:paraId="308DAA23" w14:textId="1B663291" w:rsidR="003E6590" w:rsidRDefault="003E6590" w:rsidP="00A8510C">
      <w:pPr>
        <w:rPr>
          <w:ins w:id="1253" w:author="Eric Boisvert" w:date="2015-10-30T06:32:00Z"/>
          <w:lang w:val="en-CA"/>
        </w:rPr>
      </w:pPr>
      <w:ins w:id="1254" w:author="Eric Boisvert" w:date="2015-10-30T06:39:00Z">
        <w:r>
          <w:rPr>
            <w:lang w:val="en-CA"/>
          </w:rPr>
          <w:t>LOD</w:t>
        </w:r>
      </w:ins>
      <w:ins w:id="1255" w:author="Eric Boisvert" w:date="2015-10-30T06:47:00Z">
        <w:r w:rsidR="00E13215">
          <w:rPr>
            <w:lang w:val="en-CA"/>
          </w:rPr>
          <w:t xml:space="preserve"> HTTP URIs </w:t>
        </w:r>
        <w:proofErr w:type="gramStart"/>
        <w:r w:rsidR="00E13215">
          <w:rPr>
            <w:lang w:val="en-CA"/>
          </w:rPr>
          <w:t>have</w:t>
        </w:r>
      </w:ins>
      <w:proofErr w:type="gramEnd"/>
      <w:ins w:id="1256" w:author="Eric Boisvert" w:date="2015-10-30T06:39:00Z">
        <w:r>
          <w:rPr>
            <w:lang w:val="en-CA"/>
          </w:rPr>
          <w:t xml:space="preserve"> the dual role</w:t>
        </w:r>
      </w:ins>
      <w:ins w:id="1257" w:author="Eric Boisvert" w:date="2015-10-30T06:47:00Z">
        <w:r w:rsidR="00E13215">
          <w:rPr>
            <w:lang w:val="en-CA"/>
          </w:rPr>
          <w:t>s</w:t>
        </w:r>
      </w:ins>
      <w:ins w:id="1258" w:author="Eric Boisvert" w:date="2015-10-30T06:39:00Z">
        <w:r w:rsidR="00E13215">
          <w:rPr>
            <w:lang w:val="en-CA"/>
          </w:rPr>
          <w:t xml:space="preserve"> of being </w:t>
        </w:r>
      </w:ins>
      <w:ins w:id="1259" w:author="Eric Boisvert" w:date="2015-10-30T06:47:00Z">
        <w:r w:rsidR="00E13215">
          <w:rPr>
            <w:lang w:val="en-CA"/>
          </w:rPr>
          <w:t>both an</w:t>
        </w:r>
      </w:ins>
      <w:ins w:id="1260" w:author="Eric Boisvert" w:date="2015-10-30T06:39:00Z">
        <w:r>
          <w:rPr>
            <w:lang w:val="en-CA"/>
          </w:rPr>
          <w:t xml:space="preserve"> identifier </w:t>
        </w:r>
        <w:r w:rsidRPr="003E6590">
          <w:rPr>
            <w:b/>
            <w:lang w:val="en-CA"/>
            <w:rPrChange w:id="1261" w:author="Eric Boisvert" w:date="2015-10-30T06:40:00Z">
              <w:rPr>
                <w:lang w:val="en-CA"/>
              </w:rPr>
            </w:rPrChange>
          </w:rPr>
          <w:t>and</w:t>
        </w:r>
        <w:r>
          <w:rPr>
            <w:lang w:val="en-CA"/>
          </w:rPr>
          <w:t xml:space="preserve"> a location.</w:t>
        </w:r>
      </w:ins>
      <w:ins w:id="1262" w:author="Eric Boisvert" w:date="2015-10-30T06:40:00Z">
        <w:r>
          <w:rPr>
            <w:lang w:val="en-CA"/>
          </w:rPr>
          <w:t xml:space="preserve">  </w:t>
        </w:r>
      </w:ins>
      <w:ins w:id="1263" w:author="Eric Boisvert" w:date="2015-10-30T06:41:00Z">
        <w:r>
          <w:rPr>
            <w:lang w:val="en-CA"/>
          </w:rPr>
          <w:t>For this reason, this specification demands that external references use LOD.</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1264"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1265" w:author="Eric Boisvert" w:date="2015-10-30T06:47:00Z"/>
          <w:lang w:val="en-CA"/>
        </w:rPr>
      </w:pPr>
      <w:r>
        <w:rPr>
          <w:lang w:val="en-CA"/>
        </w:rPr>
        <w:t xml:space="preserve"> </w:t>
      </w:r>
    </w:p>
    <w:p w14:paraId="00A2CAF8" w14:textId="77777777" w:rsidR="00652E95" w:rsidRDefault="00652E95" w:rsidP="00652E95">
      <w:pPr>
        <w:pStyle w:val="Heading3"/>
        <w:rPr>
          <w:ins w:id="1266" w:author="Eric Boisvert" w:date="2015-10-30T06:47:00Z"/>
          <w:lang w:val="en-CA"/>
        </w:rPr>
      </w:pPr>
      <w:ins w:id="1267" w:author="Eric Boisvert" w:date="2015-10-30T06:47:00Z">
        <w:r>
          <w:rPr>
            <w:lang w:val="en-CA"/>
          </w:rPr>
          <w:t>CodeList</w:t>
        </w:r>
      </w:ins>
    </w:p>
    <w:p w14:paraId="00512E31" w14:textId="77777777" w:rsidR="00652E95" w:rsidRDefault="00652E95" w:rsidP="00652E95">
      <w:pPr>
        <w:rPr>
          <w:ins w:id="1268" w:author="Eric Boisvert" w:date="2015-10-30T06:47:00Z"/>
          <w:lang w:val="en-CA"/>
        </w:rPr>
      </w:pPr>
    </w:p>
    <w:p w14:paraId="4565B3B7" w14:textId="77777777" w:rsidR="00652E95" w:rsidRDefault="00652E95" w:rsidP="00652E95">
      <w:pPr>
        <w:rPr>
          <w:ins w:id="1269" w:author="Eric Boisvert" w:date="2015-10-30T06:47:00Z"/>
          <w:lang w:val="en-CA"/>
        </w:rPr>
      </w:pPr>
      <w:ins w:id="1270" w:author="Eric Boisvert" w:date="2015-10-30T06:47:00Z">
        <w:r>
          <w:rPr>
            <w:lang w:val="en-CA"/>
          </w:rPr>
          <w:t>Code List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 reference have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1271" w:author="Eric Boisvert" w:date="2015-10-30T06:47:00Z"/>
          <w:rFonts w:ascii="Consolas" w:hAnsi="Consolas" w:cs="Consolas"/>
          <w:sz w:val="20"/>
          <w:szCs w:val="20"/>
          <w:lang w:val="en-CA"/>
        </w:rPr>
      </w:pPr>
      <w:ins w:id="1272" w:author="Eric Boisvert" w:date="2015-10-30T06:47:00Z">
        <w:r w:rsidRPr="008D2309">
          <w:rPr>
            <w:rFonts w:ascii="Consolas" w:hAnsi="Consolas" w:cs="Consolas"/>
            <w:sz w:val="20"/>
            <w:szCs w:val="20"/>
            <w:lang w:val="en-CA"/>
          </w:rPr>
          <w:lastRenderedPageBreak/>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1273"/>
        <w:r w:rsidRPr="008D2309">
          <w:rPr>
            <w:rFonts w:ascii="Consolas" w:hAnsi="Consolas" w:cs="Consolas"/>
            <w:sz w:val="20"/>
            <w:szCs w:val="20"/>
            <w:lang w:val="en-CA"/>
          </w:rPr>
          <w:t>http://resource.geosciml.org/classifier/cgi/simplelithology/mudstone</w:t>
        </w:r>
        <w:commentRangeEnd w:id="1273"/>
        <w:r>
          <w:rPr>
            <w:rStyle w:val="CommentReference"/>
          </w:rPr>
          <w:commentReference w:id="1273"/>
        </w:r>
        <w:r w:rsidRPr="008D2309">
          <w:rPr>
            <w:rFonts w:ascii="Consolas" w:hAnsi="Consolas" w:cs="Consolas"/>
            <w:sz w:val="20"/>
            <w:szCs w:val="20"/>
            <w:lang w:val="en-CA"/>
          </w:rPr>
          <w:t>" xlink:title="mudstone"/&gt;</w:t>
        </w:r>
      </w:ins>
    </w:p>
    <w:p w14:paraId="13540271" w14:textId="77777777" w:rsidR="00652E95" w:rsidRDefault="00652E95" w:rsidP="00652E95">
      <w:pPr>
        <w:rPr>
          <w:ins w:id="1274" w:author="Eric Boisvert" w:date="2015-10-30T06:47:00Z"/>
          <w:lang w:val="en-CA"/>
        </w:rPr>
      </w:pPr>
      <w:ins w:id="1275" w:author="Eric Boisvert" w:date="2015-10-30T06:47:00Z">
        <w:r>
          <w:rPr>
            <w:lang w:val="en-CA"/>
          </w:rPr>
          <w:t>The xlink</w:t>
        </w:r>
        <w:proofErr w:type="gramStart"/>
        <w:r>
          <w:rPr>
            <w:lang w:val="en-CA"/>
          </w:rPr>
          <w:t>:href</w:t>
        </w:r>
        <w:proofErr w:type="gramEnd"/>
        <w:r>
          <w:rPr>
            <w:lang w:val="en-CA"/>
          </w:rPr>
          <w:t xml:space="preserve"> contains an absolute HTTP URI that must resolve to a resource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1276"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1277"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1278" w:author="Eric Boisvert" w:date="2015-10-30T06:48:00Z"/>
                <w:rStyle w:val="requri"/>
                <w:lang w:val="en-CA"/>
              </w:rPr>
            </w:pPr>
            <w:ins w:id="1279"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1280" w:author="Eric Boisvert" w:date="2015-10-30T06:48:00Z"/>
                <w:rStyle w:val="reqtext"/>
                <w:lang w:val="en-CA"/>
              </w:rPr>
            </w:pPr>
            <w:ins w:id="1281"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1282"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1283" w:author="Eric Boisvert" w:date="2015-10-30T05:38:00Z"/>
          <w:lang w:val="en-CA"/>
        </w:rPr>
      </w:pPr>
      <w:del w:id="1284"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1285" w:author="Eric Boisvert" w:date="2015-10-30T05:38:00Z"/>
          <w:rFonts w:ascii="Consolas" w:hAnsi="Consolas" w:cs="Consolas"/>
          <w:sz w:val="20"/>
          <w:szCs w:val="20"/>
          <w:lang w:val="en-CA"/>
        </w:rPr>
      </w:pPr>
      <w:del w:id="1286" w:author="Eric Boisvert" w:date="2015-10-30T05:38:00Z">
        <w:r w:rsidRPr="008D2309" w:rsidDel="00E97666">
          <w:rPr>
            <w:rFonts w:ascii="Consolas" w:hAnsi="Consolas" w:cs="Consolas"/>
            <w:sz w:val="20"/>
            <w:szCs w:val="20"/>
            <w:lang w:val="en-CA"/>
          </w:rPr>
          <w:delText>&lt;gsmlb:lithology xlink:href="</w:delText>
        </w:r>
        <w:commentRangeStart w:id="1287"/>
        <w:r w:rsidRPr="008D2309" w:rsidDel="00E97666">
          <w:rPr>
            <w:rFonts w:ascii="Consolas" w:hAnsi="Consolas" w:cs="Consolas"/>
            <w:sz w:val="20"/>
            <w:szCs w:val="20"/>
            <w:lang w:val="en-CA"/>
          </w:rPr>
          <w:delText>http://resource.geosciml.org/classifier/cgi/simplelithology/mudstone</w:delText>
        </w:r>
        <w:commentRangeEnd w:id="1287"/>
        <w:r w:rsidR="008D1584" w:rsidDel="00E97666">
          <w:rPr>
            <w:rStyle w:val="CommentReference"/>
          </w:rPr>
          <w:commentReference w:id="1287"/>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1288" w:author="Eric Boisvert" w:date="2015-10-30T05:38:00Z"/>
          <w:lang w:val="en-CA"/>
        </w:rPr>
      </w:pPr>
      <w:del w:id="1289"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r>
        <w:rPr>
          <w:lang w:val="en-CA"/>
        </w:rPr>
        <w:t>Identifiers</w:t>
      </w:r>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1290"/>
      <w:r>
        <w:rPr>
          <w:lang w:val="en-CA"/>
        </w:rPr>
        <w:t>a Linked Open Data resource identifier</w:t>
      </w:r>
      <w:commentRangeEnd w:id="1290"/>
      <w:r w:rsidR="0068411B">
        <w:rPr>
          <w:rStyle w:val="CommentReference"/>
        </w:rPr>
        <w:commentReference w:id="1290"/>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1291"/>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1291"/>
            <w:r>
              <w:rPr>
                <w:rStyle w:val="CommentReference"/>
                <w:rFonts w:ascii="Times New Roman" w:eastAsia="Times New Roman" w:hAnsi="Times New Roman"/>
                <w:lang w:val="en-US" w:eastAsia="en-US"/>
              </w:rPr>
              <w:commentReference w:id="1291"/>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18"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r>
        <w:rPr>
          <w:lang w:val="en-CA"/>
        </w:rPr>
        <w:t>Nillables or Voidables</w:t>
      </w:r>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lastRenderedPageBreak/>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r>
        <w:rPr>
          <w:lang w:val="en-CA"/>
        </w:rPr>
        <w:t>Date encoding</w:t>
      </w:r>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r>
        <w:t>Units of Measure</w:t>
      </w:r>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del w:id="1292"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1293" w:author="Eric Boisvert" w:date="2015-10-29T03:56:00Z"/>
        </w:rPr>
      </w:pPr>
    </w:p>
    <w:p w14:paraId="6378C5AC" w14:textId="06412674" w:rsidR="007A1979" w:rsidRDefault="007A1979" w:rsidP="00225333">
      <w:commentRangeStart w:id="1294"/>
      <w:ins w:id="1295" w:author="Eric Boisvert" w:date="2015-10-29T03:56:00Z">
        <w:r>
          <w:t>Because of the limited availability of WFS 2.0 compliant server</w:t>
        </w:r>
      </w:ins>
      <w:ins w:id="1296" w:author="Eric Boisvert" w:date="2015-10-29T03:57:00Z">
        <w:r>
          <w:t>s</w:t>
        </w:r>
      </w:ins>
      <w:ins w:id="1297" w:author="Eric Boisvert" w:date="2015-10-29T03:56:00Z">
        <w:r>
          <w:t xml:space="preserve"> and clients, </w:t>
        </w:r>
      </w:ins>
      <w:ins w:id="1298" w:author="Eric Boisvert" w:date="2015-10-29T03:57:00Z">
        <w:r>
          <w:t xml:space="preserve">GeoSciML </w:t>
        </w:r>
      </w:ins>
      <w:ins w:id="1299" w:author="Eric Boisvert" w:date="2015-10-29T03:56:00Z">
        <w:r>
          <w:t xml:space="preserve">Portrayal </w:t>
        </w:r>
      </w:ins>
      <w:ins w:id="1300" w:author="Eric Boisvert" w:date="2015-10-29T03:58:00Z">
        <w:r>
          <w:t xml:space="preserve">targets WFS 1.1.0 and GML 3.1.1. </w:t>
        </w:r>
        <w:commentRangeEnd w:id="1294"/>
        <w:r>
          <w:rPr>
            <w:rStyle w:val="CommentReference"/>
          </w:rPr>
          <w:commentReference w:id="1294"/>
        </w:r>
      </w:ins>
    </w:p>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r>
        <w:t>GeoSciML Portrayal GML 3.2 profile</w:t>
      </w:r>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19"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r>
        <w:t>GeoSciML Portrayal GML 3.1 profile</w:t>
      </w:r>
    </w:p>
    <w:p w14:paraId="28785625" w14:textId="77777777" w:rsidR="00746B77" w:rsidRDefault="00746B77" w:rsidP="00225333"/>
    <w:p w14:paraId="24EAECDC" w14:textId="543C4D8F" w:rsidR="00746B77" w:rsidRDefault="00746B77" w:rsidP="00225333">
      <w:r>
        <w:lastRenderedPageBreak/>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0"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r w:rsidRPr="00D12552">
        <w:rPr>
          <w:lang w:val="en-CA"/>
        </w:rPr>
        <w:t xml:space="preserve">GeoSciML </w:t>
      </w:r>
      <w:r>
        <w:rPr>
          <w:lang w:val="en-CA"/>
        </w:rPr>
        <w:t>Basic XML</w:t>
      </w:r>
      <w:r w:rsidRPr="00D12552">
        <w:rPr>
          <w:lang w:val="en-CA"/>
        </w:rPr>
        <w:t xml:space="preserve"> Requirements Class</w:t>
      </w:r>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1"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2"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Requirements Class</w:t>
      </w:r>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r w:rsidRPr="00D12552">
        <w:rPr>
          <w:lang w:val="en-CA"/>
        </w:rPr>
        <w:t xml:space="preserve">GeoSciML </w:t>
      </w:r>
      <w:r>
        <w:rPr>
          <w:lang w:val="en-CA"/>
        </w:rPr>
        <w:t>Laboratory XML Analysis</w:t>
      </w:r>
      <w:r w:rsidRPr="00D12552">
        <w:rPr>
          <w:lang w:val="en-CA"/>
        </w:rPr>
        <w:t xml:space="preserve"> Requirements Class</w:t>
      </w:r>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1301" w:author="Eric Boisvert" w:date="2015-10-30T09:45:00Z">
          <w:pPr/>
        </w:pPrChange>
      </w:pPr>
      <w:r>
        <w:t>GeologicSpecimen located along a borehole</w:t>
      </w:r>
    </w:p>
    <w:p w14:paraId="09E7432D" w14:textId="77777777" w:rsidR="00481976" w:rsidRDefault="00481976" w:rsidP="00B020FC"/>
    <w:p w14:paraId="4F334925" w14:textId="0387BF27"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p>
    <w:p w14:paraId="7D89F9F0" w14:textId="7C45112D" w:rsidR="00B020FC" w:rsidRDefault="00B020FC" w:rsidP="00B020FC">
      <w:r>
        <w:t>To unambiguously identify which related</w:t>
      </w:r>
      <w:r w:rsidR="0043553C">
        <w:t xml:space="preserve"> 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w:t>
      </w:r>
      <w:proofErr w:type="gramStart"/>
      <w:r>
        <w:t>:NamedValue</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7777777" w:rsidR="00B020FC" w:rsidRDefault="00B020FC" w:rsidP="00B020FC">
      <w:pPr>
        <w:pStyle w:val="Caption"/>
        <w:keepNext/>
      </w:pPr>
      <w:bookmarkStart w:id="1302" w:name="_Ref433960138"/>
      <w:r>
        <w:t xml:space="preserve">Table </w:t>
      </w:r>
      <w:fldSimple w:instr=" SEQ Table \* ARABIC ">
        <w:r>
          <w:rPr>
            <w:noProof/>
          </w:rPr>
          <w:t>18</w:t>
        </w:r>
      </w:fldSimple>
      <w:bookmarkEnd w:id="1302"/>
      <w:r>
        <w:t>: NamedValue parameter names for GeologicSpecimen location along a borehole</w:t>
      </w:r>
    </w:p>
    <w:tbl>
      <w:tblPr>
        <w:tblStyle w:val="LightShading"/>
        <w:tblW w:w="0" w:type="auto"/>
        <w:tblLook w:val="04A0" w:firstRow="1" w:lastRow="0" w:firstColumn="1" w:lastColumn="0" w:noHBand="0" w:noVBand="1"/>
      </w:tblPr>
      <w:tblGrid>
        <w:gridCol w:w="3652"/>
        <w:gridCol w:w="5204"/>
      </w:tblGrid>
      <w:tr w:rsidR="00B020FC" w:rsidRPr="00A0434E" w14:paraId="2652238B" w14:textId="77777777" w:rsidTr="004F0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492E39BB" w14:textId="77777777" w:rsidR="00B020FC" w:rsidRPr="00A0434E" w:rsidRDefault="00B020FC" w:rsidP="004F0DC1">
            <w:pPr>
              <w:rPr>
                <w:rFonts w:asciiTheme="minorHAnsi" w:hAnsiTheme="minorHAnsi"/>
                <w:sz w:val="20"/>
                <w:szCs w:val="20"/>
              </w:rPr>
            </w:pPr>
            <w:r w:rsidRPr="00A0434E">
              <w:rPr>
                <w:rFonts w:asciiTheme="minorHAnsi" w:hAnsiTheme="minorHAnsi"/>
                <w:sz w:val="20"/>
                <w:szCs w:val="20"/>
              </w:rPr>
              <w:t>NamedValue</w:t>
            </w:r>
            <w:del w:id="1303" w:author="Eric Boisvert" w:date="2015-10-30T10:03:00Z">
              <w:r w:rsidRPr="00A0434E" w:rsidDel="00481976">
                <w:rPr>
                  <w:rFonts w:asciiTheme="minorHAnsi" w:hAnsiTheme="minorHAnsi"/>
                  <w:sz w:val="20"/>
                  <w:szCs w:val="20"/>
                </w:rPr>
                <w:delText>’s</w:delText>
              </w:r>
            </w:del>
            <w:r w:rsidRPr="00A0434E">
              <w:rPr>
                <w:rFonts w:asciiTheme="minorHAnsi" w:hAnsiTheme="minorHAnsi"/>
                <w:sz w:val="20"/>
                <w:szCs w:val="20"/>
              </w:rPr>
              <w:t xml:space="preserve"> name</w:t>
            </w:r>
          </w:p>
        </w:tc>
        <w:tc>
          <w:tcPr>
            <w:tcW w:w="5204" w:type="dxa"/>
          </w:tcPr>
          <w:p w14:paraId="0D6993A7" w14:textId="77777777" w:rsidR="00B020FC" w:rsidRPr="00A0434E" w:rsidRDefault="00B020FC" w:rsidP="004F0DC1">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A0434E">
              <w:rPr>
                <w:rFonts w:asciiTheme="minorHAnsi" w:hAnsiTheme="minorHAnsi"/>
                <w:sz w:val="20"/>
                <w:szCs w:val="20"/>
              </w:rPr>
              <w:t>Description</w:t>
            </w:r>
          </w:p>
        </w:tc>
      </w:tr>
      <w:tr w:rsidR="00B020FC" w:rsidRPr="00A0434E" w14:paraId="36B5CFD0" w14:textId="77777777" w:rsidTr="004F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382A55FA" w14:textId="77777777" w:rsidR="00B020FC" w:rsidRPr="00A0434E" w:rsidRDefault="004F0DC1" w:rsidP="004F0DC1">
            <w:pPr>
              <w:rPr>
                <w:rFonts w:asciiTheme="minorHAnsi" w:hAnsiTheme="minorHAnsi"/>
                <w:sz w:val="20"/>
                <w:szCs w:val="20"/>
              </w:rPr>
            </w:pPr>
            <w:hyperlink r:id="rId123" w:history="1">
              <w:r w:rsidR="00B020FC" w:rsidRPr="00A0434E">
                <w:rPr>
                  <w:rStyle w:val="Hyperlink"/>
                  <w:rFonts w:asciiTheme="minorHAnsi" w:hAnsiTheme="minorHAnsi"/>
                  <w:sz w:val="20"/>
                  <w:szCs w:val="20"/>
                </w:rPr>
                <w:t>http://www.opengis.net/def/param-name/GSML/4.0/starts</w:t>
              </w:r>
            </w:hyperlink>
          </w:p>
        </w:tc>
        <w:tc>
          <w:tcPr>
            <w:tcW w:w="5204" w:type="dxa"/>
          </w:tcPr>
          <w:p w14:paraId="4B31206D" w14:textId="105CFD57" w:rsidR="00B020FC" w:rsidRPr="00A0434E" w:rsidRDefault="00B020FC" w:rsidP="00481976">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A0434E">
              <w:rPr>
                <w:rFonts w:asciiTheme="minorHAnsi" w:hAnsiTheme="minorHAnsi"/>
                <w:sz w:val="20"/>
                <w:szCs w:val="20"/>
              </w:rPr>
              <w:t>Report</w:t>
            </w:r>
            <w:ins w:id="1304" w:author="Eric Boisvert" w:date="2015-10-30T10:03:00Z">
              <w:r w:rsidR="00481976">
                <w:rPr>
                  <w:rFonts w:asciiTheme="minorHAnsi" w:hAnsiTheme="minorHAnsi"/>
                  <w:sz w:val="20"/>
                  <w:szCs w:val="20"/>
                </w:rPr>
                <w:t>s</w:t>
              </w:r>
            </w:ins>
            <w:r w:rsidRPr="00A0434E">
              <w:rPr>
                <w:rFonts w:asciiTheme="minorHAnsi" w:hAnsiTheme="minorHAnsi"/>
                <w:sz w:val="20"/>
                <w:szCs w:val="20"/>
              </w:rPr>
              <w:t xml:space="preserve"> the position </w:t>
            </w:r>
            <w:r w:rsidRPr="00A0434E">
              <w:rPr>
                <w:rFonts w:asciiTheme="minorHAnsi" w:hAnsiTheme="minorHAnsi"/>
                <w:b/>
                <w:sz w:val="20"/>
                <w:szCs w:val="20"/>
              </w:rPr>
              <w:t>closest</w:t>
            </w:r>
            <w:r w:rsidRPr="00A0434E">
              <w:rPr>
                <w:rFonts w:asciiTheme="minorHAnsi" w:hAnsiTheme="minorHAnsi"/>
                <w:sz w:val="20"/>
                <w:szCs w:val="20"/>
              </w:rPr>
              <w:t xml:space="preserve"> from the </w:t>
            </w:r>
            <w:del w:id="1305" w:author="Eric Boisvert" w:date="2015-10-30T10:03:00Z">
              <w:r w:rsidRPr="00A0434E" w:rsidDel="00481976">
                <w:rPr>
                  <w:rFonts w:asciiTheme="minorHAnsi" w:hAnsiTheme="minorHAnsi"/>
                  <w:sz w:val="20"/>
                  <w:szCs w:val="20"/>
                </w:rPr>
                <w:delText xml:space="preserve">start </w:delText>
              </w:r>
            </w:del>
            <w:ins w:id="1306" w:author="Eric Boisvert" w:date="2015-10-30T10:03:00Z">
              <w:r w:rsidR="00481976">
                <w:rPr>
                  <w:rFonts w:asciiTheme="minorHAnsi" w:hAnsiTheme="minorHAnsi"/>
                  <w:sz w:val="20"/>
                  <w:szCs w:val="20"/>
                </w:rPr>
                <w:t>beginning</w:t>
              </w:r>
              <w:r w:rsidR="00481976" w:rsidRPr="00A0434E">
                <w:rPr>
                  <w:rFonts w:asciiTheme="minorHAnsi" w:hAnsiTheme="minorHAnsi"/>
                  <w:sz w:val="20"/>
                  <w:szCs w:val="20"/>
                </w:rPr>
                <w:t xml:space="preserve"> </w:t>
              </w:r>
            </w:ins>
            <w:r w:rsidRPr="00A0434E">
              <w:rPr>
                <w:rFonts w:asciiTheme="minorHAnsi" w:hAnsiTheme="minorHAnsi"/>
                <w:sz w:val="20"/>
                <w:szCs w:val="20"/>
              </w:rPr>
              <w:t>of the borehole along its path.</w:t>
            </w:r>
          </w:p>
        </w:tc>
      </w:tr>
      <w:tr w:rsidR="00B020FC" w:rsidRPr="00A0434E" w14:paraId="3B9759F4" w14:textId="77777777" w:rsidTr="004F0DC1">
        <w:tc>
          <w:tcPr>
            <w:cnfStyle w:val="001000000000" w:firstRow="0" w:lastRow="0" w:firstColumn="1" w:lastColumn="0" w:oddVBand="0" w:evenVBand="0" w:oddHBand="0" w:evenHBand="0" w:firstRowFirstColumn="0" w:firstRowLastColumn="0" w:lastRowFirstColumn="0" w:lastRowLastColumn="0"/>
            <w:tcW w:w="3652" w:type="dxa"/>
          </w:tcPr>
          <w:p w14:paraId="77F22CB6" w14:textId="77777777" w:rsidR="00B020FC" w:rsidRPr="00A0434E" w:rsidRDefault="004F0DC1" w:rsidP="004F0DC1">
            <w:pPr>
              <w:rPr>
                <w:rFonts w:asciiTheme="minorHAnsi" w:hAnsiTheme="minorHAnsi"/>
                <w:sz w:val="20"/>
                <w:szCs w:val="20"/>
              </w:rPr>
            </w:pPr>
            <w:hyperlink r:id="rId124" w:history="1">
              <w:r w:rsidR="00B020FC" w:rsidRPr="00A0434E">
                <w:rPr>
                  <w:rStyle w:val="Hyperlink"/>
                  <w:rFonts w:asciiTheme="minorHAnsi" w:hAnsiTheme="minorHAnsi"/>
                  <w:sz w:val="20"/>
                  <w:szCs w:val="20"/>
                </w:rPr>
                <w:t>http://www.opengis.net/def/param-</w:t>
              </w:r>
              <w:r w:rsidR="00B020FC" w:rsidRPr="00A0434E">
                <w:rPr>
                  <w:rStyle w:val="Hyperlink"/>
                  <w:rFonts w:asciiTheme="minorHAnsi" w:hAnsiTheme="minorHAnsi"/>
                  <w:sz w:val="20"/>
                  <w:szCs w:val="20"/>
                </w:rPr>
                <w:lastRenderedPageBreak/>
                <w:t>name/GSML/4.0/ends</w:t>
              </w:r>
            </w:hyperlink>
          </w:p>
        </w:tc>
        <w:tc>
          <w:tcPr>
            <w:tcW w:w="5204" w:type="dxa"/>
          </w:tcPr>
          <w:p w14:paraId="20AA2D44" w14:textId="73C6CD7E" w:rsidR="00B020FC" w:rsidRPr="00A0434E" w:rsidRDefault="00B020FC" w:rsidP="00481976">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0434E">
              <w:rPr>
                <w:rFonts w:asciiTheme="minorHAnsi" w:hAnsiTheme="minorHAnsi"/>
                <w:sz w:val="20"/>
                <w:szCs w:val="20"/>
              </w:rPr>
              <w:lastRenderedPageBreak/>
              <w:t xml:space="preserve">Reports the position </w:t>
            </w:r>
            <w:r w:rsidRPr="00A0434E">
              <w:rPr>
                <w:rFonts w:asciiTheme="minorHAnsi" w:hAnsiTheme="minorHAnsi"/>
                <w:b/>
                <w:sz w:val="20"/>
                <w:szCs w:val="20"/>
              </w:rPr>
              <w:t>furthest</w:t>
            </w:r>
            <w:r w:rsidRPr="00A0434E">
              <w:rPr>
                <w:rFonts w:asciiTheme="minorHAnsi" w:hAnsiTheme="minorHAnsi"/>
                <w:sz w:val="20"/>
                <w:szCs w:val="20"/>
              </w:rPr>
              <w:t xml:space="preserve"> from the </w:t>
            </w:r>
            <w:del w:id="1307" w:author="Eric Boisvert" w:date="2015-10-30T10:04:00Z">
              <w:r w:rsidRPr="00A0434E" w:rsidDel="00481976">
                <w:rPr>
                  <w:rFonts w:asciiTheme="minorHAnsi" w:hAnsiTheme="minorHAnsi"/>
                  <w:sz w:val="20"/>
                  <w:szCs w:val="20"/>
                </w:rPr>
                <w:delText xml:space="preserve">start </w:delText>
              </w:r>
            </w:del>
            <w:ins w:id="1308" w:author="Eric Boisvert" w:date="2015-10-30T10:04:00Z">
              <w:r w:rsidR="00481976">
                <w:rPr>
                  <w:rFonts w:asciiTheme="minorHAnsi" w:hAnsiTheme="minorHAnsi"/>
                  <w:sz w:val="20"/>
                  <w:szCs w:val="20"/>
                </w:rPr>
                <w:t>beginning</w:t>
              </w:r>
              <w:r w:rsidR="00481976" w:rsidRPr="00A0434E">
                <w:rPr>
                  <w:rFonts w:asciiTheme="minorHAnsi" w:hAnsiTheme="minorHAnsi"/>
                  <w:sz w:val="20"/>
                  <w:szCs w:val="20"/>
                </w:rPr>
                <w:t xml:space="preserve"> </w:t>
              </w:r>
            </w:ins>
            <w:r w:rsidRPr="00A0434E">
              <w:rPr>
                <w:rFonts w:asciiTheme="minorHAnsi" w:hAnsiTheme="minorHAnsi"/>
                <w:sz w:val="20"/>
                <w:szCs w:val="20"/>
              </w:rPr>
              <w:t xml:space="preserve">of the </w:t>
            </w:r>
            <w:r w:rsidRPr="00A0434E">
              <w:rPr>
                <w:rFonts w:asciiTheme="minorHAnsi" w:hAnsiTheme="minorHAnsi"/>
                <w:sz w:val="20"/>
                <w:szCs w:val="20"/>
              </w:rPr>
              <w:lastRenderedPageBreak/>
              <w:t>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61382C8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&lt;gsmlla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 xml:space="preserve"> gml:id="s1"&gt;</w:t>
      </w:r>
    </w:p>
    <w:p w14:paraId="4310570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64E8C0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identifying the sampled borehole ---&gt;</w:t>
      </w:r>
    </w:p>
    <w:p w14:paraId="502DD77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relatedSamplingFeature&gt;</w:t>
      </w:r>
    </w:p>
    <w:p w14:paraId="09B029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SamplingFeatureComplex&gt;</w:t>
      </w:r>
    </w:p>
    <w:p w14:paraId="4627A21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:role</w:t>
      </w:r>
      <w:proofErr w:type="gramEnd"/>
      <w:r w:rsidRPr="00EC332D">
        <w:rPr>
          <w:rFonts w:ascii="Courier New" w:hAnsi="Courier New" w:cs="Courier New"/>
          <w:sz w:val="20"/>
          <w:szCs w:val="20"/>
        </w:rPr>
        <w:t xml:space="preserve"> xlink:href="http://www.opengis.net/def/role/GSML/4.0/sampledBorehole" xlink:title="sampled borehole"/&gt;</w:t>
      </w:r>
    </w:p>
    <w:p w14:paraId="79826641" w14:textId="77777777" w:rsid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:relatedSamplingFeature</w:t>
      </w:r>
      <w:proofErr w:type="gramEnd"/>
      <w:r w:rsidRPr="00EC332D">
        <w:rPr>
          <w:rFonts w:ascii="Courier New" w:hAnsi="Courier New" w:cs="Courier New"/>
          <w:sz w:val="20"/>
          <w:szCs w:val="20"/>
        </w:rPr>
        <w:t xml:space="preserve"> xlink:href="#borehole-1"/&gt;</w:t>
      </w:r>
    </w:p>
    <w:p w14:paraId="7F76BCC4" w14:textId="0934AABC" w:rsidR="00EC332D" w:rsidRPr="00EC332D" w:rsidRDefault="00EC332D" w:rsidP="00CF2507">
      <w:pPr>
        <w:spacing w:after="0"/>
        <w:ind w:firstLine="720"/>
        <w:rPr>
          <w:rFonts w:ascii="Courier New" w:hAnsi="Courier New" w:cs="Courier New"/>
          <w:sz w:val="20"/>
          <w:szCs w:val="20"/>
        </w:rPr>
      </w:pPr>
      <w:r w:rsidRPr="00EC332D">
        <w:rPr>
          <w:rFonts w:ascii="Courier New" w:hAnsi="Courier New" w:cs="Courier New"/>
          <w:sz w:val="20"/>
          <w:szCs w:val="20"/>
        </w:rPr>
        <w:t>&lt;/sf</w:t>
      </w:r>
      <w:proofErr w:type="gramStart"/>
      <w:r w:rsidRPr="00EC332D">
        <w:rPr>
          <w:rFonts w:ascii="Courier New" w:hAnsi="Courier New" w:cs="Courier New"/>
          <w:sz w:val="20"/>
          <w:szCs w:val="20"/>
        </w:rPr>
        <w:t>:SamplingFeatureComplex</w:t>
      </w:r>
      <w:proofErr w:type="gramEnd"/>
      <w:r w:rsidRPr="00EC332D">
        <w:rPr>
          <w:rFonts w:ascii="Courier New" w:hAnsi="Courier New" w:cs="Courier New"/>
          <w:sz w:val="20"/>
          <w:szCs w:val="20"/>
        </w:rPr>
        <w:t>&gt;</w:t>
      </w:r>
    </w:p>
    <w:p w14:paraId="19B11CBA" w14:textId="7CDEF041" w:rsidR="00EC332D" w:rsidRPr="00EC332D" w:rsidRDefault="00EC332D" w:rsidP="00EC332D">
      <w:pPr>
        <w:spacing w:after="0"/>
        <w:rPr>
          <w:rFonts w:ascii="Courier New" w:hAnsi="Courier New" w:cs="Courier New"/>
          <w:sz w:val="20"/>
          <w:szCs w:val="20"/>
        </w:rPr>
      </w:pPr>
      <w:r>
        <w:rPr>
          <w:rFonts w:ascii="Courier New" w:hAnsi="Courier New" w:cs="Courier New"/>
          <w:sz w:val="20"/>
          <w:szCs w:val="20"/>
        </w:rPr>
        <w:tab/>
        <w:t>&lt;</w:t>
      </w:r>
      <w:proofErr w:type="gramStart"/>
      <w:r>
        <w:rPr>
          <w:rFonts w:ascii="Courier New" w:hAnsi="Courier New" w:cs="Courier New"/>
          <w:sz w:val="20"/>
          <w:szCs w:val="20"/>
        </w:rPr>
        <w:t>sf:</w:t>
      </w:r>
      <w:proofErr w:type="gramEnd"/>
      <w:r>
        <w:rPr>
          <w:rFonts w:ascii="Courier New" w:hAnsi="Courier New" w:cs="Courier New"/>
          <w:sz w:val="20"/>
          <w:szCs w:val="20"/>
        </w:rPr>
        <w:t>relatedSamplingFeature&gt;</w:t>
      </w:r>
    </w:p>
    <w:p w14:paraId="3AA7C7D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1A951E6"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reporting the position --&gt;</w:t>
      </w:r>
    </w:p>
    <w:p w14:paraId="67B7CE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1179FE9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102789A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xlink:href="http://www.opengis.net/def/param-name/GSML/4.0/starts"/&gt;</w:t>
      </w:r>
    </w:p>
    <w:p w14:paraId="57D9372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4326427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2DD19565"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5C5D1151"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&gt;3.5&lt;/swe:value&gt;</w:t>
      </w:r>
    </w:p>
    <w:p w14:paraId="796E31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1360B87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0091FE5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7BD7C15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1F2065F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38F3BD5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79B4B1C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xlink:href="http://www.opengis.net/def/param-name/GSML/4.0/ends"/&gt;</w:t>
      </w:r>
    </w:p>
    <w:p w14:paraId="241568C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64615E6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066F738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7CAFE146" w14:textId="4923F234"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w:t>
      </w:r>
      <w:r w:rsidR="00876E21">
        <w:rPr>
          <w:rFonts w:ascii="Courier New" w:hAnsi="Courier New" w:cs="Courier New"/>
          <w:sz w:val="20"/>
          <w:szCs w:val="20"/>
        </w:rPr>
        <w:t>76</w:t>
      </w:r>
      <w:r w:rsidRPr="00EC332D">
        <w:rPr>
          <w:rFonts w:ascii="Courier New" w:hAnsi="Courier New" w:cs="Courier New"/>
          <w:sz w:val="20"/>
          <w:szCs w:val="20"/>
        </w:rPr>
        <w:t>&lt;/swe:value&gt;</w:t>
      </w:r>
    </w:p>
    <w:p w14:paraId="0262357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0CA9D39A"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6A27655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04683D8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lastRenderedPageBreak/>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2E0E0B3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DA569F8" w14:textId="67EF8AF0" w:rsidR="00CF2507" w:rsidRDefault="00EC332D" w:rsidP="00CF2507">
      <w:pPr>
        <w:spacing w:after="0"/>
        <w:rPr>
          <w:ins w:id="1309" w:author="Eric Boisvert" w:date="2015-10-30T09:44:00Z"/>
          <w:rFonts w:ascii="Courier New" w:hAnsi="Courier New" w:cs="Courier New"/>
          <w:sz w:val="20"/>
          <w:szCs w:val="20"/>
        </w:rPr>
      </w:pPr>
      <w:r w:rsidRPr="00EC332D">
        <w:rPr>
          <w:rFonts w:ascii="Courier New" w:hAnsi="Courier New" w:cs="Courier New"/>
          <w:sz w:val="20"/>
          <w:szCs w:val="20"/>
        </w:rPr>
        <w:t>&lt;/gsmla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&gt;</w:t>
      </w:r>
    </w:p>
    <w:p w14:paraId="2DDF3B37" w14:textId="77777777" w:rsidR="00CF2507" w:rsidRPr="00B020FC" w:rsidRDefault="00CF2507">
      <w:pPr>
        <w:spacing w:after="0"/>
        <w:rPr>
          <w:ins w:id="1310" w:author="Eric Boisvert" w:date="2015-10-30T09:44:00Z"/>
          <w:rFonts w:ascii="Courier New" w:hAnsi="Courier New" w:cs="Courier New"/>
          <w:sz w:val="20"/>
          <w:szCs w:val="20"/>
          <w:rPrChange w:id="1311" w:author="Eric Boisvert" w:date="2015-10-30T09:40:00Z">
            <w:rPr>
              <w:ins w:id="1312" w:author="Eric Boisvert" w:date="2015-10-30T09:44:00Z"/>
            </w:rPr>
          </w:rPrChange>
        </w:rPr>
        <w:pPrChange w:id="1313" w:author="Eric Boisvert" w:date="2015-10-30T09:40:00Z">
          <w:pPr/>
        </w:pPrChange>
      </w:pPr>
    </w:p>
    <w:p w14:paraId="2C8A8649" w14:textId="30BD067E" w:rsidR="00C648D4" w:rsidRPr="00C648D4" w:rsidRDefault="00C648D4" w:rsidP="00C648D4">
      <w:pPr>
        <w:pStyle w:val="Heading1"/>
        <w:rPr>
          <w:lang w:val="en-CA"/>
        </w:rPr>
      </w:pPr>
      <w:r>
        <w:rPr>
          <w:lang w:val="en-CA"/>
        </w:rPr>
        <w:t>GeoSciML CGI-IUGS Profile</w:t>
      </w:r>
    </w:p>
    <w:p w14:paraId="2513607A" w14:textId="541D7228" w:rsidR="009B3BBD" w:rsidRDefault="00C648D4" w:rsidP="00B31486">
      <w:pPr>
        <w:rPr>
          <w:color w:val="FF0000"/>
          <w:lang w:val="en-CA"/>
        </w:rPr>
      </w:pPr>
      <w:commentRangeStart w:id="1314"/>
      <w:r>
        <w:rPr>
          <w:color w:val="FF0000"/>
          <w:lang w:val="en-CA"/>
        </w:rPr>
        <w:t xml:space="preserve">This profile is the “international” version of GeoSciML, which essentially imposes a set of controlled vocabularies.  The profile simply states that vocabularies must come from </w:t>
      </w:r>
      <w:hyperlink r:id="rId125" w:history="1">
        <w:r w:rsidRPr="009A13E8">
          <w:rPr>
            <w:rStyle w:val="Hyperlink"/>
            <w:lang w:val="en-CA"/>
          </w:rPr>
          <w:t>http://resource.geosciml.org/</w:t>
        </w:r>
      </w:hyperlink>
      <w:r>
        <w:rPr>
          <w:color w:val="FF0000"/>
          <w:lang w:val="en-CA"/>
        </w:rPr>
        <w:t xml:space="preserve"> </w:t>
      </w:r>
      <w:commentRangeEnd w:id="1314"/>
      <w:r>
        <w:rPr>
          <w:rStyle w:val="CommentReference"/>
        </w:rPr>
        <w:commentReference w:id="1314"/>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1315" w:name="_Toc337499861"/>
      <w:r w:rsidRPr="00D12552">
        <w:rPr>
          <w:lang w:val="en-CA"/>
        </w:rPr>
        <w:t>Media Types for any data encoding(s)</w:t>
      </w:r>
      <w:bookmarkEnd w:id="1315"/>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lastRenderedPageBreak/>
        <w:t>Annex A: Conformance Class Abstract Test Suite (Normative)</w:t>
      </w:r>
    </w:p>
    <w:p w14:paraId="10853771" w14:textId="77777777" w:rsidR="009A7B37" w:rsidRPr="00D12552" w:rsidRDefault="009A7B37" w:rsidP="004A5507">
      <w:pPr>
        <w:pStyle w:val="AnnexNumbered"/>
        <w:rPr>
          <w:lang w:val="en-CA"/>
        </w:rPr>
      </w:pPr>
      <w:bookmarkStart w:id="1316" w:name="_Toc254961261"/>
      <w:bookmarkStart w:id="1317" w:name="_Ref259545760"/>
      <w:bookmarkStart w:id="1318" w:name="_Toc276720685"/>
      <w:bookmarkStart w:id="1319" w:name="_Toc279341984"/>
      <w:bookmarkStart w:id="1320" w:name="_Toc337499862"/>
      <w:bookmarkStart w:id="1321" w:name="_Toc443461105"/>
      <w:bookmarkStart w:id="1322" w:name="_Toc9996974"/>
      <w:bookmarkStart w:id="1323" w:name="_Ref207532276"/>
      <w:bookmarkStart w:id="1324" w:name="_Ref207532302"/>
      <w:bookmarkStart w:id="1325" w:name="_Ref207532345"/>
      <w:bookmarkStart w:id="1326" w:name="_Toc219622068"/>
      <w:r w:rsidRPr="00D12552">
        <w:rPr>
          <w:lang w:val="en-CA"/>
        </w:rPr>
        <w:t xml:space="preserve">Conformance class: </w:t>
      </w:r>
      <w:bookmarkEnd w:id="1316"/>
      <w:bookmarkEnd w:id="1317"/>
      <w:bookmarkEnd w:id="1318"/>
      <w:r w:rsidRPr="00D12552">
        <w:rPr>
          <w:lang w:val="en-CA"/>
        </w:rPr>
        <w:t xml:space="preserve">AAAA </w:t>
      </w:r>
      <w:r w:rsidRPr="00D12552">
        <w:rPr>
          <w:color w:val="FF0000"/>
          <w:lang w:val="en-CA"/>
        </w:rPr>
        <w:t>(repeat as necessary)</w:t>
      </w:r>
      <w:bookmarkEnd w:id="1319"/>
      <w:bookmarkEnd w:id="1320"/>
    </w:p>
    <w:p w14:paraId="61AC9702" w14:textId="77777777" w:rsidR="004A5507" w:rsidRPr="00D12552" w:rsidRDefault="004A5507" w:rsidP="004A5507">
      <w:pPr>
        <w:pStyle w:val="AnnexLevel2"/>
        <w:numPr>
          <w:ilvl w:val="0"/>
          <w:numId w:val="0"/>
        </w:numPr>
        <w:rPr>
          <w:lang w:val="en-CA"/>
        </w:rPr>
      </w:pPr>
    </w:p>
    <w:bookmarkEnd w:id="1321"/>
    <w:bookmarkEnd w:id="1322"/>
    <w:bookmarkEnd w:id="1323"/>
    <w:bookmarkEnd w:id="1324"/>
    <w:bookmarkEnd w:id="1325"/>
    <w:bookmarkEnd w:id="1326"/>
    <w:p w14:paraId="352A00F8" w14:textId="77777777" w:rsidR="009A7B37" w:rsidRPr="00D12552" w:rsidRDefault="009A7B37" w:rsidP="004A5507">
      <w:pPr>
        <w:pStyle w:val="Annex"/>
        <w:rPr>
          <w:lang w:val="en-CA"/>
        </w:rPr>
      </w:pPr>
      <w:r w:rsidRPr="00D12552">
        <w:rPr>
          <w:lang w:val="en-CA"/>
        </w:rPr>
        <w:br w:type="page"/>
      </w:r>
      <w:bookmarkStart w:id="1327"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1327"/>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BFB4DDC"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2E6D879" w14:textId="77777777" w:rsidR="009A7B37" w:rsidRPr="00D12552" w:rsidRDefault="009A7B37" w:rsidP="00165E04">
            <w:pPr>
              <w:pStyle w:val="OGCtabletext"/>
              <w:rPr>
                <w:lang w:val="en-CA"/>
              </w:rPr>
            </w:pPr>
          </w:p>
        </w:tc>
        <w:tc>
          <w:tcPr>
            <w:tcW w:w="2130" w:type="dxa"/>
            <w:tcBorders>
              <w:top w:val="single" w:sz="4" w:space="0" w:color="auto"/>
              <w:left w:val="single" w:sz="4" w:space="0" w:color="auto"/>
              <w:bottom w:val="single" w:sz="4" w:space="0" w:color="auto"/>
              <w:right w:val="single" w:sz="4" w:space="0" w:color="auto"/>
            </w:tcBorders>
          </w:tcPr>
          <w:p w14:paraId="7D0B74D7" w14:textId="77777777" w:rsidR="009A7B37" w:rsidRPr="00D12552" w:rsidRDefault="009A7B37" w:rsidP="00165E04">
            <w:pPr>
              <w:pStyle w:val="OGCtabletext"/>
              <w:rPr>
                <w:lang w:val="en-CA"/>
              </w:rPr>
            </w:pPr>
          </w:p>
        </w:tc>
        <w:tc>
          <w:tcPr>
            <w:tcW w:w="3345" w:type="dxa"/>
            <w:tcBorders>
              <w:top w:val="single" w:sz="4" w:space="0" w:color="auto"/>
              <w:left w:val="single" w:sz="4" w:space="0" w:color="auto"/>
              <w:bottom w:val="single" w:sz="4" w:space="0" w:color="auto"/>
              <w:right w:val="single" w:sz="4" w:space="0" w:color="auto"/>
            </w:tcBorders>
          </w:tcPr>
          <w:p w14:paraId="3B8E68F9" w14:textId="77777777" w:rsidR="009A7B37" w:rsidRPr="00D12552" w:rsidRDefault="009A7B37" w:rsidP="00165E04">
            <w:pPr>
              <w:pStyle w:val="OGCtabletext"/>
              <w:rPr>
                <w:lang w:val="en-CA"/>
              </w:rPr>
            </w:pP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0DB00D36" w14:textId="77777777" w:rsidR="004A5507" w:rsidRPr="00D12552" w:rsidRDefault="00165E04" w:rsidP="00165E04">
      <w:pPr>
        <w:pStyle w:val="OGCtableheader"/>
        <w:rPr>
          <w:lang w:val="en-CA"/>
        </w:rPr>
      </w:pPr>
      <w:r w:rsidRPr="00D12552">
        <w:rPr>
          <w:lang w:val="en-CA"/>
        </w:rPr>
        <w:t>&lt;</w:t>
      </w:r>
      <w:r w:rsidR="009A7B37" w:rsidRPr="00D12552">
        <w:rPr>
          <w:lang w:val="en-CA"/>
        </w:rPr>
        <w:t xml:space="preserve">A Bibliography, if present, shall appear </w:t>
      </w:r>
      <w:r w:rsidRPr="00D12552">
        <w:rPr>
          <w:lang w:val="en-CA"/>
        </w:rPr>
        <w:t>as</w:t>
      </w:r>
      <w:r w:rsidR="009A7B37" w:rsidRPr="00D12552">
        <w:rPr>
          <w:lang w:val="en-CA"/>
        </w:rPr>
        <w:t xml:space="preserve"> the last annex. </w:t>
      </w:r>
      <w:r w:rsidRPr="00D12552">
        <w:rPr>
          <w:lang w:val="en-CA"/>
        </w:rPr>
        <w:t>&gt;</w:t>
      </w:r>
    </w:p>
    <w:sectPr w:rsidR="004A5507" w:rsidRPr="00D12552" w:rsidSect="00F27D5A">
      <w:footerReference w:type="default" r:id="rId12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Eric Boisvert" w:date="2015-10-29T05:11:00Z" w:initials="EB/L">
    <w:p w14:paraId="6655E12C" w14:textId="77777777" w:rsidR="004F0DC1" w:rsidRDefault="004F0DC1">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12" w:author="Eric Boisvert" w:date="2015-10-29T05:11:00Z" w:initials="EB/L">
    <w:p w14:paraId="07AC35A5" w14:textId="77777777" w:rsidR="004F0DC1" w:rsidRDefault="004F0DC1">
      <w:pPr>
        <w:pStyle w:val="CommentText"/>
      </w:pPr>
      <w:r>
        <w:rPr>
          <w:rStyle w:val="CommentReference"/>
        </w:rPr>
        <w:annotationRef/>
      </w:r>
      <w:r>
        <w:t>More. Must check the OGC affiliation rule</w:t>
      </w:r>
    </w:p>
  </w:comment>
  <w:comment w:id="52" w:author="Steve Richard" w:date="2015-10-29T05:11:00Z" w:initials="SR">
    <w:p w14:paraId="2928802D" w14:textId="77777777" w:rsidR="004F0DC1" w:rsidRDefault="004F0DC1">
      <w:pPr>
        <w:pStyle w:val="CommentText"/>
      </w:pPr>
      <w:r>
        <w:rPr>
          <w:rStyle w:val="CommentReference"/>
        </w:rPr>
        <w:annotationRef/>
      </w:r>
      <w:r>
        <w:t>I think portrayal is an implementation of the conceptual model, not part of the conceptual model. I’ll work on the wording if I get a chance.</w:t>
      </w:r>
    </w:p>
  </w:comment>
  <w:comment w:id="250" w:author="Eric Boisvert" w:date="2015-10-29T05:11:00Z" w:initials="EB/L">
    <w:p w14:paraId="11C9FC8B" w14:textId="77777777" w:rsidR="004F0DC1" w:rsidRDefault="004F0DC1">
      <w:pPr>
        <w:pStyle w:val="CommentText"/>
      </w:pPr>
      <w:r>
        <w:rPr>
          <w:rStyle w:val="CommentReference"/>
        </w:rPr>
        <w:annotationRef/>
      </w:r>
      <w:r>
        <w:t>Adapt to GeoSciML</w:t>
      </w:r>
    </w:p>
  </w:comment>
  <w:comment w:id="266" w:author="Eric Boisvert" w:date="2015-10-29T05:11:00Z" w:initials="EB/L">
    <w:p w14:paraId="0CEA0AD6" w14:textId="77777777" w:rsidR="004F0DC1" w:rsidRDefault="004F0DC1">
      <w:pPr>
        <w:pStyle w:val="CommentText"/>
      </w:pPr>
      <w:r>
        <w:rPr>
          <w:rStyle w:val="CommentReference"/>
        </w:rPr>
        <w:annotationRef/>
      </w:r>
      <w:r>
        <w:t>My pet peeves</w:t>
      </w:r>
    </w:p>
  </w:comment>
  <w:comment w:id="268" w:author="Eric Boisvert" w:date="2015-10-29T05:11:00Z" w:initials="EB/L">
    <w:p w14:paraId="09AE58E9" w14:textId="77777777" w:rsidR="004F0DC1" w:rsidRDefault="004F0DC1">
      <w:pPr>
        <w:pStyle w:val="CommentText"/>
      </w:pPr>
      <w:r>
        <w:rPr>
          <w:rStyle w:val="CommentReference"/>
        </w:rPr>
        <w:annotationRef/>
      </w:r>
      <w:r>
        <w:t>We don’t have a clear way to report this, unless we allow a nillable property to have both a nil and a content (the Organism class) nilReason = absent</w:t>
      </w:r>
    </w:p>
  </w:comment>
  <w:comment w:id="267" w:author="Eric Boisvert" w:date="2015-10-29T05:11:00Z" w:initials="EB/L">
    <w:p w14:paraId="0E9B0D43" w14:textId="025D0DD1" w:rsidR="004F0DC1" w:rsidRDefault="004F0DC1">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269" w:author="Eric Boisvert" w:date="2015-10-29T05:11:00Z" w:initials="EB/L">
    <w:p w14:paraId="009599B9" w14:textId="77777777" w:rsidR="004F0DC1" w:rsidRDefault="004F0DC1">
      <w:pPr>
        <w:pStyle w:val="CommentText"/>
      </w:pPr>
      <w:r>
        <w:rPr>
          <w:rStyle w:val="CommentReference"/>
        </w:rPr>
        <w:annotationRef/>
      </w:r>
      <w:r>
        <w:t>The way to do this in GeoSciML is to have ConstituentPart/proportion = 0</w:t>
      </w:r>
    </w:p>
  </w:comment>
  <w:comment w:id="274" w:author="Eric Boisvert" w:date="2015-10-29T05:11:00Z" w:initials="EB/L">
    <w:p w14:paraId="285ACA1A" w14:textId="050EE93A" w:rsidR="004F0DC1" w:rsidRDefault="004F0DC1">
      <w:pPr>
        <w:pStyle w:val="CommentText"/>
      </w:pPr>
      <w:r>
        <w:rPr>
          <w:rStyle w:val="CommentReference"/>
        </w:rPr>
        <w:annotationRef/>
      </w:r>
      <w:r>
        <w:t>Move to own requirements class</w:t>
      </w:r>
    </w:p>
  </w:comment>
  <w:comment w:id="275" w:author="Eric Boisvert" w:date="2015-10-29T05:11:00Z" w:initials="EB/L">
    <w:p w14:paraId="20D344E6" w14:textId="4DC741AF" w:rsidR="004F0DC1" w:rsidRDefault="004F0DC1">
      <w:pPr>
        <w:pStyle w:val="CommentText"/>
      </w:pPr>
      <w:r>
        <w:rPr>
          <w:rStyle w:val="CommentReference"/>
        </w:rPr>
        <w:annotationRef/>
      </w:r>
      <w:r>
        <w:t>Double check for the right name</w:t>
      </w:r>
    </w:p>
  </w:comment>
  <w:comment w:id="317" w:author="Eric Boisvert" w:date="2015-10-29T05:11:00Z" w:initials="EB/L">
    <w:p w14:paraId="543EE89F" w14:textId="14D31BC3" w:rsidR="004F0DC1" w:rsidRDefault="004F0DC1">
      <w:pPr>
        <w:pStyle w:val="CommentText"/>
      </w:pPr>
      <w:r>
        <w:rPr>
          <w:rStyle w:val="CommentReference"/>
        </w:rPr>
        <w:annotationRef/>
      </w:r>
      <w:r>
        <w:t>The following two clauses should probably be in their own profile</w:t>
      </w:r>
    </w:p>
  </w:comment>
  <w:comment w:id="319" w:author="Eric Boisvert" w:date="2015-10-29T05:11:00Z" w:initials="EB/L">
    <w:p w14:paraId="61064CC3" w14:textId="0B759CA5" w:rsidR="004F0DC1" w:rsidRDefault="004F0DC1">
      <w:pPr>
        <w:pStyle w:val="CommentText"/>
      </w:pPr>
      <w:r>
        <w:rPr>
          <w:rStyle w:val="CommentReference"/>
        </w:rPr>
        <w:annotationRef/>
      </w:r>
      <w:r>
        <w:t>Move to LOD requirements class</w:t>
      </w:r>
    </w:p>
  </w:comment>
  <w:comment w:id="342" w:author="Eric Boisvert" w:date="2015-10-29T05:11:00Z" w:initials="EB/L">
    <w:p w14:paraId="6D70419C" w14:textId="51DEC8C7" w:rsidR="004F0DC1" w:rsidRDefault="004F0DC1">
      <w:pPr>
        <w:pStyle w:val="CommentText"/>
      </w:pPr>
      <w:r>
        <w:rPr>
          <w:rStyle w:val="CommentReference"/>
        </w:rPr>
        <w:annotationRef/>
      </w:r>
      <w:r>
        <w:t xml:space="preserve">Check, eg. </w:t>
      </w:r>
    </w:p>
  </w:comment>
  <w:comment w:id="358" w:author="Eric Boisvert" w:date="2015-10-29T05:11:00Z" w:initials="EB/L">
    <w:p w14:paraId="349CFB7D" w14:textId="1EF8A007" w:rsidR="004F0DC1" w:rsidRDefault="004F0DC1">
      <w:pPr>
        <w:pStyle w:val="CommentText"/>
      </w:pPr>
      <w:r>
        <w:rPr>
          <w:rStyle w:val="CommentReference"/>
        </w:rPr>
        <w:annotationRef/>
      </w:r>
      <w:r>
        <w:t>Already covered by SF-0</w:t>
      </w:r>
    </w:p>
  </w:comment>
  <w:comment w:id="376" w:author="Eric Boisvert" w:date="2015-10-29T05:11:00Z" w:initials="EB/L">
    <w:p w14:paraId="0636EEBB" w14:textId="77777777" w:rsidR="004F0DC1" w:rsidRDefault="004F0DC1">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388" w:author="Eric Boisvert" w:date="2015-10-29T11:56:00Z" w:initials="EB/L">
    <w:p w14:paraId="64E3FCDF" w14:textId="510A531D" w:rsidR="004F0DC1" w:rsidRDefault="004F0DC1">
      <w:pPr>
        <w:pStyle w:val="CommentText"/>
      </w:pPr>
      <w:r>
        <w:rPr>
          <w:rStyle w:val="CommentReference"/>
        </w:rPr>
        <w:annotationRef/>
      </w:r>
      <w:r>
        <w:t>Replace all “resolve” to “refer” in the following requirements when it’s a vocabulary</w:t>
      </w:r>
    </w:p>
  </w:comment>
  <w:comment w:id="465" w:author="Eric Boisvert" w:date="2015-10-29T05:11:00Z" w:initials="EB/L">
    <w:p w14:paraId="043D7770" w14:textId="77777777" w:rsidR="004F0DC1" w:rsidRDefault="004F0DC1" w:rsidP="000843E1">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594" w:author="Eric Boisvert" w:date="2015-10-29T12:06:00Z" w:initials="EB/L">
    <w:p w14:paraId="451BC6E0" w14:textId="553E1AD0" w:rsidR="004F0DC1" w:rsidRDefault="004F0DC1">
      <w:pPr>
        <w:pStyle w:val="CommentText"/>
      </w:pPr>
      <w:r>
        <w:rPr>
          <w:rStyle w:val="CommentReference"/>
        </w:rPr>
        <w:annotationRef/>
      </w:r>
      <w:r>
        <w:t>Change in UML scope notes and remove observation_URI</w:t>
      </w:r>
    </w:p>
  </w:comment>
  <w:comment w:id="605" w:author="Eric Boisvert" w:date="2015-10-29T05:11:00Z" w:initials="EB/L">
    <w:p w14:paraId="084DAD59" w14:textId="3EBA890B" w:rsidR="004F0DC1" w:rsidRDefault="004F0DC1">
      <w:pPr>
        <w:pStyle w:val="CommentText"/>
      </w:pPr>
      <w:r>
        <w:rPr>
          <w:rStyle w:val="CommentReference"/>
        </w:rPr>
        <w:annotationRef/>
      </w:r>
      <w:r>
        <w:t>Rephrase important use case = INSPIRE</w:t>
      </w:r>
    </w:p>
  </w:comment>
  <w:comment w:id="609" w:author="Boisvert, Eric" w:date="2015-10-29T05:11:00Z" w:initials="BE">
    <w:p w14:paraId="13C9C105" w14:textId="1D2D8D7F" w:rsidR="004F0DC1" w:rsidRDefault="004F0DC1">
      <w:pPr>
        <w:pStyle w:val="CommentText"/>
      </w:pPr>
      <w:r>
        <w:rPr>
          <w:rStyle w:val="CommentReference"/>
        </w:rPr>
        <w:annotationRef/>
      </w:r>
      <w:r>
        <w:t xml:space="preserve">Isn’t it a dependency of 19136 to start </w:t>
      </w:r>
      <w:proofErr w:type="gramStart"/>
      <w:r>
        <w:t>with ?</w:t>
      </w:r>
      <w:proofErr w:type="gramEnd"/>
    </w:p>
  </w:comment>
  <w:comment w:id="610" w:author="Boisvert, Eric" w:date="2015-10-29T05:11:00Z" w:initials="BE">
    <w:p w14:paraId="7AF7A7F2" w14:textId="0F17E6F0" w:rsidR="004F0DC1" w:rsidRDefault="004F0DC1">
      <w:pPr>
        <w:pStyle w:val="CommentText"/>
      </w:pPr>
      <w:r>
        <w:rPr>
          <w:rStyle w:val="CommentReference"/>
        </w:rPr>
        <w:annotationRef/>
      </w:r>
      <w:r>
        <w:t>Pretty sure it should not be here since it’s XML encoding.  We should remove this from Logical and have it in XML encoding</w:t>
      </w:r>
    </w:p>
  </w:comment>
  <w:comment w:id="617" w:author="Eric Boisvert" w:date="2015-10-29T05:11:00Z" w:initials="EB/L">
    <w:p w14:paraId="5036A537" w14:textId="7ED995BF" w:rsidR="004F0DC1" w:rsidRDefault="004F0DC1">
      <w:pPr>
        <w:pStyle w:val="CommentText"/>
      </w:pPr>
      <w:r>
        <w:rPr>
          <w:rStyle w:val="CommentReference"/>
        </w:rPr>
        <w:annotationRef/>
      </w:r>
      <w:r>
        <w:t>Should we have a recommendation that community stick to a single convension (eg: OneGeology uses that convension)</w:t>
      </w:r>
    </w:p>
  </w:comment>
  <w:comment w:id="624" w:author="Eric Boisvert" w:date="2015-10-29T05:11:00Z" w:initials="EB/L">
    <w:p w14:paraId="43E3A208" w14:textId="2ABEFC4A" w:rsidR="004F0DC1" w:rsidRDefault="004F0DC1">
      <w:pPr>
        <w:pStyle w:val="CommentText"/>
      </w:pPr>
      <w:r>
        <w:rPr>
          <w:rStyle w:val="CommentReference"/>
        </w:rPr>
        <w:annotationRef/>
      </w:r>
      <w:r>
        <w:t>Should we define a specific uom for this – or should we even bother and leave this for community.</w:t>
      </w:r>
    </w:p>
  </w:comment>
  <w:comment w:id="631" w:author="Eric Boisvert" w:date="2015-10-29T05:11:00Z" w:initials="EB/L">
    <w:p w14:paraId="20A95AC9" w14:textId="77777777" w:rsidR="004F0DC1" w:rsidRDefault="004F0DC1" w:rsidP="00983833">
      <w:pPr>
        <w:pStyle w:val="CommentText"/>
      </w:pPr>
      <w:r>
        <w:rPr>
          <w:rStyle w:val="CommentReference"/>
        </w:rPr>
        <w:annotationRef/>
      </w:r>
      <w:r>
        <w:t>Should we define a specific uom for this – or should we even bother and leave this for community.</w:t>
      </w:r>
    </w:p>
  </w:comment>
  <w:comment w:id="642" w:author="Eric Boisvert" w:date="2015-10-29T05:11:00Z" w:initials="EB/L">
    <w:p w14:paraId="55A956D0" w14:textId="77777777" w:rsidR="004F0DC1" w:rsidRDefault="004F0DC1">
      <w:pPr>
        <w:pStyle w:val="CommentText"/>
      </w:pPr>
      <w:r>
        <w:rPr>
          <w:rStyle w:val="CommentReference"/>
        </w:rPr>
        <w:annotationRef/>
      </w:r>
      <w:r>
        <w:t>Probably don’t need this because this is what the UML says, but this CodeType is different since it is not an external vocabulary</w:t>
      </w:r>
    </w:p>
  </w:comment>
  <w:comment w:id="644" w:author="Eric Boisvert" w:date="2015-10-29T05:11:00Z" w:initials="EB/L">
    <w:p w14:paraId="5C743AC9" w14:textId="77777777" w:rsidR="004F0DC1" w:rsidRDefault="004F0DC1">
      <w:pPr>
        <w:pStyle w:val="CommentText"/>
      </w:pPr>
      <w:r>
        <w:rPr>
          <w:rStyle w:val="CommentReference"/>
        </w:rPr>
        <w:annotationRef/>
      </w:r>
      <w:r>
        <w:t xml:space="preserve">This was in the scope note.  I don’t understand what this means.  Is the last item </w:t>
      </w:r>
    </w:p>
  </w:comment>
  <w:comment w:id="645" w:author="Eric Boisvert" w:date="2015-10-29T05:11:00Z" w:initials="EB/L">
    <w:p w14:paraId="720006F6" w14:textId="77777777" w:rsidR="004F0DC1" w:rsidRDefault="004F0DC1">
      <w:pPr>
        <w:pStyle w:val="CommentText"/>
      </w:pPr>
      <w:r>
        <w:rPr>
          <w:rStyle w:val="CommentReference"/>
        </w:rPr>
        <w:annotationRef/>
      </w:r>
      <w:r>
        <w:t xml:space="preserve">This is a 3.2 thing, it has been replace with a “samplingFrame” term.  I honestly preferred the 3.2 </w:t>
      </w:r>
    </w:p>
  </w:comment>
  <w:comment w:id="659" w:author="Eric Boisvert" w:date="2015-10-29T05:11:00Z" w:initials="EB/L">
    <w:p w14:paraId="0617F253" w14:textId="77777777" w:rsidR="004F0DC1" w:rsidRDefault="004F0DC1">
      <w:pPr>
        <w:pStyle w:val="CommentText"/>
      </w:pPr>
      <w:r>
        <w:rPr>
          <w:rStyle w:val="CommentReference"/>
        </w:rPr>
        <w:annotationRef/>
      </w:r>
      <w:r>
        <w:t>Not sure about this bit.</w:t>
      </w:r>
    </w:p>
  </w:comment>
  <w:comment w:id="663" w:author="Eric Boisvert" w:date="2015-10-29T05:11:00Z" w:initials="EB/L">
    <w:p w14:paraId="5FB7FD71" w14:textId="77777777" w:rsidR="004F0DC1" w:rsidRDefault="004F0DC1">
      <w:pPr>
        <w:pStyle w:val="CommentText"/>
      </w:pPr>
      <w:r>
        <w:rPr>
          <w:rStyle w:val="CommentReference"/>
        </w:rPr>
        <w:annotationRef/>
      </w:r>
      <w:r>
        <w:t>Again.  Don’t remember what this means</w:t>
      </w:r>
    </w:p>
  </w:comment>
  <w:comment w:id="685" w:author="Eric Boisvert" w:date="2015-10-29T05:11:00Z" w:initials="EB/L">
    <w:p w14:paraId="141CBB56" w14:textId="78925F87" w:rsidR="004F0DC1" w:rsidRDefault="004F0DC1">
      <w:pPr>
        <w:pStyle w:val="CommentText"/>
      </w:pPr>
      <w:r>
        <w:rPr>
          <w:rStyle w:val="CommentReference"/>
        </w:rPr>
        <w:annotationRef/>
      </w:r>
      <w:proofErr w:type="gramStart"/>
      <w:r>
        <w:t>Heterogeneity ?</w:t>
      </w:r>
      <w:proofErr w:type="gramEnd"/>
    </w:p>
  </w:comment>
  <w:comment w:id="714" w:author="Boisvert, Eric" w:date="2015-10-29T05:11:00Z" w:initials="BE">
    <w:p w14:paraId="41B1F482" w14:textId="77777777" w:rsidR="004F0DC1" w:rsidRDefault="004F0DC1" w:rsidP="00390DF7">
      <w:pPr>
        <w:pStyle w:val="CommentText"/>
      </w:pPr>
      <w:r>
        <w:rPr>
          <w:rStyle w:val="CommentReference"/>
        </w:rPr>
        <w:annotationRef/>
      </w:r>
      <w:r>
        <w:t>Check. Maybe it’s a GML 3.3 thing</w:t>
      </w:r>
    </w:p>
  </w:comment>
  <w:comment w:id="716" w:author="Eric Boisvert" w:date="2015-10-29T05:11:00Z" w:initials="EB/L">
    <w:p w14:paraId="0B5605F6" w14:textId="6C87D3D6" w:rsidR="004F0DC1" w:rsidRDefault="004F0DC1">
      <w:pPr>
        <w:pStyle w:val="CommentText"/>
      </w:pPr>
      <w:r>
        <w:rPr>
          <w:rStyle w:val="CommentReference"/>
        </w:rPr>
        <w:annotationRef/>
      </w:r>
      <w:r>
        <w:t>This is one exception in the list.  It’s not externally managed, but actually enforced in the specification and the schema.</w:t>
      </w:r>
    </w:p>
  </w:comment>
  <w:comment w:id="720" w:author="Boisvert, Eric" w:date="2015-10-29T05:11:00Z" w:initials="BE">
    <w:p w14:paraId="4C533D5C" w14:textId="30A4DA1A" w:rsidR="004F0DC1" w:rsidRDefault="004F0DC1">
      <w:pPr>
        <w:pStyle w:val="CommentText"/>
      </w:pPr>
      <w:r>
        <w:rPr>
          <w:rStyle w:val="CommentReference"/>
        </w:rPr>
        <w:annotationRef/>
      </w:r>
      <w:r>
        <w:t>Draws in schema language and spatial schema already</w:t>
      </w:r>
    </w:p>
  </w:comment>
  <w:comment w:id="785" w:author="Eric Boisvert" w:date="2015-10-29T05:11:00Z" w:initials="EB/L">
    <w:p w14:paraId="2825455C" w14:textId="17477529" w:rsidR="004F0DC1" w:rsidRDefault="004F0DC1">
      <w:pPr>
        <w:pStyle w:val="CommentText"/>
      </w:pPr>
      <w:r>
        <w:rPr>
          <w:rStyle w:val="CommentReference"/>
        </w:rPr>
        <w:annotationRef/>
      </w:r>
      <w:r>
        <w:t>Don’t forget to add a dependency to GeologicAge in the requirement class list</w:t>
      </w:r>
    </w:p>
  </w:comment>
  <w:comment w:id="801" w:author="Eric Boisvert" w:date="2015-10-29T05:11:00Z" w:initials="EB/L">
    <w:p w14:paraId="550511C5" w14:textId="3A732223" w:rsidR="004F0DC1" w:rsidRDefault="004F0DC1">
      <w:pPr>
        <w:pStyle w:val="CommentText"/>
      </w:pPr>
      <w:r>
        <w:rPr>
          <w:rStyle w:val="CommentReference"/>
        </w:rPr>
        <w:annotationRef/>
      </w:r>
      <w:r>
        <w:t>No documentation for this one, not even in 3.2</w:t>
      </w:r>
    </w:p>
  </w:comment>
  <w:comment w:id="917" w:author="Boisvert, Eric" w:date="2015-10-29T05:11:00Z" w:initials="BE">
    <w:p w14:paraId="14328BAF" w14:textId="1FF148EF" w:rsidR="004F0DC1" w:rsidRDefault="004F0DC1">
      <w:pPr>
        <w:pStyle w:val="CommentText"/>
      </w:pPr>
      <w:r>
        <w:rPr>
          <w:rStyle w:val="CommentReference"/>
        </w:rPr>
        <w:annotationRef/>
      </w:r>
      <w:r>
        <w:t>This means that interval are in absolute coordinate</w:t>
      </w:r>
    </w:p>
  </w:comment>
  <w:comment w:id="934" w:author="Boisvert, Eric" w:date="2015-10-29T05:11:00Z" w:initials="BE">
    <w:p w14:paraId="1D73A3B9" w14:textId="3051C86B" w:rsidR="004F0DC1" w:rsidRDefault="004F0DC1">
      <w:pPr>
        <w:pStyle w:val="CommentText"/>
      </w:pPr>
      <w:r>
        <w:rPr>
          <w:rStyle w:val="CommentReference"/>
        </w:rPr>
        <w:annotationRef/>
      </w:r>
      <w:r>
        <w:t>This labAnalysis-&gt;samplgFeature is redundant since its already include with basic</w:t>
      </w:r>
    </w:p>
  </w:comment>
  <w:comment w:id="937" w:author="Boisvert, Eric" w:date="2015-10-29T05:11:00Z" w:initials="BE">
    <w:p w14:paraId="5CE49A75" w14:textId="0AEC9407" w:rsidR="004F0DC1" w:rsidRDefault="004F0DC1">
      <w:pPr>
        <w:pStyle w:val="CommentText"/>
      </w:pPr>
      <w:r>
        <w:rPr>
          <w:rStyle w:val="CommentReference"/>
        </w:rPr>
        <w:annotationRef/>
      </w:r>
      <w:r>
        <w:t>I think it comes with basic / gml – no need to put it there</w:t>
      </w:r>
    </w:p>
  </w:comment>
  <w:comment w:id="963" w:author="Boisvert, Eric" w:date="2015-10-29T05:11:00Z" w:initials="BE">
    <w:p w14:paraId="43C70FF7" w14:textId="50703D56" w:rsidR="004F0DC1" w:rsidRDefault="004F0DC1">
      <w:pPr>
        <w:pStyle w:val="CommentText"/>
      </w:pPr>
      <w:r>
        <w:rPr>
          <w:rStyle w:val="CommentReference"/>
        </w:rPr>
        <w:annotationRef/>
      </w:r>
      <w:r>
        <w:t xml:space="preserve">Doesn’t this defeat the purpose of using http URI as </w:t>
      </w:r>
      <w:proofErr w:type="gramStart"/>
      <w:r>
        <w:t>identifiers ?</w:t>
      </w:r>
      <w:proofErr w:type="gramEnd"/>
    </w:p>
  </w:comment>
  <w:comment w:id="991" w:author="Boisvert, Eric" w:date="2015-10-29T05:11:00Z" w:initials="BE">
    <w:p w14:paraId="7B362452" w14:textId="07A1582E" w:rsidR="004F0DC1" w:rsidRDefault="004F0DC1">
      <w:pPr>
        <w:pStyle w:val="CommentText"/>
      </w:pPr>
      <w:r>
        <w:rPr>
          <w:rStyle w:val="CommentReference"/>
        </w:rPr>
        <w:annotationRef/>
      </w:r>
      <w:r>
        <w:t>I suppose we can’t really police what other domains do.</w:t>
      </w:r>
    </w:p>
  </w:comment>
  <w:comment w:id="996" w:author="Boisvert, Eric" w:date="2015-10-29T05:11:00Z" w:initials="BE">
    <w:p w14:paraId="261F51AD" w14:textId="318CAC15" w:rsidR="004F0DC1" w:rsidRDefault="004F0DC1">
      <w:pPr>
        <w:pStyle w:val="CommentText"/>
      </w:pPr>
      <w:r>
        <w:rPr>
          <w:rStyle w:val="CommentReference"/>
        </w:rPr>
        <w:annotationRef/>
      </w:r>
      <w:r>
        <w:t xml:space="preserve">Or is it </w:t>
      </w:r>
      <w:proofErr w:type="gramStart"/>
      <w:r>
        <w:t>normative ?</w:t>
      </w:r>
      <w:proofErr w:type="gramEnd"/>
    </w:p>
  </w:comment>
  <w:comment w:id="1020" w:author="Eric Boisvert" w:date="2015-10-29T05:11:00Z" w:initials="EB/L">
    <w:p w14:paraId="3082C719" w14:textId="77777777" w:rsidR="004F0DC1" w:rsidRDefault="004F0DC1">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1021" w:author="Eric Boisvert" w:date="2015-10-29T05:11:00Z" w:initials="EB/L">
    <w:p w14:paraId="241CC4E7" w14:textId="77777777" w:rsidR="004F0DC1" w:rsidRDefault="004F0DC1">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1024" w:author="Eric Boisvert" w:date="2015-10-29T05:11:00Z" w:initials="EB/L">
    <w:p w14:paraId="23E499DD" w14:textId="089600E9" w:rsidR="004F0DC1" w:rsidRDefault="004F0DC1">
      <w:pPr>
        <w:pStyle w:val="CommentText"/>
      </w:pPr>
      <w:r>
        <w:rPr>
          <w:rStyle w:val="CommentReference"/>
        </w:rPr>
        <w:annotationRef/>
      </w:r>
      <w:r>
        <w:t>Now, the philosophical debate.  Is the .sch is a compliance tool or is it a requirement rule</w:t>
      </w:r>
    </w:p>
  </w:comment>
  <w:comment w:id="1273" w:author="Eric Boisvert" w:date="2015-10-30T06:47:00Z" w:initials="EB/L">
    <w:p w14:paraId="18EE763B" w14:textId="77777777" w:rsidR="004F0DC1" w:rsidRDefault="004F0DC1" w:rsidP="00652E95">
      <w:pPr>
        <w:pStyle w:val="CommentText"/>
      </w:pPr>
      <w:r>
        <w:rPr>
          <w:rStyle w:val="CommentReference"/>
        </w:rPr>
        <w:annotationRef/>
      </w:r>
      <w:r>
        <w:t>Great. This one 404s</w:t>
      </w:r>
    </w:p>
  </w:comment>
  <w:comment w:id="1287" w:author="Eric Boisvert" w:date="2015-10-29T05:11:00Z" w:initials="EB/L">
    <w:p w14:paraId="7EBA9BF2" w14:textId="77777777" w:rsidR="004F0DC1" w:rsidRDefault="004F0DC1">
      <w:pPr>
        <w:pStyle w:val="CommentText"/>
      </w:pPr>
      <w:r>
        <w:rPr>
          <w:rStyle w:val="CommentReference"/>
        </w:rPr>
        <w:annotationRef/>
      </w:r>
      <w:r>
        <w:t>Great. This one 404s</w:t>
      </w:r>
    </w:p>
  </w:comment>
  <w:comment w:id="1290" w:author="Boisvert, Eric" w:date="2015-10-29T05:11:00Z" w:initials="BE">
    <w:p w14:paraId="70C77D12" w14:textId="582AFCB0" w:rsidR="004F0DC1" w:rsidRDefault="004F0DC1">
      <w:pPr>
        <w:pStyle w:val="CommentText"/>
      </w:pPr>
      <w:r>
        <w:rPr>
          <w:rStyle w:val="CommentReference"/>
        </w:rPr>
        <w:annotationRef/>
      </w:r>
      <w:r>
        <w:t>Technically, this one should be testable by schematron</w:t>
      </w:r>
    </w:p>
  </w:comment>
  <w:comment w:id="1291" w:author="Boisvert, Eric" w:date="2015-10-29T05:11:00Z" w:initials="BE">
    <w:p w14:paraId="45CD9209" w14:textId="209DC396" w:rsidR="004F0DC1" w:rsidRDefault="004F0DC1">
      <w:pPr>
        <w:pStyle w:val="CommentText"/>
      </w:pPr>
      <w:r>
        <w:rPr>
          <w:rStyle w:val="CommentReference"/>
        </w:rPr>
        <w:annotationRef/>
      </w:r>
      <w:r>
        <w:t xml:space="preserve">Shall we enforce a specific </w:t>
      </w:r>
      <w:proofErr w:type="gramStart"/>
      <w:r>
        <w:t>codeSpace ?</w:t>
      </w:r>
      <w:proofErr w:type="gramEnd"/>
    </w:p>
  </w:comment>
  <w:comment w:id="1294" w:author="Eric Boisvert" w:date="2015-10-29T05:11:00Z" w:initials="EB/L">
    <w:p w14:paraId="0C6CDA8E" w14:textId="120FCF66" w:rsidR="004F0DC1" w:rsidRDefault="004F0DC1">
      <w:pPr>
        <w:pStyle w:val="CommentText"/>
      </w:pPr>
      <w:r>
        <w:rPr>
          <w:rStyle w:val="CommentReference"/>
        </w:rPr>
        <w:annotationRef/>
      </w:r>
      <w:r>
        <w:t>Should we keep the abstract portrayal for future 3.2 extension</w:t>
      </w:r>
    </w:p>
  </w:comment>
  <w:comment w:id="1314" w:author="Boisvert, Eric" w:date="2015-10-29T05:11:00Z" w:initials="BE">
    <w:p w14:paraId="11C239E8" w14:textId="43C8B7EE" w:rsidR="004F0DC1" w:rsidRDefault="004F0DC1">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D214B3" w14:textId="77777777" w:rsidR="00F442B6" w:rsidRDefault="00F442B6">
      <w:pPr>
        <w:spacing w:after="0"/>
      </w:pPr>
      <w:r>
        <w:separator/>
      </w:r>
    </w:p>
  </w:endnote>
  <w:endnote w:type="continuationSeparator" w:id="0">
    <w:p w14:paraId="24BE475B" w14:textId="77777777" w:rsidR="00F442B6" w:rsidRDefault="00F442B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7450079"/>
      <w:docPartObj>
        <w:docPartGallery w:val="Page Numbers (Bottom of Page)"/>
        <w:docPartUnique/>
      </w:docPartObj>
    </w:sdtPr>
    <w:sdtEndPr>
      <w:rPr>
        <w:noProof/>
      </w:rPr>
    </w:sdtEndPr>
    <w:sdtContent>
      <w:p w14:paraId="7A776CE8" w14:textId="77777777" w:rsidR="004F0DC1" w:rsidRDefault="004F0DC1">
        <w:pPr>
          <w:pStyle w:val="Footer"/>
          <w:jc w:val="center"/>
        </w:pPr>
        <w:r>
          <w:fldChar w:fldCharType="begin"/>
        </w:r>
        <w:r>
          <w:instrText xml:space="preserve"> PAGE   \* MERGEFORMAT </w:instrText>
        </w:r>
        <w:r>
          <w:fldChar w:fldCharType="separate"/>
        </w:r>
        <w:r w:rsidR="007C49F8">
          <w:rPr>
            <w:noProof/>
          </w:rPr>
          <w:t>153</w:t>
        </w:r>
        <w:r>
          <w:rPr>
            <w:noProof/>
          </w:rPr>
          <w:fldChar w:fldCharType="end"/>
        </w:r>
      </w:p>
    </w:sdtContent>
  </w:sdt>
  <w:p w14:paraId="5299F2EC" w14:textId="77777777" w:rsidR="004F0DC1" w:rsidRPr="0079517D" w:rsidRDefault="004F0DC1"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928B92" w14:textId="77777777" w:rsidR="00F442B6" w:rsidRDefault="00F442B6">
      <w:pPr>
        <w:spacing w:after="0"/>
      </w:pPr>
      <w:r>
        <w:separator/>
      </w:r>
    </w:p>
  </w:footnote>
  <w:footnote w:type="continuationSeparator" w:id="0">
    <w:p w14:paraId="4BA3F19F" w14:textId="77777777" w:rsidR="00F442B6" w:rsidRDefault="00F442B6">
      <w:pPr>
        <w:spacing w:after="0"/>
      </w:pPr>
      <w:r>
        <w:continuationSeparator/>
      </w:r>
    </w:p>
  </w:footnote>
  <w:footnote w:id="1">
    <w:p w14:paraId="015C3D42" w14:textId="77777777" w:rsidR="004F0DC1" w:rsidRDefault="004F0DC1">
      <w:pPr>
        <w:pStyle w:val="FootnoteText"/>
      </w:pPr>
      <w:r>
        <w:footnoteRef/>
      </w:r>
      <w:r>
        <w:t xml:space="preserve"> </w:t>
      </w:r>
      <w:hyperlink r:id="rId1" w:history="1">
        <w:r>
          <w:rPr>
            <w:rStyle w:val="Hyperlink"/>
          </w:rPr>
          <w:t>www.opengeospatial.org/cite</w:t>
        </w:r>
      </w:hyperlink>
      <w:r>
        <w:t xml:space="preserve"> </w:t>
      </w:r>
    </w:p>
  </w:footnote>
  <w:footnote w:id="2">
    <w:p w14:paraId="0AEAB500" w14:textId="7E183986" w:rsidR="004F0DC1" w:rsidRPr="006F2ACD" w:rsidRDefault="004F0DC1">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6">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9">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7">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8">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0">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4">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7AE74056"/>
    <w:multiLevelType w:val="multilevel"/>
    <w:tmpl w:val="F5427B30"/>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25"/>
  </w:num>
  <w:num w:numId="2">
    <w:abstractNumId w:val="1"/>
  </w:num>
  <w:num w:numId="3">
    <w:abstractNumId w:val="8"/>
  </w:num>
  <w:num w:numId="4">
    <w:abstractNumId w:val="19"/>
  </w:num>
  <w:num w:numId="5">
    <w:abstractNumId w:val="12"/>
  </w:num>
  <w:num w:numId="6">
    <w:abstractNumId w:val="11"/>
  </w:num>
  <w:num w:numId="7">
    <w:abstractNumId w:val="10"/>
  </w:num>
  <w:num w:numId="8">
    <w:abstractNumId w:val="17"/>
  </w:num>
  <w:num w:numId="9">
    <w:abstractNumId w:val="0"/>
  </w:num>
  <w:num w:numId="10">
    <w:abstractNumId w:val="16"/>
  </w:num>
  <w:num w:numId="11">
    <w:abstractNumId w:val="7"/>
  </w:num>
  <w:num w:numId="12">
    <w:abstractNumId w:val="5"/>
  </w:num>
  <w:num w:numId="13">
    <w:abstractNumId w:val="23"/>
  </w:num>
  <w:num w:numId="14">
    <w:abstractNumId w:val="21"/>
  </w:num>
  <w:num w:numId="15">
    <w:abstractNumId w:val="4"/>
  </w:num>
  <w:num w:numId="16">
    <w:abstractNumId w:val="3"/>
  </w:num>
  <w:num w:numId="17">
    <w:abstractNumId w:val="20"/>
  </w:num>
  <w:num w:numId="18">
    <w:abstractNumId w:val="6"/>
  </w:num>
  <w:num w:numId="19">
    <w:abstractNumId w:val="22"/>
  </w:num>
  <w:num w:numId="20">
    <w:abstractNumId w:val="18"/>
  </w:num>
  <w:num w:numId="21">
    <w:abstractNumId w:val="15"/>
  </w:num>
  <w:num w:numId="22">
    <w:abstractNumId w:val="24"/>
  </w:num>
  <w:num w:numId="23">
    <w:abstractNumId w:val="2"/>
  </w:num>
  <w:num w:numId="24">
    <w:abstractNumId w:val="13"/>
  </w:num>
  <w:num w:numId="25">
    <w:abstractNumId w:val="9"/>
  </w:num>
  <w:num w:numId="26">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attachedTemplate r:id="rId1"/>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77DC"/>
    <w:rsid w:val="00011F66"/>
    <w:rsid w:val="000209D6"/>
    <w:rsid w:val="00024B9A"/>
    <w:rsid w:val="0002555A"/>
    <w:rsid w:val="00043E8E"/>
    <w:rsid w:val="00053794"/>
    <w:rsid w:val="00075F5E"/>
    <w:rsid w:val="000843E1"/>
    <w:rsid w:val="00090DCF"/>
    <w:rsid w:val="000B1244"/>
    <w:rsid w:val="000C3459"/>
    <w:rsid w:val="000C4224"/>
    <w:rsid w:val="000D2673"/>
    <w:rsid w:val="000D2F14"/>
    <w:rsid w:val="000D36D8"/>
    <w:rsid w:val="000D4260"/>
    <w:rsid w:val="000D7633"/>
    <w:rsid w:val="000E58BB"/>
    <w:rsid w:val="000F2E6A"/>
    <w:rsid w:val="000F4D17"/>
    <w:rsid w:val="001050D1"/>
    <w:rsid w:val="00106124"/>
    <w:rsid w:val="001123AF"/>
    <w:rsid w:val="00112EA6"/>
    <w:rsid w:val="001133B5"/>
    <w:rsid w:val="0013283D"/>
    <w:rsid w:val="001453F6"/>
    <w:rsid w:val="001517B8"/>
    <w:rsid w:val="00154114"/>
    <w:rsid w:val="00156903"/>
    <w:rsid w:val="001571AE"/>
    <w:rsid w:val="00157A85"/>
    <w:rsid w:val="00160943"/>
    <w:rsid w:val="00160C8B"/>
    <w:rsid w:val="00165E04"/>
    <w:rsid w:val="00170B70"/>
    <w:rsid w:val="00172574"/>
    <w:rsid w:val="00174304"/>
    <w:rsid w:val="001810D7"/>
    <w:rsid w:val="001811FA"/>
    <w:rsid w:val="001A1E76"/>
    <w:rsid w:val="001A53ED"/>
    <w:rsid w:val="001A7909"/>
    <w:rsid w:val="001D519F"/>
    <w:rsid w:val="00203D99"/>
    <w:rsid w:val="0020685A"/>
    <w:rsid w:val="00211657"/>
    <w:rsid w:val="002116B6"/>
    <w:rsid w:val="002151F2"/>
    <w:rsid w:val="00225333"/>
    <w:rsid w:val="00233723"/>
    <w:rsid w:val="00233F14"/>
    <w:rsid w:val="002404CF"/>
    <w:rsid w:val="00263362"/>
    <w:rsid w:val="00267D2C"/>
    <w:rsid w:val="00274AAD"/>
    <w:rsid w:val="00276AD3"/>
    <w:rsid w:val="00287240"/>
    <w:rsid w:val="002A2C89"/>
    <w:rsid w:val="002A58E0"/>
    <w:rsid w:val="002C0B9E"/>
    <w:rsid w:val="002D30FE"/>
    <w:rsid w:val="002D4285"/>
    <w:rsid w:val="002D4310"/>
    <w:rsid w:val="002D769B"/>
    <w:rsid w:val="002E694E"/>
    <w:rsid w:val="00322A93"/>
    <w:rsid w:val="00326F3E"/>
    <w:rsid w:val="00330E0C"/>
    <w:rsid w:val="00333BAC"/>
    <w:rsid w:val="003343DC"/>
    <w:rsid w:val="00334B85"/>
    <w:rsid w:val="00355CAB"/>
    <w:rsid w:val="00364200"/>
    <w:rsid w:val="003666A1"/>
    <w:rsid w:val="00370329"/>
    <w:rsid w:val="00377235"/>
    <w:rsid w:val="003804FE"/>
    <w:rsid w:val="00380908"/>
    <w:rsid w:val="00385662"/>
    <w:rsid w:val="00386910"/>
    <w:rsid w:val="00390DF7"/>
    <w:rsid w:val="003921A3"/>
    <w:rsid w:val="003924D0"/>
    <w:rsid w:val="003A3448"/>
    <w:rsid w:val="003A479F"/>
    <w:rsid w:val="003A6526"/>
    <w:rsid w:val="003B391B"/>
    <w:rsid w:val="003B5D4E"/>
    <w:rsid w:val="003C190E"/>
    <w:rsid w:val="003D0B50"/>
    <w:rsid w:val="003E1755"/>
    <w:rsid w:val="003E6590"/>
    <w:rsid w:val="00401D4D"/>
    <w:rsid w:val="00402937"/>
    <w:rsid w:val="004111ED"/>
    <w:rsid w:val="00415CBF"/>
    <w:rsid w:val="004203F0"/>
    <w:rsid w:val="004274B7"/>
    <w:rsid w:val="00432BE6"/>
    <w:rsid w:val="0043553C"/>
    <w:rsid w:val="0044777B"/>
    <w:rsid w:val="00450B23"/>
    <w:rsid w:val="004635D8"/>
    <w:rsid w:val="00463AE7"/>
    <w:rsid w:val="0046445D"/>
    <w:rsid w:val="0046711E"/>
    <w:rsid w:val="00481976"/>
    <w:rsid w:val="00481AF6"/>
    <w:rsid w:val="00486E2A"/>
    <w:rsid w:val="004A5507"/>
    <w:rsid w:val="004C0E7B"/>
    <w:rsid w:val="004C43DA"/>
    <w:rsid w:val="004D3EF3"/>
    <w:rsid w:val="004E325F"/>
    <w:rsid w:val="004E3912"/>
    <w:rsid w:val="004E5F43"/>
    <w:rsid w:val="004F0DC1"/>
    <w:rsid w:val="004F51E1"/>
    <w:rsid w:val="005036D9"/>
    <w:rsid w:val="00504099"/>
    <w:rsid w:val="00507C93"/>
    <w:rsid w:val="005166DF"/>
    <w:rsid w:val="00531DC8"/>
    <w:rsid w:val="005372A3"/>
    <w:rsid w:val="005424AC"/>
    <w:rsid w:val="0054365B"/>
    <w:rsid w:val="00551A94"/>
    <w:rsid w:val="005660F2"/>
    <w:rsid w:val="00577E74"/>
    <w:rsid w:val="00595C96"/>
    <w:rsid w:val="005A0C30"/>
    <w:rsid w:val="005A21B8"/>
    <w:rsid w:val="005A74B6"/>
    <w:rsid w:val="005A7580"/>
    <w:rsid w:val="005B40C3"/>
    <w:rsid w:val="005B5ECF"/>
    <w:rsid w:val="005B623A"/>
    <w:rsid w:val="005C1C53"/>
    <w:rsid w:val="005D0298"/>
    <w:rsid w:val="006045F2"/>
    <w:rsid w:val="00604E1E"/>
    <w:rsid w:val="00606F7E"/>
    <w:rsid w:val="00611A7A"/>
    <w:rsid w:val="00617E36"/>
    <w:rsid w:val="006209EF"/>
    <w:rsid w:val="00626E7A"/>
    <w:rsid w:val="00634C52"/>
    <w:rsid w:val="00641AE8"/>
    <w:rsid w:val="00642DAC"/>
    <w:rsid w:val="00644EF0"/>
    <w:rsid w:val="00645C24"/>
    <w:rsid w:val="00645C92"/>
    <w:rsid w:val="0065022D"/>
    <w:rsid w:val="00652E95"/>
    <w:rsid w:val="00672D0D"/>
    <w:rsid w:val="00681747"/>
    <w:rsid w:val="0068258B"/>
    <w:rsid w:val="0068411B"/>
    <w:rsid w:val="00684C85"/>
    <w:rsid w:val="00695378"/>
    <w:rsid w:val="006A7DD0"/>
    <w:rsid w:val="006B03E3"/>
    <w:rsid w:val="006B39A1"/>
    <w:rsid w:val="006D377E"/>
    <w:rsid w:val="006D719B"/>
    <w:rsid w:val="006E7F3A"/>
    <w:rsid w:val="006F2ACD"/>
    <w:rsid w:val="00702EC2"/>
    <w:rsid w:val="0073628E"/>
    <w:rsid w:val="00740F77"/>
    <w:rsid w:val="00742E4D"/>
    <w:rsid w:val="00746B77"/>
    <w:rsid w:val="00753A5A"/>
    <w:rsid w:val="00753B5D"/>
    <w:rsid w:val="00761F44"/>
    <w:rsid w:val="00773E1B"/>
    <w:rsid w:val="00775DD7"/>
    <w:rsid w:val="00777586"/>
    <w:rsid w:val="007927D6"/>
    <w:rsid w:val="00792D31"/>
    <w:rsid w:val="00793B54"/>
    <w:rsid w:val="0079517D"/>
    <w:rsid w:val="00796977"/>
    <w:rsid w:val="007A1979"/>
    <w:rsid w:val="007C49F8"/>
    <w:rsid w:val="007C4BEF"/>
    <w:rsid w:val="007C69FE"/>
    <w:rsid w:val="007D2867"/>
    <w:rsid w:val="007F0841"/>
    <w:rsid w:val="007F6680"/>
    <w:rsid w:val="007F7DE0"/>
    <w:rsid w:val="00821F1F"/>
    <w:rsid w:val="008246C7"/>
    <w:rsid w:val="008341E8"/>
    <w:rsid w:val="0084053A"/>
    <w:rsid w:val="008520EC"/>
    <w:rsid w:val="00856F51"/>
    <w:rsid w:val="00861954"/>
    <w:rsid w:val="00864A36"/>
    <w:rsid w:val="00876E21"/>
    <w:rsid w:val="00884FA7"/>
    <w:rsid w:val="00894DAA"/>
    <w:rsid w:val="008A0D27"/>
    <w:rsid w:val="008A1AF4"/>
    <w:rsid w:val="008A279B"/>
    <w:rsid w:val="008A4A86"/>
    <w:rsid w:val="008A6B29"/>
    <w:rsid w:val="008B1DC6"/>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6BF5"/>
    <w:rsid w:val="00911F72"/>
    <w:rsid w:val="00932216"/>
    <w:rsid w:val="00935ECA"/>
    <w:rsid w:val="009367D1"/>
    <w:rsid w:val="009412CB"/>
    <w:rsid w:val="009459BF"/>
    <w:rsid w:val="00946727"/>
    <w:rsid w:val="00976BC4"/>
    <w:rsid w:val="00983833"/>
    <w:rsid w:val="009914F1"/>
    <w:rsid w:val="00991FFF"/>
    <w:rsid w:val="00996BEA"/>
    <w:rsid w:val="009A7B37"/>
    <w:rsid w:val="009B3BBD"/>
    <w:rsid w:val="009B64F8"/>
    <w:rsid w:val="009C2973"/>
    <w:rsid w:val="009C2E04"/>
    <w:rsid w:val="009C3567"/>
    <w:rsid w:val="009C64B2"/>
    <w:rsid w:val="009D3533"/>
    <w:rsid w:val="009E106A"/>
    <w:rsid w:val="009E50F8"/>
    <w:rsid w:val="009E67D9"/>
    <w:rsid w:val="00A00D3D"/>
    <w:rsid w:val="00A07C65"/>
    <w:rsid w:val="00A10684"/>
    <w:rsid w:val="00A1185A"/>
    <w:rsid w:val="00A17543"/>
    <w:rsid w:val="00A35280"/>
    <w:rsid w:val="00A37EDC"/>
    <w:rsid w:val="00A458A9"/>
    <w:rsid w:val="00A4612F"/>
    <w:rsid w:val="00A6445A"/>
    <w:rsid w:val="00A7757F"/>
    <w:rsid w:val="00A8510C"/>
    <w:rsid w:val="00A90399"/>
    <w:rsid w:val="00AA535D"/>
    <w:rsid w:val="00AB10FC"/>
    <w:rsid w:val="00AC2E40"/>
    <w:rsid w:val="00AC5088"/>
    <w:rsid w:val="00AD3B07"/>
    <w:rsid w:val="00AD7448"/>
    <w:rsid w:val="00AD7649"/>
    <w:rsid w:val="00AE0777"/>
    <w:rsid w:val="00AE357E"/>
    <w:rsid w:val="00AE3B9C"/>
    <w:rsid w:val="00AE504B"/>
    <w:rsid w:val="00B020FC"/>
    <w:rsid w:val="00B0615B"/>
    <w:rsid w:val="00B251E5"/>
    <w:rsid w:val="00B30B68"/>
    <w:rsid w:val="00B31486"/>
    <w:rsid w:val="00B33100"/>
    <w:rsid w:val="00B3403C"/>
    <w:rsid w:val="00B42641"/>
    <w:rsid w:val="00B51AB4"/>
    <w:rsid w:val="00B520F7"/>
    <w:rsid w:val="00B537EA"/>
    <w:rsid w:val="00B62995"/>
    <w:rsid w:val="00B62A72"/>
    <w:rsid w:val="00B820B6"/>
    <w:rsid w:val="00B933BD"/>
    <w:rsid w:val="00BA576A"/>
    <w:rsid w:val="00BA6B31"/>
    <w:rsid w:val="00BD7744"/>
    <w:rsid w:val="00BD7B2A"/>
    <w:rsid w:val="00C00719"/>
    <w:rsid w:val="00C009EA"/>
    <w:rsid w:val="00C02200"/>
    <w:rsid w:val="00C034E3"/>
    <w:rsid w:val="00C2184E"/>
    <w:rsid w:val="00C343CA"/>
    <w:rsid w:val="00C61E47"/>
    <w:rsid w:val="00C648D4"/>
    <w:rsid w:val="00C71FFD"/>
    <w:rsid w:val="00C80D4B"/>
    <w:rsid w:val="00CA3AC5"/>
    <w:rsid w:val="00CB339F"/>
    <w:rsid w:val="00CC0988"/>
    <w:rsid w:val="00CD4906"/>
    <w:rsid w:val="00CD7325"/>
    <w:rsid w:val="00CE0562"/>
    <w:rsid w:val="00CE5B49"/>
    <w:rsid w:val="00CE7929"/>
    <w:rsid w:val="00CF2507"/>
    <w:rsid w:val="00CF6174"/>
    <w:rsid w:val="00D0034E"/>
    <w:rsid w:val="00D10719"/>
    <w:rsid w:val="00D12552"/>
    <w:rsid w:val="00D14AF0"/>
    <w:rsid w:val="00D30B51"/>
    <w:rsid w:val="00D33E64"/>
    <w:rsid w:val="00D44162"/>
    <w:rsid w:val="00D5712A"/>
    <w:rsid w:val="00D73AA6"/>
    <w:rsid w:val="00D81A7B"/>
    <w:rsid w:val="00D82B9F"/>
    <w:rsid w:val="00DA0CE3"/>
    <w:rsid w:val="00DA2A5D"/>
    <w:rsid w:val="00DA2FDF"/>
    <w:rsid w:val="00DA45AF"/>
    <w:rsid w:val="00DA711E"/>
    <w:rsid w:val="00DB1F99"/>
    <w:rsid w:val="00DB2D3A"/>
    <w:rsid w:val="00DD288D"/>
    <w:rsid w:val="00DD569C"/>
    <w:rsid w:val="00DE0FD0"/>
    <w:rsid w:val="00DE3D18"/>
    <w:rsid w:val="00DE7A41"/>
    <w:rsid w:val="00DF5883"/>
    <w:rsid w:val="00E01A7D"/>
    <w:rsid w:val="00E13215"/>
    <w:rsid w:val="00E1402F"/>
    <w:rsid w:val="00E205D6"/>
    <w:rsid w:val="00E25DC2"/>
    <w:rsid w:val="00E426FD"/>
    <w:rsid w:val="00E50724"/>
    <w:rsid w:val="00E50D76"/>
    <w:rsid w:val="00E52A0E"/>
    <w:rsid w:val="00E54155"/>
    <w:rsid w:val="00E62168"/>
    <w:rsid w:val="00E621D8"/>
    <w:rsid w:val="00E66A9E"/>
    <w:rsid w:val="00E70397"/>
    <w:rsid w:val="00E70882"/>
    <w:rsid w:val="00E71F84"/>
    <w:rsid w:val="00E74EC0"/>
    <w:rsid w:val="00E82FCF"/>
    <w:rsid w:val="00E8704C"/>
    <w:rsid w:val="00E966AA"/>
    <w:rsid w:val="00E97666"/>
    <w:rsid w:val="00EA3198"/>
    <w:rsid w:val="00EA3CAB"/>
    <w:rsid w:val="00EA4029"/>
    <w:rsid w:val="00EA50E7"/>
    <w:rsid w:val="00EA73D1"/>
    <w:rsid w:val="00EB32C6"/>
    <w:rsid w:val="00EC332D"/>
    <w:rsid w:val="00ED2525"/>
    <w:rsid w:val="00EE3AFB"/>
    <w:rsid w:val="00EE4494"/>
    <w:rsid w:val="00EE5F46"/>
    <w:rsid w:val="00EE73F2"/>
    <w:rsid w:val="00EF110E"/>
    <w:rsid w:val="00EF6424"/>
    <w:rsid w:val="00F0123D"/>
    <w:rsid w:val="00F0235F"/>
    <w:rsid w:val="00F071D4"/>
    <w:rsid w:val="00F23489"/>
    <w:rsid w:val="00F27D5A"/>
    <w:rsid w:val="00F3223D"/>
    <w:rsid w:val="00F442B6"/>
    <w:rsid w:val="00F46BB7"/>
    <w:rsid w:val="00F526FC"/>
    <w:rsid w:val="00F6046E"/>
    <w:rsid w:val="00F60CB2"/>
    <w:rsid w:val="00F67178"/>
    <w:rsid w:val="00F91B65"/>
    <w:rsid w:val="00F92942"/>
    <w:rsid w:val="00FA03D9"/>
    <w:rsid w:val="00FA21EA"/>
    <w:rsid w:val="00FA3D28"/>
    <w:rsid w:val="00FA7812"/>
    <w:rsid w:val="00FB057B"/>
    <w:rsid w:val="00FB7664"/>
    <w:rsid w:val="00FC626E"/>
    <w:rsid w:val="00FC76BB"/>
    <w:rsid w:val="00FE0219"/>
    <w:rsid w:val="00FE38C3"/>
    <w:rsid w:val="00FE43AC"/>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basedOn w:val="DefaultParagraphFont"/>
    <w:uiPriority w:val="99"/>
    <w:semiHidden/>
    <w:unhideWhenUsed/>
    <w:rsid w:val="004111ED"/>
    <w:rPr>
      <w:color w:val="800080" w:themeColor="followedHyperlink"/>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basedOn w:val="DefaultParagraphFont"/>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basedOn w:val="CommentText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DefaultParagraphFon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themeColor="accent1"/>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F2ACD"/>
    <w:rPr>
      <w:vertAlign w:val="superscript"/>
    </w:rPr>
  </w:style>
  <w:style w:type="character" w:customStyle="1" w:styleId="apple-converted-space">
    <w:name w:val="apple-converted-space"/>
    <w:basedOn w:val="DefaultParagraphFont"/>
    <w:rsid w:val="00740F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basedOn w:val="DefaultParagraphFont"/>
    <w:uiPriority w:val="99"/>
    <w:semiHidden/>
    <w:unhideWhenUsed/>
    <w:rsid w:val="004111ED"/>
    <w:rPr>
      <w:color w:val="800080" w:themeColor="followedHyperlink"/>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basedOn w:val="DefaultParagraphFont"/>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basedOn w:val="CommentText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DefaultParagraphFon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themeColor="accent1"/>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F2ACD"/>
    <w:rPr>
      <w:vertAlign w:val="superscript"/>
    </w:rPr>
  </w:style>
  <w:style w:type="character" w:customStyle="1" w:styleId="apple-converted-space">
    <w:name w:val="apple-converted-space"/>
    <w:basedOn w:val="DefaultParagraphFont"/>
    <w:rsid w:val="00740F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w3.org/1999/xlink" TargetMode="External"/><Relationship Id="rId21" Type="http://schemas.openxmlformats.org/officeDocument/2006/relationships/image" Target="media/image8.png"/><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www.opengis.net/sampling/2.0" TargetMode="External"/><Relationship Id="rId16" Type="http://schemas.openxmlformats.org/officeDocument/2006/relationships/image" Target="media/image4.emf"/><Relationship Id="rId107" Type="http://schemas.openxmlformats.org/officeDocument/2006/relationships/hyperlink" Target="http://xmlns.geosciml.org/GeologicTime/4.0" TargetMode="External"/><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hyperlink" Target="http://www.opengis.net/gml/3.2" TargetMode="External"/><Relationship Id="rId123" Type="http://schemas.openxmlformats.org/officeDocument/2006/relationships/hyperlink" Target="http://www.opengis.net/def/param-name/GSML/4.0/starts" TargetMode="External"/><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19" Type="http://schemas.openxmlformats.org/officeDocument/2006/relationships/image" Target="media/image6.emf"/><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hyperlink" Target="http://www.isotc211.org/2005/gco" TargetMode="External"/><Relationship Id="rId105" Type="http://schemas.openxmlformats.org/officeDocument/2006/relationships/hyperlink" Target="http://xmlns.geosciml.org/Borehole/4.0" TargetMode="External"/><Relationship Id="rId113" Type="http://schemas.openxmlformats.org/officeDocument/2006/relationships/hyperlink" Target="http://www.opengis.net/samplingSpatial/2.0" TargetMode="External"/><Relationship Id="rId118" Type="http://schemas.openxmlformats.org/officeDocument/2006/relationships/hyperlink" Target="http://data.geoscience.gov.xx/feature/asc/geologicunit/stratno/25947%3c/gml:identifier" TargetMode="External"/><Relationship Id="rId12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hyperlink" Target="http://standards.iso.org/iso/19115/-3/cit/1.0" TargetMode="External"/><Relationship Id="rId121" Type="http://schemas.openxmlformats.org/officeDocument/2006/relationships/hyperlink" Target="http://schemas.opengis.net/gsml/4.0/geoSciMLBasic.sch" TargetMode="Externa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hyperlink" Target="http://www.opengis.net/gml/3.3/exr" TargetMode="External"/><Relationship Id="rId108" Type="http://schemas.openxmlformats.org/officeDocument/2006/relationships/hyperlink" Target="http://xmlns.geosciml.org/LaboratoryAnalysis-Specimen/4.0" TargetMode="External"/><Relationship Id="rId116" Type="http://schemas.openxmlformats.org/officeDocument/2006/relationships/hyperlink" Target="http://www.opengis.net/wfs/2.0" TargetMode="External"/><Relationship Id="rId124" Type="http://schemas.openxmlformats.org/officeDocument/2006/relationships/hyperlink" Target="http://www.opengis.net/def/param-name/GSML/4.0/ends" TargetMode="External"/><Relationship Id="rId129" Type="http://schemas.microsoft.com/office/2011/relationships/commentsExtended" Target="commentsExtended.xml"/><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hyperlink" Target="http://www.opengis.net/om/2.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6" Type="http://schemas.openxmlformats.org/officeDocument/2006/relationships/hyperlink" Target="http://xmlns.geosciml.org/GeoSciML-Extension/4.0" TargetMode="External"/><Relationship Id="rId114" Type="http://schemas.openxmlformats.org/officeDocument/2006/relationships/hyperlink" Target="http://www.opengis.net/samplingSpecimen/2.0" TargetMode="External"/><Relationship Id="rId119" Type="http://schemas.openxmlformats.org/officeDocument/2006/relationships/hyperlink" Target="http://schemas.opengis.net/gsml/4.0/geosciml-portrayal.sch" TargetMode="External"/><Relationship Id="rId127" Type="http://schemas.openxmlformats.org/officeDocument/2006/relationships/fontTable" Target="fontTable.xm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hyperlink" Target="http://www.opengis.net/cv/0.2/gml32" TargetMode="External"/><Relationship Id="rId101" Type="http://schemas.openxmlformats.org/officeDocument/2006/relationships/hyperlink" Target="http://www.isotc211.org/2005/gmd" TargetMode="External"/><Relationship Id="rId122" Type="http://schemas.openxmlformats.org/officeDocument/2006/relationships/hyperlink" Target="http://schemas.opengis.net/gsml/4.0/geologictime.sch" TargetMode="External"/><Relationship Id="rId130" Type="http://schemas.microsoft.com/office/2011/relationships/people" Target="people.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hyperlink" Target="http://xmlns.geosciml.org/geosciml-portrayal/4.0" TargetMode="External"/><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hyperlink" Target="http://xmlns.geosciml.org/GeoSciML-Basic/4.0" TargetMode="External"/><Relationship Id="rId120" Type="http://schemas.openxmlformats.org/officeDocument/2006/relationships/hyperlink" Target="http://schemas.opengis.net/gsml/4.0/geosciml-portrayal.sch" TargetMode="External"/><Relationship Id="rId125" Type="http://schemas.openxmlformats.org/officeDocument/2006/relationships/hyperlink" Target="http://resource.geosciml.org/" TargetMode="Externa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hyperlink" Target="http://standards.iso.org/iso/19115/-3/mrl/1.0" TargetMode="External"/><Relationship Id="rId115" Type="http://schemas.openxmlformats.org/officeDocument/2006/relationships/hyperlink" Target="http://www.opengis.net/swe/2.0" TargetMode="External"/><Relationship Id="rId61" Type="http://schemas.openxmlformats.org/officeDocument/2006/relationships/image" Target="media/image48.emf"/><Relationship Id="rId82" Type="http://schemas.openxmlformats.org/officeDocument/2006/relationships/image" Target="media/image69.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5FAD1E-7CA2-4CFC-872E-CBD54591E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996</TotalTime>
  <Pages>170</Pages>
  <Words>29581</Words>
  <Characters>168617</Characters>
  <Application>Microsoft Office Word</Application>
  <DocSecurity>0</DocSecurity>
  <Lines>1405</Lines>
  <Paragraphs>395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197803</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32</cp:revision>
  <dcterms:created xsi:type="dcterms:W3CDTF">2015-10-27T21:16:00Z</dcterms:created>
  <dcterms:modified xsi:type="dcterms:W3CDTF">2015-11-03T10:28:00Z</dcterms:modified>
</cp:coreProperties>
</file>