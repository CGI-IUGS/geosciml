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AE504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AE504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AE504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AE504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AE504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AE504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AE504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AE504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AE504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AE504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AE504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AE504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46"/>
      <w:r>
        <w:rPr>
          <w:lang w:val="en-CA"/>
        </w:rPr>
        <w:t>GeoSciML Portrayal : a simplified version for layer based application</w:t>
      </w:r>
      <w:commentRangeEnd w:id="46"/>
      <w:r w:rsidR="00A00D3D">
        <w:rPr>
          <w:rStyle w:val="CommentReference"/>
        </w:rPr>
        <w:commentReference w:id="46"/>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47" w:author="Steve Richard" w:date="2015-10-12T18:11:00Z">
        <w:r w:rsidDel="00A00D3D">
          <w:rPr>
            <w:lang w:val="en-CA"/>
          </w:rPr>
          <w:delText xml:space="preserve">provided </w:delText>
        </w:r>
      </w:del>
      <w:ins w:id="48" w:author="Steve Richard" w:date="2015-10-12T18:11:00Z">
        <w:r w:rsidR="00A00D3D">
          <w:rPr>
            <w:lang w:val="en-CA"/>
          </w:rPr>
          <w:t xml:space="preserve">providing </w:t>
        </w:r>
      </w:ins>
      <w:r>
        <w:rPr>
          <w:lang w:val="en-CA"/>
        </w:rPr>
        <w:t>detailed description of basic features</w:t>
      </w:r>
      <w:ins w:id="49"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0" w:author="Steve Richard" w:date="2015-10-12T18:11:00Z">
        <w:r w:rsidDel="009367D1">
          <w:rPr>
            <w:lang w:val="en-CA"/>
          </w:rPr>
          <w:delText xml:space="preserve">of </w:delText>
        </w:r>
        <w:r w:rsidDel="00A00D3D">
          <w:rPr>
            <w:lang w:val="en-CA"/>
          </w:rPr>
          <w:delText>geochronoloy</w:delText>
        </w:r>
      </w:del>
      <w:ins w:id="51" w:author="Steve Richard" w:date="2015-10-12T18:11:00Z">
        <w:r w:rsidR="009367D1">
          <w:rPr>
            <w:lang w:val="en-CA"/>
          </w:rPr>
          <w:t>for the representation of geologic time using procedures adopted by the International Stratigraphic Commis</w:t>
        </w:r>
        <w:del w:id="52"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3" w:author="Steve Richard" w:date="2015-10-12T18:12:00Z">
        <w:r w:rsidR="009367D1">
          <w:rPr>
            <w:lang w:val="en-CA"/>
          </w:rPr>
          <w:t>s</w:t>
        </w:r>
      </w:ins>
      <w:r>
        <w:rPr>
          <w:lang w:val="en-CA"/>
        </w:rPr>
        <w:t xml:space="preserve"> </w:t>
      </w:r>
      <w:ins w:id="54" w:author="Steve Richard" w:date="2015-10-12T18:14:00Z">
        <w:r w:rsidR="009367D1">
          <w:rPr>
            <w:lang w:val="en-CA"/>
          </w:rPr>
          <w:t>and their properties as sampling features.</w:t>
        </w:r>
      </w:ins>
      <w:del w:id="55"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6" w:author="Steve Richard" w:date="2015-10-12T18:14:00Z">
        <w:r w:rsidDel="009367D1">
          <w:rPr>
            <w:lang w:val="en-CA"/>
          </w:rPr>
          <w:delText xml:space="preserve">laboratories </w:delText>
        </w:r>
      </w:del>
      <w:ins w:id="57" w:author="Steve Richard" w:date="2015-10-12T18:14:00Z">
        <w:r w:rsidR="009367D1">
          <w:rPr>
            <w:lang w:val="en-CA"/>
          </w:rPr>
          <w:t xml:space="preserve">laboratory </w:t>
        </w:r>
      </w:ins>
      <w:del w:id="58" w:author="Steve Richard" w:date="2015-10-12T18:15:00Z">
        <w:r w:rsidDel="009367D1">
          <w:rPr>
            <w:lang w:val="en-CA"/>
          </w:rPr>
          <w:delText>assays</w:delText>
        </w:r>
      </w:del>
      <w:ins w:id="59"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lastRenderedPageBreak/>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60" w:name="_Ref432095090"/>
      <w:r>
        <w:t xml:space="preserve">Figure </w:t>
      </w:r>
      <w:r w:rsidR="00AE504B">
        <w:fldChar w:fldCharType="begin"/>
      </w:r>
      <w:r w:rsidR="00AE504B">
        <w:instrText xml:space="preserve"> SEQ Figure \* ARABIC </w:instrText>
      </w:r>
      <w:r w:rsidR="00AE504B">
        <w:fldChar w:fldCharType="separate"/>
      </w:r>
      <w:r w:rsidR="00090DCF">
        <w:rPr>
          <w:noProof/>
        </w:rPr>
        <w:t>1</w:t>
      </w:r>
      <w:r w:rsidR="00AE504B">
        <w:rPr>
          <w:noProof/>
        </w:rPr>
        <w:fldChar w:fldCharType="end"/>
      </w:r>
      <w:bookmarkEnd w:id="60"/>
      <w:r>
        <w:t>: GeoSciML packages</w:t>
      </w:r>
    </w:p>
    <w:p w14:paraId="722E337B" w14:textId="2D670714" w:rsidR="00681747" w:rsidRPr="00276AD3" w:rsidRDefault="000D2F14" w:rsidP="00681747">
      <w:pPr>
        <w:rPr>
          <w:lang w:val="en-CA"/>
        </w:rPr>
      </w:pPr>
      <w:r>
        <w:rPr>
          <w:lang w:val="en-CA"/>
        </w:rPr>
        <w:t>Each application package is the subject of a</w:t>
      </w:r>
      <w:ins w:id="6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2" w:author="Steve Richard" w:date="2015-10-12T18:16:00Z">
        <w:r w:rsidR="009367D1">
          <w:rPr>
            <w:lang w:val="en-CA"/>
          </w:rPr>
          <w:t>, particularly ad</w:t>
        </w:r>
      </w:ins>
      <w:ins w:id="63" w:author="Eric Boisvert" w:date="2015-10-27T16:54:00Z">
        <w:r w:rsidR="005424AC">
          <w:rPr>
            <w:lang w:val="en-CA"/>
          </w:rPr>
          <w:t>a</w:t>
        </w:r>
      </w:ins>
      <w:ins w:id="64" w:author="Steve Richard" w:date="2015-10-12T18:16:00Z">
        <w:del w:id="65" w:author="Eric Boisvert" w:date="2015-10-27T16:54:00Z">
          <w:r w:rsidR="009367D1" w:rsidDel="005424AC">
            <w:rPr>
              <w:lang w:val="en-CA"/>
            </w:rPr>
            <w:delText>o</w:delText>
          </w:r>
        </w:del>
        <w:r w:rsidR="009367D1">
          <w:rPr>
            <w:lang w:val="en-CA"/>
          </w:rPr>
          <w:t xml:space="preserve">pted </w:t>
        </w:r>
        <w:del w:id="66" w:author="Eric Boisvert" w:date="2015-10-27T16:54:00Z">
          <w:r w:rsidR="009367D1" w:rsidDel="005424AC">
            <w:rPr>
              <w:lang w:val="en-CA"/>
            </w:rPr>
            <w:delText>for</w:delText>
          </w:r>
        </w:del>
      </w:ins>
      <w:ins w:id="67" w:author="Eric Boisvert" w:date="2015-10-27T16:54:00Z">
        <w:r w:rsidR="005424AC">
          <w:rPr>
            <w:lang w:val="en-CA"/>
          </w:rPr>
          <w:t>to</w:t>
        </w:r>
      </w:ins>
      <w:ins w:id="68" w:author="Steve Richard" w:date="2015-10-12T18:16:00Z">
        <w:r w:rsidR="009367D1">
          <w:rPr>
            <w:lang w:val="en-CA"/>
          </w:rPr>
          <w:t xml:space="preserve"> geographic visualization</w:t>
        </w:r>
      </w:ins>
      <w:ins w:id="69" w:author="Steve Richard" w:date="2015-10-12T18:17:00Z">
        <w:r w:rsidR="009367D1">
          <w:rPr>
            <w:lang w:val="en-CA"/>
          </w:rPr>
          <w:t xml:space="preserve"> with key reporting properties</w:t>
        </w:r>
      </w:ins>
      <w:r>
        <w:rPr>
          <w:lang w:val="en-CA"/>
        </w:rPr>
        <w:t xml:space="preserve">.  The use case </w:t>
      </w:r>
      <w:del w:id="70" w:author="Steve Richard" w:date="2015-10-12T18:17:00Z">
        <w:r w:rsidDel="009367D1">
          <w:rPr>
            <w:lang w:val="en-CA"/>
          </w:rPr>
          <w:delText xml:space="preserve">sought </w:delText>
        </w:r>
      </w:del>
      <w:ins w:id="71" w:author="Steve Richard" w:date="2015-10-12T18:17:00Z">
        <w:r w:rsidR="009367D1">
          <w:rPr>
            <w:lang w:val="en-CA"/>
          </w:rPr>
          <w:t xml:space="preserve">target </w:t>
        </w:r>
      </w:ins>
      <w:r>
        <w:rPr>
          <w:lang w:val="en-CA"/>
        </w:rPr>
        <w:t>for portrayal is</w:t>
      </w:r>
      <w:ins w:id="72" w:author="Steve Richard" w:date="2015-10-12T18:17:00Z">
        <w:r w:rsidR="009367D1">
          <w:rPr>
            <w:lang w:val="en-CA"/>
          </w:rPr>
          <w:t xml:space="preserve"> a</w:t>
        </w:r>
      </w:ins>
      <w:r>
        <w:rPr>
          <w:lang w:val="en-CA"/>
        </w:rPr>
        <w:t xml:space="preserve"> simple </w:t>
      </w:r>
      <w:del w:id="73" w:author="Steve Richard" w:date="2015-10-12T18:17:00Z">
        <w:r w:rsidDel="009367D1">
          <w:rPr>
            <w:lang w:val="en-CA"/>
          </w:rPr>
          <w:delText xml:space="preserve">layer </w:delText>
        </w:r>
      </w:del>
      <w:ins w:id="74"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75" w:author="Eric Boisvert" w:date="2015-10-27T16:55:00Z">
        <w:r w:rsidR="005424AC">
          <w:rPr>
            <w:lang w:val="en-CA"/>
          </w:rPr>
          <w:t>identify</w:t>
        </w:r>
      </w:ins>
      <w:del w:id="76" w:author="Eric Boisvert" w:date="2015-10-27T16:55:00Z">
        <w:r w:rsidDel="005424AC">
          <w:rPr>
            <w:lang w:val="en-CA"/>
          </w:rPr>
          <w:delText>“</w:delText>
        </w:r>
      </w:del>
      <w:del w:id="77"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78" w:author="Steve Richard" w:date="2015-10-12T18:19:00Z">
        <w:r>
          <w:rPr>
            <w:lang w:val="en-CA"/>
          </w:rPr>
          <w:lastRenderedPageBreak/>
          <w:t>The p</w:t>
        </w:r>
      </w:ins>
      <w:del w:id="79"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80" w:author="Eric Boisvert" w:date="2015-10-28T18:33:00Z">
        <w:r w:rsidR="00AE3B9C">
          <w:rPr>
            <w:lang w:val="en-CA"/>
          </w:rPr>
          <w:t xml:space="preserve">instances of the </w:t>
        </w:r>
      </w:ins>
      <w:r w:rsidR="00DE0FD0">
        <w:rPr>
          <w:lang w:val="en-CA"/>
        </w:rPr>
        <w:t xml:space="preserve">portrayal model can </w:t>
      </w:r>
      <w:del w:id="81" w:author="Eric Boisvert" w:date="2015-10-28T18:33:00Z">
        <w:r w:rsidR="00DE0FD0" w:rsidDel="00AE3B9C">
          <w:rPr>
            <w:lang w:val="en-CA"/>
          </w:rPr>
          <w:delText xml:space="preserve">extract </w:delText>
        </w:r>
      </w:del>
      <w:ins w:id="8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83" w:name="_Ref431737057"/>
      <w:r>
        <w:t xml:space="preserve">Figure </w:t>
      </w:r>
      <w:r w:rsidR="00AE504B">
        <w:fldChar w:fldCharType="begin"/>
      </w:r>
      <w:r w:rsidR="00AE504B">
        <w:instrText xml:space="preserve"> SEQ Figure \* ARABIC </w:instrText>
      </w:r>
      <w:r w:rsidR="00AE504B">
        <w:fldChar w:fldCharType="separate"/>
      </w:r>
      <w:r w:rsidR="00090DCF">
        <w:rPr>
          <w:noProof/>
        </w:rPr>
        <w:t>2</w:t>
      </w:r>
      <w:r w:rsidR="00AE504B">
        <w:rPr>
          <w:noProof/>
        </w:rPr>
        <w:fldChar w:fldCharType="end"/>
      </w:r>
      <w:bookmarkEnd w:id="83"/>
      <w:r>
        <w:t xml:space="preserve"> Linkage between portrayal and other GeoSciML packages</w:t>
      </w:r>
      <w:ins w:id="84" w:author="Eric Boisvert" w:date="2015-10-27T16:55:00Z">
        <w:r w:rsidR="005424AC">
          <w:t>.  A</w:t>
        </w:r>
      </w:ins>
      <w:ins w:id="85" w:author="Eric Boisvert" w:date="2015-10-27T16:59:00Z">
        <w:r w:rsidR="005424AC">
          <w:t>n instance of GeologicUnitView matches an instance of MappedFeature</w:t>
        </w:r>
      </w:ins>
      <w:ins w:id="86"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7" w:name="_Ref432754283"/>
      <w:r>
        <w:rPr>
          <w:lang w:val="en-CA"/>
        </w:rPr>
        <w:t>GeoSciML Basic and Extension</w:t>
      </w:r>
      <w:bookmarkEnd w:id="87"/>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88" w:name="_Ref431724260"/>
      <w:r>
        <w:t xml:space="preserve">Figure </w:t>
      </w:r>
      <w:r w:rsidR="00AE504B">
        <w:fldChar w:fldCharType="begin"/>
      </w:r>
      <w:r w:rsidR="00AE504B">
        <w:instrText xml:space="preserve"> SEQ Figure \* ARABIC </w:instrText>
      </w:r>
      <w:r w:rsidR="00AE504B">
        <w:fldChar w:fldCharType="separate"/>
      </w:r>
      <w:r w:rsidR="00090DCF">
        <w:rPr>
          <w:noProof/>
        </w:rPr>
        <w:t>3</w:t>
      </w:r>
      <w:r w:rsidR="00AE504B">
        <w:rPr>
          <w:noProof/>
        </w:rPr>
        <w:fldChar w:fldCharType="end"/>
      </w:r>
      <w:bookmarkEnd w:id="8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89" w:author="Eric Boisvert" w:date="2015-10-27T17:03:00Z">
        <w:r w:rsidDel="00B33100">
          <w:rPr>
            <w:lang w:val="en-CA"/>
          </w:rPr>
          <w:delText xml:space="preserve">Relation </w:delText>
        </w:r>
      </w:del>
      <w:ins w:id="9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4</w:t>
      </w:r>
      <w:r w:rsidR="00AE504B">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91" w:author="Boisvert, Eric" w:date="2015-10-16T08:01:00Z">
        <w:r w:rsidR="000077DC">
          <w:t>n</w:t>
        </w:r>
      </w:ins>
      <w:r w:rsidR="00861954">
        <w:t xml:space="preserve"> </w:t>
      </w:r>
      <w:ins w:id="92" w:author="Boisvert, Eric" w:date="2015-10-16T08:01:00Z">
        <w:r w:rsidR="000077DC">
          <w:t xml:space="preserve">extension </w:t>
        </w:r>
      </w:ins>
      <w:r w:rsidR="00861954">
        <w:t xml:space="preserve">pattern </w:t>
      </w:r>
      <w:del w:id="93"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AE504B">
        <w:fldChar w:fldCharType="begin"/>
      </w:r>
      <w:r w:rsidR="00AE504B">
        <w:instrText xml:space="preserve"> SEQ Figure \</w:instrText>
      </w:r>
      <w:r w:rsidR="00AE504B">
        <w:instrText xml:space="preserve">* ARABIC </w:instrText>
      </w:r>
      <w:r w:rsidR="00AE504B">
        <w:fldChar w:fldCharType="separate"/>
      </w:r>
      <w:r w:rsidR="00090DCF">
        <w:rPr>
          <w:noProof/>
        </w:rPr>
        <w:t>5</w:t>
      </w:r>
      <w:r w:rsidR="00AE504B">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94" w:author="Boisvert, Eric" w:date="2015-10-16T08:08:00Z"/>
        </w:rPr>
      </w:pPr>
      <w:ins w:id="95" w:author="Boisvert, Eric" w:date="2015-10-16T08:00:00Z">
        <w:r>
          <w:t xml:space="preserve">GeoSciML Basic contains </w:t>
        </w:r>
      </w:ins>
      <w:ins w:id="96" w:author="Boisvert, Eric" w:date="2015-10-16T08:19:00Z">
        <w:r>
          <w:t>9</w:t>
        </w:r>
      </w:ins>
      <w:ins w:id="97" w:author="Boisvert, Eric" w:date="2015-10-16T08:00:00Z">
        <w:r>
          <w:t xml:space="preserve"> </w:t>
        </w:r>
      </w:ins>
      <w:ins w:id="98" w:author="Boisvert, Eric" w:date="2015-10-16T08:06:00Z">
        <w:r>
          <w:t>stu</w:t>
        </w:r>
      </w:ins>
      <w:ins w:id="99" w:author="Boisvert, Eric" w:date="2015-10-16T08:07:00Z">
        <w:r>
          <w:t>b</w:t>
        </w:r>
      </w:ins>
      <w:ins w:id="100" w:author="Boisvert, Eric" w:date="2015-10-16T08:06:00Z">
        <w:r>
          <w:t xml:space="preserve"> </w:t>
        </w:r>
      </w:ins>
      <w:ins w:id="101" w:author="Boisvert, Eric" w:date="2015-10-16T08:07:00Z">
        <w:r>
          <w:t xml:space="preserve">abstract </w:t>
        </w:r>
      </w:ins>
      <w:ins w:id="102" w:author="Boisvert, Eric" w:date="2015-10-16T08:06:00Z">
        <w:r>
          <w:t>classes</w:t>
        </w:r>
      </w:ins>
      <w:ins w:id="103" w:author="Boisvert, Eric" w:date="2015-10-16T08:19:00Z">
        <w:r>
          <w:t xml:space="preserve"> </w:t>
        </w:r>
      </w:ins>
      <w:r w:rsidR="00595C96">
        <w:t>concretised</w:t>
      </w:r>
      <w:ins w:id="104" w:author="Boisvert, Eric" w:date="2015-10-16T08:19:00Z">
        <w:r>
          <w:t xml:space="preserve"> in GeoSciML extension</w:t>
        </w:r>
      </w:ins>
      <w:ins w:id="105" w:author="Boisvert, Eric" w:date="2015-10-16T08:20:00Z">
        <w:r>
          <w:t xml:space="preserve"> (</w:t>
        </w:r>
        <w:r>
          <w:fldChar w:fldCharType="begin"/>
        </w:r>
        <w:r>
          <w:instrText xml:space="preserve"> REF _Ref432746974 \h </w:instrText>
        </w:r>
      </w:ins>
      <w:r>
        <w:fldChar w:fldCharType="separate"/>
      </w:r>
      <w:ins w:id="106" w:author="Boisvert, Eric" w:date="2015-10-16T08:20:00Z">
        <w:r>
          <w:t xml:space="preserve">Table </w:t>
        </w:r>
        <w:r>
          <w:rPr>
            <w:noProof/>
          </w:rPr>
          <w:t>1</w:t>
        </w:r>
        <w:r>
          <w:fldChar w:fldCharType="end"/>
        </w:r>
        <w:r>
          <w:t>)</w:t>
        </w:r>
      </w:ins>
      <w:ins w:id="107" w:author="Boisvert, Eric" w:date="2015-10-16T08:19:00Z">
        <w:r>
          <w:t>.</w:t>
        </w:r>
      </w:ins>
    </w:p>
    <w:p w14:paraId="434C3884" w14:textId="50875018" w:rsidR="000077DC" w:rsidRDefault="000077DC">
      <w:pPr>
        <w:pStyle w:val="Caption"/>
        <w:keepNext/>
        <w:rPr>
          <w:ins w:id="108" w:author="Boisvert, Eric" w:date="2015-10-16T08:20:00Z"/>
        </w:rPr>
        <w:pPrChange w:id="109" w:author="Boisvert, Eric" w:date="2015-10-16T08:20:00Z">
          <w:pPr/>
        </w:pPrChange>
      </w:pPr>
      <w:bookmarkStart w:id="110" w:name="_Ref432746974"/>
      <w:ins w:id="111" w:author="Boisvert, Eric" w:date="2015-10-16T08:20:00Z">
        <w:r>
          <w:t xml:space="preserve">Table </w:t>
        </w:r>
        <w:r>
          <w:fldChar w:fldCharType="begin"/>
        </w:r>
        <w:r>
          <w:instrText xml:space="preserve"> SEQ Table \* ARABIC </w:instrText>
        </w:r>
      </w:ins>
      <w:r>
        <w:fldChar w:fldCharType="separate"/>
      </w:r>
      <w:r w:rsidR="00C80D4B">
        <w:rPr>
          <w:noProof/>
        </w:rPr>
        <w:t>1</w:t>
      </w:r>
      <w:ins w:id="112" w:author="Boisvert, Eric" w:date="2015-10-16T08:20:00Z">
        <w:r>
          <w:fldChar w:fldCharType="end"/>
        </w:r>
        <w:bookmarkEnd w:id="110"/>
        <w:r>
          <w:t xml:space="preserve"> GeoSciML basic stub classes</w:t>
        </w:r>
      </w:ins>
    </w:p>
    <w:tbl>
      <w:tblPr>
        <w:tblStyle w:val="LightShading"/>
        <w:tblW w:w="8897" w:type="dxa"/>
        <w:tblLook w:val="04A0" w:firstRow="1" w:lastRow="0" w:firstColumn="1" w:lastColumn="0" w:noHBand="0" w:noVBand="1"/>
        <w:tblPrChange w:id="113" w:author="Boisvert, Eric" w:date="2015-10-16T08:20:00Z">
          <w:tblPr>
            <w:tblStyle w:val="TableGrid"/>
            <w:tblW w:w="0" w:type="auto"/>
            <w:tblLook w:val="04A0" w:firstRow="1" w:lastRow="0" w:firstColumn="1" w:lastColumn="0" w:noHBand="0" w:noVBand="1"/>
          </w:tblPr>
        </w:tblPrChange>
      </w:tblPr>
      <w:tblGrid>
        <w:gridCol w:w="4361"/>
        <w:gridCol w:w="4536"/>
        <w:tblGridChange w:id="114">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15" w:author="Boisvert, Eric" w:date="2015-10-16T08:08:00Z"/>
          <w:trPrChange w:id="11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7"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18" w:author="Boisvert, Eric" w:date="2015-10-16T08:08:00Z"/>
                <w:rFonts w:asciiTheme="minorHAnsi" w:hAnsiTheme="minorHAnsi"/>
                <w:sz w:val="20"/>
                <w:szCs w:val="20"/>
                <w:rPrChange w:id="119" w:author="Boisvert, Eric" w:date="2015-10-16T08:10:00Z">
                  <w:rPr>
                    <w:ins w:id="120" w:author="Boisvert, Eric" w:date="2015-10-16T08:08:00Z"/>
                  </w:rPr>
                </w:rPrChange>
              </w:rPr>
            </w:pPr>
            <w:ins w:id="121" w:author="Boisvert, Eric" w:date="2015-10-16T08:09:00Z">
              <w:r w:rsidRPr="00761F44">
                <w:rPr>
                  <w:rFonts w:asciiTheme="minorHAnsi" w:hAnsiTheme="minorHAnsi"/>
                  <w:sz w:val="20"/>
                  <w:szCs w:val="20"/>
                  <w:rPrChange w:id="122" w:author="Boisvert, Eric" w:date="2015-10-16T08:10:00Z">
                    <w:rPr/>
                  </w:rPrChange>
                </w:rPr>
                <w:t>Class</w:t>
              </w:r>
            </w:ins>
          </w:p>
        </w:tc>
        <w:tc>
          <w:tcPr>
            <w:tcW w:w="4536" w:type="dxa"/>
            <w:tcPrChange w:id="123"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24" w:author="Boisvert, Eric" w:date="2015-10-16T08:08:00Z"/>
                <w:rFonts w:asciiTheme="minorHAnsi" w:hAnsiTheme="minorHAnsi"/>
                <w:sz w:val="20"/>
                <w:szCs w:val="20"/>
                <w:rPrChange w:id="125" w:author="Boisvert, Eric" w:date="2015-10-16T08:10:00Z">
                  <w:rPr>
                    <w:ins w:id="126" w:author="Boisvert, Eric" w:date="2015-10-16T08:08:00Z"/>
                  </w:rPr>
                </w:rPrChange>
              </w:rPr>
            </w:pPr>
            <w:ins w:id="127" w:author="Boisvert, Eric" w:date="2015-10-16T08:09:00Z">
              <w:r w:rsidRPr="00761F44">
                <w:rPr>
                  <w:rFonts w:asciiTheme="minorHAnsi" w:hAnsiTheme="minorHAnsi"/>
                  <w:sz w:val="20"/>
                  <w:szCs w:val="20"/>
                  <w:rPrChange w:id="128"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29" w:author="Boisvert, Eric" w:date="2015-10-16T08:08:00Z"/>
          <w:trPrChange w:id="13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1"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09:00Z">
              <w:r w:rsidRPr="00761F44">
                <w:rPr>
                  <w:rFonts w:asciiTheme="minorHAnsi" w:hAnsiTheme="minorHAnsi"/>
                  <w:sz w:val="20"/>
                  <w:szCs w:val="20"/>
                  <w:rPrChange w:id="136" w:author="Boisvert, Eric" w:date="2015-10-16T08:10:00Z">
                    <w:rPr/>
                  </w:rPrChange>
                </w:rPr>
                <w:t>AbstractFeatureRelation</w:t>
              </w:r>
            </w:ins>
          </w:p>
        </w:tc>
        <w:tc>
          <w:tcPr>
            <w:tcW w:w="4536" w:type="dxa"/>
            <w:tcPrChange w:id="137"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8" w:author="Boisvert, Eric" w:date="2015-10-16T08:08:00Z"/>
                <w:rFonts w:asciiTheme="minorHAnsi" w:hAnsiTheme="minorHAnsi"/>
                <w:sz w:val="20"/>
                <w:szCs w:val="20"/>
                <w:rPrChange w:id="139" w:author="Boisvert, Eric" w:date="2015-10-16T08:10:00Z">
                  <w:rPr>
                    <w:ins w:id="140" w:author="Boisvert, Eric" w:date="2015-10-16T08:08:00Z"/>
                  </w:rPr>
                </w:rPrChange>
              </w:rPr>
            </w:pPr>
            <w:ins w:id="141" w:author="Boisvert, Eric" w:date="2015-10-16T08:10:00Z">
              <w:r w:rsidRPr="00761F44">
                <w:rPr>
                  <w:rFonts w:asciiTheme="minorHAnsi" w:hAnsiTheme="minorHAnsi"/>
                  <w:sz w:val="20"/>
                  <w:szCs w:val="20"/>
                </w:rPr>
                <w:t>Association class p</w:t>
              </w:r>
            </w:ins>
            <w:ins w:id="142" w:author="Boisvert, Eric" w:date="2015-10-16T08:09:00Z">
              <w:r w:rsidRPr="00761F44">
                <w:rPr>
                  <w:rFonts w:asciiTheme="minorHAnsi" w:hAnsiTheme="minorHAnsi"/>
                  <w:sz w:val="20"/>
                  <w:szCs w:val="20"/>
                  <w:rPrChange w:id="143" w:author="Boisvert, Eric" w:date="2015-10-16T08:10:00Z">
                    <w:rPr/>
                  </w:rPrChange>
                </w:rPr>
                <w:t>laceholder to implement relation between geologic features</w:t>
              </w:r>
            </w:ins>
          </w:p>
        </w:tc>
      </w:tr>
      <w:tr w:rsidR="000077DC" w:rsidRPr="00761F44" w14:paraId="66F7ECD6" w14:textId="77777777" w:rsidTr="00761F44">
        <w:trPr>
          <w:ins w:id="144" w:author="Boisvert, Eric" w:date="2015-10-16T08:08:00Z"/>
          <w:trPrChange w:id="14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6" w:author="Boisvert, Eric" w:date="2015-10-16T08:20:00Z">
              <w:tcPr>
                <w:tcW w:w="2952" w:type="dxa"/>
              </w:tcPr>
            </w:tcPrChange>
          </w:tcPr>
          <w:p w14:paraId="58414791" w14:textId="3AD58F04" w:rsidR="000077DC" w:rsidRPr="00761F44" w:rsidRDefault="000077DC" w:rsidP="00DA2FDF">
            <w:pPr>
              <w:rPr>
                <w:ins w:id="147" w:author="Boisvert, Eric" w:date="2015-10-16T08:08:00Z"/>
                <w:rFonts w:asciiTheme="minorHAnsi" w:hAnsiTheme="minorHAnsi"/>
                <w:sz w:val="20"/>
                <w:szCs w:val="20"/>
                <w:rPrChange w:id="148" w:author="Boisvert, Eric" w:date="2015-10-16T08:10:00Z">
                  <w:rPr>
                    <w:ins w:id="149" w:author="Boisvert, Eric" w:date="2015-10-16T08:08:00Z"/>
                  </w:rPr>
                </w:rPrChange>
              </w:rPr>
            </w:pPr>
            <w:ins w:id="150" w:author="Boisvert, Eric" w:date="2015-10-16T08:10:00Z">
              <w:r w:rsidRPr="00761F44">
                <w:rPr>
                  <w:rFonts w:asciiTheme="minorHAnsi" w:hAnsiTheme="minorHAnsi"/>
                  <w:sz w:val="20"/>
                  <w:szCs w:val="20"/>
                </w:rPr>
                <w:t>EarthMaterialAbstractDescription</w:t>
              </w:r>
            </w:ins>
          </w:p>
        </w:tc>
        <w:tc>
          <w:tcPr>
            <w:tcW w:w="4536" w:type="dxa"/>
            <w:tcPrChange w:id="151"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52" w:author="Boisvert, Eric" w:date="2015-10-16T08:08:00Z"/>
                <w:rFonts w:asciiTheme="minorHAnsi" w:hAnsiTheme="minorHAnsi"/>
                <w:sz w:val="20"/>
                <w:szCs w:val="20"/>
                <w:rPrChange w:id="153" w:author="Boisvert, Eric" w:date="2015-10-16T08:10:00Z">
                  <w:rPr>
                    <w:ins w:id="154" w:author="Boisvert, Eric" w:date="2015-10-16T08:08:00Z"/>
                  </w:rPr>
                </w:rPrChange>
              </w:rPr>
            </w:pPr>
            <w:ins w:id="155" w:author="Boisvert, Eric" w:date="2015-10-16T08:14:00Z">
              <w:r w:rsidRPr="00761F44">
                <w:rPr>
                  <w:rFonts w:asciiTheme="minorHAnsi" w:hAnsiTheme="minorHAnsi"/>
                  <w:sz w:val="20"/>
                  <w:szCs w:val="20"/>
                </w:rPr>
                <w:t>Detailed</w:t>
              </w:r>
            </w:ins>
            <w:ins w:id="156" w:author="Boisvert, Eric" w:date="2015-10-16T08:11:00Z">
              <w:r w:rsidRPr="00761F44">
                <w:rPr>
                  <w:rFonts w:asciiTheme="minorHAnsi" w:hAnsiTheme="minorHAnsi"/>
                  <w:sz w:val="20"/>
                  <w:szCs w:val="20"/>
                </w:rPr>
                <w:t xml:space="preserve"> earth material description </w:t>
              </w:r>
            </w:ins>
            <w:ins w:id="157" w:author="Boisvert, Eric" w:date="2015-10-16T08:14:00Z">
              <w:r w:rsidRPr="00761F44">
                <w:rPr>
                  <w:rFonts w:asciiTheme="minorHAnsi" w:hAnsiTheme="minorHAnsi"/>
                  <w:sz w:val="20"/>
                  <w:szCs w:val="20"/>
                </w:rPr>
                <w:t xml:space="preserve">placeholder </w:t>
              </w:r>
            </w:ins>
            <w:ins w:id="158" w:author="Boisvert, Eric" w:date="2015-10-16T08:11:00Z">
              <w:r w:rsidRPr="00761F44">
                <w:rPr>
                  <w:rFonts w:asciiTheme="minorHAnsi" w:hAnsiTheme="minorHAnsi"/>
                  <w:sz w:val="20"/>
                  <w:szCs w:val="20"/>
                </w:rPr>
                <w:t>for GeologicUnit and EarthM</w:t>
              </w:r>
            </w:ins>
            <w:ins w:id="159"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60" w:author="Boisvert, Eric" w:date="2015-10-16T08:08:00Z"/>
          <w:trPrChange w:id="16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2"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3" w:author="Boisvert, Eric" w:date="2015-10-16T08:08:00Z"/>
                <w:rFonts w:asciiTheme="minorHAnsi" w:hAnsiTheme="minorHAnsi"/>
                <w:sz w:val="20"/>
                <w:szCs w:val="20"/>
                <w:rPrChange w:id="164" w:author="Boisvert, Eric" w:date="2015-10-16T08:10:00Z">
                  <w:rPr>
                    <w:ins w:id="165" w:author="Boisvert, Eric" w:date="2015-10-16T08:08:00Z"/>
                  </w:rPr>
                </w:rPrChange>
              </w:rPr>
            </w:pPr>
            <w:ins w:id="166" w:author="Boisvert, Eric" w:date="2015-10-16T08:12:00Z">
              <w:r w:rsidRPr="00761F44">
                <w:rPr>
                  <w:rFonts w:asciiTheme="minorHAnsi" w:hAnsiTheme="minorHAnsi"/>
                  <w:sz w:val="20"/>
                  <w:szCs w:val="20"/>
                </w:rPr>
                <w:t>GeologicUnitAbstractDescription</w:t>
              </w:r>
            </w:ins>
          </w:p>
        </w:tc>
        <w:tc>
          <w:tcPr>
            <w:tcW w:w="4536" w:type="dxa"/>
            <w:tcPrChange w:id="167"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68" w:author="Boisvert, Eric" w:date="2015-10-16T08:08:00Z"/>
                <w:rFonts w:asciiTheme="minorHAnsi" w:hAnsiTheme="minorHAnsi"/>
                <w:sz w:val="20"/>
                <w:szCs w:val="20"/>
                <w:rPrChange w:id="169" w:author="Boisvert, Eric" w:date="2015-10-16T08:10:00Z">
                  <w:rPr>
                    <w:ins w:id="170" w:author="Boisvert, Eric" w:date="2015-10-16T08:08:00Z"/>
                  </w:rPr>
                </w:rPrChange>
              </w:rPr>
            </w:pPr>
            <w:ins w:id="171" w:author="Boisvert, Eric" w:date="2015-10-16T08:14:00Z">
              <w:r w:rsidRPr="00761F44">
                <w:rPr>
                  <w:rFonts w:asciiTheme="minorHAnsi" w:hAnsiTheme="minorHAnsi"/>
                  <w:sz w:val="20"/>
                  <w:szCs w:val="20"/>
                </w:rPr>
                <w:t>Detailed</w:t>
              </w:r>
            </w:ins>
            <w:ins w:id="172" w:author="Boisvert, Eric" w:date="2015-10-16T08:12:00Z">
              <w:r w:rsidRPr="00761F44">
                <w:rPr>
                  <w:rFonts w:asciiTheme="minorHAnsi" w:hAnsiTheme="minorHAnsi"/>
                  <w:sz w:val="20"/>
                  <w:szCs w:val="20"/>
                </w:rPr>
                <w:t xml:space="preserve"> geologic unit description</w:t>
              </w:r>
            </w:ins>
            <w:ins w:id="173" w:author="Boisvert, Eric" w:date="2015-10-16T08:14:00Z">
              <w:r w:rsidRPr="00761F44">
                <w:rPr>
                  <w:rFonts w:asciiTheme="minorHAnsi" w:hAnsiTheme="minorHAnsi"/>
                  <w:sz w:val="20"/>
                  <w:szCs w:val="20"/>
                </w:rPr>
                <w:t xml:space="preserve"> placeholder</w:t>
              </w:r>
            </w:ins>
            <w:ins w:id="174"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7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6"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77" w:author="Boisvert, Eric" w:date="2015-10-16T08:20:00Z">
              <w:tcPr>
                <w:tcW w:w="2952" w:type="dxa"/>
                <w:gridSpan w:val="2"/>
              </w:tcPr>
            </w:tcPrChange>
          </w:tcPr>
          <w:p w14:paraId="744760CE" w14:textId="2D65AB9E" w:rsidR="000077DC" w:rsidRPr="00761F44" w:rsidRDefault="000077DC" w:rsidP="00DA2FDF">
            <w:pPr>
              <w:rPr>
                <w:ins w:id="178" w:author="Boisvert, Eric" w:date="2015-10-16T08:13:00Z"/>
                <w:rFonts w:asciiTheme="minorHAnsi" w:hAnsiTheme="minorHAnsi"/>
                <w:sz w:val="20"/>
                <w:szCs w:val="20"/>
              </w:rPr>
            </w:pPr>
            <w:ins w:id="179" w:author="Boisvert, Eric" w:date="2015-10-16T08:13:00Z">
              <w:r w:rsidRPr="00761F44">
                <w:rPr>
                  <w:rFonts w:asciiTheme="minorHAnsi" w:hAnsiTheme="minorHAnsi"/>
                  <w:sz w:val="20"/>
                  <w:szCs w:val="20"/>
                </w:rPr>
                <w:t>GeologicEventAbstractDescription</w:t>
              </w:r>
            </w:ins>
          </w:p>
        </w:tc>
        <w:tc>
          <w:tcPr>
            <w:tcW w:w="4536" w:type="dxa"/>
            <w:tcPrChange w:id="180"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81" w:author="Boisvert, Eric" w:date="2015-10-16T08:13:00Z"/>
                <w:rFonts w:asciiTheme="minorHAnsi" w:hAnsiTheme="minorHAnsi"/>
                <w:sz w:val="20"/>
                <w:szCs w:val="20"/>
              </w:rPr>
            </w:pPr>
            <w:ins w:id="182" w:author="Boisvert, Eric" w:date="2015-10-16T08:14:00Z">
              <w:r w:rsidRPr="00761F44">
                <w:rPr>
                  <w:rFonts w:asciiTheme="minorHAnsi" w:hAnsiTheme="minorHAnsi"/>
                  <w:sz w:val="20"/>
                  <w:szCs w:val="20"/>
                </w:rPr>
                <w:t>Detailed geologic event description placeholder for GeologicEvent</w:t>
              </w:r>
            </w:ins>
            <w:ins w:id="183"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8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86"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7" w:author="Boisvert, Eric" w:date="2015-10-16T08:13:00Z"/>
                <w:rFonts w:asciiTheme="minorHAnsi" w:hAnsiTheme="minorHAnsi"/>
                <w:sz w:val="20"/>
                <w:szCs w:val="20"/>
              </w:rPr>
            </w:pPr>
            <w:ins w:id="188" w:author="Boisvert, Eric" w:date="2015-10-16T08:15:00Z">
              <w:r w:rsidRPr="00761F44">
                <w:rPr>
                  <w:rFonts w:asciiTheme="minorHAnsi" w:hAnsiTheme="minorHAnsi"/>
                  <w:sz w:val="20"/>
                  <w:szCs w:val="20"/>
                </w:rPr>
                <w:t>ContactAbstractDescription</w:t>
              </w:r>
            </w:ins>
          </w:p>
        </w:tc>
        <w:tc>
          <w:tcPr>
            <w:tcW w:w="4536" w:type="dxa"/>
            <w:tcPrChange w:id="189"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90" w:author="Boisvert, Eric" w:date="2015-10-16T08:13:00Z"/>
                <w:rFonts w:asciiTheme="minorHAnsi" w:hAnsiTheme="minorHAnsi"/>
                <w:sz w:val="20"/>
                <w:szCs w:val="20"/>
              </w:rPr>
            </w:pPr>
            <w:ins w:id="191"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9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4" w:author="Boisvert, Eric" w:date="2015-10-16T08:20:00Z">
              <w:tcPr>
                <w:tcW w:w="2952" w:type="dxa"/>
                <w:gridSpan w:val="2"/>
              </w:tcPr>
            </w:tcPrChange>
          </w:tcPr>
          <w:p w14:paraId="2AAB0063" w14:textId="611519DF" w:rsidR="000077DC" w:rsidRPr="00761F44" w:rsidRDefault="000077DC" w:rsidP="00DA2FDF">
            <w:pPr>
              <w:rPr>
                <w:ins w:id="195" w:author="Boisvert, Eric" w:date="2015-10-16T08:13:00Z"/>
                <w:rFonts w:asciiTheme="minorHAnsi" w:hAnsiTheme="minorHAnsi"/>
                <w:sz w:val="20"/>
                <w:szCs w:val="20"/>
              </w:rPr>
            </w:pPr>
            <w:ins w:id="196" w:author="Boisvert, Eric" w:date="2015-10-16T08:15:00Z">
              <w:r w:rsidRPr="00761F44">
                <w:rPr>
                  <w:rFonts w:asciiTheme="minorHAnsi" w:hAnsiTheme="minorHAnsi"/>
                  <w:sz w:val="20"/>
                  <w:szCs w:val="20"/>
                </w:rPr>
                <w:t>FoliationAbstractDescription</w:t>
              </w:r>
            </w:ins>
          </w:p>
        </w:tc>
        <w:tc>
          <w:tcPr>
            <w:tcW w:w="4536" w:type="dxa"/>
            <w:tcPrChange w:id="197"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98" w:author="Boisvert, Eric" w:date="2015-10-16T08:13:00Z"/>
                <w:rFonts w:asciiTheme="minorHAnsi" w:hAnsiTheme="minorHAnsi"/>
                <w:sz w:val="20"/>
                <w:szCs w:val="20"/>
              </w:rPr>
            </w:pPr>
            <w:ins w:id="199" w:author="Boisvert, Eric" w:date="2015-10-16T08:16:00Z">
              <w:r w:rsidRPr="00761F44">
                <w:rPr>
                  <w:rFonts w:asciiTheme="minorHAnsi" w:hAnsiTheme="minorHAnsi"/>
                  <w:sz w:val="20"/>
                  <w:szCs w:val="20"/>
                </w:rPr>
                <w:t xml:space="preserve">Detailed foliation description placeholder for </w:t>
              </w:r>
            </w:ins>
            <w:ins w:id="200"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0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03"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4" w:author="Boisvert, Eric" w:date="2015-10-16T08:16:00Z"/>
                <w:rFonts w:asciiTheme="minorHAnsi" w:hAnsiTheme="minorHAnsi"/>
                <w:sz w:val="20"/>
                <w:szCs w:val="20"/>
              </w:rPr>
            </w:pPr>
            <w:ins w:id="205" w:author="Boisvert, Eric" w:date="2015-10-16T08:16:00Z">
              <w:r w:rsidRPr="00761F44">
                <w:rPr>
                  <w:rFonts w:asciiTheme="minorHAnsi" w:hAnsiTheme="minorHAnsi"/>
                  <w:sz w:val="20"/>
                  <w:szCs w:val="20"/>
                </w:rPr>
                <w:lastRenderedPageBreak/>
                <w:t>FoldAbstractDescription</w:t>
              </w:r>
            </w:ins>
          </w:p>
        </w:tc>
        <w:tc>
          <w:tcPr>
            <w:tcW w:w="4536" w:type="dxa"/>
            <w:tcPrChange w:id="206"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7" w:author="Boisvert, Eric" w:date="2015-10-16T08:16:00Z"/>
                <w:rFonts w:asciiTheme="minorHAnsi" w:hAnsiTheme="minorHAnsi"/>
                <w:sz w:val="20"/>
                <w:szCs w:val="20"/>
              </w:rPr>
            </w:pPr>
            <w:ins w:id="208"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0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1" w:author="Boisvert, Eric" w:date="2015-10-16T08:20:00Z">
              <w:tcPr>
                <w:tcW w:w="2952" w:type="dxa"/>
                <w:gridSpan w:val="2"/>
              </w:tcPr>
            </w:tcPrChange>
          </w:tcPr>
          <w:p w14:paraId="31DE7313" w14:textId="534D15EA" w:rsidR="000077DC" w:rsidRPr="00761F44" w:rsidRDefault="000077DC" w:rsidP="00DA2FDF">
            <w:pPr>
              <w:rPr>
                <w:ins w:id="212" w:author="Boisvert, Eric" w:date="2015-10-16T08:16:00Z"/>
                <w:rFonts w:asciiTheme="minorHAnsi" w:hAnsiTheme="minorHAnsi"/>
                <w:sz w:val="20"/>
                <w:szCs w:val="20"/>
              </w:rPr>
            </w:pPr>
            <w:ins w:id="213" w:author="Boisvert, Eric" w:date="2015-10-16T08:16:00Z">
              <w:r w:rsidRPr="00761F44">
                <w:rPr>
                  <w:rFonts w:asciiTheme="minorHAnsi" w:hAnsiTheme="minorHAnsi"/>
                  <w:sz w:val="20"/>
                  <w:szCs w:val="20"/>
                </w:rPr>
                <w:t>ShearDisplacementStructureAbstractDescription</w:t>
              </w:r>
            </w:ins>
          </w:p>
        </w:tc>
        <w:tc>
          <w:tcPr>
            <w:tcW w:w="4536" w:type="dxa"/>
            <w:tcPrChange w:id="214"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5" w:author="Boisvert, Eric" w:date="2015-10-16T08:16:00Z"/>
                <w:rFonts w:asciiTheme="minorHAnsi" w:hAnsiTheme="minorHAnsi"/>
                <w:sz w:val="20"/>
                <w:szCs w:val="20"/>
              </w:rPr>
            </w:pPr>
            <w:ins w:id="216"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1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1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9"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0" w:author="Boisvert, Eric" w:date="2015-10-16T08:16:00Z"/>
                <w:rFonts w:asciiTheme="minorHAnsi" w:hAnsiTheme="minorHAnsi"/>
                <w:sz w:val="20"/>
                <w:szCs w:val="20"/>
              </w:rPr>
            </w:pPr>
            <w:ins w:id="221" w:author="Boisvert, Eric" w:date="2015-10-16T08:17:00Z">
              <w:r w:rsidRPr="00761F44">
                <w:rPr>
                  <w:rFonts w:asciiTheme="minorHAnsi" w:hAnsiTheme="minorHAnsi"/>
                  <w:sz w:val="20"/>
                  <w:szCs w:val="20"/>
                </w:rPr>
                <w:t>Geomorphologic</w:t>
              </w:r>
            </w:ins>
            <w:ins w:id="222" w:author="Boisvert, Eric" w:date="2015-10-16T08:18:00Z">
              <w:r w:rsidRPr="00761F44">
                <w:rPr>
                  <w:rFonts w:asciiTheme="minorHAnsi" w:hAnsiTheme="minorHAnsi"/>
                  <w:sz w:val="20"/>
                  <w:szCs w:val="20"/>
                </w:rPr>
                <w:t>UnitAbstractDescription</w:t>
              </w:r>
            </w:ins>
          </w:p>
        </w:tc>
        <w:tc>
          <w:tcPr>
            <w:tcW w:w="4536" w:type="dxa"/>
            <w:tcPrChange w:id="223"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4" w:author="Boisvert, Eric" w:date="2015-10-16T08:16:00Z"/>
                <w:rFonts w:asciiTheme="minorHAnsi" w:hAnsiTheme="minorHAnsi"/>
                <w:sz w:val="20"/>
                <w:szCs w:val="20"/>
              </w:rPr>
            </w:pPr>
            <w:ins w:id="225"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26" w:name="_Toc377112004"/>
      <w:bookmarkStart w:id="227" w:name="_Toc428885193"/>
      <w:r w:rsidRPr="00D12552">
        <w:rPr>
          <w:lang w:val="en-CA"/>
        </w:rPr>
        <w:lastRenderedPageBreak/>
        <w:t>Requirement</w:t>
      </w:r>
      <w:bookmarkEnd w:id="226"/>
      <w:bookmarkEnd w:id="22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28" w:name="_Toc356480502"/>
      <w:bookmarkStart w:id="229" w:name="_Toc377112005"/>
      <w:bookmarkStart w:id="230" w:name="_Toc428885194"/>
      <w:bookmarkStart w:id="231" w:name="_Toc356480505"/>
      <w:r w:rsidRPr="00D12552">
        <w:rPr>
          <w:lang w:val="en-CA"/>
        </w:rPr>
        <w:t>Conformance class</w:t>
      </w:r>
      <w:bookmarkEnd w:id="228"/>
      <w:bookmarkEnd w:id="229"/>
      <w:bookmarkEnd w:id="23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3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32"/>
      <w:r w:rsidR="00A17543" w:rsidRPr="00D12552">
        <w:rPr>
          <w:rStyle w:val="CommentReference"/>
          <w:lang w:val="en-CA"/>
        </w:rPr>
        <w:commentReference w:id="232"/>
      </w:r>
    </w:p>
    <w:p w14:paraId="7652C4D3" w14:textId="77777777" w:rsidR="00695378" w:rsidRPr="00D12552" w:rsidRDefault="00695378" w:rsidP="00695378">
      <w:pPr>
        <w:pStyle w:val="Heading2"/>
        <w:rPr>
          <w:lang w:val="en-CA"/>
        </w:rPr>
      </w:pPr>
      <w:bookmarkStart w:id="233" w:name="_Toc377112006"/>
      <w:bookmarkStart w:id="234" w:name="_Toc428885195"/>
      <w:r w:rsidRPr="00D12552">
        <w:rPr>
          <w:lang w:val="en-CA"/>
        </w:rPr>
        <w:t>Identifiers</w:t>
      </w:r>
      <w:bookmarkEnd w:id="231"/>
      <w:bookmarkEnd w:id="233"/>
      <w:bookmarkEnd w:id="23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35" w:name="_Toc337499855"/>
      <w:r w:rsidRPr="00D12552">
        <w:rPr>
          <w:lang w:val="en-CA"/>
        </w:rPr>
        <w:t>Clauses not Containing Normative Material</w:t>
      </w:r>
      <w:bookmarkEnd w:id="235"/>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36" w:name="_Toc337499856"/>
      <w:r w:rsidRPr="00D12552">
        <w:rPr>
          <w:lang w:val="en-CA"/>
        </w:rPr>
        <w:t>Clauses not containing normative material sub-clause 1</w:t>
      </w:r>
      <w:bookmarkEnd w:id="23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37" w:name="_Toc337499857"/>
      <w:r w:rsidRPr="00233F14">
        <w:lastRenderedPageBreak/>
        <w:t>Clauses not containing normative material sub-clause 2</w:t>
      </w:r>
      <w:bookmarkEnd w:id="237"/>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38"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39" w:author="Eric Boisvert" w:date="2015-10-29T04:35:00Z">
        <w:r w:rsidRPr="00946727">
          <w:rPr>
            <w:highlight w:val="yellow"/>
            <w:lang w:val="en-CA"/>
            <w:rPrChange w:id="240"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41" w:author="Eric Boisvert" w:date="2015-10-27T17:06:00Z">
        <w:r w:rsidDel="00773E1B">
          <w:rPr>
            <w:lang w:val="en-CA"/>
          </w:rPr>
          <w:delText xml:space="preserve">the </w:delText>
        </w:r>
      </w:del>
      <w:ins w:id="242" w:author="Eric Boisvert" w:date="2015-10-27T17:06:00Z">
        <w:r w:rsidR="00773E1B">
          <w:rPr>
            <w:lang w:val="en-CA"/>
          </w:rPr>
          <w:t xml:space="preserve"> </w:t>
        </w:r>
      </w:ins>
      <w:r>
        <w:rPr>
          <w:lang w:val="en-CA"/>
        </w:rPr>
        <w:t xml:space="preserve">filling the instance with nil properties </w:t>
      </w:r>
      <w:del w:id="243" w:author="Eric Boisvert" w:date="2015-10-27T17:06:00Z">
        <w:r w:rsidDel="00773E1B">
          <w:rPr>
            <w:lang w:val="en-CA"/>
          </w:rPr>
          <w:delText xml:space="preserve">as </w:delText>
        </w:r>
      </w:del>
      <w:ins w:id="244" w:author="Eric Boisvert" w:date="2015-10-27T17:06:00Z">
        <w:r w:rsidR="00773E1B">
          <w:rPr>
            <w:lang w:val="en-CA"/>
          </w:rPr>
          <w:t xml:space="preserve">is </w:t>
        </w:r>
      </w:ins>
      <w:r>
        <w:rPr>
          <w:lang w:val="en-CA"/>
        </w:rPr>
        <w:t>“unnecessa</w:t>
      </w:r>
      <w:ins w:id="245" w:author="Eric Boisvert" w:date="2015-10-27T17:06:00Z">
        <w:r w:rsidR="00773E1B">
          <w:rPr>
            <w:lang w:val="en-CA"/>
          </w:rPr>
          <w:t>re</w:t>
        </w:r>
      </w:ins>
      <w:del w:id="246" w:author="Eric Boisvert" w:date="2015-10-27T17:06:00Z">
        <w:r w:rsidDel="00773E1B">
          <w:rPr>
            <w:lang w:val="en-CA"/>
          </w:rPr>
          <w:delText>r</w:delText>
        </w:r>
      </w:del>
      <w:ins w:id="247"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48"/>
      <w:r>
        <w:rPr>
          <w:lang w:val="en-CA"/>
        </w:rPr>
        <w:lastRenderedPageBreak/>
        <w:t>Observed absence</w:t>
      </w:r>
      <w:commentRangeEnd w:id="248"/>
      <w:r w:rsidR="009D3533">
        <w:rPr>
          <w:rStyle w:val="CommentReference"/>
          <w:rFonts w:cs="Times New Roman"/>
          <w:b w:val="0"/>
          <w:bCs w:val="0"/>
        </w:rPr>
        <w:commentReference w:id="248"/>
      </w:r>
    </w:p>
    <w:p w14:paraId="740AA8D6" w14:textId="77777777" w:rsidR="009B64F8" w:rsidRDefault="009B64F8" w:rsidP="004A5507">
      <w:pPr>
        <w:rPr>
          <w:lang w:val="en-CA"/>
        </w:rPr>
      </w:pPr>
      <w:commentRangeStart w:id="24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50"/>
      <w:r w:rsidRPr="009B64F8">
        <w:rPr>
          <w:i/>
        </w:rPr>
        <w:t>absence of fossils</w:t>
      </w:r>
      <w:commentRangeEnd w:id="250"/>
      <w:r w:rsidR="009D3533">
        <w:rPr>
          <w:rStyle w:val="CommentReference"/>
        </w:rPr>
        <w:commentReference w:id="25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49"/>
      <w:r w:rsidR="0020685A">
        <w:rPr>
          <w:rStyle w:val="CommentReference"/>
        </w:rPr>
        <w:commentReference w:id="249"/>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51"/>
      <w:r w:rsidR="009D3533">
        <w:rPr>
          <w:lang w:val="en-CA"/>
        </w:rPr>
        <w:t>There is a</w:t>
      </w:r>
      <w:del w:id="252" w:author="Eric Boisvert" w:date="2015-10-28T12:07:00Z">
        <w:r w:rsidR="009D3533" w:rsidDel="005A74B6">
          <w:rPr>
            <w:lang w:val="en-CA"/>
          </w:rPr>
          <w:delText xml:space="preserve">n obvious </w:delText>
        </w:r>
      </w:del>
      <w:r w:rsidR="009D3533">
        <w:rPr>
          <w:lang w:val="en-CA"/>
        </w:rPr>
        <w:t>difference between reporting conf</w:t>
      </w:r>
      <w:ins w:id="253" w:author="Eric Boisvert" w:date="2015-10-27T17:07:00Z">
        <w:r w:rsidR="00773E1B">
          <w:rPr>
            <w:lang w:val="en-CA"/>
          </w:rPr>
          <w:t>i</w:t>
        </w:r>
      </w:ins>
      <w:del w:id="254" w:author="Eric Boisvert" w:date="2015-10-27T17:07:00Z">
        <w:r w:rsidR="009D3533" w:rsidDel="00773E1B">
          <w:rPr>
            <w:lang w:val="en-CA"/>
          </w:rPr>
          <w:delText>o</w:delText>
        </w:r>
      </w:del>
      <w:r w:rsidR="009D3533">
        <w:rPr>
          <w:lang w:val="en-CA"/>
        </w:rPr>
        <w:t>rmed absence of kyanite and the presence of kyanite if not known.</w:t>
      </w:r>
      <w:commentRangeEnd w:id="251"/>
      <w:r w:rsidR="00864A36">
        <w:rPr>
          <w:rStyle w:val="CommentReference"/>
        </w:rPr>
        <w:commentReference w:id="25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5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5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56"/>
      <w:r w:rsidRPr="00D12552">
        <w:rPr>
          <w:lang w:val="en-CA"/>
        </w:rPr>
        <w:t>Naming of entities</w:t>
      </w:r>
      <w:commentRangeEnd w:id="256"/>
      <w:r w:rsidR="00FA21EA">
        <w:rPr>
          <w:rStyle w:val="CommentReference"/>
          <w:rFonts w:cs="Times New Roman"/>
          <w:b w:val="0"/>
          <w:bCs w:val="0"/>
        </w:rPr>
        <w:commentReference w:id="25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57"/>
            <w:del w:id="258" w:author="Eric Boisvert" w:date="2015-10-29T04:08:00Z">
              <w:r w:rsidRPr="00D12552" w:rsidDel="00FA21EA">
                <w:rPr>
                  <w:rStyle w:val="reqtext"/>
                  <w:lang w:val="en-CA"/>
                </w:rPr>
                <w:delText xml:space="preserve">classifier </w:delText>
              </w:r>
            </w:del>
            <w:ins w:id="259" w:author="Eric Boisvert" w:date="2015-10-29T04:10:00Z">
              <w:r w:rsidR="00FA21EA">
                <w:rPr>
                  <w:rStyle w:val="reqtext"/>
                  <w:lang w:val="en-CA"/>
                </w:rPr>
                <w:t>entity</w:t>
              </w:r>
            </w:ins>
            <w:ins w:id="260" w:author="Eric Boisvert" w:date="2015-10-29T04:08:00Z">
              <w:r w:rsidR="00FA21EA" w:rsidRPr="00D12552">
                <w:rPr>
                  <w:rStyle w:val="reqtext"/>
                  <w:lang w:val="en-CA"/>
                </w:rPr>
                <w:t xml:space="preserve"> </w:t>
              </w:r>
              <w:commentRangeEnd w:id="257"/>
              <w:r w:rsidR="00FA21EA">
                <w:rPr>
                  <w:rStyle w:val="CommentReference"/>
                  <w:rFonts w:ascii="Times New Roman" w:eastAsia="Times New Roman" w:hAnsi="Times New Roman"/>
                  <w:lang w:val="en-US" w:eastAsia="en-US"/>
                </w:rPr>
                <w:commentReference w:id="257"/>
              </w:r>
            </w:ins>
            <w:del w:id="261" w:author="Eric Boisvert" w:date="2015-10-29T04:07:00Z">
              <w:r w:rsidRPr="00D12552" w:rsidDel="00FA21EA">
                <w:rPr>
                  <w:rStyle w:val="reqtext"/>
                  <w:lang w:val="en-CA"/>
                </w:rPr>
                <w:delText xml:space="preserve">shall </w:delText>
              </w:r>
            </w:del>
            <w:ins w:id="26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63"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64" w:author="Eric Boisvert" w:date="2015-10-29T04:28:00Z">
              <w:r>
                <w:rPr>
                  <w:rStyle w:val="reqtext"/>
                  <w:lang w:val="en-CA"/>
                </w:rPr>
                <w:t xml:space="preserve">If the </w:t>
              </w:r>
            </w:ins>
            <w:r w:rsidR="00641AE8" w:rsidRPr="00D12552">
              <w:rPr>
                <w:rStyle w:val="reqtext"/>
                <w:lang w:val="en-CA"/>
              </w:rPr>
              <w:t>Target implementation</w:t>
            </w:r>
            <w:ins w:id="265" w:author="Eric Boisvert" w:date="2015-10-29T04:28:00Z">
              <w:r>
                <w:rPr>
                  <w:rStyle w:val="reqtext"/>
                  <w:lang w:val="en-CA"/>
                </w:rPr>
                <w:t xml:space="preserve"> allows it, it</w:t>
              </w:r>
            </w:ins>
            <w:r w:rsidR="00641AE8" w:rsidRPr="00D12552">
              <w:rPr>
                <w:rStyle w:val="reqtext"/>
                <w:lang w:val="en-CA"/>
              </w:rPr>
              <w:t xml:space="preserve"> </w:t>
            </w:r>
            <w:del w:id="266" w:author="Eric Boisvert" w:date="2015-10-29T04:27:00Z">
              <w:r w:rsidR="00641AE8" w:rsidRPr="00D12552" w:rsidDel="001571AE">
                <w:rPr>
                  <w:rStyle w:val="reqtext"/>
                  <w:lang w:val="en-CA"/>
                </w:rPr>
                <w:delText xml:space="preserve">shall </w:delText>
              </w:r>
            </w:del>
            <w:ins w:id="267" w:author="Eric Boisvert" w:date="2015-10-29T04:27:00Z">
              <w:r w:rsidR="001571AE">
                <w:rPr>
                  <w:rStyle w:val="reqtext"/>
                  <w:lang w:val="en-CA"/>
                </w:rPr>
                <w:t>SHALL</w:t>
              </w:r>
              <w:r w:rsidR="001571AE" w:rsidRPr="00D12552">
                <w:rPr>
                  <w:rStyle w:val="reqtext"/>
                  <w:lang w:val="en-CA"/>
                </w:rPr>
                <w:t xml:space="preserve"> </w:t>
              </w:r>
            </w:ins>
            <w:del w:id="268" w:author="Eric Boisvert" w:date="2015-10-29T04:26:00Z">
              <w:r w:rsidR="00641AE8" w:rsidRPr="00D12552" w:rsidDel="001571AE">
                <w:rPr>
                  <w:rStyle w:val="reqtext"/>
                  <w:lang w:val="en-CA"/>
                </w:rPr>
                <w:delText xml:space="preserve">constrain </w:delText>
              </w:r>
            </w:del>
            <w:ins w:id="26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70" w:author="Eric Boisvert" w:date="2015-10-29T04:26:00Z">
              <w:r w:rsidR="001571AE">
                <w:rPr>
                  <w:rStyle w:val="reqtext"/>
                  <w:lang w:val="en-CA"/>
                </w:rPr>
                <w:t>s</w:t>
              </w:r>
            </w:ins>
            <w:r w:rsidR="00641AE8" w:rsidRPr="00D12552">
              <w:rPr>
                <w:rStyle w:val="reqtext"/>
                <w:lang w:val="en-CA"/>
              </w:rPr>
              <w:t xml:space="preserve"> </w:t>
            </w:r>
            <w:ins w:id="271" w:author="Eric Boisvert" w:date="2015-10-29T04:26:00Z">
              <w:r w:rsidR="001571AE">
                <w:rPr>
                  <w:rStyle w:val="reqtext"/>
                  <w:lang w:val="en-CA"/>
                </w:rPr>
                <w:t xml:space="preserve">as defined in the </w:t>
              </w:r>
            </w:ins>
            <w:del w:id="27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73" w:author="Eric Boisvert" w:date="2015-10-29T04:29:00Z"/>
          <w:color w:val="FF0000"/>
          <w:lang w:val="en-CA"/>
        </w:rPr>
      </w:pPr>
    </w:p>
    <w:p w14:paraId="7C3E2A57" w14:textId="72083E69" w:rsidR="00946727" w:rsidRPr="00D12552" w:rsidRDefault="00946727" w:rsidP="00DB1F99">
      <w:pPr>
        <w:rPr>
          <w:color w:val="FF0000"/>
          <w:lang w:val="en-CA"/>
        </w:rPr>
      </w:pPr>
      <w:ins w:id="274" w:author="Eric Boisvert" w:date="2015-10-29T04:29:00Z">
        <w:r w:rsidRPr="00946727">
          <w:rPr>
            <w:color w:val="FF0000"/>
            <w:lang w:val="en-CA"/>
          </w:rPr>
          <w:t>Cardinality shall be the same as defined in UML model.</w:t>
        </w:r>
      </w:ins>
    </w:p>
    <w:p w14:paraId="56232E23" w14:textId="05E970ED" w:rsidR="00946727" w:rsidRDefault="00641AE8">
      <w:pPr>
        <w:rPr>
          <w:ins w:id="275" w:author="Eric Boisvert" w:date="2015-10-29T04:46:00Z"/>
          <w:lang w:val="en-CA"/>
        </w:rPr>
        <w:pPrChange w:id="276" w:author="Eric Boisvert" w:date="2015-10-29T04:28:00Z">
          <w:pPr>
            <w:pStyle w:val="Heading3"/>
          </w:pPr>
        </w:pPrChange>
      </w:pPr>
      <w:del w:id="277"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78" w:author="Eric Boisvert" w:date="2015-10-29T04:46:00Z"/>
          <w:lang w:val="en-CA"/>
        </w:rPr>
      </w:pPr>
      <w:ins w:id="279" w:author="Eric Boisvert" w:date="2015-10-29T04:46:00Z">
        <w:r>
          <w:rPr>
            <w:lang w:val="en-CA"/>
          </w:rPr>
          <w:t>Abstract classes</w:t>
        </w:r>
      </w:ins>
    </w:p>
    <w:p w14:paraId="3FBC8B38" w14:textId="77777777" w:rsidR="000F4D17" w:rsidRPr="000F4D17" w:rsidRDefault="000F4D17" w:rsidP="000F4D17">
      <w:pPr>
        <w:rPr>
          <w:ins w:id="280"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A0434E">
        <w:trPr>
          <w:cantSplit/>
          <w:ins w:id="281" w:author="Eric Boisvert" w:date="2015-10-29T04:46:00Z"/>
        </w:trPr>
        <w:tc>
          <w:tcPr>
            <w:tcW w:w="4219" w:type="dxa"/>
            <w:tcBorders>
              <w:right w:val="nil"/>
            </w:tcBorders>
            <w:shd w:val="clear" w:color="auto" w:fill="auto"/>
          </w:tcPr>
          <w:p w14:paraId="3F35C2CE" w14:textId="77777777" w:rsidR="000F4D17" w:rsidRPr="00D12552" w:rsidRDefault="000F4D17" w:rsidP="00A0434E">
            <w:pPr>
              <w:pStyle w:val="Tabletext10"/>
              <w:rPr>
                <w:ins w:id="282" w:author="Eric Boisvert" w:date="2015-10-29T04:46:00Z"/>
                <w:rStyle w:val="requri"/>
                <w:lang w:val="en-CA"/>
              </w:rPr>
            </w:pPr>
            <w:ins w:id="28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A0434E">
            <w:pPr>
              <w:pStyle w:val="Tabletext10"/>
              <w:jc w:val="left"/>
              <w:rPr>
                <w:ins w:id="284" w:author="Eric Boisvert" w:date="2015-10-29T04:46:00Z"/>
                <w:rStyle w:val="reqtext"/>
                <w:lang w:val="en-CA"/>
              </w:rPr>
            </w:pPr>
            <w:ins w:id="285" w:author="Eric Boisvert" w:date="2015-10-29T04:46:00Z">
              <w:r>
                <w:rPr>
                  <w:rStyle w:val="reqtext"/>
                  <w:lang w:val="en-CA"/>
                </w:rPr>
                <w:t>Abstract classes SHALL not be materialised</w:t>
              </w:r>
            </w:ins>
          </w:p>
        </w:tc>
      </w:tr>
    </w:tbl>
    <w:p w14:paraId="271F24BA" w14:textId="77777777" w:rsidR="000F4D17" w:rsidRDefault="000F4D17" w:rsidP="000F4D17">
      <w:pPr>
        <w:rPr>
          <w:ins w:id="286" w:author="Eric Boisvert" w:date="2015-10-29T04:46:00Z"/>
          <w:color w:val="FF0000"/>
          <w:lang w:val="en-CA"/>
        </w:rPr>
      </w:pPr>
    </w:p>
    <w:p w14:paraId="70577EE2" w14:textId="77777777" w:rsidR="000F4D17" w:rsidRPr="00946727" w:rsidRDefault="000F4D17">
      <w:pPr>
        <w:rPr>
          <w:ins w:id="287" w:author="Eric Boisvert" w:date="2015-10-29T04:28:00Z"/>
          <w:lang w:val="en-CA"/>
          <w:rPrChange w:id="288" w:author="Eric Boisvert" w:date="2015-10-29T04:28:00Z">
            <w:rPr>
              <w:ins w:id="289" w:author="Eric Boisvert" w:date="2015-10-29T04:28:00Z"/>
              <w:color w:val="FF0000"/>
              <w:lang w:val="en-CA"/>
            </w:rPr>
          </w:rPrChange>
        </w:rPr>
        <w:pPrChange w:id="290"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291" w:author="Eric Boisvert" w:date="2015-10-29T04:29:00Z">
        <w:r w:rsidR="00946727">
          <w:rPr>
            <w:lang w:val="en-CA"/>
          </w:rPr>
          <w:t xml:space="preserve">, for </w:t>
        </w:r>
      </w:ins>
      <w:ins w:id="292" w:author="Eric Boisvert" w:date="2015-10-29T04:30:00Z">
        <w:r w:rsidR="00946727">
          <w:rPr>
            <w:lang w:val="en-CA"/>
          </w:rPr>
          <w:t>example</w:t>
        </w:r>
      </w:ins>
      <w:ins w:id="293" w:author="Eric Boisvert" w:date="2015-10-29T04:29:00Z">
        <w:r w:rsidR="00946727">
          <w:rPr>
            <w:lang w:val="en-CA"/>
          </w:rPr>
          <w:t xml:space="preserve"> UCUM.</w:t>
        </w:r>
      </w:ins>
      <w:del w:id="29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29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9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297" w:name="_Ref432861816"/>
      <w:r w:rsidRPr="00D12552">
        <w:rPr>
          <w:lang w:val="en-CA"/>
        </w:rPr>
        <w:lastRenderedPageBreak/>
        <w:t>Code lists</w:t>
      </w:r>
      <w:bookmarkEnd w:id="29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98" w:name="_Ref432861735"/>
      <w:commentRangeStart w:id="299"/>
      <w:r w:rsidRPr="00D12552">
        <w:rPr>
          <w:lang w:val="en-CA"/>
        </w:rPr>
        <w:t>Code lists URI</w:t>
      </w:r>
      <w:bookmarkEnd w:id="298"/>
      <w:commentRangeEnd w:id="299"/>
      <w:r w:rsidR="00773E1B">
        <w:rPr>
          <w:rStyle w:val="CommentReference"/>
          <w:rFonts w:cs="Times New Roman"/>
          <w:b w:val="0"/>
          <w:bCs w:val="0"/>
        </w:rPr>
        <w:commentReference w:id="299"/>
      </w:r>
    </w:p>
    <w:p w14:paraId="42F49A77" w14:textId="77777777" w:rsidR="00946727" w:rsidRDefault="00946727" w:rsidP="003D0B50">
      <w:pPr>
        <w:rPr>
          <w:ins w:id="300"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01"/>
      <w:r w:rsidRPr="00D12552">
        <w:rPr>
          <w:lang w:val="en-CA"/>
        </w:rPr>
        <w:t>Identifier</w:t>
      </w:r>
      <w:commentRangeEnd w:id="301"/>
      <w:r w:rsidR="000F4D17">
        <w:rPr>
          <w:rStyle w:val="CommentReference"/>
          <w:rFonts w:cs="Times New Roman"/>
          <w:b w:val="0"/>
          <w:bCs w:val="0"/>
        </w:rPr>
        <w:commentReference w:id="301"/>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w:t>
      </w:r>
      <w:r w:rsidR="00AE504B">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02" w:author="Eric Boisvert" w:date="2015-10-29T05:09:00Z">
              <w:r w:rsidR="00A10684">
                <w:rPr>
                  <w:rFonts w:eastAsia="MS Mincho"/>
                  <w:b/>
                  <w:color w:val="FF0000"/>
                  <w:sz w:val="22"/>
                  <w:lang w:val="en-CA"/>
                </w:rPr>
                <w:t>0</w:t>
              </w:r>
            </w:ins>
            <w:del w:id="303"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04" w:author="Eric Boisvert" w:date="2015-10-29T04:48:00Z">
        <w:r w:rsidDel="000F4D17">
          <w:rPr>
            <w:lang w:val="en-CA"/>
          </w:rPr>
          <w:delText>data instance</w:delText>
        </w:r>
      </w:del>
      <w:ins w:id="305"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06" w:author="Eric Boisvert" w:date="2015-10-29T04:54:00Z">
        <w:r w:rsidDel="00432BE6">
          <w:rPr>
            <w:lang w:val="en-CA"/>
          </w:rPr>
          <w:delText>Multiple values</w:delText>
        </w:r>
      </w:del>
      <w:ins w:id="307" w:author="Eric Boisvert" w:date="2015-10-29T04:54:00Z">
        <w:r w:rsidR="00432BE6">
          <w:rPr>
            <w:lang w:val="en-CA"/>
          </w:rPr>
          <w:t>String properties</w:t>
        </w:r>
      </w:ins>
    </w:p>
    <w:p w14:paraId="2043E883" w14:textId="4EF4BB3E" w:rsidR="00A90399" w:rsidRPr="00A90399" w:rsidRDefault="00A90399" w:rsidP="00A90399">
      <w:pPr>
        <w:rPr>
          <w:lang w:val="en-CA"/>
        </w:rPr>
      </w:pPr>
      <w:del w:id="308" w:author="Eric Boisvert" w:date="2015-10-29T04:54:00Z">
        <w:r w:rsidDel="00432BE6">
          <w:rPr>
            <w:lang w:val="en-CA"/>
          </w:rPr>
          <w:delText>A property that lists a collection shall delimit the values using commas</w:delText>
        </w:r>
      </w:del>
      <w:ins w:id="309" w:author="Eric Boisvert" w:date="2015-10-29T04:54:00Z">
        <w:r w:rsidR="00432BE6">
          <w:rPr>
            <w:lang w:val="en-CA"/>
          </w:rPr>
          <w:t xml:space="preserve">String properties should </w:t>
        </w:r>
      </w:ins>
      <w:ins w:id="310" w:author="Eric Boisvert" w:date="2015-10-29T04:55:00Z">
        <w:r w:rsidR="00432BE6">
          <w:rPr>
            <w:lang w:val="en-CA"/>
          </w:rPr>
          <w:t>provide information easily readable by human</w:t>
        </w:r>
      </w:ins>
      <w:ins w:id="311"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12" w:author="Eric Boisvert" w:date="2015-10-29T04:55:00Z">
              <w:r w:rsidDel="00432BE6">
                <w:rPr>
                  <w:rStyle w:val="requri"/>
                  <w:lang w:val="en-CA"/>
                </w:rPr>
                <w:delText>multiple</w:delText>
              </w:r>
            </w:del>
            <w:ins w:id="313"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14"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15" w:author="Eric Boisvert" w:date="2015-10-29T04:55:00Z">
              <w:r w:rsidR="00432BE6">
                <w:rPr>
                  <w:rStyle w:val="reqtext"/>
                  <w:lang w:val="en-CA"/>
                </w:rPr>
                <w:t>Properties of type “CharacterS</w:t>
              </w:r>
            </w:ins>
            <w:ins w:id="316" w:author="Eric Boisvert" w:date="2015-10-29T04:56:00Z">
              <w:r w:rsidR="00432BE6">
                <w:rPr>
                  <w:rStyle w:val="reqtext"/>
                  <w:lang w:val="en-CA"/>
                </w:rPr>
                <w:t>tring” SHOULD contain easily human readable text.</w:t>
              </w:r>
            </w:ins>
            <w:del w:id="317"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18" w:author="Eric Boisvert" w:date="2015-10-29T05:04:00Z"/>
          <w:lang w:val="en-CA"/>
        </w:rPr>
      </w:pPr>
      <w:del w:id="319" w:author="Eric Boisvert" w:date="2015-10-29T05:01:00Z">
        <w:r w:rsidDel="00432BE6">
          <w:rPr>
            <w:lang w:val="en-CA"/>
          </w:rPr>
          <w:delText>Properties of type URI shall provide a resolvable URI consistent with Linked Open Data principles</w:delText>
        </w:r>
      </w:del>
      <w:ins w:id="320" w:author="Eric Boisvert" w:date="2015-10-29T05:01:00Z">
        <w:r w:rsidR="00432BE6">
          <w:rPr>
            <w:lang w:val="en-CA"/>
          </w:rPr>
          <w:t xml:space="preserve">Properties of type anyURI shall contain a single absolute URI conformant to RFC </w:t>
        </w:r>
        <w:commentRangeStart w:id="321"/>
        <w:r w:rsidR="00A10684">
          <w:rPr>
            <w:lang w:val="en-CA"/>
          </w:rPr>
          <w:t>3986</w:t>
        </w:r>
        <w:commentRangeEnd w:id="321"/>
        <w:r w:rsidR="00A10684">
          <w:rPr>
            <w:rStyle w:val="CommentReference"/>
          </w:rPr>
          <w:commentReference w:id="321"/>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A0434E">
        <w:trPr>
          <w:cantSplit/>
          <w:ins w:id="322" w:author="Eric Boisvert" w:date="2015-10-29T05:05:00Z"/>
        </w:trPr>
        <w:tc>
          <w:tcPr>
            <w:tcW w:w="4219" w:type="dxa"/>
            <w:tcBorders>
              <w:right w:val="nil"/>
            </w:tcBorders>
            <w:shd w:val="clear" w:color="auto" w:fill="auto"/>
          </w:tcPr>
          <w:p w14:paraId="4674BA70" w14:textId="77777777" w:rsidR="00A10684" w:rsidRPr="00D12552" w:rsidRDefault="00A10684" w:rsidP="00A0434E">
            <w:pPr>
              <w:pStyle w:val="Tabletext10"/>
              <w:rPr>
                <w:ins w:id="323" w:author="Eric Boisvert" w:date="2015-10-29T05:05:00Z"/>
                <w:rStyle w:val="requri"/>
                <w:lang w:val="en-CA"/>
              </w:rPr>
            </w:pPr>
            <w:ins w:id="324"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A0434E">
            <w:pPr>
              <w:pStyle w:val="Tabletext10"/>
              <w:jc w:val="left"/>
              <w:rPr>
                <w:ins w:id="325" w:author="Eric Boisvert" w:date="2015-10-29T05:05:00Z"/>
                <w:rStyle w:val="reqtext"/>
                <w:lang w:val="en-CA"/>
              </w:rPr>
            </w:pPr>
            <w:ins w:id="326"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27" w:author="Eric Boisvert" w:date="2015-10-29T05:04:00Z"/>
          <w:lang w:val="en-CA"/>
        </w:rPr>
      </w:pPr>
    </w:p>
    <w:p w14:paraId="2139C1FF" w14:textId="3FD4169F" w:rsidR="00A10684" w:rsidRPr="00A90399" w:rsidRDefault="00A10684" w:rsidP="002D30FE">
      <w:pPr>
        <w:rPr>
          <w:lang w:val="en-CA"/>
        </w:rPr>
      </w:pPr>
      <w:ins w:id="328"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29" w:author="Eric Boisvert" w:date="2015-10-29T05:05:00Z">
              <w:r w:rsidR="00A10684">
                <w:rPr>
                  <w:rStyle w:val="requri"/>
                  <w:lang w:val="en-CA"/>
                </w:rPr>
                <w:t>resolvable-uri</w:t>
              </w:r>
            </w:ins>
            <w:del w:id="330"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31" w:author="Eric Boisvert" w:date="2015-10-29T05:04:00Z">
              <w:r w:rsidDel="00A10684">
                <w:rPr>
                  <w:rStyle w:val="reqtext"/>
                  <w:lang w:val="en-CA"/>
                </w:rPr>
                <w:delText xml:space="preserve">SHALL </w:delText>
              </w:r>
            </w:del>
            <w:ins w:id="332" w:author="Eric Boisvert" w:date="2015-10-29T05:04:00Z">
              <w:r w:rsidR="00A10684">
                <w:rPr>
                  <w:rStyle w:val="reqtext"/>
                  <w:lang w:val="en-CA"/>
                </w:rPr>
                <w:t xml:space="preserve">SHOULD </w:t>
              </w:r>
            </w:ins>
            <w:r>
              <w:rPr>
                <w:rStyle w:val="reqtext"/>
                <w:lang w:val="en-CA"/>
              </w:rPr>
              <w:t xml:space="preserve">provide a resolvable </w:t>
            </w:r>
            <w:del w:id="333"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34" w:name="_Ref431555005"/>
      <w:r>
        <w:t xml:space="preserve">Figure </w:t>
      </w:r>
      <w:r w:rsidR="00AE504B">
        <w:fldChar w:fldCharType="begin"/>
      </w:r>
      <w:r w:rsidR="00AE504B">
        <w:instrText xml:space="preserve"> SEQ Figure \* ARABIC </w:instrText>
      </w:r>
      <w:r w:rsidR="00AE504B">
        <w:fldChar w:fldCharType="separate"/>
      </w:r>
      <w:r w:rsidR="00090DCF">
        <w:rPr>
          <w:noProof/>
        </w:rPr>
        <w:t>7</w:t>
      </w:r>
      <w:r w:rsidR="00AE504B">
        <w:rPr>
          <w:noProof/>
        </w:rPr>
        <w:fldChar w:fldCharType="end"/>
      </w:r>
      <w:bookmarkEnd w:id="334"/>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35"/>
      <w:del w:id="336" w:author="Eric Boisvert" w:date="2015-10-29T05:09:00Z">
        <w:r w:rsidDel="00A10684">
          <w:rPr>
            <w:lang w:val="en-CA"/>
          </w:rPr>
          <w:delText>Multiple geometries</w:delText>
        </w:r>
        <w:commentRangeEnd w:id="335"/>
        <w:r w:rsidR="00A10684" w:rsidDel="00A10684">
          <w:rPr>
            <w:rStyle w:val="CommentReference"/>
            <w:rFonts w:cs="Times New Roman"/>
            <w:b w:val="0"/>
            <w:bCs w:val="0"/>
          </w:rPr>
          <w:commentReference w:id="335"/>
        </w:r>
      </w:del>
      <w:ins w:id="337"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38"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39"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40"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41"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42"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43"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8</w:t>
      </w:r>
      <w:r w:rsidR="00AE504B">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2</w:t>
      </w:r>
      <w:r w:rsidR="00AE504B">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44" w:author="Eric Boisvert" w:date="2015-10-29T05:25:00Z">
        <w:r w:rsidRPr="005036D9">
          <w:rPr>
            <w:highlight w:val="yellow"/>
            <w:rPrChange w:id="345" w:author="Eric Boisvert" w:date="2015-10-29T05:27:00Z">
              <w:rPr/>
            </w:rPrChange>
          </w:rPr>
          <w:t xml:space="preserve">Explanatory text about identifier </w:t>
        </w:r>
      </w:ins>
      <w:ins w:id="346" w:author="Eric Boisvert" w:date="2015-10-29T05:26:00Z">
        <w:r w:rsidRPr="005036D9">
          <w:rPr>
            <w:highlight w:val="yellow"/>
            <w:rPrChange w:id="347" w:author="Eric Boisvert" w:date="2015-10-29T05:27:00Z">
              <w:rPr/>
            </w:rPrChange>
          </w:rPr>
          <w:t>persistence</w:t>
        </w:r>
      </w:ins>
      <w:ins w:id="348" w:author="Eric Boisvert" w:date="2015-10-29T05:25:00Z">
        <w:r w:rsidRPr="005036D9">
          <w:rPr>
            <w:highlight w:val="yellow"/>
            <w:rPrChange w:id="349"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50" w:author="Eric Boisvert" w:date="2015-10-29T05:12:00Z">
              <w:r>
                <w:rPr>
                  <w:rStyle w:val="reqtext"/>
                  <w:lang w:val="en-CA"/>
                </w:rPr>
                <w:t xml:space="preserve">Where possible, </w:t>
              </w:r>
            </w:ins>
            <w:commentRangeStart w:id="351"/>
            <w:r w:rsidR="00276AD3">
              <w:rPr>
                <w:rStyle w:val="reqtext"/>
                <w:lang w:val="en-CA"/>
              </w:rPr>
              <w:t xml:space="preserve">GeologicUnitView identifier </w:t>
            </w:r>
            <w:del w:id="352" w:author="Eric Boisvert" w:date="2015-10-29T05:12:00Z">
              <w:r w:rsidR="00276AD3" w:rsidDel="001123AF">
                <w:rPr>
                  <w:rStyle w:val="reqtext"/>
                  <w:lang w:val="en-CA"/>
                </w:rPr>
                <w:delText xml:space="preserve">SHALL </w:delText>
              </w:r>
            </w:del>
            <w:ins w:id="353" w:author="Eric Boisvert" w:date="2015-10-29T05:12:00Z">
              <w:r>
                <w:rPr>
                  <w:rStyle w:val="reqtext"/>
                  <w:lang w:val="en-CA"/>
                </w:rPr>
                <w:t xml:space="preserve">SHOULD </w:t>
              </w:r>
            </w:ins>
            <w:r w:rsidR="00276AD3">
              <w:rPr>
                <w:rStyle w:val="reqtext"/>
                <w:lang w:val="en-CA"/>
              </w:rPr>
              <w:t>correspond to and instance of MappedFeature</w:t>
            </w:r>
            <w:commentRangeEnd w:id="351"/>
            <w:r w:rsidR="00276AD3">
              <w:rPr>
                <w:rStyle w:val="CommentReference"/>
                <w:rFonts w:ascii="Times New Roman" w:eastAsia="Times New Roman" w:hAnsi="Times New Roman"/>
                <w:lang w:val="en-US" w:eastAsia="en-US"/>
              </w:rPr>
              <w:commentReference w:id="351"/>
            </w:r>
          </w:p>
        </w:tc>
      </w:tr>
    </w:tbl>
    <w:p w14:paraId="17E5ED75" w14:textId="77777777" w:rsidR="00276AD3" w:rsidRDefault="00276AD3" w:rsidP="00276AD3">
      <w:pPr>
        <w:rPr>
          <w:ins w:id="354"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A0434E">
        <w:trPr>
          <w:cantSplit/>
          <w:ins w:id="355" w:author="Eric Boisvert" w:date="2015-10-29T05:22:00Z"/>
        </w:trPr>
        <w:tc>
          <w:tcPr>
            <w:tcW w:w="4219" w:type="dxa"/>
            <w:tcBorders>
              <w:right w:val="nil"/>
            </w:tcBorders>
            <w:shd w:val="clear" w:color="auto" w:fill="auto"/>
          </w:tcPr>
          <w:p w14:paraId="2BF4F7CF" w14:textId="482DC6F9" w:rsidR="001123AF" w:rsidRPr="00D12552" w:rsidRDefault="001123AF" w:rsidP="00A0434E">
            <w:pPr>
              <w:pStyle w:val="Tabletext10"/>
              <w:rPr>
                <w:ins w:id="356" w:author="Eric Boisvert" w:date="2015-10-29T05:22:00Z"/>
                <w:rStyle w:val="requri"/>
                <w:lang w:val="en-CA"/>
              </w:rPr>
            </w:pPr>
            <w:ins w:id="357"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58" w:author="Eric Boisvert" w:date="2015-10-29T05:22:00Z"/>
                <w:rStyle w:val="reqtext"/>
                <w:lang w:val="en-CA"/>
              </w:rPr>
            </w:pPr>
            <w:ins w:id="359" w:author="Eric Boisvert" w:date="2015-10-29T05:23:00Z">
              <w:r>
                <w:rPr>
                  <w:rStyle w:val="reqtext"/>
                  <w:lang w:val="en-CA"/>
                </w:rPr>
                <w:t xml:space="preserve">Identifier SHALL be </w:t>
              </w:r>
            </w:ins>
            <w:ins w:id="360" w:author="Eric Boisvert" w:date="2015-10-29T05:24:00Z">
              <w:r>
                <w:rPr>
                  <w:rStyle w:val="reqtext"/>
                  <w:lang w:val="en-CA"/>
                </w:rPr>
                <w:t xml:space="preserve">globally </w:t>
              </w:r>
            </w:ins>
            <w:ins w:id="361" w:author="Eric Boisvert" w:date="2015-10-29T05:23:00Z">
              <w:r>
                <w:rPr>
                  <w:rStyle w:val="reqtext"/>
                  <w:lang w:val="en-CA"/>
                </w:rPr>
                <w:t>unique to a dataset</w:t>
              </w:r>
            </w:ins>
          </w:p>
        </w:tc>
      </w:tr>
    </w:tbl>
    <w:p w14:paraId="4253D5C7" w14:textId="77777777" w:rsidR="001123AF" w:rsidRDefault="001123AF" w:rsidP="00276AD3">
      <w:pPr>
        <w:rPr>
          <w:ins w:id="362"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63" w:author="Eric Boisvert" w:date="2015-10-29T05:15:00Z">
              <w:r w:rsidDel="001123AF">
                <w:rPr>
                  <w:rStyle w:val="reqtext"/>
                  <w:lang w:val="en-CA"/>
                </w:rPr>
                <w:delText>SHALL</w:delText>
              </w:r>
              <w:r w:rsidRPr="00C71FFD" w:rsidDel="001123AF">
                <w:rPr>
                  <w:rStyle w:val="reqtext"/>
                  <w:lang w:val="en-CA"/>
                </w:rPr>
                <w:delText xml:space="preserve"> </w:delText>
              </w:r>
            </w:del>
            <w:ins w:id="364"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65" w:name="BKM_03A20E93_D10C_455A_8888_4A83A8C62628"/>
      <w:bookmarkEnd w:id="365"/>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66" w:author="Eric Boisvert" w:date="2015-10-27T17:10:00Z">
        <w:r>
          <w:rPr>
            <w:rFonts w:cs="Arial"/>
            <w:color w:val="000000"/>
            <w:lang w:val="en-CA"/>
          </w:rPr>
          <w:t xml:space="preserve">BoreholeView is a </w:t>
        </w:r>
      </w:ins>
      <w:del w:id="367" w:author="Eric Boisvert" w:date="2015-10-27T17:10:00Z">
        <w:r w:rsidR="00D14AF0" w:rsidRPr="00D14AF0" w:rsidDel="00EA73D1">
          <w:rPr>
            <w:rFonts w:cs="Arial"/>
            <w:color w:val="000000"/>
            <w:lang w:val="en-CA"/>
          </w:rPr>
          <w:delText>S</w:delText>
        </w:r>
      </w:del>
      <w:ins w:id="368"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9</w:t>
      </w:r>
      <w:r w:rsidR="00AE504B">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3</w:t>
      </w:r>
      <w:r w:rsidR="00AE504B">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9" w:name="BKM_82E84894_826F_4479_973A_CBC44C2E6336"/>
            <w:bookmarkEnd w:id="369"/>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70"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371"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2" w:name="BKM_2AC44CB2_D8AD_4710_965F_8C3E8A778226"/>
            <w:bookmarkEnd w:id="37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3" w:name="BKM_1CCAFBF2_5AEE_4D8D_970F_45B148E97DED"/>
            <w:bookmarkEnd w:id="37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4" w:name="BKM_988B3B2F_E5F0_47AC_B40B_3E7EB1B7F6A8"/>
            <w:bookmarkEnd w:id="37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5" w:name="BKM_D4489C08_74CE_4704_A313_E3DE8D8C2C02"/>
            <w:bookmarkEnd w:id="37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6" w:name="BKM_3CED884F_4F1D_42D8_9256_BF8F325D7BF9"/>
            <w:bookmarkEnd w:id="376"/>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7" w:name="BKM_4D00B287_AF58_4181_BBC5_8A25643F2ECB"/>
            <w:bookmarkEnd w:id="37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8" w:name="BKM_8130FE65_F0ED_41F2_ABFA_924F7CBE3C44"/>
            <w:bookmarkEnd w:id="378"/>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9" w:name="BKM_44DAEF74_D7B7_4FE5_8CBB_636851476829"/>
            <w:bookmarkEnd w:id="37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0" w:name="BKM_3338A6EC_8A76_4151_9BBE_AF6AA6E7ABA5"/>
            <w:bookmarkEnd w:id="380"/>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1" w:name="BKM_0695D395_0E6D_4C80_885E_54CD7307213E"/>
            <w:bookmarkEnd w:id="38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2" w:name="BKM_83AB4886_B40B_45D9_93A6_9A7A11A1DB22"/>
            <w:bookmarkEnd w:id="38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3" w:name="BKM_18DECF87_EACF_4237_B14D_5CBA397C8B9F"/>
            <w:bookmarkEnd w:id="38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4" w:name="BKM_A2513DE4_90C9_4111_97A5_8AB9734CC788"/>
            <w:bookmarkEnd w:id="38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5" w:name="BKM_C29B4A43_BD79_4426_A200_1B1C1E4E23DB"/>
            <w:bookmarkEnd w:id="38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6" w:name="BKM_D6389F0E_EB92_428D_B31C_62B7B2DE2191"/>
            <w:bookmarkEnd w:id="38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7" w:name="BKM_44662CA4_810A_46C1_8CCE_D899E8B34841"/>
            <w:bookmarkEnd w:id="38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8" w:name="BKM_A4ADBA47_2A66_4D31_B98E_429D2187557A"/>
            <w:bookmarkEnd w:id="38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9" w:name="BKM_6A453B7D_E05C_442A_9729_07602A0CE53F"/>
            <w:bookmarkEnd w:id="38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0" w:name="BKM_B674F95F_8259_4A18_BB9A_C7004F238C58"/>
            <w:bookmarkEnd w:id="390"/>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1" w:name="BKM_99FA56C9_DF26_4FF5_AF2C_A1CA27033687"/>
            <w:bookmarkEnd w:id="39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2" w:name="BKM_10DBF70D_6106_40F3_9F20_6815C31BFF23"/>
            <w:bookmarkEnd w:id="392"/>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3" w:name="BKM_156BACFD_61FB_4C7D_8E17_15915D5DC1EB"/>
            <w:bookmarkEnd w:id="39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4" w:name="BKM_660451F7_6344_4A08_8AF1_55EA34BAFC1E"/>
            <w:bookmarkEnd w:id="394"/>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395" w:author="Eric Boisvert" w:date="2015-10-29T05:29:00Z">
              <w:r w:rsidDel="005036D9">
                <w:rPr>
                  <w:rStyle w:val="reqtext"/>
                  <w:lang w:val="en-CA"/>
                </w:rPr>
                <w:delText xml:space="preserve">SHALL </w:delText>
              </w:r>
            </w:del>
            <w:ins w:id="396"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397"/>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397"/>
            <w:r>
              <w:rPr>
                <w:rStyle w:val="CommentReference"/>
                <w:rFonts w:ascii="Times New Roman" w:eastAsia="Times New Roman" w:hAnsi="Times New Roman"/>
                <w:lang w:val="en-US" w:eastAsia="en-US"/>
              </w:rPr>
              <w:commentReference w:id="397"/>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398" w:name="BKM_6A5667C6_1461_4AA7_BA98_1583B82E247C"/>
      <w:bookmarkEnd w:id="398"/>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10</w:t>
      </w:r>
      <w:r w:rsidR="00AE504B">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4</w:t>
      </w:r>
      <w:r w:rsidR="00AE504B">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9" w:name="BKM_DAD0F5C5_7ECC_4F46_8F23_D5FDAEC9FFF1"/>
            <w:bookmarkEnd w:id="399"/>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0" w:name="BKM_29C4138F_4CAD_4B96_B0DF_B91BA8041A62"/>
            <w:bookmarkEnd w:id="400"/>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6AE23AB8_B6A5_4B32_A803_62E099830E93"/>
            <w:bookmarkEnd w:id="401"/>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66D56F45_5196_424F_92CB_6CB6778933A2"/>
            <w:bookmarkEnd w:id="402"/>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B569925A_5C18_4226_AFA5_D6C44B29D688"/>
            <w:bookmarkEnd w:id="403"/>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20CF274F_94C7_43D3_9CCE_945071187259"/>
            <w:bookmarkEnd w:id="404"/>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64FA9120_8C79_470F_A4AB_510E7868EC43"/>
            <w:bookmarkEnd w:id="405"/>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2D4CA786_8199_42B1_BAEE_B9D15F83512C"/>
            <w:bookmarkEnd w:id="406"/>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E1914A18_F58F_4042_930D_7562E211135B"/>
            <w:bookmarkEnd w:id="407"/>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C97D1AD7_F437_45EE_9855_97FF220828AF"/>
            <w:bookmarkEnd w:id="408"/>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66E2F147_939A_42E7_9DA7_BB7F5E616224"/>
            <w:bookmarkEnd w:id="409"/>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7A6AD652_753B_433E_B947_78BAF8E8FFBB"/>
            <w:bookmarkEnd w:id="410"/>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D64DC56C_F70A_4224_BA0C_96AAF9B173C3"/>
            <w:bookmarkEnd w:id="411"/>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412"/>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13" w:name="BKM_F594CD9C_5617_46AE_9ABE_FE6C018DDEAF"/>
      <w:bookmarkEnd w:id="413"/>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11</w:t>
      </w:r>
      <w:r w:rsidR="00AE504B">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5</w:t>
      </w:r>
      <w:r w:rsidR="00AE504B">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5A4D9120_600F_4C3C_8ECF_EE7CFDB01C45"/>
            <w:bookmarkEnd w:id="414"/>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411869C6_5FE7_4B45_A018_FC87FC6F1504"/>
            <w:bookmarkEnd w:id="415"/>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9EE66924_CD8E_4920_8D93_B7C8D67F28AF"/>
            <w:bookmarkEnd w:id="416"/>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7" w:name="BKM_49C23F9C_9DFE_434E_9876_B253C73E5E08"/>
            <w:bookmarkEnd w:id="417"/>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8" w:name="BKM_2D0F9355_1BA8_4B21_A211_5DBDE6101308"/>
            <w:bookmarkEnd w:id="418"/>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9" w:name="BKM_025812DF_B2DB_4EF8_8BE9_FB08934C1BD4"/>
            <w:bookmarkEnd w:id="419"/>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0" w:name="BKM_C09529C8_28D2_45E7_B66E_ADF87048EE54"/>
            <w:bookmarkEnd w:id="420"/>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1" w:name="BKM_3857FAF2_09B8_4E47_AE1C_AD54C52DAF81"/>
            <w:bookmarkEnd w:id="421"/>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2" w:name="BKM_35F2F785_32E6_4D58_9212_E4C493DD93AB"/>
            <w:bookmarkEnd w:id="422"/>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3" w:name="BKM_8A8A8512_0518_43B4_8296_5C183491EEB7"/>
            <w:bookmarkEnd w:id="423"/>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4" w:name="BKM_A37D3138_5144_4AAA_A9A8_F88DEC203EC5"/>
            <w:bookmarkEnd w:id="424"/>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5" w:name="BKM_9BCC0C7E_CEE8_4167_9510_B24983CC44B9"/>
            <w:bookmarkEnd w:id="425"/>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6" w:name="BKM_A818D66D_DB16_46C0_A0B3_E9039F2CD8CD"/>
            <w:bookmarkEnd w:id="426"/>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AEAFFBCA_2559_4CDB_AFA9_8A341843B51F"/>
            <w:bookmarkEnd w:id="427"/>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691007BD_4B41_46AF_9BC3_D27B06E1FB54"/>
            <w:bookmarkEnd w:id="428"/>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98D7F43A_2FA6_489F_A1A5_B915D069258B"/>
            <w:bookmarkEnd w:id="429"/>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B197BD01_D7EB_4B2D_B744_060A34418883"/>
            <w:bookmarkEnd w:id="430"/>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431" w:name="BKM_9A8B07A1_6F7C_49A9_AE39_CC80241F45D8"/>
      <w:bookmarkEnd w:id="431"/>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12</w:t>
      </w:r>
      <w:r w:rsidR="00AE504B">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6</w:t>
      </w:r>
      <w:r w:rsidR="00AE504B">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2" w:name="BKM_75AF76F0_4AFF_4758_AA5C_4DD9A3A326DF"/>
            <w:bookmarkEnd w:id="432"/>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3" w:name="BKM_AD80CBD8_BB55_4F42_B330_20E3957181FD"/>
            <w:bookmarkEnd w:id="433"/>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4" w:name="BKM_B608D83A_BCB7_40BE_B5B4_7C18680327EF"/>
            <w:bookmarkEnd w:id="434"/>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5" w:name="BKM_BB7DE53B_2076_4732_85CB_314A0C996CFE"/>
            <w:bookmarkEnd w:id="435"/>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6" w:name="BKM_0F33C868_B8F6_4CD9_B1BE_D64AF7054352"/>
            <w:bookmarkEnd w:id="436"/>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7" w:name="BKM_858F77A8_91BC_4E92_9873_3DE29220EA84"/>
            <w:bookmarkEnd w:id="437"/>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8" w:name="BKM_6C47293B_9B00_4958_AE14_E2FF8C6503C9"/>
            <w:bookmarkEnd w:id="438"/>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9" w:name="BKM_4798819D_722E_4089_880A_68AA29864E45"/>
            <w:bookmarkEnd w:id="439"/>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0" w:name="BKM_FB28CC82_D6AA_481A_BA03_BB82515D05CD"/>
            <w:bookmarkEnd w:id="440"/>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1" w:name="BKM_81066ECA_2108_4DF2_B25E_F440E68432B7"/>
            <w:bookmarkEnd w:id="441"/>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2" w:name="BKM_E37CFBB1_57FD_4CA3_9961_34992E857685"/>
            <w:bookmarkEnd w:id="442"/>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3" w:name="BKM_2EFAD6D8_0A90_47E6_A3AC_B0F503630287"/>
            <w:bookmarkEnd w:id="443"/>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4" w:name="BKM_21524384_B208_4A32_A2E5_0FFB4D6E8D7C"/>
            <w:bookmarkEnd w:id="444"/>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5" w:name="BKM_E5DB8674_7F07_4817_BA2B_997C684B521D"/>
            <w:bookmarkEnd w:id="445"/>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6" w:name="BKM_B79C058B_F1A5_47C5_B3E2_CD87F62870F2"/>
            <w:bookmarkEnd w:id="446"/>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7" w:name="BKM_A559EAAB_B89D_43D3_B221_4C6D46321258"/>
            <w:bookmarkEnd w:id="447"/>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8" w:name="BKM_234AE185_16BA_4884_8974_68DBF37A4B28"/>
            <w:bookmarkEnd w:id="448"/>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9" w:name="BKM_B342A581_116B_4A14_8384_0F4F6231BFC6"/>
            <w:bookmarkEnd w:id="449"/>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CE5055FF_94D8_42AD_B46A_0041AB28334E"/>
            <w:bookmarkEnd w:id="450"/>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F34DEFBD_2300_4BCD_9500_6FD1B9CE045E"/>
            <w:bookmarkEnd w:id="451"/>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C0E26832_94FE_4E03_98DE_F2986912ECBC"/>
            <w:bookmarkEnd w:id="452"/>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04EE2E72_5511_48AE_9048_CF9126C4A13D"/>
            <w:bookmarkEnd w:id="453"/>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454" w:name="BKM_CE5E700D_EBA4_44CA_83C8_617C916DF033"/>
      <w:bookmarkEnd w:id="454"/>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13</w:t>
      </w:r>
      <w:r w:rsidR="00AE504B">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7</w:t>
      </w:r>
      <w:r w:rsidR="00AE504B">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11E20CA8_2344_4418_A9F9_325A11426D44"/>
            <w:bookmarkEnd w:id="455"/>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20A123B5_7607_4A2B_A3F4_2BA8EEA3BD6E"/>
            <w:bookmarkEnd w:id="456"/>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62E65A70_EB75_497A_886F_BAAEBB60A5EC"/>
            <w:bookmarkEnd w:id="457"/>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3F13203C_BEB3_44A2_B8B9_417C5D453C67"/>
            <w:bookmarkEnd w:id="458"/>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D9E97001_975E_4E48_B383_84E3B817A9D6"/>
            <w:bookmarkEnd w:id="459"/>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ABD8F88A_D6D5_49E8_B4C4_6E53A78AD465"/>
            <w:bookmarkEnd w:id="460"/>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7660FDA3_AB42_45F9_86AB_19287D13C566"/>
            <w:bookmarkEnd w:id="461"/>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28FFF6C1_C18B_4629_BB75_27AFBE7647AB"/>
            <w:bookmarkEnd w:id="462"/>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DE525394_F288_4E7F_AF29_CF676A7FB892"/>
            <w:bookmarkEnd w:id="463"/>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4" w:name="BKM_BDA40AB6_6C56_4E4F_9588_C051912996DC"/>
            <w:bookmarkEnd w:id="464"/>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5" w:name="BKM_2209CF72_C0AB_47F3_BB22_4A2E8334027A"/>
            <w:bookmarkEnd w:id="465"/>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6" w:name="BKM_BD7868DF_0409_467D_8844_EE4674C50774"/>
            <w:bookmarkEnd w:id="466"/>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7" w:name="BKM_674A1294_59BE_4203_9B03_BC5D6023992F"/>
            <w:bookmarkEnd w:id="467"/>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8" w:name="BKM_A1B86BC0_3316_46AB_8D32_7786DFA0771F"/>
            <w:bookmarkEnd w:id="468"/>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9" w:name="BKM_5ED9FA7F_347C_499C_BF86_2B88071AD840"/>
            <w:bookmarkEnd w:id="469"/>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0" w:name="BKM_EC7555C0_681D_45F5_BEFB_0F7BFDEF3CFB"/>
            <w:bookmarkEnd w:id="470"/>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1" w:name="BKM_36C08EC9_BB32_4BDE_99FD_336AAA2512BB"/>
            <w:bookmarkEnd w:id="471"/>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2" w:name="BKM_34B08950_B320_4DCA_B7B3_801822442BA1"/>
            <w:bookmarkEnd w:id="472"/>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3" w:name="BKM_1D369827_5E0B_4F3B_99DE_498DE4F4D001"/>
            <w:bookmarkEnd w:id="473"/>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4" w:name="BKM_42115B02_1C56_42D6_B0AA_D6174F756E65"/>
            <w:bookmarkEnd w:id="474"/>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401A0B2C_FBFD_43E2_BC4F_F4876D6A55A5"/>
            <w:bookmarkEnd w:id="475"/>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AA3C91BB_B0F8_4E56_A1E5_9C3530C146AE"/>
            <w:bookmarkEnd w:id="476"/>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C202EED3_CA3B_4848_8F51_4E4216E311CB"/>
            <w:bookmarkEnd w:id="477"/>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F61C54B5_53A3_4B3D_8747_890B595FF05F"/>
            <w:bookmarkEnd w:id="478"/>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479" w:name="BKM_A518DA4F_2CA4_4758_BC7A_4790DC092913"/>
      <w:bookmarkEnd w:id="479"/>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AE504B">
        <w:fldChar w:fldCharType="begin"/>
      </w:r>
      <w:r w:rsidR="00AE504B">
        <w:instrText xml:space="preserve"> SEQ Figure \* ARABIC </w:instrText>
      </w:r>
      <w:r w:rsidR="00AE504B">
        <w:fldChar w:fldCharType="separate"/>
      </w:r>
      <w:r w:rsidR="00090DCF">
        <w:rPr>
          <w:noProof/>
        </w:rPr>
        <w:t>14</w:t>
      </w:r>
      <w:r w:rsidR="00AE504B">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8</w:t>
      </w:r>
      <w:r w:rsidR="00AE504B">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EC69FC11_247D_4B96_A882_7E9D1AD588E0"/>
            <w:bookmarkEnd w:id="480"/>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ADCD2F69_DA9B_47AD_AAD9_CD10F85583D7"/>
            <w:bookmarkEnd w:id="481"/>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07E8099B_7BEC_4F52_A9CB_2057EB65CA46"/>
            <w:bookmarkEnd w:id="482"/>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803B49B5_5346_4ECB_84C0_E9285F22A260"/>
            <w:bookmarkEnd w:id="483"/>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EF622FE6_F231_4466_80B5_7C9E00C1AF26"/>
            <w:bookmarkEnd w:id="484"/>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314D3BAE_F7C9_4B36_ADB6_C72D030F3753"/>
            <w:bookmarkEnd w:id="485"/>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39715309_7964_43D3_8714_66E5FE3F5A42"/>
            <w:bookmarkEnd w:id="486"/>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154B13F8_8CD9_473E_98B5_93572A0EB3BB"/>
            <w:bookmarkEnd w:id="487"/>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8" w:name="BKM_2C39BB23_51CD_4C07_BC3D_DFD062118A45"/>
            <w:bookmarkEnd w:id="488"/>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9" w:name="BKM_60CAAB90_52E0_4214_AE69_D0060C7423ED"/>
            <w:bookmarkEnd w:id="489"/>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0" w:name="BKM_E7AC1443_775C_4DF5_9107_5B1DF4E1D651"/>
            <w:bookmarkEnd w:id="490"/>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1" w:name="BKM_EF3CAFA8_84A6_43F7_816F_7C74C3A3DFE7"/>
            <w:bookmarkEnd w:id="491"/>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2" w:name="BKM_71BA9B79_BC0A_41B7_9630_0B047D9D4660"/>
            <w:bookmarkEnd w:id="492"/>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3" w:name="BKM_9A13DBF6_70E2_469B_9B7C_F26D7AD812B4"/>
            <w:bookmarkEnd w:id="493"/>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4" w:name="BKM_9A6DFACA_1D0A_423A_BF5D_1157B46A0AC1"/>
            <w:bookmarkEnd w:id="494"/>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5" w:name="BKM_33E68653_BDB1_481F_9DFE_82E9A91DF147"/>
            <w:bookmarkEnd w:id="495"/>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6" w:name="BKM_F3F9B426_BC9F_4BBA_B792_A96166218E9B"/>
            <w:bookmarkEnd w:id="496"/>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86911221_5DFE_449B_9D0A_484F8F57F8F9"/>
            <w:bookmarkEnd w:id="497"/>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07EEDF2F_1AA2_45F8_B145_4B7F189B0502"/>
            <w:bookmarkEnd w:id="498"/>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9" w:name="BKM_4A997C54_C45D_4E40_AC91_CE1E1615770B"/>
            <w:bookmarkEnd w:id="499"/>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500"/>
            <w:r>
              <w:rPr>
                <w:rStyle w:val="reqtext"/>
                <w:lang w:val="en-CA"/>
              </w:rPr>
              <w:t>Identifier SHALL correspond to a representation of (?)</w:t>
            </w:r>
            <w:commentRangeEnd w:id="500"/>
            <w:r>
              <w:rPr>
                <w:rStyle w:val="CommentReference"/>
                <w:rFonts w:ascii="Times New Roman" w:eastAsia="Times New Roman" w:hAnsi="Times New Roman"/>
                <w:lang w:val="en-US" w:eastAsia="en-US"/>
              </w:rPr>
              <w:commentReference w:id="500"/>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501"/>
      <w:r w:rsidR="009E67D9">
        <w:rPr>
          <w:lang w:val="en-CA"/>
        </w:rPr>
        <w:t>It</w:t>
      </w:r>
      <w:r w:rsidR="003E1755">
        <w:rPr>
          <w:lang w:val="en-CA"/>
        </w:rPr>
        <w:t xml:space="preserve"> limits the number of descriptive properties </w:t>
      </w:r>
      <w:r w:rsidR="009E67D9">
        <w:rPr>
          <w:lang w:val="en-CA"/>
        </w:rPr>
        <w:t xml:space="preserve">to match </w:t>
      </w:r>
      <w:ins w:id="502"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501"/>
      <w:r w:rsidR="00DE3D18">
        <w:rPr>
          <w:rStyle w:val="CommentReference"/>
        </w:rPr>
        <w:commentReference w:id="501"/>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15</w:t>
      </w:r>
      <w:r w:rsidR="00AE504B">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503"/>
            <w:r>
              <w:rPr>
                <w:rFonts w:eastAsia="MS Mincho"/>
                <w:b/>
                <w:color w:val="0000FF"/>
                <w:sz w:val="22"/>
                <w:lang w:val="en-CA"/>
              </w:rPr>
              <w:t>Spatial Schema ISO19107</w:t>
            </w:r>
            <w:commentRangeEnd w:id="503"/>
            <w:r>
              <w:rPr>
                <w:rStyle w:val="CommentReference"/>
              </w:rPr>
              <w:commentReference w:id="50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50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504"/>
            <w:r>
              <w:rPr>
                <w:rStyle w:val="CommentReference"/>
              </w:rPr>
              <w:commentReference w:id="504"/>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16</w:t>
      </w:r>
      <w:r w:rsidR="00AE504B">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505" w:name="BKM_3984A24A_BE4B_45BE_838C_7F640CC5FF3F"/>
      <w:bookmarkEnd w:id="505"/>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06" w:name="BKM_54F8D6E7_019E_4198_A5F7_8396FC39C316"/>
            <w:bookmarkEnd w:id="506"/>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07" w:name="BKM_FF60F6A1_68A6_4CC7_A4D7_1484826F284D"/>
            <w:bookmarkEnd w:id="507"/>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508" w:name="BKM_46259D53_650A_4603_A643_14762C4B9DC8"/>
      <w:bookmarkEnd w:id="508"/>
      <w:commentRangeStart w:id="509"/>
      <w:r w:rsidR="001A7909">
        <w:rPr>
          <w:lang w:val="en-CA"/>
        </w:rPr>
        <w:t>It must be noted that a</w:t>
      </w:r>
      <w:r w:rsidR="001A7909" w:rsidRPr="001A7909">
        <w:rPr>
          <w:lang w:val="en-CA"/>
        </w:rPr>
        <w:t>llowance of different convention makes querying more difficult.</w:t>
      </w:r>
      <w:commentRangeEnd w:id="509"/>
      <w:r w:rsidR="00EA3198">
        <w:rPr>
          <w:rStyle w:val="CommentReference"/>
        </w:rPr>
        <w:commentReference w:id="509"/>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0" w:name="BKM_F6F26F14_293C_49D0_A8BA_E7C8B18052A4"/>
            <w:bookmarkEnd w:id="510"/>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1" w:name="BKM_BFF13014_D294_4162_870D_8C389253B42F"/>
            <w:bookmarkEnd w:id="511"/>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2" w:name="BKM_5E0576AE_899E_4630_AE79_247020186922"/>
            <w:bookmarkEnd w:id="512"/>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3" w:name="BKM_F1BB51E9_D13E_42AE_BE59_3E8556BDCA72"/>
            <w:bookmarkEnd w:id="513"/>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514"/>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514"/>
            <w:r>
              <w:rPr>
                <w:rStyle w:val="CommentReference"/>
                <w:rFonts w:ascii="Times New Roman" w:eastAsia="Times New Roman" w:hAnsi="Times New Roman"/>
                <w:lang w:val="en-US" w:eastAsia="en-US"/>
              </w:rPr>
              <w:commentReference w:id="514"/>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515" w:name="BKM_C0A3056D_FA18_4027_BE04_0AFA3C2B5BD7"/>
      <w:bookmarkEnd w:id="515"/>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6" w:name="BKM_ADC178F9_ED86_418A_BFAF_BD9ADC797FBD"/>
            <w:bookmarkEnd w:id="516"/>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7" w:name="BKM_8E1E3CAB_4A91_4093_A75E_AEF4FCA7FA5B"/>
            <w:bookmarkEnd w:id="517"/>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8" w:name="BKM_64F0A908_3403_4D0B_88AD_EE7134C39157"/>
            <w:bookmarkEnd w:id="518"/>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519"/>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519"/>
            <w:r>
              <w:rPr>
                <w:rStyle w:val="CommentReference"/>
                <w:rFonts w:ascii="Times New Roman" w:eastAsia="Times New Roman" w:hAnsi="Times New Roman"/>
                <w:lang w:val="en-US" w:eastAsia="en-US"/>
              </w:rPr>
              <w:commentReference w:id="519"/>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520" w:name="BKM_F047E096_3391_4C83_A31D_8616A9B842C5"/>
      <w:bookmarkEnd w:id="520"/>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521" w:name="BKM_DA68D8E9_7B0C_48EF_8619_7221101DC5F1"/>
            <w:bookmarkEnd w:id="521"/>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17</w:t>
      </w:r>
      <w:r w:rsidR="00AE504B">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18</w:t>
      </w:r>
      <w:r w:rsidR="00AE504B">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522" w:name="BKM_6A81087A_0778_4235_8F6A_3CADBB0E9016"/>
      <w:bookmarkEnd w:id="522"/>
    </w:p>
    <w:p w14:paraId="2ACA9CC9" w14:textId="77777777" w:rsidR="00D10719" w:rsidRDefault="00D10719" w:rsidP="00D10719">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9</w:t>
      </w:r>
      <w:r w:rsidR="00AE504B">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3" w:name="BKM_F1244213_660C_4D77_8475_08F73D4EC81C"/>
            <w:bookmarkEnd w:id="523"/>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4" w:name="BKM_3B089F6A_116B_4A4A_91A0_17A52F7181FF"/>
            <w:bookmarkEnd w:id="524"/>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5" w:name="BKM_26B10141_733E_4FC5_A8B6_E0EA8C9C1A8A"/>
            <w:bookmarkEnd w:id="525"/>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52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526"/>
            <w:r>
              <w:rPr>
                <w:rStyle w:val="CommentReference"/>
                <w:rFonts w:ascii="Times New Roman" w:eastAsia="Times New Roman" w:hAnsi="Times New Roman"/>
                <w:lang w:val="en-US" w:eastAsia="en-US"/>
              </w:rPr>
              <w:commentReference w:id="526"/>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527" w:name="_Ref432008415"/>
      <w:r>
        <w:lastRenderedPageBreak/>
        <w:t xml:space="preserve">Table </w:t>
      </w:r>
      <w:r w:rsidR="00AE504B">
        <w:fldChar w:fldCharType="begin"/>
      </w:r>
      <w:r w:rsidR="00AE504B">
        <w:instrText xml:space="preserve"> SEQ Table \* ARABIC </w:instrText>
      </w:r>
      <w:r w:rsidR="00AE504B">
        <w:fldChar w:fldCharType="separate"/>
      </w:r>
      <w:r w:rsidR="00C80D4B">
        <w:rPr>
          <w:noProof/>
        </w:rPr>
        <w:t>10</w:t>
      </w:r>
      <w:r w:rsidR="00AE504B">
        <w:rPr>
          <w:noProof/>
        </w:rPr>
        <w:fldChar w:fldCharType="end"/>
      </w:r>
      <w:bookmarkEnd w:id="527"/>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528"/>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528"/>
      <w:r w:rsidR="00EA3CAB">
        <w:rPr>
          <w:rStyle w:val="CommentReference"/>
        </w:rPr>
        <w:commentReference w:id="528"/>
      </w:r>
    </w:p>
    <w:p w14:paraId="5AD2AC20" w14:textId="77777777" w:rsidR="001050D1" w:rsidRDefault="001050D1" w:rsidP="001050D1"/>
    <w:p w14:paraId="5F2228E1" w14:textId="77777777" w:rsidR="00ED2525" w:rsidRDefault="001050D1" w:rsidP="001050D1">
      <w:commentRangeStart w:id="52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529"/>
      <w:r w:rsidR="00E52A0E">
        <w:rPr>
          <w:rStyle w:val="CommentReference"/>
        </w:rPr>
        <w:commentReference w:id="529"/>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530" w:name="BKM_FD0714CD_89E3_4F6A_B187_CB7A50E6C5C0"/>
      <w:bookmarkEnd w:id="530"/>
    </w:p>
    <w:p w14:paraId="2A59A17C" w14:textId="77777777" w:rsidR="00884FA7" w:rsidRDefault="00884FA7" w:rsidP="00884FA7">
      <w:pPr>
        <w:pStyle w:val="Caption"/>
        <w:keepNext/>
      </w:pPr>
      <w:r>
        <w:t xml:space="preserve">Table </w:t>
      </w:r>
      <w:r w:rsidR="00AE504B">
        <w:fldChar w:fldCharType="begin"/>
      </w:r>
      <w:r w:rsidR="00AE504B">
        <w:instrText xml:space="preserve"> SEQ</w:instrText>
      </w:r>
      <w:r w:rsidR="00AE504B">
        <w:instrText xml:space="preserve"> Table \* ARABIC </w:instrText>
      </w:r>
      <w:r w:rsidR="00AE504B">
        <w:fldChar w:fldCharType="separate"/>
      </w:r>
      <w:r w:rsidR="00C80D4B">
        <w:rPr>
          <w:noProof/>
        </w:rPr>
        <w:t>11</w:t>
      </w:r>
      <w:r w:rsidR="00AE504B">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1" w:name="BKM_37DE5892_2942_443B_A8C3_8C1AB5CBE877"/>
            <w:bookmarkEnd w:id="531"/>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2" w:name="BKM_6B3E10C1_3AAE_4196_94F0_B9A235705FCC"/>
            <w:bookmarkEnd w:id="532"/>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3" w:name="BKM_1FCE659F_6DE4_40C1_996C_C1E6E981D3A0"/>
            <w:bookmarkEnd w:id="533"/>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4" w:name="BKM_E9804216_8300_4609_B607_127F0178BAB6"/>
            <w:bookmarkEnd w:id="534"/>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5" w:name="BKM_E3A6BA8A_712F_4182_95C4_285048E21544"/>
            <w:bookmarkEnd w:id="535"/>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6" w:name="BKM_2EB23880_DDF1_4995_AB7F_3DC0E40E7A89"/>
            <w:bookmarkEnd w:id="536"/>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537" w:author="Boisvert, Eric" w:date="2015-10-16T07:55:00Z"/>
        </w:rPr>
        <w:pPrChange w:id="538"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AE504B">
        <w:fldChar w:fldCharType="begin"/>
      </w:r>
      <w:r w:rsidR="00AE504B">
        <w:instrText xml:space="preserve"> SEQ Figur</w:instrText>
      </w:r>
      <w:r w:rsidR="00AE504B">
        <w:instrText xml:space="preserve">e \* ARABIC </w:instrText>
      </w:r>
      <w:r w:rsidR="00AE504B">
        <w:fldChar w:fldCharType="separate"/>
      </w:r>
      <w:r w:rsidR="00090DCF">
        <w:rPr>
          <w:noProof/>
        </w:rPr>
        <w:t>19</w:t>
      </w:r>
      <w:r w:rsidR="00AE504B">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12</w:t>
      </w:r>
      <w:r w:rsidR="00AE504B">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39" w:name="BKM_A1329A5F_042F_4AF8_BF84_0B471B65BC55"/>
            <w:bookmarkEnd w:id="539"/>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0" w:name="BKM_7F4D7787_7293_418E_8B38_1A72EA1F4CC0"/>
            <w:bookmarkEnd w:id="540"/>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541"/>
            <w:r w:rsidRPr="00A07C65">
              <w:rPr>
                <w:rFonts w:asciiTheme="minorHAnsi" w:hAnsiTheme="minorHAnsi"/>
                <w:color w:val="000000"/>
                <w:sz w:val="20"/>
                <w:szCs w:val="20"/>
                <w:lang w:val="en-CA"/>
              </w:rPr>
              <w:t>Scoped name because classification is asserted, not based on observational data.</w:t>
            </w:r>
            <w:commentRangeEnd w:id="541"/>
            <w:r>
              <w:rPr>
                <w:rStyle w:val="CommentReference"/>
                <w:color w:val="auto"/>
              </w:rPr>
              <w:commentReference w:id="541"/>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AE504B">
        <w:fldChar w:fldCharType="begin"/>
      </w:r>
      <w:r w:rsidR="00AE504B">
        <w:instrText xml:space="preserve"> SEQ Table \* ARABIC </w:instrText>
      </w:r>
      <w:r w:rsidR="00AE504B">
        <w:fldChar w:fldCharType="separate"/>
      </w:r>
      <w:r w:rsidR="00C80D4B">
        <w:rPr>
          <w:noProof/>
        </w:rPr>
        <w:t>13</w:t>
      </w:r>
      <w:r w:rsidR="00AE504B">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2" w:name="BKM_F1AE88A3_ADC1_4E05_8AA4_DF5F90DB4C60"/>
            <w:bookmarkEnd w:id="542"/>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3" w:name="BKM_C5C77165_16DE_4DA6_948B_748CCB10594C"/>
            <w:bookmarkEnd w:id="543"/>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4" w:name="BKM_D0CF8372_E2E7_44FE_8452_567F1CFF1C66"/>
            <w:bookmarkEnd w:id="544"/>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545"/>
            <w:r w:rsidRPr="00A07C65">
              <w:rPr>
                <w:rFonts w:asciiTheme="minorHAnsi" w:hAnsiTheme="minorHAnsi"/>
                <w:color w:val="000000"/>
                <w:sz w:val="20"/>
                <w:szCs w:val="20"/>
                <w:lang w:val="en-CA"/>
              </w:rPr>
              <w:t>Scoped name because role is asserted by the geologist building the description.</w:t>
            </w:r>
            <w:commentRangeEnd w:id="545"/>
            <w:r w:rsidR="000D2F14">
              <w:rPr>
                <w:rStyle w:val="CommentReference"/>
                <w:color w:val="auto"/>
              </w:rPr>
              <w:commentReference w:id="545"/>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6" w:name="BKM_F115EB74_32B6_4EFC_8D26_C2D2AD40E6EB"/>
            <w:bookmarkEnd w:id="546"/>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20</w:t>
      </w:r>
      <w:r w:rsidR="00AE504B">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547" w:name="BKM_BD5C03BF_666A_4A06_9108_21CA3469AFBC"/>
      <w:bookmarkEnd w:id="547"/>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48" w:name="BKM_18D25AC3_6FC0_4C65_A8A5_F0142E2E6CE0"/>
            <w:bookmarkEnd w:id="548"/>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49" w:name="BKM_18EC1705_589B_4DEF_A044_9A1610E567B6"/>
            <w:bookmarkEnd w:id="549"/>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550" w:name="BKM_69643EA7_2142_46B5_9F91_BA2962E773C2"/>
      <w:bookmarkEnd w:id="550"/>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51" w:name="BKM_0198932B_28DD_424D_8B50_FABE0D235C84"/>
            <w:bookmarkEnd w:id="551"/>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552" w:name="BKM_7A5570E9_5272_4DAD_BC83_4E0D06E5C57A"/>
      <w:bookmarkEnd w:id="552"/>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21</w:t>
      </w:r>
      <w:r w:rsidR="00AE504B">
        <w:rPr>
          <w:noProof/>
        </w:rPr>
        <w:fldChar w:fldCharType="end"/>
      </w:r>
      <w:r>
        <w:t>: Geologic Event</w:t>
      </w:r>
    </w:p>
    <w:p w14:paraId="59870292" w14:textId="00E80337" w:rsidR="00EA4029" w:rsidRDefault="00DB2D3A" w:rsidP="00DB2D3A">
      <w:pPr>
        <w:pStyle w:val="Heading4"/>
        <w:rPr>
          <w:lang w:val="en-CA"/>
        </w:rPr>
      </w:pPr>
      <w:bookmarkStart w:id="553" w:name="BKM_0E4402F5_70D7_41B4_8F46_2909F6D349A5"/>
      <w:bookmarkEnd w:id="553"/>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4" w:name="BKM_E578F2B2_741C_4353_B7F8_02F0AE878A52"/>
            <w:bookmarkEnd w:id="554"/>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5" w:name="BKM_B4649898_DB40_445B_BA02_FB50DB166B1F"/>
            <w:bookmarkEnd w:id="555"/>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6" w:name="BKM_97F5720D_724D_44A6_8C82_6D7A6D6B5F0E"/>
            <w:bookmarkEnd w:id="556"/>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7" w:name="BKM_94B4A111_399A_4144_8BC6_D1BBA5249175"/>
            <w:bookmarkEnd w:id="557"/>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8" w:name="BKM_23198178_9024_4323_9F34_11F193914E4D"/>
            <w:bookmarkEnd w:id="558"/>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559" w:name="BKM_669B19C2_AABA_42AD_8B76_978659231695"/>
      <w:bookmarkEnd w:id="559"/>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0" w:name="BKM_6B9E4BC3_EF2C_43B8_97EF_B6AD57F690A4"/>
            <w:bookmarkEnd w:id="560"/>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1" w:name="BKM_2ED006FF_62EF_4E32_BE1A_054C3322F7C1"/>
            <w:bookmarkEnd w:id="561"/>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2" w:name="BKM_BE4D4818_8828_40DD_8E59_5906619F59A7"/>
            <w:bookmarkEnd w:id="562"/>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63"/>
      <w:r w:rsidRPr="00CF6174">
        <w:t xml:space="preserve">inhomogeneities </w:t>
      </w:r>
      <w:commentRangeEnd w:id="563"/>
      <w:r>
        <w:rPr>
          <w:rStyle w:val="CommentReference"/>
        </w:rPr>
        <w:commentReference w:id="56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22</w:t>
      </w:r>
      <w:r w:rsidR="00AE504B">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23</w:t>
      </w:r>
      <w:r w:rsidR="00AE504B">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564" w:name="BKM_1A59C48F_A7B9_4BDC_B008_53504A772FCF"/>
      <w:bookmarkEnd w:id="564"/>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565" w:name="BKM_F722D1E4_88A1_4807_BB66_32AB9BD44381"/>
            <w:bookmarkEnd w:id="565"/>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24</w:t>
      </w:r>
      <w:r w:rsidR="00AE504B">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566" w:name="BKM_1562D6E5_754D_41F1_8BCA_821E81C1C77B"/>
      <w:bookmarkEnd w:id="566"/>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567" w:name="BKM_2577AA17_B965_493F_8575_D32112AD8348"/>
            <w:bookmarkEnd w:id="567"/>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25</w:t>
      </w:r>
      <w:r w:rsidR="00AE504B">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568" w:name="BKM_22F72D69_6FF6_4012_89A7_3FFAC0091563"/>
      <w:bookmarkEnd w:id="568"/>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569" w:name="BKM_D602E51F_1A69_4732_803D_A550C06800AD"/>
            <w:bookmarkEnd w:id="569"/>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26</w:t>
      </w:r>
      <w:r w:rsidR="00AE504B">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570" w:name="BKM_2C0BAC72_25F4_4403_B6F3_8CD29CC45162"/>
      <w:bookmarkEnd w:id="570"/>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571" w:name="BKM_6D164D9B_00C6_4467_A49F_201E1DB05D3E"/>
            <w:bookmarkEnd w:id="571"/>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27</w:t>
      </w:r>
      <w:r w:rsidR="00AE504B">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572" w:name="BKM_4E3AD03A_F983_4BE7_BAD7_D46FA41454DA"/>
      <w:bookmarkEnd w:id="572"/>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573" w:name="BKM_D58E407D_6BD7_451C_AC84_ED75498146C5"/>
            <w:bookmarkEnd w:id="573"/>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574" w:name="BKM_60D7A041_DA67_4836_A9CF_067E59A5AD76"/>
            <w:bookmarkEnd w:id="574"/>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575" w:name="BKM_226E2406_CB91_4741_B565_53E336A2E054"/>
      <w:bookmarkEnd w:id="575"/>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576" w:name="BKM_FB2680F3_627E_464F_82B9_677F1AC277D7"/>
            <w:bookmarkEnd w:id="576"/>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577" w:name="_Ref432749513"/>
      <w:r>
        <w:t xml:space="preserve">Figure </w:t>
      </w:r>
      <w:r w:rsidR="00AE504B">
        <w:fldChar w:fldCharType="begin"/>
      </w:r>
      <w:r w:rsidR="00AE504B">
        <w:instrText xml:space="preserve"> SEQ Figure \* ARABIC </w:instrText>
      </w:r>
      <w:r w:rsidR="00AE504B">
        <w:fldChar w:fldCharType="separate"/>
      </w:r>
      <w:r w:rsidR="00090DCF">
        <w:rPr>
          <w:noProof/>
        </w:rPr>
        <w:t>28</w:t>
      </w:r>
      <w:r w:rsidR="00AE504B">
        <w:rPr>
          <w:noProof/>
        </w:rPr>
        <w:fldChar w:fldCharType="end"/>
      </w:r>
      <w:bookmarkEnd w:id="577"/>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578"/>
      <w:r>
        <w:t xml:space="preserve">(as prescribed by iso19136 2007 INSPIRE </w:t>
      </w:r>
      <w:r w:rsidRPr="00390DF7">
        <w:t>Extensions</w:t>
      </w:r>
      <w:r>
        <w:t xml:space="preserve">) </w:t>
      </w:r>
      <w:r>
        <w:br/>
      </w:r>
      <w:commentRangeEnd w:id="578"/>
      <w:r>
        <w:rPr>
          <w:rStyle w:val="CommentReference"/>
        </w:rPr>
        <w:commentReference w:id="578"/>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579" w:name="_Ref432861594"/>
      <w:r>
        <w:t xml:space="preserve">Table </w:t>
      </w:r>
      <w:r w:rsidR="00AE504B">
        <w:fldChar w:fldCharType="begin"/>
      </w:r>
      <w:r w:rsidR="00AE504B">
        <w:instrText xml:space="preserve"> SEQ Table \* ARABIC </w:instrText>
      </w:r>
      <w:r w:rsidR="00AE504B">
        <w:fldChar w:fldCharType="separate"/>
      </w:r>
      <w:r w:rsidR="00C80D4B">
        <w:rPr>
          <w:noProof/>
        </w:rPr>
        <w:t>14</w:t>
      </w:r>
      <w:r w:rsidR="00AE504B">
        <w:rPr>
          <w:noProof/>
        </w:rPr>
        <w:fldChar w:fldCharType="end"/>
      </w:r>
      <w:bookmarkEnd w:id="579"/>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580"/>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580"/>
            <w:r>
              <w:rPr>
                <w:rStyle w:val="CommentReference"/>
                <w:color w:val="auto"/>
              </w:rPr>
              <w:commentReference w:id="580"/>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29</w:t>
      </w:r>
      <w:r w:rsidR="00AE504B">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581"/>
            <w:r>
              <w:rPr>
                <w:rFonts w:eastAsia="MS Mincho"/>
                <w:b/>
                <w:color w:val="FF0000"/>
                <w:sz w:val="22"/>
                <w:lang w:val="en-CA"/>
              </w:rPr>
              <w:t>/req/gsml4-basic</w:t>
            </w:r>
            <w:commentRangeEnd w:id="581"/>
            <w:r w:rsidR="00C61E47">
              <w:rPr>
                <w:rStyle w:val="CommentReference"/>
              </w:rPr>
              <w:commentReference w:id="58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30</w:t>
      </w:r>
      <w:r w:rsidR="00AE504B">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31</w:t>
      </w:r>
      <w:r w:rsidR="00AE504B">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582" w:name="BKM_D050A55A_5C1C_4F4B_986C_7C31687F2ED2"/>
      <w:bookmarkEnd w:id="582"/>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3" w:name="BKM_18C9D12A_7280_4CA8_9066_431A68398F08"/>
            <w:bookmarkEnd w:id="583"/>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4" w:name="BKM_B740241F_3BC0_40B4_9972_D590F470452B"/>
            <w:bookmarkEnd w:id="584"/>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5" w:name="BKM_38727CDD_F0E8_4D00_A48C_555F0912BF41"/>
            <w:bookmarkEnd w:id="585"/>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32</w:t>
      </w:r>
      <w:r w:rsidR="00AE504B">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586" w:name="BKM_C0695B09_DC02_4BDD_AE59_38E8AE1F4632"/>
      <w:bookmarkEnd w:id="58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7" w:name="BKM_F11CCC02_4943_439C_97BD_3878F0BA0970"/>
            <w:bookmarkEnd w:id="587"/>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8" w:name="BKM_8ABBD347_C257_4419_A3F6_0485375DCF7F"/>
            <w:bookmarkEnd w:id="588"/>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9" w:name="BKM_40919ABF_3C16_41E1_8906_0D3CE189EB1B"/>
            <w:bookmarkEnd w:id="589"/>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33</w:t>
      </w:r>
      <w:r w:rsidR="00AE504B">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590" w:name="BKM_8201810A_8593_4A0C_A4FE_B4A134FDF11D"/>
      <w:bookmarkEnd w:id="590"/>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1" w:name="BKM_7C508FBF_33D9_484F_911B_6377C69AD667"/>
            <w:bookmarkEnd w:id="591"/>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2" w:name="BKM_ED5D19E5_9BBB_4493_91D3_D708625FA37A"/>
            <w:bookmarkEnd w:id="592"/>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3" w:name="BKM_E45C3931_F3F9_4BB2_B916_F57604E1D027"/>
            <w:bookmarkEnd w:id="593"/>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4" w:name="BKM_26449531_DA00_4286_BEAD_53641C8C6B18"/>
            <w:bookmarkEnd w:id="594"/>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34</w:t>
      </w:r>
      <w:r w:rsidR="00AE504B">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595" w:name="BKM_D4FBCA43_958A_4AEF_8332_5F96792672DF"/>
      <w:bookmarkEnd w:id="595"/>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596" w:name="BKM_7DA6E39E_93F3_43B7_9C51_9F05A691932A"/>
            <w:bookmarkEnd w:id="596"/>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35</w:t>
      </w:r>
      <w:r w:rsidR="00AE504B">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597" w:name="BKM_0126A46B_77F6_4F3D_8366_99D7292A119E"/>
      <w:bookmarkEnd w:id="597"/>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598" w:name="BKM_68F68CA6_F7FB_411D_8560_851B7315C00E"/>
            <w:bookmarkEnd w:id="598"/>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599" w:name="BKM_F5243BEF_0ABC_4433_AFCB_2FCD01906472"/>
            <w:bookmarkEnd w:id="599"/>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600" w:name="BKM_D2D5D1B2_3FF4_4650_95E3_DA08EE4A7DFF"/>
      <w:bookmarkEnd w:id="600"/>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1" w:name="BKM_7D2E3FD4_C90D_40DB_8BA1_3E5458C981C0"/>
            <w:bookmarkEnd w:id="601"/>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2" w:name="BKM_13EF909A_AB70_4901_8CA1_C3BA3F992378"/>
            <w:bookmarkEnd w:id="602"/>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3" w:name="BKM_A7128990_6B6B_49DD_9D88_9E8D7207A879"/>
            <w:bookmarkEnd w:id="603"/>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4" w:name="BKM_92F07FBA_BBCD_4C39_9112_B2569C6076C8"/>
            <w:bookmarkEnd w:id="604"/>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5" w:name="BKM_02F24C6F_6A70_4304_88F6_978891E8D391"/>
            <w:bookmarkEnd w:id="605"/>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606" w:name="BKM_D2385579_8CEC_41FC_ACD0_1242C0AEF96E"/>
      <w:bookmarkEnd w:id="606"/>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07" w:name="BKM_C5A88E79_2FB3_4893_8914_60419C00F2D2"/>
            <w:bookmarkEnd w:id="607"/>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08" w:name="BKM_A4F3FCE3_772C_4588_A2A4_96535416D1B6"/>
            <w:bookmarkEnd w:id="608"/>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36</w:t>
      </w:r>
      <w:r w:rsidR="00AE504B">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609" w:name="BKM_CEE739CE_1DAA_46F5_B493_438C458DE763"/>
      <w:bookmarkEnd w:id="609"/>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610" w:name="BKM_F9869380_E0FA_4E99_89A5_99DF9CC6BB40"/>
            <w:bookmarkEnd w:id="610"/>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37</w:t>
      </w:r>
      <w:r w:rsidR="00AE504B">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38</w:t>
      </w:r>
      <w:r w:rsidR="00AE504B">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611" w:name="BKM_593C69E3_0EC2_4CB1_8B2B_D0FE22B7C017"/>
      <w:bookmarkEnd w:id="611"/>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2" w:name="BKM_0ACE92C1_088C_42CF_93C8_D003E3CC8FC3"/>
            <w:bookmarkEnd w:id="612"/>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3" w:name="BKM_14E0F14F_4532_4342_B7F1_67313964C676"/>
            <w:bookmarkEnd w:id="613"/>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4" w:name="BKM_80AE61D4_C509_4CAA_B004_0231DB42B137"/>
            <w:bookmarkEnd w:id="614"/>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5" w:name="BKM_5F5D6549_09AD_4BCF_806A_9B95D5D4E734"/>
            <w:bookmarkEnd w:id="615"/>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6" w:name="BKM_80BAF21E_2C4E_40CD_B42E_41BCEA94DECC"/>
            <w:bookmarkEnd w:id="616"/>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39</w:t>
      </w:r>
      <w:r w:rsidR="00AE504B">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AE504B">
        <w:fldChar w:fldCharType="begin"/>
      </w:r>
      <w:r w:rsidR="00AE504B">
        <w:instrText xml:space="preserve"> SEQ Figure \* </w:instrText>
      </w:r>
      <w:r w:rsidR="00AE504B">
        <w:instrText xml:space="preserve">ARABIC </w:instrText>
      </w:r>
      <w:r w:rsidR="00AE504B">
        <w:fldChar w:fldCharType="separate"/>
      </w:r>
      <w:r w:rsidR="00090DCF">
        <w:rPr>
          <w:noProof/>
        </w:rPr>
        <w:t>40</w:t>
      </w:r>
      <w:r w:rsidR="00AE504B">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617" w:name="BKM_DF21AB41_C085_4AC9_B6F6_DFFDFCF925FF"/>
      <w:bookmarkEnd w:id="617"/>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18" w:name="BKM_41B8BC40_9B55_499E_B59B_A3F4FD630754"/>
            <w:bookmarkEnd w:id="618"/>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19" w:name="BKM_1184394F_75EC_44D4_8904_2EB2061759E4"/>
            <w:bookmarkEnd w:id="619"/>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41</w:t>
      </w:r>
      <w:r w:rsidR="00AE504B">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620" w:name="BKM_54B0933A_5E39_4E6A_A950_9E63F5E10F0B"/>
      <w:bookmarkEnd w:id="620"/>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21" w:name="BKM_CE58381D_F747_4812_83C3_00C6282DB05A"/>
            <w:bookmarkEnd w:id="621"/>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2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622"/>
      <w:r w:rsidR="00AB10FC">
        <w:rPr>
          <w:rStyle w:val="CommentReference"/>
        </w:rPr>
        <w:commentReference w:id="622"/>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42</w:t>
      </w:r>
      <w:r w:rsidR="00AE504B">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23" w:name="BKM_D8A9D87B_FAA3_4CC2_BC9F_D27B111A2980"/>
            <w:bookmarkEnd w:id="623"/>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24" w:name="BKM_C843AC0B_80BB_4AD8_B2F6_459B6FFBBEB7"/>
            <w:bookmarkEnd w:id="624"/>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43</w:t>
      </w:r>
      <w:r w:rsidR="00AE504B">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44</w:t>
      </w:r>
      <w:r w:rsidR="00AE504B">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625" w:name="BKM_E2CFECC1_AAB5_40F6_ABD4_D77907DA9990"/>
      <w:bookmarkEnd w:id="625"/>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26" w:name="BKM_C1076615_3AE6_4988_8393_E66493CD8FB0"/>
            <w:bookmarkEnd w:id="626"/>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27" w:name="BKM_A9BDB16E_7011_463E_B96E_FB003E3472AA"/>
            <w:bookmarkEnd w:id="627"/>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628" w:author="Eric Boisvert" w:date="2015-10-29T11:11:00Z"/>
        </w:rPr>
      </w:pPr>
    </w:p>
    <w:p w14:paraId="4D1E2A9F" w14:textId="6CE69B92" w:rsidR="00D33E64" w:rsidRDefault="00D33E64" w:rsidP="00AB10FC">
      <w:ins w:id="629" w:author="Eric Boisvert" w:date="2015-10-29T11:11:00Z">
        <w:r>
          <w:lastRenderedPageBreak/>
          <w:t>Add that a contact can only have 2 and only 2 GeologicFeatureRelation with GeologicUnit when the type is a contactType (erosionalContact, etc</w:t>
        </w:r>
        <w:proofErr w:type="gramStart"/>
        <w:r>
          <w:t>..)</w:t>
        </w:r>
      </w:ins>
      <w:bookmarkStart w:id="630" w:name="_GoBack"/>
      <w:bookmarkEnd w:id="630"/>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45</w:t>
      </w:r>
      <w:r w:rsidR="00AE504B">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631"/>
            <w:r>
              <w:rPr>
                <w:rFonts w:asciiTheme="minorHAnsi" w:hAnsiTheme="minorHAnsi"/>
                <w:color w:val="000000"/>
                <w:sz w:val="20"/>
                <w:szCs w:val="20"/>
                <w:lang w:val="en-CA"/>
              </w:rPr>
              <w:t>Description of the parameters of the displacement</w:t>
            </w:r>
            <w:commentRangeEnd w:id="631"/>
            <w:r>
              <w:rPr>
                <w:rStyle w:val="CommentReference"/>
                <w:color w:val="auto"/>
              </w:rPr>
              <w:commentReference w:id="631"/>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46</w:t>
      </w:r>
      <w:r w:rsidR="00AE504B">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632" w:name="BKM_0148DBC7_BEFE_411F_BDA0_ED2509780C45"/>
      <w:bookmarkEnd w:id="632"/>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3" w:name="BKM_3201DCDD_D133_49AE_90CB_9F86F5B18ACE"/>
            <w:bookmarkEnd w:id="633"/>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4" w:name="BKM_5AEA7724_2100_40A1_BA99_6516E4CE2A3E"/>
            <w:bookmarkEnd w:id="634"/>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5" w:name="BKM_65E9638C_341E_4069_9C8F_D8BC2F8B7601"/>
            <w:bookmarkEnd w:id="635"/>
            <w:r w:rsidRPr="008C4F74">
              <w:rPr>
                <w:rFonts w:asciiTheme="minorHAnsi" w:hAnsiTheme="minorHAnsi"/>
                <w:color w:val="000000"/>
                <w:sz w:val="20"/>
                <w:szCs w:val="20"/>
                <w:lang w:val="en-CA"/>
              </w:rPr>
              <w:lastRenderedPageBreak/>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636" w:name="BKM_08A92A70_F1F3_4B2A_9DC3_7E931F02BD38"/>
      <w:bookmarkEnd w:id="636"/>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637" w:name="BKM_3F7EC057_E707_4A06_A6E3_17A0DD602106"/>
            <w:bookmarkEnd w:id="637"/>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638" w:name="BKM_5D7D3A73_2BA5_4999_B2D9_B2638FD2E3F3"/>
      <w:bookmarkEnd w:id="638"/>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639" w:name="BKM_7025CFD1_5818_4184_A744_DEA2C7504840"/>
            <w:bookmarkEnd w:id="639"/>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640" w:name="BKM_D8F0C163_8545_458E_90CD_CA5151787B07"/>
      <w:bookmarkEnd w:id="640"/>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1" w:name="BKM_C37626AA_696F_429A_B16D_4833F8339B50"/>
            <w:bookmarkEnd w:id="641"/>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2" w:name="BKM_8E0A8CD6_1952_49E4_ACE7_469172BABBA7"/>
            <w:bookmarkEnd w:id="642"/>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3" w:name="BKM_498C83DB_DFDB_4234_B978_7C656FD73043"/>
            <w:bookmarkEnd w:id="643"/>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lastRenderedPageBreak/>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47</w:t>
      </w:r>
      <w:r w:rsidR="00AE504B">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644" w:name="BKM_D8139323_6092_443C_A360_3F3BE3361CC0"/>
      <w:bookmarkEnd w:id="644"/>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5" w:name="BKM_9F55EEFA_C0E3_452C_8F3E_4601CB5BDD65"/>
            <w:bookmarkEnd w:id="645"/>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6" w:name="BKM_B6CF2C95_A27D_49AD_BB55_36897A8B9A93"/>
            <w:bookmarkEnd w:id="646"/>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w:t>
            </w:r>
            <w:r w:rsidRPr="00FE753A">
              <w:rPr>
                <w:rFonts w:asciiTheme="minorHAnsi" w:hAnsiTheme="minorHAnsi"/>
                <w:color w:val="000000"/>
                <w:sz w:val="20"/>
                <w:szCs w:val="20"/>
                <w:lang w:val="en-CA"/>
              </w:rPr>
              <w:lastRenderedPageBreak/>
              <w:t xml:space="preserve">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7" w:name="BKM_C47055C6_23E4_4FE1_89C3_7EA3E53F016F"/>
            <w:bookmarkEnd w:id="647"/>
            <w:r w:rsidRPr="00FE753A">
              <w:rPr>
                <w:rFonts w:asciiTheme="minorHAnsi" w:hAnsiTheme="minorHAnsi"/>
                <w:color w:val="000000"/>
                <w:sz w:val="20"/>
                <w:szCs w:val="20"/>
                <w:lang w:val="en-CA"/>
              </w:rPr>
              <w:lastRenderedPageBreak/>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genetic model for fold, e.g. flexural slip, 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8" w:name="BKM_BE3EB69A_2E9F_4015_9A53_7E29585ADF99"/>
            <w:bookmarkEnd w:id="648"/>
            <w:r w:rsidRPr="00FE753A">
              <w:rPr>
                <w:rFonts w:asciiTheme="minorHAnsi" w:hAnsiTheme="minorHAnsi"/>
                <w:color w:val="000000"/>
                <w:sz w:val="20"/>
                <w:szCs w:val="20"/>
                <w:lang w:val="en-CA"/>
              </w:rPr>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9" w:name="BKM_D49811C3_C3B3_4361_989B_69411D4795BC"/>
            <w:bookmarkEnd w:id="649"/>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0" w:name="BKM_6411C0D6_8DBF_4DB6_A7B6_ADED17047AE5"/>
            <w:bookmarkEnd w:id="650"/>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1" w:name="BKM_2C450E0F_0DB6_4DEB_964F_DE2661303D3A"/>
            <w:bookmarkEnd w:id="651"/>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2" w:name="BKM_5CAB0B26_2CE6_42AB_B2CE_2FA413E9F025"/>
            <w:bookmarkEnd w:id="652"/>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3" w:name="BKM_FA6FE08B_7A03_4337_979E_0DF7D1B98F33"/>
            <w:bookmarkEnd w:id="653"/>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4" w:name="BKM_922E2E10_A22B_488C_B866_3D68572C1248"/>
            <w:bookmarkEnd w:id="654"/>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48</w:t>
      </w:r>
      <w:r w:rsidR="00AE504B">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655" w:name="BKM_60CC5835_79D2_4A13_B4A8_D7D9DBF215A3"/>
      <w:bookmarkEnd w:id="655"/>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6" w:name="BKM_50AAAF20_CB99_4ABC_9FAE_60AD6D1987FD"/>
            <w:bookmarkEnd w:id="656"/>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7" w:name="BKM_15CC129A_078F_4F7E_80FD_248D1D0D33F2"/>
            <w:bookmarkEnd w:id="657"/>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lastRenderedPageBreak/>
        <w:t>FoliationDescription</w:t>
      </w:r>
    </w:p>
    <w:p w14:paraId="37BF6AF3" w14:textId="77777777" w:rsidR="003804FE" w:rsidRDefault="003804FE" w:rsidP="00AB10FC"/>
    <w:p w14:paraId="49A2EDDB" w14:textId="0DB24248" w:rsidR="003804FE" w:rsidRDefault="003804FE" w:rsidP="00AB10FC">
      <w:proofErr w:type="gramStart"/>
      <w:r w:rsidRPr="003804FE">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49</w:t>
      </w:r>
      <w:r w:rsidR="00AE504B">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658" w:name="BKM_FDDB3C9C_445F_40FB_AB70_ED1438E267DC"/>
      <w:bookmarkEnd w:id="658"/>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59" w:name="BKM_19D968ED_E9E9_4696_A463_9B8A89B9A29C"/>
            <w:bookmarkEnd w:id="659"/>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w:t>
            </w:r>
            <w:r w:rsidRPr="003804FE">
              <w:rPr>
                <w:rFonts w:asciiTheme="minorHAnsi" w:hAnsiTheme="minorHAnsi"/>
                <w:color w:val="000000"/>
                <w:sz w:val="20"/>
                <w:szCs w:val="20"/>
                <w:lang w:val="en-CA"/>
              </w:rPr>
              <w:lastRenderedPageBreak/>
              <w:t xml:space="preserve">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0" w:name="BKM_A9E84D60_87E8_4274_B497_38C594525434"/>
            <w:bookmarkEnd w:id="660"/>
            <w:r w:rsidRPr="003804FE">
              <w:rPr>
                <w:rFonts w:asciiTheme="minorHAnsi" w:hAnsiTheme="minorHAnsi"/>
                <w:color w:val="000000"/>
                <w:sz w:val="20"/>
                <w:szCs w:val="20"/>
                <w:lang w:val="en-CA"/>
              </w:rPr>
              <w:lastRenderedPageBreak/>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1" w:name="BKM_F7EC3986_4D93_479D_BDAB_FDA23552D58F"/>
            <w:bookmarkEnd w:id="661"/>
            <w:r w:rsidRPr="003804FE">
              <w:rPr>
                <w:rFonts w:asciiTheme="minorHAnsi" w:hAnsiTheme="minorHAnsi"/>
                <w:color w:val="000000"/>
                <w:sz w:val="20"/>
                <w:szCs w:val="20"/>
                <w:lang w:val="en-CA"/>
              </w:rPr>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2" w:name="BKM_3788366B_341E_49F9_A366_57B90FBEF589"/>
            <w:bookmarkEnd w:id="662"/>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3" w:name="BKM_472C9381_9698_46F2_8E04_2E603A1474CC"/>
            <w:bookmarkEnd w:id="663"/>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4" w:name="BKM_33E4A038_4438_4CEF_A4A6_6E8349B6FDCC"/>
            <w:bookmarkEnd w:id="664"/>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50</w:t>
      </w:r>
      <w:r w:rsidR="00AE504B">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665" w:name="BKM_E32F3F79_7117_4294_86FD_A68126B03F62"/>
      <w:bookmarkEnd w:id="665"/>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666" w:name="BKM_76F0AF36_F011_4216_B99A_7C75820C7A2C"/>
            <w:bookmarkEnd w:id="666"/>
            <w:r w:rsidRPr="00617E36">
              <w:rPr>
                <w:rFonts w:asciiTheme="minorHAnsi" w:hAnsiTheme="minorHAnsi"/>
                <w:color w:val="000000"/>
                <w:sz w:val="20"/>
                <w:szCs w:val="20"/>
                <w:lang w:val="en-CA"/>
              </w:rPr>
              <w:lastRenderedPageBreak/>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667" w:name="BKM_B13360B8_167E_4DA8_A7B7_EA7DCABE7993"/>
            <w:bookmarkEnd w:id="667"/>
            <w:r w:rsidRPr="00617E36">
              <w:rPr>
                <w:rFonts w:asciiTheme="minorHAnsi" w:hAnsiTheme="minorHAnsi"/>
                <w:color w:val="000000"/>
                <w:sz w:val="20"/>
                <w:szCs w:val="20"/>
                <w:lang w:val="en-CA"/>
              </w:rPr>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51</w:t>
      </w:r>
      <w:r w:rsidR="00AE504B">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668" w:name="BKM_E8CC2926_B007_4DFB_997F_F78EC469DF9A"/>
      <w:bookmarkEnd w:id="668"/>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69" w:name="BKM_BB58E692_A1AE_4D52_B50D_8A8583AB1BE4"/>
            <w:bookmarkEnd w:id="669"/>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70" w:name="BKM_31BF4296_6E8D_413D_AA94_37BAA601A4E2"/>
            <w:bookmarkEnd w:id="670"/>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71" w:name="BKM_0CE007A8_3CE4_4605_997D_014E0E71F898"/>
            <w:bookmarkEnd w:id="671"/>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72" w:name="BKM_4ACCDAB5_D34A_4312_AB32_2B6F03610F7A"/>
            <w:bookmarkEnd w:id="672"/>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673" w:name="BKM_19472229_5BF0_45F8_BED6_B86B706423A9"/>
      <w:bookmarkEnd w:id="673"/>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4" w:name="BKM_B8E145AE_8356_455D_8AF6_DD01E80B774C"/>
            <w:bookmarkEnd w:id="674"/>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5" w:name="BKM_8FB90A67_2503_406F_8326_44811B80D96C"/>
            <w:bookmarkEnd w:id="675"/>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6" w:name="BKM_32D036C1_ECEB_4E0E_8D49_567109DB3963"/>
            <w:bookmarkEnd w:id="676"/>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677" w:name="_Ref433004816"/>
      <w:r>
        <w:t xml:space="preserve">Table </w:t>
      </w:r>
      <w:r w:rsidR="00AE504B">
        <w:fldChar w:fldCharType="begin"/>
      </w:r>
      <w:r w:rsidR="00AE504B">
        <w:instrText xml:space="preserve"> SEQ Table \* ARABIC </w:instrText>
      </w:r>
      <w:r w:rsidR="00AE504B">
        <w:fldChar w:fldCharType="separate"/>
      </w:r>
      <w:r w:rsidR="00C80D4B">
        <w:rPr>
          <w:noProof/>
        </w:rPr>
        <w:t>15</w:t>
      </w:r>
      <w:r w:rsidR="00AE504B">
        <w:rPr>
          <w:noProof/>
        </w:rPr>
        <w:fldChar w:fldCharType="end"/>
      </w:r>
      <w:bookmarkEnd w:id="677"/>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678" w:name="_Ref432948522"/>
      <w:r w:rsidRPr="00D12552">
        <w:rPr>
          <w:lang w:val="en-CA"/>
        </w:rPr>
        <w:t xml:space="preserve">GeoSciML </w:t>
      </w:r>
      <w:r>
        <w:rPr>
          <w:lang w:val="en-CA"/>
        </w:rPr>
        <w:t>GeologicTime</w:t>
      </w:r>
      <w:r w:rsidRPr="00D12552">
        <w:rPr>
          <w:lang w:val="en-CA"/>
        </w:rPr>
        <w:t xml:space="preserve"> Requirements Class</w:t>
      </w:r>
      <w:bookmarkEnd w:id="67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52</w:t>
      </w:r>
      <w:r w:rsidR="00AE504B">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53</w:t>
      </w:r>
      <w:r w:rsidR="00AE504B">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54</w:t>
      </w:r>
      <w:r w:rsidR="00AE504B">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55</w:t>
      </w:r>
      <w:r w:rsidR="00AE504B">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679" w:name="BKM_58D632CF_BB56_4A60_B802_C78FC42B4B0D"/>
      <w:bookmarkEnd w:id="679"/>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80" w:name="BKM_B8B6E400_425B_496D_997B_63F3369FC8C6"/>
            <w:bookmarkEnd w:id="680"/>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81" w:name="BKM_0A8B18AD_F79E_4E63_8D17_DE2C48F3AF42"/>
            <w:bookmarkEnd w:id="681"/>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82" w:name="BKM_F023F8DE_07B5_4FF5_8335_917836DF40EC"/>
            <w:bookmarkEnd w:id="682"/>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56</w:t>
      </w:r>
      <w:r w:rsidR="00AE504B">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683" w:name="BKM_1C0FB01B_F4A6_4733_BA06_87BA9B2415C9"/>
      <w:bookmarkEnd w:id="683"/>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4" w:name="BKM_FF29DAEB_3E4E_4D00_B3A1_D0E4D913A1D2"/>
            <w:bookmarkEnd w:id="684"/>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5" w:name="BKM_2769F637_48D7_42F4_B567_915886458F2C"/>
            <w:bookmarkEnd w:id="685"/>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6" w:name="BKM_DAEF393B_8D05_4043_87C1_9038BA957915"/>
            <w:bookmarkEnd w:id="686"/>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7" w:name="BKM_45E678ED_7B83_4A86_A4BD_BC55352F39D9"/>
            <w:bookmarkEnd w:id="687"/>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57</w:t>
      </w:r>
      <w:r w:rsidR="00AE504B">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688" w:name="BKM_63ECF066_EE03_4253_8744_0F86D06238D4"/>
      <w:bookmarkEnd w:id="688"/>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689" w:name="BKM_87370C48_A777_490F_8AD5_7B430EEB4CC8"/>
            <w:bookmarkEnd w:id="689"/>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690" w:name="BKM_229122EC_1DA3_4235_81D3_26787B18C5E7"/>
            <w:bookmarkEnd w:id="690"/>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58</w:t>
      </w:r>
      <w:r w:rsidR="00AE504B">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59</w:t>
      </w:r>
      <w:r w:rsidR="00AE504B">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691" w:name="BKM_87E807D4_B547_4527_95DA_3886362CC5FC"/>
      <w:bookmarkEnd w:id="691"/>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692" w:name="BKM_84F1004A_AA50_459B_B70A_65E13CA8B294"/>
            <w:bookmarkEnd w:id="692"/>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60</w:t>
      </w:r>
      <w:r w:rsidR="00AE504B">
        <w:rPr>
          <w:noProof/>
        </w:rP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693" w:name="_Ref433005219"/>
      <w:r>
        <w:t xml:space="preserve">Table </w:t>
      </w:r>
      <w:r w:rsidR="00AE504B">
        <w:fldChar w:fldCharType="begin"/>
      </w:r>
      <w:r w:rsidR="00AE504B">
        <w:instrText xml:space="preserve"> SEQ Table \* ARABIC </w:instrText>
      </w:r>
      <w:r w:rsidR="00AE504B">
        <w:fldChar w:fldCharType="separate"/>
      </w:r>
      <w:r w:rsidR="00C80D4B">
        <w:rPr>
          <w:noProof/>
        </w:rPr>
        <w:t>16</w:t>
      </w:r>
      <w:r w:rsidR="00AE504B">
        <w:rPr>
          <w:noProof/>
        </w:rPr>
        <w:fldChar w:fldCharType="end"/>
      </w:r>
      <w:bookmarkEnd w:id="693"/>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r w:rsidR="00AE504B">
        <w:fldChar w:fldCharType="begin"/>
      </w:r>
      <w:r w:rsidR="00AE504B">
        <w:instrText xml:space="preserve"> SEQ Figure \* AR</w:instrText>
      </w:r>
      <w:r w:rsidR="00AE504B">
        <w:instrText xml:space="preserve">ABIC </w:instrText>
      </w:r>
      <w:r w:rsidR="00AE504B">
        <w:fldChar w:fldCharType="separate"/>
      </w:r>
      <w:r w:rsidR="00090DCF">
        <w:rPr>
          <w:noProof/>
        </w:rPr>
        <w:t>61</w:t>
      </w:r>
      <w:r w:rsidR="00AE504B">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62</w:t>
      </w:r>
      <w:r w:rsidR="00AE504B">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F46BB7">
      <w:pPr>
        <w:pStyle w:val="Heading3"/>
        <w:rPr>
          <w:lang w:val="en-CA"/>
        </w:rPr>
      </w:pPr>
      <w:commentRangeStart w:id="694"/>
      <w:r>
        <w:rPr>
          <w:lang w:val="en-CA"/>
        </w:rPr>
        <w:t>Borehole</w:t>
      </w:r>
      <w:commentRangeEnd w:id="694"/>
      <w:r>
        <w:rPr>
          <w:rStyle w:val="CommentReference"/>
          <w:rFonts w:cs="Times New Roman"/>
          <w:b w:val="0"/>
          <w:bCs w:val="0"/>
        </w:rPr>
        <w:commentReference w:id="694"/>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63</w:t>
      </w:r>
      <w:r w:rsidR="00AE504B">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64</w:t>
      </w:r>
      <w:r w:rsidR="00AE504B">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695" w:name="BKM_A12417ED_F0A6_4403_85AA_20F080BAB4D5"/>
      <w:bookmarkEnd w:id="695"/>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6" w:name="BKM_25F49F60_E3B5_4649_859A_CB23C16B4FDD"/>
            <w:bookmarkEnd w:id="696"/>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7" w:name="BKM_D18D7519_9180_4B84_84F3_D595F9367FF9"/>
            <w:bookmarkEnd w:id="697"/>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8" w:name="BKM_E2471C2A_7288_4681_B62D_57416C5AAFFF"/>
            <w:bookmarkEnd w:id="698"/>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9" w:name="BKM_C67677C2_A392_4DF9_BEE3_2543E744EE8A"/>
            <w:bookmarkEnd w:id="699"/>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65</w:t>
      </w:r>
      <w:r w:rsidR="00AE504B">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700" w:name="BKM_73DD4A6D_1BCE_421F_B6B6_00A34E56B7BC"/>
      <w:bookmarkEnd w:id="700"/>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1" w:name="BKM_C7D17ABA_A07A_45C4_8096_F592A2DCBF59"/>
            <w:bookmarkEnd w:id="701"/>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2" w:name="BKM_7AC10AA1_3FE2_4E49_AD1F_C27423759ACA"/>
            <w:bookmarkEnd w:id="702"/>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3" w:name="BKM_E1DEAC71_7DFE_439E_9E4B_2C2A15DE8E14"/>
            <w:bookmarkEnd w:id="703"/>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4" w:name="BKM_DEBFAE1D_DC46_4CB5_8920_4391F9626B7A"/>
            <w:bookmarkEnd w:id="704"/>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5" w:name="BKM_EB3A6321_4939_429E_A4B6_C36556700F0A"/>
            <w:bookmarkEnd w:id="705"/>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706"/>
            <w:r>
              <w:rPr>
                <w:rStyle w:val="reqtext"/>
                <w:lang w:val="en-CA"/>
              </w:rPr>
              <w:t>Coordinate Reference System of interval geometries SHALL use an appropriate 1D CRS</w:t>
            </w:r>
            <w:commentRangeEnd w:id="706"/>
            <w:r>
              <w:rPr>
                <w:rStyle w:val="CommentReference"/>
                <w:rFonts w:ascii="Times New Roman" w:eastAsia="Times New Roman" w:hAnsi="Times New Roman"/>
                <w:lang w:val="en-US" w:eastAsia="en-US"/>
              </w:rPr>
              <w:commentReference w:id="706"/>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66</w:t>
      </w:r>
      <w:r w:rsidR="00AE504B">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707" w:name="BKM_DD9713AD_C742_4E77_9937_E79AF8E3F761"/>
      <w:bookmarkEnd w:id="707"/>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8" w:name="BKM_138D3390_B811_48AF_8A06_0C7EE945A325"/>
            <w:bookmarkEnd w:id="708"/>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9" w:name="BKM_7C64B668_6255_4F21_934B_ED8983B04D0C"/>
            <w:bookmarkEnd w:id="709"/>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0" w:name="BKM_0C4AECF7_73FF_44BA_9AA0_74A2155E1FB1"/>
            <w:bookmarkEnd w:id="710"/>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1" w:name="BKM_405E5965_47DE_4F32_A8CF_BBB50354D56F"/>
            <w:bookmarkEnd w:id="711"/>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2" w:name="BKM_8793A391_7A4C_4EEB_B8CF_F9D3F0D2716E"/>
            <w:bookmarkEnd w:id="712"/>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3" w:name="BKM_3186C02E_BB7D_4207_BBD4_E76B02D0C894"/>
            <w:bookmarkEnd w:id="713"/>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4" w:name="BKM_88BD49B2_8659_4CF8_BF4A_6EB59EB7D01A"/>
            <w:bookmarkEnd w:id="714"/>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5" w:name="BKM_EDF197A9_47A0_4D71_AC33_859957294ED6"/>
            <w:bookmarkEnd w:id="715"/>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6" w:name="BKM_F8F0AC0D_621F_42A5_92B3_5F5CC6F39AD8"/>
            <w:bookmarkEnd w:id="716"/>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67</w:t>
      </w:r>
      <w:r w:rsidR="00AE504B">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717" w:name="_Ref433007016"/>
      <w:r>
        <w:t xml:space="preserve">Table </w:t>
      </w:r>
      <w:r w:rsidR="00AE504B">
        <w:fldChar w:fldCharType="begin"/>
      </w:r>
      <w:r w:rsidR="00AE504B">
        <w:instrText xml:space="preserve"> SEQ Table \* ARABIC </w:instrText>
      </w:r>
      <w:r w:rsidR="00AE504B">
        <w:fldChar w:fldCharType="separate"/>
      </w:r>
      <w:r>
        <w:rPr>
          <w:noProof/>
        </w:rPr>
        <w:t>17</w:t>
      </w:r>
      <w:r w:rsidR="00AE504B">
        <w:rPr>
          <w:noProof/>
        </w:rPr>
        <w:fldChar w:fldCharType="end"/>
      </w:r>
      <w:bookmarkEnd w:id="717"/>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718"/>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718"/>
      <w:r w:rsidR="00043E8E">
        <w:rPr>
          <w:rStyle w:val="CommentReference"/>
        </w:rPr>
        <w:commentReference w:id="718"/>
      </w:r>
    </w:p>
    <w:p w14:paraId="053FE055" w14:textId="37EA7336" w:rsidR="00090DCF" w:rsidRDefault="00090DCF" w:rsidP="00090DCF">
      <w:pPr>
        <w:pStyle w:val="Caption"/>
        <w:rPr>
          <w:lang w:val="en-CA"/>
        </w:rPr>
      </w:pPr>
      <w:r>
        <w:t xml:space="preserve">Figure </w:t>
      </w:r>
      <w:r w:rsidR="00AE504B">
        <w:fldChar w:fldCharType="begin"/>
      </w:r>
      <w:r w:rsidR="00AE504B">
        <w:instrText xml:space="preserve"> SEQ Figure \* ARABIC </w:instrText>
      </w:r>
      <w:r w:rsidR="00AE504B">
        <w:fldChar w:fldCharType="separate"/>
      </w:r>
      <w:r>
        <w:rPr>
          <w:noProof/>
        </w:rPr>
        <w:t>68</w:t>
      </w:r>
      <w:r w:rsidR="00AE504B">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71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719"/>
            <w:r>
              <w:rPr>
                <w:rStyle w:val="CommentReference"/>
              </w:rPr>
              <w:commentReference w:id="71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69</w:t>
      </w:r>
      <w:r w:rsidR="00AE504B">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70</w:t>
      </w:r>
      <w:r w:rsidR="00AE504B">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720" w:name="BKM_4320F660_2F6E_4F45_98F8_50B996AF05CA"/>
      <w:bookmarkEnd w:id="720"/>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1" w:name="BKM_C47BB20E_AB3E_41B0_BEAF_8545314C826D"/>
            <w:bookmarkEnd w:id="721"/>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2" w:name="BKM_5A9940B3_320D_4C85_8B41_0199FF52327B"/>
            <w:bookmarkEnd w:id="722"/>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3" w:name="BKM_692BBE92_2CD8_471D_9014_13E6919FFDA7"/>
            <w:bookmarkEnd w:id="723"/>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4" w:name="BKM_E14379F1_C7A7_42A6_B412_F1E01671E46F"/>
            <w:bookmarkEnd w:id="724"/>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5" w:name="BKM_40997390_B407_46AF_928A_15F7B52273ED"/>
            <w:bookmarkEnd w:id="725"/>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71</w:t>
      </w:r>
      <w:r w:rsidR="00AE504B">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726" w:name="BKM_BF1C223A_F0A6_4FC2_9EEF_88DC486F7DB4"/>
      <w:bookmarkEnd w:id="726"/>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7" w:name="BKM_FCC3B9BB_23CF_4B5C_A83B_A898D191B651"/>
            <w:bookmarkEnd w:id="72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8" w:name="BKM_D9B59F94_645D_4A43_B06F_F3308DA82998"/>
            <w:bookmarkEnd w:id="72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9" w:name="BKM_963C6EE0_1269_4609_B11A_C2CBF9678C56"/>
            <w:bookmarkEnd w:id="72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72</w:t>
      </w:r>
      <w:r w:rsidR="00AE504B">
        <w:rPr>
          <w:noProof/>
        </w:rPr>
        <w:fldChar w:fldCharType="end"/>
      </w:r>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73</w:t>
      </w:r>
      <w:r w:rsidR="00AE504B">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730" w:name="BKM_79050478_59B4_46CF_B3EE_2B3B979B34B2"/>
      <w:bookmarkEnd w:id="730"/>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731" w:name="BKM_49851DB0_5102_456A_B25E_E5E16C13E2EB"/>
            <w:bookmarkEnd w:id="731"/>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732" w:name="BKM_B16CD918_4034_47F7_9393_204D6BE54C10"/>
            <w:bookmarkEnd w:id="732"/>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74</w:t>
      </w:r>
      <w:r w:rsidR="00AE504B">
        <w:rPr>
          <w:noProof/>
        </w:rPr>
        <w:fldChar w:fldCharType="end"/>
      </w:r>
      <w:r>
        <w:t>: Image</w:t>
      </w:r>
    </w:p>
    <w:p w14:paraId="1B44B20B" w14:textId="5E3C20E6" w:rsidR="00E966AA" w:rsidRPr="00E966AA" w:rsidRDefault="00E966AA" w:rsidP="00E966AA">
      <w:commentRangeStart w:id="733"/>
      <w:r>
        <w:t xml:space="preserve">When the image is available online, </w:t>
      </w:r>
      <w:r w:rsidR="00F67178">
        <w:t>the description field should provide a link to it.</w:t>
      </w:r>
      <w:commentRangeEnd w:id="733"/>
      <w:r w:rsidR="00F67178">
        <w:rPr>
          <w:rStyle w:val="CommentReference"/>
        </w:rPr>
        <w:commentReference w:id="73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75</w:t>
      </w:r>
      <w:r w:rsidR="00AE504B">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734" w:name="BKM_A1B6B909_67BC_419F_AEF9_8696BB63F29E"/>
      <w:bookmarkEnd w:id="73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76</w:t>
      </w:r>
      <w:r w:rsidR="00AE504B">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5" w:name="BKM_0B1CA329_7FCB_4838_9738_F600EF3A8B04"/>
            <w:bookmarkEnd w:id="735"/>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6" w:name="BKM_1D244EC3_ED85_479D_9C71_0F691EEBA5EA"/>
            <w:bookmarkEnd w:id="736"/>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7" w:name="BKM_9712572B_F199_4830_ACFD_E9764FB58028"/>
            <w:bookmarkEnd w:id="737"/>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8" w:name="BKM_95947C71_177C_4EA6_8B4C_94C513E8FE7E"/>
            <w:bookmarkEnd w:id="738"/>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9" w:name="BKM_F00B629C_EDB4_449B_8603_CDBBEFBA3576"/>
            <w:bookmarkEnd w:id="739"/>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40" w:name="BKM_B465F0F6_D0B5_40C2_8492_D188CFF84ACF"/>
            <w:bookmarkEnd w:id="740"/>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41" w:name="BKM_84CD8D11_428B_401E_A711_B019F6D0913D"/>
            <w:bookmarkEnd w:id="741"/>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77</w:t>
      </w:r>
      <w:r w:rsidR="00AE504B">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78</w:t>
      </w:r>
      <w:r w:rsidR="00AE504B">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742" w:name="BKM_A953E1E0_629C_4E85_A72E_737CDDDCFAE9"/>
      <w:bookmarkEnd w:id="742"/>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743" w:name="BKM_01360702_0FF9_4329_8A24_6080B84F3852"/>
            <w:bookmarkEnd w:id="743"/>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r w:rsidR="00AE504B">
        <w:fldChar w:fldCharType="begin"/>
      </w:r>
      <w:r w:rsidR="00AE504B">
        <w:instrText xml:space="preserve"> SEQ Figure \* ARABIC </w:instrText>
      </w:r>
      <w:r w:rsidR="00AE504B">
        <w:fldChar w:fldCharType="separate"/>
      </w:r>
      <w:r w:rsidR="00090DCF">
        <w:rPr>
          <w:noProof/>
        </w:rPr>
        <w:t>79</w:t>
      </w:r>
      <w:r w:rsidR="00AE504B">
        <w:rPr>
          <w:noProof/>
        </w:rP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744" w:name="BKM_99DC7785_B09A_4EA4_AE4E_BDEDC4CCA382"/>
      <w:bookmarkEnd w:id="744"/>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5" w:name="BKM_2563A400_6C3B_4942_8487_10D45BA1555F"/>
            <w:bookmarkEnd w:id="745"/>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6" w:name="BKM_F3DE8415_7817_43D1_B72D_75E85103B0DD"/>
            <w:bookmarkEnd w:id="746"/>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80</w:t>
      </w:r>
      <w:r w:rsidR="00AE504B">
        <w:rPr>
          <w:noProof/>
        </w:rP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74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747"/>
            <w:r>
              <w:rPr>
                <w:rStyle w:val="CommentReference"/>
                <w:rFonts w:ascii="Times New Roman" w:eastAsia="Times New Roman" w:hAnsi="Times New Roman"/>
                <w:lang w:val="en-US" w:eastAsia="en-US"/>
              </w:rPr>
              <w:commentReference w:id="74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748" w:name="BKM_7694DED9_A4F1_4913_BBD8_F553EF63B4A9"/>
      <w:bookmarkEnd w:id="748"/>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9" w:name="BKM_D4F19968_4426_4517_BA14_BAB7917AB647"/>
            <w:bookmarkEnd w:id="749"/>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50" w:name="BKM_04EA1B0A_66CA_4B08_B485_94449A53A44A"/>
            <w:bookmarkEnd w:id="750"/>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751" w:name="_Ref433015177"/>
      <w:r>
        <w:rPr>
          <w:lang w:val="en-CA"/>
        </w:rPr>
        <w:t>Outcrop encoding pattern</w:t>
      </w:r>
      <w:r w:rsidR="00DD288D">
        <w:rPr>
          <w:lang w:val="en-CA"/>
        </w:rPr>
        <w:t xml:space="preserve"> (</w:t>
      </w:r>
      <w:commentRangeStart w:id="752"/>
      <w:r w:rsidR="00DD288D">
        <w:rPr>
          <w:lang w:val="en-CA"/>
        </w:rPr>
        <w:t>Informative</w:t>
      </w:r>
      <w:commentRangeEnd w:id="752"/>
      <w:r w:rsidR="00DD288D">
        <w:rPr>
          <w:rStyle w:val="CommentReference"/>
          <w:b w:val="0"/>
          <w:bCs w:val="0"/>
        </w:rPr>
        <w:commentReference w:id="752"/>
      </w:r>
      <w:r w:rsidR="00DD288D">
        <w:rPr>
          <w:lang w:val="en-CA"/>
        </w:rPr>
        <w:t>)</w:t>
      </w:r>
      <w:bookmarkEnd w:id="75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r w:rsidR="00AE504B">
        <w:fldChar w:fldCharType="begin"/>
      </w:r>
      <w:r w:rsidR="00AE504B">
        <w:instrText xml:space="preserve"> SEQ Figure \* ARABIC </w:instrText>
      </w:r>
      <w:r w:rsidR="00AE504B">
        <w:fldChar w:fldCharType="separate"/>
      </w:r>
      <w:r w:rsidR="00090DCF">
        <w:rPr>
          <w:noProof/>
        </w:rPr>
        <w:t>81</w:t>
      </w:r>
      <w:r w:rsidR="00AE504B">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644AE200" w14:textId="43AF2562" w:rsidR="00504099" w:rsidRDefault="00504099" w:rsidP="009B3BBD">
      <w:pPr>
        <w:rPr>
          <w:lang w:val="en-CA"/>
        </w:rPr>
      </w:pPr>
      <w:commentRangeStart w:id="753"/>
      <w:r>
        <w:rPr>
          <w:lang w:val="en-CA"/>
        </w:rPr>
        <w:t xml:space="preserve">XSD were derived from the UML model following ISO-19136 (2007) </w:t>
      </w:r>
      <w:del w:id="754" w:author="Eric Boisvert" w:date="2015-10-28T11:31:00Z">
        <w:r w:rsidDel="00DE3D18">
          <w:rPr>
            <w:lang w:val="en-CA"/>
          </w:rPr>
          <w:delText xml:space="preserve">and ISO-19118 </w:delText>
        </w:r>
      </w:del>
      <w:r>
        <w:rPr>
          <w:lang w:val="en-CA"/>
        </w:rPr>
        <w:t>encoding rules.  Some small encoding modification were borrowed from INSPIRE encoding rules;</w:t>
      </w:r>
      <w:commentRangeEnd w:id="753"/>
      <w:r w:rsidR="005A0C30">
        <w:rPr>
          <w:rStyle w:val="CommentReference"/>
        </w:rPr>
        <w:commentReference w:id="753"/>
      </w:r>
    </w:p>
    <w:p w14:paraId="05F43D91" w14:textId="7500CDAD" w:rsidR="00504099" w:rsidRPr="00504099" w:rsidRDefault="00504099" w:rsidP="00504099">
      <w:pPr>
        <w:pStyle w:val="ListParagraph"/>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ListParagraph"/>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AE504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AE504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75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755"/>
            <w:r w:rsidR="00106124">
              <w:rPr>
                <w:rStyle w:val="CommentReference"/>
              </w:rPr>
              <w:commentReference w:id="75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75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756"/>
            <w:r w:rsidR="00106124">
              <w:rPr>
                <w:rStyle w:val="CommentReference"/>
              </w:rPr>
              <w:commentReference w:id="75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75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75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759"/>
      <w:r>
        <w:rPr>
          <w:lang w:val="en-CA"/>
        </w:rPr>
        <w:t>Some core rules are implemented in .sch that apply to all instances</w:t>
      </w:r>
      <w:commentRangeEnd w:id="759"/>
      <w:r>
        <w:rPr>
          <w:rStyle w:val="CommentReference"/>
        </w:rPr>
        <w:commentReference w:id="75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60"/>
      <w:r w:rsidRPr="008D2309">
        <w:rPr>
          <w:rFonts w:ascii="Consolas" w:hAnsi="Consolas" w:cs="Consolas"/>
          <w:sz w:val="20"/>
          <w:szCs w:val="20"/>
          <w:lang w:val="en-CA"/>
        </w:rPr>
        <w:t>http://resource.geosciml.org/classifier/cgi/simplelithology/mudstone</w:t>
      </w:r>
      <w:commentRangeEnd w:id="760"/>
      <w:r w:rsidR="008D1584">
        <w:rPr>
          <w:rStyle w:val="CommentReference"/>
        </w:rPr>
        <w:commentReference w:id="760"/>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proofErr w:type="gramStart"/>
      <w:r w:rsidR="00370329">
        <w:rPr>
          <w:lang w:val="en-CA"/>
        </w:rPr>
        <w:t>:</w:t>
      </w:r>
      <w:r>
        <w:rPr>
          <w:lang w:val="en-CA"/>
        </w:rPr>
        <w:t>href</w:t>
      </w:r>
      <w:proofErr w:type="gramEnd"/>
      <w:r>
        <w:rPr>
          <w:lang w:val="en-CA"/>
        </w:rPr>
        <w:t xml:space="preserve">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761"/>
      <w:r>
        <w:rPr>
          <w:lang w:val="en-CA"/>
        </w:rPr>
        <w:t>a Linked Open Data resource identifier</w:t>
      </w:r>
      <w:commentRangeEnd w:id="761"/>
      <w:r w:rsidR="0068411B">
        <w:rPr>
          <w:rStyle w:val="CommentReference"/>
        </w:rPr>
        <w:commentReference w:id="76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lastRenderedPageBreak/>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76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62"/>
            <w:r>
              <w:rPr>
                <w:rStyle w:val="CommentReference"/>
                <w:rFonts w:ascii="Times New Roman" w:eastAsia="Times New Roman" w:hAnsi="Times New Roman"/>
                <w:lang w:val="en-US" w:eastAsia="en-US"/>
              </w:rPr>
              <w:commentReference w:id="76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lastRenderedPageBreak/>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76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764" w:author="Eric Boisvert" w:date="2015-10-29T03:56:00Z"/>
        </w:rPr>
      </w:pPr>
    </w:p>
    <w:p w14:paraId="6378C5AC" w14:textId="06412674" w:rsidR="007A1979" w:rsidRDefault="007A1979" w:rsidP="00225333">
      <w:commentRangeStart w:id="765"/>
      <w:ins w:id="766" w:author="Eric Boisvert" w:date="2015-10-29T03:56:00Z">
        <w:r>
          <w:t>Because of the limited availability of WFS 2.0 compliant server</w:t>
        </w:r>
      </w:ins>
      <w:ins w:id="767" w:author="Eric Boisvert" w:date="2015-10-29T03:57:00Z">
        <w:r>
          <w:t>s</w:t>
        </w:r>
      </w:ins>
      <w:ins w:id="768" w:author="Eric Boisvert" w:date="2015-10-29T03:56:00Z">
        <w:r>
          <w:t xml:space="preserve"> and clients, </w:t>
        </w:r>
      </w:ins>
      <w:ins w:id="769" w:author="Eric Boisvert" w:date="2015-10-29T03:57:00Z">
        <w:r>
          <w:t xml:space="preserve">GeoSciML </w:t>
        </w:r>
      </w:ins>
      <w:ins w:id="770" w:author="Eric Boisvert" w:date="2015-10-29T03:56:00Z">
        <w:r>
          <w:t xml:space="preserve">Portrayal </w:t>
        </w:r>
      </w:ins>
      <w:ins w:id="771" w:author="Eric Boisvert" w:date="2015-10-29T03:58:00Z">
        <w:r>
          <w:t xml:space="preserve">targets WFS 1.1.0 and GML 3.1.1. </w:t>
        </w:r>
        <w:commentRangeEnd w:id="765"/>
        <w:r>
          <w:rPr>
            <w:rStyle w:val="CommentReference"/>
          </w:rPr>
          <w:commentReference w:id="76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lastRenderedPageBreak/>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lastRenderedPageBreak/>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lastRenderedPageBreak/>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772"/>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772"/>
      <w:r>
        <w:rPr>
          <w:rStyle w:val="CommentReference"/>
        </w:rPr>
        <w:commentReference w:id="772"/>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773" w:name="_Toc337499861"/>
      <w:r w:rsidRPr="00D12552">
        <w:rPr>
          <w:lang w:val="en-CA"/>
        </w:rPr>
        <w:t>Media Types for any data encoding(s)</w:t>
      </w:r>
      <w:bookmarkEnd w:id="773"/>
    </w:p>
    <w:p w14:paraId="1D8D7BB1" w14:textId="77777777" w:rsidR="009A7B37" w:rsidRPr="00D12552" w:rsidRDefault="009A7B37">
      <w:pPr>
        <w:rPr>
          <w:lang w:val="en-CA"/>
        </w:rPr>
      </w:pPr>
      <w:r w:rsidRPr="00D12552">
        <w:rPr>
          <w:lang w:val="en-CA"/>
        </w:rPr>
        <w:t xml:space="preserve">A section describing the MIME-types to be used is mandatory for any standard involving data encodings. If no suitable MIME type exists in </w:t>
      </w:r>
      <w:r w:rsidRPr="00D12552">
        <w:rPr>
          <w:lang w:val="en-CA"/>
        </w:rPr>
        <w:lastRenderedPageBreak/>
        <w:t>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774" w:name="_Toc254961261"/>
      <w:bookmarkStart w:id="775" w:name="_Ref259545760"/>
      <w:bookmarkStart w:id="776" w:name="_Toc276720685"/>
      <w:bookmarkStart w:id="777" w:name="_Toc279341984"/>
      <w:bookmarkStart w:id="778" w:name="_Toc337499862"/>
      <w:bookmarkStart w:id="779" w:name="_Toc443461105"/>
      <w:bookmarkStart w:id="780" w:name="_Toc9996974"/>
      <w:bookmarkStart w:id="781" w:name="_Ref207532276"/>
      <w:bookmarkStart w:id="782" w:name="_Ref207532302"/>
      <w:bookmarkStart w:id="783" w:name="_Ref207532345"/>
      <w:bookmarkStart w:id="784" w:name="_Toc219622068"/>
      <w:r w:rsidRPr="00D12552">
        <w:rPr>
          <w:lang w:val="en-CA"/>
        </w:rPr>
        <w:t xml:space="preserve">Conformance class: </w:t>
      </w:r>
      <w:bookmarkEnd w:id="774"/>
      <w:bookmarkEnd w:id="775"/>
      <w:bookmarkEnd w:id="776"/>
      <w:r w:rsidRPr="00D12552">
        <w:rPr>
          <w:lang w:val="en-CA"/>
        </w:rPr>
        <w:t xml:space="preserve">AAAA </w:t>
      </w:r>
      <w:r w:rsidRPr="00D12552">
        <w:rPr>
          <w:color w:val="FF0000"/>
          <w:lang w:val="en-CA"/>
        </w:rPr>
        <w:t>(repeat as necessary)</w:t>
      </w:r>
      <w:bookmarkEnd w:id="777"/>
      <w:bookmarkEnd w:id="778"/>
    </w:p>
    <w:p w14:paraId="61AC9702" w14:textId="77777777" w:rsidR="004A5507" w:rsidRPr="00D12552" w:rsidRDefault="004A5507" w:rsidP="004A5507">
      <w:pPr>
        <w:pStyle w:val="AnnexLevel2"/>
        <w:numPr>
          <w:ilvl w:val="0"/>
          <w:numId w:val="0"/>
        </w:numPr>
        <w:rPr>
          <w:lang w:val="en-CA"/>
        </w:rPr>
      </w:pPr>
    </w:p>
    <w:bookmarkEnd w:id="779"/>
    <w:bookmarkEnd w:id="780"/>
    <w:bookmarkEnd w:id="781"/>
    <w:bookmarkEnd w:id="782"/>
    <w:bookmarkEnd w:id="783"/>
    <w:bookmarkEnd w:id="784"/>
    <w:p w14:paraId="352A00F8" w14:textId="77777777" w:rsidR="009A7B37" w:rsidRPr="00D12552" w:rsidRDefault="009A7B37" w:rsidP="004A5507">
      <w:pPr>
        <w:pStyle w:val="Annex"/>
        <w:rPr>
          <w:lang w:val="en-CA"/>
        </w:rPr>
      </w:pPr>
      <w:r w:rsidRPr="00D12552">
        <w:rPr>
          <w:lang w:val="en-CA"/>
        </w:rPr>
        <w:br w:type="page"/>
      </w:r>
      <w:bookmarkStart w:id="78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78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FA21EA" w:rsidRDefault="00FA21EA">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FA21EA" w:rsidRDefault="00FA21EA">
      <w:pPr>
        <w:pStyle w:val="CommentText"/>
      </w:pPr>
      <w:r>
        <w:rPr>
          <w:rStyle w:val="CommentReference"/>
        </w:rPr>
        <w:annotationRef/>
      </w:r>
      <w:r>
        <w:t>More. Must check the OGC affiliation rule</w:t>
      </w:r>
    </w:p>
  </w:comment>
  <w:comment w:id="46" w:author="Steve Richard" w:date="2015-10-29T05:11:00Z" w:initials="SR">
    <w:p w14:paraId="2928802D" w14:textId="77777777" w:rsidR="00FA21EA" w:rsidRDefault="00FA21EA">
      <w:pPr>
        <w:pStyle w:val="CommentText"/>
      </w:pPr>
      <w:r>
        <w:rPr>
          <w:rStyle w:val="CommentReference"/>
        </w:rPr>
        <w:annotationRef/>
      </w:r>
      <w:r>
        <w:t>I think portrayal is an implementation of the conceptual model, not part of the conceptual model. I’ll work on the wording if I get a chance.</w:t>
      </w:r>
    </w:p>
  </w:comment>
  <w:comment w:id="232" w:author="Eric Boisvert" w:date="2015-10-29T05:11:00Z" w:initials="EB/L">
    <w:p w14:paraId="11C9FC8B" w14:textId="77777777" w:rsidR="00FA21EA" w:rsidRDefault="00FA21EA">
      <w:pPr>
        <w:pStyle w:val="CommentText"/>
      </w:pPr>
      <w:r>
        <w:rPr>
          <w:rStyle w:val="CommentReference"/>
        </w:rPr>
        <w:annotationRef/>
      </w:r>
      <w:r>
        <w:t>Adapt to GeoSciML</w:t>
      </w:r>
    </w:p>
  </w:comment>
  <w:comment w:id="248" w:author="Eric Boisvert" w:date="2015-10-29T05:11:00Z" w:initials="EB/L">
    <w:p w14:paraId="0CEA0AD6" w14:textId="77777777" w:rsidR="00FA21EA" w:rsidRDefault="00FA21EA">
      <w:pPr>
        <w:pStyle w:val="CommentText"/>
      </w:pPr>
      <w:r>
        <w:rPr>
          <w:rStyle w:val="CommentReference"/>
        </w:rPr>
        <w:annotationRef/>
      </w:r>
      <w:r>
        <w:t>My pet peeves</w:t>
      </w:r>
    </w:p>
  </w:comment>
  <w:comment w:id="250" w:author="Eric Boisvert" w:date="2015-10-29T05:11:00Z" w:initials="EB/L">
    <w:p w14:paraId="09AE58E9" w14:textId="77777777" w:rsidR="00FA21EA" w:rsidRDefault="00FA21EA">
      <w:pPr>
        <w:pStyle w:val="CommentText"/>
      </w:pPr>
      <w:r>
        <w:rPr>
          <w:rStyle w:val="CommentReference"/>
        </w:rPr>
        <w:annotationRef/>
      </w:r>
      <w:r>
        <w:t>We don’t have a clear way to report this, unless we allow a nillable property to have both a nil and a content (the Organism class) nilReason = absent</w:t>
      </w:r>
    </w:p>
  </w:comment>
  <w:comment w:id="249" w:author="Eric Boisvert" w:date="2015-10-29T05:11:00Z" w:initials="EB/L">
    <w:p w14:paraId="0E9B0D43" w14:textId="025D0DD1" w:rsidR="00FA21EA" w:rsidRDefault="00FA21EA">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51" w:author="Eric Boisvert" w:date="2015-10-29T05:11:00Z" w:initials="EB/L">
    <w:p w14:paraId="009599B9" w14:textId="77777777" w:rsidR="00FA21EA" w:rsidRDefault="00FA21EA">
      <w:pPr>
        <w:pStyle w:val="CommentText"/>
      </w:pPr>
      <w:r>
        <w:rPr>
          <w:rStyle w:val="CommentReference"/>
        </w:rPr>
        <w:annotationRef/>
      </w:r>
      <w:r>
        <w:t>The way to do this in GeoSciML is to have ConstituentPart/proportion = 0</w:t>
      </w:r>
    </w:p>
  </w:comment>
  <w:comment w:id="256" w:author="Eric Boisvert" w:date="2015-10-29T05:11:00Z" w:initials="EB/L">
    <w:p w14:paraId="285ACA1A" w14:textId="050EE93A" w:rsidR="00FA21EA" w:rsidRDefault="00FA21EA">
      <w:pPr>
        <w:pStyle w:val="CommentText"/>
      </w:pPr>
      <w:r>
        <w:rPr>
          <w:rStyle w:val="CommentReference"/>
        </w:rPr>
        <w:annotationRef/>
      </w:r>
      <w:r>
        <w:t>Move to own requirements class</w:t>
      </w:r>
    </w:p>
  </w:comment>
  <w:comment w:id="257" w:author="Eric Boisvert" w:date="2015-10-29T05:11:00Z" w:initials="EB/L">
    <w:p w14:paraId="20D344E6" w14:textId="4DC741AF" w:rsidR="00FA21EA" w:rsidRDefault="00FA21EA">
      <w:pPr>
        <w:pStyle w:val="CommentText"/>
      </w:pPr>
      <w:r>
        <w:rPr>
          <w:rStyle w:val="CommentReference"/>
        </w:rPr>
        <w:annotationRef/>
      </w:r>
      <w:r>
        <w:t>Double check for the right name</w:t>
      </w:r>
    </w:p>
  </w:comment>
  <w:comment w:id="299" w:author="Eric Boisvert" w:date="2015-10-29T05:11:00Z" w:initials="EB/L">
    <w:p w14:paraId="543EE89F" w14:textId="14D31BC3" w:rsidR="00FA21EA" w:rsidRDefault="00FA21EA">
      <w:pPr>
        <w:pStyle w:val="CommentText"/>
      </w:pPr>
      <w:r>
        <w:rPr>
          <w:rStyle w:val="CommentReference"/>
        </w:rPr>
        <w:annotationRef/>
      </w:r>
      <w:r>
        <w:t>The following two clauses should probably be in their own profile</w:t>
      </w:r>
    </w:p>
  </w:comment>
  <w:comment w:id="301" w:author="Eric Boisvert" w:date="2015-10-29T05:11:00Z" w:initials="EB/L">
    <w:p w14:paraId="61064CC3" w14:textId="0B759CA5" w:rsidR="000F4D17" w:rsidRDefault="000F4D17">
      <w:pPr>
        <w:pStyle w:val="CommentText"/>
      </w:pPr>
      <w:r>
        <w:rPr>
          <w:rStyle w:val="CommentReference"/>
        </w:rPr>
        <w:annotationRef/>
      </w:r>
      <w:r>
        <w:t>Move to LOD requirements class</w:t>
      </w:r>
    </w:p>
  </w:comment>
  <w:comment w:id="321" w:author="Eric Boisvert" w:date="2015-10-29T05:11:00Z" w:initials="EB/L">
    <w:p w14:paraId="6D70419C" w14:textId="51DEC8C7" w:rsidR="00A10684" w:rsidRDefault="00A10684">
      <w:pPr>
        <w:pStyle w:val="CommentText"/>
      </w:pPr>
      <w:r>
        <w:rPr>
          <w:rStyle w:val="CommentReference"/>
        </w:rPr>
        <w:annotationRef/>
      </w:r>
      <w:r>
        <w:t xml:space="preserve">Check, eg. </w:t>
      </w:r>
    </w:p>
  </w:comment>
  <w:comment w:id="335" w:author="Eric Boisvert" w:date="2015-10-29T05:11:00Z" w:initials="EB/L">
    <w:p w14:paraId="349CFB7D" w14:textId="1EF8A007" w:rsidR="00A10684" w:rsidRDefault="00A10684">
      <w:pPr>
        <w:pStyle w:val="CommentText"/>
      </w:pPr>
      <w:r>
        <w:rPr>
          <w:rStyle w:val="CommentReference"/>
        </w:rPr>
        <w:annotationRef/>
      </w:r>
      <w:r>
        <w:t>Already covered by SF-0</w:t>
      </w:r>
    </w:p>
  </w:comment>
  <w:comment w:id="351" w:author="Eric Boisvert" w:date="2015-10-29T05:11:00Z" w:initials="EB/L">
    <w:p w14:paraId="0636EEBB" w14:textId="77777777" w:rsidR="00FA21EA" w:rsidRDefault="00FA21EA">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97" w:author="Eric Boisvert" w:date="2015-10-29T05:11:00Z" w:initials="EB/L">
    <w:p w14:paraId="047128F8" w14:textId="77777777" w:rsidR="00FA21EA" w:rsidRDefault="00FA21EA">
      <w:pPr>
        <w:pStyle w:val="CommentText"/>
      </w:pPr>
      <w:r>
        <w:rPr>
          <w:rStyle w:val="CommentReference"/>
        </w:rPr>
        <w:annotationRef/>
      </w:r>
      <w:r>
        <w:t>Not sure we can check this.  Technically, anything can be a metadata record</w:t>
      </w:r>
    </w:p>
  </w:comment>
  <w:comment w:id="412" w:author="Eric Boisvert" w:date="2015-10-29T05:11:00Z" w:initials="EB/L">
    <w:p w14:paraId="043D7770" w14:textId="77777777" w:rsidR="00FA21EA" w:rsidRDefault="00FA21EA"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00" w:author="Eric Boisvert" w:date="2015-10-29T05:11:00Z" w:initials="EB/L">
    <w:p w14:paraId="451BC6E0" w14:textId="77777777" w:rsidR="00FA21EA" w:rsidRDefault="00FA21EA">
      <w:pPr>
        <w:pStyle w:val="CommentText"/>
      </w:pPr>
      <w:r>
        <w:rPr>
          <w:rStyle w:val="CommentReference"/>
        </w:rPr>
        <w:annotationRef/>
      </w:r>
      <w:r>
        <w:t xml:space="preserve">Of </w:t>
      </w:r>
      <w:proofErr w:type="gramStart"/>
      <w:r>
        <w:t>what ?</w:t>
      </w:r>
      <w:proofErr w:type="gramEnd"/>
    </w:p>
  </w:comment>
  <w:comment w:id="501" w:author="Eric Boisvert" w:date="2015-10-29T05:11:00Z" w:initials="EB/L">
    <w:p w14:paraId="084DAD59" w14:textId="3EBA890B" w:rsidR="00FA21EA" w:rsidRDefault="00FA21EA">
      <w:pPr>
        <w:pStyle w:val="CommentText"/>
      </w:pPr>
      <w:r>
        <w:rPr>
          <w:rStyle w:val="CommentReference"/>
        </w:rPr>
        <w:annotationRef/>
      </w:r>
      <w:r>
        <w:t>Rephrase important use case = INSPIRE</w:t>
      </w:r>
    </w:p>
  </w:comment>
  <w:comment w:id="503" w:author="Boisvert, Eric" w:date="2015-10-29T05:11:00Z" w:initials="BE">
    <w:p w14:paraId="13C9C105" w14:textId="1D2D8D7F" w:rsidR="00FA21EA" w:rsidRDefault="00FA21EA">
      <w:pPr>
        <w:pStyle w:val="CommentText"/>
      </w:pPr>
      <w:r>
        <w:rPr>
          <w:rStyle w:val="CommentReference"/>
        </w:rPr>
        <w:annotationRef/>
      </w:r>
      <w:r>
        <w:t xml:space="preserve">Isn’t it a dependency of 19136 to start </w:t>
      </w:r>
      <w:proofErr w:type="gramStart"/>
      <w:r>
        <w:t>with ?</w:t>
      </w:r>
      <w:proofErr w:type="gramEnd"/>
    </w:p>
  </w:comment>
  <w:comment w:id="504" w:author="Boisvert, Eric" w:date="2015-10-29T05:11:00Z" w:initials="BE">
    <w:p w14:paraId="7AF7A7F2" w14:textId="0F17E6F0" w:rsidR="00FA21EA" w:rsidRDefault="00FA21EA">
      <w:pPr>
        <w:pStyle w:val="CommentText"/>
      </w:pPr>
      <w:r>
        <w:rPr>
          <w:rStyle w:val="CommentReference"/>
        </w:rPr>
        <w:annotationRef/>
      </w:r>
      <w:r>
        <w:t>Pretty sure it should not be here since it’s XML encoding.  We should remove this from Logical and have it in XML encoding</w:t>
      </w:r>
    </w:p>
  </w:comment>
  <w:comment w:id="509" w:author="Eric Boisvert" w:date="2015-10-29T05:11:00Z" w:initials="EB/L">
    <w:p w14:paraId="5036A537" w14:textId="7ED995BF" w:rsidR="00FA21EA" w:rsidRDefault="00FA21EA">
      <w:pPr>
        <w:pStyle w:val="CommentText"/>
      </w:pPr>
      <w:r>
        <w:rPr>
          <w:rStyle w:val="CommentReference"/>
        </w:rPr>
        <w:annotationRef/>
      </w:r>
      <w:r>
        <w:t>Should we have a recommendation that community stick to a single convension (eg: OneGeology uses that convension)</w:t>
      </w:r>
    </w:p>
  </w:comment>
  <w:comment w:id="514" w:author="Eric Boisvert" w:date="2015-10-29T05:11:00Z" w:initials="EB/L">
    <w:p w14:paraId="43E3A208" w14:textId="2ABEFC4A" w:rsidR="00FA21EA" w:rsidRDefault="00FA21EA">
      <w:pPr>
        <w:pStyle w:val="CommentText"/>
      </w:pPr>
      <w:r>
        <w:rPr>
          <w:rStyle w:val="CommentReference"/>
        </w:rPr>
        <w:annotationRef/>
      </w:r>
      <w:r>
        <w:t>Should we define a specific uom for this – or should we even bother and leave this for community.</w:t>
      </w:r>
    </w:p>
  </w:comment>
  <w:comment w:id="519" w:author="Eric Boisvert" w:date="2015-10-29T05:11:00Z" w:initials="EB/L">
    <w:p w14:paraId="20A95AC9" w14:textId="77777777" w:rsidR="00FA21EA" w:rsidRDefault="00FA21EA" w:rsidP="00983833">
      <w:pPr>
        <w:pStyle w:val="CommentText"/>
      </w:pPr>
      <w:r>
        <w:rPr>
          <w:rStyle w:val="CommentReference"/>
        </w:rPr>
        <w:annotationRef/>
      </w:r>
      <w:r>
        <w:t>Should we define a specific uom for this – or should we even bother and leave this for community.</w:t>
      </w:r>
    </w:p>
  </w:comment>
  <w:comment w:id="526" w:author="Eric Boisvert" w:date="2015-10-29T05:11:00Z" w:initials="EB/L">
    <w:p w14:paraId="55A956D0" w14:textId="77777777" w:rsidR="00FA21EA" w:rsidRDefault="00FA21EA">
      <w:pPr>
        <w:pStyle w:val="CommentText"/>
      </w:pPr>
      <w:r>
        <w:rPr>
          <w:rStyle w:val="CommentReference"/>
        </w:rPr>
        <w:annotationRef/>
      </w:r>
      <w:r>
        <w:t>Probably don’t need this because this is what the UML says, but this CodeType is different since it is not an external vocabulary</w:t>
      </w:r>
    </w:p>
  </w:comment>
  <w:comment w:id="528" w:author="Eric Boisvert" w:date="2015-10-29T05:11:00Z" w:initials="EB/L">
    <w:p w14:paraId="5C743AC9" w14:textId="77777777" w:rsidR="00FA21EA" w:rsidRDefault="00FA21EA">
      <w:pPr>
        <w:pStyle w:val="CommentText"/>
      </w:pPr>
      <w:r>
        <w:rPr>
          <w:rStyle w:val="CommentReference"/>
        </w:rPr>
        <w:annotationRef/>
      </w:r>
      <w:r>
        <w:t xml:space="preserve">This was in the scope note.  I don’t understand what this means.  Is the last item </w:t>
      </w:r>
    </w:p>
  </w:comment>
  <w:comment w:id="529" w:author="Eric Boisvert" w:date="2015-10-29T05:11:00Z" w:initials="EB/L">
    <w:p w14:paraId="720006F6" w14:textId="77777777" w:rsidR="00FA21EA" w:rsidRDefault="00FA21EA">
      <w:pPr>
        <w:pStyle w:val="CommentText"/>
      </w:pPr>
      <w:r>
        <w:rPr>
          <w:rStyle w:val="CommentReference"/>
        </w:rPr>
        <w:annotationRef/>
      </w:r>
      <w:r>
        <w:t xml:space="preserve">This is a 3.2 thing, it has been replace with a “samplingFrame” term.  I honestly preferred the 3.2 </w:t>
      </w:r>
    </w:p>
  </w:comment>
  <w:comment w:id="541" w:author="Eric Boisvert" w:date="2015-10-29T05:11:00Z" w:initials="EB/L">
    <w:p w14:paraId="0617F253" w14:textId="77777777" w:rsidR="00FA21EA" w:rsidRDefault="00FA21EA">
      <w:pPr>
        <w:pStyle w:val="CommentText"/>
      </w:pPr>
      <w:r>
        <w:rPr>
          <w:rStyle w:val="CommentReference"/>
        </w:rPr>
        <w:annotationRef/>
      </w:r>
      <w:r>
        <w:t>Not sure about this bit.</w:t>
      </w:r>
    </w:p>
  </w:comment>
  <w:comment w:id="545" w:author="Eric Boisvert" w:date="2015-10-29T05:11:00Z" w:initials="EB/L">
    <w:p w14:paraId="5FB7FD71" w14:textId="77777777" w:rsidR="00FA21EA" w:rsidRDefault="00FA21EA">
      <w:pPr>
        <w:pStyle w:val="CommentText"/>
      </w:pPr>
      <w:r>
        <w:rPr>
          <w:rStyle w:val="CommentReference"/>
        </w:rPr>
        <w:annotationRef/>
      </w:r>
      <w:r>
        <w:t>Again.  Don’t remember what this means</w:t>
      </w:r>
    </w:p>
  </w:comment>
  <w:comment w:id="563" w:author="Eric Boisvert" w:date="2015-10-29T05:11:00Z" w:initials="EB/L">
    <w:p w14:paraId="141CBB56" w14:textId="78925F87" w:rsidR="00FA21EA" w:rsidRDefault="00FA21EA">
      <w:pPr>
        <w:pStyle w:val="CommentText"/>
      </w:pPr>
      <w:r>
        <w:rPr>
          <w:rStyle w:val="CommentReference"/>
        </w:rPr>
        <w:annotationRef/>
      </w:r>
      <w:proofErr w:type="gramStart"/>
      <w:r>
        <w:t>Heterogeneity ?</w:t>
      </w:r>
      <w:proofErr w:type="gramEnd"/>
    </w:p>
  </w:comment>
  <w:comment w:id="578" w:author="Boisvert, Eric" w:date="2015-10-29T05:11:00Z" w:initials="BE">
    <w:p w14:paraId="41B1F482" w14:textId="77777777" w:rsidR="00FA21EA" w:rsidRDefault="00FA21EA" w:rsidP="00390DF7">
      <w:pPr>
        <w:pStyle w:val="CommentText"/>
      </w:pPr>
      <w:r>
        <w:rPr>
          <w:rStyle w:val="CommentReference"/>
        </w:rPr>
        <w:annotationRef/>
      </w:r>
      <w:r>
        <w:t>Check. Maybe it’s a GML 3.3 thing</w:t>
      </w:r>
    </w:p>
  </w:comment>
  <w:comment w:id="580" w:author="Eric Boisvert" w:date="2015-10-29T05:11:00Z" w:initials="EB/L">
    <w:p w14:paraId="0B5605F6" w14:textId="6C87D3D6" w:rsidR="00FA21EA" w:rsidRDefault="00FA21EA">
      <w:pPr>
        <w:pStyle w:val="CommentText"/>
      </w:pPr>
      <w:r>
        <w:rPr>
          <w:rStyle w:val="CommentReference"/>
        </w:rPr>
        <w:annotationRef/>
      </w:r>
      <w:r>
        <w:t>This is one exception in the list.  It’s not externally managed, but actually enforced in the specification and the schema.</w:t>
      </w:r>
    </w:p>
  </w:comment>
  <w:comment w:id="581" w:author="Boisvert, Eric" w:date="2015-10-29T05:11:00Z" w:initials="BE">
    <w:p w14:paraId="4C533D5C" w14:textId="30A4DA1A" w:rsidR="00FA21EA" w:rsidRDefault="00FA21EA">
      <w:pPr>
        <w:pStyle w:val="CommentText"/>
      </w:pPr>
      <w:r>
        <w:rPr>
          <w:rStyle w:val="CommentReference"/>
        </w:rPr>
        <w:annotationRef/>
      </w:r>
      <w:r>
        <w:t>Draws in schema language and spatial schema already</w:t>
      </w:r>
    </w:p>
  </w:comment>
  <w:comment w:id="622" w:author="Eric Boisvert" w:date="2015-10-29T05:11:00Z" w:initials="EB/L">
    <w:p w14:paraId="2825455C" w14:textId="17477529" w:rsidR="00FA21EA" w:rsidRDefault="00FA21EA">
      <w:pPr>
        <w:pStyle w:val="CommentText"/>
      </w:pPr>
      <w:r>
        <w:rPr>
          <w:rStyle w:val="CommentReference"/>
        </w:rPr>
        <w:annotationRef/>
      </w:r>
      <w:r>
        <w:t>Don’t forget to add a dependency to GeologicAge in the requirement class list</w:t>
      </w:r>
    </w:p>
  </w:comment>
  <w:comment w:id="631" w:author="Eric Boisvert" w:date="2015-10-29T05:11:00Z" w:initials="EB/L">
    <w:p w14:paraId="550511C5" w14:textId="3A732223" w:rsidR="00FA21EA" w:rsidRDefault="00FA21EA">
      <w:pPr>
        <w:pStyle w:val="CommentText"/>
      </w:pPr>
      <w:r>
        <w:rPr>
          <w:rStyle w:val="CommentReference"/>
        </w:rPr>
        <w:annotationRef/>
      </w:r>
      <w:r>
        <w:t>No documentation for this one, not even in 3.2</w:t>
      </w:r>
    </w:p>
  </w:comment>
  <w:comment w:id="694" w:author="Boisvert, Eric" w:date="2015-10-29T05:11:00Z" w:initials="BE">
    <w:p w14:paraId="53A5A6A0" w14:textId="6BE1A219" w:rsidR="00FA21EA" w:rsidRDefault="00FA21EA">
      <w:pPr>
        <w:pStyle w:val="CommentText"/>
      </w:pPr>
      <w:r>
        <w:rPr>
          <w:rStyle w:val="CommentReference"/>
        </w:rPr>
        <w:annotationRef/>
      </w:r>
      <w:r>
        <w:t>Level 3 header to be consistent with the other package</w:t>
      </w:r>
    </w:p>
  </w:comment>
  <w:comment w:id="706" w:author="Boisvert, Eric" w:date="2015-10-29T05:11:00Z" w:initials="BE">
    <w:p w14:paraId="14328BAF" w14:textId="1FF148EF" w:rsidR="00FA21EA" w:rsidRDefault="00FA21EA">
      <w:pPr>
        <w:pStyle w:val="CommentText"/>
      </w:pPr>
      <w:r>
        <w:rPr>
          <w:rStyle w:val="CommentReference"/>
        </w:rPr>
        <w:annotationRef/>
      </w:r>
      <w:r>
        <w:t>This means that interval are in absolute coordinate</w:t>
      </w:r>
    </w:p>
  </w:comment>
  <w:comment w:id="718" w:author="Boisvert, Eric" w:date="2015-10-29T05:11:00Z" w:initials="BE">
    <w:p w14:paraId="1D73A3B9" w14:textId="3051C86B" w:rsidR="00FA21EA" w:rsidRDefault="00FA21EA">
      <w:pPr>
        <w:pStyle w:val="CommentText"/>
      </w:pPr>
      <w:r>
        <w:rPr>
          <w:rStyle w:val="CommentReference"/>
        </w:rPr>
        <w:annotationRef/>
      </w:r>
      <w:r>
        <w:t>This labAnalysis-&gt;samplgFeature is redundant since its already include with basic</w:t>
      </w:r>
    </w:p>
  </w:comment>
  <w:comment w:id="719" w:author="Boisvert, Eric" w:date="2015-10-29T05:11:00Z" w:initials="BE">
    <w:p w14:paraId="5CE49A75" w14:textId="0AEC9407" w:rsidR="00FA21EA" w:rsidRDefault="00FA21EA">
      <w:pPr>
        <w:pStyle w:val="CommentText"/>
      </w:pPr>
      <w:r>
        <w:rPr>
          <w:rStyle w:val="CommentReference"/>
        </w:rPr>
        <w:annotationRef/>
      </w:r>
      <w:r>
        <w:t>I think it comes with basic / gml – no need to put it there</w:t>
      </w:r>
    </w:p>
  </w:comment>
  <w:comment w:id="733" w:author="Boisvert, Eric" w:date="2015-10-29T05:11:00Z" w:initials="BE">
    <w:p w14:paraId="43C70FF7" w14:textId="50703D56" w:rsidR="00FA21EA" w:rsidRDefault="00FA21EA">
      <w:pPr>
        <w:pStyle w:val="CommentText"/>
      </w:pPr>
      <w:r>
        <w:rPr>
          <w:rStyle w:val="CommentReference"/>
        </w:rPr>
        <w:annotationRef/>
      </w:r>
      <w:r>
        <w:t xml:space="preserve">Doesn’t this defeat the purpose of using http URI as </w:t>
      </w:r>
      <w:proofErr w:type="gramStart"/>
      <w:r>
        <w:t>identifiers ?</w:t>
      </w:r>
      <w:proofErr w:type="gramEnd"/>
    </w:p>
  </w:comment>
  <w:comment w:id="747" w:author="Boisvert, Eric" w:date="2015-10-29T05:11:00Z" w:initials="BE">
    <w:p w14:paraId="7B362452" w14:textId="07A1582E" w:rsidR="00FA21EA" w:rsidRDefault="00FA21EA">
      <w:pPr>
        <w:pStyle w:val="CommentText"/>
      </w:pPr>
      <w:r>
        <w:rPr>
          <w:rStyle w:val="CommentReference"/>
        </w:rPr>
        <w:annotationRef/>
      </w:r>
      <w:r>
        <w:t>I suppose we can’t really police what other domains do.</w:t>
      </w:r>
    </w:p>
  </w:comment>
  <w:comment w:id="752" w:author="Boisvert, Eric" w:date="2015-10-29T05:11:00Z" w:initials="BE">
    <w:p w14:paraId="261F51AD" w14:textId="318CAC15" w:rsidR="00FA21EA" w:rsidRDefault="00FA21EA">
      <w:pPr>
        <w:pStyle w:val="CommentText"/>
      </w:pPr>
      <w:r>
        <w:rPr>
          <w:rStyle w:val="CommentReference"/>
        </w:rPr>
        <w:annotationRef/>
      </w:r>
      <w:r>
        <w:t xml:space="preserve">Or is it </w:t>
      </w:r>
      <w:proofErr w:type="gramStart"/>
      <w:r>
        <w:t>normative ?</w:t>
      </w:r>
      <w:proofErr w:type="gramEnd"/>
    </w:p>
  </w:comment>
  <w:comment w:id="753" w:author="Boisvert, Eric" w:date="2015-10-29T05:11:00Z" w:initials="BE">
    <w:p w14:paraId="5A33A2E5" w14:textId="20D5514B" w:rsidR="00FA21EA" w:rsidRDefault="00FA21EA">
      <w:pPr>
        <w:pStyle w:val="CommentText"/>
      </w:pPr>
      <w:r>
        <w:rPr>
          <w:rStyle w:val="CommentReference"/>
        </w:rPr>
        <w:annotationRef/>
      </w:r>
      <w:r>
        <w:t xml:space="preserve">At this point, the only requirement explicitly defined are </w:t>
      </w:r>
    </w:p>
    <w:p w14:paraId="36E596C2" w14:textId="7BE98F70" w:rsidR="00FA21EA" w:rsidRDefault="00FA21EA" w:rsidP="005A0C30">
      <w:pPr>
        <w:pStyle w:val="CommentText"/>
        <w:numPr>
          <w:ilvl w:val="0"/>
          <w:numId w:val="26"/>
        </w:numPr>
      </w:pPr>
      <w:r>
        <w:t>Must validate with XSD</w:t>
      </w:r>
    </w:p>
    <w:p w14:paraId="21EC28E5" w14:textId="07917AA5" w:rsidR="00FA21EA" w:rsidRDefault="00FA21EA" w:rsidP="005A0C30">
      <w:pPr>
        <w:pStyle w:val="CommentText"/>
        <w:numPr>
          <w:ilvl w:val="0"/>
          <w:numId w:val="26"/>
        </w:numPr>
      </w:pPr>
      <w:r>
        <w:t>Must validate with SCH</w:t>
      </w:r>
    </w:p>
    <w:p w14:paraId="70ABBD7E" w14:textId="07A64491" w:rsidR="00FA21EA" w:rsidRDefault="00FA21EA" w:rsidP="005A0C30">
      <w:pPr>
        <w:pStyle w:val="CommentText"/>
        <w:numPr>
          <w:ilvl w:val="0"/>
          <w:numId w:val="26"/>
        </w:numPr>
      </w:pPr>
      <w:r>
        <w:t>Any other rule that are not expressed in XSD or SCH</w:t>
      </w:r>
    </w:p>
  </w:comment>
  <w:comment w:id="755" w:author="Eric Boisvert" w:date="2015-10-29T05:11:00Z" w:initials="EB/L">
    <w:p w14:paraId="3082C719" w14:textId="77777777" w:rsidR="00FA21EA" w:rsidRDefault="00FA21EA">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756" w:author="Eric Boisvert" w:date="2015-10-29T05:11:00Z" w:initials="EB/L">
    <w:p w14:paraId="241CC4E7" w14:textId="77777777" w:rsidR="00FA21EA" w:rsidRDefault="00FA21EA">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759" w:author="Eric Boisvert" w:date="2015-10-29T05:11:00Z" w:initials="EB/L">
    <w:p w14:paraId="23E499DD" w14:textId="089600E9" w:rsidR="00FA21EA" w:rsidRDefault="00FA21EA">
      <w:pPr>
        <w:pStyle w:val="CommentText"/>
      </w:pPr>
      <w:r>
        <w:rPr>
          <w:rStyle w:val="CommentReference"/>
        </w:rPr>
        <w:annotationRef/>
      </w:r>
      <w:r>
        <w:t>Now, the philosophical debate.  Is the .sch is a compliance tool or is it a requirement rule</w:t>
      </w:r>
    </w:p>
  </w:comment>
  <w:comment w:id="760" w:author="Eric Boisvert" w:date="2015-10-29T05:11:00Z" w:initials="EB/L">
    <w:p w14:paraId="7EBA9BF2" w14:textId="77777777" w:rsidR="00FA21EA" w:rsidRDefault="00FA21EA">
      <w:pPr>
        <w:pStyle w:val="CommentText"/>
      </w:pPr>
      <w:r>
        <w:rPr>
          <w:rStyle w:val="CommentReference"/>
        </w:rPr>
        <w:annotationRef/>
      </w:r>
      <w:r>
        <w:t>Great. This one 404s</w:t>
      </w:r>
    </w:p>
  </w:comment>
  <w:comment w:id="761" w:author="Boisvert, Eric" w:date="2015-10-29T05:11:00Z" w:initials="BE">
    <w:p w14:paraId="70C77D12" w14:textId="582AFCB0" w:rsidR="00FA21EA" w:rsidRDefault="00FA21EA">
      <w:pPr>
        <w:pStyle w:val="CommentText"/>
      </w:pPr>
      <w:r>
        <w:rPr>
          <w:rStyle w:val="CommentReference"/>
        </w:rPr>
        <w:annotationRef/>
      </w:r>
      <w:r>
        <w:t>Technically, this one should be testable by schematron</w:t>
      </w:r>
    </w:p>
  </w:comment>
  <w:comment w:id="762" w:author="Boisvert, Eric" w:date="2015-10-29T05:11:00Z" w:initials="BE">
    <w:p w14:paraId="45CD9209" w14:textId="209DC396" w:rsidR="00FA21EA" w:rsidRDefault="00FA21EA">
      <w:pPr>
        <w:pStyle w:val="CommentText"/>
      </w:pPr>
      <w:r>
        <w:rPr>
          <w:rStyle w:val="CommentReference"/>
        </w:rPr>
        <w:annotationRef/>
      </w:r>
      <w:r>
        <w:t xml:space="preserve">Shall we enforce a specific </w:t>
      </w:r>
      <w:proofErr w:type="gramStart"/>
      <w:r>
        <w:t>codeSpace ?</w:t>
      </w:r>
      <w:proofErr w:type="gramEnd"/>
    </w:p>
  </w:comment>
  <w:comment w:id="765" w:author="Eric Boisvert" w:date="2015-10-29T05:11:00Z" w:initials="EB/L">
    <w:p w14:paraId="0C6CDA8E" w14:textId="120FCF66" w:rsidR="00FA21EA" w:rsidRDefault="00FA21EA">
      <w:pPr>
        <w:pStyle w:val="CommentText"/>
      </w:pPr>
      <w:r>
        <w:rPr>
          <w:rStyle w:val="CommentReference"/>
        </w:rPr>
        <w:annotationRef/>
      </w:r>
      <w:r>
        <w:t>Should we keep the abstract portrayal for future 3.2 extension</w:t>
      </w:r>
    </w:p>
  </w:comment>
  <w:comment w:id="772" w:author="Boisvert, Eric" w:date="2015-10-29T05:11:00Z" w:initials="BE">
    <w:p w14:paraId="11C239E8" w14:textId="43C8B7EE" w:rsidR="00FA21EA" w:rsidRDefault="00FA21EA">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74CA6" w14:textId="77777777" w:rsidR="00AE504B" w:rsidRDefault="00AE504B">
      <w:pPr>
        <w:spacing w:after="0"/>
      </w:pPr>
      <w:r>
        <w:separator/>
      </w:r>
    </w:p>
  </w:endnote>
  <w:endnote w:type="continuationSeparator" w:id="0">
    <w:p w14:paraId="1CB7F638" w14:textId="77777777" w:rsidR="00AE504B" w:rsidRDefault="00AE50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FA21EA" w:rsidRDefault="00FA21EA">
        <w:pPr>
          <w:pStyle w:val="Footer"/>
          <w:jc w:val="center"/>
        </w:pPr>
        <w:r>
          <w:fldChar w:fldCharType="begin"/>
        </w:r>
        <w:r>
          <w:instrText xml:space="preserve"> PAGE   \* MERGEFORMAT </w:instrText>
        </w:r>
        <w:r>
          <w:fldChar w:fldCharType="separate"/>
        </w:r>
        <w:r w:rsidR="00D33E64">
          <w:rPr>
            <w:noProof/>
          </w:rPr>
          <w:t>99</w:t>
        </w:r>
        <w:r>
          <w:rPr>
            <w:noProof/>
          </w:rPr>
          <w:fldChar w:fldCharType="end"/>
        </w:r>
      </w:p>
    </w:sdtContent>
  </w:sdt>
  <w:p w14:paraId="5299F2EC" w14:textId="77777777" w:rsidR="00FA21EA" w:rsidRPr="0079517D" w:rsidRDefault="00FA21EA"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D9A7F" w14:textId="77777777" w:rsidR="00AE504B" w:rsidRDefault="00AE504B">
      <w:pPr>
        <w:spacing w:after="0"/>
      </w:pPr>
      <w:r>
        <w:separator/>
      </w:r>
    </w:p>
  </w:footnote>
  <w:footnote w:type="continuationSeparator" w:id="0">
    <w:p w14:paraId="77E85A2B" w14:textId="77777777" w:rsidR="00AE504B" w:rsidRDefault="00AE504B">
      <w:pPr>
        <w:spacing w:after="0"/>
      </w:pPr>
      <w:r>
        <w:continuationSeparator/>
      </w:r>
    </w:p>
  </w:footnote>
  <w:footnote w:id="1">
    <w:p w14:paraId="015C3D42" w14:textId="77777777" w:rsidR="00FA21EA" w:rsidRDefault="00FA21EA">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FA21EA" w:rsidRPr="006F2ACD" w:rsidRDefault="00FA21EA">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0AEEA7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0E58BB"/>
    <w:rsid w:val="000F4D17"/>
    <w:rsid w:val="001050D1"/>
    <w:rsid w:val="00106124"/>
    <w:rsid w:val="001123AF"/>
    <w:rsid w:val="00112EA6"/>
    <w:rsid w:val="001133B5"/>
    <w:rsid w:val="0013283D"/>
    <w:rsid w:val="001453F6"/>
    <w:rsid w:val="001517B8"/>
    <w:rsid w:val="00154114"/>
    <w:rsid w:val="001571AE"/>
    <w:rsid w:val="00157A85"/>
    <w:rsid w:val="00160C8B"/>
    <w:rsid w:val="00165E04"/>
    <w:rsid w:val="00170B70"/>
    <w:rsid w:val="00172574"/>
    <w:rsid w:val="001810D7"/>
    <w:rsid w:val="001811FA"/>
    <w:rsid w:val="001A1E76"/>
    <w:rsid w:val="001A53ED"/>
    <w:rsid w:val="001A7909"/>
    <w:rsid w:val="001D519F"/>
    <w:rsid w:val="00203D99"/>
    <w:rsid w:val="0020685A"/>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2937"/>
    <w:rsid w:val="004111ED"/>
    <w:rsid w:val="00415CBF"/>
    <w:rsid w:val="004203F0"/>
    <w:rsid w:val="004274B7"/>
    <w:rsid w:val="00432BE6"/>
    <w:rsid w:val="0044777B"/>
    <w:rsid w:val="00450B23"/>
    <w:rsid w:val="004635D8"/>
    <w:rsid w:val="00463AE7"/>
    <w:rsid w:val="0046445D"/>
    <w:rsid w:val="0046711E"/>
    <w:rsid w:val="00481AF6"/>
    <w:rsid w:val="00486E2A"/>
    <w:rsid w:val="004A5507"/>
    <w:rsid w:val="004C0E7B"/>
    <w:rsid w:val="004C43DA"/>
    <w:rsid w:val="004E325F"/>
    <w:rsid w:val="004E3912"/>
    <w:rsid w:val="004E5F43"/>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517D"/>
    <w:rsid w:val="00796977"/>
    <w:rsid w:val="007A1979"/>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5ECA"/>
    <w:rsid w:val="009367D1"/>
    <w:rsid w:val="009412CB"/>
    <w:rsid w:val="009459BF"/>
    <w:rsid w:val="00946727"/>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AE3B9C"/>
    <w:rsid w:val="00AE504B"/>
    <w:rsid w:val="00B0615B"/>
    <w:rsid w:val="00B251E5"/>
    <w:rsid w:val="00B30B68"/>
    <w:rsid w:val="00B31486"/>
    <w:rsid w:val="00B33100"/>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33E64"/>
    <w:rsid w:val="00D5712A"/>
    <w:rsid w:val="00D73AA6"/>
    <w:rsid w:val="00D81A7B"/>
    <w:rsid w:val="00D82B9F"/>
    <w:rsid w:val="00DA0CE3"/>
    <w:rsid w:val="00DA2FDF"/>
    <w:rsid w:val="00DA45AF"/>
    <w:rsid w:val="00DA711E"/>
    <w:rsid w:val="00DB1F99"/>
    <w:rsid w:val="00DB2D3A"/>
    <w:rsid w:val="00DD288D"/>
    <w:rsid w:val="00DE0FD0"/>
    <w:rsid w:val="00DE3D18"/>
    <w:rsid w:val="00DE7A41"/>
    <w:rsid w:val="00DF5883"/>
    <w:rsid w:val="00E01A7D"/>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A73D1"/>
    <w:rsid w:val="00EB32C6"/>
    <w:rsid w:val="00ED2525"/>
    <w:rsid w:val="00EE3AFB"/>
    <w:rsid w:val="00EE4494"/>
    <w:rsid w:val="00EE5F46"/>
    <w:rsid w:val="00EF110E"/>
    <w:rsid w:val="00EF6424"/>
    <w:rsid w:val="00F0123D"/>
    <w:rsid w:val="00F0235F"/>
    <w:rsid w:val="00F071D4"/>
    <w:rsid w:val="00F27D5A"/>
    <w:rsid w:val="00F3223D"/>
    <w:rsid w:val="00F46BB7"/>
    <w:rsid w:val="00F526FC"/>
    <w:rsid w:val="00F6046E"/>
    <w:rsid w:val="00F60CB2"/>
    <w:rsid w:val="00F67178"/>
    <w:rsid w:val="00F91B65"/>
    <w:rsid w:val="00F92942"/>
    <w:rsid w:val="00FA03D9"/>
    <w:rsid w:val="00FA21EA"/>
    <w:rsid w:val="00FA3D28"/>
    <w:rsid w:val="00FA7812"/>
    <w:rsid w:val="00FB057B"/>
    <w:rsid w:val="00FB7664"/>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80096-C998-4BC0-88C0-F3BF3998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584</TotalTime>
  <Pages>167</Pages>
  <Words>28568</Words>
  <Characters>162842</Characters>
  <Application>Microsoft Office Word</Application>
  <DocSecurity>0</DocSecurity>
  <Lines>1357</Lines>
  <Paragraphs>382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191028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13</cp:revision>
  <dcterms:created xsi:type="dcterms:W3CDTF">2015-10-27T21:16:00Z</dcterms:created>
  <dcterms:modified xsi:type="dcterms:W3CDTF">2015-10-29T15:12:00Z</dcterms:modified>
</cp:coreProperties>
</file>