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3-28T16:06:00Z">
        <w:r w:rsidR="003842F3">
          <w:rPr>
            <w:color w:val="FF0000"/>
            <w:lang w:val="en-CA"/>
          </w:rPr>
          <w:t>6.1</w:t>
        </w:r>
      </w:ins>
      <w:ins w:id="62" w:author="Eric Boisvert" w:date="2016-01-04T09:39:00Z">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3-28T16:06:00Z">
        <w:r w:rsidR="003842F3">
          <w:rPr>
            <w:color w:val="FF0000"/>
            <w:lang w:val="en-CA"/>
          </w:rPr>
          <w:t>6.2</w:t>
        </w:r>
      </w:ins>
      <w:ins w:id="104" w:author="Eric Boisvert" w:date="2016-01-04T09:40:00Z">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En-ttedetabledesmatires"/>
          </w:pPr>
        </w:pPrChange>
      </w:pPr>
    </w:p>
    <w:p w14:paraId="5CD74C32" w14:textId="77777777" w:rsidR="003842F3" w:rsidRPr="007D0BE0" w:rsidRDefault="00F27D5A">
      <w:pPr>
        <w:pStyle w:val="TM1"/>
        <w:tabs>
          <w:tab w:val="left" w:pos="480"/>
          <w:tab w:val="right" w:leader="dot" w:pos="8630"/>
        </w:tabs>
        <w:rPr>
          <w:ins w:id="170" w:author="Eric Boisvert" w:date="2016-03-28T16:06: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Eric Boisvert" w:date="2016-03-28T16:06:00Z">
        <w:r w:rsidR="003842F3" w:rsidRPr="00B274BB">
          <w:rPr>
            <w:rStyle w:val="Lienhypertexte"/>
            <w:noProof/>
          </w:rPr>
          <w:fldChar w:fldCharType="begin"/>
        </w:r>
        <w:r w:rsidR="003842F3" w:rsidRPr="00B274BB">
          <w:rPr>
            <w:rStyle w:val="Lienhypertexte"/>
            <w:noProof/>
          </w:rPr>
          <w:instrText xml:space="preserve"> </w:instrText>
        </w:r>
        <w:r w:rsidR="003842F3">
          <w:rPr>
            <w:noProof/>
          </w:rPr>
          <w:instrText>HYPERLINK \l "_Toc446944538"</w:instrText>
        </w:r>
        <w:r w:rsidR="003842F3" w:rsidRPr="00B274BB">
          <w:rPr>
            <w:rStyle w:val="Lienhypertexte"/>
            <w:noProof/>
          </w:rPr>
          <w:instrText xml:space="preserve"> </w:instrText>
        </w:r>
        <w:r w:rsidR="003842F3" w:rsidRPr="00B274BB">
          <w:rPr>
            <w:rStyle w:val="Lienhypertexte"/>
            <w:noProof/>
          </w:rPr>
          <w:fldChar w:fldCharType="separate"/>
        </w:r>
        <w:r w:rsidR="003842F3" w:rsidRPr="00B274BB">
          <w:rPr>
            <w:rStyle w:val="Lienhypertexte"/>
            <w:noProof/>
            <w:lang w:val="en-CA"/>
          </w:rPr>
          <w:t>1.</w:t>
        </w:r>
        <w:r w:rsidR="003842F3" w:rsidRPr="007D0BE0">
          <w:rPr>
            <w:rFonts w:ascii="Calibri" w:eastAsia="MS Mincho" w:hAnsi="Calibri"/>
            <w:noProof/>
            <w:sz w:val="22"/>
            <w:szCs w:val="22"/>
            <w:lang w:val="en-CA" w:eastAsia="en-CA"/>
          </w:rPr>
          <w:tab/>
        </w:r>
        <w:r w:rsidR="003842F3" w:rsidRPr="00B274BB">
          <w:rPr>
            <w:rStyle w:val="Lienhypertexte"/>
            <w:noProof/>
            <w:lang w:val="en-CA"/>
          </w:rPr>
          <w:t>Scope</w:t>
        </w:r>
        <w:r w:rsidR="003842F3">
          <w:rPr>
            <w:noProof/>
            <w:webHidden/>
          </w:rPr>
          <w:tab/>
        </w:r>
        <w:r w:rsidR="003842F3">
          <w:rPr>
            <w:noProof/>
            <w:webHidden/>
          </w:rPr>
          <w:fldChar w:fldCharType="begin"/>
        </w:r>
        <w:r w:rsidR="003842F3">
          <w:rPr>
            <w:noProof/>
            <w:webHidden/>
          </w:rPr>
          <w:instrText xml:space="preserve"> PAGEREF _Toc446944538 \h </w:instrText>
        </w:r>
      </w:ins>
      <w:r w:rsidR="003842F3">
        <w:rPr>
          <w:noProof/>
          <w:webHidden/>
        </w:rPr>
      </w:r>
      <w:r w:rsidR="003842F3">
        <w:rPr>
          <w:noProof/>
          <w:webHidden/>
        </w:rPr>
        <w:fldChar w:fldCharType="separate"/>
      </w:r>
      <w:ins w:id="172" w:author="Eric Boisvert" w:date="2016-03-28T16:06:00Z">
        <w:r w:rsidR="003842F3">
          <w:rPr>
            <w:noProof/>
            <w:webHidden/>
          </w:rPr>
          <w:t>10</w:t>
        </w:r>
        <w:r w:rsidR="003842F3">
          <w:rPr>
            <w:noProof/>
            <w:webHidden/>
          </w:rPr>
          <w:fldChar w:fldCharType="end"/>
        </w:r>
        <w:r w:rsidR="003842F3" w:rsidRPr="00B274BB">
          <w:rPr>
            <w:rStyle w:val="Lienhypertexte"/>
            <w:noProof/>
          </w:rPr>
          <w:fldChar w:fldCharType="end"/>
        </w:r>
      </w:ins>
    </w:p>
    <w:p w14:paraId="4A92F919" w14:textId="77777777" w:rsidR="003842F3" w:rsidRPr="007D0BE0" w:rsidRDefault="003842F3">
      <w:pPr>
        <w:pStyle w:val="TM1"/>
        <w:tabs>
          <w:tab w:val="left" w:pos="480"/>
          <w:tab w:val="right" w:leader="dot" w:pos="8630"/>
        </w:tabs>
        <w:rPr>
          <w:ins w:id="173" w:author="Eric Boisvert" w:date="2016-03-28T16:06:00Z"/>
          <w:rFonts w:ascii="Calibri" w:eastAsia="MS Mincho" w:hAnsi="Calibri"/>
          <w:noProof/>
          <w:sz w:val="22"/>
          <w:szCs w:val="22"/>
          <w:lang w:val="en-CA" w:eastAsia="en-CA"/>
        </w:rPr>
      </w:pPr>
      <w:ins w:id="17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2.</w:t>
        </w:r>
        <w:r w:rsidRPr="007D0BE0">
          <w:rPr>
            <w:rFonts w:ascii="Calibri" w:eastAsia="MS Mincho" w:hAnsi="Calibri"/>
            <w:noProof/>
            <w:sz w:val="22"/>
            <w:szCs w:val="22"/>
            <w:lang w:val="en-CA" w:eastAsia="en-CA"/>
          </w:rPr>
          <w:tab/>
        </w:r>
        <w:r w:rsidRPr="00B274BB">
          <w:rPr>
            <w:rStyle w:val="Lienhypertexte"/>
            <w:noProof/>
            <w:lang w:val="en-CA"/>
          </w:rPr>
          <w:t>Conformance</w:t>
        </w:r>
        <w:r>
          <w:rPr>
            <w:noProof/>
            <w:webHidden/>
          </w:rPr>
          <w:tab/>
        </w:r>
        <w:r>
          <w:rPr>
            <w:noProof/>
            <w:webHidden/>
          </w:rPr>
          <w:fldChar w:fldCharType="begin"/>
        </w:r>
        <w:r>
          <w:rPr>
            <w:noProof/>
            <w:webHidden/>
          </w:rPr>
          <w:instrText xml:space="preserve"> PAGEREF _Toc446944539 \h </w:instrText>
        </w:r>
      </w:ins>
      <w:r>
        <w:rPr>
          <w:noProof/>
          <w:webHidden/>
        </w:rPr>
      </w:r>
      <w:r>
        <w:rPr>
          <w:noProof/>
          <w:webHidden/>
        </w:rPr>
        <w:fldChar w:fldCharType="separate"/>
      </w:r>
      <w:ins w:id="175" w:author="Eric Boisvert" w:date="2016-03-28T16:06:00Z">
        <w:r>
          <w:rPr>
            <w:noProof/>
            <w:webHidden/>
          </w:rPr>
          <w:t>10</w:t>
        </w:r>
        <w:r>
          <w:rPr>
            <w:noProof/>
            <w:webHidden/>
          </w:rPr>
          <w:fldChar w:fldCharType="end"/>
        </w:r>
        <w:r w:rsidRPr="00B274BB">
          <w:rPr>
            <w:rStyle w:val="Lienhypertexte"/>
            <w:noProof/>
          </w:rPr>
          <w:fldChar w:fldCharType="end"/>
        </w:r>
      </w:ins>
    </w:p>
    <w:p w14:paraId="036B133F" w14:textId="77777777" w:rsidR="003842F3" w:rsidRPr="007D0BE0" w:rsidRDefault="003842F3">
      <w:pPr>
        <w:pStyle w:val="TM1"/>
        <w:tabs>
          <w:tab w:val="left" w:pos="480"/>
          <w:tab w:val="right" w:leader="dot" w:pos="8630"/>
        </w:tabs>
        <w:rPr>
          <w:ins w:id="176" w:author="Eric Boisvert" w:date="2016-03-28T16:06:00Z"/>
          <w:rFonts w:ascii="Calibri" w:eastAsia="MS Mincho" w:hAnsi="Calibri"/>
          <w:noProof/>
          <w:sz w:val="22"/>
          <w:szCs w:val="22"/>
          <w:lang w:val="en-CA" w:eastAsia="en-CA"/>
        </w:rPr>
      </w:pPr>
      <w:ins w:id="1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3.</w:t>
        </w:r>
        <w:r w:rsidRPr="007D0BE0">
          <w:rPr>
            <w:rFonts w:ascii="Calibri" w:eastAsia="MS Mincho" w:hAnsi="Calibri"/>
            <w:noProof/>
            <w:sz w:val="22"/>
            <w:szCs w:val="22"/>
            <w:lang w:val="en-CA" w:eastAsia="en-CA"/>
          </w:rPr>
          <w:tab/>
        </w:r>
        <w:r w:rsidRPr="00B274BB">
          <w:rPr>
            <w:rStyle w:val="Lienhypertexte"/>
            <w:noProof/>
            <w:lang w:val="en-CA"/>
          </w:rPr>
          <w:t>References</w:t>
        </w:r>
        <w:r>
          <w:rPr>
            <w:noProof/>
            <w:webHidden/>
          </w:rPr>
          <w:tab/>
        </w:r>
        <w:r>
          <w:rPr>
            <w:noProof/>
            <w:webHidden/>
          </w:rPr>
          <w:fldChar w:fldCharType="begin"/>
        </w:r>
        <w:r>
          <w:rPr>
            <w:noProof/>
            <w:webHidden/>
          </w:rPr>
          <w:instrText xml:space="preserve"> PAGEREF _Toc446944540 \h </w:instrText>
        </w:r>
      </w:ins>
      <w:r>
        <w:rPr>
          <w:noProof/>
          <w:webHidden/>
        </w:rPr>
      </w:r>
      <w:r>
        <w:rPr>
          <w:noProof/>
          <w:webHidden/>
        </w:rPr>
        <w:fldChar w:fldCharType="separate"/>
      </w:r>
      <w:ins w:id="178" w:author="Eric Boisvert" w:date="2016-03-28T16:06:00Z">
        <w:r>
          <w:rPr>
            <w:noProof/>
            <w:webHidden/>
          </w:rPr>
          <w:t>11</w:t>
        </w:r>
        <w:r>
          <w:rPr>
            <w:noProof/>
            <w:webHidden/>
          </w:rPr>
          <w:fldChar w:fldCharType="end"/>
        </w:r>
        <w:r w:rsidRPr="00B274BB">
          <w:rPr>
            <w:rStyle w:val="Lienhypertexte"/>
            <w:noProof/>
          </w:rPr>
          <w:fldChar w:fldCharType="end"/>
        </w:r>
      </w:ins>
    </w:p>
    <w:p w14:paraId="3DCDFF39" w14:textId="77777777" w:rsidR="003842F3" w:rsidRPr="007D0BE0" w:rsidRDefault="003842F3">
      <w:pPr>
        <w:pStyle w:val="TM1"/>
        <w:tabs>
          <w:tab w:val="left" w:pos="480"/>
          <w:tab w:val="right" w:leader="dot" w:pos="8630"/>
        </w:tabs>
        <w:rPr>
          <w:ins w:id="179" w:author="Eric Boisvert" w:date="2016-03-28T16:06:00Z"/>
          <w:rFonts w:ascii="Calibri" w:eastAsia="MS Mincho" w:hAnsi="Calibri"/>
          <w:noProof/>
          <w:sz w:val="22"/>
          <w:szCs w:val="22"/>
          <w:lang w:val="en-CA" w:eastAsia="en-CA"/>
        </w:rPr>
      </w:pPr>
      <w:ins w:id="18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w:t>
        </w:r>
        <w:r w:rsidRPr="007D0BE0">
          <w:rPr>
            <w:rFonts w:ascii="Calibri" w:eastAsia="MS Mincho" w:hAnsi="Calibri"/>
            <w:noProof/>
            <w:sz w:val="22"/>
            <w:szCs w:val="22"/>
            <w:lang w:val="en-CA" w:eastAsia="en-CA"/>
          </w:rPr>
          <w:tab/>
        </w:r>
        <w:r w:rsidRPr="00B274BB">
          <w:rPr>
            <w:rStyle w:val="Lienhypertexte"/>
            <w:noProof/>
            <w:lang w:val="en-CA"/>
          </w:rPr>
          <w:t>Terms and Definitions</w:t>
        </w:r>
        <w:r>
          <w:rPr>
            <w:noProof/>
            <w:webHidden/>
          </w:rPr>
          <w:tab/>
        </w:r>
        <w:r>
          <w:rPr>
            <w:noProof/>
            <w:webHidden/>
          </w:rPr>
          <w:fldChar w:fldCharType="begin"/>
        </w:r>
        <w:r>
          <w:rPr>
            <w:noProof/>
            <w:webHidden/>
          </w:rPr>
          <w:instrText xml:space="preserve"> PAGEREF _Toc446944541 \h </w:instrText>
        </w:r>
      </w:ins>
      <w:r>
        <w:rPr>
          <w:noProof/>
          <w:webHidden/>
        </w:rPr>
      </w:r>
      <w:r>
        <w:rPr>
          <w:noProof/>
          <w:webHidden/>
        </w:rPr>
        <w:fldChar w:fldCharType="separate"/>
      </w:r>
      <w:ins w:id="181" w:author="Eric Boisvert" w:date="2016-03-28T16:06:00Z">
        <w:r>
          <w:rPr>
            <w:noProof/>
            <w:webHidden/>
          </w:rPr>
          <w:t>12</w:t>
        </w:r>
        <w:r>
          <w:rPr>
            <w:noProof/>
            <w:webHidden/>
          </w:rPr>
          <w:fldChar w:fldCharType="end"/>
        </w:r>
        <w:r w:rsidRPr="00B274BB">
          <w:rPr>
            <w:rStyle w:val="Lienhypertexte"/>
            <w:noProof/>
          </w:rPr>
          <w:fldChar w:fldCharType="end"/>
        </w:r>
      </w:ins>
    </w:p>
    <w:p w14:paraId="22C51569" w14:textId="77777777" w:rsidR="003842F3" w:rsidRPr="007D0BE0" w:rsidRDefault="003842F3">
      <w:pPr>
        <w:pStyle w:val="TM2"/>
        <w:tabs>
          <w:tab w:val="left" w:pos="880"/>
          <w:tab w:val="right" w:leader="dot" w:pos="8630"/>
        </w:tabs>
        <w:rPr>
          <w:ins w:id="182" w:author="Eric Boisvert" w:date="2016-03-28T16:06:00Z"/>
          <w:rFonts w:ascii="Calibri" w:eastAsia="MS Mincho" w:hAnsi="Calibri"/>
          <w:noProof/>
          <w:sz w:val="22"/>
          <w:szCs w:val="22"/>
          <w:lang w:val="en-CA" w:eastAsia="en-CA"/>
        </w:rPr>
      </w:pPr>
      <w:ins w:id="1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4.1</w:t>
        </w:r>
        <w:r w:rsidRPr="007D0BE0">
          <w:rPr>
            <w:rFonts w:ascii="Calibri" w:eastAsia="MS Mincho" w:hAnsi="Calibri"/>
            <w:noProof/>
            <w:sz w:val="22"/>
            <w:szCs w:val="22"/>
            <w:lang w:val="en-CA" w:eastAsia="en-CA"/>
          </w:rPr>
          <w:tab/>
        </w:r>
        <w:r w:rsidRPr="00B274BB">
          <w:rPr>
            <w:rStyle w:val="Lienhypertexte"/>
            <w:noProof/>
            <w:lang w:val="en-CA"/>
          </w:rPr>
          <w:t xml:space="preserve">classifier </w:t>
        </w:r>
        <w:r w:rsidRPr="00B274BB">
          <w:rPr>
            <w:rStyle w:val="Lienhypertexte"/>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_Toc446944542 \h </w:instrText>
        </w:r>
      </w:ins>
      <w:r>
        <w:rPr>
          <w:noProof/>
          <w:webHidden/>
        </w:rPr>
      </w:r>
      <w:r>
        <w:rPr>
          <w:noProof/>
          <w:webHidden/>
        </w:rPr>
        <w:fldChar w:fldCharType="separate"/>
      </w:r>
      <w:ins w:id="184" w:author="Eric Boisvert" w:date="2016-03-28T16:06:00Z">
        <w:r>
          <w:rPr>
            <w:noProof/>
            <w:webHidden/>
          </w:rPr>
          <w:t>12</w:t>
        </w:r>
        <w:r>
          <w:rPr>
            <w:noProof/>
            <w:webHidden/>
          </w:rPr>
          <w:fldChar w:fldCharType="end"/>
        </w:r>
        <w:r w:rsidRPr="00B274BB">
          <w:rPr>
            <w:rStyle w:val="Lienhypertexte"/>
            <w:noProof/>
          </w:rPr>
          <w:fldChar w:fldCharType="end"/>
        </w:r>
      </w:ins>
    </w:p>
    <w:p w14:paraId="7DD31F9A" w14:textId="77777777" w:rsidR="003842F3" w:rsidRPr="007D0BE0" w:rsidRDefault="003842F3">
      <w:pPr>
        <w:pStyle w:val="TM2"/>
        <w:tabs>
          <w:tab w:val="left" w:pos="880"/>
          <w:tab w:val="right" w:leader="dot" w:pos="8630"/>
        </w:tabs>
        <w:rPr>
          <w:ins w:id="185" w:author="Eric Boisvert" w:date="2016-03-28T16:06:00Z"/>
          <w:rFonts w:ascii="Calibri" w:eastAsia="MS Mincho" w:hAnsi="Calibri"/>
          <w:noProof/>
          <w:sz w:val="22"/>
          <w:szCs w:val="22"/>
          <w:lang w:val="en-CA" w:eastAsia="en-CA"/>
        </w:rPr>
      </w:pPr>
      <w:ins w:id="18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4.2</w:t>
        </w:r>
        <w:r w:rsidRPr="007D0BE0">
          <w:rPr>
            <w:rFonts w:ascii="Calibri" w:eastAsia="MS Mincho" w:hAnsi="Calibri"/>
            <w:noProof/>
            <w:sz w:val="22"/>
            <w:szCs w:val="22"/>
            <w:lang w:val="en-CA" w:eastAsia="en-CA"/>
          </w:rPr>
          <w:tab/>
        </w:r>
        <w:r w:rsidRPr="00B274BB">
          <w:rPr>
            <w:rStyle w:val="Lienhypertexte"/>
            <w:noProof/>
            <w:lang w:val="en-CA"/>
          </w:rPr>
          <w:t>domain feature</w:t>
        </w:r>
        <w:r>
          <w:rPr>
            <w:noProof/>
            <w:webHidden/>
          </w:rPr>
          <w:tab/>
        </w:r>
        <w:r>
          <w:rPr>
            <w:noProof/>
            <w:webHidden/>
          </w:rPr>
          <w:fldChar w:fldCharType="begin"/>
        </w:r>
        <w:r>
          <w:rPr>
            <w:noProof/>
            <w:webHidden/>
          </w:rPr>
          <w:instrText xml:space="preserve"> PAGEREF _Toc446944544 \h </w:instrText>
        </w:r>
      </w:ins>
      <w:r>
        <w:rPr>
          <w:noProof/>
          <w:webHidden/>
        </w:rPr>
      </w:r>
      <w:r>
        <w:rPr>
          <w:noProof/>
          <w:webHidden/>
        </w:rPr>
        <w:fldChar w:fldCharType="separate"/>
      </w:r>
      <w:ins w:id="187" w:author="Eric Boisvert" w:date="2016-03-28T16:06:00Z">
        <w:r>
          <w:rPr>
            <w:noProof/>
            <w:webHidden/>
          </w:rPr>
          <w:t>12</w:t>
        </w:r>
        <w:r>
          <w:rPr>
            <w:noProof/>
            <w:webHidden/>
          </w:rPr>
          <w:fldChar w:fldCharType="end"/>
        </w:r>
        <w:r w:rsidRPr="00B274BB">
          <w:rPr>
            <w:rStyle w:val="Lienhypertexte"/>
            <w:noProof/>
          </w:rPr>
          <w:fldChar w:fldCharType="end"/>
        </w:r>
      </w:ins>
    </w:p>
    <w:p w14:paraId="27705B92" w14:textId="77777777" w:rsidR="003842F3" w:rsidRPr="007D0BE0" w:rsidRDefault="003842F3">
      <w:pPr>
        <w:pStyle w:val="TM2"/>
        <w:tabs>
          <w:tab w:val="left" w:pos="880"/>
          <w:tab w:val="right" w:leader="dot" w:pos="8630"/>
        </w:tabs>
        <w:rPr>
          <w:ins w:id="188" w:author="Eric Boisvert" w:date="2016-03-28T16:06:00Z"/>
          <w:rFonts w:ascii="Calibri" w:eastAsia="MS Mincho" w:hAnsi="Calibri"/>
          <w:noProof/>
          <w:sz w:val="22"/>
          <w:szCs w:val="22"/>
          <w:lang w:val="en-CA" w:eastAsia="en-CA"/>
        </w:rPr>
      </w:pPr>
      <w:ins w:id="1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4.3</w:t>
        </w:r>
        <w:r w:rsidRPr="007D0BE0">
          <w:rPr>
            <w:rFonts w:ascii="Calibri" w:eastAsia="MS Mincho" w:hAnsi="Calibri"/>
            <w:noProof/>
            <w:sz w:val="22"/>
            <w:szCs w:val="22"/>
            <w:lang w:val="en-CA" w:eastAsia="en-CA"/>
          </w:rPr>
          <w:tab/>
        </w:r>
        <w:r w:rsidRPr="00B274BB">
          <w:rPr>
            <w:rStyle w:val="Lienhypertexte"/>
            <w:noProof/>
            <w:lang w:val="en-CA"/>
          </w:rPr>
          <w:t>element &lt;XML&gt;</w:t>
        </w:r>
        <w:r>
          <w:rPr>
            <w:noProof/>
            <w:webHidden/>
          </w:rPr>
          <w:tab/>
        </w:r>
        <w:r>
          <w:rPr>
            <w:noProof/>
            <w:webHidden/>
          </w:rPr>
          <w:fldChar w:fldCharType="begin"/>
        </w:r>
        <w:r>
          <w:rPr>
            <w:noProof/>
            <w:webHidden/>
          </w:rPr>
          <w:instrText xml:space="preserve"> PAGEREF _Toc446944545 \h </w:instrText>
        </w:r>
      </w:ins>
      <w:r>
        <w:rPr>
          <w:noProof/>
          <w:webHidden/>
        </w:rPr>
      </w:r>
      <w:r>
        <w:rPr>
          <w:noProof/>
          <w:webHidden/>
        </w:rPr>
        <w:fldChar w:fldCharType="separate"/>
      </w:r>
      <w:ins w:id="190" w:author="Eric Boisvert" w:date="2016-03-28T16:06:00Z">
        <w:r>
          <w:rPr>
            <w:noProof/>
            <w:webHidden/>
          </w:rPr>
          <w:t>13</w:t>
        </w:r>
        <w:r>
          <w:rPr>
            <w:noProof/>
            <w:webHidden/>
          </w:rPr>
          <w:fldChar w:fldCharType="end"/>
        </w:r>
        <w:r w:rsidRPr="00B274BB">
          <w:rPr>
            <w:rStyle w:val="Lienhypertexte"/>
            <w:noProof/>
          </w:rPr>
          <w:fldChar w:fldCharType="end"/>
        </w:r>
      </w:ins>
    </w:p>
    <w:p w14:paraId="1C75B700" w14:textId="77777777" w:rsidR="003842F3" w:rsidRPr="007D0BE0" w:rsidRDefault="003842F3">
      <w:pPr>
        <w:pStyle w:val="TM2"/>
        <w:tabs>
          <w:tab w:val="left" w:pos="880"/>
          <w:tab w:val="right" w:leader="dot" w:pos="8630"/>
        </w:tabs>
        <w:rPr>
          <w:ins w:id="191" w:author="Eric Boisvert" w:date="2016-03-28T16:06:00Z"/>
          <w:rFonts w:ascii="Calibri" w:eastAsia="MS Mincho" w:hAnsi="Calibri"/>
          <w:noProof/>
          <w:sz w:val="22"/>
          <w:szCs w:val="22"/>
          <w:lang w:val="en-CA" w:eastAsia="en-CA"/>
        </w:rPr>
      </w:pPr>
      <w:ins w:id="19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4.4</w:t>
        </w:r>
        <w:r w:rsidRPr="007D0BE0">
          <w:rPr>
            <w:rFonts w:ascii="Calibri" w:eastAsia="MS Mincho" w:hAnsi="Calibri"/>
            <w:noProof/>
            <w:sz w:val="22"/>
            <w:szCs w:val="22"/>
            <w:lang w:val="en-CA" w:eastAsia="en-CA"/>
          </w:rPr>
          <w:tab/>
        </w:r>
        <w:r w:rsidRPr="00B274BB">
          <w:rPr>
            <w:rStyle w:val="Lienhypertexte"/>
            <w:noProof/>
            <w:lang w:val="en-CA"/>
          </w:rPr>
          <w:t>feature</w:t>
        </w:r>
        <w:r>
          <w:rPr>
            <w:noProof/>
            <w:webHidden/>
          </w:rPr>
          <w:tab/>
        </w:r>
        <w:r>
          <w:rPr>
            <w:noProof/>
            <w:webHidden/>
          </w:rPr>
          <w:fldChar w:fldCharType="begin"/>
        </w:r>
        <w:r>
          <w:rPr>
            <w:noProof/>
            <w:webHidden/>
          </w:rPr>
          <w:instrText xml:space="preserve"> PAGEREF _Toc446944546 \h </w:instrText>
        </w:r>
      </w:ins>
      <w:r>
        <w:rPr>
          <w:noProof/>
          <w:webHidden/>
        </w:rPr>
      </w:r>
      <w:r>
        <w:rPr>
          <w:noProof/>
          <w:webHidden/>
        </w:rPr>
        <w:fldChar w:fldCharType="separate"/>
      </w:r>
      <w:ins w:id="193" w:author="Eric Boisvert" w:date="2016-03-28T16:06:00Z">
        <w:r>
          <w:rPr>
            <w:noProof/>
            <w:webHidden/>
          </w:rPr>
          <w:t>13</w:t>
        </w:r>
        <w:r>
          <w:rPr>
            <w:noProof/>
            <w:webHidden/>
          </w:rPr>
          <w:fldChar w:fldCharType="end"/>
        </w:r>
        <w:r w:rsidRPr="00B274BB">
          <w:rPr>
            <w:rStyle w:val="Lienhypertexte"/>
            <w:noProof/>
          </w:rPr>
          <w:fldChar w:fldCharType="end"/>
        </w:r>
      </w:ins>
    </w:p>
    <w:p w14:paraId="6AFA2EFF" w14:textId="77777777" w:rsidR="003842F3" w:rsidRPr="007D0BE0" w:rsidRDefault="003842F3">
      <w:pPr>
        <w:pStyle w:val="TM2"/>
        <w:tabs>
          <w:tab w:val="left" w:pos="880"/>
          <w:tab w:val="right" w:leader="dot" w:pos="8630"/>
        </w:tabs>
        <w:rPr>
          <w:ins w:id="194" w:author="Eric Boisvert" w:date="2016-03-28T16:06:00Z"/>
          <w:rFonts w:ascii="Calibri" w:eastAsia="MS Mincho" w:hAnsi="Calibri"/>
          <w:noProof/>
          <w:sz w:val="22"/>
          <w:szCs w:val="22"/>
          <w:lang w:val="en-CA" w:eastAsia="en-CA"/>
        </w:rPr>
      </w:pPr>
      <w:ins w:id="19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4.5</w:t>
        </w:r>
        <w:r w:rsidRPr="007D0BE0">
          <w:rPr>
            <w:rFonts w:ascii="Calibri" w:eastAsia="MS Mincho" w:hAnsi="Calibri"/>
            <w:noProof/>
            <w:sz w:val="22"/>
            <w:szCs w:val="22"/>
            <w:lang w:val="en-CA" w:eastAsia="en-CA"/>
          </w:rPr>
          <w:tab/>
        </w:r>
        <w:r w:rsidRPr="00B274BB">
          <w:rPr>
            <w:rStyle w:val="Lienhypertexte"/>
            <w:noProof/>
            <w:lang w:val="en-CA"/>
          </w:rPr>
          <w:t>GML application schema</w:t>
        </w:r>
        <w:r>
          <w:rPr>
            <w:noProof/>
            <w:webHidden/>
          </w:rPr>
          <w:tab/>
        </w:r>
        <w:r>
          <w:rPr>
            <w:noProof/>
            <w:webHidden/>
          </w:rPr>
          <w:fldChar w:fldCharType="begin"/>
        </w:r>
        <w:r>
          <w:rPr>
            <w:noProof/>
            <w:webHidden/>
          </w:rPr>
          <w:instrText xml:space="preserve"> PAGEREF _Toc446944547 \h </w:instrText>
        </w:r>
      </w:ins>
      <w:r>
        <w:rPr>
          <w:noProof/>
          <w:webHidden/>
        </w:rPr>
      </w:r>
      <w:r>
        <w:rPr>
          <w:noProof/>
          <w:webHidden/>
        </w:rPr>
        <w:fldChar w:fldCharType="separate"/>
      </w:r>
      <w:ins w:id="196" w:author="Eric Boisvert" w:date="2016-03-28T16:06:00Z">
        <w:r>
          <w:rPr>
            <w:noProof/>
            <w:webHidden/>
          </w:rPr>
          <w:t>13</w:t>
        </w:r>
        <w:r>
          <w:rPr>
            <w:noProof/>
            <w:webHidden/>
          </w:rPr>
          <w:fldChar w:fldCharType="end"/>
        </w:r>
        <w:r w:rsidRPr="00B274BB">
          <w:rPr>
            <w:rStyle w:val="Lienhypertexte"/>
            <w:noProof/>
          </w:rPr>
          <w:fldChar w:fldCharType="end"/>
        </w:r>
      </w:ins>
    </w:p>
    <w:p w14:paraId="1AE9EF17" w14:textId="77777777" w:rsidR="003842F3" w:rsidRPr="007D0BE0" w:rsidRDefault="003842F3">
      <w:pPr>
        <w:pStyle w:val="TM2"/>
        <w:tabs>
          <w:tab w:val="left" w:pos="880"/>
          <w:tab w:val="right" w:leader="dot" w:pos="8630"/>
        </w:tabs>
        <w:rPr>
          <w:ins w:id="197" w:author="Eric Boisvert" w:date="2016-03-28T16:06:00Z"/>
          <w:rFonts w:ascii="Calibri" w:eastAsia="MS Mincho" w:hAnsi="Calibri"/>
          <w:noProof/>
          <w:sz w:val="22"/>
          <w:szCs w:val="22"/>
          <w:lang w:val="en-CA" w:eastAsia="en-CA"/>
        </w:rPr>
      </w:pPr>
      <w:ins w:id="19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4.6</w:t>
        </w:r>
        <w:r w:rsidRPr="007D0BE0">
          <w:rPr>
            <w:rFonts w:ascii="Calibri" w:eastAsia="MS Mincho" w:hAnsi="Calibri"/>
            <w:noProof/>
            <w:sz w:val="22"/>
            <w:szCs w:val="22"/>
            <w:lang w:val="en-CA" w:eastAsia="en-CA"/>
          </w:rPr>
          <w:tab/>
        </w:r>
        <w:r w:rsidRPr="00B274BB">
          <w:rPr>
            <w:rStyle w:val="Lienhypertexte"/>
            <w:noProof/>
            <w:lang w:val="en-CA"/>
          </w:rPr>
          <w:t>GML document</w:t>
        </w:r>
        <w:r>
          <w:rPr>
            <w:noProof/>
            <w:webHidden/>
          </w:rPr>
          <w:tab/>
        </w:r>
        <w:r>
          <w:rPr>
            <w:noProof/>
            <w:webHidden/>
          </w:rPr>
          <w:fldChar w:fldCharType="begin"/>
        </w:r>
        <w:r>
          <w:rPr>
            <w:noProof/>
            <w:webHidden/>
          </w:rPr>
          <w:instrText xml:space="preserve"> PAGEREF _Toc446944548 \h </w:instrText>
        </w:r>
      </w:ins>
      <w:r>
        <w:rPr>
          <w:noProof/>
          <w:webHidden/>
        </w:rPr>
      </w:r>
      <w:r>
        <w:rPr>
          <w:noProof/>
          <w:webHidden/>
        </w:rPr>
        <w:fldChar w:fldCharType="separate"/>
      </w:r>
      <w:ins w:id="199" w:author="Eric Boisvert" w:date="2016-03-28T16:06:00Z">
        <w:r>
          <w:rPr>
            <w:noProof/>
            <w:webHidden/>
          </w:rPr>
          <w:t>13</w:t>
        </w:r>
        <w:r>
          <w:rPr>
            <w:noProof/>
            <w:webHidden/>
          </w:rPr>
          <w:fldChar w:fldCharType="end"/>
        </w:r>
        <w:r w:rsidRPr="00B274BB">
          <w:rPr>
            <w:rStyle w:val="Lienhypertexte"/>
            <w:noProof/>
          </w:rPr>
          <w:fldChar w:fldCharType="end"/>
        </w:r>
      </w:ins>
    </w:p>
    <w:p w14:paraId="1B8601FA" w14:textId="77777777" w:rsidR="003842F3" w:rsidRPr="007D0BE0" w:rsidRDefault="003842F3">
      <w:pPr>
        <w:pStyle w:val="TM2"/>
        <w:tabs>
          <w:tab w:val="left" w:pos="880"/>
          <w:tab w:val="right" w:leader="dot" w:pos="8630"/>
        </w:tabs>
        <w:rPr>
          <w:ins w:id="200" w:author="Eric Boisvert" w:date="2016-03-28T16:06:00Z"/>
          <w:rFonts w:ascii="Calibri" w:eastAsia="MS Mincho" w:hAnsi="Calibri"/>
          <w:noProof/>
          <w:sz w:val="22"/>
          <w:szCs w:val="22"/>
          <w:lang w:val="en-CA" w:eastAsia="en-CA"/>
        </w:rPr>
      </w:pPr>
      <w:ins w:id="20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4.7</w:t>
        </w:r>
        <w:r w:rsidRPr="007D0BE0">
          <w:rPr>
            <w:rFonts w:ascii="Calibri" w:eastAsia="MS Mincho" w:hAnsi="Calibri"/>
            <w:noProof/>
            <w:sz w:val="22"/>
            <w:szCs w:val="22"/>
            <w:lang w:val="en-CA" w:eastAsia="en-CA"/>
          </w:rPr>
          <w:tab/>
        </w:r>
        <w:r w:rsidRPr="00B274BB">
          <w:rPr>
            <w:rStyle w:val="Lienhypertexte"/>
            <w:noProof/>
            <w:lang w:val="en-CA"/>
          </w:rPr>
          <w:t>GML schema</w:t>
        </w:r>
        <w:r>
          <w:rPr>
            <w:noProof/>
            <w:webHidden/>
          </w:rPr>
          <w:tab/>
        </w:r>
        <w:r>
          <w:rPr>
            <w:noProof/>
            <w:webHidden/>
          </w:rPr>
          <w:fldChar w:fldCharType="begin"/>
        </w:r>
        <w:r>
          <w:rPr>
            <w:noProof/>
            <w:webHidden/>
          </w:rPr>
          <w:instrText xml:space="preserve"> PAGEREF _Toc446944549 \h </w:instrText>
        </w:r>
      </w:ins>
      <w:r>
        <w:rPr>
          <w:noProof/>
          <w:webHidden/>
        </w:rPr>
      </w:r>
      <w:r>
        <w:rPr>
          <w:noProof/>
          <w:webHidden/>
        </w:rPr>
        <w:fldChar w:fldCharType="separate"/>
      </w:r>
      <w:ins w:id="202" w:author="Eric Boisvert" w:date="2016-03-28T16:06:00Z">
        <w:r>
          <w:rPr>
            <w:noProof/>
            <w:webHidden/>
          </w:rPr>
          <w:t>13</w:t>
        </w:r>
        <w:r>
          <w:rPr>
            <w:noProof/>
            <w:webHidden/>
          </w:rPr>
          <w:fldChar w:fldCharType="end"/>
        </w:r>
        <w:r w:rsidRPr="00B274BB">
          <w:rPr>
            <w:rStyle w:val="Lienhypertexte"/>
            <w:noProof/>
          </w:rPr>
          <w:fldChar w:fldCharType="end"/>
        </w:r>
      </w:ins>
    </w:p>
    <w:p w14:paraId="7F068545" w14:textId="77777777" w:rsidR="003842F3" w:rsidRPr="007D0BE0" w:rsidRDefault="003842F3">
      <w:pPr>
        <w:pStyle w:val="TM2"/>
        <w:tabs>
          <w:tab w:val="left" w:pos="880"/>
          <w:tab w:val="right" w:leader="dot" w:pos="8630"/>
        </w:tabs>
        <w:rPr>
          <w:ins w:id="203" w:author="Eric Boisvert" w:date="2016-03-28T16:06:00Z"/>
          <w:rFonts w:ascii="Calibri" w:eastAsia="MS Mincho" w:hAnsi="Calibri"/>
          <w:noProof/>
          <w:sz w:val="22"/>
          <w:szCs w:val="22"/>
          <w:lang w:val="en-CA" w:eastAsia="en-CA"/>
        </w:rPr>
      </w:pPr>
      <w:ins w:id="20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4.8</w:t>
        </w:r>
        <w:r w:rsidRPr="007D0BE0">
          <w:rPr>
            <w:rFonts w:ascii="Calibri" w:eastAsia="MS Mincho" w:hAnsi="Calibri"/>
            <w:noProof/>
            <w:sz w:val="22"/>
            <w:szCs w:val="22"/>
            <w:lang w:val="en-CA" w:eastAsia="en-CA"/>
          </w:rPr>
          <w:tab/>
        </w:r>
        <w:r w:rsidRPr="00B274BB">
          <w:rPr>
            <w:rStyle w:val="Lienhypertexte"/>
            <w:noProof/>
            <w:lang w:val="en-CA"/>
          </w:rPr>
          <w:t>measurement</w:t>
        </w:r>
        <w:r>
          <w:rPr>
            <w:noProof/>
            <w:webHidden/>
          </w:rPr>
          <w:tab/>
        </w:r>
        <w:r>
          <w:rPr>
            <w:noProof/>
            <w:webHidden/>
          </w:rPr>
          <w:fldChar w:fldCharType="begin"/>
        </w:r>
        <w:r>
          <w:rPr>
            <w:noProof/>
            <w:webHidden/>
          </w:rPr>
          <w:instrText xml:space="preserve"> PAGEREF _Toc446944550 \h </w:instrText>
        </w:r>
      </w:ins>
      <w:r>
        <w:rPr>
          <w:noProof/>
          <w:webHidden/>
        </w:rPr>
      </w:r>
      <w:r>
        <w:rPr>
          <w:noProof/>
          <w:webHidden/>
        </w:rPr>
        <w:fldChar w:fldCharType="separate"/>
      </w:r>
      <w:ins w:id="205" w:author="Eric Boisvert" w:date="2016-03-28T16:06:00Z">
        <w:r>
          <w:rPr>
            <w:noProof/>
            <w:webHidden/>
          </w:rPr>
          <w:t>13</w:t>
        </w:r>
        <w:r>
          <w:rPr>
            <w:noProof/>
            <w:webHidden/>
          </w:rPr>
          <w:fldChar w:fldCharType="end"/>
        </w:r>
        <w:r w:rsidRPr="00B274BB">
          <w:rPr>
            <w:rStyle w:val="Lienhypertexte"/>
            <w:noProof/>
          </w:rPr>
          <w:fldChar w:fldCharType="end"/>
        </w:r>
      </w:ins>
    </w:p>
    <w:p w14:paraId="3833A3C6" w14:textId="77777777" w:rsidR="003842F3" w:rsidRPr="007D0BE0" w:rsidRDefault="003842F3">
      <w:pPr>
        <w:pStyle w:val="TM2"/>
        <w:tabs>
          <w:tab w:val="left" w:pos="880"/>
          <w:tab w:val="right" w:leader="dot" w:pos="8630"/>
        </w:tabs>
        <w:rPr>
          <w:ins w:id="206" w:author="Eric Boisvert" w:date="2016-03-28T16:06:00Z"/>
          <w:rFonts w:ascii="Calibri" w:eastAsia="MS Mincho" w:hAnsi="Calibri"/>
          <w:noProof/>
          <w:sz w:val="22"/>
          <w:szCs w:val="22"/>
          <w:lang w:val="en-CA" w:eastAsia="en-CA"/>
        </w:rPr>
      </w:pPr>
      <w:ins w:id="20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4.9</w:t>
        </w:r>
        <w:r w:rsidRPr="007D0BE0">
          <w:rPr>
            <w:rFonts w:ascii="Calibri" w:eastAsia="MS Mincho" w:hAnsi="Calibri"/>
            <w:noProof/>
            <w:sz w:val="22"/>
            <w:szCs w:val="22"/>
            <w:lang w:val="en-CA" w:eastAsia="en-CA"/>
          </w:rPr>
          <w:tab/>
        </w:r>
        <w:r w:rsidRPr="00B274BB">
          <w:rPr>
            <w:rStyle w:val="Lienhypertexte"/>
            <w:noProof/>
            <w:lang w:val="en-CA"/>
          </w:rPr>
          <w:t>observation</w:t>
        </w:r>
        <w:r>
          <w:rPr>
            <w:noProof/>
            <w:webHidden/>
          </w:rPr>
          <w:tab/>
        </w:r>
        <w:r>
          <w:rPr>
            <w:noProof/>
            <w:webHidden/>
          </w:rPr>
          <w:fldChar w:fldCharType="begin"/>
        </w:r>
        <w:r>
          <w:rPr>
            <w:noProof/>
            <w:webHidden/>
          </w:rPr>
          <w:instrText xml:space="preserve"> PAGEREF _Toc446944551 \h </w:instrText>
        </w:r>
      </w:ins>
      <w:r>
        <w:rPr>
          <w:noProof/>
          <w:webHidden/>
        </w:rPr>
      </w:r>
      <w:r>
        <w:rPr>
          <w:noProof/>
          <w:webHidden/>
        </w:rPr>
        <w:fldChar w:fldCharType="separate"/>
      </w:r>
      <w:ins w:id="208" w:author="Eric Boisvert" w:date="2016-03-28T16:06:00Z">
        <w:r>
          <w:rPr>
            <w:noProof/>
            <w:webHidden/>
          </w:rPr>
          <w:t>13</w:t>
        </w:r>
        <w:r>
          <w:rPr>
            <w:noProof/>
            <w:webHidden/>
          </w:rPr>
          <w:fldChar w:fldCharType="end"/>
        </w:r>
        <w:r w:rsidRPr="00B274BB">
          <w:rPr>
            <w:rStyle w:val="Lienhypertexte"/>
            <w:noProof/>
          </w:rPr>
          <w:fldChar w:fldCharType="end"/>
        </w:r>
      </w:ins>
    </w:p>
    <w:p w14:paraId="301EB893" w14:textId="77777777" w:rsidR="003842F3" w:rsidRPr="007D0BE0" w:rsidRDefault="003842F3">
      <w:pPr>
        <w:pStyle w:val="TM2"/>
        <w:tabs>
          <w:tab w:val="left" w:pos="1100"/>
          <w:tab w:val="right" w:leader="dot" w:pos="8630"/>
        </w:tabs>
        <w:rPr>
          <w:ins w:id="209" w:author="Eric Boisvert" w:date="2016-03-28T16:06:00Z"/>
          <w:rFonts w:ascii="Calibri" w:eastAsia="MS Mincho" w:hAnsi="Calibri"/>
          <w:noProof/>
          <w:sz w:val="22"/>
          <w:szCs w:val="22"/>
          <w:lang w:val="en-CA" w:eastAsia="en-CA"/>
        </w:rPr>
      </w:pPr>
      <w:ins w:id="21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4.10</w:t>
        </w:r>
        <w:r w:rsidRPr="007D0BE0">
          <w:rPr>
            <w:rFonts w:ascii="Calibri" w:eastAsia="MS Mincho" w:hAnsi="Calibri"/>
            <w:noProof/>
            <w:sz w:val="22"/>
            <w:szCs w:val="22"/>
            <w:lang w:val="en-CA" w:eastAsia="en-CA"/>
          </w:rPr>
          <w:tab/>
        </w:r>
        <w:r w:rsidRPr="00B274BB">
          <w:rPr>
            <w:rStyle w:val="Lienhypertexte"/>
            <w:noProof/>
            <w:lang w:val="en-CA"/>
          </w:rPr>
          <w:t>observation procedure</w:t>
        </w:r>
        <w:r>
          <w:rPr>
            <w:noProof/>
            <w:webHidden/>
          </w:rPr>
          <w:tab/>
        </w:r>
        <w:r>
          <w:rPr>
            <w:noProof/>
            <w:webHidden/>
          </w:rPr>
          <w:fldChar w:fldCharType="begin"/>
        </w:r>
        <w:r>
          <w:rPr>
            <w:noProof/>
            <w:webHidden/>
          </w:rPr>
          <w:instrText xml:space="preserve"> PAGEREF _Toc446944552 \h </w:instrText>
        </w:r>
      </w:ins>
      <w:r>
        <w:rPr>
          <w:noProof/>
          <w:webHidden/>
        </w:rPr>
      </w:r>
      <w:r>
        <w:rPr>
          <w:noProof/>
          <w:webHidden/>
        </w:rPr>
        <w:fldChar w:fldCharType="separate"/>
      </w:r>
      <w:ins w:id="211" w:author="Eric Boisvert" w:date="2016-03-28T16:06:00Z">
        <w:r>
          <w:rPr>
            <w:noProof/>
            <w:webHidden/>
          </w:rPr>
          <w:t>14</w:t>
        </w:r>
        <w:r>
          <w:rPr>
            <w:noProof/>
            <w:webHidden/>
          </w:rPr>
          <w:fldChar w:fldCharType="end"/>
        </w:r>
        <w:r w:rsidRPr="00B274BB">
          <w:rPr>
            <w:rStyle w:val="Lienhypertexte"/>
            <w:noProof/>
          </w:rPr>
          <w:fldChar w:fldCharType="end"/>
        </w:r>
      </w:ins>
    </w:p>
    <w:p w14:paraId="259BAA7C" w14:textId="77777777" w:rsidR="003842F3" w:rsidRPr="007D0BE0" w:rsidRDefault="003842F3">
      <w:pPr>
        <w:pStyle w:val="TM2"/>
        <w:tabs>
          <w:tab w:val="left" w:pos="1100"/>
          <w:tab w:val="right" w:leader="dot" w:pos="8630"/>
        </w:tabs>
        <w:rPr>
          <w:ins w:id="212" w:author="Eric Boisvert" w:date="2016-03-28T16:06:00Z"/>
          <w:rFonts w:ascii="Calibri" w:eastAsia="MS Mincho" w:hAnsi="Calibri"/>
          <w:noProof/>
          <w:sz w:val="22"/>
          <w:szCs w:val="22"/>
          <w:lang w:val="en-CA" w:eastAsia="en-CA"/>
        </w:rPr>
      </w:pPr>
      <w:ins w:id="21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4.11</w:t>
        </w:r>
        <w:r w:rsidRPr="007D0BE0">
          <w:rPr>
            <w:rFonts w:ascii="Calibri" w:eastAsia="MS Mincho" w:hAnsi="Calibri"/>
            <w:noProof/>
            <w:sz w:val="22"/>
            <w:szCs w:val="22"/>
            <w:lang w:val="en-CA" w:eastAsia="en-CA"/>
          </w:rPr>
          <w:tab/>
        </w:r>
        <w:r w:rsidRPr="00B274BB">
          <w:rPr>
            <w:rStyle w:val="Lienhypertexte"/>
            <w:noProof/>
            <w:lang w:val="en-CA"/>
          </w:rPr>
          <w:t>observation result</w:t>
        </w:r>
        <w:r>
          <w:rPr>
            <w:noProof/>
            <w:webHidden/>
          </w:rPr>
          <w:tab/>
        </w:r>
        <w:r>
          <w:rPr>
            <w:noProof/>
            <w:webHidden/>
          </w:rPr>
          <w:fldChar w:fldCharType="begin"/>
        </w:r>
        <w:r>
          <w:rPr>
            <w:noProof/>
            <w:webHidden/>
          </w:rPr>
          <w:instrText xml:space="preserve"> PAGEREF _Toc446944553 \h </w:instrText>
        </w:r>
      </w:ins>
      <w:r>
        <w:rPr>
          <w:noProof/>
          <w:webHidden/>
        </w:rPr>
      </w:r>
      <w:r>
        <w:rPr>
          <w:noProof/>
          <w:webHidden/>
        </w:rPr>
        <w:fldChar w:fldCharType="separate"/>
      </w:r>
      <w:ins w:id="214" w:author="Eric Boisvert" w:date="2016-03-28T16:06:00Z">
        <w:r>
          <w:rPr>
            <w:noProof/>
            <w:webHidden/>
          </w:rPr>
          <w:t>14</w:t>
        </w:r>
        <w:r>
          <w:rPr>
            <w:noProof/>
            <w:webHidden/>
          </w:rPr>
          <w:fldChar w:fldCharType="end"/>
        </w:r>
        <w:r w:rsidRPr="00B274BB">
          <w:rPr>
            <w:rStyle w:val="Lienhypertexte"/>
            <w:noProof/>
          </w:rPr>
          <w:fldChar w:fldCharType="end"/>
        </w:r>
      </w:ins>
    </w:p>
    <w:p w14:paraId="5FE80AAC" w14:textId="77777777" w:rsidR="003842F3" w:rsidRPr="007D0BE0" w:rsidRDefault="003842F3">
      <w:pPr>
        <w:pStyle w:val="TM2"/>
        <w:tabs>
          <w:tab w:val="left" w:pos="1100"/>
          <w:tab w:val="right" w:leader="dot" w:pos="8630"/>
        </w:tabs>
        <w:rPr>
          <w:ins w:id="215" w:author="Eric Boisvert" w:date="2016-03-28T16:06:00Z"/>
          <w:rFonts w:ascii="Calibri" w:eastAsia="MS Mincho" w:hAnsi="Calibri"/>
          <w:noProof/>
          <w:sz w:val="22"/>
          <w:szCs w:val="22"/>
          <w:lang w:val="en-CA" w:eastAsia="en-CA"/>
        </w:rPr>
      </w:pPr>
      <w:ins w:id="21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4.12</w:t>
        </w:r>
        <w:r w:rsidRPr="007D0BE0">
          <w:rPr>
            <w:rFonts w:ascii="Calibri" w:eastAsia="MS Mincho" w:hAnsi="Calibri"/>
            <w:noProof/>
            <w:sz w:val="22"/>
            <w:szCs w:val="22"/>
            <w:lang w:val="en-CA" w:eastAsia="en-CA"/>
          </w:rPr>
          <w:tab/>
        </w:r>
        <w:r w:rsidRPr="00B274BB">
          <w:rPr>
            <w:rStyle w:val="Lienhypertexte"/>
            <w:noProof/>
            <w:lang w:val="en-CA"/>
          </w:rPr>
          <w:t>property &lt;General Feature Model&gt;</w:t>
        </w:r>
        <w:r>
          <w:rPr>
            <w:noProof/>
            <w:webHidden/>
          </w:rPr>
          <w:tab/>
        </w:r>
        <w:r>
          <w:rPr>
            <w:noProof/>
            <w:webHidden/>
          </w:rPr>
          <w:fldChar w:fldCharType="begin"/>
        </w:r>
        <w:r>
          <w:rPr>
            <w:noProof/>
            <w:webHidden/>
          </w:rPr>
          <w:instrText xml:space="preserve"> PAGEREF _Toc446944554 \h </w:instrText>
        </w:r>
      </w:ins>
      <w:r>
        <w:rPr>
          <w:noProof/>
          <w:webHidden/>
        </w:rPr>
      </w:r>
      <w:r>
        <w:rPr>
          <w:noProof/>
          <w:webHidden/>
        </w:rPr>
        <w:fldChar w:fldCharType="separate"/>
      </w:r>
      <w:ins w:id="217" w:author="Eric Boisvert" w:date="2016-03-28T16:06:00Z">
        <w:r>
          <w:rPr>
            <w:noProof/>
            <w:webHidden/>
          </w:rPr>
          <w:t>14</w:t>
        </w:r>
        <w:r>
          <w:rPr>
            <w:noProof/>
            <w:webHidden/>
          </w:rPr>
          <w:fldChar w:fldCharType="end"/>
        </w:r>
        <w:r w:rsidRPr="00B274BB">
          <w:rPr>
            <w:rStyle w:val="Lienhypertexte"/>
            <w:noProof/>
          </w:rPr>
          <w:fldChar w:fldCharType="end"/>
        </w:r>
      </w:ins>
    </w:p>
    <w:p w14:paraId="63EE4817" w14:textId="77777777" w:rsidR="003842F3" w:rsidRPr="007D0BE0" w:rsidRDefault="003842F3">
      <w:pPr>
        <w:pStyle w:val="TM2"/>
        <w:tabs>
          <w:tab w:val="left" w:pos="1100"/>
          <w:tab w:val="right" w:leader="dot" w:pos="8630"/>
        </w:tabs>
        <w:rPr>
          <w:ins w:id="218" w:author="Eric Boisvert" w:date="2016-03-28T16:06:00Z"/>
          <w:rFonts w:ascii="Calibri" w:eastAsia="MS Mincho" w:hAnsi="Calibri"/>
          <w:noProof/>
          <w:sz w:val="22"/>
          <w:szCs w:val="22"/>
          <w:lang w:val="en-CA" w:eastAsia="en-CA"/>
        </w:rPr>
      </w:pPr>
      <w:ins w:id="21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4.13</w:t>
        </w:r>
        <w:r w:rsidRPr="007D0BE0">
          <w:rPr>
            <w:rFonts w:ascii="Calibri" w:eastAsia="MS Mincho" w:hAnsi="Calibri"/>
            <w:noProof/>
            <w:sz w:val="22"/>
            <w:szCs w:val="22"/>
            <w:lang w:val="en-CA" w:eastAsia="en-CA"/>
          </w:rPr>
          <w:tab/>
        </w:r>
        <w:r w:rsidRPr="00B274BB">
          <w:rPr>
            <w:rStyle w:val="Lienhypertexte"/>
            <w:noProof/>
            <w:lang w:val="en-CA"/>
          </w:rPr>
          <w:t>sampled feature</w:t>
        </w:r>
        <w:r>
          <w:rPr>
            <w:noProof/>
            <w:webHidden/>
          </w:rPr>
          <w:tab/>
        </w:r>
        <w:r>
          <w:rPr>
            <w:noProof/>
            <w:webHidden/>
          </w:rPr>
          <w:fldChar w:fldCharType="begin"/>
        </w:r>
        <w:r>
          <w:rPr>
            <w:noProof/>
            <w:webHidden/>
          </w:rPr>
          <w:instrText xml:space="preserve"> PAGEREF _Toc446944555 \h </w:instrText>
        </w:r>
      </w:ins>
      <w:r>
        <w:rPr>
          <w:noProof/>
          <w:webHidden/>
        </w:rPr>
      </w:r>
      <w:r>
        <w:rPr>
          <w:noProof/>
          <w:webHidden/>
        </w:rPr>
        <w:fldChar w:fldCharType="separate"/>
      </w:r>
      <w:ins w:id="220" w:author="Eric Boisvert" w:date="2016-03-28T16:06:00Z">
        <w:r>
          <w:rPr>
            <w:noProof/>
            <w:webHidden/>
          </w:rPr>
          <w:t>14</w:t>
        </w:r>
        <w:r>
          <w:rPr>
            <w:noProof/>
            <w:webHidden/>
          </w:rPr>
          <w:fldChar w:fldCharType="end"/>
        </w:r>
        <w:r w:rsidRPr="00B274BB">
          <w:rPr>
            <w:rStyle w:val="Lienhypertexte"/>
            <w:noProof/>
          </w:rPr>
          <w:fldChar w:fldCharType="end"/>
        </w:r>
      </w:ins>
    </w:p>
    <w:p w14:paraId="475091DE" w14:textId="77777777" w:rsidR="003842F3" w:rsidRPr="007D0BE0" w:rsidRDefault="003842F3">
      <w:pPr>
        <w:pStyle w:val="TM2"/>
        <w:tabs>
          <w:tab w:val="left" w:pos="1100"/>
          <w:tab w:val="right" w:leader="dot" w:pos="8630"/>
        </w:tabs>
        <w:rPr>
          <w:ins w:id="221" w:author="Eric Boisvert" w:date="2016-03-28T16:06:00Z"/>
          <w:rFonts w:ascii="Calibri" w:eastAsia="MS Mincho" w:hAnsi="Calibri"/>
          <w:noProof/>
          <w:sz w:val="22"/>
          <w:szCs w:val="22"/>
          <w:lang w:val="en-CA" w:eastAsia="en-CA"/>
        </w:rPr>
      </w:pPr>
      <w:ins w:id="22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4.14</w:t>
        </w:r>
        <w:r w:rsidRPr="007D0BE0">
          <w:rPr>
            <w:rFonts w:ascii="Calibri" w:eastAsia="MS Mincho" w:hAnsi="Calibri"/>
            <w:noProof/>
            <w:sz w:val="22"/>
            <w:szCs w:val="22"/>
            <w:lang w:val="en-CA" w:eastAsia="en-CA"/>
          </w:rPr>
          <w:tab/>
        </w:r>
        <w:r w:rsidRPr="00B274BB">
          <w:rPr>
            <w:rStyle w:val="Lienhypertexte"/>
            <w:noProof/>
            <w:lang w:val="en-CA"/>
          </w:rPr>
          <w:t>sampling feature</w:t>
        </w:r>
        <w:r>
          <w:rPr>
            <w:noProof/>
            <w:webHidden/>
          </w:rPr>
          <w:tab/>
        </w:r>
        <w:r>
          <w:rPr>
            <w:noProof/>
            <w:webHidden/>
          </w:rPr>
          <w:fldChar w:fldCharType="begin"/>
        </w:r>
        <w:r>
          <w:rPr>
            <w:noProof/>
            <w:webHidden/>
          </w:rPr>
          <w:instrText xml:space="preserve"> PAGEREF _Toc446944556 \h </w:instrText>
        </w:r>
      </w:ins>
      <w:r>
        <w:rPr>
          <w:noProof/>
          <w:webHidden/>
        </w:rPr>
      </w:r>
      <w:r>
        <w:rPr>
          <w:noProof/>
          <w:webHidden/>
        </w:rPr>
        <w:fldChar w:fldCharType="separate"/>
      </w:r>
      <w:ins w:id="223" w:author="Eric Boisvert" w:date="2016-03-28T16:06:00Z">
        <w:r>
          <w:rPr>
            <w:noProof/>
            <w:webHidden/>
          </w:rPr>
          <w:t>14</w:t>
        </w:r>
        <w:r>
          <w:rPr>
            <w:noProof/>
            <w:webHidden/>
          </w:rPr>
          <w:fldChar w:fldCharType="end"/>
        </w:r>
        <w:r w:rsidRPr="00B274BB">
          <w:rPr>
            <w:rStyle w:val="Lienhypertexte"/>
            <w:noProof/>
          </w:rPr>
          <w:fldChar w:fldCharType="end"/>
        </w:r>
      </w:ins>
    </w:p>
    <w:p w14:paraId="78F8C09F" w14:textId="77777777" w:rsidR="003842F3" w:rsidRPr="007D0BE0" w:rsidRDefault="003842F3">
      <w:pPr>
        <w:pStyle w:val="TM2"/>
        <w:tabs>
          <w:tab w:val="left" w:pos="1100"/>
          <w:tab w:val="right" w:leader="dot" w:pos="8630"/>
        </w:tabs>
        <w:rPr>
          <w:ins w:id="224" w:author="Eric Boisvert" w:date="2016-03-28T16:06:00Z"/>
          <w:rFonts w:ascii="Calibri" w:eastAsia="MS Mincho" w:hAnsi="Calibri"/>
          <w:noProof/>
          <w:sz w:val="22"/>
          <w:szCs w:val="22"/>
          <w:lang w:val="en-CA" w:eastAsia="en-CA"/>
        </w:rPr>
      </w:pPr>
      <w:ins w:id="22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4.15</w:t>
        </w:r>
        <w:r w:rsidRPr="007D0BE0">
          <w:rPr>
            <w:rFonts w:ascii="Calibri" w:eastAsia="MS Mincho" w:hAnsi="Calibri"/>
            <w:noProof/>
            <w:sz w:val="22"/>
            <w:szCs w:val="22"/>
            <w:lang w:val="en-CA" w:eastAsia="en-CA"/>
          </w:rPr>
          <w:tab/>
        </w:r>
        <w:r w:rsidRPr="00B274BB">
          <w:rPr>
            <w:rStyle w:val="Lienhypertexte"/>
            <w:noProof/>
            <w:lang w:val="en-CA"/>
          </w:rPr>
          <w:t>schema &lt;XML Schema&gt;</w:t>
        </w:r>
        <w:r>
          <w:rPr>
            <w:noProof/>
            <w:webHidden/>
          </w:rPr>
          <w:tab/>
        </w:r>
        <w:r>
          <w:rPr>
            <w:noProof/>
            <w:webHidden/>
          </w:rPr>
          <w:fldChar w:fldCharType="begin"/>
        </w:r>
        <w:r>
          <w:rPr>
            <w:noProof/>
            <w:webHidden/>
          </w:rPr>
          <w:instrText xml:space="preserve"> PAGEREF _Toc446944557 \h </w:instrText>
        </w:r>
      </w:ins>
      <w:r>
        <w:rPr>
          <w:noProof/>
          <w:webHidden/>
        </w:rPr>
      </w:r>
      <w:r>
        <w:rPr>
          <w:noProof/>
          <w:webHidden/>
        </w:rPr>
        <w:fldChar w:fldCharType="separate"/>
      </w:r>
      <w:ins w:id="226" w:author="Eric Boisvert" w:date="2016-03-28T16:06:00Z">
        <w:r>
          <w:rPr>
            <w:noProof/>
            <w:webHidden/>
          </w:rPr>
          <w:t>14</w:t>
        </w:r>
        <w:r>
          <w:rPr>
            <w:noProof/>
            <w:webHidden/>
          </w:rPr>
          <w:fldChar w:fldCharType="end"/>
        </w:r>
        <w:r w:rsidRPr="00B274BB">
          <w:rPr>
            <w:rStyle w:val="Lienhypertexte"/>
            <w:noProof/>
          </w:rPr>
          <w:fldChar w:fldCharType="end"/>
        </w:r>
      </w:ins>
    </w:p>
    <w:p w14:paraId="7A027ED5" w14:textId="77777777" w:rsidR="003842F3" w:rsidRPr="007D0BE0" w:rsidRDefault="003842F3">
      <w:pPr>
        <w:pStyle w:val="TM1"/>
        <w:tabs>
          <w:tab w:val="left" w:pos="480"/>
          <w:tab w:val="right" w:leader="dot" w:pos="8630"/>
        </w:tabs>
        <w:rPr>
          <w:ins w:id="227" w:author="Eric Boisvert" w:date="2016-03-28T16:06:00Z"/>
          <w:rFonts w:ascii="Calibri" w:eastAsia="MS Mincho" w:hAnsi="Calibri"/>
          <w:noProof/>
          <w:sz w:val="22"/>
          <w:szCs w:val="22"/>
          <w:lang w:val="en-CA" w:eastAsia="en-CA"/>
        </w:rPr>
      </w:pPr>
      <w:ins w:id="22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"_Toc446944558"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_Toc446944558 \h </w:instrText>
        </w:r>
      </w:ins>
      <w:r>
        <w:rPr>
          <w:noProof/>
          <w:webHidden/>
        </w:rPr>
      </w:r>
      <w:r>
        <w:rPr>
          <w:noProof/>
          <w:webHidden/>
        </w:rPr>
        <w:fldChar w:fldCharType="separate"/>
      </w:r>
      <w:ins w:id="229" w:author="Eric Boisvert" w:date="2016-03-28T16:06:00Z">
        <w:r>
          <w:rPr>
            <w:noProof/>
            <w:webHidden/>
          </w:rPr>
          <w:t>15</w:t>
        </w:r>
        <w:r>
          <w:rPr>
            <w:noProof/>
            <w:webHidden/>
          </w:rPr>
          <w:fldChar w:fldCharType="end"/>
        </w:r>
        <w:r w:rsidRPr="00B274BB">
          <w:rPr>
            <w:rStyle w:val="Lienhypertexte"/>
            <w:noProof/>
          </w:rPr>
          <w:fldChar w:fldCharType="end"/>
        </w:r>
      </w:ins>
    </w:p>
    <w:p w14:paraId="4CC8A0F2" w14:textId="77777777" w:rsidR="003842F3" w:rsidRPr="007D0BE0" w:rsidRDefault="003842F3">
      <w:pPr>
        <w:pStyle w:val="TM2"/>
        <w:tabs>
          <w:tab w:val="left" w:pos="880"/>
          <w:tab w:val="right" w:leader="dot" w:pos="8630"/>
        </w:tabs>
        <w:rPr>
          <w:ins w:id="230" w:author="Eric Boisvert" w:date="2016-03-28T16:06:00Z"/>
          <w:rFonts w:ascii="Calibri" w:eastAsia="MS Mincho" w:hAnsi="Calibri"/>
          <w:noProof/>
          <w:sz w:val="22"/>
          <w:szCs w:val="22"/>
          <w:lang w:val="en-CA" w:eastAsia="en-CA"/>
        </w:rPr>
      </w:pPr>
      <w:ins w:id="231"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"_Toc446944559"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5.1</w:t>
        </w:r>
        <w:r w:rsidRPr="007D0BE0">
          <w:rPr>
            <w:rFonts w:ascii="Calibri" w:eastAsia="MS Mincho" w:hAnsi="Calibri"/>
            <w:noProof/>
            <w:sz w:val="22"/>
            <w:szCs w:val="22"/>
            <w:lang w:val="en-CA" w:eastAsia="en-CA"/>
          </w:rPr>
          <w:tab/>
        </w:r>
        <w:r w:rsidRPr="00B274BB">
          <w:rPr>
            <w:rStyle w:val="Lienhypertexte"/>
            <w:noProof/>
            <w:lang w:val="en-CA"/>
          </w:rPr>
          <w:t>GeoSciML Portrayal</w:t>
        </w:r>
        <w:r>
          <w:rPr>
            <w:noProof/>
            <w:webHidden/>
          </w:rPr>
          <w:tab/>
        </w:r>
        <w:r>
          <w:rPr>
            <w:noProof/>
            <w:webHidden/>
          </w:rPr>
          <w:fldChar w:fldCharType="begin"/>
        </w:r>
        <w:r>
          <w:rPr>
            <w:noProof/>
            <w:webHidden/>
          </w:rPr>
          <w:instrText xml:space="preserve"> PAGEREF _Toc446944559 \h </w:instrText>
        </w:r>
      </w:ins>
      <w:r>
        <w:rPr>
          <w:noProof/>
          <w:webHidden/>
        </w:rPr>
      </w:r>
      <w:r>
        <w:rPr>
          <w:noProof/>
          <w:webHidden/>
        </w:rPr>
        <w:fldChar w:fldCharType="separate"/>
      </w:r>
      <w:ins w:id="232" w:author="Eric Boisvert" w:date="2016-03-28T16:06:00Z">
        <w:r>
          <w:rPr>
            <w:noProof/>
            <w:webHidden/>
          </w:rPr>
          <w:t>16</w:t>
        </w:r>
        <w:r>
          <w:rPr>
            <w:noProof/>
            <w:webHidden/>
          </w:rPr>
          <w:fldChar w:fldCharType="end"/>
        </w:r>
        <w:r w:rsidRPr="00B274BB">
          <w:rPr>
            <w:rStyle w:val="Lienhypertexte"/>
            <w:noProof/>
          </w:rPr>
          <w:fldChar w:fldCharType="end"/>
        </w:r>
      </w:ins>
    </w:p>
    <w:p w14:paraId="47D34F96" w14:textId="77777777" w:rsidR="003842F3" w:rsidRPr="007D0BE0" w:rsidRDefault="003842F3">
      <w:pPr>
        <w:pStyle w:val="TM2"/>
        <w:tabs>
          <w:tab w:val="left" w:pos="880"/>
          <w:tab w:val="right" w:leader="dot" w:pos="8630"/>
        </w:tabs>
        <w:rPr>
          <w:ins w:id="233" w:author="Eric Boisvert" w:date="2016-03-28T16:06:00Z"/>
          <w:rFonts w:ascii="Calibri" w:eastAsia="MS Mincho" w:hAnsi="Calibri"/>
          <w:noProof/>
          <w:sz w:val="22"/>
          <w:szCs w:val="22"/>
          <w:lang w:val="en-CA" w:eastAsia="en-CA"/>
        </w:rPr>
      </w:pPr>
      <w:ins w:id="23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5.2</w:t>
        </w:r>
        <w:r w:rsidRPr="007D0BE0">
          <w:rPr>
            <w:rFonts w:ascii="Calibri" w:eastAsia="MS Mincho" w:hAnsi="Calibri"/>
            <w:noProof/>
            <w:sz w:val="22"/>
            <w:szCs w:val="22"/>
            <w:lang w:val="en-CA" w:eastAsia="en-CA"/>
          </w:rPr>
          <w:tab/>
        </w:r>
        <w:r w:rsidRPr="00B274BB">
          <w:rPr>
            <w:rStyle w:val="Lienhypertexte"/>
            <w:noProof/>
            <w:lang w:val="en-CA"/>
          </w:rPr>
          <w:t>GeoSciML Basic and Extension</w:t>
        </w:r>
        <w:r>
          <w:rPr>
            <w:noProof/>
            <w:webHidden/>
          </w:rPr>
          <w:tab/>
        </w:r>
        <w:r>
          <w:rPr>
            <w:noProof/>
            <w:webHidden/>
          </w:rPr>
          <w:fldChar w:fldCharType="begin"/>
        </w:r>
        <w:r>
          <w:rPr>
            <w:noProof/>
            <w:webHidden/>
          </w:rPr>
          <w:instrText xml:space="preserve"> PAGEREF _Toc446944560 \h </w:instrText>
        </w:r>
      </w:ins>
      <w:r>
        <w:rPr>
          <w:noProof/>
          <w:webHidden/>
        </w:rPr>
      </w:r>
      <w:r>
        <w:rPr>
          <w:noProof/>
          <w:webHidden/>
        </w:rPr>
        <w:fldChar w:fldCharType="separate"/>
      </w:r>
      <w:ins w:id="235" w:author="Eric Boisvert" w:date="2016-03-28T16:06:00Z">
        <w:r>
          <w:rPr>
            <w:noProof/>
            <w:webHidden/>
          </w:rPr>
          <w:t>17</w:t>
        </w:r>
        <w:r>
          <w:rPr>
            <w:noProof/>
            <w:webHidden/>
          </w:rPr>
          <w:fldChar w:fldCharType="end"/>
        </w:r>
        <w:r w:rsidRPr="00B274BB">
          <w:rPr>
            <w:rStyle w:val="Lienhypertexte"/>
            <w:noProof/>
          </w:rPr>
          <w:fldChar w:fldCharType="end"/>
        </w:r>
      </w:ins>
    </w:p>
    <w:p w14:paraId="10A10802" w14:textId="77777777" w:rsidR="003842F3" w:rsidRPr="007D0BE0" w:rsidRDefault="003842F3">
      <w:pPr>
        <w:pStyle w:val="TM3"/>
        <w:tabs>
          <w:tab w:val="left" w:pos="1320"/>
          <w:tab w:val="right" w:leader="dot" w:pos="8630"/>
        </w:tabs>
        <w:rPr>
          <w:ins w:id="236" w:author="Eric Boisvert" w:date="2016-03-28T16:06:00Z"/>
          <w:rFonts w:ascii="Calibri" w:eastAsia="MS Mincho" w:hAnsi="Calibri"/>
          <w:noProof/>
          <w:sz w:val="22"/>
          <w:szCs w:val="22"/>
          <w:lang w:val="en-CA" w:eastAsia="en-CA"/>
        </w:rPr>
      </w:pPr>
      <w:ins w:id="23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5.2.1</w:t>
        </w:r>
        <w:r w:rsidRPr="007D0BE0">
          <w:rPr>
            <w:rFonts w:ascii="Calibri" w:eastAsia="MS Mincho" w:hAnsi="Calibri"/>
            <w:noProof/>
            <w:sz w:val="22"/>
            <w:szCs w:val="22"/>
            <w:lang w:val="en-CA" w:eastAsia="en-CA"/>
          </w:rPr>
          <w:tab/>
        </w:r>
        <w:r w:rsidRPr="00B274BB">
          <w:rPr>
            <w:rStyle w:val="Lienhypertexte"/>
            <w:noProof/>
            <w:lang w:val="en-CA"/>
          </w:rPr>
          <w:t>AbstractDescription classes</w:t>
        </w:r>
        <w:r>
          <w:rPr>
            <w:noProof/>
            <w:webHidden/>
          </w:rPr>
          <w:tab/>
        </w:r>
        <w:r>
          <w:rPr>
            <w:noProof/>
            <w:webHidden/>
          </w:rPr>
          <w:fldChar w:fldCharType="begin"/>
        </w:r>
        <w:r>
          <w:rPr>
            <w:noProof/>
            <w:webHidden/>
          </w:rPr>
          <w:instrText xml:space="preserve"> PAGEREF _Toc446944561 \h </w:instrText>
        </w:r>
      </w:ins>
      <w:r>
        <w:rPr>
          <w:noProof/>
          <w:webHidden/>
        </w:rPr>
      </w:r>
      <w:r>
        <w:rPr>
          <w:noProof/>
          <w:webHidden/>
        </w:rPr>
        <w:fldChar w:fldCharType="separate"/>
      </w:r>
      <w:ins w:id="238" w:author="Eric Boisvert" w:date="2016-03-28T16:06:00Z">
        <w:r>
          <w:rPr>
            <w:noProof/>
            <w:webHidden/>
          </w:rPr>
          <w:t>19</w:t>
        </w:r>
        <w:r>
          <w:rPr>
            <w:noProof/>
            <w:webHidden/>
          </w:rPr>
          <w:fldChar w:fldCharType="end"/>
        </w:r>
        <w:r w:rsidRPr="00B274BB">
          <w:rPr>
            <w:rStyle w:val="Lienhypertexte"/>
            <w:noProof/>
          </w:rPr>
          <w:fldChar w:fldCharType="end"/>
        </w:r>
      </w:ins>
    </w:p>
    <w:p w14:paraId="0CBCF864" w14:textId="77777777" w:rsidR="003842F3" w:rsidRPr="007D0BE0" w:rsidRDefault="003842F3">
      <w:pPr>
        <w:pStyle w:val="TM1"/>
        <w:tabs>
          <w:tab w:val="left" w:pos="480"/>
          <w:tab w:val="right" w:leader="dot" w:pos="8630"/>
        </w:tabs>
        <w:rPr>
          <w:ins w:id="239" w:author="Eric Boisvert" w:date="2016-03-28T16:06:00Z"/>
          <w:rFonts w:ascii="Calibri" w:eastAsia="MS Mincho" w:hAnsi="Calibri"/>
          <w:noProof/>
          <w:sz w:val="22"/>
          <w:szCs w:val="22"/>
          <w:lang w:val="en-CA" w:eastAsia="en-CA"/>
        </w:rPr>
      </w:pPr>
      <w:ins w:id="24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w:t>
        </w:r>
        <w:r w:rsidRPr="007D0BE0">
          <w:rPr>
            <w:rFonts w:ascii="Calibri" w:eastAsia="MS Mincho" w:hAnsi="Calibri"/>
            <w:noProof/>
            <w:sz w:val="22"/>
            <w:szCs w:val="22"/>
            <w:lang w:val="en-CA" w:eastAsia="en-CA"/>
          </w:rPr>
          <w:tab/>
        </w:r>
        <w:r w:rsidRPr="00B274BB">
          <w:rPr>
            <w:rStyle w:val="Lienhypertexte"/>
            <w:noProof/>
            <w:lang w:val="en-CA"/>
          </w:rPr>
          <w:t>Conventions</w:t>
        </w:r>
        <w:r>
          <w:rPr>
            <w:noProof/>
            <w:webHidden/>
          </w:rPr>
          <w:tab/>
        </w:r>
        <w:r>
          <w:rPr>
            <w:noProof/>
            <w:webHidden/>
          </w:rPr>
          <w:fldChar w:fldCharType="begin"/>
        </w:r>
        <w:r>
          <w:rPr>
            <w:noProof/>
            <w:webHidden/>
          </w:rPr>
          <w:instrText xml:space="preserve"> PAGEREF _Toc446944562 \h </w:instrText>
        </w:r>
      </w:ins>
      <w:r>
        <w:rPr>
          <w:noProof/>
          <w:webHidden/>
        </w:rPr>
      </w:r>
      <w:r>
        <w:rPr>
          <w:noProof/>
          <w:webHidden/>
        </w:rPr>
        <w:fldChar w:fldCharType="separate"/>
      </w:r>
      <w:ins w:id="241" w:author="Eric Boisvert" w:date="2016-03-28T16:06:00Z">
        <w:r>
          <w:rPr>
            <w:noProof/>
            <w:webHidden/>
          </w:rPr>
          <w:t>22</w:t>
        </w:r>
        <w:r>
          <w:rPr>
            <w:noProof/>
            <w:webHidden/>
          </w:rPr>
          <w:fldChar w:fldCharType="end"/>
        </w:r>
        <w:r w:rsidRPr="00B274BB">
          <w:rPr>
            <w:rStyle w:val="Lienhypertexte"/>
            <w:noProof/>
          </w:rPr>
          <w:fldChar w:fldCharType="end"/>
        </w:r>
      </w:ins>
    </w:p>
    <w:p w14:paraId="4891C8A1" w14:textId="77777777" w:rsidR="003842F3" w:rsidRPr="007D0BE0" w:rsidRDefault="003842F3">
      <w:pPr>
        <w:pStyle w:val="TM2"/>
        <w:tabs>
          <w:tab w:val="left" w:pos="880"/>
          <w:tab w:val="right" w:leader="dot" w:pos="8630"/>
        </w:tabs>
        <w:rPr>
          <w:ins w:id="242" w:author="Eric Boisvert" w:date="2016-03-28T16:06:00Z"/>
          <w:rFonts w:ascii="Calibri" w:eastAsia="MS Mincho" w:hAnsi="Calibri"/>
          <w:noProof/>
          <w:sz w:val="22"/>
          <w:szCs w:val="22"/>
          <w:lang w:val="en-CA" w:eastAsia="en-CA"/>
        </w:rPr>
      </w:pPr>
      <w:ins w:id="24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6.1</w:t>
        </w:r>
        <w:r w:rsidRPr="007D0BE0">
          <w:rPr>
            <w:rFonts w:ascii="Calibri" w:eastAsia="MS Mincho" w:hAnsi="Calibri"/>
            <w:noProof/>
            <w:sz w:val="22"/>
            <w:szCs w:val="22"/>
            <w:lang w:val="en-CA" w:eastAsia="en-CA"/>
          </w:rPr>
          <w:tab/>
        </w:r>
        <w:r w:rsidRPr="00B274BB">
          <w:rPr>
            <w:rStyle w:val="Lienhypertexte"/>
            <w:noProof/>
            <w:lang w:val="en-CA"/>
          </w:rPr>
          <w:t>Requirement class</w:t>
        </w:r>
        <w:r>
          <w:rPr>
            <w:noProof/>
            <w:webHidden/>
          </w:rPr>
          <w:tab/>
        </w:r>
        <w:r>
          <w:rPr>
            <w:noProof/>
            <w:webHidden/>
          </w:rPr>
          <w:fldChar w:fldCharType="begin"/>
        </w:r>
        <w:r>
          <w:rPr>
            <w:noProof/>
            <w:webHidden/>
          </w:rPr>
          <w:instrText xml:space="preserve"> PAGEREF _Toc446944563 \h </w:instrText>
        </w:r>
      </w:ins>
      <w:r>
        <w:rPr>
          <w:noProof/>
          <w:webHidden/>
        </w:rPr>
      </w:r>
      <w:r>
        <w:rPr>
          <w:noProof/>
          <w:webHidden/>
        </w:rPr>
        <w:fldChar w:fldCharType="separate"/>
      </w:r>
      <w:ins w:id="244" w:author="Eric Boisvert" w:date="2016-03-28T16:06:00Z">
        <w:r>
          <w:rPr>
            <w:noProof/>
            <w:webHidden/>
          </w:rPr>
          <w:t>22</w:t>
        </w:r>
        <w:r>
          <w:rPr>
            <w:noProof/>
            <w:webHidden/>
          </w:rPr>
          <w:fldChar w:fldCharType="end"/>
        </w:r>
        <w:r w:rsidRPr="00B274BB">
          <w:rPr>
            <w:rStyle w:val="Lienhypertexte"/>
            <w:noProof/>
          </w:rPr>
          <w:fldChar w:fldCharType="end"/>
        </w:r>
      </w:ins>
    </w:p>
    <w:p w14:paraId="1BCA9A16" w14:textId="77777777" w:rsidR="003842F3" w:rsidRPr="007D0BE0" w:rsidRDefault="003842F3">
      <w:pPr>
        <w:pStyle w:val="TM2"/>
        <w:tabs>
          <w:tab w:val="left" w:pos="880"/>
          <w:tab w:val="right" w:leader="dot" w:pos="8630"/>
        </w:tabs>
        <w:rPr>
          <w:ins w:id="245" w:author="Eric Boisvert" w:date="2016-03-28T16:06:00Z"/>
          <w:rFonts w:ascii="Calibri" w:eastAsia="MS Mincho" w:hAnsi="Calibri"/>
          <w:noProof/>
          <w:sz w:val="22"/>
          <w:szCs w:val="22"/>
          <w:lang w:val="en-CA" w:eastAsia="en-CA"/>
        </w:rPr>
      </w:pPr>
      <w:ins w:id="24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6.2</w:t>
        </w:r>
        <w:r w:rsidRPr="007D0BE0">
          <w:rPr>
            <w:rFonts w:ascii="Calibri" w:eastAsia="MS Mincho" w:hAnsi="Calibri"/>
            <w:noProof/>
            <w:sz w:val="22"/>
            <w:szCs w:val="22"/>
            <w:lang w:val="en-CA" w:eastAsia="en-CA"/>
          </w:rPr>
          <w:tab/>
        </w:r>
        <w:r w:rsidRPr="00B274BB">
          <w:rPr>
            <w:rStyle w:val="Lienhypertexte"/>
            <w:noProof/>
            <w:lang w:val="en-CA"/>
          </w:rPr>
          <w:t>Requirement</w:t>
        </w:r>
        <w:r>
          <w:rPr>
            <w:noProof/>
            <w:webHidden/>
          </w:rPr>
          <w:tab/>
        </w:r>
        <w:r>
          <w:rPr>
            <w:noProof/>
            <w:webHidden/>
          </w:rPr>
          <w:fldChar w:fldCharType="begin"/>
        </w:r>
        <w:r>
          <w:rPr>
            <w:noProof/>
            <w:webHidden/>
          </w:rPr>
          <w:instrText xml:space="preserve"> PAGEREF _Toc446944564 \h </w:instrText>
        </w:r>
      </w:ins>
      <w:r>
        <w:rPr>
          <w:noProof/>
          <w:webHidden/>
        </w:rPr>
      </w:r>
      <w:r>
        <w:rPr>
          <w:noProof/>
          <w:webHidden/>
        </w:rPr>
        <w:fldChar w:fldCharType="separate"/>
      </w:r>
      <w:ins w:id="247" w:author="Eric Boisvert" w:date="2016-03-28T16:06:00Z">
        <w:r>
          <w:rPr>
            <w:noProof/>
            <w:webHidden/>
          </w:rPr>
          <w:t>23</w:t>
        </w:r>
        <w:r>
          <w:rPr>
            <w:noProof/>
            <w:webHidden/>
          </w:rPr>
          <w:fldChar w:fldCharType="end"/>
        </w:r>
        <w:r w:rsidRPr="00B274BB">
          <w:rPr>
            <w:rStyle w:val="Lienhypertexte"/>
            <w:noProof/>
          </w:rPr>
          <w:fldChar w:fldCharType="end"/>
        </w:r>
      </w:ins>
    </w:p>
    <w:p w14:paraId="4686106A" w14:textId="77777777" w:rsidR="003842F3" w:rsidRPr="007D0BE0" w:rsidRDefault="003842F3">
      <w:pPr>
        <w:pStyle w:val="TM2"/>
        <w:tabs>
          <w:tab w:val="left" w:pos="880"/>
          <w:tab w:val="right" w:leader="dot" w:pos="8630"/>
        </w:tabs>
        <w:rPr>
          <w:ins w:id="248" w:author="Eric Boisvert" w:date="2016-03-28T16:06:00Z"/>
          <w:rFonts w:ascii="Calibri" w:eastAsia="MS Mincho" w:hAnsi="Calibri"/>
          <w:noProof/>
          <w:sz w:val="22"/>
          <w:szCs w:val="22"/>
          <w:lang w:val="en-CA" w:eastAsia="en-CA"/>
        </w:rPr>
      </w:pPr>
      <w:ins w:id="24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6.3</w:t>
        </w:r>
        <w:r w:rsidRPr="007D0BE0">
          <w:rPr>
            <w:rFonts w:ascii="Calibri" w:eastAsia="MS Mincho" w:hAnsi="Calibri"/>
            <w:noProof/>
            <w:sz w:val="22"/>
            <w:szCs w:val="22"/>
            <w:lang w:val="en-CA" w:eastAsia="en-CA"/>
          </w:rPr>
          <w:tab/>
        </w:r>
        <w:r w:rsidRPr="00B274BB">
          <w:rPr>
            <w:rStyle w:val="Lienhypertexte"/>
            <w:noProof/>
            <w:lang w:val="en-CA"/>
          </w:rPr>
          <w:t>Conformance class</w:t>
        </w:r>
        <w:r>
          <w:rPr>
            <w:noProof/>
            <w:webHidden/>
          </w:rPr>
          <w:tab/>
        </w:r>
        <w:r>
          <w:rPr>
            <w:noProof/>
            <w:webHidden/>
          </w:rPr>
          <w:fldChar w:fldCharType="begin"/>
        </w:r>
        <w:r>
          <w:rPr>
            <w:noProof/>
            <w:webHidden/>
          </w:rPr>
          <w:instrText xml:space="preserve"> PAGEREF _Toc446944565 \h </w:instrText>
        </w:r>
      </w:ins>
      <w:r>
        <w:rPr>
          <w:noProof/>
          <w:webHidden/>
        </w:rPr>
      </w:r>
      <w:r>
        <w:rPr>
          <w:noProof/>
          <w:webHidden/>
        </w:rPr>
        <w:fldChar w:fldCharType="separate"/>
      </w:r>
      <w:ins w:id="250" w:author="Eric Boisvert" w:date="2016-03-28T16:06:00Z">
        <w:r>
          <w:rPr>
            <w:noProof/>
            <w:webHidden/>
          </w:rPr>
          <w:t>23</w:t>
        </w:r>
        <w:r>
          <w:rPr>
            <w:noProof/>
            <w:webHidden/>
          </w:rPr>
          <w:fldChar w:fldCharType="end"/>
        </w:r>
        <w:r w:rsidRPr="00B274BB">
          <w:rPr>
            <w:rStyle w:val="Lienhypertexte"/>
            <w:noProof/>
          </w:rPr>
          <w:fldChar w:fldCharType="end"/>
        </w:r>
      </w:ins>
    </w:p>
    <w:p w14:paraId="203084DB" w14:textId="77777777" w:rsidR="003842F3" w:rsidRPr="007D0BE0" w:rsidRDefault="003842F3">
      <w:pPr>
        <w:pStyle w:val="TM2"/>
        <w:tabs>
          <w:tab w:val="left" w:pos="880"/>
          <w:tab w:val="right" w:leader="dot" w:pos="8630"/>
        </w:tabs>
        <w:rPr>
          <w:ins w:id="251" w:author="Eric Boisvert" w:date="2016-03-28T16:06:00Z"/>
          <w:rFonts w:ascii="Calibri" w:eastAsia="MS Mincho" w:hAnsi="Calibri"/>
          <w:noProof/>
          <w:sz w:val="22"/>
          <w:szCs w:val="22"/>
          <w:lang w:val="en-CA" w:eastAsia="en-CA"/>
        </w:rPr>
      </w:pPr>
      <w:ins w:id="25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_Toc446944566 \h </w:instrText>
        </w:r>
      </w:ins>
      <w:r>
        <w:rPr>
          <w:noProof/>
          <w:webHidden/>
        </w:rPr>
      </w:r>
      <w:r>
        <w:rPr>
          <w:noProof/>
          <w:webHidden/>
        </w:rPr>
        <w:fldChar w:fldCharType="separate"/>
      </w:r>
      <w:ins w:id="253" w:author="Eric Boisvert" w:date="2016-03-28T16:06:00Z">
        <w:r>
          <w:rPr>
            <w:noProof/>
            <w:webHidden/>
          </w:rPr>
          <w:t>24</w:t>
        </w:r>
        <w:r>
          <w:rPr>
            <w:noProof/>
            <w:webHidden/>
          </w:rPr>
          <w:fldChar w:fldCharType="end"/>
        </w:r>
        <w:r w:rsidRPr="00B274BB">
          <w:rPr>
            <w:rStyle w:val="Lienhypertexte"/>
            <w:noProof/>
          </w:rPr>
          <w:fldChar w:fldCharType="end"/>
        </w:r>
      </w:ins>
    </w:p>
    <w:p w14:paraId="006590F1" w14:textId="77777777" w:rsidR="003842F3" w:rsidRPr="007D0BE0" w:rsidRDefault="003842F3">
      <w:pPr>
        <w:pStyle w:val="TM2"/>
        <w:tabs>
          <w:tab w:val="left" w:pos="880"/>
          <w:tab w:val="right" w:leader="dot" w:pos="8630"/>
        </w:tabs>
        <w:rPr>
          <w:ins w:id="254" w:author="Eric Boisvert" w:date="2016-03-28T16:06:00Z"/>
          <w:rFonts w:ascii="Calibri" w:eastAsia="MS Mincho" w:hAnsi="Calibri"/>
          <w:noProof/>
          <w:sz w:val="22"/>
          <w:szCs w:val="22"/>
          <w:lang w:val="en-CA" w:eastAsia="en-CA"/>
        </w:rPr>
      </w:pPr>
      <w:ins w:id="25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"_Toc446944567"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6.5</w:t>
        </w:r>
        <w:r w:rsidRPr="007D0BE0">
          <w:rPr>
            <w:rFonts w:ascii="Calibri" w:eastAsia="MS Mincho" w:hAnsi="Calibri"/>
            <w:noProof/>
            <w:sz w:val="22"/>
            <w:szCs w:val="22"/>
            <w:lang w:val="en-CA" w:eastAsia="en-CA"/>
          </w:rPr>
          <w:tab/>
        </w:r>
        <w:r w:rsidRPr="00B274BB">
          <w:rPr>
            <w:rStyle w:val="Lienhypertexte"/>
            <w:noProof/>
            <w:lang w:val="en-CA"/>
          </w:rPr>
          <w:t>Classifiers</w:t>
        </w:r>
        <w:r>
          <w:rPr>
            <w:noProof/>
            <w:webHidden/>
          </w:rPr>
          <w:tab/>
        </w:r>
        <w:r>
          <w:rPr>
            <w:noProof/>
            <w:webHidden/>
          </w:rPr>
          <w:fldChar w:fldCharType="begin"/>
        </w:r>
        <w:r>
          <w:rPr>
            <w:noProof/>
            <w:webHidden/>
          </w:rPr>
          <w:instrText xml:space="preserve"> PAGEREF _Toc446944567 \h </w:instrText>
        </w:r>
      </w:ins>
      <w:r>
        <w:rPr>
          <w:noProof/>
          <w:webHidden/>
        </w:rPr>
      </w:r>
      <w:r>
        <w:rPr>
          <w:noProof/>
          <w:webHidden/>
        </w:rPr>
        <w:fldChar w:fldCharType="separate"/>
      </w:r>
      <w:ins w:id="256" w:author="Eric Boisvert" w:date="2016-03-28T16:06:00Z">
        <w:r>
          <w:rPr>
            <w:noProof/>
            <w:webHidden/>
          </w:rPr>
          <w:t>24</w:t>
        </w:r>
        <w:r>
          <w:rPr>
            <w:noProof/>
            <w:webHidden/>
          </w:rPr>
          <w:fldChar w:fldCharType="end"/>
        </w:r>
        <w:r w:rsidRPr="00B274BB">
          <w:rPr>
            <w:rStyle w:val="Lienhypertexte"/>
            <w:noProof/>
          </w:rPr>
          <w:fldChar w:fldCharType="end"/>
        </w:r>
      </w:ins>
    </w:p>
    <w:p w14:paraId="537616B0" w14:textId="77777777" w:rsidR="003842F3" w:rsidRPr="007D0BE0" w:rsidRDefault="003842F3">
      <w:pPr>
        <w:pStyle w:val="TM1"/>
        <w:tabs>
          <w:tab w:val="left" w:pos="480"/>
          <w:tab w:val="right" w:leader="dot" w:pos="8630"/>
        </w:tabs>
        <w:rPr>
          <w:ins w:id="257" w:author="Eric Boisvert" w:date="2016-03-28T16:06:00Z"/>
          <w:rFonts w:ascii="Calibri" w:eastAsia="MS Mincho" w:hAnsi="Calibri"/>
          <w:noProof/>
          <w:sz w:val="22"/>
          <w:szCs w:val="22"/>
          <w:lang w:val="en-CA" w:eastAsia="en-CA"/>
        </w:rPr>
      </w:pPr>
      <w:ins w:id="25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w:t>
        </w:r>
        <w:r w:rsidRPr="007D0BE0">
          <w:rPr>
            <w:rFonts w:ascii="Calibri" w:eastAsia="MS Mincho" w:hAnsi="Calibri"/>
            <w:noProof/>
            <w:sz w:val="22"/>
            <w:szCs w:val="22"/>
            <w:lang w:val="en-CA" w:eastAsia="en-CA"/>
          </w:rPr>
          <w:tab/>
        </w:r>
        <w:r w:rsidRPr="00B274BB">
          <w:rPr>
            <w:rStyle w:val="Lienhypertexte"/>
            <w:noProof/>
            <w:lang w:val="en-CA"/>
          </w:rPr>
          <w:t>Logical Model</w:t>
        </w:r>
        <w:r>
          <w:rPr>
            <w:noProof/>
            <w:webHidden/>
          </w:rPr>
          <w:tab/>
        </w:r>
        <w:r>
          <w:rPr>
            <w:noProof/>
            <w:webHidden/>
          </w:rPr>
          <w:fldChar w:fldCharType="begin"/>
        </w:r>
        <w:r>
          <w:rPr>
            <w:noProof/>
            <w:webHidden/>
          </w:rPr>
          <w:instrText xml:space="preserve"> PAGEREF _Toc446944571 \h </w:instrText>
        </w:r>
      </w:ins>
      <w:r>
        <w:rPr>
          <w:noProof/>
          <w:webHidden/>
        </w:rPr>
      </w:r>
      <w:r>
        <w:rPr>
          <w:noProof/>
          <w:webHidden/>
        </w:rPr>
        <w:fldChar w:fldCharType="separate"/>
      </w:r>
      <w:ins w:id="259" w:author="Eric Boisvert" w:date="2016-03-28T16:06:00Z">
        <w:r>
          <w:rPr>
            <w:noProof/>
            <w:webHidden/>
          </w:rPr>
          <w:t>25</w:t>
        </w:r>
        <w:r>
          <w:rPr>
            <w:noProof/>
            <w:webHidden/>
          </w:rPr>
          <w:fldChar w:fldCharType="end"/>
        </w:r>
        <w:r w:rsidRPr="00B274BB">
          <w:rPr>
            <w:rStyle w:val="Lienhypertexte"/>
            <w:noProof/>
          </w:rPr>
          <w:fldChar w:fldCharType="end"/>
        </w:r>
      </w:ins>
    </w:p>
    <w:p w14:paraId="74512D0F" w14:textId="77777777" w:rsidR="003842F3" w:rsidRPr="007D0BE0" w:rsidRDefault="003842F3">
      <w:pPr>
        <w:pStyle w:val="TM3"/>
        <w:tabs>
          <w:tab w:val="left" w:pos="1320"/>
          <w:tab w:val="right" w:leader="dot" w:pos="8630"/>
        </w:tabs>
        <w:rPr>
          <w:ins w:id="260" w:author="Eric Boisvert" w:date="2016-03-28T16:06:00Z"/>
          <w:rFonts w:ascii="Calibri" w:eastAsia="MS Mincho" w:hAnsi="Calibri"/>
          <w:noProof/>
          <w:sz w:val="22"/>
          <w:szCs w:val="22"/>
          <w:lang w:val="en-CA" w:eastAsia="en-CA"/>
        </w:rPr>
      </w:pPr>
      <w:ins w:id="26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7.1.1</w:t>
        </w:r>
        <w:r w:rsidRPr="007D0BE0">
          <w:rPr>
            <w:rFonts w:ascii="Calibri" w:eastAsia="MS Mincho" w:hAnsi="Calibri"/>
            <w:noProof/>
            <w:sz w:val="22"/>
            <w:szCs w:val="22"/>
            <w:lang w:val="en-CA" w:eastAsia="en-CA"/>
          </w:rPr>
          <w:tab/>
        </w:r>
        <w:r w:rsidRPr="00B274BB">
          <w:rPr>
            <w:rStyle w:val="Lienhypertexte"/>
            <w:noProof/>
            <w:lang w:val="en-CA"/>
          </w:rPr>
          <w:t>Property cardinality</w:t>
        </w:r>
        <w:r>
          <w:rPr>
            <w:noProof/>
            <w:webHidden/>
          </w:rPr>
          <w:tab/>
        </w:r>
        <w:r>
          <w:rPr>
            <w:noProof/>
            <w:webHidden/>
          </w:rPr>
          <w:fldChar w:fldCharType="begin"/>
        </w:r>
        <w:r>
          <w:rPr>
            <w:noProof/>
            <w:webHidden/>
          </w:rPr>
          <w:instrText xml:space="preserve"> PAGEREF _Toc446944572 \h </w:instrText>
        </w:r>
      </w:ins>
      <w:r>
        <w:rPr>
          <w:noProof/>
          <w:webHidden/>
        </w:rPr>
      </w:r>
      <w:r>
        <w:rPr>
          <w:noProof/>
          <w:webHidden/>
        </w:rPr>
        <w:fldChar w:fldCharType="separate"/>
      </w:r>
      <w:ins w:id="262" w:author="Eric Boisvert" w:date="2016-03-28T16:06:00Z">
        <w:r>
          <w:rPr>
            <w:noProof/>
            <w:webHidden/>
          </w:rPr>
          <w:t>26</w:t>
        </w:r>
        <w:r>
          <w:rPr>
            <w:noProof/>
            <w:webHidden/>
          </w:rPr>
          <w:fldChar w:fldCharType="end"/>
        </w:r>
        <w:r w:rsidRPr="00B274BB">
          <w:rPr>
            <w:rStyle w:val="Lienhypertexte"/>
            <w:noProof/>
          </w:rPr>
          <w:fldChar w:fldCharType="end"/>
        </w:r>
      </w:ins>
    </w:p>
    <w:p w14:paraId="693A9FD8" w14:textId="77777777" w:rsidR="003842F3" w:rsidRPr="007D0BE0" w:rsidRDefault="003842F3">
      <w:pPr>
        <w:pStyle w:val="TM3"/>
        <w:tabs>
          <w:tab w:val="left" w:pos="1320"/>
          <w:tab w:val="right" w:leader="dot" w:pos="8630"/>
        </w:tabs>
        <w:rPr>
          <w:ins w:id="263" w:author="Eric Boisvert" w:date="2016-03-28T16:06:00Z"/>
          <w:rFonts w:ascii="Calibri" w:eastAsia="MS Mincho" w:hAnsi="Calibri"/>
          <w:noProof/>
          <w:sz w:val="22"/>
          <w:szCs w:val="22"/>
          <w:lang w:val="en-CA" w:eastAsia="en-CA"/>
        </w:rPr>
      </w:pPr>
      <w:ins w:id="26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7.1.2</w:t>
        </w:r>
        <w:r w:rsidRPr="007D0BE0">
          <w:rPr>
            <w:rFonts w:ascii="Calibri" w:eastAsia="MS Mincho" w:hAnsi="Calibri"/>
            <w:noProof/>
            <w:sz w:val="22"/>
            <w:szCs w:val="22"/>
            <w:lang w:val="en-CA" w:eastAsia="en-CA"/>
          </w:rPr>
          <w:tab/>
        </w:r>
        <w:r w:rsidRPr="00B274BB">
          <w:rPr>
            <w:rStyle w:val="Lienhypertexte"/>
            <w:noProof/>
            <w:lang w:val="en-CA"/>
          </w:rPr>
          <w:t>Package shortcuts</w:t>
        </w:r>
        <w:r>
          <w:rPr>
            <w:noProof/>
            <w:webHidden/>
          </w:rPr>
          <w:tab/>
        </w:r>
        <w:r>
          <w:rPr>
            <w:noProof/>
            <w:webHidden/>
          </w:rPr>
          <w:fldChar w:fldCharType="begin"/>
        </w:r>
        <w:r>
          <w:rPr>
            <w:noProof/>
            <w:webHidden/>
          </w:rPr>
          <w:instrText xml:space="preserve"> PAGEREF _Toc446944574 \h </w:instrText>
        </w:r>
      </w:ins>
      <w:r>
        <w:rPr>
          <w:noProof/>
          <w:webHidden/>
        </w:rPr>
      </w:r>
      <w:r>
        <w:rPr>
          <w:noProof/>
          <w:webHidden/>
        </w:rPr>
        <w:fldChar w:fldCharType="separate"/>
      </w:r>
      <w:ins w:id="265" w:author="Eric Boisvert" w:date="2016-03-28T16:06:00Z">
        <w:r>
          <w:rPr>
            <w:noProof/>
            <w:webHidden/>
          </w:rPr>
          <w:t>26</w:t>
        </w:r>
        <w:r>
          <w:rPr>
            <w:noProof/>
            <w:webHidden/>
          </w:rPr>
          <w:fldChar w:fldCharType="end"/>
        </w:r>
        <w:r w:rsidRPr="00B274BB">
          <w:rPr>
            <w:rStyle w:val="Lienhypertexte"/>
            <w:noProof/>
          </w:rPr>
          <w:fldChar w:fldCharType="end"/>
        </w:r>
      </w:ins>
    </w:p>
    <w:p w14:paraId="09130401" w14:textId="77777777" w:rsidR="003842F3" w:rsidRPr="007D0BE0" w:rsidRDefault="003842F3">
      <w:pPr>
        <w:pStyle w:val="TM2"/>
        <w:tabs>
          <w:tab w:val="left" w:pos="880"/>
          <w:tab w:val="right" w:leader="dot" w:pos="8630"/>
        </w:tabs>
        <w:rPr>
          <w:ins w:id="266" w:author="Eric Boisvert" w:date="2016-03-28T16:06:00Z"/>
          <w:rFonts w:ascii="Calibri" w:eastAsia="MS Mincho" w:hAnsi="Calibri"/>
          <w:noProof/>
          <w:sz w:val="22"/>
          <w:szCs w:val="22"/>
          <w:lang w:val="en-CA" w:eastAsia="en-CA"/>
        </w:rPr>
      </w:pPr>
      <w:ins w:id="26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7.2</w:t>
        </w:r>
        <w:r w:rsidRPr="007D0BE0">
          <w:rPr>
            <w:rFonts w:ascii="Calibri" w:eastAsia="MS Mincho" w:hAnsi="Calibri"/>
            <w:noProof/>
            <w:sz w:val="22"/>
            <w:szCs w:val="22"/>
            <w:lang w:val="en-CA" w:eastAsia="en-CA"/>
          </w:rPr>
          <w:tab/>
        </w:r>
        <w:r w:rsidRPr="00B274BB">
          <w:rPr>
            <w:rStyle w:val="Lienhypertexte"/>
            <w:noProof/>
            <w:lang w:val="en-CA"/>
          </w:rPr>
          <w:t>GeoSciML Core Abstract Requirements Class</w:t>
        </w:r>
        <w:r>
          <w:rPr>
            <w:noProof/>
            <w:webHidden/>
          </w:rPr>
          <w:tab/>
        </w:r>
        <w:r>
          <w:rPr>
            <w:noProof/>
            <w:webHidden/>
          </w:rPr>
          <w:fldChar w:fldCharType="begin"/>
        </w:r>
        <w:r>
          <w:rPr>
            <w:noProof/>
            <w:webHidden/>
          </w:rPr>
          <w:instrText xml:space="preserve"> PAGEREF _Toc446944575 \h </w:instrText>
        </w:r>
      </w:ins>
      <w:r>
        <w:rPr>
          <w:noProof/>
          <w:webHidden/>
        </w:rPr>
      </w:r>
      <w:r>
        <w:rPr>
          <w:noProof/>
          <w:webHidden/>
        </w:rPr>
        <w:fldChar w:fldCharType="separate"/>
      </w:r>
      <w:ins w:id="268" w:author="Eric Boisvert" w:date="2016-03-28T16:06:00Z">
        <w:r>
          <w:rPr>
            <w:noProof/>
            <w:webHidden/>
          </w:rPr>
          <w:t>27</w:t>
        </w:r>
        <w:r>
          <w:rPr>
            <w:noProof/>
            <w:webHidden/>
          </w:rPr>
          <w:fldChar w:fldCharType="end"/>
        </w:r>
        <w:r w:rsidRPr="00B274BB">
          <w:rPr>
            <w:rStyle w:val="Lienhypertexte"/>
            <w:noProof/>
          </w:rPr>
          <w:fldChar w:fldCharType="end"/>
        </w:r>
      </w:ins>
    </w:p>
    <w:p w14:paraId="398D485F" w14:textId="77777777" w:rsidR="003842F3" w:rsidRPr="007D0BE0" w:rsidRDefault="003842F3">
      <w:pPr>
        <w:pStyle w:val="TM3"/>
        <w:tabs>
          <w:tab w:val="left" w:pos="1320"/>
          <w:tab w:val="right" w:leader="dot" w:pos="8630"/>
        </w:tabs>
        <w:rPr>
          <w:ins w:id="269" w:author="Eric Boisvert" w:date="2016-03-28T16:06:00Z"/>
          <w:rFonts w:ascii="Calibri" w:eastAsia="MS Mincho" w:hAnsi="Calibri"/>
          <w:noProof/>
          <w:sz w:val="22"/>
          <w:szCs w:val="22"/>
          <w:lang w:val="en-CA" w:eastAsia="en-CA"/>
        </w:rPr>
      </w:pPr>
      <w:ins w:id="27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7.2.1</w:t>
        </w:r>
        <w:r w:rsidRPr="007D0BE0">
          <w:rPr>
            <w:rFonts w:ascii="Calibri" w:eastAsia="MS Mincho" w:hAnsi="Calibri"/>
            <w:noProof/>
            <w:sz w:val="22"/>
            <w:szCs w:val="22"/>
            <w:lang w:val="en-CA" w:eastAsia="en-CA"/>
          </w:rPr>
          <w:tab/>
        </w:r>
        <w:r w:rsidRPr="00B274BB">
          <w:rPr>
            <w:rStyle w:val="Lienhypertexte"/>
            <w:noProof/>
            <w:lang w:val="en-CA"/>
          </w:rPr>
          <w:t>Naming of entities</w:t>
        </w:r>
        <w:r>
          <w:rPr>
            <w:noProof/>
            <w:webHidden/>
          </w:rPr>
          <w:tab/>
        </w:r>
        <w:r>
          <w:rPr>
            <w:noProof/>
            <w:webHidden/>
          </w:rPr>
          <w:fldChar w:fldCharType="begin"/>
        </w:r>
        <w:r>
          <w:rPr>
            <w:noProof/>
            <w:webHidden/>
          </w:rPr>
          <w:instrText xml:space="preserve"> PAGEREF _Toc446944576 \h </w:instrText>
        </w:r>
      </w:ins>
      <w:r>
        <w:rPr>
          <w:noProof/>
          <w:webHidden/>
        </w:rPr>
      </w:r>
      <w:r>
        <w:rPr>
          <w:noProof/>
          <w:webHidden/>
        </w:rPr>
        <w:fldChar w:fldCharType="separate"/>
      </w:r>
      <w:ins w:id="271" w:author="Eric Boisvert" w:date="2016-03-28T16:06:00Z">
        <w:r>
          <w:rPr>
            <w:noProof/>
            <w:webHidden/>
          </w:rPr>
          <w:t>27</w:t>
        </w:r>
        <w:r>
          <w:rPr>
            <w:noProof/>
            <w:webHidden/>
          </w:rPr>
          <w:fldChar w:fldCharType="end"/>
        </w:r>
        <w:r w:rsidRPr="00B274BB">
          <w:rPr>
            <w:rStyle w:val="Lienhypertexte"/>
            <w:noProof/>
          </w:rPr>
          <w:fldChar w:fldCharType="end"/>
        </w:r>
      </w:ins>
    </w:p>
    <w:p w14:paraId="7C1E2C37" w14:textId="77777777" w:rsidR="003842F3" w:rsidRPr="007D0BE0" w:rsidRDefault="003842F3">
      <w:pPr>
        <w:pStyle w:val="TM3"/>
        <w:tabs>
          <w:tab w:val="left" w:pos="1320"/>
          <w:tab w:val="right" w:leader="dot" w:pos="8630"/>
        </w:tabs>
        <w:rPr>
          <w:ins w:id="272" w:author="Eric Boisvert" w:date="2016-03-28T16:06:00Z"/>
          <w:rFonts w:ascii="Calibri" w:eastAsia="MS Mincho" w:hAnsi="Calibri"/>
          <w:noProof/>
          <w:sz w:val="22"/>
          <w:szCs w:val="22"/>
          <w:lang w:val="en-CA" w:eastAsia="en-CA"/>
        </w:rPr>
      </w:pPr>
      <w:ins w:id="27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7.2.2</w:t>
        </w:r>
        <w:r w:rsidRPr="007D0BE0">
          <w:rPr>
            <w:rFonts w:ascii="Calibri" w:eastAsia="MS Mincho" w:hAnsi="Calibri"/>
            <w:noProof/>
            <w:sz w:val="22"/>
            <w:szCs w:val="22"/>
            <w:lang w:val="en-CA" w:eastAsia="en-CA"/>
          </w:rPr>
          <w:tab/>
        </w:r>
        <w:r w:rsidRPr="00B274BB">
          <w:rPr>
            <w:rStyle w:val="Lienhypertexte"/>
            <w:noProof/>
            <w:lang w:val="en-CA"/>
          </w:rPr>
          <w:t>Cardinality</w:t>
        </w:r>
        <w:r>
          <w:rPr>
            <w:noProof/>
            <w:webHidden/>
          </w:rPr>
          <w:tab/>
        </w:r>
        <w:r>
          <w:rPr>
            <w:noProof/>
            <w:webHidden/>
          </w:rPr>
          <w:fldChar w:fldCharType="begin"/>
        </w:r>
        <w:r>
          <w:rPr>
            <w:noProof/>
            <w:webHidden/>
          </w:rPr>
          <w:instrText xml:space="preserve"> PAGEREF _Toc446944577 \h </w:instrText>
        </w:r>
      </w:ins>
      <w:r>
        <w:rPr>
          <w:noProof/>
          <w:webHidden/>
        </w:rPr>
      </w:r>
      <w:r>
        <w:rPr>
          <w:noProof/>
          <w:webHidden/>
        </w:rPr>
        <w:fldChar w:fldCharType="separate"/>
      </w:r>
      <w:ins w:id="274" w:author="Eric Boisvert" w:date="2016-03-28T16:06:00Z">
        <w:r>
          <w:rPr>
            <w:noProof/>
            <w:webHidden/>
          </w:rPr>
          <w:t>27</w:t>
        </w:r>
        <w:r>
          <w:rPr>
            <w:noProof/>
            <w:webHidden/>
          </w:rPr>
          <w:fldChar w:fldCharType="end"/>
        </w:r>
        <w:r w:rsidRPr="00B274BB">
          <w:rPr>
            <w:rStyle w:val="Lienhypertexte"/>
            <w:noProof/>
          </w:rPr>
          <w:fldChar w:fldCharType="end"/>
        </w:r>
      </w:ins>
    </w:p>
    <w:p w14:paraId="2C9333AA" w14:textId="77777777" w:rsidR="003842F3" w:rsidRPr="007D0BE0" w:rsidRDefault="003842F3">
      <w:pPr>
        <w:pStyle w:val="TM3"/>
        <w:tabs>
          <w:tab w:val="left" w:pos="1320"/>
          <w:tab w:val="right" w:leader="dot" w:pos="8630"/>
        </w:tabs>
        <w:rPr>
          <w:ins w:id="275" w:author="Eric Boisvert" w:date="2016-03-28T16:06:00Z"/>
          <w:rFonts w:ascii="Calibri" w:eastAsia="MS Mincho" w:hAnsi="Calibri"/>
          <w:noProof/>
          <w:sz w:val="22"/>
          <w:szCs w:val="22"/>
          <w:lang w:val="en-CA" w:eastAsia="en-CA"/>
        </w:rPr>
      </w:pPr>
      <w:ins w:id="27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7.2.3</w:t>
        </w:r>
        <w:r w:rsidRPr="007D0BE0">
          <w:rPr>
            <w:rFonts w:ascii="Calibri" w:eastAsia="MS Mincho" w:hAnsi="Calibri"/>
            <w:noProof/>
            <w:sz w:val="22"/>
            <w:szCs w:val="22"/>
            <w:lang w:val="en-CA" w:eastAsia="en-CA"/>
          </w:rPr>
          <w:tab/>
        </w:r>
        <w:r w:rsidRPr="00B274BB">
          <w:rPr>
            <w:rStyle w:val="Lienhypertexte"/>
            <w:noProof/>
            <w:lang w:val="en-CA"/>
          </w:rPr>
          <w:t>Abstract classes</w:t>
        </w:r>
        <w:r>
          <w:rPr>
            <w:noProof/>
            <w:webHidden/>
          </w:rPr>
          <w:tab/>
        </w:r>
        <w:r>
          <w:rPr>
            <w:noProof/>
            <w:webHidden/>
          </w:rPr>
          <w:fldChar w:fldCharType="begin"/>
        </w:r>
        <w:r>
          <w:rPr>
            <w:noProof/>
            <w:webHidden/>
          </w:rPr>
          <w:instrText xml:space="preserve"> PAGEREF _Toc446944578 \h </w:instrText>
        </w:r>
      </w:ins>
      <w:r>
        <w:rPr>
          <w:noProof/>
          <w:webHidden/>
        </w:rPr>
      </w:r>
      <w:r>
        <w:rPr>
          <w:noProof/>
          <w:webHidden/>
        </w:rPr>
        <w:fldChar w:fldCharType="separate"/>
      </w:r>
      <w:ins w:id="277" w:author="Eric Boisvert" w:date="2016-03-28T16:06:00Z">
        <w:r>
          <w:rPr>
            <w:noProof/>
            <w:webHidden/>
          </w:rPr>
          <w:t>27</w:t>
        </w:r>
        <w:r>
          <w:rPr>
            <w:noProof/>
            <w:webHidden/>
          </w:rPr>
          <w:fldChar w:fldCharType="end"/>
        </w:r>
        <w:r w:rsidRPr="00B274BB">
          <w:rPr>
            <w:rStyle w:val="Lienhypertexte"/>
            <w:noProof/>
          </w:rPr>
          <w:fldChar w:fldCharType="end"/>
        </w:r>
      </w:ins>
    </w:p>
    <w:p w14:paraId="2631DA00" w14:textId="77777777" w:rsidR="003842F3" w:rsidRPr="007D0BE0" w:rsidRDefault="003842F3">
      <w:pPr>
        <w:pStyle w:val="TM3"/>
        <w:tabs>
          <w:tab w:val="left" w:pos="1320"/>
          <w:tab w:val="right" w:leader="dot" w:pos="8630"/>
        </w:tabs>
        <w:rPr>
          <w:ins w:id="278" w:author="Eric Boisvert" w:date="2016-03-28T16:06:00Z"/>
          <w:rFonts w:ascii="Calibri" w:eastAsia="MS Mincho" w:hAnsi="Calibri"/>
          <w:noProof/>
          <w:sz w:val="22"/>
          <w:szCs w:val="22"/>
          <w:lang w:val="en-CA" w:eastAsia="en-CA"/>
        </w:rPr>
      </w:pPr>
      <w:ins w:id="27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"_Toc446944579"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7.2.4</w:t>
        </w:r>
        <w:r w:rsidRPr="007D0BE0">
          <w:rPr>
            <w:rFonts w:ascii="Calibri" w:eastAsia="MS Mincho" w:hAnsi="Calibri"/>
            <w:noProof/>
            <w:sz w:val="22"/>
            <w:szCs w:val="22"/>
            <w:lang w:val="en-CA" w:eastAsia="en-CA"/>
          </w:rPr>
          <w:tab/>
        </w:r>
        <w:r w:rsidRPr="00B274BB">
          <w:rPr>
            <w:rStyle w:val="Lienhypertexte"/>
            <w:noProof/>
            <w:lang w:val="en-CA"/>
          </w:rPr>
          <w:t>Polymorphism</w:t>
        </w:r>
        <w:r>
          <w:rPr>
            <w:noProof/>
            <w:webHidden/>
          </w:rPr>
          <w:tab/>
        </w:r>
        <w:r>
          <w:rPr>
            <w:noProof/>
            <w:webHidden/>
          </w:rPr>
          <w:fldChar w:fldCharType="begin"/>
        </w:r>
        <w:r>
          <w:rPr>
            <w:noProof/>
            <w:webHidden/>
          </w:rPr>
          <w:instrText xml:space="preserve"> PAGEREF _Toc446944579 \h </w:instrText>
        </w:r>
      </w:ins>
      <w:r>
        <w:rPr>
          <w:noProof/>
          <w:webHidden/>
        </w:rPr>
      </w:r>
      <w:r>
        <w:rPr>
          <w:noProof/>
          <w:webHidden/>
        </w:rPr>
        <w:fldChar w:fldCharType="separate"/>
      </w:r>
      <w:ins w:id="280" w:author="Eric Boisvert" w:date="2016-03-28T16:06:00Z">
        <w:r>
          <w:rPr>
            <w:noProof/>
            <w:webHidden/>
          </w:rPr>
          <w:t>28</w:t>
        </w:r>
        <w:r>
          <w:rPr>
            <w:noProof/>
            <w:webHidden/>
          </w:rPr>
          <w:fldChar w:fldCharType="end"/>
        </w:r>
        <w:r w:rsidRPr="00B274BB">
          <w:rPr>
            <w:rStyle w:val="Lienhypertexte"/>
            <w:noProof/>
          </w:rPr>
          <w:fldChar w:fldCharType="end"/>
        </w:r>
      </w:ins>
    </w:p>
    <w:p w14:paraId="6184F249" w14:textId="77777777" w:rsidR="003842F3" w:rsidRPr="007D0BE0" w:rsidRDefault="003842F3">
      <w:pPr>
        <w:pStyle w:val="TM3"/>
        <w:tabs>
          <w:tab w:val="left" w:pos="1320"/>
          <w:tab w:val="right" w:leader="dot" w:pos="8630"/>
        </w:tabs>
        <w:rPr>
          <w:ins w:id="281" w:author="Eric Boisvert" w:date="2016-03-28T16:06:00Z"/>
          <w:rFonts w:ascii="Calibri" w:eastAsia="MS Mincho" w:hAnsi="Calibri"/>
          <w:noProof/>
          <w:sz w:val="22"/>
          <w:szCs w:val="22"/>
          <w:lang w:val="en-CA" w:eastAsia="en-CA"/>
        </w:rPr>
      </w:pPr>
      <w:ins w:id="28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7.2.5</w:t>
        </w:r>
        <w:r w:rsidRPr="007D0BE0">
          <w:rPr>
            <w:rFonts w:ascii="Calibri" w:eastAsia="MS Mincho" w:hAnsi="Calibri"/>
            <w:noProof/>
            <w:sz w:val="22"/>
            <w:szCs w:val="22"/>
            <w:lang w:val="en-CA" w:eastAsia="en-CA"/>
          </w:rPr>
          <w:tab/>
        </w:r>
        <w:r w:rsidRPr="00B274BB">
          <w:rPr>
            <w:rStyle w:val="Lienhypertexte"/>
            <w:noProof/>
            <w:lang w:val="en-CA"/>
          </w:rPr>
          <w:t>Quantities</w:t>
        </w:r>
        <w:r>
          <w:rPr>
            <w:noProof/>
            <w:webHidden/>
          </w:rPr>
          <w:tab/>
        </w:r>
        <w:r>
          <w:rPr>
            <w:noProof/>
            <w:webHidden/>
          </w:rPr>
          <w:fldChar w:fldCharType="begin"/>
        </w:r>
        <w:r>
          <w:rPr>
            <w:noProof/>
            <w:webHidden/>
          </w:rPr>
          <w:instrText xml:space="preserve"> PAGEREF _Toc446944580 \h </w:instrText>
        </w:r>
      </w:ins>
      <w:r>
        <w:rPr>
          <w:noProof/>
          <w:webHidden/>
        </w:rPr>
      </w:r>
      <w:r>
        <w:rPr>
          <w:noProof/>
          <w:webHidden/>
        </w:rPr>
        <w:fldChar w:fldCharType="separate"/>
      </w:r>
      <w:ins w:id="283" w:author="Eric Boisvert" w:date="2016-03-28T16:06:00Z">
        <w:r>
          <w:rPr>
            <w:noProof/>
            <w:webHidden/>
          </w:rPr>
          <w:t>28</w:t>
        </w:r>
        <w:r>
          <w:rPr>
            <w:noProof/>
            <w:webHidden/>
          </w:rPr>
          <w:fldChar w:fldCharType="end"/>
        </w:r>
        <w:r w:rsidRPr="00B274BB">
          <w:rPr>
            <w:rStyle w:val="Lienhypertexte"/>
            <w:noProof/>
          </w:rPr>
          <w:fldChar w:fldCharType="end"/>
        </w:r>
      </w:ins>
    </w:p>
    <w:p w14:paraId="444FD4E1" w14:textId="77777777" w:rsidR="003842F3" w:rsidRPr="007D0BE0" w:rsidRDefault="003842F3">
      <w:pPr>
        <w:pStyle w:val="TM3"/>
        <w:tabs>
          <w:tab w:val="left" w:pos="1320"/>
          <w:tab w:val="right" w:leader="dot" w:pos="8630"/>
        </w:tabs>
        <w:rPr>
          <w:ins w:id="284" w:author="Eric Boisvert" w:date="2016-03-28T16:06:00Z"/>
          <w:rFonts w:ascii="Calibri" w:eastAsia="MS Mincho" w:hAnsi="Calibri"/>
          <w:noProof/>
          <w:sz w:val="22"/>
          <w:szCs w:val="22"/>
          <w:lang w:val="en-CA" w:eastAsia="en-CA"/>
        </w:rPr>
      </w:pPr>
      <w:ins w:id="28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7.2.6</w:t>
        </w:r>
        <w:r w:rsidRPr="007D0BE0">
          <w:rPr>
            <w:rFonts w:ascii="Calibri" w:eastAsia="MS Mincho" w:hAnsi="Calibri"/>
            <w:noProof/>
            <w:sz w:val="22"/>
            <w:szCs w:val="22"/>
            <w:lang w:val="en-CA" w:eastAsia="en-CA"/>
          </w:rPr>
          <w:tab/>
        </w:r>
        <w:r w:rsidRPr="00B274BB">
          <w:rPr>
            <w:rStyle w:val="Lienhypertexte"/>
            <w:noProof/>
            <w:lang w:val="en-CA"/>
          </w:rPr>
          <w:t>Code lists</w:t>
        </w:r>
        <w:r>
          <w:rPr>
            <w:noProof/>
            <w:webHidden/>
          </w:rPr>
          <w:tab/>
        </w:r>
        <w:r>
          <w:rPr>
            <w:noProof/>
            <w:webHidden/>
          </w:rPr>
          <w:fldChar w:fldCharType="begin"/>
        </w:r>
        <w:r>
          <w:rPr>
            <w:noProof/>
            <w:webHidden/>
          </w:rPr>
          <w:instrText xml:space="preserve"> PAGEREF _Toc446944581 \h </w:instrText>
        </w:r>
      </w:ins>
      <w:r>
        <w:rPr>
          <w:noProof/>
          <w:webHidden/>
        </w:rPr>
      </w:r>
      <w:r>
        <w:rPr>
          <w:noProof/>
          <w:webHidden/>
        </w:rPr>
        <w:fldChar w:fldCharType="separate"/>
      </w:r>
      <w:ins w:id="286" w:author="Eric Boisvert" w:date="2016-03-28T16:06:00Z">
        <w:r>
          <w:rPr>
            <w:noProof/>
            <w:webHidden/>
          </w:rPr>
          <w:t>28</w:t>
        </w:r>
        <w:r>
          <w:rPr>
            <w:noProof/>
            <w:webHidden/>
          </w:rPr>
          <w:fldChar w:fldCharType="end"/>
        </w:r>
        <w:r w:rsidRPr="00B274BB">
          <w:rPr>
            <w:rStyle w:val="Lienhypertexte"/>
            <w:noProof/>
          </w:rPr>
          <w:fldChar w:fldCharType="end"/>
        </w:r>
      </w:ins>
    </w:p>
    <w:p w14:paraId="45A686F7" w14:textId="77777777" w:rsidR="003842F3" w:rsidRPr="007D0BE0" w:rsidRDefault="003842F3">
      <w:pPr>
        <w:pStyle w:val="TM3"/>
        <w:tabs>
          <w:tab w:val="left" w:pos="1320"/>
          <w:tab w:val="right" w:leader="dot" w:pos="8630"/>
        </w:tabs>
        <w:rPr>
          <w:ins w:id="287" w:author="Eric Boisvert" w:date="2016-03-28T16:06:00Z"/>
          <w:rFonts w:ascii="Calibri" w:eastAsia="MS Mincho" w:hAnsi="Calibri"/>
          <w:noProof/>
          <w:sz w:val="22"/>
          <w:szCs w:val="22"/>
          <w:lang w:val="en-CA" w:eastAsia="en-CA"/>
        </w:rPr>
      </w:pPr>
      <w:ins w:id="28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7.2.7</w:t>
        </w:r>
        <w:r w:rsidRPr="007D0BE0">
          <w:rPr>
            <w:rFonts w:ascii="Calibri" w:eastAsia="MS Mincho" w:hAnsi="Calibri"/>
            <w:noProof/>
            <w:sz w:val="22"/>
            <w:szCs w:val="22"/>
            <w:lang w:val="en-CA" w:eastAsia="en-CA"/>
          </w:rPr>
          <w:tab/>
        </w:r>
        <w:r w:rsidRPr="00B274BB">
          <w:rPr>
            <w:rStyle w:val="Lienhypertexte"/>
            <w:noProof/>
            <w:lang w:val="en-CA"/>
          </w:rPr>
          <w:t>Code lists URI</w:t>
        </w:r>
        <w:r>
          <w:rPr>
            <w:noProof/>
            <w:webHidden/>
          </w:rPr>
          <w:tab/>
        </w:r>
        <w:r>
          <w:rPr>
            <w:noProof/>
            <w:webHidden/>
          </w:rPr>
          <w:fldChar w:fldCharType="begin"/>
        </w:r>
        <w:r>
          <w:rPr>
            <w:noProof/>
            <w:webHidden/>
          </w:rPr>
          <w:instrText xml:space="preserve"> PAGEREF _Toc446944582 \h </w:instrText>
        </w:r>
      </w:ins>
      <w:r>
        <w:rPr>
          <w:noProof/>
          <w:webHidden/>
        </w:rPr>
      </w:r>
      <w:r>
        <w:rPr>
          <w:noProof/>
          <w:webHidden/>
        </w:rPr>
        <w:fldChar w:fldCharType="separate"/>
      </w:r>
      <w:ins w:id="289" w:author="Eric Boisvert" w:date="2016-03-28T16:06:00Z">
        <w:r>
          <w:rPr>
            <w:noProof/>
            <w:webHidden/>
          </w:rPr>
          <w:t>28</w:t>
        </w:r>
        <w:r>
          <w:rPr>
            <w:noProof/>
            <w:webHidden/>
          </w:rPr>
          <w:fldChar w:fldCharType="end"/>
        </w:r>
        <w:r w:rsidRPr="00B274BB">
          <w:rPr>
            <w:rStyle w:val="Lienhypertexte"/>
            <w:noProof/>
          </w:rPr>
          <w:fldChar w:fldCharType="end"/>
        </w:r>
      </w:ins>
    </w:p>
    <w:p w14:paraId="209499A9" w14:textId="77777777" w:rsidR="003842F3" w:rsidRPr="007D0BE0" w:rsidRDefault="003842F3">
      <w:pPr>
        <w:pStyle w:val="TM3"/>
        <w:tabs>
          <w:tab w:val="left" w:pos="1320"/>
          <w:tab w:val="right" w:leader="dot" w:pos="8630"/>
        </w:tabs>
        <w:rPr>
          <w:ins w:id="290" w:author="Eric Boisvert" w:date="2016-03-28T16:06:00Z"/>
          <w:rFonts w:ascii="Calibri" w:eastAsia="MS Mincho" w:hAnsi="Calibri"/>
          <w:noProof/>
          <w:sz w:val="22"/>
          <w:szCs w:val="22"/>
          <w:lang w:val="en-CA" w:eastAsia="en-CA"/>
        </w:rPr>
      </w:pPr>
      <w:ins w:id="29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7.2.8</w:t>
        </w:r>
        <w:r w:rsidRPr="007D0BE0">
          <w:rPr>
            <w:rFonts w:ascii="Calibri" w:eastAsia="MS Mincho" w:hAnsi="Calibri"/>
            <w:noProof/>
            <w:sz w:val="22"/>
            <w:szCs w:val="22"/>
            <w:lang w:val="en-CA" w:eastAsia="en-CA"/>
          </w:rPr>
          <w:tab/>
        </w:r>
        <w:r w:rsidRPr="00B274BB">
          <w:rPr>
            <w:rStyle w:val="Lienhypertexte"/>
            <w:noProof/>
            <w:lang w:val="en-CA"/>
          </w:rPr>
          <w:t>Identifier</w:t>
        </w:r>
        <w:r>
          <w:rPr>
            <w:noProof/>
            <w:webHidden/>
          </w:rPr>
          <w:tab/>
        </w:r>
        <w:r>
          <w:rPr>
            <w:noProof/>
            <w:webHidden/>
          </w:rPr>
          <w:fldChar w:fldCharType="begin"/>
        </w:r>
        <w:r>
          <w:rPr>
            <w:noProof/>
            <w:webHidden/>
          </w:rPr>
          <w:instrText xml:space="preserve"> PAGEREF _Toc446944583 \h </w:instrText>
        </w:r>
      </w:ins>
      <w:r>
        <w:rPr>
          <w:noProof/>
          <w:webHidden/>
        </w:rPr>
      </w:r>
      <w:r>
        <w:rPr>
          <w:noProof/>
          <w:webHidden/>
        </w:rPr>
        <w:fldChar w:fldCharType="separate"/>
      </w:r>
      <w:ins w:id="292" w:author="Eric Boisvert" w:date="2016-03-28T16:06:00Z">
        <w:r>
          <w:rPr>
            <w:noProof/>
            <w:webHidden/>
          </w:rPr>
          <w:t>29</w:t>
        </w:r>
        <w:r>
          <w:rPr>
            <w:noProof/>
            <w:webHidden/>
          </w:rPr>
          <w:fldChar w:fldCharType="end"/>
        </w:r>
        <w:r w:rsidRPr="00B274BB">
          <w:rPr>
            <w:rStyle w:val="Lienhypertexte"/>
            <w:noProof/>
          </w:rPr>
          <w:fldChar w:fldCharType="end"/>
        </w:r>
      </w:ins>
    </w:p>
    <w:p w14:paraId="7FD79965" w14:textId="77777777" w:rsidR="003842F3" w:rsidRPr="007D0BE0" w:rsidRDefault="003842F3">
      <w:pPr>
        <w:pStyle w:val="TM2"/>
        <w:tabs>
          <w:tab w:val="left" w:pos="880"/>
          <w:tab w:val="right" w:leader="dot" w:pos="8630"/>
        </w:tabs>
        <w:rPr>
          <w:ins w:id="293" w:author="Eric Boisvert" w:date="2016-03-28T16:06:00Z"/>
          <w:rFonts w:ascii="Calibri" w:eastAsia="MS Mincho" w:hAnsi="Calibri"/>
          <w:noProof/>
          <w:sz w:val="22"/>
          <w:szCs w:val="22"/>
          <w:lang w:val="en-CA" w:eastAsia="en-CA"/>
        </w:rPr>
      </w:pPr>
      <w:ins w:id="29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7.3</w:t>
        </w:r>
        <w:r w:rsidRPr="007D0BE0">
          <w:rPr>
            <w:rFonts w:ascii="Calibri" w:eastAsia="MS Mincho" w:hAnsi="Calibri"/>
            <w:noProof/>
            <w:sz w:val="22"/>
            <w:szCs w:val="22"/>
            <w:lang w:val="en-CA" w:eastAsia="en-CA"/>
          </w:rPr>
          <w:tab/>
        </w:r>
        <w:r w:rsidRPr="00B274BB">
          <w:rPr>
            <w:rStyle w:val="Lienhypertexte"/>
            <w:noProof/>
            <w:lang w:val="en-CA"/>
          </w:rPr>
          <w:t>GeoSciML Portrayal Abstract Requirements Class</w:t>
        </w:r>
        <w:r>
          <w:rPr>
            <w:noProof/>
            <w:webHidden/>
          </w:rPr>
          <w:tab/>
        </w:r>
        <w:r>
          <w:rPr>
            <w:noProof/>
            <w:webHidden/>
          </w:rPr>
          <w:fldChar w:fldCharType="begin"/>
        </w:r>
        <w:r>
          <w:rPr>
            <w:noProof/>
            <w:webHidden/>
          </w:rPr>
          <w:instrText xml:space="preserve"> PAGEREF _Toc446944584 \h </w:instrText>
        </w:r>
      </w:ins>
      <w:r>
        <w:rPr>
          <w:noProof/>
          <w:webHidden/>
        </w:rPr>
      </w:r>
      <w:r>
        <w:rPr>
          <w:noProof/>
          <w:webHidden/>
        </w:rPr>
        <w:fldChar w:fldCharType="separate"/>
      </w:r>
      <w:ins w:id="295" w:author="Eric Boisvert" w:date="2016-03-28T16:06:00Z">
        <w:r>
          <w:rPr>
            <w:noProof/>
            <w:webHidden/>
          </w:rPr>
          <w:t>29</w:t>
        </w:r>
        <w:r>
          <w:rPr>
            <w:noProof/>
            <w:webHidden/>
          </w:rPr>
          <w:fldChar w:fldCharType="end"/>
        </w:r>
        <w:r w:rsidRPr="00B274BB">
          <w:rPr>
            <w:rStyle w:val="Lienhypertexte"/>
            <w:noProof/>
          </w:rPr>
          <w:fldChar w:fldCharType="end"/>
        </w:r>
      </w:ins>
    </w:p>
    <w:p w14:paraId="0D24AFF4" w14:textId="77777777" w:rsidR="003842F3" w:rsidRPr="007D0BE0" w:rsidRDefault="003842F3">
      <w:pPr>
        <w:pStyle w:val="TM3"/>
        <w:tabs>
          <w:tab w:val="left" w:pos="1320"/>
          <w:tab w:val="right" w:leader="dot" w:pos="8630"/>
        </w:tabs>
        <w:rPr>
          <w:ins w:id="296" w:author="Eric Boisvert" w:date="2016-03-28T16:06:00Z"/>
          <w:rFonts w:ascii="Calibri" w:eastAsia="MS Mincho" w:hAnsi="Calibri"/>
          <w:noProof/>
          <w:sz w:val="22"/>
          <w:szCs w:val="22"/>
          <w:lang w:val="en-CA" w:eastAsia="en-CA"/>
        </w:rPr>
      </w:pPr>
      <w:ins w:id="29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7.3.1</w:t>
        </w:r>
        <w:r w:rsidRPr="007D0BE0">
          <w:rPr>
            <w:rFonts w:ascii="Calibri" w:eastAsia="MS Mincho" w:hAnsi="Calibri"/>
            <w:noProof/>
            <w:sz w:val="22"/>
            <w:szCs w:val="22"/>
            <w:lang w:val="en-CA" w:eastAsia="en-CA"/>
          </w:rPr>
          <w:tab/>
        </w:r>
        <w:r w:rsidRPr="00B274BB">
          <w:rPr>
            <w:rStyle w:val="Lienhypertexte"/>
            <w:noProof/>
            <w:lang w:val="en-CA"/>
          </w:rPr>
          <w:t>Portrayal views</w:t>
        </w:r>
        <w:r>
          <w:rPr>
            <w:noProof/>
            <w:webHidden/>
          </w:rPr>
          <w:tab/>
        </w:r>
        <w:r>
          <w:rPr>
            <w:noProof/>
            <w:webHidden/>
          </w:rPr>
          <w:fldChar w:fldCharType="begin"/>
        </w:r>
        <w:r>
          <w:rPr>
            <w:noProof/>
            <w:webHidden/>
          </w:rPr>
          <w:instrText xml:space="preserve"> PAGEREF _Toc446944585 \h </w:instrText>
        </w:r>
      </w:ins>
      <w:r>
        <w:rPr>
          <w:noProof/>
          <w:webHidden/>
        </w:rPr>
      </w:r>
      <w:r>
        <w:rPr>
          <w:noProof/>
          <w:webHidden/>
        </w:rPr>
        <w:fldChar w:fldCharType="separate"/>
      </w:r>
      <w:ins w:id="298" w:author="Eric Boisvert" w:date="2016-03-28T16:06:00Z">
        <w:r>
          <w:rPr>
            <w:noProof/>
            <w:webHidden/>
          </w:rPr>
          <w:t>31</w:t>
        </w:r>
        <w:r>
          <w:rPr>
            <w:noProof/>
            <w:webHidden/>
          </w:rPr>
          <w:fldChar w:fldCharType="end"/>
        </w:r>
        <w:r w:rsidRPr="00B274BB">
          <w:rPr>
            <w:rStyle w:val="Lienhypertexte"/>
            <w:noProof/>
          </w:rPr>
          <w:fldChar w:fldCharType="end"/>
        </w:r>
      </w:ins>
    </w:p>
    <w:p w14:paraId="537EEBA5" w14:textId="77777777" w:rsidR="003842F3" w:rsidRPr="007D0BE0" w:rsidRDefault="003842F3">
      <w:pPr>
        <w:pStyle w:val="TM3"/>
        <w:tabs>
          <w:tab w:val="left" w:pos="1320"/>
          <w:tab w:val="right" w:leader="dot" w:pos="8630"/>
        </w:tabs>
        <w:rPr>
          <w:ins w:id="299" w:author="Eric Boisvert" w:date="2016-03-28T16:06:00Z"/>
          <w:rFonts w:ascii="Calibri" w:eastAsia="MS Mincho" w:hAnsi="Calibri"/>
          <w:noProof/>
          <w:sz w:val="22"/>
          <w:szCs w:val="22"/>
          <w:lang w:val="en-CA" w:eastAsia="en-CA"/>
        </w:rPr>
      </w:pPr>
      <w:ins w:id="30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7.3.2</w:t>
        </w:r>
        <w:r w:rsidRPr="007D0BE0">
          <w:rPr>
            <w:rFonts w:ascii="Calibri" w:eastAsia="MS Mincho" w:hAnsi="Calibri"/>
            <w:noProof/>
            <w:sz w:val="22"/>
            <w:szCs w:val="22"/>
            <w:lang w:val="en-CA" w:eastAsia="en-CA"/>
          </w:rPr>
          <w:tab/>
        </w:r>
        <w:r w:rsidRPr="00B274BB">
          <w:rPr>
            <w:rStyle w:val="Lienhypertexte"/>
            <w:noProof/>
          </w:rPr>
          <w:t>GeologicUnitView</w:t>
        </w:r>
        <w:r>
          <w:rPr>
            <w:noProof/>
            <w:webHidden/>
          </w:rPr>
          <w:tab/>
        </w:r>
        <w:r>
          <w:rPr>
            <w:noProof/>
            <w:webHidden/>
          </w:rPr>
          <w:fldChar w:fldCharType="begin"/>
        </w:r>
        <w:r>
          <w:rPr>
            <w:noProof/>
            <w:webHidden/>
          </w:rPr>
          <w:instrText xml:space="preserve"> PAGEREF _Toc446944586 \h </w:instrText>
        </w:r>
      </w:ins>
      <w:r>
        <w:rPr>
          <w:noProof/>
          <w:webHidden/>
        </w:rPr>
      </w:r>
      <w:r>
        <w:rPr>
          <w:noProof/>
          <w:webHidden/>
        </w:rPr>
        <w:fldChar w:fldCharType="separate"/>
      </w:r>
      <w:ins w:id="301" w:author="Eric Boisvert" w:date="2016-03-28T16:06:00Z">
        <w:r>
          <w:rPr>
            <w:noProof/>
            <w:webHidden/>
          </w:rPr>
          <w:t>33</w:t>
        </w:r>
        <w:r>
          <w:rPr>
            <w:noProof/>
            <w:webHidden/>
          </w:rPr>
          <w:fldChar w:fldCharType="end"/>
        </w:r>
        <w:r w:rsidRPr="00B274BB">
          <w:rPr>
            <w:rStyle w:val="Lienhypertexte"/>
            <w:noProof/>
          </w:rPr>
          <w:fldChar w:fldCharType="end"/>
        </w:r>
      </w:ins>
    </w:p>
    <w:p w14:paraId="47230823" w14:textId="77777777" w:rsidR="003842F3" w:rsidRPr="007D0BE0" w:rsidRDefault="003842F3">
      <w:pPr>
        <w:pStyle w:val="TM3"/>
        <w:tabs>
          <w:tab w:val="left" w:pos="1320"/>
          <w:tab w:val="right" w:leader="dot" w:pos="8630"/>
        </w:tabs>
        <w:rPr>
          <w:ins w:id="302" w:author="Eric Boisvert" w:date="2016-03-28T16:06:00Z"/>
          <w:rFonts w:ascii="Calibri" w:eastAsia="MS Mincho" w:hAnsi="Calibri"/>
          <w:noProof/>
          <w:sz w:val="22"/>
          <w:szCs w:val="22"/>
          <w:lang w:val="en-CA" w:eastAsia="en-CA"/>
        </w:rPr>
      </w:pPr>
      <w:ins w:id="30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7.3.3</w:t>
        </w:r>
        <w:r w:rsidRPr="007D0BE0">
          <w:rPr>
            <w:rFonts w:ascii="Calibri" w:eastAsia="MS Mincho" w:hAnsi="Calibri"/>
            <w:noProof/>
            <w:sz w:val="22"/>
            <w:szCs w:val="22"/>
            <w:lang w:val="en-CA" w:eastAsia="en-CA"/>
          </w:rPr>
          <w:tab/>
        </w:r>
        <w:r w:rsidRPr="00B274BB">
          <w:rPr>
            <w:rStyle w:val="Lienhypertexte"/>
            <w:noProof/>
            <w:lang w:val="en-CA"/>
          </w:rPr>
          <w:t>BoreholeView</w:t>
        </w:r>
        <w:r>
          <w:rPr>
            <w:noProof/>
            <w:webHidden/>
          </w:rPr>
          <w:tab/>
        </w:r>
        <w:r>
          <w:rPr>
            <w:noProof/>
            <w:webHidden/>
          </w:rPr>
          <w:fldChar w:fldCharType="begin"/>
        </w:r>
        <w:r>
          <w:rPr>
            <w:noProof/>
            <w:webHidden/>
          </w:rPr>
          <w:instrText xml:space="preserve"> PAGEREF _Toc446944587 \h </w:instrText>
        </w:r>
      </w:ins>
      <w:r>
        <w:rPr>
          <w:noProof/>
          <w:webHidden/>
        </w:rPr>
      </w:r>
      <w:r>
        <w:rPr>
          <w:noProof/>
          <w:webHidden/>
        </w:rPr>
        <w:fldChar w:fldCharType="separate"/>
      </w:r>
      <w:ins w:id="304" w:author="Eric Boisvert" w:date="2016-03-28T16:06:00Z">
        <w:r>
          <w:rPr>
            <w:noProof/>
            <w:webHidden/>
          </w:rPr>
          <w:t>39</w:t>
        </w:r>
        <w:r>
          <w:rPr>
            <w:noProof/>
            <w:webHidden/>
          </w:rPr>
          <w:fldChar w:fldCharType="end"/>
        </w:r>
        <w:r w:rsidRPr="00B274BB">
          <w:rPr>
            <w:rStyle w:val="Lienhypertexte"/>
            <w:noProof/>
          </w:rPr>
          <w:fldChar w:fldCharType="end"/>
        </w:r>
      </w:ins>
    </w:p>
    <w:p w14:paraId="25FBEF79" w14:textId="77777777" w:rsidR="003842F3" w:rsidRPr="007D0BE0" w:rsidRDefault="003842F3">
      <w:pPr>
        <w:pStyle w:val="TM3"/>
        <w:tabs>
          <w:tab w:val="left" w:pos="1320"/>
          <w:tab w:val="right" w:leader="dot" w:pos="8630"/>
        </w:tabs>
        <w:rPr>
          <w:ins w:id="305" w:author="Eric Boisvert" w:date="2016-03-28T16:06:00Z"/>
          <w:rFonts w:ascii="Calibri" w:eastAsia="MS Mincho" w:hAnsi="Calibri"/>
          <w:noProof/>
          <w:sz w:val="22"/>
          <w:szCs w:val="22"/>
          <w:lang w:val="en-CA" w:eastAsia="en-CA"/>
        </w:rPr>
      </w:pPr>
      <w:ins w:id="306"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"_Toc446944588"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7.3.4</w:t>
        </w:r>
        <w:r w:rsidRPr="007D0BE0">
          <w:rPr>
            <w:rFonts w:ascii="Calibri" w:eastAsia="MS Mincho" w:hAnsi="Calibri"/>
            <w:noProof/>
            <w:sz w:val="22"/>
            <w:szCs w:val="22"/>
            <w:lang w:val="en-CA" w:eastAsia="en-CA"/>
          </w:rPr>
          <w:tab/>
        </w:r>
        <w:r w:rsidRPr="00B274BB">
          <w:rPr>
            <w:rStyle w:val="Lienhypertexte"/>
            <w:noProof/>
            <w:lang w:val="en-CA"/>
          </w:rPr>
          <w:t>ContactView</w:t>
        </w:r>
        <w:r>
          <w:rPr>
            <w:noProof/>
            <w:webHidden/>
          </w:rPr>
          <w:tab/>
        </w:r>
        <w:r>
          <w:rPr>
            <w:noProof/>
            <w:webHidden/>
          </w:rPr>
          <w:fldChar w:fldCharType="begin"/>
        </w:r>
        <w:r>
          <w:rPr>
            <w:noProof/>
            <w:webHidden/>
          </w:rPr>
          <w:instrText xml:space="preserve"> PAGEREF _Toc446944588 \h </w:instrText>
        </w:r>
      </w:ins>
      <w:r>
        <w:rPr>
          <w:noProof/>
          <w:webHidden/>
        </w:rPr>
      </w:r>
      <w:r>
        <w:rPr>
          <w:noProof/>
          <w:webHidden/>
        </w:rPr>
        <w:fldChar w:fldCharType="separate"/>
      </w:r>
      <w:ins w:id="307" w:author="Eric Boisvert" w:date="2016-03-28T16:06:00Z">
        <w:r>
          <w:rPr>
            <w:noProof/>
            <w:webHidden/>
          </w:rPr>
          <w:t>44</w:t>
        </w:r>
        <w:r>
          <w:rPr>
            <w:noProof/>
            <w:webHidden/>
          </w:rPr>
          <w:fldChar w:fldCharType="end"/>
        </w:r>
        <w:r w:rsidRPr="00B274BB">
          <w:rPr>
            <w:rStyle w:val="Lienhypertexte"/>
            <w:noProof/>
          </w:rPr>
          <w:fldChar w:fldCharType="end"/>
        </w:r>
      </w:ins>
    </w:p>
    <w:p w14:paraId="4D1EB6BE" w14:textId="77777777" w:rsidR="003842F3" w:rsidRPr="007D0BE0" w:rsidRDefault="003842F3">
      <w:pPr>
        <w:pStyle w:val="TM3"/>
        <w:tabs>
          <w:tab w:val="left" w:pos="1320"/>
          <w:tab w:val="right" w:leader="dot" w:pos="8630"/>
        </w:tabs>
        <w:rPr>
          <w:ins w:id="308" w:author="Eric Boisvert" w:date="2016-03-28T16:06:00Z"/>
          <w:rFonts w:ascii="Calibri" w:eastAsia="MS Mincho" w:hAnsi="Calibri"/>
          <w:noProof/>
          <w:sz w:val="22"/>
          <w:szCs w:val="22"/>
          <w:lang w:val="en-CA" w:eastAsia="en-CA"/>
        </w:rPr>
      </w:pPr>
      <w:ins w:id="30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"_Toc446944589"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7.3.5</w:t>
        </w:r>
        <w:r w:rsidRPr="007D0BE0">
          <w:rPr>
            <w:rFonts w:ascii="Calibri" w:eastAsia="MS Mincho" w:hAnsi="Calibri"/>
            <w:noProof/>
            <w:sz w:val="22"/>
            <w:szCs w:val="22"/>
            <w:lang w:val="en-CA" w:eastAsia="en-CA"/>
          </w:rPr>
          <w:tab/>
        </w:r>
        <w:r w:rsidRPr="00B274BB">
          <w:rPr>
            <w:rStyle w:val="Lienhypertexte"/>
            <w:noProof/>
            <w:lang w:val="en-CA"/>
          </w:rPr>
          <w:t>GeologicSpecimenView</w:t>
        </w:r>
        <w:r>
          <w:rPr>
            <w:noProof/>
            <w:webHidden/>
          </w:rPr>
          <w:tab/>
        </w:r>
        <w:r>
          <w:rPr>
            <w:noProof/>
            <w:webHidden/>
          </w:rPr>
          <w:fldChar w:fldCharType="begin"/>
        </w:r>
        <w:r>
          <w:rPr>
            <w:noProof/>
            <w:webHidden/>
          </w:rPr>
          <w:instrText xml:space="preserve"> PAGEREF _Toc446944589 \h </w:instrText>
        </w:r>
      </w:ins>
      <w:r>
        <w:rPr>
          <w:noProof/>
          <w:webHidden/>
        </w:rPr>
      </w:r>
      <w:r>
        <w:rPr>
          <w:noProof/>
          <w:webHidden/>
        </w:rPr>
        <w:fldChar w:fldCharType="separate"/>
      </w:r>
      <w:ins w:id="310" w:author="Eric Boisvert" w:date="2016-03-28T16:06:00Z">
        <w:r>
          <w:rPr>
            <w:noProof/>
            <w:webHidden/>
          </w:rPr>
          <w:t>47</w:t>
        </w:r>
        <w:r>
          <w:rPr>
            <w:noProof/>
            <w:webHidden/>
          </w:rPr>
          <w:fldChar w:fldCharType="end"/>
        </w:r>
        <w:r w:rsidRPr="00B274BB">
          <w:rPr>
            <w:rStyle w:val="Lienhypertexte"/>
            <w:noProof/>
          </w:rPr>
          <w:fldChar w:fldCharType="end"/>
        </w:r>
      </w:ins>
    </w:p>
    <w:p w14:paraId="2E55834C" w14:textId="77777777" w:rsidR="003842F3" w:rsidRPr="007D0BE0" w:rsidRDefault="003842F3">
      <w:pPr>
        <w:pStyle w:val="TM3"/>
        <w:tabs>
          <w:tab w:val="left" w:pos="1320"/>
          <w:tab w:val="right" w:leader="dot" w:pos="8630"/>
        </w:tabs>
        <w:rPr>
          <w:ins w:id="311" w:author="Eric Boisvert" w:date="2016-03-28T16:06:00Z"/>
          <w:rFonts w:ascii="Calibri" w:eastAsia="MS Mincho" w:hAnsi="Calibri"/>
          <w:noProof/>
          <w:sz w:val="22"/>
          <w:szCs w:val="22"/>
          <w:lang w:val="en-CA" w:eastAsia="en-CA"/>
        </w:rPr>
      </w:pPr>
      <w:ins w:id="31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7.3.6</w:t>
        </w:r>
        <w:r w:rsidRPr="007D0BE0">
          <w:rPr>
            <w:rFonts w:ascii="Calibri" w:eastAsia="MS Mincho" w:hAnsi="Calibri"/>
            <w:noProof/>
            <w:sz w:val="22"/>
            <w:szCs w:val="22"/>
            <w:lang w:val="en-CA" w:eastAsia="en-CA"/>
          </w:rPr>
          <w:tab/>
        </w:r>
        <w:r w:rsidRPr="00B274BB">
          <w:rPr>
            <w:rStyle w:val="Lienhypertexte"/>
            <w:noProof/>
            <w:lang w:val="en-CA"/>
          </w:rPr>
          <w:t>GeomorphologicUnitView</w:t>
        </w:r>
        <w:r>
          <w:rPr>
            <w:noProof/>
            <w:webHidden/>
          </w:rPr>
          <w:tab/>
        </w:r>
        <w:r>
          <w:rPr>
            <w:noProof/>
            <w:webHidden/>
          </w:rPr>
          <w:fldChar w:fldCharType="begin"/>
        </w:r>
        <w:r>
          <w:rPr>
            <w:noProof/>
            <w:webHidden/>
          </w:rPr>
          <w:instrText xml:space="preserve"> PAGEREF _Toc446944590 \h </w:instrText>
        </w:r>
      </w:ins>
      <w:r>
        <w:rPr>
          <w:noProof/>
          <w:webHidden/>
        </w:rPr>
      </w:r>
      <w:r>
        <w:rPr>
          <w:noProof/>
          <w:webHidden/>
        </w:rPr>
        <w:fldChar w:fldCharType="separate"/>
      </w:r>
      <w:ins w:id="313" w:author="Eric Boisvert" w:date="2016-03-28T16:06:00Z">
        <w:r>
          <w:rPr>
            <w:noProof/>
            <w:webHidden/>
          </w:rPr>
          <w:t>50</w:t>
        </w:r>
        <w:r>
          <w:rPr>
            <w:noProof/>
            <w:webHidden/>
          </w:rPr>
          <w:fldChar w:fldCharType="end"/>
        </w:r>
        <w:r w:rsidRPr="00B274BB">
          <w:rPr>
            <w:rStyle w:val="Lienhypertexte"/>
            <w:noProof/>
          </w:rPr>
          <w:fldChar w:fldCharType="end"/>
        </w:r>
      </w:ins>
    </w:p>
    <w:p w14:paraId="219AC025" w14:textId="77777777" w:rsidR="003842F3" w:rsidRPr="007D0BE0" w:rsidRDefault="003842F3">
      <w:pPr>
        <w:pStyle w:val="TM3"/>
        <w:tabs>
          <w:tab w:val="left" w:pos="1320"/>
          <w:tab w:val="right" w:leader="dot" w:pos="8630"/>
        </w:tabs>
        <w:rPr>
          <w:ins w:id="314" w:author="Eric Boisvert" w:date="2016-03-28T16:06:00Z"/>
          <w:rFonts w:ascii="Calibri" w:eastAsia="MS Mincho" w:hAnsi="Calibri"/>
          <w:noProof/>
          <w:sz w:val="22"/>
          <w:szCs w:val="22"/>
          <w:lang w:val="en-CA" w:eastAsia="en-CA"/>
        </w:rPr>
      </w:pPr>
      <w:ins w:id="31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7.3.7</w:t>
        </w:r>
        <w:r w:rsidRPr="007D0BE0">
          <w:rPr>
            <w:rFonts w:ascii="Calibri" w:eastAsia="MS Mincho" w:hAnsi="Calibri"/>
            <w:noProof/>
            <w:sz w:val="22"/>
            <w:szCs w:val="22"/>
            <w:lang w:val="en-CA" w:eastAsia="en-CA"/>
          </w:rPr>
          <w:tab/>
        </w:r>
        <w:r w:rsidRPr="00B274BB">
          <w:rPr>
            <w:rStyle w:val="Lienhypertexte"/>
            <w:noProof/>
            <w:lang w:val="en-CA"/>
          </w:rPr>
          <w:t>ShearDisplacementStructureView</w:t>
        </w:r>
        <w:r>
          <w:rPr>
            <w:noProof/>
            <w:webHidden/>
          </w:rPr>
          <w:tab/>
        </w:r>
        <w:r>
          <w:rPr>
            <w:noProof/>
            <w:webHidden/>
          </w:rPr>
          <w:fldChar w:fldCharType="begin"/>
        </w:r>
        <w:r>
          <w:rPr>
            <w:noProof/>
            <w:webHidden/>
          </w:rPr>
          <w:instrText xml:space="preserve"> PAGEREF _Toc446944591 \h </w:instrText>
        </w:r>
      </w:ins>
      <w:r>
        <w:rPr>
          <w:noProof/>
          <w:webHidden/>
        </w:rPr>
      </w:r>
      <w:r>
        <w:rPr>
          <w:noProof/>
          <w:webHidden/>
        </w:rPr>
        <w:fldChar w:fldCharType="separate"/>
      </w:r>
      <w:ins w:id="316" w:author="Eric Boisvert" w:date="2016-03-28T16:06:00Z">
        <w:r>
          <w:rPr>
            <w:noProof/>
            <w:webHidden/>
          </w:rPr>
          <w:t>55</w:t>
        </w:r>
        <w:r>
          <w:rPr>
            <w:noProof/>
            <w:webHidden/>
          </w:rPr>
          <w:fldChar w:fldCharType="end"/>
        </w:r>
        <w:r w:rsidRPr="00B274BB">
          <w:rPr>
            <w:rStyle w:val="Lienhypertexte"/>
            <w:noProof/>
          </w:rPr>
          <w:fldChar w:fldCharType="end"/>
        </w:r>
      </w:ins>
    </w:p>
    <w:p w14:paraId="48CA147F" w14:textId="77777777" w:rsidR="003842F3" w:rsidRPr="007D0BE0" w:rsidRDefault="003842F3">
      <w:pPr>
        <w:pStyle w:val="TM3"/>
        <w:tabs>
          <w:tab w:val="left" w:pos="1320"/>
          <w:tab w:val="right" w:leader="dot" w:pos="8630"/>
        </w:tabs>
        <w:rPr>
          <w:ins w:id="317" w:author="Eric Boisvert" w:date="2016-03-28T16:06:00Z"/>
          <w:rFonts w:ascii="Calibri" w:eastAsia="MS Mincho" w:hAnsi="Calibri"/>
          <w:noProof/>
          <w:sz w:val="22"/>
          <w:szCs w:val="22"/>
          <w:lang w:val="en-CA" w:eastAsia="en-CA"/>
        </w:rPr>
      </w:pPr>
      <w:ins w:id="31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7.3.8</w:t>
        </w:r>
        <w:r w:rsidRPr="007D0BE0">
          <w:rPr>
            <w:rFonts w:ascii="Calibri" w:eastAsia="MS Mincho" w:hAnsi="Calibri"/>
            <w:noProof/>
            <w:sz w:val="22"/>
            <w:szCs w:val="22"/>
            <w:lang w:val="en-CA" w:eastAsia="en-CA"/>
          </w:rPr>
          <w:tab/>
        </w:r>
        <w:r w:rsidRPr="00B274BB">
          <w:rPr>
            <w:rStyle w:val="Lienhypertexte"/>
            <w:noProof/>
            <w:lang w:val="en-CA"/>
          </w:rPr>
          <w:t>SiteObservationView</w:t>
        </w:r>
        <w:r>
          <w:rPr>
            <w:noProof/>
            <w:webHidden/>
          </w:rPr>
          <w:tab/>
        </w:r>
        <w:r>
          <w:rPr>
            <w:noProof/>
            <w:webHidden/>
          </w:rPr>
          <w:fldChar w:fldCharType="begin"/>
        </w:r>
        <w:r>
          <w:rPr>
            <w:noProof/>
            <w:webHidden/>
          </w:rPr>
          <w:instrText xml:space="preserve"> PAGEREF _Toc446944592 \h </w:instrText>
        </w:r>
      </w:ins>
      <w:r>
        <w:rPr>
          <w:noProof/>
          <w:webHidden/>
        </w:rPr>
      </w:r>
      <w:r>
        <w:rPr>
          <w:noProof/>
          <w:webHidden/>
        </w:rPr>
        <w:fldChar w:fldCharType="separate"/>
      </w:r>
      <w:ins w:id="319" w:author="Eric Boisvert" w:date="2016-03-28T16:06:00Z">
        <w:r>
          <w:rPr>
            <w:noProof/>
            <w:webHidden/>
          </w:rPr>
          <w:t>61</w:t>
        </w:r>
        <w:r>
          <w:rPr>
            <w:noProof/>
            <w:webHidden/>
          </w:rPr>
          <w:fldChar w:fldCharType="end"/>
        </w:r>
        <w:r w:rsidRPr="00B274BB">
          <w:rPr>
            <w:rStyle w:val="Lienhypertexte"/>
            <w:noProof/>
          </w:rPr>
          <w:fldChar w:fldCharType="end"/>
        </w:r>
      </w:ins>
    </w:p>
    <w:p w14:paraId="0B8129CD" w14:textId="77777777" w:rsidR="003842F3" w:rsidRPr="007D0BE0" w:rsidRDefault="003842F3">
      <w:pPr>
        <w:pStyle w:val="TM2"/>
        <w:tabs>
          <w:tab w:val="left" w:pos="880"/>
          <w:tab w:val="right" w:leader="dot" w:pos="8630"/>
        </w:tabs>
        <w:rPr>
          <w:ins w:id="320" w:author="Eric Boisvert" w:date="2016-03-28T16:06:00Z"/>
          <w:rFonts w:ascii="Calibri" w:eastAsia="MS Mincho" w:hAnsi="Calibri"/>
          <w:noProof/>
          <w:sz w:val="22"/>
          <w:szCs w:val="22"/>
          <w:lang w:val="en-CA" w:eastAsia="en-CA"/>
        </w:rPr>
      </w:pPr>
      <w:ins w:id="32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7.4</w:t>
        </w:r>
        <w:r w:rsidRPr="007D0BE0">
          <w:rPr>
            <w:rFonts w:ascii="Calibri" w:eastAsia="MS Mincho" w:hAnsi="Calibri"/>
            <w:noProof/>
            <w:sz w:val="22"/>
            <w:szCs w:val="22"/>
            <w:lang w:val="en-CA" w:eastAsia="en-CA"/>
          </w:rPr>
          <w:tab/>
        </w:r>
        <w:r w:rsidRPr="00B274BB">
          <w:rPr>
            <w:rStyle w:val="Lienhypertexte"/>
            <w:noProof/>
            <w:lang w:val="en-CA"/>
          </w:rPr>
          <w:t>GeoSciML Basic Abstract Requirements Class</w:t>
        </w:r>
        <w:r>
          <w:rPr>
            <w:noProof/>
            <w:webHidden/>
          </w:rPr>
          <w:tab/>
        </w:r>
        <w:r>
          <w:rPr>
            <w:noProof/>
            <w:webHidden/>
          </w:rPr>
          <w:fldChar w:fldCharType="begin"/>
        </w:r>
        <w:r>
          <w:rPr>
            <w:noProof/>
            <w:webHidden/>
          </w:rPr>
          <w:instrText xml:space="preserve"> PAGEREF _Toc446944593 \h </w:instrText>
        </w:r>
      </w:ins>
      <w:r>
        <w:rPr>
          <w:noProof/>
          <w:webHidden/>
        </w:rPr>
      </w:r>
      <w:r>
        <w:rPr>
          <w:noProof/>
          <w:webHidden/>
        </w:rPr>
        <w:fldChar w:fldCharType="separate"/>
      </w:r>
      <w:ins w:id="322" w:author="Eric Boisvert" w:date="2016-03-28T16:06:00Z">
        <w:r>
          <w:rPr>
            <w:noProof/>
            <w:webHidden/>
          </w:rPr>
          <w:t>66</w:t>
        </w:r>
        <w:r>
          <w:rPr>
            <w:noProof/>
            <w:webHidden/>
          </w:rPr>
          <w:fldChar w:fldCharType="end"/>
        </w:r>
        <w:r w:rsidRPr="00B274BB">
          <w:rPr>
            <w:rStyle w:val="Lienhypertexte"/>
            <w:noProof/>
          </w:rPr>
          <w:fldChar w:fldCharType="end"/>
        </w:r>
      </w:ins>
    </w:p>
    <w:p w14:paraId="752D52E5" w14:textId="77777777" w:rsidR="003842F3" w:rsidRPr="007D0BE0" w:rsidRDefault="003842F3">
      <w:pPr>
        <w:pStyle w:val="TM3"/>
        <w:tabs>
          <w:tab w:val="left" w:pos="1320"/>
          <w:tab w:val="right" w:leader="dot" w:pos="8630"/>
        </w:tabs>
        <w:rPr>
          <w:ins w:id="323" w:author="Eric Boisvert" w:date="2016-03-28T16:06:00Z"/>
          <w:rFonts w:ascii="Calibri" w:eastAsia="MS Mincho" w:hAnsi="Calibri"/>
          <w:noProof/>
          <w:sz w:val="22"/>
          <w:szCs w:val="22"/>
          <w:lang w:val="en-CA" w:eastAsia="en-CA"/>
        </w:rPr>
      </w:pPr>
      <w:ins w:id="32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7.4.1</w:t>
        </w:r>
        <w:r w:rsidRPr="007D0BE0">
          <w:rPr>
            <w:rFonts w:ascii="Calibri" w:eastAsia="MS Mincho" w:hAnsi="Calibri"/>
            <w:noProof/>
            <w:sz w:val="22"/>
            <w:szCs w:val="22"/>
            <w:lang w:val="en-CA" w:eastAsia="en-CA"/>
          </w:rPr>
          <w:tab/>
        </w:r>
        <w:r w:rsidRPr="00B274BB">
          <w:rPr>
            <w:rStyle w:val="Lienhypertexte"/>
            <w:noProof/>
            <w:lang w:val="en-CA"/>
          </w:rPr>
          <w:t>Geology Basic</w:t>
        </w:r>
        <w:r>
          <w:rPr>
            <w:noProof/>
            <w:webHidden/>
          </w:rPr>
          <w:tab/>
        </w:r>
        <w:r>
          <w:rPr>
            <w:noProof/>
            <w:webHidden/>
          </w:rPr>
          <w:fldChar w:fldCharType="begin"/>
        </w:r>
        <w:r>
          <w:rPr>
            <w:noProof/>
            <w:webHidden/>
          </w:rPr>
          <w:instrText xml:space="preserve"> PAGEREF _Toc446944594 \h </w:instrText>
        </w:r>
      </w:ins>
      <w:r>
        <w:rPr>
          <w:noProof/>
          <w:webHidden/>
        </w:rPr>
      </w:r>
      <w:r>
        <w:rPr>
          <w:noProof/>
          <w:webHidden/>
        </w:rPr>
        <w:fldChar w:fldCharType="separate"/>
      </w:r>
      <w:ins w:id="325" w:author="Eric Boisvert" w:date="2016-03-28T16:06:00Z">
        <w:r>
          <w:rPr>
            <w:noProof/>
            <w:webHidden/>
          </w:rPr>
          <w:t>67</w:t>
        </w:r>
        <w:r>
          <w:rPr>
            <w:noProof/>
            <w:webHidden/>
          </w:rPr>
          <w:fldChar w:fldCharType="end"/>
        </w:r>
        <w:r w:rsidRPr="00B274BB">
          <w:rPr>
            <w:rStyle w:val="Lienhypertexte"/>
            <w:noProof/>
          </w:rPr>
          <w:fldChar w:fldCharType="end"/>
        </w:r>
      </w:ins>
    </w:p>
    <w:p w14:paraId="66D20896" w14:textId="77777777" w:rsidR="003842F3" w:rsidRPr="007D0BE0" w:rsidRDefault="003842F3">
      <w:pPr>
        <w:pStyle w:val="TM3"/>
        <w:tabs>
          <w:tab w:val="left" w:pos="1320"/>
          <w:tab w:val="right" w:leader="dot" w:pos="8630"/>
        </w:tabs>
        <w:rPr>
          <w:ins w:id="326" w:author="Eric Boisvert" w:date="2016-03-28T16:06:00Z"/>
          <w:rFonts w:ascii="Calibri" w:eastAsia="MS Mincho" w:hAnsi="Calibri"/>
          <w:noProof/>
          <w:sz w:val="22"/>
          <w:szCs w:val="22"/>
          <w:lang w:val="en-CA" w:eastAsia="en-CA"/>
        </w:rPr>
      </w:pPr>
      <w:ins w:id="32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7.4.2</w:t>
        </w:r>
        <w:r w:rsidRPr="007D0BE0">
          <w:rPr>
            <w:rFonts w:ascii="Calibri" w:eastAsia="MS Mincho" w:hAnsi="Calibri"/>
            <w:noProof/>
            <w:sz w:val="22"/>
            <w:szCs w:val="22"/>
            <w:lang w:val="en-CA" w:eastAsia="en-CA"/>
          </w:rPr>
          <w:tab/>
        </w:r>
        <w:r w:rsidRPr="00B274BB">
          <w:rPr>
            <w:rStyle w:val="Lienhypertexte"/>
            <w:noProof/>
          </w:rPr>
          <w:t>Geologic Event</w:t>
        </w:r>
        <w:r>
          <w:rPr>
            <w:noProof/>
            <w:webHidden/>
          </w:rPr>
          <w:tab/>
        </w:r>
        <w:r>
          <w:rPr>
            <w:noProof/>
            <w:webHidden/>
          </w:rPr>
          <w:fldChar w:fldCharType="begin"/>
        </w:r>
        <w:r>
          <w:rPr>
            <w:noProof/>
            <w:webHidden/>
          </w:rPr>
          <w:instrText xml:space="preserve"> PAGEREF _Toc446944595 \h </w:instrText>
        </w:r>
      </w:ins>
      <w:r>
        <w:rPr>
          <w:noProof/>
          <w:webHidden/>
        </w:rPr>
      </w:r>
      <w:r>
        <w:rPr>
          <w:noProof/>
          <w:webHidden/>
        </w:rPr>
        <w:fldChar w:fldCharType="separate"/>
      </w:r>
      <w:ins w:id="328" w:author="Eric Boisvert" w:date="2016-03-28T16:06:00Z">
        <w:r>
          <w:rPr>
            <w:noProof/>
            <w:webHidden/>
          </w:rPr>
          <w:t>78</w:t>
        </w:r>
        <w:r>
          <w:rPr>
            <w:noProof/>
            <w:webHidden/>
          </w:rPr>
          <w:fldChar w:fldCharType="end"/>
        </w:r>
        <w:r w:rsidRPr="00B274BB">
          <w:rPr>
            <w:rStyle w:val="Lienhypertexte"/>
            <w:noProof/>
          </w:rPr>
          <w:fldChar w:fldCharType="end"/>
        </w:r>
      </w:ins>
    </w:p>
    <w:p w14:paraId="22A043D3" w14:textId="77777777" w:rsidR="003842F3" w:rsidRPr="007D0BE0" w:rsidRDefault="003842F3">
      <w:pPr>
        <w:pStyle w:val="TM3"/>
        <w:tabs>
          <w:tab w:val="left" w:pos="1320"/>
          <w:tab w:val="right" w:leader="dot" w:pos="8630"/>
        </w:tabs>
        <w:rPr>
          <w:ins w:id="329" w:author="Eric Boisvert" w:date="2016-03-28T16:06:00Z"/>
          <w:rFonts w:ascii="Calibri" w:eastAsia="MS Mincho" w:hAnsi="Calibri"/>
          <w:noProof/>
          <w:sz w:val="22"/>
          <w:szCs w:val="22"/>
          <w:lang w:val="en-CA" w:eastAsia="en-CA"/>
        </w:rPr>
      </w:pPr>
      <w:ins w:id="33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7.4.3</w:t>
        </w:r>
        <w:r w:rsidRPr="007D0BE0">
          <w:rPr>
            <w:rFonts w:ascii="Calibri" w:eastAsia="MS Mincho" w:hAnsi="Calibri"/>
            <w:noProof/>
            <w:sz w:val="22"/>
            <w:szCs w:val="22"/>
            <w:lang w:val="en-CA" w:eastAsia="en-CA"/>
          </w:rPr>
          <w:tab/>
        </w:r>
        <w:r w:rsidRPr="00B274BB">
          <w:rPr>
            <w:rStyle w:val="Lienhypertexte"/>
            <w:noProof/>
          </w:rPr>
          <w:t>Geologic Structure</w:t>
        </w:r>
        <w:r>
          <w:rPr>
            <w:noProof/>
            <w:webHidden/>
          </w:rPr>
          <w:tab/>
        </w:r>
        <w:r>
          <w:rPr>
            <w:noProof/>
            <w:webHidden/>
          </w:rPr>
          <w:fldChar w:fldCharType="begin"/>
        </w:r>
        <w:r>
          <w:rPr>
            <w:noProof/>
            <w:webHidden/>
          </w:rPr>
          <w:instrText xml:space="preserve"> PAGEREF _Toc446944596 \h </w:instrText>
        </w:r>
      </w:ins>
      <w:r>
        <w:rPr>
          <w:noProof/>
          <w:webHidden/>
        </w:rPr>
      </w:r>
      <w:r>
        <w:rPr>
          <w:noProof/>
          <w:webHidden/>
        </w:rPr>
        <w:fldChar w:fldCharType="separate"/>
      </w:r>
      <w:ins w:id="331" w:author="Eric Boisvert" w:date="2016-03-28T16:06:00Z">
        <w:r>
          <w:rPr>
            <w:noProof/>
            <w:webHidden/>
          </w:rPr>
          <w:t>81</w:t>
        </w:r>
        <w:r>
          <w:rPr>
            <w:noProof/>
            <w:webHidden/>
          </w:rPr>
          <w:fldChar w:fldCharType="end"/>
        </w:r>
        <w:r w:rsidRPr="00B274BB">
          <w:rPr>
            <w:rStyle w:val="Lienhypertexte"/>
            <w:noProof/>
          </w:rPr>
          <w:fldChar w:fldCharType="end"/>
        </w:r>
      </w:ins>
    </w:p>
    <w:p w14:paraId="7956CD9D" w14:textId="77777777" w:rsidR="003842F3" w:rsidRPr="007D0BE0" w:rsidRDefault="003842F3">
      <w:pPr>
        <w:pStyle w:val="TM3"/>
        <w:tabs>
          <w:tab w:val="left" w:pos="1320"/>
          <w:tab w:val="right" w:leader="dot" w:pos="8630"/>
        </w:tabs>
        <w:rPr>
          <w:ins w:id="332" w:author="Eric Boisvert" w:date="2016-03-28T16:06:00Z"/>
          <w:rFonts w:ascii="Calibri" w:eastAsia="MS Mincho" w:hAnsi="Calibri"/>
          <w:noProof/>
          <w:sz w:val="22"/>
          <w:szCs w:val="22"/>
          <w:lang w:val="en-CA" w:eastAsia="en-CA"/>
        </w:rPr>
      </w:pPr>
      <w:ins w:id="33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7.4.4</w:t>
        </w:r>
        <w:r w:rsidRPr="007D0BE0">
          <w:rPr>
            <w:rFonts w:ascii="Calibri" w:eastAsia="MS Mincho" w:hAnsi="Calibri"/>
            <w:noProof/>
            <w:sz w:val="22"/>
            <w:szCs w:val="22"/>
            <w:lang w:val="en-CA" w:eastAsia="en-CA"/>
          </w:rPr>
          <w:tab/>
        </w:r>
        <w:r w:rsidRPr="00B274BB">
          <w:rPr>
            <w:rStyle w:val="Lienhypertexte"/>
            <w:noProof/>
          </w:rPr>
          <w:t>Geomorphology</w:t>
        </w:r>
        <w:r>
          <w:rPr>
            <w:noProof/>
            <w:webHidden/>
          </w:rPr>
          <w:tab/>
        </w:r>
        <w:r>
          <w:rPr>
            <w:noProof/>
            <w:webHidden/>
          </w:rPr>
          <w:fldChar w:fldCharType="begin"/>
        </w:r>
        <w:r>
          <w:rPr>
            <w:noProof/>
            <w:webHidden/>
          </w:rPr>
          <w:instrText xml:space="preserve"> PAGEREF _Toc446944597 \h </w:instrText>
        </w:r>
      </w:ins>
      <w:r>
        <w:rPr>
          <w:noProof/>
          <w:webHidden/>
        </w:rPr>
      </w:r>
      <w:r>
        <w:rPr>
          <w:noProof/>
          <w:webHidden/>
        </w:rPr>
        <w:fldChar w:fldCharType="separate"/>
      </w:r>
      <w:ins w:id="334" w:author="Eric Boisvert" w:date="2016-03-28T16:06:00Z">
        <w:r>
          <w:rPr>
            <w:noProof/>
            <w:webHidden/>
          </w:rPr>
          <w:t>88</w:t>
        </w:r>
        <w:r>
          <w:rPr>
            <w:noProof/>
            <w:webHidden/>
          </w:rPr>
          <w:fldChar w:fldCharType="end"/>
        </w:r>
        <w:r w:rsidRPr="00B274BB">
          <w:rPr>
            <w:rStyle w:val="Lienhypertexte"/>
            <w:noProof/>
          </w:rPr>
          <w:fldChar w:fldCharType="end"/>
        </w:r>
      </w:ins>
    </w:p>
    <w:p w14:paraId="121B09AE" w14:textId="77777777" w:rsidR="003842F3" w:rsidRPr="007D0BE0" w:rsidRDefault="003842F3">
      <w:pPr>
        <w:pStyle w:val="TM3"/>
        <w:tabs>
          <w:tab w:val="left" w:pos="1320"/>
          <w:tab w:val="right" w:leader="dot" w:pos="8630"/>
        </w:tabs>
        <w:rPr>
          <w:ins w:id="335" w:author="Eric Boisvert" w:date="2016-03-28T16:06:00Z"/>
          <w:rFonts w:ascii="Calibri" w:eastAsia="MS Mincho" w:hAnsi="Calibri"/>
          <w:noProof/>
          <w:sz w:val="22"/>
          <w:szCs w:val="22"/>
          <w:lang w:val="en-CA" w:eastAsia="en-CA"/>
        </w:rPr>
      </w:pPr>
      <w:ins w:id="33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7.4.5</w:t>
        </w:r>
        <w:r w:rsidRPr="007D0BE0">
          <w:rPr>
            <w:rFonts w:ascii="Calibri" w:eastAsia="MS Mincho" w:hAnsi="Calibri"/>
            <w:noProof/>
            <w:sz w:val="22"/>
            <w:szCs w:val="22"/>
            <w:lang w:val="en-CA" w:eastAsia="en-CA"/>
          </w:rPr>
          <w:tab/>
        </w:r>
        <w:r w:rsidRPr="00B274BB">
          <w:rPr>
            <w:rStyle w:val="Lienhypertexte"/>
            <w:noProof/>
            <w:lang w:val="en-CA"/>
          </w:rPr>
          <w:t>Collection</w:t>
        </w:r>
        <w:r>
          <w:rPr>
            <w:noProof/>
            <w:webHidden/>
          </w:rPr>
          <w:tab/>
        </w:r>
        <w:r>
          <w:rPr>
            <w:noProof/>
            <w:webHidden/>
          </w:rPr>
          <w:fldChar w:fldCharType="begin"/>
        </w:r>
        <w:r>
          <w:rPr>
            <w:noProof/>
            <w:webHidden/>
          </w:rPr>
          <w:instrText xml:space="preserve"> PAGEREF _Toc446944598 \h </w:instrText>
        </w:r>
      </w:ins>
      <w:r>
        <w:rPr>
          <w:noProof/>
          <w:webHidden/>
        </w:rPr>
      </w:r>
      <w:r>
        <w:rPr>
          <w:noProof/>
          <w:webHidden/>
        </w:rPr>
        <w:fldChar w:fldCharType="separate"/>
      </w:r>
      <w:ins w:id="337" w:author="Eric Boisvert" w:date="2016-03-28T16:06:00Z">
        <w:r>
          <w:rPr>
            <w:noProof/>
            <w:webHidden/>
          </w:rPr>
          <w:t>91</w:t>
        </w:r>
        <w:r>
          <w:rPr>
            <w:noProof/>
            <w:webHidden/>
          </w:rPr>
          <w:fldChar w:fldCharType="end"/>
        </w:r>
        <w:r w:rsidRPr="00B274BB">
          <w:rPr>
            <w:rStyle w:val="Lienhypertexte"/>
            <w:noProof/>
          </w:rPr>
          <w:fldChar w:fldCharType="end"/>
        </w:r>
      </w:ins>
    </w:p>
    <w:p w14:paraId="324F259D" w14:textId="77777777" w:rsidR="003842F3" w:rsidRPr="007D0BE0" w:rsidRDefault="003842F3">
      <w:pPr>
        <w:pStyle w:val="TM3"/>
        <w:tabs>
          <w:tab w:val="left" w:pos="1320"/>
          <w:tab w:val="right" w:leader="dot" w:pos="8630"/>
        </w:tabs>
        <w:rPr>
          <w:ins w:id="338" w:author="Eric Boisvert" w:date="2016-03-28T16:06:00Z"/>
          <w:rFonts w:ascii="Calibri" w:eastAsia="MS Mincho" w:hAnsi="Calibri"/>
          <w:noProof/>
          <w:sz w:val="22"/>
          <w:szCs w:val="22"/>
          <w:lang w:val="en-CA" w:eastAsia="en-CA"/>
        </w:rPr>
      </w:pPr>
      <w:ins w:id="33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"_Toc446944599"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7.4.6</w:t>
        </w:r>
        <w:r w:rsidRPr="007D0BE0">
          <w:rPr>
            <w:rFonts w:ascii="Calibri" w:eastAsia="MS Mincho" w:hAnsi="Calibri"/>
            <w:noProof/>
            <w:sz w:val="22"/>
            <w:szCs w:val="22"/>
            <w:lang w:val="en-CA" w:eastAsia="en-CA"/>
          </w:rPr>
          <w:tab/>
        </w:r>
        <w:r w:rsidRPr="00B274BB">
          <w:rPr>
            <w:rStyle w:val="Lienhypertexte"/>
            <w:noProof/>
            <w:lang w:val="en-CA"/>
          </w:rPr>
          <w:t>GeoSciML Data Types</w:t>
        </w:r>
        <w:r>
          <w:rPr>
            <w:noProof/>
            <w:webHidden/>
          </w:rPr>
          <w:tab/>
        </w:r>
        <w:r>
          <w:rPr>
            <w:noProof/>
            <w:webHidden/>
          </w:rPr>
          <w:fldChar w:fldCharType="begin"/>
        </w:r>
        <w:r>
          <w:rPr>
            <w:noProof/>
            <w:webHidden/>
          </w:rPr>
          <w:instrText xml:space="preserve"> PAGEREF _Toc446944599 \h </w:instrText>
        </w:r>
      </w:ins>
      <w:r>
        <w:rPr>
          <w:noProof/>
          <w:webHidden/>
        </w:rPr>
      </w:r>
      <w:r>
        <w:rPr>
          <w:noProof/>
          <w:webHidden/>
        </w:rPr>
        <w:fldChar w:fldCharType="separate"/>
      </w:r>
      <w:ins w:id="340" w:author="Eric Boisvert" w:date="2016-03-28T16:06:00Z">
        <w:r>
          <w:rPr>
            <w:noProof/>
            <w:webHidden/>
          </w:rPr>
          <w:t>94</w:t>
        </w:r>
        <w:r>
          <w:rPr>
            <w:noProof/>
            <w:webHidden/>
          </w:rPr>
          <w:fldChar w:fldCharType="end"/>
        </w:r>
        <w:r w:rsidRPr="00B274BB">
          <w:rPr>
            <w:rStyle w:val="Lienhypertexte"/>
            <w:noProof/>
          </w:rPr>
          <w:fldChar w:fldCharType="end"/>
        </w:r>
      </w:ins>
    </w:p>
    <w:p w14:paraId="2162C3DD" w14:textId="77777777" w:rsidR="003842F3" w:rsidRPr="007D0BE0" w:rsidRDefault="003842F3">
      <w:pPr>
        <w:pStyle w:val="TM3"/>
        <w:tabs>
          <w:tab w:val="left" w:pos="1320"/>
          <w:tab w:val="right" w:leader="dot" w:pos="8630"/>
        </w:tabs>
        <w:rPr>
          <w:ins w:id="341" w:author="Eric Boisvert" w:date="2016-03-28T16:06:00Z"/>
          <w:rFonts w:ascii="Calibri" w:eastAsia="MS Mincho" w:hAnsi="Calibri"/>
          <w:noProof/>
          <w:sz w:val="22"/>
          <w:szCs w:val="22"/>
          <w:lang w:val="en-CA" w:eastAsia="en-CA"/>
        </w:rPr>
      </w:pPr>
      <w:ins w:id="34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7.4.7</w:t>
        </w:r>
        <w:r w:rsidRPr="007D0BE0">
          <w:rPr>
            <w:rFonts w:ascii="Calibri" w:eastAsia="MS Mincho" w:hAnsi="Calibri"/>
            <w:noProof/>
            <w:sz w:val="22"/>
            <w:szCs w:val="22"/>
            <w:lang w:val="en-CA" w:eastAsia="en-CA"/>
          </w:rPr>
          <w:tab/>
        </w:r>
        <w:r w:rsidRPr="00B274BB">
          <w:rPr>
            <w:rStyle w:val="Lienhypertexte"/>
            <w:noProof/>
            <w:lang w:val="en-CA"/>
          </w:rPr>
          <w:t>GeoSciML basic vocabularies</w:t>
        </w:r>
        <w:r>
          <w:rPr>
            <w:noProof/>
            <w:webHidden/>
          </w:rPr>
          <w:tab/>
        </w:r>
        <w:r>
          <w:rPr>
            <w:noProof/>
            <w:webHidden/>
          </w:rPr>
          <w:fldChar w:fldCharType="begin"/>
        </w:r>
        <w:r>
          <w:rPr>
            <w:noProof/>
            <w:webHidden/>
          </w:rPr>
          <w:instrText xml:space="preserve"> PAGEREF _Toc446944600 \h </w:instrText>
        </w:r>
      </w:ins>
      <w:r>
        <w:rPr>
          <w:noProof/>
          <w:webHidden/>
        </w:rPr>
      </w:r>
      <w:r>
        <w:rPr>
          <w:noProof/>
          <w:webHidden/>
        </w:rPr>
        <w:fldChar w:fldCharType="separate"/>
      </w:r>
      <w:ins w:id="343" w:author="Eric Boisvert" w:date="2016-03-28T16:06:00Z">
        <w:r>
          <w:rPr>
            <w:noProof/>
            <w:webHidden/>
          </w:rPr>
          <w:t>100</w:t>
        </w:r>
        <w:r>
          <w:rPr>
            <w:noProof/>
            <w:webHidden/>
          </w:rPr>
          <w:fldChar w:fldCharType="end"/>
        </w:r>
        <w:r w:rsidRPr="00B274BB">
          <w:rPr>
            <w:rStyle w:val="Lienhypertexte"/>
            <w:noProof/>
          </w:rPr>
          <w:fldChar w:fldCharType="end"/>
        </w:r>
      </w:ins>
    </w:p>
    <w:p w14:paraId="6500C83B" w14:textId="77777777" w:rsidR="003842F3" w:rsidRPr="007D0BE0" w:rsidRDefault="003842F3">
      <w:pPr>
        <w:pStyle w:val="TM3"/>
        <w:tabs>
          <w:tab w:val="left" w:pos="1320"/>
          <w:tab w:val="right" w:leader="dot" w:pos="8630"/>
        </w:tabs>
        <w:rPr>
          <w:ins w:id="344" w:author="Eric Boisvert" w:date="2016-03-28T16:06:00Z"/>
          <w:rFonts w:ascii="Calibri" w:eastAsia="MS Mincho" w:hAnsi="Calibri"/>
          <w:noProof/>
          <w:sz w:val="22"/>
          <w:szCs w:val="22"/>
          <w:lang w:val="en-CA" w:eastAsia="en-CA"/>
        </w:rPr>
      </w:pPr>
      <w:ins w:id="34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7.4.8</w:t>
        </w:r>
        <w:r w:rsidRPr="007D0BE0">
          <w:rPr>
            <w:rFonts w:ascii="Calibri" w:eastAsia="MS Mincho" w:hAnsi="Calibri"/>
            <w:noProof/>
            <w:sz w:val="22"/>
            <w:szCs w:val="22"/>
            <w:lang w:val="en-CA" w:eastAsia="en-CA"/>
          </w:rPr>
          <w:tab/>
        </w:r>
        <w:r w:rsidRPr="00B274BB">
          <w:rPr>
            <w:rStyle w:val="Lienhypertexte"/>
            <w:noProof/>
            <w:lang w:val="en-CA"/>
          </w:rPr>
          <w:t>Instance example</w:t>
        </w:r>
        <w:r>
          <w:rPr>
            <w:noProof/>
            <w:webHidden/>
          </w:rPr>
          <w:tab/>
        </w:r>
        <w:r>
          <w:rPr>
            <w:noProof/>
            <w:webHidden/>
          </w:rPr>
          <w:fldChar w:fldCharType="begin"/>
        </w:r>
        <w:r>
          <w:rPr>
            <w:noProof/>
            <w:webHidden/>
          </w:rPr>
          <w:instrText xml:space="preserve"> PAGEREF _Toc446944601 \h </w:instrText>
        </w:r>
      </w:ins>
      <w:r>
        <w:rPr>
          <w:noProof/>
          <w:webHidden/>
        </w:rPr>
      </w:r>
      <w:r>
        <w:rPr>
          <w:noProof/>
          <w:webHidden/>
        </w:rPr>
        <w:fldChar w:fldCharType="separate"/>
      </w:r>
      <w:ins w:id="346" w:author="Eric Boisvert" w:date="2016-03-28T16:06:00Z">
        <w:r>
          <w:rPr>
            <w:noProof/>
            <w:webHidden/>
          </w:rPr>
          <w:t>103</w:t>
        </w:r>
        <w:r>
          <w:rPr>
            <w:noProof/>
            <w:webHidden/>
          </w:rPr>
          <w:fldChar w:fldCharType="end"/>
        </w:r>
        <w:r w:rsidRPr="00B274BB">
          <w:rPr>
            <w:rStyle w:val="Lienhypertexte"/>
            <w:noProof/>
          </w:rPr>
          <w:fldChar w:fldCharType="end"/>
        </w:r>
      </w:ins>
    </w:p>
    <w:p w14:paraId="6A0E5C31" w14:textId="77777777" w:rsidR="003842F3" w:rsidRPr="007D0BE0" w:rsidRDefault="003842F3">
      <w:pPr>
        <w:pStyle w:val="TM2"/>
        <w:tabs>
          <w:tab w:val="left" w:pos="880"/>
          <w:tab w:val="right" w:leader="dot" w:pos="8630"/>
        </w:tabs>
        <w:rPr>
          <w:ins w:id="347" w:author="Eric Boisvert" w:date="2016-03-28T16:06:00Z"/>
          <w:rFonts w:ascii="Calibri" w:eastAsia="MS Mincho" w:hAnsi="Calibri"/>
          <w:noProof/>
          <w:sz w:val="22"/>
          <w:szCs w:val="22"/>
          <w:lang w:val="en-CA" w:eastAsia="en-CA"/>
        </w:rPr>
      </w:pPr>
      <w:ins w:id="34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7.5</w:t>
        </w:r>
        <w:r w:rsidRPr="007D0BE0">
          <w:rPr>
            <w:rFonts w:ascii="Calibri" w:eastAsia="MS Mincho" w:hAnsi="Calibri"/>
            <w:noProof/>
            <w:sz w:val="22"/>
            <w:szCs w:val="22"/>
            <w:lang w:val="en-CA" w:eastAsia="en-CA"/>
          </w:rPr>
          <w:tab/>
        </w:r>
        <w:r w:rsidRPr="00B274BB">
          <w:rPr>
            <w:rStyle w:val="Lienhypertexte"/>
            <w:noProof/>
            <w:lang w:val="en-CA"/>
          </w:rPr>
          <w:t>GeoSciML Extension Abstract Requirements Class</w:t>
        </w:r>
        <w:r>
          <w:rPr>
            <w:noProof/>
            <w:webHidden/>
          </w:rPr>
          <w:tab/>
        </w:r>
        <w:r>
          <w:rPr>
            <w:noProof/>
            <w:webHidden/>
          </w:rPr>
          <w:fldChar w:fldCharType="begin"/>
        </w:r>
        <w:r>
          <w:rPr>
            <w:noProof/>
            <w:webHidden/>
          </w:rPr>
          <w:instrText xml:space="preserve"> PAGEREF _Toc446944602 \h </w:instrText>
        </w:r>
      </w:ins>
      <w:r>
        <w:rPr>
          <w:noProof/>
          <w:webHidden/>
        </w:rPr>
      </w:r>
      <w:r>
        <w:rPr>
          <w:noProof/>
          <w:webHidden/>
        </w:rPr>
        <w:fldChar w:fldCharType="separate"/>
      </w:r>
      <w:ins w:id="349" w:author="Eric Boisvert" w:date="2016-03-28T16:06:00Z">
        <w:r>
          <w:rPr>
            <w:noProof/>
            <w:webHidden/>
          </w:rPr>
          <w:t>106</w:t>
        </w:r>
        <w:r>
          <w:rPr>
            <w:noProof/>
            <w:webHidden/>
          </w:rPr>
          <w:fldChar w:fldCharType="end"/>
        </w:r>
        <w:r w:rsidRPr="00B274BB">
          <w:rPr>
            <w:rStyle w:val="Lienhypertexte"/>
            <w:noProof/>
          </w:rPr>
          <w:fldChar w:fldCharType="end"/>
        </w:r>
      </w:ins>
    </w:p>
    <w:p w14:paraId="43F3BF0F" w14:textId="77777777" w:rsidR="003842F3" w:rsidRPr="007D0BE0" w:rsidRDefault="003842F3">
      <w:pPr>
        <w:pStyle w:val="TM3"/>
        <w:tabs>
          <w:tab w:val="left" w:pos="1320"/>
          <w:tab w:val="right" w:leader="dot" w:pos="8630"/>
        </w:tabs>
        <w:rPr>
          <w:ins w:id="350" w:author="Eric Boisvert" w:date="2016-03-28T16:06:00Z"/>
          <w:rFonts w:ascii="Calibri" w:eastAsia="MS Mincho" w:hAnsi="Calibri"/>
          <w:noProof/>
          <w:sz w:val="22"/>
          <w:szCs w:val="22"/>
          <w:lang w:val="en-CA" w:eastAsia="en-CA"/>
        </w:rPr>
      </w:pPr>
      <w:ins w:id="35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7.5.1</w:t>
        </w:r>
        <w:r w:rsidRPr="007D0BE0">
          <w:rPr>
            <w:rFonts w:ascii="Calibri" w:eastAsia="MS Mincho" w:hAnsi="Calibri"/>
            <w:noProof/>
            <w:sz w:val="22"/>
            <w:szCs w:val="22"/>
            <w:lang w:val="en-CA" w:eastAsia="en-CA"/>
          </w:rPr>
          <w:tab/>
        </w:r>
        <w:r w:rsidRPr="00B274BB">
          <w:rPr>
            <w:rStyle w:val="Lienhypertexte"/>
            <w:noProof/>
            <w:lang w:val="en-CA"/>
          </w:rPr>
          <w:t>Geologic Relations</w:t>
        </w:r>
        <w:r>
          <w:rPr>
            <w:noProof/>
            <w:webHidden/>
          </w:rPr>
          <w:tab/>
        </w:r>
        <w:r>
          <w:rPr>
            <w:noProof/>
            <w:webHidden/>
          </w:rPr>
          <w:fldChar w:fldCharType="begin"/>
        </w:r>
        <w:r>
          <w:rPr>
            <w:noProof/>
            <w:webHidden/>
          </w:rPr>
          <w:instrText xml:space="preserve"> PAGEREF _Toc446944603 \h </w:instrText>
        </w:r>
      </w:ins>
      <w:r>
        <w:rPr>
          <w:noProof/>
          <w:webHidden/>
        </w:rPr>
      </w:r>
      <w:r>
        <w:rPr>
          <w:noProof/>
          <w:webHidden/>
        </w:rPr>
        <w:fldChar w:fldCharType="separate"/>
      </w:r>
      <w:ins w:id="352" w:author="Eric Boisvert" w:date="2016-03-28T16:06:00Z">
        <w:r>
          <w:rPr>
            <w:noProof/>
            <w:webHidden/>
          </w:rPr>
          <w:t>107</w:t>
        </w:r>
        <w:r>
          <w:rPr>
            <w:noProof/>
            <w:webHidden/>
          </w:rPr>
          <w:fldChar w:fldCharType="end"/>
        </w:r>
        <w:r w:rsidRPr="00B274BB">
          <w:rPr>
            <w:rStyle w:val="Lienhypertexte"/>
            <w:noProof/>
          </w:rPr>
          <w:fldChar w:fldCharType="end"/>
        </w:r>
      </w:ins>
    </w:p>
    <w:p w14:paraId="78F57491" w14:textId="77777777" w:rsidR="003842F3" w:rsidRPr="007D0BE0" w:rsidRDefault="003842F3">
      <w:pPr>
        <w:pStyle w:val="TM3"/>
        <w:tabs>
          <w:tab w:val="left" w:pos="1320"/>
          <w:tab w:val="right" w:leader="dot" w:pos="8630"/>
        </w:tabs>
        <w:rPr>
          <w:ins w:id="353" w:author="Eric Boisvert" w:date="2016-03-28T16:06:00Z"/>
          <w:rFonts w:ascii="Calibri" w:eastAsia="MS Mincho" w:hAnsi="Calibri"/>
          <w:noProof/>
          <w:sz w:val="22"/>
          <w:szCs w:val="22"/>
          <w:lang w:val="en-CA" w:eastAsia="en-CA"/>
        </w:rPr>
      </w:pPr>
      <w:ins w:id="35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7.5.2</w:t>
        </w:r>
        <w:r w:rsidRPr="007D0BE0">
          <w:rPr>
            <w:rFonts w:ascii="Calibri" w:eastAsia="MS Mincho" w:hAnsi="Calibri"/>
            <w:noProof/>
            <w:sz w:val="22"/>
            <w:szCs w:val="22"/>
            <w:lang w:val="en-CA" w:eastAsia="en-CA"/>
          </w:rPr>
          <w:tab/>
        </w:r>
        <w:r w:rsidRPr="00B274BB">
          <w:rPr>
            <w:rStyle w:val="Lienhypertexte"/>
            <w:noProof/>
            <w:lang w:val="en-CA"/>
          </w:rPr>
          <w:t>Earth material details</w:t>
        </w:r>
        <w:r>
          <w:rPr>
            <w:noProof/>
            <w:webHidden/>
          </w:rPr>
          <w:tab/>
        </w:r>
        <w:r>
          <w:rPr>
            <w:noProof/>
            <w:webHidden/>
          </w:rPr>
          <w:fldChar w:fldCharType="begin"/>
        </w:r>
        <w:r>
          <w:rPr>
            <w:noProof/>
            <w:webHidden/>
          </w:rPr>
          <w:instrText xml:space="preserve"> PAGEREF _Toc446944604 \h </w:instrText>
        </w:r>
      </w:ins>
      <w:r>
        <w:rPr>
          <w:noProof/>
          <w:webHidden/>
        </w:rPr>
      </w:r>
      <w:r>
        <w:rPr>
          <w:noProof/>
          <w:webHidden/>
        </w:rPr>
        <w:fldChar w:fldCharType="separate"/>
      </w:r>
      <w:ins w:id="355" w:author="Eric Boisvert" w:date="2016-03-28T16:06:00Z">
        <w:r>
          <w:rPr>
            <w:noProof/>
            <w:webHidden/>
          </w:rPr>
          <w:t>111</w:t>
        </w:r>
        <w:r>
          <w:rPr>
            <w:noProof/>
            <w:webHidden/>
          </w:rPr>
          <w:fldChar w:fldCharType="end"/>
        </w:r>
        <w:r w:rsidRPr="00B274BB">
          <w:rPr>
            <w:rStyle w:val="Lienhypertexte"/>
            <w:noProof/>
          </w:rPr>
          <w:fldChar w:fldCharType="end"/>
        </w:r>
      </w:ins>
    </w:p>
    <w:p w14:paraId="7B85E1DF" w14:textId="77777777" w:rsidR="003842F3" w:rsidRPr="007D0BE0" w:rsidRDefault="003842F3">
      <w:pPr>
        <w:pStyle w:val="TM3"/>
        <w:tabs>
          <w:tab w:val="left" w:pos="1320"/>
          <w:tab w:val="right" w:leader="dot" w:pos="8630"/>
        </w:tabs>
        <w:rPr>
          <w:ins w:id="356" w:author="Eric Boisvert" w:date="2016-03-28T16:06:00Z"/>
          <w:rFonts w:ascii="Calibri" w:eastAsia="MS Mincho" w:hAnsi="Calibri"/>
          <w:noProof/>
          <w:sz w:val="22"/>
          <w:szCs w:val="22"/>
          <w:lang w:val="en-CA" w:eastAsia="en-CA"/>
        </w:rPr>
      </w:pPr>
      <w:ins w:id="35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7.5.3</w:t>
        </w:r>
        <w:r w:rsidRPr="007D0BE0">
          <w:rPr>
            <w:rFonts w:ascii="Calibri" w:eastAsia="MS Mincho" w:hAnsi="Calibri"/>
            <w:noProof/>
            <w:sz w:val="22"/>
            <w:szCs w:val="22"/>
            <w:lang w:val="en-CA" w:eastAsia="en-CA"/>
          </w:rPr>
          <w:tab/>
        </w:r>
        <w:r w:rsidRPr="00B274BB">
          <w:rPr>
            <w:rStyle w:val="Lienhypertexte"/>
            <w:noProof/>
          </w:rPr>
          <w:t>GeologicAgeDetails</w:t>
        </w:r>
        <w:r>
          <w:rPr>
            <w:noProof/>
            <w:webHidden/>
          </w:rPr>
          <w:tab/>
        </w:r>
        <w:r>
          <w:rPr>
            <w:noProof/>
            <w:webHidden/>
          </w:rPr>
          <w:fldChar w:fldCharType="begin"/>
        </w:r>
        <w:r>
          <w:rPr>
            <w:noProof/>
            <w:webHidden/>
          </w:rPr>
          <w:instrText xml:space="preserve"> PAGEREF _Toc446944605 \h </w:instrText>
        </w:r>
      </w:ins>
      <w:r>
        <w:rPr>
          <w:noProof/>
          <w:webHidden/>
        </w:rPr>
      </w:r>
      <w:r>
        <w:rPr>
          <w:noProof/>
          <w:webHidden/>
        </w:rPr>
        <w:fldChar w:fldCharType="separate"/>
      </w:r>
      <w:ins w:id="358" w:author="Eric Boisvert" w:date="2016-03-28T16:06:00Z">
        <w:r>
          <w:rPr>
            <w:noProof/>
            <w:webHidden/>
          </w:rPr>
          <w:t>129</w:t>
        </w:r>
        <w:r>
          <w:rPr>
            <w:noProof/>
            <w:webHidden/>
          </w:rPr>
          <w:fldChar w:fldCharType="end"/>
        </w:r>
        <w:r w:rsidRPr="00B274BB">
          <w:rPr>
            <w:rStyle w:val="Lienhypertexte"/>
            <w:noProof/>
          </w:rPr>
          <w:fldChar w:fldCharType="end"/>
        </w:r>
      </w:ins>
    </w:p>
    <w:p w14:paraId="5A372A50" w14:textId="77777777" w:rsidR="003842F3" w:rsidRPr="007D0BE0" w:rsidRDefault="003842F3">
      <w:pPr>
        <w:pStyle w:val="TM3"/>
        <w:tabs>
          <w:tab w:val="left" w:pos="1320"/>
          <w:tab w:val="right" w:leader="dot" w:pos="8630"/>
        </w:tabs>
        <w:rPr>
          <w:ins w:id="359" w:author="Eric Boisvert" w:date="2016-03-28T16:06:00Z"/>
          <w:rFonts w:ascii="Calibri" w:eastAsia="MS Mincho" w:hAnsi="Calibri"/>
          <w:noProof/>
          <w:sz w:val="22"/>
          <w:szCs w:val="22"/>
          <w:lang w:val="en-CA" w:eastAsia="en-CA"/>
        </w:rPr>
      </w:pPr>
      <w:ins w:id="36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7.5.4</w:t>
        </w:r>
        <w:r w:rsidRPr="007D0BE0">
          <w:rPr>
            <w:rFonts w:ascii="Calibri" w:eastAsia="MS Mincho" w:hAnsi="Calibri"/>
            <w:noProof/>
            <w:sz w:val="22"/>
            <w:szCs w:val="22"/>
            <w:lang w:val="en-CA" w:eastAsia="en-CA"/>
          </w:rPr>
          <w:tab/>
        </w:r>
        <w:r w:rsidRPr="00B274BB">
          <w:rPr>
            <w:rStyle w:val="Lienhypertexte"/>
            <w:noProof/>
          </w:rPr>
          <w:t>Geologic Structure Details</w:t>
        </w:r>
        <w:r>
          <w:rPr>
            <w:noProof/>
            <w:webHidden/>
          </w:rPr>
          <w:tab/>
        </w:r>
        <w:r>
          <w:rPr>
            <w:noProof/>
            <w:webHidden/>
          </w:rPr>
          <w:fldChar w:fldCharType="begin"/>
        </w:r>
        <w:r>
          <w:rPr>
            <w:noProof/>
            <w:webHidden/>
          </w:rPr>
          <w:instrText xml:space="preserve"> PAGEREF _Toc446944606 \h </w:instrText>
        </w:r>
      </w:ins>
      <w:r>
        <w:rPr>
          <w:noProof/>
          <w:webHidden/>
        </w:rPr>
      </w:r>
      <w:r>
        <w:rPr>
          <w:noProof/>
          <w:webHidden/>
        </w:rPr>
        <w:fldChar w:fldCharType="separate"/>
      </w:r>
      <w:ins w:id="361" w:author="Eric Boisvert" w:date="2016-03-28T16:06:00Z">
        <w:r>
          <w:rPr>
            <w:noProof/>
            <w:webHidden/>
          </w:rPr>
          <w:t>131</w:t>
        </w:r>
        <w:r>
          <w:rPr>
            <w:noProof/>
            <w:webHidden/>
          </w:rPr>
          <w:fldChar w:fldCharType="end"/>
        </w:r>
        <w:r w:rsidRPr="00B274BB">
          <w:rPr>
            <w:rStyle w:val="Lienhypertexte"/>
            <w:noProof/>
          </w:rPr>
          <w:fldChar w:fldCharType="end"/>
        </w:r>
      </w:ins>
    </w:p>
    <w:p w14:paraId="115F141C" w14:textId="77777777" w:rsidR="003842F3" w:rsidRPr="007D0BE0" w:rsidRDefault="003842F3">
      <w:pPr>
        <w:pStyle w:val="TM3"/>
        <w:tabs>
          <w:tab w:val="left" w:pos="1320"/>
          <w:tab w:val="right" w:leader="dot" w:pos="8630"/>
        </w:tabs>
        <w:rPr>
          <w:ins w:id="362" w:author="Eric Boisvert" w:date="2016-03-28T16:06:00Z"/>
          <w:rFonts w:ascii="Calibri" w:eastAsia="MS Mincho" w:hAnsi="Calibri"/>
          <w:noProof/>
          <w:sz w:val="22"/>
          <w:szCs w:val="22"/>
          <w:lang w:val="en-CA" w:eastAsia="en-CA"/>
        </w:rPr>
      </w:pPr>
      <w:ins w:id="36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7.5.5</w:t>
        </w:r>
        <w:r w:rsidRPr="007D0BE0">
          <w:rPr>
            <w:rFonts w:ascii="Calibri" w:eastAsia="MS Mincho" w:hAnsi="Calibri"/>
            <w:noProof/>
            <w:sz w:val="22"/>
            <w:szCs w:val="22"/>
            <w:lang w:val="en-CA" w:eastAsia="en-CA"/>
          </w:rPr>
          <w:tab/>
        </w:r>
        <w:r w:rsidRPr="00B274BB">
          <w:rPr>
            <w:rStyle w:val="Lienhypertexte"/>
            <w:noProof/>
          </w:rPr>
          <w:t>Geologic Unit Details</w:t>
        </w:r>
        <w:r>
          <w:rPr>
            <w:noProof/>
            <w:webHidden/>
          </w:rPr>
          <w:tab/>
        </w:r>
        <w:r>
          <w:rPr>
            <w:noProof/>
            <w:webHidden/>
          </w:rPr>
          <w:fldChar w:fldCharType="begin"/>
        </w:r>
        <w:r>
          <w:rPr>
            <w:noProof/>
            <w:webHidden/>
          </w:rPr>
          <w:instrText xml:space="preserve"> PAGEREF _Toc446944607 \h </w:instrText>
        </w:r>
      </w:ins>
      <w:r>
        <w:rPr>
          <w:noProof/>
          <w:webHidden/>
        </w:rPr>
      </w:r>
      <w:r>
        <w:rPr>
          <w:noProof/>
          <w:webHidden/>
        </w:rPr>
        <w:fldChar w:fldCharType="separate"/>
      </w:r>
      <w:ins w:id="364" w:author="Eric Boisvert" w:date="2016-03-28T16:06:00Z">
        <w:r>
          <w:rPr>
            <w:noProof/>
            <w:webHidden/>
          </w:rPr>
          <w:t>146</w:t>
        </w:r>
        <w:r>
          <w:rPr>
            <w:noProof/>
            <w:webHidden/>
          </w:rPr>
          <w:fldChar w:fldCharType="end"/>
        </w:r>
        <w:r w:rsidRPr="00B274BB">
          <w:rPr>
            <w:rStyle w:val="Lienhypertexte"/>
            <w:noProof/>
          </w:rPr>
          <w:fldChar w:fldCharType="end"/>
        </w:r>
      </w:ins>
    </w:p>
    <w:p w14:paraId="07932FDF" w14:textId="77777777" w:rsidR="003842F3" w:rsidRPr="007D0BE0" w:rsidRDefault="003842F3">
      <w:pPr>
        <w:pStyle w:val="TM3"/>
        <w:tabs>
          <w:tab w:val="left" w:pos="1320"/>
          <w:tab w:val="right" w:leader="dot" w:pos="8630"/>
        </w:tabs>
        <w:rPr>
          <w:ins w:id="365" w:author="Eric Boisvert" w:date="2016-03-28T16:06:00Z"/>
          <w:rFonts w:ascii="Calibri" w:eastAsia="MS Mincho" w:hAnsi="Calibri"/>
          <w:noProof/>
          <w:sz w:val="22"/>
          <w:szCs w:val="22"/>
          <w:lang w:val="en-CA" w:eastAsia="en-CA"/>
        </w:rPr>
      </w:pPr>
      <w:ins w:id="36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7.5.6</w:t>
        </w:r>
        <w:r w:rsidRPr="007D0BE0">
          <w:rPr>
            <w:rFonts w:ascii="Calibri" w:eastAsia="MS Mincho" w:hAnsi="Calibri"/>
            <w:noProof/>
            <w:sz w:val="22"/>
            <w:szCs w:val="22"/>
            <w:lang w:val="en-CA" w:eastAsia="en-CA"/>
          </w:rPr>
          <w:tab/>
        </w:r>
        <w:r w:rsidRPr="00B274BB">
          <w:rPr>
            <w:rStyle w:val="Lienhypertexte"/>
            <w:noProof/>
          </w:rPr>
          <w:t>GeoSciML extension vocabularies</w:t>
        </w:r>
        <w:r>
          <w:rPr>
            <w:noProof/>
            <w:webHidden/>
          </w:rPr>
          <w:tab/>
        </w:r>
        <w:r>
          <w:rPr>
            <w:noProof/>
            <w:webHidden/>
          </w:rPr>
          <w:fldChar w:fldCharType="begin"/>
        </w:r>
        <w:r>
          <w:rPr>
            <w:noProof/>
            <w:webHidden/>
          </w:rPr>
          <w:instrText xml:space="preserve"> PAGEREF _Toc446944608 \h </w:instrText>
        </w:r>
      </w:ins>
      <w:r>
        <w:rPr>
          <w:noProof/>
          <w:webHidden/>
        </w:rPr>
      </w:r>
      <w:r>
        <w:rPr>
          <w:noProof/>
          <w:webHidden/>
        </w:rPr>
        <w:fldChar w:fldCharType="separate"/>
      </w:r>
      <w:ins w:id="367" w:author="Eric Boisvert" w:date="2016-03-28T16:06:00Z">
        <w:r>
          <w:rPr>
            <w:noProof/>
            <w:webHidden/>
          </w:rPr>
          <w:t>149</w:t>
        </w:r>
        <w:r>
          <w:rPr>
            <w:noProof/>
            <w:webHidden/>
          </w:rPr>
          <w:fldChar w:fldCharType="end"/>
        </w:r>
        <w:r w:rsidRPr="00B274BB">
          <w:rPr>
            <w:rStyle w:val="Lienhypertexte"/>
            <w:noProof/>
          </w:rPr>
          <w:fldChar w:fldCharType="end"/>
        </w:r>
      </w:ins>
    </w:p>
    <w:p w14:paraId="34A02C3E" w14:textId="77777777" w:rsidR="003842F3" w:rsidRPr="007D0BE0" w:rsidRDefault="003842F3">
      <w:pPr>
        <w:pStyle w:val="TM2"/>
        <w:tabs>
          <w:tab w:val="left" w:pos="880"/>
          <w:tab w:val="right" w:leader="dot" w:pos="8630"/>
        </w:tabs>
        <w:rPr>
          <w:ins w:id="368" w:author="Eric Boisvert" w:date="2016-03-28T16:06:00Z"/>
          <w:rFonts w:ascii="Calibri" w:eastAsia="MS Mincho" w:hAnsi="Calibri"/>
          <w:noProof/>
          <w:sz w:val="22"/>
          <w:szCs w:val="22"/>
          <w:lang w:val="en-CA" w:eastAsia="en-CA"/>
        </w:rPr>
      </w:pPr>
      <w:ins w:id="36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"_Toc446944609"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7.6</w:t>
        </w:r>
        <w:r w:rsidRPr="007D0BE0">
          <w:rPr>
            <w:rFonts w:ascii="Calibri" w:eastAsia="MS Mincho" w:hAnsi="Calibri"/>
            <w:noProof/>
            <w:sz w:val="22"/>
            <w:szCs w:val="22"/>
            <w:lang w:val="en-CA" w:eastAsia="en-CA"/>
          </w:rPr>
          <w:tab/>
        </w:r>
        <w:r w:rsidRPr="00B274BB">
          <w:rPr>
            <w:rStyle w:val="Lienhypertexte"/>
            <w:noProof/>
            <w:lang w:val="en-CA"/>
          </w:rPr>
          <w:t>GeoSciML GeologicTime Abstract Requirements Class</w:t>
        </w:r>
        <w:r>
          <w:rPr>
            <w:noProof/>
            <w:webHidden/>
          </w:rPr>
          <w:tab/>
        </w:r>
        <w:r>
          <w:rPr>
            <w:noProof/>
            <w:webHidden/>
          </w:rPr>
          <w:fldChar w:fldCharType="begin"/>
        </w:r>
        <w:r>
          <w:rPr>
            <w:noProof/>
            <w:webHidden/>
          </w:rPr>
          <w:instrText xml:space="preserve"> PAGEREF _Toc446944609 \h </w:instrText>
        </w:r>
      </w:ins>
      <w:r>
        <w:rPr>
          <w:noProof/>
          <w:webHidden/>
        </w:rPr>
      </w:r>
      <w:r>
        <w:rPr>
          <w:noProof/>
          <w:webHidden/>
        </w:rPr>
        <w:fldChar w:fldCharType="separate"/>
      </w:r>
      <w:ins w:id="370" w:author="Eric Boisvert" w:date="2016-03-28T16:06:00Z">
        <w:r>
          <w:rPr>
            <w:noProof/>
            <w:webHidden/>
          </w:rPr>
          <w:t>150</w:t>
        </w:r>
        <w:r>
          <w:rPr>
            <w:noProof/>
            <w:webHidden/>
          </w:rPr>
          <w:fldChar w:fldCharType="end"/>
        </w:r>
        <w:r w:rsidRPr="00B274BB">
          <w:rPr>
            <w:rStyle w:val="Lienhypertexte"/>
            <w:noProof/>
          </w:rPr>
          <w:fldChar w:fldCharType="end"/>
        </w:r>
      </w:ins>
    </w:p>
    <w:p w14:paraId="7FCE2322" w14:textId="77777777" w:rsidR="003842F3" w:rsidRPr="007D0BE0" w:rsidRDefault="003842F3">
      <w:pPr>
        <w:pStyle w:val="TM3"/>
        <w:tabs>
          <w:tab w:val="left" w:pos="1320"/>
          <w:tab w:val="right" w:leader="dot" w:pos="8630"/>
        </w:tabs>
        <w:rPr>
          <w:ins w:id="371" w:author="Eric Boisvert" w:date="2016-03-28T16:06:00Z"/>
          <w:rFonts w:ascii="Calibri" w:eastAsia="MS Mincho" w:hAnsi="Calibri"/>
          <w:noProof/>
          <w:sz w:val="22"/>
          <w:szCs w:val="22"/>
          <w:lang w:val="en-CA" w:eastAsia="en-CA"/>
        </w:rPr>
      </w:pPr>
      <w:ins w:id="37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7.6.1</w:t>
        </w:r>
        <w:r w:rsidRPr="007D0BE0">
          <w:rPr>
            <w:rFonts w:ascii="Calibri" w:eastAsia="MS Mincho" w:hAnsi="Calibri"/>
            <w:noProof/>
            <w:sz w:val="22"/>
            <w:szCs w:val="22"/>
            <w:lang w:val="en-CA" w:eastAsia="en-CA"/>
          </w:rPr>
          <w:tab/>
        </w:r>
        <w:r w:rsidRPr="00B274BB">
          <w:rPr>
            <w:rStyle w:val="Lienhypertexte"/>
            <w:noProof/>
          </w:rPr>
          <w:t>Global Boundary Stratotype Sections and Points</w:t>
        </w:r>
        <w:r>
          <w:rPr>
            <w:noProof/>
            <w:webHidden/>
          </w:rPr>
          <w:tab/>
        </w:r>
        <w:r>
          <w:rPr>
            <w:noProof/>
            <w:webHidden/>
          </w:rPr>
          <w:fldChar w:fldCharType="begin"/>
        </w:r>
        <w:r>
          <w:rPr>
            <w:noProof/>
            <w:webHidden/>
          </w:rPr>
          <w:instrText xml:space="preserve"> PAGEREF _Toc446944610 \h </w:instrText>
        </w:r>
      </w:ins>
      <w:r>
        <w:rPr>
          <w:noProof/>
          <w:webHidden/>
        </w:rPr>
      </w:r>
      <w:r>
        <w:rPr>
          <w:noProof/>
          <w:webHidden/>
        </w:rPr>
        <w:fldChar w:fldCharType="separate"/>
      </w:r>
      <w:ins w:id="373" w:author="Eric Boisvert" w:date="2016-03-28T16:06:00Z">
        <w:r>
          <w:rPr>
            <w:noProof/>
            <w:webHidden/>
          </w:rPr>
          <w:t>152</w:t>
        </w:r>
        <w:r>
          <w:rPr>
            <w:noProof/>
            <w:webHidden/>
          </w:rPr>
          <w:fldChar w:fldCharType="end"/>
        </w:r>
        <w:r w:rsidRPr="00B274BB">
          <w:rPr>
            <w:rStyle w:val="Lienhypertexte"/>
            <w:noProof/>
          </w:rPr>
          <w:fldChar w:fldCharType="end"/>
        </w:r>
      </w:ins>
    </w:p>
    <w:p w14:paraId="2226BCAD" w14:textId="77777777" w:rsidR="003842F3" w:rsidRPr="007D0BE0" w:rsidRDefault="003842F3">
      <w:pPr>
        <w:pStyle w:val="TM3"/>
        <w:tabs>
          <w:tab w:val="left" w:pos="1320"/>
          <w:tab w:val="right" w:leader="dot" w:pos="8630"/>
        </w:tabs>
        <w:rPr>
          <w:ins w:id="374" w:author="Eric Boisvert" w:date="2016-03-28T16:06:00Z"/>
          <w:rFonts w:ascii="Calibri" w:eastAsia="MS Mincho" w:hAnsi="Calibri"/>
          <w:noProof/>
          <w:sz w:val="22"/>
          <w:szCs w:val="22"/>
          <w:lang w:val="en-CA" w:eastAsia="en-CA"/>
        </w:rPr>
      </w:pPr>
      <w:ins w:id="37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7.6.2</w:t>
        </w:r>
        <w:r w:rsidRPr="007D0BE0">
          <w:rPr>
            <w:rFonts w:ascii="Calibri" w:eastAsia="MS Mincho" w:hAnsi="Calibri"/>
            <w:noProof/>
            <w:sz w:val="22"/>
            <w:szCs w:val="22"/>
            <w:lang w:val="en-CA" w:eastAsia="en-CA"/>
          </w:rPr>
          <w:tab/>
        </w:r>
        <w:r w:rsidRPr="00B274BB">
          <w:rPr>
            <w:rStyle w:val="Lienhypertexte"/>
            <w:noProof/>
          </w:rPr>
          <w:t>Temporal Reference System</w:t>
        </w:r>
        <w:r>
          <w:rPr>
            <w:noProof/>
            <w:webHidden/>
          </w:rPr>
          <w:tab/>
        </w:r>
        <w:r>
          <w:rPr>
            <w:noProof/>
            <w:webHidden/>
          </w:rPr>
          <w:fldChar w:fldCharType="begin"/>
        </w:r>
        <w:r>
          <w:rPr>
            <w:noProof/>
            <w:webHidden/>
          </w:rPr>
          <w:instrText xml:space="preserve"> PAGEREF _Toc446944611 \h </w:instrText>
        </w:r>
      </w:ins>
      <w:r>
        <w:rPr>
          <w:noProof/>
          <w:webHidden/>
        </w:rPr>
      </w:r>
      <w:r>
        <w:rPr>
          <w:noProof/>
          <w:webHidden/>
        </w:rPr>
        <w:fldChar w:fldCharType="separate"/>
      </w:r>
      <w:ins w:id="376" w:author="Eric Boisvert" w:date="2016-03-28T16:06:00Z">
        <w:r>
          <w:rPr>
            <w:noProof/>
            <w:webHidden/>
          </w:rPr>
          <w:t>156</w:t>
        </w:r>
        <w:r>
          <w:rPr>
            <w:noProof/>
            <w:webHidden/>
          </w:rPr>
          <w:fldChar w:fldCharType="end"/>
        </w:r>
        <w:r w:rsidRPr="00B274BB">
          <w:rPr>
            <w:rStyle w:val="Lienhypertexte"/>
            <w:noProof/>
          </w:rPr>
          <w:fldChar w:fldCharType="end"/>
        </w:r>
      </w:ins>
    </w:p>
    <w:p w14:paraId="4320ECEC" w14:textId="77777777" w:rsidR="003842F3" w:rsidRPr="007D0BE0" w:rsidRDefault="003842F3">
      <w:pPr>
        <w:pStyle w:val="TM3"/>
        <w:tabs>
          <w:tab w:val="left" w:pos="1320"/>
          <w:tab w:val="right" w:leader="dot" w:pos="8630"/>
        </w:tabs>
        <w:rPr>
          <w:ins w:id="377" w:author="Eric Boisvert" w:date="2016-03-28T16:06:00Z"/>
          <w:rFonts w:ascii="Calibri" w:eastAsia="MS Mincho" w:hAnsi="Calibri"/>
          <w:noProof/>
          <w:sz w:val="22"/>
          <w:szCs w:val="22"/>
          <w:lang w:val="en-CA" w:eastAsia="en-CA"/>
        </w:rPr>
      </w:pPr>
      <w:ins w:id="37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7.6.3</w:t>
        </w:r>
        <w:r w:rsidRPr="007D0BE0">
          <w:rPr>
            <w:rFonts w:ascii="Calibri" w:eastAsia="MS Mincho" w:hAnsi="Calibri"/>
            <w:noProof/>
            <w:sz w:val="22"/>
            <w:szCs w:val="22"/>
            <w:lang w:val="en-CA" w:eastAsia="en-CA"/>
          </w:rPr>
          <w:tab/>
        </w:r>
        <w:r w:rsidRPr="00B274BB">
          <w:rPr>
            <w:rStyle w:val="Lienhypertexte"/>
            <w:noProof/>
          </w:rPr>
          <w:t>Time scale</w:t>
        </w:r>
        <w:r>
          <w:rPr>
            <w:noProof/>
            <w:webHidden/>
          </w:rPr>
          <w:tab/>
        </w:r>
        <w:r>
          <w:rPr>
            <w:noProof/>
            <w:webHidden/>
          </w:rPr>
          <w:fldChar w:fldCharType="begin"/>
        </w:r>
        <w:r>
          <w:rPr>
            <w:noProof/>
            <w:webHidden/>
          </w:rPr>
          <w:instrText xml:space="preserve"> PAGEREF _Toc446944612 \h </w:instrText>
        </w:r>
      </w:ins>
      <w:r>
        <w:rPr>
          <w:noProof/>
          <w:webHidden/>
        </w:rPr>
      </w:r>
      <w:r>
        <w:rPr>
          <w:noProof/>
          <w:webHidden/>
        </w:rPr>
        <w:fldChar w:fldCharType="separate"/>
      </w:r>
      <w:ins w:id="379" w:author="Eric Boisvert" w:date="2016-03-28T16:06:00Z">
        <w:r>
          <w:rPr>
            <w:noProof/>
            <w:webHidden/>
          </w:rPr>
          <w:t>160</w:t>
        </w:r>
        <w:r>
          <w:rPr>
            <w:noProof/>
            <w:webHidden/>
          </w:rPr>
          <w:fldChar w:fldCharType="end"/>
        </w:r>
        <w:r w:rsidRPr="00B274BB">
          <w:rPr>
            <w:rStyle w:val="Lienhypertexte"/>
            <w:noProof/>
          </w:rPr>
          <w:fldChar w:fldCharType="end"/>
        </w:r>
      </w:ins>
    </w:p>
    <w:p w14:paraId="612DFCCA" w14:textId="77777777" w:rsidR="003842F3" w:rsidRPr="007D0BE0" w:rsidRDefault="003842F3">
      <w:pPr>
        <w:pStyle w:val="TM3"/>
        <w:tabs>
          <w:tab w:val="left" w:pos="1320"/>
          <w:tab w:val="right" w:leader="dot" w:pos="8630"/>
        </w:tabs>
        <w:rPr>
          <w:ins w:id="380" w:author="Eric Boisvert" w:date="2016-03-28T16:06:00Z"/>
          <w:rFonts w:ascii="Calibri" w:eastAsia="MS Mincho" w:hAnsi="Calibri"/>
          <w:noProof/>
          <w:sz w:val="22"/>
          <w:szCs w:val="22"/>
          <w:lang w:val="en-CA" w:eastAsia="en-CA"/>
        </w:rPr>
      </w:pPr>
      <w:ins w:id="381"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"_Toc446944613"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7.6.4</w:t>
        </w:r>
        <w:r w:rsidRPr="007D0BE0">
          <w:rPr>
            <w:rFonts w:ascii="Calibri" w:eastAsia="MS Mincho" w:hAnsi="Calibri"/>
            <w:noProof/>
            <w:sz w:val="22"/>
            <w:szCs w:val="22"/>
            <w:lang w:val="en-CA" w:eastAsia="en-CA"/>
          </w:rPr>
          <w:tab/>
        </w:r>
        <w:r w:rsidRPr="00B274BB">
          <w:rPr>
            <w:rStyle w:val="Lienhypertexte"/>
            <w:noProof/>
          </w:rPr>
          <w:t>Geologic time vocabularies</w:t>
        </w:r>
        <w:r>
          <w:rPr>
            <w:noProof/>
            <w:webHidden/>
          </w:rPr>
          <w:tab/>
        </w:r>
        <w:r>
          <w:rPr>
            <w:noProof/>
            <w:webHidden/>
          </w:rPr>
          <w:fldChar w:fldCharType="begin"/>
        </w:r>
        <w:r>
          <w:rPr>
            <w:noProof/>
            <w:webHidden/>
          </w:rPr>
          <w:instrText xml:space="preserve"> PAGEREF _Toc446944613 \h </w:instrText>
        </w:r>
      </w:ins>
      <w:r>
        <w:rPr>
          <w:noProof/>
          <w:webHidden/>
        </w:rPr>
      </w:r>
      <w:r>
        <w:rPr>
          <w:noProof/>
          <w:webHidden/>
        </w:rPr>
        <w:fldChar w:fldCharType="separate"/>
      </w:r>
      <w:ins w:id="382" w:author="Eric Boisvert" w:date="2016-03-28T16:06:00Z">
        <w:r>
          <w:rPr>
            <w:noProof/>
            <w:webHidden/>
          </w:rPr>
          <w:t>166</w:t>
        </w:r>
        <w:r>
          <w:rPr>
            <w:noProof/>
            <w:webHidden/>
          </w:rPr>
          <w:fldChar w:fldCharType="end"/>
        </w:r>
        <w:r w:rsidRPr="00B274BB">
          <w:rPr>
            <w:rStyle w:val="Lienhypertexte"/>
            <w:noProof/>
          </w:rPr>
          <w:fldChar w:fldCharType="end"/>
        </w:r>
      </w:ins>
    </w:p>
    <w:p w14:paraId="3C47B02B" w14:textId="77777777" w:rsidR="003842F3" w:rsidRPr="007D0BE0" w:rsidRDefault="003842F3">
      <w:pPr>
        <w:pStyle w:val="TM2"/>
        <w:tabs>
          <w:tab w:val="left" w:pos="880"/>
          <w:tab w:val="right" w:leader="dot" w:pos="8630"/>
        </w:tabs>
        <w:rPr>
          <w:ins w:id="383" w:author="Eric Boisvert" w:date="2016-03-28T16:06:00Z"/>
          <w:rFonts w:ascii="Calibri" w:eastAsia="MS Mincho" w:hAnsi="Calibri"/>
          <w:noProof/>
          <w:sz w:val="22"/>
          <w:szCs w:val="22"/>
          <w:lang w:val="en-CA" w:eastAsia="en-CA"/>
        </w:rPr>
      </w:pPr>
      <w:ins w:id="38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7.7</w:t>
        </w:r>
        <w:r w:rsidRPr="007D0BE0">
          <w:rPr>
            <w:rFonts w:ascii="Calibri" w:eastAsia="MS Mincho" w:hAnsi="Calibri"/>
            <w:noProof/>
            <w:sz w:val="22"/>
            <w:szCs w:val="22"/>
            <w:lang w:val="en-CA" w:eastAsia="en-CA"/>
          </w:rPr>
          <w:tab/>
        </w:r>
        <w:r w:rsidRPr="00B274BB">
          <w:rPr>
            <w:rStyle w:val="Lienhypertexte"/>
            <w:noProof/>
            <w:lang w:val="en-CA"/>
          </w:rPr>
          <w:t>GeoSciML Borehole Abstract Requirements Class</w:t>
        </w:r>
        <w:r>
          <w:rPr>
            <w:noProof/>
            <w:webHidden/>
          </w:rPr>
          <w:tab/>
        </w:r>
        <w:r>
          <w:rPr>
            <w:noProof/>
            <w:webHidden/>
          </w:rPr>
          <w:fldChar w:fldCharType="begin"/>
        </w:r>
        <w:r>
          <w:rPr>
            <w:noProof/>
            <w:webHidden/>
          </w:rPr>
          <w:instrText xml:space="preserve"> PAGEREF _Toc446944614 \h </w:instrText>
        </w:r>
      </w:ins>
      <w:r>
        <w:rPr>
          <w:noProof/>
          <w:webHidden/>
        </w:rPr>
      </w:r>
      <w:r>
        <w:rPr>
          <w:noProof/>
          <w:webHidden/>
        </w:rPr>
        <w:fldChar w:fldCharType="separate"/>
      </w:r>
      <w:ins w:id="385" w:author="Eric Boisvert" w:date="2016-03-28T16:06:00Z">
        <w:r>
          <w:rPr>
            <w:noProof/>
            <w:webHidden/>
          </w:rPr>
          <w:t>168</w:t>
        </w:r>
        <w:r>
          <w:rPr>
            <w:noProof/>
            <w:webHidden/>
          </w:rPr>
          <w:fldChar w:fldCharType="end"/>
        </w:r>
        <w:r w:rsidRPr="00B274BB">
          <w:rPr>
            <w:rStyle w:val="Lienhypertexte"/>
            <w:noProof/>
          </w:rPr>
          <w:fldChar w:fldCharType="end"/>
        </w:r>
      </w:ins>
    </w:p>
    <w:p w14:paraId="253E32D8" w14:textId="77777777" w:rsidR="003842F3" w:rsidRPr="007D0BE0" w:rsidRDefault="003842F3">
      <w:pPr>
        <w:pStyle w:val="TM3"/>
        <w:tabs>
          <w:tab w:val="left" w:pos="1320"/>
          <w:tab w:val="right" w:leader="dot" w:pos="8630"/>
        </w:tabs>
        <w:rPr>
          <w:ins w:id="386" w:author="Eric Boisvert" w:date="2016-03-28T16:06:00Z"/>
          <w:rFonts w:ascii="Calibri" w:eastAsia="MS Mincho" w:hAnsi="Calibri"/>
          <w:noProof/>
          <w:sz w:val="22"/>
          <w:szCs w:val="22"/>
          <w:lang w:val="en-CA" w:eastAsia="en-CA"/>
        </w:rPr>
      </w:pPr>
      <w:ins w:id="38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7.7.1</w:t>
        </w:r>
        <w:r w:rsidRPr="007D0BE0">
          <w:rPr>
            <w:rFonts w:ascii="Calibri" w:eastAsia="MS Mincho" w:hAnsi="Calibri"/>
            <w:noProof/>
            <w:sz w:val="22"/>
            <w:szCs w:val="22"/>
            <w:lang w:val="en-CA" w:eastAsia="en-CA"/>
          </w:rPr>
          <w:tab/>
        </w:r>
        <w:r w:rsidRPr="00B274BB">
          <w:rPr>
            <w:rStyle w:val="Lienhypertexte"/>
            <w:noProof/>
            <w:lang w:val="en-CA"/>
          </w:rPr>
          <w:t>Borehole</w:t>
        </w:r>
        <w:r>
          <w:rPr>
            <w:noProof/>
            <w:webHidden/>
          </w:rPr>
          <w:tab/>
        </w:r>
        <w:r>
          <w:rPr>
            <w:noProof/>
            <w:webHidden/>
          </w:rPr>
          <w:fldChar w:fldCharType="begin"/>
        </w:r>
        <w:r>
          <w:rPr>
            <w:noProof/>
            <w:webHidden/>
          </w:rPr>
          <w:instrText xml:space="preserve"> PAGEREF _Toc446944615 \h </w:instrText>
        </w:r>
      </w:ins>
      <w:r>
        <w:rPr>
          <w:noProof/>
          <w:webHidden/>
        </w:rPr>
      </w:r>
      <w:r>
        <w:rPr>
          <w:noProof/>
          <w:webHidden/>
        </w:rPr>
        <w:fldChar w:fldCharType="separate"/>
      </w:r>
      <w:ins w:id="388" w:author="Eric Boisvert" w:date="2016-03-28T16:06:00Z">
        <w:r>
          <w:rPr>
            <w:noProof/>
            <w:webHidden/>
          </w:rPr>
          <w:t>169</w:t>
        </w:r>
        <w:r>
          <w:rPr>
            <w:noProof/>
            <w:webHidden/>
          </w:rPr>
          <w:fldChar w:fldCharType="end"/>
        </w:r>
        <w:r w:rsidRPr="00B274BB">
          <w:rPr>
            <w:rStyle w:val="Lienhypertexte"/>
            <w:noProof/>
          </w:rPr>
          <w:fldChar w:fldCharType="end"/>
        </w:r>
      </w:ins>
    </w:p>
    <w:p w14:paraId="5E315E69" w14:textId="77777777" w:rsidR="003842F3" w:rsidRPr="007D0BE0" w:rsidRDefault="003842F3">
      <w:pPr>
        <w:pStyle w:val="TM3"/>
        <w:tabs>
          <w:tab w:val="left" w:pos="1320"/>
          <w:tab w:val="right" w:leader="dot" w:pos="8630"/>
        </w:tabs>
        <w:rPr>
          <w:ins w:id="389" w:author="Eric Boisvert" w:date="2016-03-28T16:06:00Z"/>
          <w:rFonts w:ascii="Calibri" w:eastAsia="MS Mincho" w:hAnsi="Calibri"/>
          <w:noProof/>
          <w:sz w:val="22"/>
          <w:szCs w:val="22"/>
          <w:lang w:val="en-CA" w:eastAsia="en-CA"/>
        </w:rPr>
      </w:pPr>
      <w:ins w:id="39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7.7.2</w:t>
        </w:r>
        <w:r w:rsidRPr="007D0BE0">
          <w:rPr>
            <w:rFonts w:ascii="Calibri" w:eastAsia="MS Mincho" w:hAnsi="Calibri"/>
            <w:noProof/>
            <w:sz w:val="22"/>
            <w:szCs w:val="22"/>
            <w:lang w:val="en-CA" w:eastAsia="en-CA"/>
          </w:rPr>
          <w:tab/>
        </w:r>
        <w:r w:rsidRPr="00B274BB">
          <w:rPr>
            <w:rStyle w:val="Lienhypertexte"/>
            <w:noProof/>
          </w:rPr>
          <w:t>Positioning sampling features and observations in context of boreholes.</w:t>
        </w:r>
        <w:r>
          <w:rPr>
            <w:noProof/>
            <w:webHidden/>
          </w:rPr>
          <w:tab/>
        </w:r>
        <w:r>
          <w:rPr>
            <w:noProof/>
            <w:webHidden/>
          </w:rPr>
          <w:fldChar w:fldCharType="begin"/>
        </w:r>
        <w:r>
          <w:rPr>
            <w:noProof/>
            <w:webHidden/>
          </w:rPr>
          <w:instrText xml:space="preserve"> PAGEREF _Toc446944616 \h </w:instrText>
        </w:r>
      </w:ins>
      <w:r>
        <w:rPr>
          <w:noProof/>
          <w:webHidden/>
        </w:rPr>
      </w:r>
      <w:r>
        <w:rPr>
          <w:noProof/>
          <w:webHidden/>
        </w:rPr>
        <w:fldChar w:fldCharType="separate"/>
      </w:r>
      <w:ins w:id="391" w:author="Eric Boisvert" w:date="2016-03-28T16:06:00Z">
        <w:r>
          <w:rPr>
            <w:noProof/>
            <w:webHidden/>
          </w:rPr>
          <w:t>183</w:t>
        </w:r>
        <w:r>
          <w:rPr>
            <w:noProof/>
            <w:webHidden/>
          </w:rPr>
          <w:fldChar w:fldCharType="end"/>
        </w:r>
        <w:r w:rsidRPr="00B274BB">
          <w:rPr>
            <w:rStyle w:val="Lienhypertexte"/>
            <w:noProof/>
          </w:rPr>
          <w:fldChar w:fldCharType="end"/>
        </w:r>
      </w:ins>
    </w:p>
    <w:p w14:paraId="26FFC919" w14:textId="77777777" w:rsidR="003842F3" w:rsidRPr="007D0BE0" w:rsidRDefault="003842F3">
      <w:pPr>
        <w:pStyle w:val="TM2"/>
        <w:tabs>
          <w:tab w:val="left" w:pos="880"/>
          <w:tab w:val="right" w:leader="dot" w:pos="8630"/>
        </w:tabs>
        <w:rPr>
          <w:ins w:id="392" w:author="Eric Boisvert" w:date="2016-03-28T16:06:00Z"/>
          <w:rFonts w:ascii="Calibri" w:eastAsia="MS Mincho" w:hAnsi="Calibri"/>
          <w:noProof/>
          <w:sz w:val="22"/>
          <w:szCs w:val="22"/>
          <w:lang w:val="en-CA" w:eastAsia="en-CA"/>
        </w:rPr>
      </w:pPr>
      <w:ins w:id="39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7.8</w:t>
        </w:r>
        <w:r w:rsidRPr="007D0BE0">
          <w:rPr>
            <w:rFonts w:ascii="Calibri" w:eastAsia="MS Mincho" w:hAnsi="Calibri"/>
            <w:noProof/>
            <w:sz w:val="22"/>
            <w:szCs w:val="22"/>
            <w:lang w:val="en-CA" w:eastAsia="en-CA"/>
          </w:rPr>
          <w:tab/>
        </w:r>
        <w:r w:rsidRPr="00B274BB">
          <w:rPr>
            <w:rStyle w:val="Lienhypertexte"/>
            <w:noProof/>
            <w:lang w:val="en-CA"/>
          </w:rPr>
          <w:t>GeoSciML Laboratory Abstract Analysis Requirements Class</w:t>
        </w:r>
        <w:r>
          <w:rPr>
            <w:noProof/>
            <w:webHidden/>
          </w:rPr>
          <w:tab/>
        </w:r>
        <w:r>
          <w:rPr>
            <w:noProof/>
            <w:webHidden/>
          </w:rPr>
          <w:fldChar w:fldCharType="begin"/>
        </w:r>
        <w:r>
          <w:rPr>
            <w:noProof/>
            <w:webHidden/>
          </w:rPr>
          <w:instrText xml:space="preserve"> PAGEREF _Toc446944617 \h </w:instrText>
        </w:r>
      </w:ins>
      <w:r>
        <w:rPr>
          <w:noProof/>
          <w:webHidden/>
        </w:rPr>
      </w:r>
      <w:r>
        <w:rPr>
          <w:noProof/>
          <w:webHidden/>
        </w:rPr>
        <w:fldChar w:fldCharType="separate"/>
      </w:r>
      <w:ins w:id="394" w:author="Eric Boisvert" w:date="2016-03-28T16:06:00Z">
        <w:r>
          <w:rPr>
            <w:noProof/>
            <w:webHidden/>
          </w:rPr>
          <w:t>185</w:t>
        </w:r>
        <w:r>
          <w:rPr>
            <w:noProof/>
            <w:webHidden/>
          </w:rPr>
          <w:fldChar w:fldCharType="end"/>
        </w:r>
        <w:r w:rsidRPr="00B274BB">
          <w:rPr>
            <w:rStyle w:val="Lienhypertexte"/>
            <w:noProof/>
          </w:rPr>
          <w:fldChar w:fldCharType="end"/>
        </w:r>
      </w:ins>
    </w:p>
    <w:p w14:paraId="3DD28D96" w14:textId="77777777" w:rsidR="003842F3" w:rsidRPr="007D0BE0" w:rsidRDefault="003842F3">
      <w:pPr>
        <w:pStyle w:val="TM3"/>
        <w:tabs>
          <w:tab w:val="left" w:pos="1320"/>
          <w:tab w:val="right" w:leader="dot" w:pos="8630"/>
        </w:tabs>
        <w:rPr>
          <w:ins w:id="395" w:author="Eric Boisvert" w:date="2016-03-28T16:06:00Z"/>
          <w:rFonts w:ascii="Calibri" w:eastAsia="MS Mincho" w:hAnsi="Calibri"/>
          <w:noProof/>
          <w:sz w:val="22"/>
          <w:szCs w:val="22"/>
          <w:lang w:val="en-CA" w:eastAsia="en-CA"/>
        </w:rPr>
      </w:pPr>
      <w:ins w:id="39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7.8.1</w:t>
        </w:r>
        <w:r w:rsidRPr="007D0BE0">
          <w:rPr>
            <w:rFonts w:ascii="Calibri" w:eastAsia="MS Mincho" w:hAnsi="Calibri"/>
            <w:noProof/>
            <w:sz w:val="22"/>
            <w:szCs w:val="22"/>
            <w:lang w:val="en-CA" w:eastAsia="en-CA"/>
          </w:rPr>
          <w:tab/>
        </w:r>
        <w:r w:rsidRPr="00B274BB">
          <w:rPr>
            <w:rStyle w:val="Lienhypertexte"/>
            <w:noProof/>
            <w:lang w:val="en-CA"/>
          </w:rPr>
          <w:t>Laboratory Analysis</w:t>
        </w:r>
        <w:r>
          <w:rPr>
            <w:noProof/>
            <w:webHidden/>
          </w:rPr>
          <w:tab/>
        </w:r>
        <w:r>
          <w:rPr>
            <w:noProof/>
            <w:webHidden/>
          </w:rPr>
          <w:fldChar w:fldCharType="begin"/>
        </w:r>
        <w:r>
          <w:rPr>
            <w:noProof/>
            <w:webHidden/>
          </w:rPr>
          <w:instrText xml:space="preserve"> PAGEREF _Toc446944618 \h </w:instrText>
        </w:r>
      </w:ins>
      <w:r>
        <w:rPr>
          <w:noProof/>
          <w:webHidden/>
        </w:rPr>
      </w:r>
      <w:r>
        <w:rPr>
          <w:noProof/>
          <w:webHidden/>
        </w:rPr>
        <w:fldChar w:fldCharType="separate"/>
      </w:r>
      <w:ins w:id="397" w:author="Eric Boisvert" w:date="2016-03-28T16:06:00Z">
        <w:r>
          <w:rPr>
            <w:noProof/>
            <w:webHidden/>
          </w:rPr>
          <w:t>186</w:t>
        </w:r>
        <w:r>
          <w:rPr>
            <w:noProof/>
            <w:webHidden/>
          </w:rPr>
          <w:fldChar w:fldCharType="end"/>
        </w:r>
        <w:r w:rsidRPr="00B274BB">
          <w:rPr>
            <w:rStyle w:val="Lienhypertexte"/>
            <w:noProof/>
          </w:rPr>
          <w:fldChar w:fldCharType="end"/>
        </w:r>
      </w:ins>
    </w:p>
    <w:p w14:paraId="518E9499" w14:textId="77777777" w:rsidR="003842F3" w:rsidRPr="007D0BE0" w:rsidRDefault="003842F3">
      <w:pPr>
        <w:pStyle w:val="TM3"/>
        <w:tabs>
          <w:tab w:val="left" w:pos="1320"/>
          <w:tab w:val="right" w:leader="dot" w:pos="8630"/>
        </w:tabs>
        <w:rPr>
          <w:ins w:id="398" w:author="Eric Boisvert" w:date="2016-03-28T16:06:00Z"/>
          <w:rFonts w:ascii="Calibri" w:eastAsia="MS Mincho" w:hAnsi="Calibri"/>
          <w:noProof/>
          <w:sz w:val="22"/>
          <w:szCs w:val="22"/>
          <w:lang w:val="en-CA" w:eastAsia="en-CA"/>
        </w:rPr>
      </w:pPr>
      <w:ins w:id="39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"_Toc446944619"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7.8.2</w:t>
        </w:r>
        <w:r w:rsidRPr="007D0BE0">
          <w:rPr>
            <w:rFonts w:ascii="Calibri" w:eastAsia="MS Mincho" w:hAnsi="Calibri"/>
            <w:noProof/>
            <w:sz w:val="22"/>
            <w:szCs w:val="22"/>
            <w:lang w:val="en-CA" w:eastAsia="en-CA"/>
          </w:rPr>
          <w:tab/>
        </w:r>
        <w:r w:rsidRPr="00B274BB">
          <w:rPr>
            <w:rStyle w:val="Lienhypertexte"/>
            <w:noProof/>
          </w:rPr>
          <w:t>Geochronology</w:t>
        </w:r>
        <w:r>
          <w:rPr>
            <w:noProof/>
            <w:webHidden/>
          </w:rPr>
          <w:tab/>
        </w:r>
        <w:r>
          <w:rPr>
            <w:noProof/>
            <w:webHidden/>
          </w:rPr>
          <w:fldChar w:fldCharType="begin"/>
        </w:r>
        <w:r>
          <w:rPr>
            <w:noProof/>
            <w:webHidden/>
          </w:rPr>
          <w:instrText xml:space="preserve"> PAGEREF _Toc446944619 \h </w:instrText>
        </w:r>
      </w:ins>
      <w:r>
        <w:rPr>
          <w:noProof/>
          <w:webHidden/>
        </w:rPr>
      </w:r>
      <w:r>
        <w:rPr>
          <w:noProof/>
          <w:webHidden/>
        </w:rPr>
        <w:fldChar w:fldCharType="separate"/>
      </w:r>
      <w:ins w:id="400" w:author="Eric Boisvert" w:date="2016-03-28T16:06:00Z">
        <w:r>
          <w:rPr>
            <w:noProof/>
            <w:webHidden/>
          </w:rPr>
          <w:t>194</w:t>
        </w:r>
        <w:r>
          <w:rPr>
            <w:noProof/>
            <w:webHidden/>
          </w:rPr>
          <w:fldChar w:fldCharType="end"/>
        </w:r>
        <w:r w:rsidRPr="00B274BB">
          <w:rPr>
            <w:rStyle w:val="Lienhypertexte"/>
            <w:noProof/>
          </w:rPr>
          <w:fldChar w:fldCharType="end"/>
        </w:r>
      </w:ins>
    </w:p>
    <w:p w14:paraId="65E79B01" w14:textId="77777777" w:rsidR="003842F3" w:rsidRPr="007D0BE0" w:rsidRDefault="003842F3">
      <w:pPr>
        <w:pStyle w:val="TM3"/>
        <w:tabs>
          <w:tab w:val="left" w:pos="1320"/>
          <w:tab w:val="right" w:leader="dot" w:pos="8630"/>
        </w:tabs>
        <w:rPr>
          <w:ins w:id="401" w:author="Eric Boisvert" w:date="2016-03-28T16:06:00Z"/>
          <w:rFonts w:ascii="Calibri" w:eastAsia="MS Mincho" w:hAnsi="Calibri"/>
          <w:noProof/>
          <w:sz w:val="22"/>
          <w:szCs w:val="22"/>
          <w:lang w:val="en-CA" w:eastAsia="en-CA"/>
        </w:rPr>
      </w:pPr>
      <w:ins w:id="40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7.8.3</w:t>
        </w:r>
        <w:r w:rsidRPr="007D0BE0">
          <w:rPr>
            <w:rFonts w:ascii="Calibri" w:eastAsia="MS Mincho" w:hAnsi="Calibri"/>
            <w:noProof/>
            <w:sz w:val="22"/>
            <w:szCs w:val="22"/>
            <w:lang w:val="en-CA" w:eastAsia="en-CA"/>
          </w:rPr>
          <w:tab/>
        </w:r>
        <w:r w:rsidRPr="00B274BB">
          <w:rPr>
            <w:rStyle w:val="Lienhypertexte"/>
            <w:noProof/>
            <w:lang w:val="en-CA"/>
          </w:rPr>
          <w:t>Geologic Specimen</w:t>
        </w:r>
        <w:r>
          <w:rPr>
            <w:noProof/>
            <w:webHidden/>
          </w:rPr>
          <w:tab/>
        </w:r>
        <w:r>
          <w:rPr>
            <w:noProof/>
            <w:webHidden/>
          </w:rPr>
          <w:fldChar w:fldCharType="begin"/>
        </w:r>
        <w:r>
          <w:rPr>
            <w:noProof/>
            <w:webHidden/>
          </w:rPr>
          <w:instrText xml:space="preserve"> PAGEREF _Toc446944620 \h </w:instrText>
        </w:r>
      </w:ins>
      <w:r>
        <w:rPr>
          <w:noProof/>
          <w:webHidden/>
        </w:rPr>
      </w:r>
      <w:r>
        <w:rPr>
          <w:noProof/>
          <w:webHidden/>
        </w:rPr>
        <w:fldChar w:fldCharType="separate"/>
      </w:r>
      <w:ins w:id="403" w:author="Eric Boisvert" w:date="2016-03-28T16:06:00Z">
        <w:r>
          <w:rPr>
            <w:noProof/>
            <w:webHidden/>
          </w:rPr>
          <w:t>197</w:t>
        </w:r>
        <w:r>
          <w:rPr>
            <w:noProof/>
            <w:webHidden/>
          </w:rPr>
          <w:fldChar w:fldCharType="end"/>
        </w:r>
        <w:r w:rsidRPr="00B274BB">
          <w:rPr>
            <w:rStyle w:val="Lienhypertexte"/>
            <w:noProof/>
          </w:rPr>
          <w:fldChar w:fldCharType="end"/>
        </w:r>
      </w:ins>
    </w:p>
    <w:p w14:paraId="01326503" w14:textId="77777777" w:rsidR="003842F3" w:rsidRPr="007D0BE0" w:rsidRDefault="003842F3">
      <w:pPr>
        <w:pStyle w:val="TM3"/>
        <w:tabs>
          <w:tab w:val="left" w:pos="1320"/>
          <w:tab w:val="right" w:leader="dot" w:pos="8630"/>
        </w:tabs>
        <w:rPr>
          <w:ins w:id="404" w:author="Eric Boisvert" w:date="2016-03-28T16:06:00Z"/>
          <w:rFonts w:ascii="Calibri" w:eastAsia="MS Mincho" w:hAnsi="Calibri"/>
          <w:noProof/>
          <w:sz w:val="22"/>
          <w:szCs w:val="22"/>
          <w:lang w:val="en-CA" w:eastAsia="en-CA"/>
        </w:rPr>
      </w:pPr>
      <w:ins w:id="40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7.8.4</w:t>
        </w:r>
        <w:r w:rsidRPr="007D0BE0">
          <w:rPr>
            <w:rFonts w:ascii="Calibri" w:eastAsia="MS Mincho" w:hAnsi="Calibri"/>
            <w:noProof/>
            <w:sz w:val="22"/>
            <w:szCs w:val="22"/>
            <w:lang w:val="en-CA" w:eastAsia="en-CA"/>
          </w:rPr>
          <w:tab/>
        </w:r>
        <w:r w:rsidRPr="00B274BB">
          <w:rPr>
            <w:rStyle w:val="Lienhypertexte"/>
            <w:noProof/>
            <w:lang w:val="en-CA"/>
          </w:rPr>
          <w:t>GeoSciML Laboratory analysis and specimen vocabularies</w:t>
        </w:r>
        <w:r>
          <w:rPr>
            <w:noProof/>
            <w:webHidden/>
          </w:rPr>
          <w:tab/>
        </w:r>
        <w:r>
          <w:rPr>
            <w:noProof/>
            <w:webHidden/>
          </w:rPr>
          <w:fldChar w:fldCharType="begin"/>
        </w:r>
        <w:r>
          <w:rPr>
            <w:noProof/>
            <w:webHidden/>
          </w:rPr>
          <w:instrText xml:space="preserve"> PAGEREF _Toc446944621 \h </w:instrText>
        </w:r>
      </w:ins>
      <w:r>
        <w:rPr>
          <w:noProof/>
          <w:webHidden/>
        </w:rPr>
      </w:r>
      <w:r>
        <w:rPr>
          <w:noProof/>
          <w:webHidden/>
        </w:rPr>
        <w:fldChar w:fldCharType="separate"/>
      </w:r>
      <w:ins w:id="406" w:author="Eric Boisvert" w:date="2016-03-28T16:06:00Z">
        <w:r>
          <w:rPr>
            <w:noProof/>
            <w:webHidden/>
          </w:rPr>
          <w:t>202</w:t>
        </w:r>
        <w:r>
          <w:rPr>
            <w:noProof/>
            <w:webHidden/>
          </w:rPr>
          <w:fldChar w:fldCharType="end"/>
        </w:r>
        <w:r w:rsidRPr="00B274BB">
          <w:rPr>
            <w:rStyle w:val="Lienhypertexte"/>
            <w:noProof/>
          </w:rPr>
          <w:fldChar w:fldCharType="end"/>
        </w:r>
      </w:ins>
    </w:p>
    <w:p w14:paraId="0559C9EF" w14:textId="77777777" w:rsidR="003842F3" w:rsidRPr="007D0BE0" w:rsidRDefault="003842F3">
      <w:pPr>
        <w:pStyle w:val="TM3"/>
        <w:tabs>
          <w:tab w:val="left" w:pos="1320"/>
          <w:tab w:val="right" w:leader="dot" w:pos="8630"/>
        </w:tabs>
        <w:rPr>
          <w:ins w:id="407" w:author="Eric Boisvert" w:date="2016-03-28T16:06:00Z"/>
          <w:rFonts w:ascii="Calibri" w:eastAsia="MS Mincho" w:hAnsi="Calibri"/>
          <w:noProof/>
          <w:sz w:val="22"/>
          <w:szCs w:val="22"/>
          <w:lang w:val="en-CA" w:eastAsia="en-CA"/>
        </w:rPr>
      </w:pPr>
      <w:ins w:id="40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7.8.5</w:t>
        </w:r>
        <w:r w:rsidRPr="007D0BE0">
          <w:rPr>
            <w:rFonts w:ascii="Calibri" w:eastAsia="MS Mincho" w:hAnsi="Calibri"/>
            <w:noProof/>
            <w:sz w:val="22"/>
            <w:szCs w:val="22"/>
            <w:lang w:val="en-CA" w:eastAsia="en-CA"/>
          </w:rPr>
          <w:tab/>
        </w:r>
        <w:r w:rsidRPr="00B274BB">
          <w:rPr>
            <w:rStyle w:val="Lienhypertexte"/>
            <w:noProof/>
            <w:lang w:val="en-CA"/>
          </w:rPr>
          <w:t>Outcrop encoding pattern (Informative)</w:t>
        </w:r>
        <w:r>
          <w:rPr>
            <w:noProof/>
            <w:webHidden/>
          </w:rPr>
          <w:tab/>
        </w:r>
        <w:r>
          <w:rPr>
            <w:noProof/>
            <w:webHidden/>
          </w:rPr>
          <w:fldChar w:fldCharType="begin"/>
        </w:r>
        <w:r>
          <w:rPr>
            <w:noProof/>
            <w:webHidden/>
          </w:rPr>
          <w:instrText xml:space="preserve"> PAGEREF _Toc446944622 \h </w:instrText>
        </w:r>
      </w:ins>
      <w:r>
        <w:rPr>
          <w:noProof/>
          <w:webHidden/>
        </w:rPr>
      </w:r>
      <w:r>
        <w:rPr>
          <w:noProof/>
          <w:webHidden/>
        </w:rPr>
        <w:fldChar w:fldCharType="separate"/>
      </w:r>
      <w:ins w:id="409" w:author="Eric Boisvert" w:date="2016-03-28T16:06:00Z">
        <w:r>
          <w:rPr>
            <w:noProof/>
            <w:webHidden/>
          </w:rPr>
          <w:t>203</w:t>
        </w:r>
        <w:r>
          <w:rPr>
            <w:noProof/>
            <w:webHidden/>
          </w:rPr>
          <w:fldChar w:fldCharType="end"/>
        </w:r>
        <w:r w:rsidRPr="00B274BB">
          <w:rPr>
            <w:rStyle w:val="Lienhypertexte"/>
            <w:noProof/>
          </w:rPr>
          <w:fldChar w:fldCharType="end"/>
        </w:r>
      </w:ins>
    </w:p>
    <w:p w14:paraId="60A47EE2" w14:textId="77777777" w:rsidR="003842F3" w:rsidRPr="007D0BE0" w:rsidRDefault="003842F3">
      <w:pPr>
        <w:pStyle w:val="TM1"/>
        <w:tabs>
          <w:tab w:val="left" w:pos="480"/>
          <w:tab w:val="right" w:leader="dot" w:pos="8630"/>
        </w:tabs>
        <w:rPr>
          <w:ins w:id="410" w:author="Eric Boisvert" w:date="2016-03-28T16:06:00Z"/>
          <w:rFonts w:ascii="Calibri" w:eastAsia="MS Mincho" w:hAnsi="Calibri"/>
          <w:noProof/>
          <w:sz w:val="22"/>
          <w:szCs w:val="22"/>
          <w:lang w:val="en-CA" w:eastAsia="en-CA"/>
        </w:rPr>
      </w:pPr>
      <w:ins w:id="41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w:t>
        </w:r>
        <w:r w:rsidRPr="007D0BE0">
          <w:rPr>
            <w:rFonts w:ascii="Calibri" w:eastAsia="MS Mincho" w:hAnsi="Calibri"/>
            <w:noProof/>
            <w:sz w:val="22"/>
            <w:szCs w:val="22"/>
            <w:lang w:val="en-CA" w:eastAsia="en-CA"/>
          </w:rPr>
          <w:tab/>
        </w:r>
        <w:r w:rsidRPr="00B274BB">
          <w:rPr>
            <w:rStyle w:val="Lienhypertexte"/>
            <w:noProof/>
            <w:lang w:val="en-CA"/>
          </w:rPr>
          <w:t>GML Encoding Requirements classes</w:t>
        </w:r>
        <w:r>
          <w:rPr>
            <w:noProof/>
            <w:webHidden/>
          </w:rPr>
          <w:tab/>
        </w:r>
        <w:r>
          <w:rPr>
            <w:noProof/>
            <w:webHidden/>
          </w:rPr>
          <w:fldChar w:fldCharType="begin"/>
        </w:r>
        <w:r>
          <w:rPr>
            <w:noProof/>
            <w:webHidden/>
          </w:rPr>
          <w:instrText xml:space="preserve"> PAGEREF _Toc446944623 \h </w:instrText>
        </w:r>
      </w:ins>
      <w:r>
        <w:rPr>
          <w:noProof/>
          <w:webHidden/>
        </w:rPr>
      </w:r>
      <w:r>
        <w:rPr>
          <w:noProof/>
          <w:webHidden/>
        </w:rPr>
        <w:fldChar w:fldCharType="separate"/>
      </w:r>
      <w:ins w:id="412" w:author="Eric Boisvert" w:date="2016-03-28T16:06:00Z">
        <w:r>
          <w:rPr>
            <w:noProof/>
            <w:webHidden/>
          </w:rPr>
          <w:t>204</w:t>
        </w:r>
        <w:r>
          <w:rPr>
            <w:noProof/>
            <w:webHidden/>
          </w:rPr>
          <w:fldChar w:fldCharType="end"/>
        </w:r>
        <w:r w:rsidRPr="00B274BB">
          <w:rPr>
            <w:rStyle w:val="Lienhypertexte"/>
            <w:noProof/>
          </w:rPr>
          <w:fldChar w:fldCharType="end"/>
        </w:r>
      </w:ins>
    </w:p>
    <w:p w14:paraId="21A49E1F" w14:textId="77777777" w:rsidR="003842F3" w:rsidRPr="007D0BE0" w:rsidRDefault="003842F3">
      <w:pPr>
        <w:pStyle w:val="TM2"/>
        <w:tabs>
          <w:tab w:val="left" w:pos="880"/>
          <w:tab w:val="right" w:leader="dot" w:pos="8630"/>
        </w:tabs>
        <w:rPr>
          <w:ins w:id="413" w:author="Eric Boisvert" w:date="2016-03-28T16:06:00Z"/>
          <w:rFonts w:ascii="Calibri" w:eastAsia="MS Mincho" w:hAnsi="Calibri"/>
          <w:noProof/>
          <w:sz w:val="22"/>
          <w:szCs w:val="22"/>
          <w:lang w:val="en-CA" w:eastAsia="en-CA"/>
        </w:rPr>
      </w:pPr>
      <w:ins w:id="41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8.1</w:t>
        </w:r>
        <w:r w:rsidRPr="007D0BE0">
          <w:rPr>
            <w:rFonts w:ascii="Calibri" w:eastAsia="MS Mincho" w:hAnsi="Calibri"/>
            <w:noProof/>
            <w:sz w:val="22"/>
            <w:szCs w:val="22"/>
            <w:lang w:val="en-CA" w:eastAsia="en-CA"/>
          </w:rPr>
          <w:tab/>
        </w:r>
        <w:r w:rsidRPr="00B274BB">
          <w:rPr>
            <w:rStyle w:val="Lienhypertexte"/>
            <w:noProof/>
            <w:lang w:val="en-CA"/>
          </w:rPr>
          <w:t>Prefixes used in examples</w:t>
        </w:r>
        <w:r>
          <w:rPr>
            <w:noProof/>
            <w:webHidden/>
          </w:rPr>
          <w:tab/>
        </w:r>
        <w:r>
          <w:rPr>
            <w:noProof/>
            <w:webHidden/>
          </w:rPr>
          <w:fldChar w:fldCharType="begin"/>
        </w:r>
        <w:r>
          <w:rPr>
            <w:noProof/>
            <w:webHidden/>
          </w:rPr>
          <w:instrText xml:space="preserve"> PAGEREF _Toc446944624 \h </w:instrText>
        </w:r>
      </w:ins>
      <w:r>
        <w:rPr>
          <w:noProof/>
          <w:webHidden/>
        </w:rPr>
      </w:r>
      <w:r>
        <w:rPr>
          <w:noProof/>
          <w:webHidden/>
        </w:rPr>
        <w:fldChar w:fldCharType="separate"/>
      </w:r>
      <w:ins w:id="415" w:author="Eric Boisvert" w:date="2016-03-28T16:06:00Z">
        <w:r>
          <w:rPr>
            <w:noProof/>
            <w:webHidden/>
          </w:rPr>
          <w:t>204</w:t>
        </w:r>
        <w:r>
          <w:rPr>
            <w:noProof/>
            <w:webHidden/>
          </w:rPr>
          <w:fldChar w:fldCharType="end"/>
        </w:r>
        <w:r w:rsidRPr="00B274BB">
          <w:rPr>
            <w:rStyle w:val="Lienhypertexte"/>
            <w:noProof/>
          </w:rPr>
          <w:fldChar w:fldCharType="end"/>
        </w:r>
      </w:ins>
    </w:p>
    <w:p w14:paraId="4352C2B5" w14:textId="77777777" w:rsidR="003842F3" w:rsidRPr="007D0BE0" w:rsidRDefault="003842F3">
      <w:pPr>
        <w:pStyle w:val="TM2"/>
        <w:tabs>
          <w:tab w:val="left" w:pos="880"/>
          <w:tab w:val="right" w:leader="dot" w:pos="8630"/>
        </w:tabs>
        <w:rPr>
          <w:ins w:id="416" w:author="Eric Boisvert" w:date="2016-03-28T16:06:00Z"/>
          <w:rFonts w:ascii="Calibri" w:eastAsia="MS Mincho" w:hAnsi="Calibri"/>
          <w:noProof/>
          <w:sz w:val="22"/>
          <w:szCs w:val="22"/>
          <w:lang w:val="en-CA" w:eastAsia="en-CA"/>
        </w:rPr>
      </w:pPr>
      <w:ins w:id="41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8.2</w:t>
        </w:r>
        <w:r w:rsidRPr="007D0BE0">
          <w:rPr>
            <w:rFonts w:ascii="Calibri" w:eastAsia="MS Mincho" w:hAnsi="Calibri"/>
            <w:noProof/>
            <w:sz w:val="22"/>
            <w:szCs w:val="22"/>
            <w:lang w:val="en-CA" w:eastAsia="en-CA"/>
          </w:rPr>
          <w:tab/>
        </w:r>
        <w:r w:rsidRPr="00B274BB">
          <w:rPr>
            <w:rStyle w:val="Lienhypertexte"/>
            <w:noProof/>
            <w:lang w:val="en-CA"/>
          </w:rPr>
          <w:t>GeoSciML Core XML Abstract Requirements Class</w:t>
        </w:r>
        <w:r>
          <w:rPr>
            <w:noProof/>
            <w:webHidden/>
          </w:rPr>
          <w:tab/>
        </w:r>
        <w:r>
          <w:rPr>
            <w:noProof/>
            <w:webHidden/>
          </w:rPr>
          <w:fldChar w:fldCharType="begin"/>
        </w:r>
        <w:r>
          <w:rPr>
            <w:noProof/>
            <w:webHidden/>
          </w:rPr>
          <w:instrText xml:space="preserve"> PAGEREF _Toc446944625 \h </w:instrText>
        </w:r>
      </w:ins>
      <w:r>
        <w:rPr>
          <w:noProof/>
          <w:webHidden/>
        </w:rPr>
      </w:r>
      <w:r>
        <w:rPr>
          <w:noProof/>
          <w:webHidden/>
        </w:rPr>
        <w:fldChar w:fldCharType="separate"/>
      </w:r>
      <w:ins w:id="418" w:author="Eric Boisvert" w:date="2016-03-28T16:06:00Z">
        <w:r>
          <w:rPr>
            <w:noProof/>
            <w:webHidden/>
          </w:rPr>
          <w:t>205</w:t>
        </w:r>
        <w:r>
          <w:rPr>
            <w:noProof/>
            <w:webHidden/>
          </w:rPr>
          <w:fldChar w:fldCharType="end"/>
        </w:r>
        <w:r w:rsidRPr="00B274BB">
          <w:rPr>
            <w:rStyle w:val="Lienhypertexte"/>
            <w:noProof/>
          </w:rPr>
          <w:fldChar w:fldCharType="end"/>
        </w:r>
      </w:ins>
    </w:p>
    <w:p w14:paraId="5904837A" w14:textId="77777777" w:rsidR="003842F3" w:rsidRPr="007D0BE0" w:rsidRDefault="003842F3">
      <w:pPr>
        <w:pStyle w:val="TM3"/>
        <w:tabs>
          <w:tab w:val="left" w:pos="1320"/>
          <w:tab w:val="right" w:leader="dot" w:pos="8630"/>
        </w:tabs>
        <w:rPr>
          <w:ins w:id="419" w:author="Eric Boisvert" w:date="2016-03-28T16:06:00Z"/>
          <w:rFonts w:ascii="Calibri" w:eastAsia="MS Mincho" w:hAnsi="Calibri"/>
          <w:noProof/>
          <w:sz w:val="22"/>
          <w:szCs w:val="22"/>
          <w:lang w:val="en-CA" w:eastAsia="en-CA"/>
        </w:rPr>
      </w:pPr>
      <w:ins w:id="42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8.2.1</w:t>
        </w:r>
        <w:r w:rsidRPr="007D0BE0">
          <w:rPr>
            <w:rFonts w:ascii="Calibri" w:eastAsia="MS Mincho" w:hAnsi="Calibri"/>
            <w:noProof/>
            <w:sz w:val="22"/>
            <w:szCs w:val="22"/>
            <w:lang w:val="en-CA" w:eastAsia="en-CA"/>
          </w:rPr>
          <w:tab/>
        </w:r>
        <w:r w:rsidRPr="00B274BB">
          <w:rPr>
            <w:rStyle w:val="Lienhypertexte"/>
            <w:noProof/>
            <w:lang w:val="en-CA"/>
          </w:rPr>
          <w:t>XML document validation</w:t>
        </w:r>
        <w:r>
          <w:rPr>
            <w:noProof/>
            <w:webHidden/>
          </w:rPr>
          <w:tab/>
        </w:r>
        <w:r>
          <w:rPr>
            <w:noProof/>
            <w:webHidden/>
          </w:rPr>
          <w:fldChar w:fldCharType="begin"/>
        </w:r>
        <w:r>
          <w:rPr>
            <w:noProof/>
            <w:webHidden/>
          </w:rPr>
          <w:instrText xml:space="preserve"> PAGEREF _Toc446944626 \h </w:instrText>
        </w:r>
      </w:ins>
      <w:r>
        <w:rPr>
          <w:noProof/>
          <w:webHidden/>
        </w:rPr>
      </w:r>
      <w:r>
        <w:rPr>
          <w:noProof/>
          <w:webHidden/>
        </w:rPr>
        <w:fldChar w:fldCharType="separate"/>
      </w:r>
      <w:ins w:id="421" w:author="Eric Boisvert" w:date="2016-03-28T16:06:00Z">
        <w:r>
          <w:rPr>
            <w:noProof/>
            <w:webHidden/>
          </w:rPr>
          <w:t>205</w:t>
        </w:r>
        <w:r>
          <w:rPr>
            <w:noProof/>
            <w:webHidden/>
          </w:rPr>
          <w:fldChar w:fldCharType="end"/>
        </w:r>
        <w:r w:rsidRPr="00B274BB">
          <w:rPr>
            <w:rStyle w:val="Lienhypertexte"/>
            <w:noProof/>
          </w:rPr>
          <w:fldChar w:fldCharType="end"/>
        </w:r>
      </w:ins>
    </w:p>
    <w:p w14:paraId="1D34C47A" w14:textId="77777777" w:rsidR="003842F3" w:rsidRPr="007D0BE0" w:rsidRDefault="003842F3">
      <w:pPr>
        <w:pStyle w:val="TM3"/>
        <w:tabs>
          <w:tab w:val="left" w:pos="1320"/>
          <w:tab w:val="right" w:leader="dot" w:pos="8630"/>
        </w:tabs>
        <w:rPr>
          <w:ins w:id="422" w:author="Eric Boisvert" w:date="2016-03-28T16:06:00Z"/>
          <w:rFonts w:ascii="Calibri" w:eastAsia="MS Mincho" w:hAnsi="Calibri"/>
          <w:noProof/>
          <w:sz w:val="22"/>
          <w:szCs w:val="22"/>
          <w:lang w:val="en-CA" w:eastAsia="en-CA"/>
        </w:rPr>
      </w:pPr>
      <w:ins w:id="42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8.2.2</w:t>
        </w:r>
        <w:r w:rsidRPr="007D0BE0">
          <w:rPr>
            <w:rFonts w:ascii="Calibri" w:eastAsia="MS Mincho" w:hAnsi="Calibri"/>
            <w:noProof/>
            <w:sz w:val="22"/>
            <w:szCs w:val="22"/>
            <w:lang w:val="en-CA" w:eastAsia="en-CA"/>
          </w:rPr>
          <w:tab/>
        </w:r>
        <w:r w:rsidRPr="00B274BB">
          <w:rPr>
            <w:rStyle w:val="Lienhypertexte"/>
            <w:noProof/>
            <w:lang w:val="en-CA"/>
          </w:rPr>
          <w:t>Reference</w:t>
        </w:r>
        <w:r>
          <w:rPr>
            <w:noProof/>
            <w:webHidden/>
          </w:rPr>
          <w:tab/>
        </w:r>
        <w:r>
          <w:rPr>
            <w:noProof/>
            <w:webHidden/>
          </w:rPr>
          <w:fldChar w:fldCharType="begin"/>
        </w:r>
        <w:r>
          <w:rPr>
            <w:noProof/>
            <w:webHidden/>
          </w:rPr>
          <w:instrText xml:space="preserve"> PAGEREF _Toc446944627 \h </w:instrText>
        </w:r>
      </w:ins>
      <w:r>
        <w:rPr>
          <w:noProof/>
          <w:webHidden/>
        </w:rPr>
      </w:r>
      <w:r>
        <w:rPr>
          <w:noProof/>
          <w:webHidden/>
        </w:rPr>
        <w:fldChar w:fldCharType="separate"/>
      </w:r>
      <w:ins w:id="424" w:author="Eric Boisvert" w:date="2016-03-28T16:06:00Z">
        <w:r>
          <w:rPr>
            <w:noProof/>
            <w:webHidden/>
          </w:rPr>
          <w:t>206</w:t>
        </w:r>
        <w:r>
          <w:rPr>
            <w:noProof/>
            <w:webHidden/>
          </w:rPr>
          <w:fldChar w:fldCharType="end"/>
        </w:r>
        <w:r w:rsidRPr="00B274BB">
          <w:rPr>
            <w:rStyle w:val="Lienhypertexte"/>
            <w:noProof/>
          </w:rPr>
          <w:fldChar w:fldCharType="end"/>
        </w:r>
      </w:ins>
    </w:p>
    <w:p w14:paraId="0C62380B" w14:textId="77777777" w:rsidR="003842F3" w:rsidRPr="007D0BE0" w:rsidRDefault="003842F3">
      <w:pPr>
        <w:pStyle w:val="TM3"/>
        <w:tabs>
          <w:tab w:val="left" w:pos="1320"/>
          <w:tab w:val="right" w:leader="dot" w:pos="8630"/>
        </w:tabs>
        <w:rPr>
          <w:ins w:id="425" w:author="Eric Boisvert" w:date="2016-03-28T16:06:00Z"/>
          <w:rFonts w:ascii="Calibri" w:eastAsia="MS Mincho" w:hAnsi="Calibri"/>
          <w:noProof/>
          <w:sz w:val="22"/>
          <w:szCs w:val="22"/>
          <w:lang w:val="en-CA" w:eastAsia="en-CA"/>
        </w:rPr>
      </w:pPr>
      <w:ins w:id="42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8.2.3</w:t>
        </w:r>
        <w:r w:rsidRPr="007D0BE0">
          <w:rPr>
            <w:rFonts w:ascii="Calibri" w:eastAsia="MS Mincho" w:hAnsi="Calibri"/>
            <w:noProof/>
            <w:sz w:val="22"/>
            <w:szCs w:val="22"/>
            <w:lang w:val="en-CA" w:eastAsia="en-CA"/>
          </w:rPr>
          <w:tab/>
        </w:r>
        <w:r w:rsidRPr="00B274BB">
          <w:rPr>
            <w:rStyle w:val="Lienhypertexte"/>
            <w:noProof/>
            <w:lang w:val="en-CA"/>
          </w:rPr>
          <w:t>CodeList</w:t>
        </w:r>
        <w:r>
          <w:rPr>
            <w:noProof/>
            <w:webHidden/>
          </w:rPr>
          <w:tab/>
        </w:r>
        <w:r>
          <w:rPr>
            <w:noProof/>
            <w:webHidden/>
          </w:rPr>
          <w:fldChar w:fldCharType="begin"/>
        </w:r>
        <w:r>
          <w:rPr>
            <w:noProof/>
            <w:webHidden/>
          </w:rPr>
          <w:instrText xml:space="preserve"> PAGEREF _Toc446944628 \h </w:instrText>
        </w:r>
      </w:ins>
      <w:r>
        <w:rPr>
          <w:noProof/>
          <w:webHidden/>
        </w:rPr>
      </w:r>
      <w:r>
        <w:rPr>
          <w:noProof/>
          <w:webHidden/>
        </w:rPr>
        <w:fldChar w:fldCharType="separate"/>
      </w:r>
      <w:ins w:id="427" w:author="Eric Boisvert" w:date="2016-03-28T16:06:00Z">
        <w:r>
          <w:rPr>
            <w:noProof/>
            <w:webHidden/>
          </w:rPr>
          <w:t>208</w:t>
        </w:r>
        <w:r>
          <w:rPr>
            <w:noProof/>
            <w:webHidden/>
          </w:rPr>
          <w:fldChar w:fldCharType="end"/>
        </w:r>
        <w:r w:rsidRPr="00B274BB">
          <w:rPr>
            <w:rStyle w:val="Lienhypertexte"/>
            <w:noProof/>
          </w:rPr>
          <w:fldChar w:fldCharType="end"/>
        </w:r>
      </w:ins>
    </w:p>
    <w:p w14:paraId="2F0CA88F" w14:textId="77777777" w:rsidR="003842F3" w:rsidRPr="007D0BE0" w:rsidRDefault="003842F3">
      <w:pPr>
        <w:pStyle w:val="TM3"/>
        <w:tabs>
          <w:tab w:val="left" w:pos="1320"/>
          <w:tab w:val="right" w:leader="dot" w:pos="8630"/>
        </w:tabs>
        <w:rPr>
          <w:ins w:id="428" w:author="Eric Boisvert" w:date="2016-03-28T16:06:00Z"/>
          <w:rFonts w:ascii="Calibri" w:eastAsia="MS Mincho" w:hAnsi="Calibri"/>
          <w:noProof/>
          <w:sz w:val="22"/>
          <w:szCs w:val="22"/>
          <w:lang w:val="en-CA" w:eastAsia="en-CA"/>
        </w:rPr>
      </w:pPr>
      <w:ins w:id="42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"_Toc446944629"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8.2.4</w:t>
        </w:r>
        <w:r w:rsidRPr="007D0BE0">
          <w:rPr>
            <w:rFonts w:ascii="Calibri" w:eastAsia="MS Mincho" w:hAnsi="Calibri"/>
            <w:noProof/>
            <w:sz w:val="22"/>
            <w:szCs w:val="22"/>
            <w:lang w:val="en-CA" w:eastAsia="en-CA"/>
          </w:rPr>
          <w:tab/>
        </w:r>
        <w:r w:rsidRPr="00B274BB">
          <w:rPr>
            <w:rStyle w:val="Lienhypertexte"/>
            <w:noProof/>
            <w:lang w:val="en-CA"/>
          </w:rPr>
          <w:t>Identifiers</w:t>
        </w:r>
        <w:r>
          <w:rPr>
            <w:noProof/>
            <w:webHidden/>
          </w:rPr>
          <w:tab/>
        </w:r>
        <w:r>
          <w:rPr>
            <w:noProof/>
            <w:webHidden/>
          </w:rPr>
          <w:fldChar w:fldCharType="begin"/>
        </w:r>
        <w:r>
          <w:rPr>
            <w:noProof/>
            <w:webHidden/>
          </w:rPr>
          <w:instrText xml:space="preserve"> PAGEREF _Toc446944629 \h </w:instrText>
        </w:r>
      </w:ins>
      <w:r>
        <w:rPr>
          <w:noProof/>
          <w:webHidden/>
        </w:rPr>
      </w:r>
      <w:r>
        <w:rPr>
          <w:noProof/>
          <w:webHidden/>
        </w:rPr>
        <w:fldChar w:fldCharType="separate"/>
      </w:r>
      <w:ins w:id="430" w:author="Eric Boisvert" w:date="2016-03-28T16:06:00Z">
        <w:r>
          <w:rPr>
            <w:noProof/>
            <w:webHidden/>
          </w:rPr>
          <w:t>208</w:t>
        </w:r>
        <w:r>
          <w:rPr>
            <w:noProof/>
            <w:webHidden/>
          </w:rPr>
          <w:fldChar w:fldCharType="end"/>
        </w:r>
        <w:r w:rsidRPr="00B274BB">
          <w:rPr>
            <w:rStyle w:val="Lienhypertexte"/>
            <w:noProof/>
          </w:rPr>
          <w:fldChar w:fldCharType="end"/>
        </w:r>
      </w:ins>
    </w:p>
    <w:p w14:paraId="13AB3006" w14:textId="77777777" w:rsidR="003842F3" w:rsidRPr="007D0BE0" w:rsidRDefault="003842F3">
      <w:pPr>
        <w:pStyle w:val="TM3"/>
        <w:tabs>
          <w:tab w:val="left" w:pos="1320"/>
          <w:tab w:val="right" w:leader="dot" w:pos="8630"/>
        </w:tabs>
        <w:rPr>
          <w:ins w:id="431" w:author="Eric Boisvert" w:date="2016-03-28T16:06:00Z"/>
          <w:rFonts w:ascii="Calibri" w:eastAsia="MS Mincho" w:hAnsi="Calibri"/>
          <w:noProof/>
          <w:sz w:val="22"/>
          <w:szCs w:val="22"/>
          <w:lang w:val="en-CA" w:eastAsia="en-CA"/>
        </w:rPr>
      </w:pPr>
      <w:ins w:id="43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8.2.5</w:t>
        </w:r>
        <w:r w:rsidRPr="007D0BE0">
          <w:rPr>
            <w:rFonts w:ascii="Calibri" w:eastAsia="MS Mincho" w:hAnsi="Calibri"/>
            <w:noProof/>
            <w:sz w:val="22"/>
            <w:szCs w:val="22"/>
            <w:lang w:val="en-CA" w:eastAsia="en-CA"/>
          </w:rPr>
          <w:tab/>
        </w:r>
        <w:r w:rsidRPr="00B274BB">
          <w:rPr>
            <w:rStyle w:val="Lienhypertexte"/>
            <w:noProof/>
            <w:lang w:val="en-CA"/>
          </w:rPr>
          <w:t>Nillables or Voidables</w:t>
        </w:r>
        <w:r>
          <w:rPr>
            <w:noProof/>
            <w:webHidden/>
          </w:rPr>
          <w:tab/>
        </w:r>
        <w:r>
          <w:rPr>
            <w:noProof/>
            <w:webHidden/>
          </w:rPr>
          <w:fldChar w:fldCharType="begin"/>
        </w:r>
        <w:r>
          <w:rPr>
            <w:noProof/>
            <w:webHidden/>
          </w:rPr>
          <w:instrText xml:space="preserve"> PAGEREF _Toc446944630 \h </w:instrText>
        </w:r>
      </w:ins>
      <w:r>
        <w:rPr>
          <w:noProof/>
          <w:webHidden/>
        </w:rPr>
      </w:r>
      <w:r>
        <w:rPr>
          <w:noProof/>
          <w:webHidden/>
        </w:rPr>
        <w:fldChar w:fldCharType="separate"/>
      </w:r>
      <w:ins w:id="433" w:author="Eric Boisvert" w:date="2016-03-28T16:06:00Z">
        <w:r>
          <w:rPr>
            <w:noProof/>
            <w:webHidden/>
          </w:rPr>
          <w:t>209</w:t>
        </w:r>
        <w:r>
          <w:rPr>
            <w:noProof/>
            <w:webHidden/>
          </w:rPr>
          <w:fldChar w:fldCharType="end"/>
        </w:r>
        <w:r w:rsidRPr="00B274BB">
          <w:rPr>
            <w:rStyle w:val="Lienhypertexte"/>
            <w:noProof/>
          </w:rPr>
          <w:fldChar w:fldCharType="end"/>
        </w:r>
      </w:ins>
    </w:p>
    <w:p w14:paraId="295E00E4" w14:textId="77777777" w:rsidR="003842F3" w:rsidRPr="007D0BE0" w:rsidRDefault="003842F3">
      <w:pPr>
        <w:pStyle w:val="TM3"/>
        <w:tabs>
          <w:tab w:val="left" w:pos="1320"/>
          <w:tab w:val="right" w:leader="dot" w:pos="8630"/>
        </w:tabs>
        <w:rPr>
          <w:ins w:id="434" w:author="Eric Boisvert" w:date="2016-03-28T16:06:00Z"/>
          <w:rFonts w:ascii="Calibri" w:eastAsia="MS Mincho" w:hAnsi="Calibri"/>
          <w:noProof/>
          <w:sz w:val="22"/>
          <w:szCs w:val="22"/>
          <w:lang w:val="en-CA" w:eastAsia="en-CA"/>
        </w:rPr>
      </w:pPr>
      <w:ins w:id="43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bidi="x-none"/>
          </w:rPr>
          <w:t>8.2.6</w:t>
        </w:r>
        <w:r w:rsidRPr="007D0BE0">
          <w:rPr>
            <w:rFonts w:ascii="Calibri" w:eastAsia="MS Mincho" w:hAnsi="Calibri"/>
            <w:noProof/>
            <w:sz w:val="22"/>
            <w:szCs w:val="22"/>
            <w:lang w:val="en-CA" w:eastAsia="en-CA"/>
          </w:rPr>
          <w:tab/>
        </w:r>
        <w:r w:rsidRPr="00B274BB">
          <w:rPr>
            <w:rStyle w:val="Lienhypertexte"/>
            <w:noProof/>
            <w:lang w:val="en-CA"/>
          </w:rPr>
          <w:t>Date encoding</w:t>
        </w:r>
        <w:r>
          <w:rPr>
            <w:noProof/>
            <w:webHidden/>
          </w:rPr>
          <w:tab/>
        </w:r>
        <w:r>
          <w:rPr>
            <w:noProof/>
            <w:webHidden/>
          </w:rPr>
          <w:fldChar w:fldCharType="begin"/>
        </w:r>
        <w:r>
          <w:rPr>
            <w:noProof/>
            <w:webHidden/>
          </w:rPr>
          <w:instrText xml:space="preserve"> PAGEREF _Toc446944631 \h </w:instrText>
        </w:r>
      </w:ins>
      <w:r>
        <w:rPr>
          <w:noProof/>
          <w:webHidden/>
        </w:rPr>
      </w:r>
      <w:r>
        <w:rPr>
          <w:noProof/>
          <w:webHidden/>
        </w:rPr>
        <w:fldChar w:fldCharType="separate"/>
      </w:r>
      <w:ins w:id="436" w:author="Eric Boisvert" w:date="2016-03-28T16:06:00Z">
        <w:r>
          <w:rPr>
            <w:noProof/>
            <w:webHidden/>
          </w:rPr>
          <w:t>209</w:t>
        </w:r>
        <w:r>
          <w:rPr>
            <w:noProof/>
            <w:webHidden/>
          </w:rPr>
          <w:fldChar w:fldCharType="end"/>
        </w:r>
        <w:r w:rsidRPr="00B274BB">
          <w:rPr>
            <w:rStyle w:val="Lienhypertexte"/>
            <w:noProof/>
          </w:rPr>
          <w:fldChar w:fldCharType="end"/>
        </w:r>
      </w:ins>
    </w:p>
    <w:p w14:paraId="1654F2D6" w14:textId="77777777" w:rsidR="003842F3" w:rsidRPr="007D0BE0" w:rsidRDefault="003842F3">
      <w:pPr>
        <w:pStyle w:val="TM3"/>
        <w:tabs>
          <w:tab w:val="left" w:pos="1320"/>
          <w:tab w:val="right" w:leader="dot" w:pos="8630"/>
        </w:tabs>
        <w:rPr>
          <w:ins w:id="437" w:author="Eric Boisvert" w:date="2016-03-28T16:06:00Z"/>
          <w:rFonts w:ascii="Calibri" w:eastAsia="MS Mincho" w:hAnsi="Calibri"/>
          <w:noProof/>
          <w:sz w:val="22"/>
          <w:szCs w:val="22"/>
          <w:lang w:val="en-CA" w:eastAsia="en-CA"/>
        </w:rPr>
      </w:pPr>
      <w:ins w:id="43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8.2.7</w:t>
        </w:r>
        <w:r w:rsidRPr="007D0BE0">
          <w:rPr>
            <w:rFonts w:ascii="Calibri" w:eastAsia="MS Mincho" w:hAnsi="Calibri"/>
            <w:noProof/>
            <w:sz w:val="22"/>
            <w:szCs w:val="22"/>
            <w:lang w:val="en-CA" w:eastAsia="en-CA"/>
          </w:rPr>
          <w:tab/>
        </w:r>
        <w:r w:rsidRPr="00B274BB">
          <w:rPr>
            <w:rStyle w:val="Lienhypertexte"/>
            <w:noProof/>
          </w:rPr>
          <w:t>Units of Measure</w:t>
        </w:r>
        <w:r>
          <w:rPr>
            <w:noProof/>
            <w:webHidden/>
          </w:rPr>
          <w:tab/>
        </w:r>
        <w:r>
          <w:rPr>
            <w:noProof/>
            <w:webHidden/>
          </w:rPr>
          <w:fldChar w:fldCharType="begin"/>
        </w:r>
        <w:r>
          <w:rPr>
            <w:noProof/>
            <w:webHidden/>
          </w:rPr>
          <w:instrText xml:space="preserve"> PAGEREF _Toc446944632 \h </w:instrText>
        </w:r>
      </w:ins>
      <w:r>
        <w:rPr>
          <w:noProof/>
          <w:webHidden/>
        </w:rPr>
      </w:r>
      <w:r>
        <w:rPr>
          <w:noProof/>
          <w:webHidden/>
        </w:rPr>
        <w:fldChar w:fldCharType="separate"/>
      </w:r>
      <w:ins w:id="439" w:author="Eric Boisvert" w:date="2016-03-28T16:06:00Z">
        <w:r>
          <w:rPr>
            <w:noProof/>
            <w:webHidden/>
          </w:rPr>
          <w:t>210</w:t>
        </w:r>
        <w:r>
          <w:rPr>
            <w:noProof/>
            <w:webHidden/>
          </w:rPr>
          <w:fldChar w:fldCharType="end"/>
        </w:r>
        <w:r w:rsidRPr="00B274BB">
          <w:rPr>
            <w:rStyle w:val="Lienhypertexte"/>
            <w:noProof/>
          </w:rPr>
          <w:fldChar w:fldCharType="end"/>
        </w:r>
      </w:ins>
    </w:p>
    <w:p w14:paraId="53F4C492" w14:textId="77777777" w:rsidR="003842F3" w:rsidRPr="007D0BE0" w:rsidRDefault="003842F3">
      <w:pPr>
        <w:pStyle w:val="TM2"/>
        <w:tabs>
          <w:tab w:val="left" w:pos="880"/>
          <w:tab w:val="right" w:leader="dot" w:pos="8630"/>
        </w:tabs>
        <w:rPr>
          <w:ins w:id="440" w:author="Eric Boisvert" w:date="2016-03-28T16:06:00Z"/>
          <w:rFonts w:ascii="Calibri" w:eastAsia="MS Mincho" w:hAnsi="Calibri"/>
          <w:noProof/>
          <w:sz w:val="22"/>
          <w:szCs w:val="22"/>
          <w:lang w:val="en-CA" w:eastAsia="en-CA"/>
        </w:rPr>
      </w:pPr>
      <w:ins w:id="44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8.3</w:t>
        </w:r>
        <w:r w:rsidRPr="007D0BE0">
          <w:rPr>
            <w:rFonts w:ascii="Calibri" w:eastAsia="MS Mincho" w:hAnsi="Calibri"/>
            <w:noProof/>
            <w:sz w:val="22"/>
            <w:szCs w:val="22"/>
            <w:lang w:val="en-CA" w:eastAsia="en-CA"/>
          </w:rPr>
          <w:tab/>
        </w:r>
        <w:r w:rsidRPr="00B274BB">
          <w:rPr>
            <w:rStyle w:val="Lienhypertexte"/>
            <w:noProof/>
            <w:lang w:val="en-CA"/>
          </w:rPr>
          <w:t>Abstract GeoSciML Portrayal XML Requirements Class</w:t>
        </w:r>
        <w:r>
          <w:rPr>
            <w:noProof/>
            <w:webHidden/>
          </w:rPr>
          <w:tab/>
        </w:r>
        <w:r>
          <w:rPr>
            <w:noProof/>
            <w:webHidden/>
          </w:rPr>
          <w:fldChar w:fldCharType="begin"/>
        </w:r>
        <w:r>
          <w:rPr>
            <w:noProof/>
            <w:webHidden/>
          </w:rPr>
          <w:instrText xml:space="preserve"> PAGEREF _Toc446944633 \h </w:instrText>
        </w:r>
      </w:ins>
      <w:r>
        <w:rPr>
          <w:noProof/>
          <w:webHidden/>
        </w:rPr>
      </w:r>
      <w:r>
        <w:rPr>
          <w:noProof/>
          <w:webHidden/>
        </w:rPr>
        <w:fldChar w:fldCharType="separate"/>
      </w:r>
      <w:ins w:id="442" w:author="Eric Boisvert" w:date="2016-03-28T16:06:00Z">
        <w:r>
          <w:rPr>
            <w:noProof/>
            <w:webHidden/>
          </w:rPr>
          <w:t>210</w:t>
        </w:r>
        <w:r>
          <w:rPr>
            <w:noProof/>
            <w:webHidden/>
          </w:rPr>
          <w:fldChar w:fldCharType="end"/>
        </w:r>
        <w:r w:rsidRPr="00B274BB">
          <w:rPr>
            <w:rStyle w:val="Lienhypertexte"/>
            <w:noProof/>
          </w:rPr>
          <w:fldChar w:fldCharType="end"/>
        </w:r>
      </w:ins>
    </w:p>
    <w:p w14:paraId="70260428" w14:textId="77777777" w:rsidR="003842F3" w:rsidRPr="007D0BE0" w:rsidRDefault="003842F3">
      <w:pPr>
        <w:pStyle w:val="TM2"/>
        <w:tabs>
          <w:tab w:val="left" w:pos="880"/>
          <w:tab w:val="right" w:leader="dot" w:pos="8630"/>
        </w:tabs>
        <w:rPr>
          <w:ins w:id="443" w:author="Eric Boisvert" w:date="2016-03-28T16:06:00Z"/>
          <w:rFonts w:ascii="Calibri" w:eastAsia="MS Mincho" w:hAnsi="Calibri"/>
          <w:noProof/>
          <w:sz w:val="22"/>
          <w:szCs w:val="22"/>
          <w:lang w:val="en-CA" w:eastAsia="en-CA"/>
        </w:rPr>
      </w:pPr>
      <w:ins w:id="44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8.4</w:t>
        </w:r>
        <w:r w:rsidRPr="007D0BE0">
          <w:rPr>
            <w:rFonts w:ascii="Calibri" w:eastAsia="MS Mincho" w:hAnsi="Calibri"/>
            <w:noProof/>
            <w:sz w:val="22"/>
            <w:szCs w:val="22"/>
            <w:lang w:val="en-CA" w:eastAsia="en-CA"/>
          </w:rPr>
          <w:tab/>
        </w:r>
        <w:r w:rsidRPr="00B274BB">
          <w:rPr>
            <w:rStyle w:val="Lienhypertexte"/>
            <w:noProof/>
          </w:rPr>
          <w:t>GeoSciML Portrayal GML 3.1 profile</w:t>
        </w:r>
        <w:r>
          <w:rPr>
            <w:noProof/>
            <w:webHidden/>
          </w:rPr>
          <w:tab/>
        </w:r>
        <w:r>
          <w:rPr>
            <w:noProof/>
            <w:webHidden/>
          </w:rPr>
          <w:fldChar w:fldCharType="begin"/>
        </w:r>
        <w:r>
          <w:rPr>
            <w:noProof/>
            <w:webHidden/>
          </w:rPr>
          <w:instrText xml:space="preserve"> PAGEREF _Toc446944634 \h </w:instrText>
        </w:r>
      </w:ins>
      <w:r>
        <w:rPr>
          <w:noProof/>
          <w:webHidden/>
        </w:rPr>
      </w:r>
      <w:r>
        <w:rPr>
          <w:noProof/>
          <w:webHidden/>
        </w:rPr>
        <w:fldChar w:fldCharType="separate"/>
      </w:r>
      <w:ins w:id="445" w:author="Eric Boisvert" w:date="2016-03-28T16:06:00Z">
        <w:r>
          <w:rPr>
            <w:noProof/>
            <w:webHidden/>
          </w:rPr>
          <w:t>212</w:t>
        </w:r>
        <w:r>
          <w:rPr>
            <w:noProof/>
            <w:webHidden/>
          </w:rPr>
          <w:fldChar w:fldCharType="end"/>
        </w:r>
        <w:r w:rsidRPr="00B274BB">
          <w:rPr>
            <w:rStyle w:val="Lienhypertexte"/>
            <w:noProof/>
          </w:rPr>
          <w:fldChar w:fldCharType="end"/>
        </w:r>
      </w:ins>
    </w:p>
    <w:p w14:paraId="7D7A5AAE" w14:textId="77777777" w:rsidR="003842F3" w:rsidRPr="007D0BE0" w:rsidRDefault="003842F3">
      <w:pPr>
        <w:pStyle w:val="TM2"/>
        <w:tabs>
          <w:tab w:val="left" w:pos="880"/>
          <w:tab w:val="right" w:leader="dot" w:pos="8630"/>
        </w:tabs>
        <w:rPr>
          <w:ins w:id="446" w:author="Eric Boisvert" w:date="2016-03-28T16:06:00Z"/>
          <w:rFonts w:ascii="Calibri" w:eastAsia="MS Mincho" w:hAnsi="Calibri"/>
          <w:noProof/>
          <w:sz w:val="22"/>
          <w:szCs w:val="22"/>
          <w:lang w:val="en-CA" w:eastAsia="en-CA"/>
        </w:rPr>
      </w:pPr>
      <w:ins w:id="44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8.5</w:t>
        </w:r>
        <w:r w:rsidRPr="007D0BE0">
          <w:rPr>
            <w:rFonts w:ascii="Calibri" w:eastAsia="MS Mincho" w:hAnsi="Calibri"/>
            <w:noProof/>
            <w:sz w:val="22"/>
            <w:szCs w:val="22"/>
            <w:lang w:val="en-CA" w:eastAsia="en-CA"/>
          </w:rPr>
          <w:tab/>
        </w:r>
        <w:r w:rsidRPr="00B274BB">
          <w:rPr>
            <w:rStyle w:val="Lienhypertexte"/>
            <w:noProof/>
            <w:lang w:val="en-CA"/>
          </w:rPr>
          <w:t>GeoSciML Basic XML Requirements Class</w:t>
        </w:r>
        <w:r>
          <w:rPr>
            <w:noProof/>
            <w:webHidden/>
          </w:rPr>
          <w:tab/>
        </w:r>
        <w:r>
          <w:rPr>
            <w:noProof/>
            <w:webHidden/>
          </w:rPr>
          <w:fldChar w:fldCharType="begin"/>
        </w:r>
        <w:r>
          <w:rPr>
            <w:noProof/>
            <w:webHidden/>
          </w:rPr>
          <w:instrText xml:space="preserve"> PAGEREF _Toc446944635 \h </w:instrText>
        </w:r>
      </w:ins>
      <w:r>
        <w:rPr>
          <w:noProof/>
          <w:webHidden/>
        </w:rPr>
      </w:r>
      <w:r>
        <w:rPr>
          <w:noProof/>
          <w:webHidden/>
        </w:rPr>
        <w:fldChar w:fldCharType="separate"/>
      </w:r>
      <w:ins w:id="448" w:author="Eric Boisvert" w:date="2016-03-28T16:06:00Z">
        <w:r>
          <w:rPr>
            <w:noProof/>
            <w:webHidden/>
          </w:rPr>
          <w:t>213</w:t>
        </w:r>
        <w:r>
          <w:rPr>
            <w:noProof/>
            <w:webHidden/>
          </w:rPr>
          <w:fldChar w:fldCharType="end"/>
        </w:r>
        <w:r w:rsidRPr="00B274BB">
          <w:rPr>
            <w:rStyle w:val="Lienhypertexte"/>
            <w:noProof/>
          </w:rPr>
          <w:fldChar w:fldCharType="end"/>
        </w:r>
      </w:ins>
    </w:p>
    <w:p w14:paraId="59F5B1A2" w14:textId="77777777" w:rsidR="003842F3" w:rsidRPr="007D0BE0" w:rsidRDefault="003842F3">
      <w:pPr>
        <w:pStyle w:val="TM3"/>
        <w:tabs>
          <w:tab w:val="left" w:pos="1320"/>
          <w:tab w:val="right" w:leader="dot" w:pos="8630"/>
        </w:tabs>
        <w:rPr>
          <w:ins w:id="449" w:author="Eric Boisvert" w:date="2016-03-28T16:06:00Z"/>
          <w:rFonts w:ascii="Calibri" w:eastAsia="MS Mincho" w:hAnsi="Calibri"/>
          <w:noProof/>
          <w:sz w:val="22"/>
          <w:szCs w:val="22"/>
          <w:lang w:val="en-CA" w:eastAsia="en-CA"/>
        </w:rPr>
      </w:pPr>
      <w:ins w:id="45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8.5.1</w:t>
        </w:r>
        <w:r w:rsidRPr="007D0BE0">
          <w:rPr>
            <w:rFonts w:ascii="Calibri" w:eastAsia="MS Mincho" w:hAnsi="Calibri"/>
            <w:noProof/>
            <w:sz w:val="22"/>
            <w:szCs w:val="22"/>
            <w:lang w:val="en-CA" w:eastAsia="en-CA"/>
          </w:rPr>
          <w:tab/>
        </w:r>
        <w:r w:rsidRPr="00B274BB">
          <w:rPr>
            <w:rStyle w:val="Lienhypertexte"/>
            <w:noProof/>
          </w:rPr>
          <w:t>relatedFeature</w:t>
        </w:r>
        <w:r>
          <w:rPr>
            <w:noProof/>
            <w:webHidden/>
          </w:rPr>
          <w:tab/>
        </w:r>
        <w:r>
          <w:rPr>
            <w:noProof/>
            <w:webHidden/>
          </w:rPr>
          <w:fldChar w:fldCharType="begin"/>
        </w:r>
        <w:r>
          <w:rPr>
            <w:noProof/>
            <w:webHidden/>
          </w:rPr>
          <w:instrText xml:space="preserve"> PAGEREF _Toc446944636 \h </w:instrText>
        </w:r>
      </w:ins>
      <w:r>
        <w:rPr>
          <w:noProof/>
          <w:webHidden/>
        </w:rPr>
      </w:r>
      <w:r>
        <w:rPr>
          <w:noProof/>
          <w:webHidden/>
        </w:rPr>
        <w:fldChar w:fldCharType="separate"/>
      </w:r>
      <w:ins w:id="451" w:author="Eric Boisvert" w:date="2016-03-28T16:06:00Z">
        <w:r>
          <w:rPr>
            <w:noProof/>
            <w:webHidden/>
          </w:rPr>
          <w:t>214</w:t>
        </w:r>
        <w:r>
          <w:rPr>
            <w:noProof/>
            <w:webHidden/>
          </w:rPr>
          <w:fldChar w:fldCharType="end"/>
        </w:r>
        <w:r w:rsidRPr="00B274BB">
          <w:rPr>
            <w:rStyle w:val="Lienhypertexte"/>
            <w:noProof/>
          </w:rPr>
          <w:fldChar w:fldCharType="end"/>
        </w:r>
      </w:ins>
    </w:p>
    <w:p w14:paraId="41AC6766" w14:textId="77777777" w:rsidR="003842F3" w:rsidRPr="007D0BE0" w:rsidRDefault="003842F3">
      <w:pPr>
        <w:pStyle w:val="TM2"/>
        <w:tabs>
          <w:tab w:val="left" w:pos="880"/>
          <w:tab w:val="right" w:leader="dot" w:pos="8630"/>
        </w:tabs>
        <w:rPr>
          <w:ins w:id="452" w:author="Eric Boisvert" w:date="2016-03-28T16:06:00Z"/>
          <w:rFonts w:ascii="Calibri" w:eastAsia="MS Mincho" w:hAnsi="Calibri"/>
          <w:noProof/>
          <w:sz w:val="22"/>
          <w:szCs w:val="22"/>
          <w:lang w:val="en-CA" w:eastAsia="en-CA"/>
        </w:rPr>
      </w:pPr>
      <w:ins w:id="45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8.6</w:t>
        </w:r>
        <w:r w:rsidRPr="007D0BE0">
          <w:rPr>
            <w:rFonts w:ascii="Calibri" w:eastAsia="MS Mincho" w:hAnsi="Calibri"/>
            <w:noProof/>
            <w:sz w:val="22"/>
            <w:szCs w:val="22"/>
            <w:lang w:val="en-CA" w:eastAsia="en-CA"/>
          </w:rPr>
          <w:tab/>
        </w:r>
        <w:r w:rsidRPr="00B274BB">
          <w:rPr>
            <w:rStyle w:val="Lienhypertexte"/>
            <w:noProof/>
            <w:lang w:val="en-CA"/>
          </w:rPr>
          <w:t>GeoSciML Extension XML Requirements Class</w:t>
        </w:r>
        <w:r>
          <w:rPr>
            <w:noProof/>
            <w:webHidden/>
          </w:rPr>
          <w:tab/>
        </w:r>
        <w:r>
          <w:rPr>
            <w:noProof/>
            <w:webHidden/>
          </w:rPr>
          <w:fldChar w:fldCharType="begin"/>
        </w:r>
        <w:r>
          <w:rPr>
            <w:noProof/>
            <w:webHidden/>
          </w:rPr>
          <w:instrText xml:space="preserve"> PAGEREF _Toc446944637 \h </w:instrText>
        </w:r>
      </w:ins>
      <w:r>
        <w:rPr>
          <w:noProof/>
          <w:webHidden/>
        </w:rPr>
      </w:r>
      <w:r>
        <w:rPr>
          <w:noProof/>
          <w:webHidden/>
        </w:rPr>
        <w:fldChar w:fldCharType="separate"/>
      </w:r>
      <w:ins w:id="454" w:author="Eric Boisvert" w:date="2016-03-28T16:06:00Z">
        <w:r>
          <w:rPr>
            <w:noProof/>
            <w:webHidden/>
          </w:rPr>
          <w:t>214</w:t>
        </w:r>
        <w:r>
          <w:rPr>
            <w:noProof/>
            <w:webHidden/>
          </w:rPr>
          <w:fldChar w:fldCharType="end"/>
        </w:r>
        <w:r w:rsidRPr="00B274BB">
          <w:rPr>
            <w:rStyle w:val="Lienhypertexte"/>
            <w:noProof/>
          </w:rPr>
          <w:fldChar w:fldCharType="end"/>
        </w:r>
      </w:ins>
    </w:p>
    <w:p w14:paraId="0E077BD7" w14:textId="77777777" w:rsidR="003842F3" w:rsidRPr="007D0BE0" w:rsidRDefault="003842F3">
      <w:pPr>
        <w:pStyle w:val="TM2"/>
        <w:tabs>
          <w:tab w:val="left" w:pos="880"/>
          <w:tab w:val="right" w:leader="dot" w:pos="8630"/>
        </w:tabs>
        <w:rPr>
          <w:ins w:id="455" w:author="Eric Boisvert" w:date="2016-03-28T16:06:00Z"/>
          <w:rFonts w:ascii="Calibri" w:eastAsia="MS Mincho" w:hAnsi="Calibri"/>
          <w:noProof/>
          <w:sz w:val="22"/>
          <w:szCs w:val="22"/>
          <w:lang w:val="en-CA" w:eastAsia="en-CA"/>
        </w:rPr>
      </w:pPr>
      <w:ins w:id="456" w:author="Eric Boisvert" w:date="2016-03-28T16:06:00Z">
        <w:r w:rsidRPr="00B274BB">
          <w:rPr>
            <w:rStyle w:val="Lienhypertexte"/>
            <w:noProof/>
          </w:rPr>
          <w:lastRenderedPageBreak/>
          <w:fldChar w:fldCharType="begin"/>
        </w:r>
        <w:r w:rsidRPr="00B274BB">
          <w:rPr>
            <w:rStyle w:val="Lienhypertexte"/>
            <w:noProof/>
          </w:rPr>
          <w:instrText xml:space="preserve"> </w:instrText>
        </w:r>
        <w:r>
          <w:rPr>
            <w:noProof/>
          </w:rPr>
          <w:instrText>HYPERLINK \l "_Toc446944638"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8.7</w:t>
        </w:r>
        <w:r w:rsidRPr="007D0BE0">
          <w:rPr>
            <w:rFonts w:ascii="Calibri" w:eastAsia="MS Mincho" w:hAnsi="Calibri"/>
            <w:noProof/>
            <w:sz w:val="22"/>
            <w:szCs w:val="22"/>
            <w:lang w:val="en-CA" w:eastAsia="en-CA"/>
          </w:rPr>
          <w:tab/>
        </w:r>
        <w:r w:rsidRPr="00B274BB">
          <w:rPr>
            <w:rStyle w:val="Lienhypertexte"/>
            <w:noProof/>
            <w:lang w:val="en-CA"/>
          </w:rPr>
          <w:t>GeoSciML Geologic Time XML Requirements Class</w:t>
        </w:r>
        <w:r>
          <w:rPr>
            <w:noProof/>
            <w:webHidden/>
          </w:rPr>
          <w:tab/>
        </w:r>
        <w:r>
          <w:rPr>
            <w:noProof/>
            <w:webHidden/>
          </w:rPr>
          <w:fldChar w:fldCharType="begin"/>
        </w:r>
        <w:r>
          <w:rPr>
            <w:noProof/>
            <w:webHidden/>
          </w:rPr>
          <w:instrText xml:space="preserve"> PAGEREF _Toc446944638 \h </w:instrText>
        </w:r>
      </w:ins>
      <w:r>
        <w:rPr>
          <w:noProof/>
          <w:webHidden/>
        </w:rPr>
      </w:r>
      <w:r>
        <w:rPr>
          <w:noProof/>
          <w:webHidden/>
        </w:rPr>
        <w:fldChar w:fldCharType="separate"/>
      </w:r>
      <w:ins w:id="457" w:author="Eric Boisvert" w:date="2016-03-28T16:06:00Z">
        <w:r>
          <w:rPr>
            <w:noProof/>
            <w:webHidden/>
          </w:rPr>
          <w:t>215</w:t>
        </w:r>
        <w:r>
          <w:rPr>
            <w:noProof/>
            <w:webHidden/>
          </w:rPr>
          <w:fldChar w:fldCharType="end"/>
        </w:r>
        <w:r w:rsidRPr="00B274BB">
          <w:rPr>
            <w:rStyle w:val="Lienhypertexte"/>
            <w:noProof/>
          </w:rPr>
          <w:fldChar w:fldCharType="end"/>
        </w:r>
      </w:ins>
    </w:p>
    <w:p w14:paraId="50269B08" w14:textId="77777777" w:rsidR="003842F3" w:rsidRPr="007D0BE0" w:rsidRDefault="003842F3">
      <w:pPr>
        <w:pStyle w:val="TM2"/>
        <w:tabs>
          <w:tab w:val="left" w:pos="880"/>
          <w:tab w:val="right" w:leader="dot" w:pos="8630"/>
        </w:tabs>
        <w:rPr>
          <w:ins w:id="458" w:author="Eric Boisvert" w:date="2016-03-28T16:06:00Z"/>
          <w:rFonts w:ascii="Calibri" w:eastAsia="MS Mincho" w:hAnsi="Calibri"/>
          <w:noProof/>
          <w:sz w:val="22"/>
          <w:szCs w:val="22"/>
          <w:lang w:val="en-CA" w:eastAsia="en-CA"/>
        </w:rPr>
      </w:pPr>
      <w:ins w:id="45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"_Toc446944639"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8.8</w:t>
        </w:r>
        <w:r w:rsidRPr="007D0BE0">
          <w:rPr>
            <w:rFonts w:ascii="Calibri" w:eastAsia="MS Mincho" w:hAnsi="Calibri"/>
            <w:noProof/>
            <w:sz w:val="22"/>
            <w:szCs w:val="22"/>
            <w:lang w:val="en-CA" w:eastAsia="en-CA"/>
          </w:rPr>
          <w:tab/>
        </w:r>
        <w:r w:rsidRPr="00B274BB">
          <w:rPr>
            <w:rStyle w:val="Lienhypertexte"/>
            <w:noProof/>
            <w:lang w:val="en-CA"/>
          </w:rPr>
          <w:t>GeoSciML Borehole XML Requirements Class</w:t>
        </w:r>
        <w:r>
          <w:rPr>
            <w:noProof/>
            <w:webHidden/>
          </w:rPr>
          <w:tab/>
        </w:r>
        <w:r>
          <w:rPr>
            <w:noProof/>
            <w:webHidden/>
          </w:rPr>
          <w:fldChar w:fldCharType="begin"/>
        </w:r>
        <w:r>
          <w:rPr>
            <w:noProof/>
            <w:webHidden/>
          </w:rPr>
          <w:instrText xml:space="preserve"> PAGEREF _Toc446944639 \h </w:instrText>
        </w:r>
      </w:ins>
      <w:r>
        <w:rPr>
          <w:noProof/>
          <w:webHidden/>
        </w:rPr>
      </w:r>
      <w:r>
        <w:rPr>
          <w:noProof/>
          <w:webHidden/>
        </w:rPr>
        <w:fldChar w:fldCharType="separate"/>
      </w:r>
      <w:ins w:id="460" w:author="Eric Boisvert" w:date="2016-03-28T16:06:00Z">
        <w:r>
          <w:rPr>
            <w:noProof/>
            <w:webHidden/>
          </w:rPr>
          <w:t>215</w:t>
        </w:r>
        <w:r>
          <w:rPr>
            <w:noProof/>
            <w:webHidden/>
          </w:rPr>
          <w:fldChar w:fldCharType="end"/>
        </w:r>
        <w:r w:rsidRPr="00B274BB">
          <w:rPr>
            <w:rStyle w:val="Lienhypertexte"/>
            <w:noProof/>
          </w:rPr>
          <w:fldChar w:fldCharType="end"/>
        </w:r>
      </w:ins>
    </w:p>
    <w:p w14:paraId="74165706" w14:textId="77777777" w:rsidR="003842F3" w:rsidRPr="007D0BE0" w:rsidRDefault="003842F3">
      <w:pPr>
        <w:pStyle w:val="TM2"/>
        <w:tabs>
          <w:tab w:val="left" w:pos="880"/>
          <w:tab w:val="right" w:leader="dot" w:pos="8630"/>
        </w:tabs>
        <w:rPr>
          <w:ins w:id="461" w:author="Eric Boisvert" w:date="2016-03-28T16:06:00Z"/>
          <w:rFonts w:ascii="Calibri" w:eastAsia="MS Mincho" w:hAnsi="Calibri"/>
          <w:noProof/>
          <w:sz w:val="22"/>
          <w:szCs w:val="22"/>
          <w:lang w:val="en-CA" w:eastAsia="en-CA"/>
        </w:rPr>
      </w:pPr>
      <w:ins w:id="462"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"_Toc446944640"</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8.9</w:t>
        </w:r>
        <w:r w:rsidRPr="007D0BE0">
          <w:rPr>
            <w:rFonts w:ascii="Calibri" w:eastAsia="MS Mincho" w:hAnsi="Calibri"/>
            <w:noProof/>
            <w:sz w:val="22"/>
            <w:szCs w:val="22"/>
            <w:lang w:val="en-CA" w:eastAsia="en-CA"/>
          </w:rPr>
          <w:tab/>
        </w:r>
        <w:r w:rsidRPr="00B274BB">
          <w:rPr>
            <w:rStyle w:val="Lienhypertexte"/>
            <w:noProof/>
            <w:lang w:val="en-CA"/>
          </w:rPr>
          <w:t>GeoSciML Laboratory XML Analysis Requirements Class</w:t>
        </w:r>
        <w:r>
          <w:rPr>
            <w:noProof/>
            <w:webHidden/>
          </w:rPr>
          <w:tab/>
        </w:r>
        <w:r>
          <w:rPr>
            <w:noProof/>
            <w:webHidden/>
          </w:rPr>
          <w:fldChar w:fldCharType="begin"/>
        </w:r>
        <w:r>
          <w:rPr>
            <w:noProof/>
            <w:webHidden/>
          </w:rPr>
          <w:instrText xml:space="preserve"> PAGEREF _Toc446944640 \h </w:instrText>
        </w:r>
      </w:ins>
      <w:r>
        <w:rPr>
          <w:noProof/>
          <w:webHidden/>
        </w:rPr>
      </w:r>
      <w:r>
        <w:rPr>
          <w:noProof/>
          <w:webHidden/>
        </w:rPr>
        <w:fldChar w:fldCharType="separate"/>
      </w:r>
      <w:ins w:id="463" w:author="Eric Boisvert" w:date="2016-03-28T16:06:00Z">
        <w:r>
          <w:rPr>
            <w:noProof/>
            <w:webHidden/>
          </w:rPr>
          <w:t>216</w:t>
        </w:r>
        <w:r>
          <w:rPr>
            <w:noProof/>
            <w:webHidden/>
          </w:rPr>
          <w:fldChar w:fldCharType="end"/>
        </w:r>
        <w:r w:rsidRPr="00B274BB">
          <w:rPr>
            <w:rStyle w:val="Lienhypertexte"/>
            <w:noProof/>
          </w:rPr>
          <w:fldChar w:fldCharType="end"/>
        </w:r>
      </w:ins>
    </w:p>
    <w:p w14:paraId="18156835" w14:textId="77777777" w:rsidR="003842F3" w:rsidRPr="007D0BE0" w:rsidRDefault="003842F3">
      <w:pPr>
        <w:pStyle w:val="TM1"/>
        <w:tabs>
          <w:tab w:val="left" w:pos="480"/>
          <w:tab w:val="right" w:leader="dot" w:pos="8630"/>
        </w:tabs>
        <w:rPr>
          <w:ins w:id="464" w:author="Eric Boisvert" w:date="2016-03-28T16:06:00Z"/>
          <w:rFonts w:ascii="Calibri" w:eastAsia="MS Mincho" w:hAnsi="Calibri"/>
          <w:noProof/>
          <w:sz w:val="22"/>
          <w:szCs w:val="22"/>
          <w:lang w:val="en-CA" w:eastAsia="en-CA"/>
        </w:rPr>
      </w:pPr>
      <w:ins w:id="465"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"_Toc446944641"</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9.</w:t>
        </w:r>
        <w:r w:rsidRPr="007D0BE0">
          <w:rPr>
            <w:rFonts w:ascii="Calibri" w:eastAsia="MS Mincho" w:hAnsi="Calibri"/>
            <w:noProof/>
            <w:sz w:val="22"/>
            <w:szCs w:val="22"/>
            <w:lang w:val="en-CA" w:eastAsia="en-CA"/>
          </w:rPr>
          <w:tab/>
        </w:r>
        <w:r w:rsidRPr="00B274BB">
          <w:rPr>
            <w:rStyle w:val="Lienhypertexte"/>
            <w:noProof/>
            <w:lang w:val="en-CA"/>
          </w:rPr>
          <w:t>GeoSciML  XML encoding profiles</w:t>
        </w:r>
        <w:r>
          <w:rPr>
            <w:noProof/>
            <w:webHidden/>
          </w:rPr>
          <w:tab/>
        </w:r>
        <w:r>
          <w:rPr>
            <w:noProof/>
            <w:webHidden/>
          </w:rPr>
          <w:fldChar w:fldCharType="begin"/>
        </w:r>
        <w:r>
          <w:rPr>
            <w:noProof/>
            <w:webHidden/>
          </w:rPr>
          <w:instrText xml:space="preserve"> PAGEREF _Toc446944641 \h </w:instrText>
        </w:r>
      </w:ins>
      <w:r>
        <w:rPr>
          <w:noProof/>
          <w:webHidden/>
        </w:rPr>
      </w:r>
      <w:r>
        <w:rPr>
          <w:noProof/>
          <w:webHidden/>
        </w:rPr>
        <w:fldChar w:fldCharType="separate"/>
      </w:r>
      <w:ins w:id="466" w:author="Eric Boisvert" w:date="2016-03-28T16:06:00Z">
        <w:r>
          <w:rPr>
            <w:noProof/>
            <w:webHidden/>
          </w:rPr>
          <w:t>217</w:t>
        </w:r>
        <w:r>
          <w:rPr>
            <w:noProof/>
            <w:webHidden/>
          </w:rPr>
          <w:fldChar w:fldCharType="end"/>
        </w:r>
        <w:r w:rsidRPr="00B274BB">
          <w:rPr>
            <w:rStyle w:val="Lienhypertexte"/>
            <w:noProof/>
          </w:rPr>
          <w:fldChar w:fldCharType="end"/>
        </w:r>
      </w:ins>
    </w:p>
    <w:p w14:paraId="084B89CE" w14:textId="77777777" w:rsidR="003842F3" w:rsidRPr="007D0BE0" w:rsidRDefault="003842F3">
      <w:pPr>
        <w:pStyle w:val="TM2"/>
        <w:tabs>
          <w:tab w:val="left" w:pos="880"/>
          <w:tab w:val="right" w:leader="dot" w:pos="8630"/>
        </w:tabs>
        <w:rPr>
          <w:ins w:id="467" w:author="Eric Boisvert" w:date="2016-03-28T16:06:00Z"/>
          <w:rFonts w:ascii="Calibri" w:eastAsia="MS Mincho" w:hAnsi="Calibri"/>
          <w:noProof/>
          <w:sz w:val="22"/>
          <w:szCs w:val="22"/>
          <w:lang w:val="en-CA" w:eastAsia="en-CA"/>
        </w:rPr>
      </w:pPr>
      <w:ins w:id="468"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"_Toc446944642"</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9.1</w:t>
        </w:r>
        <w:r w:rsidRPr="007D0BE0">
          <w:rPr>
            <w:rFonts w:ascii="Calibri" w:eastAsia="MS Mincho" w:hAnsi="Calibri"/>
            <w:noProof/>
            <w:sz w:val="22"/>
            <w:szCs w:val="22"/>
            <w:lang w:val="en-CA" w:eastAsia="en-CA"/>
          </w:rPr>
          <w:tab/>
        </w:r>
        <w:r w:rsidRPr="00B274BB">
          <w:rPr>
            <w:rStyle w:val="Lienhypertexte"/>
            <w:noProof/>
          </w:rPr>
          <w:t>Relative borehole position by geometry profile</w:t>
        </w:r>
        <w:r>
          <w:rPr>
            <w:noProof/>
            <w:webHidden/>
          </w:rPr>
          <w:tab/>
        </w:r>
        <w:r>
          <w:rPr>
            <w:noProof/>
            <w:webHidden/>
          </w:rPr>
          <w:fldChar w:fldCharType="begin"/>
        </w:r>
        <w:r>
          <w:rPr>
            <w:noProof/>
            <w:webHidden/>
          </w:rPr>
          <w:instrText xml:space="preserve"> PAGEREF _Toc446944642 \h </w:instrText>
        </w:r>
      </w:ins>
      <w:r>
        <w:rPr>
          <w:noProof/>
          <w:webHidden/>
        </w:rPr>
      </w:r>
      <w:r>
        <w:rPr>
          <w:noProof/>
          <w:webHidden/>
        </w:rPr>
        <w:fldChar w:fldCharType="separate"/>
      </w:r>
      <w:ins w:id="469" w:author="Eric Boisvert" w:date="2016-03-28T16:06:00Z">
        <w:r>
          <w:rPr>
            <w:noProof/>
            <w:webHidden/>
          </w:rPr>
          <w:t>217</w:t>
        </w:r>
        <w:r>
          <w:rPr>
            <w:noProof/>
            <w:webHidden/>
          </w:rPr>
          <w:fldChar w:fldCharType="end"/>
        </w:r>
        <w:r w:rsidRPr="00B274BB">
          <w:rPr>
            <w:rStyle w:val="Lienhypertexte"/>
            <w:noProof/>
          </w:rPr>
          <w:fldChar w:fldCharType="end"/>
        </w:r>
      </w:ins>
    </w:p>
    <w:p w14:paraId="54F2616D" w14:textId="77777777" w:rsidR="003842F3" w:rsidRPr="007D0BE0" w:rsidRDefault="003842F3">
      <w:pPr>
        <w:pStyle w:val="TM3"/>
        <w:tabs>
          <w:tab w:val="left" w:pos="1320"/>
          <w:tab w:val="right" w:leader="dot" w:pos="8630"/>
        </w:tabs>
        <w:rPr>
          <w:ins w:id="470" w:author="Eric Boisvert" w:date="2016-03-28T16:06:00Z"/>
          <w:rFonts w:ascii="Calibri" w:eastAsia="MS Mincho" w:hAnsi="Calibri"/>
          <w:noProof/>
          <w:sz w:val="22"/>
          <w:szCs w:val="22"/>
          <w:lang w:val="en-CA" w:eastAsia="en-CA"/>
        </w:rPr>
      </w:pPr>
      <w:ins w:id="471"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"_Toc446944643"</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9.1.1</w:t>
        </w:r>
        <w:r w:rsidRPr="007D0BE0">
          <w:rPr>
            <w:rFonts w:ascii="Calibri" w:eastAsia="MS Mincho" w:hAnsi="Calibri"/>
            <w:noProof/>
            <w:sz w:val="22"/>
            <w:szCs w:val="22"/>
            <w:lang w:val="en-CA" w:eastAsia="en-CA"/>
          </w:rPr>
          <w:tab/>
        </w:r>
        <w:r w:rsidRPr="00B274BB">
          <w:rPr>
            <w:rStyle w:val="Lienhypertexte"/>
            <w:noProof/>
          </w:rPr>
          <w:t>Absolute position</w:t>
        </w:r>
        <w:r>
          <w:rPr>
            <w:noProof/>
            <w:webHidden/>
          </w:rPr>
          <w:tab/>
        </w:r>
        <w:r>
          <w:rPr>
            <w:noProof/>
            <w:webHidden/>
          </w:rPr>
          <w:fldChar w:fldCharType="begin"/>
        </w:r>
        <w:r>
          <w:rPr>
            <w:noProof/>
            <w:webHidden/>
          </w:rPr>
          <w:instrText xml:space="preserve"> PAGEREF _Toc446944643 \h </w:instrText>
        </w:r>
      </w:ins>
      <w:r>
        <w:rPr>
          <w:noProof/>
          <w:webHidden/>
        </w:rPr>
      </w:r>
      <w:r>
        <w:rPr>
          <w:noProof/>
          <w:webHidden/>
        </w:rPr>
        <w:fldChar w:fldCharType="separate"/>
      </w:r>
      <w:ins w:id="472" w:author="Eric Boisvert" w:date="2016-03-28T16:06:00Z">
        <w:r>
          <w:rPr>
            <w:noProof/>
            <w:webHidden/>
          </w:rPr>
          <w:t>217</w:t>
        </w:r>
        <w:r>
          <w:rPr>
            <w:noProof/>
            <w:webHidden/>
          </w:rPr>
          <w:fldChar w:fldCharType="end"/>
        </w:r>
        <w:r w:rsidRPr="00B274BB">
          <w:rPr>
            <w:rStyle w:val="Lienhypertexte"/>
            <w:noProof/>
          </w:rPr>
          <w:fldChar w:fldCharType="end"/>
        </w:r>
      </w:ins>
    </w:p>
    <w:p w14:paraId="71907846" w14:textId="77777777" w:rsidR="003842F3" w:rsidRPr="007D0BE0" w:rsidRDefault="003842F3">
      <w:pPr>
        <w:pStyle w:val="TM3"/>
        <w:tabs>
          <w:tab w:val="left" w:pos="1320"/>
          <w:tab w:val="right" w:leader="dot" w:pos="8630"/>
        </w:tabs>
        <w:rPr>
          <w:ins w:id="473" w:author="Eric Boisvert" w:date="2016-03-28T16:06:00Z"/>
          <w:rFonts w:ascii="Calibri" w:eastAsia="MS Mincho" w:hAnsi="Calibri"/>
          <w:noProof/>
          <w:sz w:val="22"/>
          <w:szCs w:val="22"/>
          <w:lang w:val="en-CA" w:eastAsia="en-CA"/>
        </w:rPr>
      </w:pPr>
      <w:ins w:id="474"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"_Toc446944644"</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bidi="x-none"/>
          </w:rPr>
          <w:t>9.1.2</w:t>
        </w:r>
        <w:r w:rsidRPr="007D0BE0">
          <w:rPr>
            <w:rFonts w:ascii="Calibri" w:eastAsia="MS Mincho" w:hAnsi="Calibri"/>
            <w:noProof/>
            <w:sz w:val="22"/>
            <w:szCs w:val="22"/>
            <w:lang w:val="en-CA" w:eastAsia="en-CA"/>
          </w:rPr>
          <w:tab/>
        </w:r>
        <w:r w:rsidRPr="00B274BB">
          <w:rPr>
            <w:rStyle w:val="Lienhypertexte"/>
            <w:noProof/>
          </w:rPr>
          <w:t>Relative position</w:t>
        </w:r>
        <w:r>
          <w:rPr>
            <w:noProof/>
            <w:webHidden/>
          </w:rPr>
          <w:tab/>
        </w:r>
        <w:r>
          <w:rPr>
            <w:noProof/>
            <w:webHidden/>
          </w:rPr>
          <w:fldChar w:fldCharType="begin"/>
        </w:r>
        <w:r>
          <w:rPr>
            <w:noProof/>
            <w:webHidden/>
          </w:rPr>
          <w:instrText xml:space="preserve"> PAGEREF _Toc446944644 \h </w:instrText>
        </w:r>
      </w:ins>
      <w:r>
        <w:rPr>
          <w:noProof/>
          <w:webHidden/>
        </w:rPr>
      </w:r>
      <w:r>
        <w:rPr>
          <w:noProof/>
          <w:webHidden/>
        </w:rPr>
        <w:fldChar w:fldCharType="separate"/>
      </w:r>
      <w:ins w:id="475" w:author="Eric Boisvert" w:date="2016-03-28T16:06:00Z">
        <w:r>
          <w:rPr>
            <w:noProof/>
            <w:webHidden/>
          </w:rPr>
          <w:t>218</w:t>
        </w:r>
        <w:r>
          <w:rPr>
            <w:noProof/>
            <w:webHidden/>
          </w:rPr>
          <w:fldChar w:fldCharType="end"/>
        </w:r>
        <w:r w:rsidRPr="00B274BB">
          <w:rPr>
            <w:rStyle w:val="Lienhypertexte"/>
            <w:noProof/>
          </w:rPr>
          <w:fldChar w:fldCharType="end"/>
        </w:r>
      </w:ins>
    </w:p>
    <w:p w14:paraId="4E6301ED" w14:textId="77777777" w:rsidR="003842F3" w:rsidRPr="007D0BE0" w:rsidRDefault="003842F3">
      <w:pPr>
        <w:pStyle w:val="TM2"/>
        <w:tabs>
          <w:tab w:val="left" w:pos="880"/>
          <w:tab w:val="right" w:leader="dot" w:pos="8630"/>
        </w:tabs>
        <w:rPr>
          <w:ins w:id="476" w:author="Eric Boisvert" w:date="2016-03-28T16:06:00Z"/>
          <w:rFonts w:ascii="Calibri" w:eastAsia="MS Mincho" w:hAnsi="Calibri"/>
          <w:noProof/>
          <w:sz w:val="22"/>
          <w:szCs w:val="22"/>
          <w:lang w:val="en-CA" w:eastAsia="en-CA"/>
        </w:rPr>
      </w:pPr>
      <w:ins w:id="477"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"_Toc446944645"</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9.2</w:t>
        </w:r>
        <w:r w:rsidRPr="007D0BE0">
          <w:rPr>
            <w:rFonts w:ascii="Calibri" w:eastAsia="MS Mincho" w:hAnsi="Calibri"/>
            <w:noProof/>
            <w:sz w:val="22"/>
            <w:szCs w:val="22"/>
            <w:lang w:val="en-CA" w:eastAsia="en-CA"/>
          </w:rPr>
          <w:tab/>
        </w:r>
        <w:r w:rsidRPr="00B274BB">
          <w:rPr>
            <w:rStyle w:val="Lienhypertexte"/>
            <w:noProof/>
          </w:rPr>
          <w:t>Relative borehole position by parameter</w:t>
        </w:r>
        <w:r>
          <w:rPr>
            <w:noProof/>
            <w:webHidden/>
          </w:rPr>
          <w:tab/>
        </w:r>
        <w:r>
          <w:rPr>
            <w:noProof/>
            <w:webHidden/>
          </w:rPr>
          <w:fldChar w:fldCharType="begin"/>
        </w:r>
        <w:r>
          <w:rPr>
            <w:noProof/>
            <w:webHidden/>
          </w:rPr>
          <w:instrText xml:space="preserve"> PAGEREF _Toc446944645 \h </w:instrText>
        </w:r>
      </w:ins>
      <w:r>
        <w:rPr>
          <w:noProof/>
          <w:webHidden/>
        </w:rPr>
      </w:r>
      <w:r>
        <w:rPr>
          <w:noProof/>
          <w:webHidden/>
        </w:rPr>
        <w:fldChar w:fldCharType="separate"/>
      </w:r>
      <w:ins w:id="478" w:author="Eric Boisvert" w:date="2016-03-28T16:06:00Z">
        <w:r>
          <w:rPr>
            <w:noProof/>
            <w:webHidden/>
          </w:rPr>
          <w:t>219</w:t>
        </w:r>
        <w:r>
          <w:rPr>
            <w:noProof/>
            <w:webHidden/>
          </w:rPr>
          <w:fldChar w:fldCharType="end"/>
        </w:r>
        <w:r w:rsidRPr="00B274BB">
          <w:rPr>
            <w:rStyle w:val="Lienhypertexte"/>
            <w:noProof/>
          </w:rPr>
          <w:fldChar w:fldCharType="end"/>
        </w:r>
      </w:ins>
    </w:p>
    <w:p w14:paraId="474DBB89" w14:textId="77777777" w:rsidR="003842F3" w:rsidRPr="007D0BE0" w:rsidRDefault="003842F3">
      <w:pPr>
        <w:pStyle w:val="TM2"/>
        <w:tabs>
          <w:tab w:val="left" w:pos="880"/>
          <w:tab w:val="right" w:leader="dot" w:pos="8630"/>
        </w:tabs>
        <w:rPr>
          <w:ins w:id="479" w:author="Eric Boisvert" w:date="2016-03-28T16:06:00Z"/>
          <w:rFonts w:ascii="Calibri" w:eastAsia="MS Mincho" w:hAnsi="Calibri"/>
          <w:noProof/>
          <w:sz w:val="22"/>
          <w:szCs w:val="22"/>
          <w:lang w:val="en-CA" w:eastAsia="en-CA"/>
        </w:rPr>
      </w:pPr>
      <w:ins w:id="480"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"_Toc446944646"</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rPr>
          <w:t>9.3</w:t>
        </w:r>
        <w:r w:rsidRPr="007D0BE0">
          <w:rPr>
            <w:rFonts w:ascii="Calibri" w:eastAsia="MS Mincho" w:hAnsi="Calibri"/>
            <w:noProof/>
            <w:sz w:val="22"/>
            <w:szCs w:val="22"/>
            <w:lang w:val="en-CA" w:eastAsia="en-CA"/>
          </w:rPr>
          <w:tab/>
        </w:r>
        <w:r w:rsidRPr="00B274BB">
          <w:rPr>
            <w:rStyle w:val="Lienhypertexte"/>
            <w:noProof/>
          </w:rPr>
          <w:t>Linear Reference borehole position profile</w:t>
        </w:r>
        <w:r>
          <w:rPr>
            <w:noProof/>
            <w:webHidden/>
          </w:rPr>
          <w:tab/>
        </w:r>
        <w:r>
          <w:rPr>
            <w:noProof/>
            <w:webHidden/>
          </w:rPr>
          <w:fldChar w:fldCharType="begin"/>
        </w:r>
        <w:r>
          <w:rPr>
            <w:noProof/>
            <w:webHidden/>
          </w:rPr>
          <w:instrText xml:space="preserve"> PAGEREF _Toc446944646 \h </w:instrText>
        </w:r>
      </w:ins>
      <w:r>
        <w:rPr>
          <w:noProof/>
          <w:webHidden/>
        </w:rPr>
      </w:r>
      <w:r>
        <w:rPr>
          <w:noProof/>
          <w:webHidden/>
        </w:rPr>
        <w:fldChar w:fldCharType="separate"/>
      </w:r>
      <w:ins w:id="481" w:author="Eric Boisvert" w:date="2016-03-28T16:06:00Z">
        <w:r>
          <w:rPr>
            <w:noProof/>
            <w:webHidden/>
          </w:rPr>
          <w:t>221</w:t>
        </w:r>
        <w:r>
          <w:rPr>
            <w:noProof/>
            <w:webHidden/>
          </w:rPr>
          <w:fldChar w:fldCharType="end"/>
        </w:r>
        <w:r w:rsidRPr="00B274BB">
          <w:rPr>
            <w:rStyle w:val="Lienhypertexte"/>
            <w:noProof/>
          </w:rPr>
          <w:fldChar w:fldCharType="end"/>
        </w:r>
      </w:ins>
    </w:p>
    <w:p w14:paraId="0C2059D4" w14:textId="77777777" w:rsidR="003842F3" w:rsidRPr="007D0BE0" w:rsidRDefault="003842F3">
      <w:pPr>
        <w:pStyle w:val="TM1"/>
        <w:tabs>
          <w:tab w:val="left" w:pos="660"/>
          <w:tab w:val="right" w:leader="dot" w:pos="8630"/>
        </w:tabs>
        <w:rPr>
          <w:ins w:id="482" w:author="Eric Boisvert" w:date="2016-03-28T16:06:00Z"/>
          <w:rFonts w:ascii="Calibri" w:eastAsia="MS Mincho" w:hAnsi="Calibri"/>
          <w:noProof/>
          <w:sz w:val="22"/>
          <w:szCs w:val="22"/>
          <w:lang w:val="en-CA" w:eastAsia="en-CA"/>
        </w:rPr>
      </w:pPr>
      <w:ins w:id="483"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"_Toc446944647"</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10.</w:t>
        </w:r>
        <w:r w:rsidRPr="007D0BE0">
          <w:rPr>
            <w:rFonts w:ascii="Calibri" w:eastAsia="MS Mincho" w:hAnsi="Calibri"/>
            <w:noProof/>
            <w:sz w:val="22"/>
            <w:szCs w:val="22"/>
            <w:lang w:val="en-CA" w:eastAsia="en-CA"/>
          </w:rPr>
          <w:tab/>
        </w:r>
        <w:r w:rsidRPr="00B274BB">
          <w:rPr>
            <w:rStyle w:val="Lienhypertexte"/>
            <w:noProof/>
            <w:lang w:val="en-CA"/>
          </w:rPr>
          <w:t>Media Types for any data encoding(s)</w:t>
        </w:r>
        <w:r>
          <w:rPr>
            <w:noProof/>
            <w:webHidden/>
          </w:rPr>
          <w:tab/>
        </w:r>
        <w:r>
          <w:rPr>
            <w:noProof/>
            <w:webHidden/>
          </w:rPr>
          <w:fldChar w:fldCharType="begin"/>
        </w:r>
        <w:r>
          <w:rPr>
            <w:noProof/>
            <w:webHidden/>
          </w:rPr>
          <w:instrText xml:space="preserve"> PAGEREF _Toc446944647 \h </w:instrText>
        </w:r>
      </w:ins>
      <w:r>
        <w:rPr>
          <w:noProof/>
          <w:webHidden/>
        </w:rPr>
      </w:r>
      <w:r>
        <w:rPr>
          <w:noProof/>
          <w:webHidden/>
        </w:rPr>
        <w:fldChar w:fldCharType="separate"/>
      </w:r>
      <w:ins w:id="484" w:author="Eric Boisvert" w:date="2016-03-28T16:06:00Z">
        <w:r>
          <w:rPr>
            <w:noProof/>
            <w:webHidden/>
          </w:rPr>
          <w:t>223</w:t>
        </w:r>
        <w:r>
          <w:rPr>
            <w:noProof/>
            <w:webHidden/>
          </w:rPr>
          <w:fldChar w:fldCharType="end"/>
        </w:r>
        <w:r w:rsidRPr="00B274BB">
          <w:rPr>
            <w:rStyle w:val="Lienhypertexte"/>
            <w:noProof/>
          </w:rPr>
          <w:fldChar w:fldCharType="end"/>
        </w:r>
      </w:ins>
    </w:p>
    <w:p w14:paraId="5022D270" w14:textId="77777777" w:rsidR="003842F3" w:rsidRPr="007D0BE0" w:rsidRDefault="003842F3">
      <w:pPr>
        <w:pStyle w:val="TM1"/>
        <w:tabs>
          <w:tab w:val="left" w:pos="660"/>
          <w:tab w:val="right" w:leader="dot" w:pos="8630"/>
        </w:tabs>
        <w:rPr>
          <w:ins w:id="485" w:author="Eric Boisvert" w:date="2016-03-28T16:06:00Z"/>
          <w:rFonts w:ascii="Calibri" w:eastAsia="MS Mincho" w:hAnsi="Calibri"/>
          <w:noProof/>
          <w:sz w:val="22"/>
          <w:szCs w:val="22"/>
          <w:lang w:val="en-CA" w:eastAsia="en-CA"/>
        </w:rPr>
      </w:pPr>
      <w:ins w:id="486"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"_Toc446944648"</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11.</w:t>
        </w:r>
        <w:r w:rsidRPr="007D0BE0">
          <w:rPr>
            <w:rFonts w:ascii="Calibri" w:eastAsia="MS Mincho" w:hAnsi="Calibri"/>
            <w:noProof/>
            <w:sz w:val="22"/>
            <w:szCs w:val="22"/>
            <w:lang w:val="en-CA" w:eastAsia="en-CA"/>
          </w:rPr>
          <w:tab/>
        </w:r>
        <w:r w:rsidRPr="00B274BB">
          <w:rPr>
            <w:rStyle w:val="Lienhypertexte"/>
            <w:noProof/>
            <w:lang w:val="en-CA"/>
          </w:rPr>
          <w:t>Abbreviations and Acronyms</w:t>
        </w:r>
        <w:r>
          <w:rPr>
            <w:noProof/>
            <w:webHidden/>
          </w:rPr>
          <w:tab/>
        </w:r>
        <w:r>
          <w:rPr>
            <w:noProof/>
            <w:webHidden/>
          </w:rPr>
          <w:fldChar w:fldCharType="begin"/>
        </w:r>
        <w:r>
          <w:rPr>
            <w:noProof/>
            <w:webHidden/>
          </w:rPr>
          <w:instrText xml:space="preserve"> PAGEREF _Toc446944648 \h </w:instrText>
        </w:r>
      </w:ins>
      <w:r>
        <w:rPr>
          <w:noProof/>
          <w:webHidden/>
        </w:rPr>
      </w:r>
      <w:r>
        <w:rPr>
          <w:noProof/>
          <w:webHidden/>
        </w:rPr>
        <w:fldChar w:fldCharType="separate"/>
      </w:r>
      <w:ins w:id="487" w:author="Eric Boisvert" w:date="2016-03-28T16:06:00Z">
        <w:r>
          <w:rPr>
            <w:noProof/>
            <w:webHidden/>
          </w:rPr>
          <w:t>224</w:t>
        </w:r>
        <w:r>
          <w:rPr>
            <w:noProof/>
            <w:webHidden/>
          </w:rPr>
          <w:fldChar w:fldCharType="end"/>
        </w:r>
        <w:r w:rsidRPr="00B274BB">
          <w:rPr>
            <w:rStyle w:val="Lienhypertexte"/>
            <w:noProof/>
          </w:rPr>
          <w:fldChar w:fldCharType="end"/>
        </w:r>
      </w:ins>
    </w:p>
    <w:p w14:paraId="62EFE3E8" w14:textId="77777777" w:rsidR="003842F3" w:rsidRPr="007D0BE0" w:rsidRDefault="003842F3">
      <w:pPr>
        <w:pStyle w:val="TM2"/>
        <w:tabs>
          <w:tab w:val="left" w:pos="880"/>
          <w:tab w:val="right" w:leader="dot" w:pos="8630"/>
        </w:tabs>
        <w:rPr>
          <w:ins w:id="488" w:author="Eric Boisvert" w:date="2016-03-28T16:06:00Z"/>
          <w:rFonts w:ascii="Calibri" w:eastAsia="MS Mincho" w:hAnsi="Calibri"/>
          <w:noProof/>
          <w:sz w:val="22"/>
          <w:szCs w:val="22"/>
          <w:lang w:val="en-CA" w:eastAsia="en-CA"/>
        </w:rPr>
      </w:pPr>
      <w:ins w:id="489" w:author="Eric Boisvert" w:date="2016-03-28T16:06:00Z">
        <w:r w:rsidRPr="00B274BB">
          <w:rPr>
            <w:rStyle w:val="Lienhypertexte"/>
            <w:noProof/>
          </w:rPr>
          <w:fldChar w:fldCharType="begin"/>
        </w:r>
        <w:r w:rsidRPr="00B274BB">
          <w:rPr>
            <w:rStyle w:val="Lienhypertexte"/>
            <w:noProof/>
          </w:rPr>
          <w:instrText xml:space="preserve"> </w:instrText>
        </w:r>
        <w:r>
          <w:rPr>
            <w:noProof/>
          </w:rPr>
          <w:instrText>HYPERLINK \l "_Toc446944649"</w:instrText>
        </w:r>
        <w:r w:rsidRPr="00B274BB">
          <w:rPr>
            <w:rStyle w:val="Lienhypertexte"/>
            <w:noProof/>
          </w:rPr>
          <w:instrText xml:space="preserve"> </w:instrText>
        </w:r>
        <w:r w:rsidRPr="00B274BB">
          <w:rPr>
            <w:rStyle w:val="Lienhypertexte"/>
            <w:noProof/>
          </w:rPr>
          <w:fldChar w:fldCharType="separate"/>
        </w:r>
        <w:r w:rsidRPr="00B274BB">
          <w:rPr>
            <w:rStyle w:val="Lienhypertexte"/>
            <w:noProof/>
            <w:lang w:val="en-CA"/>
          </w:rPr>
          <w:t>A.1</w:t>
        </w:r>
        <w:r w:rsidRPr="007D0BE0">
          <w:rPr>
            <w:rFonts w:ascii="Calibri" w:eastAsia="MS Mincho" w:hAnsi="Calibri"/>
            <w:noProof/>
            <w:sz w:val="22"/>
            <w:szCs w:val="22"/>
            <w:lang w:val="en-CA" w:eastAsia="en-CA"/>
          </w:rPr>
          <w:tab/>
        </w:r>
        <w:r w:rsidRPr="00B274BB">
          <w:rPr>
            <w:rStyle w:val="Lienhypertexte"/>
            <w:noProof/>
            <w:lang w:val="en-CA"/>
          </w:rPr>
          <w:t>Conformance class: AAAA (repeat as necessary)</w:t>
        </w:r>
        <w:r>
          <w:rPr>
            <w:noProof/>
            <w:webHidden/>
          </w:rPr>
          <w:tab/>
        </w:r>
        <w:r>
          <w:rPr>
            <w:noProof/>
            <w:webHidden/>
          </w:rPr>
          <w:fldChar w:fldCharType="begin"/>
        </w:r>
        <w:r>
          <w:rPr>
            <w:noProof/>
            <w:webHidden/>
          </w:rPr>
          <w:instrText xml:space="preserve"> PAGEREF _Toc446944649 \h </w:instrText>
        </w:r>
      </w:ins>
      <w:r>
        <w:rPr>
          <w:noProof/>
          <w:webHidden/>
        </w:rPr>
      </w:r>
      <w:r>
        <w:rPr>
          <w:noProof/>
          <w:webHidden/>
        </w:rPr>
        <w:fldChar w:fldCharType="separate"/>
      </w:r>
      <w:ins w:id="490" w:author="Eric Boisvert" w:date="2016-03-28T16:06:00Z">
        <w:r>
          <w:rPr>
            <w:noProof/>
            <w:webHidden/>
          </w:rPr>
          <w:t>225</w:t>
        </w:r>
        <w:r>
          <w:rPr>
            <w:noProof/>
            <w:webHidden/>
          </w:rPr>
          <w:fldChar w:fldCharType="end"/>
        </w:r>
        <w:r w:rsidRPr="00B274BB">
          <w:rPr>
            <w:rStyle w:val="Lienhypertexte"/>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91" w:author="Eric Boisvert" w:date="2015-12-25T17:41:00Z"/>
          <w:lang w:val="en-CA"/>
        </w:rPr>
      </w:pPr>
      <w:ins w:id="492" w:author="Eric Boisvert" w:date="2015-12-25T17:30:00Z">
        <w:r>
          <w:rPr>
            <w:lang w:val="en-CA"/>
          </w:rPr>
          <w:t xml:space="preserve">GeoSciML (Geoscience Markup Language or Geoscience ModeL) is a model of geological features </w:t>
        </w:r>
      </w:ins>
      <w:ins w:id="493" w:author="Eric Boisvert" w:date="2015-12-25T17:38:00Z">
        <w:r>
          <w:rPr>
            <w:lang w:val="en-CA"/>
          </w:rPr>
          <w:t xml:space="preserve">commonly </w:t>
        </w:r>
      </w:ins>
      <w:ins w:id="494" w:author="Eric Boisvert" w:date="2015-12-25T17:43:00Z">
        <w:del w:id="495" w:author="Ollie Raymond" w:date="2016-02-03T09:47:00Z">
          <w:r w:rsidR="008B4BF7" w:rsidDel="008765D9">
            <w:rPr>
              <w:lang w:val="en-CA"/>
            </w:rPr>
            <w:delText>depicted</w:delText>
          </w:r>
        </w:del>
      </w:ins>
      <w:ins w:id="496" w:author="Eric Boisvert" w:date="2015-12-25T17:38:00Z">
        <w:del w:id="497" w:author="Ollie Raymond" w:date="2016-02-03T09:47:00Z">
          <w:r w:rsidDel="008765D9">
            <w:rPr>
              <w:lang w:val="en-CA"/>
            </w:rPr>
            <w:delText xml:space="preserve"> on</w:delText>
          </w:r>
        </w:del>
      </w:ins>
      <w:ins w:id="498" w:author="Ollie Raymond" w:date="2016-02-03T09:47:00Z">
        <w:r w:rsidR="008765D9">
          <w:rPr>
            <w:lang w:val="en-CA"/>
          </w:rPr>
          <w:t>described and portrayed in</w:t>
        </w:r>
      </w:ins>
      <w:ins w:id="499" w:author="Eric Boisvert" w:date="2015-12-25T17:38:00Z">
        <w:r>
          <w:rPr>
            <w:lang w:val="en-CA"/>
          </w:rPr>
          <w:t xml:space="preserve"> </w:t>
        </w:r>
        <w:r w:rsidR="008B4BF7">
          <w:rPr>
            <w:lang w:val="en-CA"/>
          </w:rPr>
          <w:t>geological maps, cross sections</w:t>
        </w:r>
      </w:ins>
      <w:ins w:id="500" w:author="Eric Boisvert" w:date="2015-12-25T17:44:00Z">
        <w:r w:rsidR="008B4BF7">
          <w:rPr>
            <w:lang w:val="en-CA"/>
          </w:rPr>
          <w:t xml:space="preserve">, </w:t>
        </w:r>
      </w:ins>
      <w:ins w:id="501" w:author="Eric Boisvert" w:date="2015-12-25T17:38:00Z">
        <w:r w:rsidR="008B4BF7">
          <w:rPr>
            <w:lang w:val="en-CA"/>
          </w:rPr>
          <w:t>geological reports</w:t>
        </w:r>
      </w:ins>
      <w:ins w:id="502" w:author="Eric Boisvert" w:date="2015-12-25T17:44:00Z">
        <w:r w:rsidR="008B4BF7">
          <w:rPr>
            <w:lang w:val="en-CA"/>
          </w:rPr>
          <w:t xml:space="preserve"> and databases.</w:t>
        </w:r>
      </w:ins>
      <w:ins w:id="503" w:author="Eric Boisvert" w:date="2015-12-25T17:38:00Z">
        <w:r>
          <w:rPr>
            <w:lang w:val="en-CA"/>
          </w:rPr>
          <w:t xml:space="preserve">  The model </w:t>
        </w:r>
      </w:ins>
      <w:ins w:id="504" w:author="Eric Boisvert" w:date="2015-12-25T17:39:00Z">
        <w:r>
          <w:rPr>
            <w:lang w:val="en-CA"/>
          </w:rPr>
          <w:t xml:space="preserve">was </w:t>
        </w:r>
        <w:r w:rsidRPr="00F25F3B">
          <w:rPr>
            <w:lang w:val="en-CA"/>
          </w:rPr>
          <w:t>developed by the</w:t>
        </w:r>
      </w:ins>
      <w:ins w:id="505" w:author="Ollie Raymond" w:date="2016-02-03T09:47:00Z">
        <w:r w:rsidR="008765D9">
          <w:rPr>
            <w:lang w:val="en-CA"/>
          </w:rPr>
          <w:t xml:space="preserve"> IUGS</w:t>
        </w:r>
      </w:ins>
      <w:ins w:id="506"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7" w:author="Eric Boisvert" w:date="2015-12-25T17:41:00Z">
        <w:r w:rsidR="008B4BF7">
          <w:rPr>
            <w:lang w:val="en-CA"/>
          </w:rPr>
          <w:t>.</w:t>
        </w:r>
      </w:ins>
      <w:ins w:id="508" w:author="Eric Boisvert" w:date="2015-12-25T17:39:00Z">
        <w:r w:rsidRPr="00F25F3B">
          <w:rPr>
            <w:lang w:val="en-CA"/>
          </w:rPr>
          <w:t xml:space="preserve"> </w:t>
        </w:r>
      </w:ins>
      <w:ins w:id="509" w:author="Eric Boisvert" w:date="2015-12-25T17:41:00Z">
        <w:r w:rsidR="008B4BF7">
          <w:rPr>
            <w:lang w:val="en-CA"/>
          </w:rPr>
          <w:t xml:space="preserve"> </w:t>
        </w:r>
      </w:ins>
      <w:r w:rsidR="001133B5" w:rsidRPr="00D12552">
        <w:rPr>
          <w:lang w:val="en-CA"/>
        </w:rPr>
        <w:t xml:space="preserve">This specification describes a </w:t>
      </w:r>
      <w:ins w:id="510" w:author="Eric Boisvert" w:date="2015-10-27T17:08:00Z">
        <w:r w:rsidR="00773E1B">
          <w:rPr>
            <w:lang w:val="en-CA"/>
          </w:rPr>
          <w:t>logical</w:t>
        </w:r>
      </w:ins>
      <w:ins w:id="511" w:author="Eric Boisvert" w:date="2015-12-25T17:26:00Z">
        <w:r w:rsidR="009E76CF">
          <w:rPr>
            <w:lang w:val="en-CA"/>
          </w:rPr>
          <w:t xml:space="preserve"> </w:t>
        </w:r>
      </w:ins>
      <w:r w:rsidR="001133B5" w:rsidRPr="00D12552">
        <w:rPr>
          <w:lang w:val="en-CA"/>
        </w:rPr>
        <w:t>model</w:t>
      </w:r>
      <w:ins w:id="512" w:author="Eric Boisvert" w:date="2015-10-28T08:33:00Z">
        <w:r w:rsidR="000E58BB">
          <w:rPr>
            <w:lang w:val="en-CA"/>
          </w:rPr>
          <w:t xml:space="preserve"> </w:t>
        </w:r>
      </w:ins>
      <w:r w:rsidR="001133B5" w:rsidRPr="00D12552">
        <w:rPr>
          <w:lang w:val="en-CA"/>
        </w:rPr>
        <w:t>and GML/XML encoding rules for the exchange of geological map data</w:t>
      </w:r>
      <w:ins w:id="513" w:author="Eric Boisvert" w:date="2015-12-25T16:36:00Z">
        <w:r w:rsidR="00C822F3">
          <w:rPr>
            <w:lang w:val="en-CA"/>
          </w:rPr>
          <w:t xml:space="preserve">, </w:t>
        </w:r>
      </w:ins>
      <w:ins w:id="514" w:author="Eric Boisvert" w:date="2015-12-25T16:41:00Z">
        <w:r w:rsidR="00C822F3">
          <w:rPr>
            <w:lang w:val="en-CA"/>
          </w:rPr>
          <w:t xml:space="preserve">geological time scales, </w:t>
        </w:r>
      </w:ins>
      <w:ins w:id="515" w:author="Eric Boisvert" w:date="2015-12-25T16:36:00Z">
        <w:r w:rsidR="00C822F3">
          <w:rPr>
            <w:lang w:val="en-CA"/>
          </w:rPr>
          <w:t>borehole</w:t>
        </w:r>
      </w:ins>
      <w:ins w:id="516" w:author="Ollie Raymond" w:date="2016-02-03T09:48:00Z">
        <w:r w:rsidR="00301315">
          <w:rPr>
            <w:lang w:val="en-CA"/>
          </w:rPr>
          <w:t>s,</w:t>
        </w:r>
      </w:ins>
      <w:ins w:id="517" w:author="Eric Boisvert" w:date="2015-12-25T16:41:00Z">
        <w:r w:rsidR="00C822F3">
          <w:rPr>
            <w:lang w:val="en-CA"/>
          </w:rPr>
          <w:t xml:space="preserve"> </w:t>
        </w:r>
        <w:del w:id="518" w:author="Ollie Raymond" w:date="2016-02-03T09:48:00Z">
          <w:r w:rsidR="00C822F3" w:rsidDel="00301315">
            <w:rPr>
              <w:lang w:val="en-CA"/>
            </w:rPr>
            <w:delText xml:space="preserve">data </w:delText>
          </w:r>
        </w:del>
      </w:ins>
      <w:ins w:id="519" w:author="Eric Boisvert" w:date="2015-12-25T16:36:00Z">
        <w:r w:rsidR="00C822F3">
          <w:rPr>
            <w:lang w:val="en-CA"/>
          </w:rPr>
          <w:t xml:space="preserve">and </w:t>
        </w:r>
      </w:ins>
      <w:ins w:id="520" w:author="Ollie Raymond" w:date="2016-02-03T09:49:00Z">
        <w:r w:rsidR="00301315">
          <w:rPr>
            <w:lang w:val="en-CA"/>
          </w:rPr>
          <w:t xml:space="preserve">metadata for </w:t>
        </w:r>
      </w:ins>
      <w:ins w:id="521" w:author="Eric Boisvert" w:date="2015-12-25T16:37:00Z">
        <w:r w:rsidR="00C822F3">
          <w:rPr>
            <w:lang w:val="en-CA"/>
          </w:rPr>
          <w:t>laboratory analys</w:t>
        </w:r>
      </w:ins>
      <w:ins w:id="522" w:author="Ollie Raymond" w:date="2016-02-03T09:49:00Z">
        <w:r w:rsidR="00301315">
          <w:rPr>
            <w:lang w:val="en-CA"/>
          </w:rPr>
          <w:t>e</w:t>
        </w:r>
      </w:ins>
      <w:ins w:id="523" w:author="Eric Boisvert" w:date="2015-12-25T16:37:00Z">
        <w:del w:id="524" w:author="Ollie Raymond" w:date="2016-02-03T09:49:00Z">
          <w:r w:rsidR="00C822F3" w:rsidDel="00301315">
            <w:rPr>
              <w:lang w:val="en-CA"/>
            </w:rPr>
            <w:delText>i</w:delText>
          </w:r>
        </w:del>
        <w:r w:rsidR="00C822F3">
          <w:rPr>
            <w:lang w:val="en-CA"/>
          </w:rPr>
          <w:t>s</w:t>
        </w:r>
      </w:ins>
      <w:r w:rsidR="001133B5" w:rsidRPr="00D12552">
        <w:rPr>
          <w:lang w:val="en-CA"/>
        </w:rPr>
        <w:t>.</w:t>
      </w:r>
      <w:ins w:id="525" w:author="Eric Boisvert" w:date="2015-12-25T16:37:00Z">
        <w:r w:rsidR="00C822F3">
          <w:rPr>
            <w:lang w:val="en-CA"/>
          </w:rPr>
          <w:t xml:space="preserve">  It provides</w:t>
        </w:r>
      </w:ins>
      <w:ins w:id="526" w:author="Eric Boisvert" w:date="2015-12-25T16:39:00Z">
        <w:r w:rsidR="00C822F3">
          <w:rPr>
            <w:lang w:val="en-CA"/>
          </w:rPr>
          <w:t xml:space="preserve"> a portrayal model, used for</w:t>
        </w:r>
        <w:r w:rsidR="009E76CF">
          <w:rPr>
            <w:lang w:val="en-CA"/>
          </w:rPr>
          <w:t xml:space="preserve"> simple map based application</w:t>
        </w:r>
      </w:ins>
      <w:ins w:id="527" w:author="Ollie Raymond" w:date="2016-02-03T09:53:00Z">
        <w:r w:rsidR="00384CB6">
          <w:rPr>
            <w:lang w:val="en-CA"/>
          </w:rPr>
          <w:t>s</w:t>
        </w:r>
      </w:ins>
      <w:ins w:id="528" w:author="Ollie Raymond" w:date="2016-02-03T09:54:00Z">
        <w:r w:rsidR="00384CB6">
          <w:rPr>
            <w:lang w:val="en-CA"/>
          </w:rPr>
          <w:t>;</w:t>
        </w:r>
      </w:ins>
      <w:ins w:id="529" w:author="Eric Boisvert" w:date="2015-12-25T16:39:00Z">
        <w:del w:id="530"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31" w:author="Eric Boisvert" w:date="2015-12-25T16:40:00Z">
        <w:r w:rsidR="00C822F3">
          <w:rPr>
            <w:lang w:val="en-CA"/>
          </w:rPr>
          <w:t>basic</w:t>
        </w:r>
      </w:ins>
      <w:ins w:id="532" w:author="Eric Boisvert" w:date="2015-12-25T16:39:00Z">
        <w:r w:rsidR="00C822F3">
          <w:rPr>
            <w:lang w:val="en-CA"/>
          </w:rPr>
          <w:t xml:space="preserve"> </w:t>
        </w:r>
      </w:ins>
      <w:ins w:id="533" w:author="Eric Boisvert" w:date="2015-12-25T16:40:00Z">
        <w:r w:rsidR="00C822F3">
          <w:rPr>
            <w:lang w:val="en-CA"/>
          </w:rPr>
          <w:t>data exchange</w:t>
        </w:r>
      </w:ins>
      <w:ins w:id="534" w:author="Ollie Raymond" w:date="2016-02-03T09:54:00Z">
        <w:r w:rsidR="00384CB6">
          <w:rPr>
            <w:lang w:val="en-CA"/>
          </w:rPr>
          <w:t>;</w:t>
        </w:r>
      </w:ins>
      <w:ins w:id="535" w:author="Eric Boisvert" w:date="2015-12-25T16:40:00Z">
        <w:r w:rsidR="00C822F3">
          <w:rPr>
            <w:lang w:val="en-CA"/>
          </w:rPr>
          <w:t xml:space="preserve"> and and extended model to address </w:t>
        </w:r>
        <w:del w:id="536" w:author="Ollie Raymond" w:date="2016-02-03T09:54:00Z">
          <w:r w:rsidR="00C822F3" w:rsidDel="00384CB6">
            <w:rPr>
              <w:lang w:val="en-CA"/>
            </w:rPr>
            <w:delText xml:space="preserve">more complex </w:delText>
          </w:r>
        </w:del>
        <w:r w:rsidR="00C822F3">
          <w:rPr>
            <w:lang w:val="en-CA"/>
          </w:rPr>
          <w:t>scenarios</w:t>
        </w:r>
      </w:ins>
      <w:ins w:id="537" w:author="Ollie Raymond" w:date="2016-02-03T09:54:00Z">
        <w:r w:rsidR="00384CB6">
          <w:rPr>
            <w:lang w:val="en-CA"/>
          </w:rPr>
          <w:t xml:space="preserve"> of more complex geological data</w:t>
        </w:r>
      </w:ins>
      <w:ins w:id="538"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9" w:author="Eric Boisvert" w:date="2015-12-25T17:26:00Z"/>
          <w:lang w:val="en-CA"/>
        </w:rPr>
      </w:pPr>
      <w:ins w:id="540" w:author="Eric Boisvert" w:date="2015-12-25T17:26:00Z">
        <w:r>
          <w:rPr>
            <w:lang w:val="en-CA"/>
          </w:rPr>
          <w:t>The speci</w:t>
        </w:r>
        <w:r w:rsidR="008B4BF7">
          <w:rPr>
            <w:lang w:val="en-CA"/>
          </w:rPr>
          <w:t>fication also provides patterns</w:t>
        </w:r>
      </w:ins>
      <w:ins w:id="541" w:author="Eric Boisvert" w:date="2015-12-25T17:43:00Z">
        <w:r w:rsidR="008B4BF7">
          <w:rPr>
            <w:lang w:val="en-CA"/>
          </w:rPr>
          <w:t xml:space="preserve">, </w:t>
        </w:r>
      </w:ins>
      <w:ins w:id="542" w:author="Eric Boisvert" w:date="2015-12-25T17:28:00Z">
        <w:r>
          <w:rPr>
            <w:lang w:val="en-CA"/>
          </w:rPr>
          <w:t>profiles</w:t>
        </w:r>
      </w:ins>
      <w:ins w:id="543" w:author="Ollie Raymond" w:date="2016-02-03T09:55:00Z">
        <w:r w:rsidR="00384CB6">
          <w:rPr>
            <w:lang w:val="en-CA"/>
          </w:rPr>
          <w:t xml:space="preserve"> (</w:t>
        </w:r>
      </w:ins>
      <w:ins w:id="544" w:author="Eric Boisvert" w:date="2015-12-25T17:41:00Z">
        <w:del w:id="545" w:author="Ollie Raymond" w:date="2016-02-03T09:55:00Z">
          <w:r w:rsidR="008B4BF7" w:rsidDel="00384CB6">
            <w:rPr>
              <w:lang w:val="en-CA"/>
            </w:rPr>
            <w:delText xml:space="preserve">, </w:delText>
          </w:r>
        </w:del>
        <w:r w:rsidR="008B4BF7">
          <w:rPr>
            <w:lang w:val="en-CA"/>
          </w:rPr>
          <w:t>most notably of Observations and Measurements</w:t>
        </w:r>
      </w:ins>
      <w:ins w:id="546" w:author="Ollie Raymond" w:date="2016-02-03T09:55:00Z">
        <w:r w:rsidR="00384CB6">
          <w:rPr>
            <w:lang w:val="en-CA"/>
          </w:rPr>
          <w:t xml:space="preserve"> -</w:t>
        </w:r>
      </w:ins>
      <w:ins w:id="547" w:author="Eric Boisvert" w:date="2015-12-25T17:41:00Z">
        <w:r w:rsidR="008B4BF7">
          <w:rPr>
            <w:lang w:val="en-CA"/>
          </w:rPr>
          <w:t xml:space="preserve"> </w:t>
        </w:r>
        <w:del w:id="548" w:author="Ollie Raymond" w:date="2016-02-03T09:55:00Z">
          <w:r w:rsidR="008B4BF7" w:rsidDel="00384CB6">
            <w:rPr>
              <w:lang w:val="en-CA"/>
            </w:rPr>
            <w:delText>(</w:delText>
          </w:r>
        </w:del>
        <w:r w:rsidR="008B4BF7">
          <w:rPr>
            <w:lang w:val="en-CA"/>
          </w:rPr>
          <w:t>ISO19156)</w:t>
        </w:r>
      </w:ins>
      <w:ins w:id="549"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5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51"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2" w:author="Ollie Raymond" w:date="2016-02-03T09:57:00Z">
        <w:r w:rsidRPr="00D12552" w:rsidDel="002A2EF0">
          <w:rPr>
            <w:lang w:val="en-CA"/>
          </w:rPr>
          <w:delText xml:space="preserve">present </w:delText>
        </w:r>
      </w:del>
      <w:ins w:id="553" w:author="Ollie Raymond" w:date="2016-02-03T09:57:00Z">
        <w:r w:rsidR="002A2EF0">
          <w:rPr>
            <w:lang w:val="en-CA"/>
          </w:rPr>
          <w:t>described and portrayed</w:t>
        </w:r>
        <w:r w:rsidR="002A2EF0" w:rsidRPr="00D12552">
          <w:rPr>
            <w:lang w:val="en-CA"/>
          </w:rPr>
          <w:t xml:space="preserve"> </w:t>
        </w:r>
      </w:ins>
      <w:del w:id="554" w:author="Ollie Raymond" w:date="2016-02-03T09:57:00Z">
        <w:r w:rsidRPr="00D12552" w:rsidDel="002A2EF0">
          <w:rPr>
            <w:lang w:val="en-CA"/>
          </w:rPr>
          <w:delText xml:space="preserve">on </w:delText>
        </w:r>
      </w:del>
      <w:ins w:id="555"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6" w:name="_Toc165888229"/>
      <w:commentRangeStart w:id="557"/>
      <w:r w:rsidRPr="00D12552">
        <w:rPr>
          <w:lang w:val="en-CA"/>
        </w:rPr>
        <w:t>Submitting organizations</w:t>
      </w:r>
      <w:bookmarkEnd w:id="556"/>
      <w:commentRangeEnd w:id="557"/>
      <w:r w:rsidR="00AD3B07" w:rsidRPr="00D12552">
        <w:rPr>
          <w:rStyle w:val="Marquedecommentaire"/>
          <w:b w:val="0"/>
          <w:lang w:val="en-CA"/>
        </w:rPr>
        <w:commentReference w:id="557"/>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558"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8"/>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9"/>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4D2792"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4D2792"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9"/>
            <w:r>
              <w:rPr>
                <w:rStyle w:val="Marquedecommentaire"/>
              </w:rPr>
              <w:commentReference w:id="559"/>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560" w:name="_Toc446944538"/>
      <w:r w:rsidRPr="00D12552">
        <w:rPr>
          <w:lang w:val="en-CA"/>
        </w:rPr>
        <w:t>Scope</w:t>
      </w:r>
      <w:bookmarkEnd w:id="560"/>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61" w:author="Ollie Raymond" w:date="2016-02-03T10:07:00Z">
        <w:r w:rsidR="00227147">
          <w:rPr>
            <w:lang w:val="en-CA"/>
          </w:rPr>
          <w:t>s</w:t>
        </w:r>
      </w:ins>
      <w:r w:rsidRPr="00761F44">
        <w:rPr>
          <w:lang w:val="en-CA"/>
        </w:rPr>
        <w:t>, geological units</w:t>
      </w:r>
      <w:ins w:id="562" w:author="Ollie Raymond" w:date="2016-02-03T10:06:00Z">
        <w:r w:rsidR="00227147">
          <w:rPr>
            <w:lang w:val="en-CA"/>
          </w:rPr>
          <w:t xml:space="preserve"> and stratigraphy</w:t>
        </w:r>
      </w:ins>
      <w:r w:rsidRPr="00761F44">
        <w:rPr>
          <w:lang w:val="en-CA"/>
        </w:rPr>
        <w:t xml:space="preserve">, </w:t>
      </w:r>
      <w:ins w:id="563" w:author="Ollie Raymond" w:date="2016-02-03T10:06:00Z">
        <w:r w:rsidR="00227147">
          <w:rPr>
            <w:lang w:val="en-CA"/>
          </w:rPr>
          <w:t xml:space="preserve">geological time, </w:t>
        </w:r>
      </w:ins>
      <w:del w:id="564" w:author="Ollie Raymond" w:date="2016-02-03T10:06:00Z">
        <w:r w:rsidR="002404CF" w:rsidRPr="00761F44" w:rsidDel="00227147">
          <w:rPr>
            <w:lang w:val="en-CA"/>
          </w:rPr>
          <w:delText>geochronology</w:delText>
        </w:r>
      </w:del>
      <w:r w:rsidR="005424AC">
        <w:rPr>
          <w:lang w:val="en-CA"/>
        </w:rPr>
        <w:t xml:space="preserve">, </w:t>
      </w:r>
      <w:del w:id="565"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6" w:author="Ollie Raymond" w:date="2016-02-03T10:07:00Z">
        <w:r w:rsidR="00227147">
          <w:rPr>
            <w:lang w:val="en-CA"/>
          </w:rPr>
          <w:t>, geochemistry</w:t>
        </w:r>
      </w:ins>
      <w:del w:id="567"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8" w:author="Eric Boisvert" w:date="2015-12-25T17:45:00Z">
        <w:r w:rsidR="003C0FEA">
          <w:rPr>
            <w:lang w:val="en-CA"/>
          </w:rPr>
          <w:t>s</w:t>
        </w:r>
      </w:ins>
      <w:r w:rsidR="002404CF" w:rsidRPr="00761F44">
        <w:rPr>
          <w:lang w:val="en-CA"/>
        </w:rPr>
        <w:t xml:space="preserve"> and geologic</w:t>
      </w:r>
      <w:ins w:id="569" w:author="Ollie Raymond" w:date="2016-02-03T10:08:00Z">
        <w:r w:rsidR="00227147">
          <w:rPr>
            <w:lang w:val="en-CA"/>
          </w:rPr>
          <w:t>al</w:t>
        </w:r>
      </w:ins>
      <w:r w:rsidR="002404CF" w:rsidRPr="00761F44">
        <w:rPr>
          <w:lang w:val="en-CA"/>
        </w:rPr>
        <w:t xml:space="preserve"> specimen</w:t>
      </w:r>
      <w:ins w:id="570" w:author="Eric Boisvert" w:date="2015-12-25T17:45:00Z">
        <w:r w:rsidR="003C0FEA">
          <w:rPr>
            <w:lang w:val="en-CA"/>
          </w:rPr>
          <w:t>s</w:t>
        </w:r>
      </w:ins>
      <w:r w:rsidR="002404CF" w:rsidRPr="00761F44">
        <w:rPr>
          <w:lang w:val="en-CA"/>
        </w:rPr>
        <w:t xml:space="preserve">.  The </w:t>
      </w:r>
      <w:del w:id="571" w:author="Eric Boisvert" w:date="2016-01-04T09:06:00Z">
        <w:r w:rsidR="002404CF" w:rsidRPr="00761F44" w:rsidDel="00122E1A">
          <w:rPr>
            <w:lang w:val="en-CA"/>
          </w:rPr>
          <w:delText>mode</w:delText>
        </w:r>
      </w:del>
      <w:ins w:id="572" w:author="Eric Boisvert" w:date="2016-01-04T09:06:00Z">
        <w:r w:rsidR="00122E1A">
          <w:rPr>
            <w:lang w:val="en-CA"/>
          </w:rPr>
          <w:t>specification</w:t>
        </w:r>
      </w:ins>
      <w:del w:id="57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4" w:author="Ollie Raymond" w:date="2016-02-03T10:09:00Z">
        <w:r w:rsidR="002404CF" w:rsidRPr="00761F44" w:rsidDel="00047986">
          <w:rPr>
            <w:lang w:val="en-CA"/>
          </w:rPr>
          <w:delText xml:space="preserve">map </w:delText>
        </w:r>
      </w:del>
      <w:r w:rsidR="002404CF" w:rsidRPr="00761F44">
        <w:rPr>
          <w:lang w:val="en-CA"/>
        </w:rPr>
        <w:t>portrayal</w:t>
      </w:r>
      <w:ins w:id="575"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6"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7"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578" w:name="_Toc446944539"/>
      <w:r w:rsidRPr="00D12552">
        <w:rPr>
          <w:lang w:val="en-CA"/>
        </w:rPr>
        <w:lastRenderedPageBreak/>
        <w:t>Conformance</w:t>
      </w:r>
      <w:bookmarkEnd w:id="578"/>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9" w:author="Eric Boisvert" w:date="2015-12-25T17:48:00Z">
        <w:r w:rsidR="00A17543" w:rsidRPr="00D12552" w:rsidDel="003C0FEA">
          <w:rPr>
            <w:color w:val="FF0000"/>
            <w:lang w:val="en-CA"/>
          </w:rPr>
          <w:delText>following ISO 19136 (2007) specification</w:delText>
        </w:r>
      </w:del>
      <w:del w:id="580" w:author="Eric Boisvert" w:date="2015-10-28T18:27:00Z">
        <w:r w:rsidR="005424AC" w:rsidDel="00AE3B9C">
          <w:rPr>
            <w:color w:val="FF0000"/>
            <w:lang w:val="en-CA"/>
          </w:rPr>
          <w:delText xml:space="preserve">, with some exceptions, </w:delText>
        </w:r>
      </w:del>
      <w:del w:id="581" w:author="Eric Boisvert" w:date="2015-10-27T17:05:00Z">
        <w:r w:rsidR="00A17543" w:rsidRPr="00D12552" w:rsidDel="00773E1B">
          <w:rPr>
            <w:color w:val="FF0000"/>
            <w:lang w:val="en-CA"/>
          </w:rPr>
          <w:delText xml:space="preserve"> </w:delText>
        </w:r>
      </w:del>
      <w:del w:id="582" w:author="Eric Boisvert" w:date="2015-12-25T17:48:00Z">
        <w:r w:rsidR="00A17543" w:rsidRPr="00D12552" w:rsidDel="003C0FEA">
          <w:rPr>
            <w:color w:val="FF0000"/>
            <w:lang w:val="en-CA"/>
          </w:rPr>
          <w:delText>for GML applications</w:delText>
        </w:r>
      </w:del>
      <w:ins w:id="583" w:author="Eric Boisvert" w:date="2015-12-25T17:48:00Z">
        <w:r w:rsidR="003C0FEA">
          <w:rPr>
            <w:color w:val="FF0000"/>
            <w:lang w:val="en-CA"/>
          </w:rPr>
          <w:t xml:space="preserve"> </w:t>
        </w:r>
      </w:ins>
      <w:ins w:id="584" w:author="Ollie Raymond" w:date="2016-02-03T10:12:00Z">
        <w:r w:rsidR="00C6419D">
          <w:rPr>
            <w:color w:val="FF0000"/>
            <w:lang w:val="en-CA"/>
          </w:rPr>
          <w:t xml:space="preserve">which </w:t>
        </w:r>
      </w:ins>
      <w:ins w:id="585" w:author="Eric Boisvert" w:date="2015-12-25T17:48:00Z">
        <w:r w:rsidR="003C0FEA">
          <w:rPr>
            <w:color w:val="FF0000"/>
            <w:lang w:val="en-CA"/>
          </w:rPr>
          <w:t>conform to OGC GML 3.3 encoding rules</w:t>
        </w:r>
      </w:ins>
      <w:ins w:id="586" w:author="Eric Boisvert" w:date="2015-12-25T17:49:00Z">
        <w:r w:rsidR="003C0FEA">
          <w:rPr>
            <w:color w:val="FF0000"/>
            <w:lang w:val="en-CA"/>
          </w:rPr>
          <w:t xml:space="preserve">, </w:t>
        </w:r>
      </w:ins>
      <w:ins w:id="587" w:author="Eric Boisvert" w:date="2015-12-25T17:48:00Z">
        <w:r w:rsidR="003C0FEA">
          <w:rPr>
            <w:color w:val="FF0000"/>
            <w:lang w:val="en-CA"/>
          </w:rPr>
          <w:t xml:space="preserve">itself, an </w:t>
        </w:r>
      </w:ins>
      <w:ins w:id="588" w:author="Eric Boisvert" w:date="2015-12-25T17:49:00Z">
        <w:r w:rsidR="00122E1A">
          <w:rPr>
            <w:color w:val="FF0000"/>
            <w:lang w:val="en-CA"/>
          </w:rPr>
          <w:t xml:space="preserve">iteration </w:t>
        </w:r>
      </w:ins>
      <w:ins w:id="589" w:author="Eric Boisvert" w:date="2016-01-04T09:07:00Z">
        <w:r w:rsidR="00122E1A">
          <w:rPr>
            <w:color w:val="FF0000"/>
            <w:lang w:val="en-CA"/>
          </w:rPr>
          <w:t>over</w:t>
        </w:r>
      </w:ins>
      <w:ins w:id="590" w:author="Eric Boisvert" w:date="2015-12-25T17:49:00Z">
        <w:r w:rsidR="003C0FEA">
          <w:rPr>
            <w:color w:val="FF0000"/>
            <w:lang w:val="en-CA"/>
          </w:rPr>
          <w:t xml:space="preserve"> ISO 19136 (2007).</w:t>
        </w:r>
      </w:ins>
      <w:del w:id="591" w:author="Eric Boisvert" w:date="2015-12-25T17:48:00Z">
        <w:r w:rsidR="009A7B37" w:rsidRPr="00D12552" w:rsidDel="003C0FEA">
          <w:rPr>
            <w:lang w:val="en-CA"/>
          </w:rPr>
          <w:delText xml:space="preserve">. </w:delText>
        </w:r>
      </w:del>
      <w:ins w:id="592"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27FA83A1" w:rsidR="009A7B37" w:rsidRPr="00D12552" w:rsidRDefault="00A17543">
      <w:pPr>
        <w:pStyle w:val="List2OGCbullets"/>
        <w:rPr>
          <w:color w:val="FF0000"/>
          <w:lang w:val="en-CA"/>
        </w:rPr>
      </w:pPr>
      <w:r w:rsidRPr="00D12552">
        <w:rPr>
          <w:color w:val="FF0000"/>
          <w:lang w:val="en-CA"/>
        </w:rPr>
        <w:t>Abstract logical model</w:t>
      </w:r>
      <w:ins w:id="593" w:author="Boisvert, Eric" w:date="2016-03-29T07:56:00Z">
        <w:r w:rsidR="007C5519">
          <w:rPr>
            <w:color w:val="FF0000"/>
            <w:lang w:val="en-CA"/>
          </w:rPr>
          <w:t>.</w:t>
        </w:r>
      </w:ins>
    </w:p>
    <w:p w14:paraId="41F0D7E3" w14:textId="50988F4E" w:rsidR="009A7B37" w:rsidRPr="00D12552" w:rsidRDefault="00A17543">
      <w:pPr>
        <w:pStyle w:val="List2OGCbullets"/>
        <w:rPr>
          <w:color w:val="FF0000"/>
          <w:lang w:val="en-CA"/>
        </w:rPr>
      </w:pPr>
      <w:r w:rsidRPr="00D12552">
        <w:rPr>
          <w:color w:val="FF0000"/>
          <w:lang w:val="en-CA"/>
        </w:rPr>
        <w:t>Data instance</w:t>
      </w:r>
      <w:ins w:id="594" w:author="Boisvert, Eric" w:date="2016-03-29T07:56:00Z">
        <w:r w:rsidR="007C5519">
          <w:rPr>
            <w:color w:val="FF0000"/>
            <w:lang w:val="en-CA"/>
          </w:rPr>
          <w:t>.</w:t>
        </w:r>
      </w:ins>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5"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596" w:author="Eric Boisvert" w:date="2015-10-28T18:28:00Z"/>
          <w:color w:val="000000"/>
          <w:lang w:val="en-CA"/>
        </w:rPr>
      </w:pPr>
      <w:del w:id="597"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598"/>
        <w:r w:rsidRPr="00D12552" w:rsidDel="00AE3B9C">
          <w:rPr>
            <w:color w:val="000000"/>
            <w:lang w:val="en-CA"/>
          </w:rPr>
          <w:delText>interface standard,</w:delText>
        </w:r>
      </w:del>
      <w:commentRangeEnd w:id="598"/>
      <w:r w:rsidR="00483791">
        <w:rPr>
          <w:rStyle w:val="Marquedecommentaire"/>
        </w:rPr>
        <w:commentReference w:id="598"/>
      </w:r>
      <w:del w:id="599"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600" w:author="Eric Boisvert" w:date="2016-03-06T13:55:00Z"/>
          <w:lang w:val="en-CA"/>
        </w:rPr>
      </w:pPr>
      <w:del w:id="601" w:author="Eric Boisvert" w:date="2016-03-06T13:55:00Z">
        <w:r w:rsidRPr="00D12552" w:rsidDel="00483791">
          <w:rPr>
            <w:lang w:val="en-CA"/>
          </w:rPr>
          <w:delText xml:space="preserve">Any one of the conformance levels specified in </w:delText>
        </w:r>
        <w:commentRangeStart w:id="602"/>
        <w:r w:rsidRPr="00D12552" w:rsidDel="00483791">
          <w:rPr>
            <w:lang w:val="en-CA"/>
          </w:rPr>
          <w:delText xml:space="preserve">Annex </w:delText>
        </w:r>
      </w:del>
      <w:del w:id="603" w:author="Eric Boisvert" w:date="2016-03-06T13:53:00Z">
        <w:r w:rsidRPr="00D12552" w:rsidDel="00483791">
          <w:rPr>
            <w:lang w:val="en-CA"/>
          </w:rPr>
          <w:delText>B</w:delText>
        </w:r>
      </w:del>
      <w:del w:id="604" w:author="Eric Boisvert" w:date="2016-03-06T13:55:00Z">
        <w:r w:rsidRPr="00D12552" w:rsidDel="00483791">
          <w:rPr>
            <w:lang w:val="en-CA"/>
          </w:rPr>
          <w:delText xml:space="preserve"> </w:delText>
        </w:r>
        <w:commentRangeEnd w:id="602"/>
        <w:r w:rsidR="0057403B" w:rsidDel="00483791">
          <w:rPr>
            <w:rStyle w:val="Marquedecommentaire"/>
            <w:lang w:val="en-US"/>
          </w:rPr>
          <w:commentReference w:id="602"/>
        </w:r>
        <w:r w:rsidRPr="00D12552" w:rsidDel="00483791">
          <w:rPr>
            <w:lang w:val="en-CA"/>
          </w:rPr>
          <w:delText>(normative).</w:delText>
        </w:r>
      </w:del>
    </w:p>
    <w:p w14:paraId="137C54AC" w14:textId="14AB7ACE" w:rsidR="009A7B37" w:rsidRPr="00D12552" w:rsidDel="00483791" w:rsidRDefault="009A7B37">
      <w:pPr>
        <w:pStyle w:val="List1OGCletters"/>
        <w:rPr>
          <w:del w:id="605" w:author="Eric Boisvert" w:date="2016-03-06T13:55:00Z"/>
          <w:lang w:val="en-CA"/>
        </w:rPr>
      </w:pPr>
      <w:del w:id="606" w:author="Eric Boisvert" w:date="2016-03-06T13:55:00Z">
        <w:r w:rsidRPr="00D12552" w:rsidDel="00483791">
          <w:rPr>
            <w:lang w:val="en-CA"/>
          </w:rPr>
          <w:delText xml:space="preserve">Any one of the Distributed Computing Platform profiles specified in </w:delText>
        </w:r>
        <w:commentRangeStart w:id="607"/>
        <w:r w:rsidRPr="00D12552" w:rsidDel="00483791">
          <w:rPr>
            <w:lang w:val="en-CA"/>
          </w:rPr>
          <w:delText xml:space="preserve">Annexes TBD through TBD </w:delText>
        </w:r>
        <w:commentRangeEnd w:id="607"/>
        <w:r w:rsidR="0057403B" w:rsidDel="00483791">
          <w:rPr>
            <w:rStyle w:val="Marquedecommentaire"/>
            <w:lang w:val="en-US"/>
          </w:rPr>
          <w:commentReference w:id="607"/>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608" w:name="_Toc446944540"/>
      <w:r w:rsidRPr="00D12552">
        <w:rPr>
          <w:lang w:val="en-CA"/>
        </w:rPr>
        <w:t>References</w:t>
      </w:r>
      <w:bookmarkEnd w:id="60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ins w:id="609" w:author="Ollie Raymond" w:date="2016-02-08T14:14:00Z"/>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ins w:id="610" w:author="Ollie Raymond" w:date="2016-02-08T14:12:00Z"/>
          <w:lang w:val="en-CA"/>
        </w:rPr>
      </w:pPr>
      <w:ins w:id="611"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Paragraphedeliste"/>
        <w:numPr>
          <w:ilvl w:val="0"/>
          <w:numId w:val="13"/>
        </w:numPr>
        <w:spacing w:after="0" w:line="276" w:lineRule="auto"/>
        <w:rPr>
          <w:lang w:val="en-CA"/>
        </w:rPr>
      </w:pPr>
      <w:ins w:id="612" w:author="Ollie Raymond" w:date="2016-02-08T14:12:00Z">
        <w:r>
          <w:rPr>
            <w:lang w:val="en-CA"/>
          </w:rPr>
          <w:t xml:space="preserve">ISO 19108:2006 </w:t>
        </w:r>
      </w:ins>
      <w:ins w:id="613" w:author="Ollie Raymond" w:date="2016-02-08T14:14:00Z">
        <w:r>
          <w:rPr>
            <w:lang w:val="en-CA"/>
          </w:rPr>
          <w:t xml:space="preserve">- </w:t>
        </w:r>
      </w:ins>
      <w:ins w:id="614" w:author="Ollie Raymond" w:date="2016-02-08T14:12:00Z">
        <w:r>
          <w:rPr>
            <w:lang w:val="en-CA"/>
          </w:rPr>
          <w:t>Temporal Schema</w:t>
        </w:r>
      </w:ins>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Paragraphedeliste"/>
        <w:numPr>
          <w:ilvl w:val="0"/>
          <w:numId w:val="13"/>
        </w:numPr>
        <w:spacing w:after="0" w:line="276" w:lineRule="auto"/>
        <w:rPr>
          <w:del w:id="615" w:author="Eric Boisvert" w:date="2016-02-27T12:01:00Z"/>
          <w:lang w:val="en-CA"/>
        </w:rPr>
      </w:pPr>
      <w:del w:id="616"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17"/>
        <w:r w:rsidRPr="00BD7B2A" w:rsidDel="004725FE">
          <w:rPr>
            <w:lang w:val="en-CA"/>
          </w:rPr>
          <w:delText>ISO 19123:2005</w:delText>
        </w:r>
        <w:commentRangeEnd w:id="617"/>
        <w:r w:rsidR="0057403B" w:rsidDel="004725FE">
          <w:rPr>
            <w:rStyle w:val="Marquedecommentaire"/>
          </w:rPr>
          <w:commentReference w:id="617"/>
        </w:r>
        <w:r w:rsidRPr="00BD7B2A" w:rsidDel="004725FE">
          <w:rPr>
            <w:lang w:val="en-CA"/>
          </w:rPr>
          <w:delText>)</w:delText>
        </w:r>
      </w:del>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ins w:id="618" w:author="Ollie Raymond" w:date="2016-02-08T14:08:00Z">
        <w:r w:rsidR="007F26AE">
          <w:rPr>
            <w:lang w:val="en-CA"/>
          </w:rPr>
          <w:t>2.0.1</w:t>
        </w:r>
      </w:ins>
      <w:del w:id="619" w:author="Ollie Raymond" w:date="2016-02-08T14:08:00Z">
        <w:r w:rsidRPr="00BD7B2A" w:rsidDel="007F26AE">
          <w:rPr>
            <w:lang w:val="en-CA"/>
          </w:rPr>
          <w:delText>1.8</w:delText>
        </w:r>
      </w:del>
      <w:r w:rsidRPr="00BD7B2A">
        <w:rPr>
          <w:lang w:val="en-CA"/>
        </w:rPr>
        <w:t xml:space="preserve">, </w:t>
      </w:r>
      <w:del w:id="620" w:author="Ollie Raymond" w:date="2016-02-08T14:08:00Z">
        <w:r w:rsidRPr="00BD7B2A" w:rsidDel="007F26AE">
          <w:rPr>
            <w:lang w:val="en-CA"/>
          </w:rPr>
          <w:delText>July 2009</w:delText>
        </w:r>
      </w:del>
      <w:ins w:id="621"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ins w:id="622" w:author="Eric Boisvert" w:date="2016-03-28T12:32:00Z"/>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ins w:id="623" w:author="Eric Boisvert" w:date="2016-03-28T16:54:00Z"/>
          <w:lang w:val="en-CA"/>
        </w:rPr>
      </w:pPr>
      <w:ins w:id="624" w:author="Eric Boisvert" w:date="2016-03-28T12:32:00Z">
        <w:r w:rsidRPr="00A173A4">
          <w:rPr>
            <w:lang w:val="en-CA"/>
          </w:rPr>
          <w:t>INSPIRE Data Specification for the spatial data theme Geology</w:t>
        </w:r>
        <w:r>
          <w:rPr>
            <w:lang w:val="en-CA"/>
          </w:rPr>
          <w:t xml:space="preserve"> Version 3.0</w:t>
        </w:r>
      </w:ins>
    </w:p>
    <w:p w14:paraId="3B8AB7BA" w14:textId="16F802AA" w:rsidR="003D7505" w:rsidRPr="00BD7B2A" w:rsidRDefault="003D7505" w:rsidP="003D7505">
      <w:pPr>
        <w:pStyle w:val="Paragraphedeliste"/>
        <w:numPr>
          <w:ilvl w:val="0"/>
          <w:numId w:val="13"/>
        </w:numPr>
        <w:spacing w:after="0" w:line="276" w:lineRule="auto"/>
        <w:rPr>
          <w:lang w:val="en-CA"/>
        </w:rPr>
      </w:pPr>
      <w:ins w:id="625" w:author="Eric Boisvert" w:date="2016-03-28T16:54:00Z">
        <w:r>
          <w:rPr>
            <w:lang w:val="en-CA"/>
          </w:rPr>
          <w:t xml:space="preserve">North American Data Model </w:t>
        </w:r>
      </w:ins>
      <w:ins w:id="626" w:author="Eric Boisvert" w:date="2016-03-28T16:55:00Z">
        <w:r>
          <w:rPr>
            <w:lang w:val="en-CA"/>
          </w:rPr>
          <w:t>, specially the science language products (</w:t>
        </w:r>
        <w:r w:rsidRPr="003D7505">
          <w:rPr>
            <w:lang w:val="en-CA"/>
          </w:rPr>
          <w:t>http://ngmdb.usgs.gov/www-nadm/sltt/products.html</w:t>
        </w:r>
        <w:r>
          <w:rPr>
            <w:lang w:val="en-CA"/>
          </w:rPr>
          <w:t>)</w:t>
        </w:r>
      </w:ins>
    </w:p>
    <w:p w14:paraId="36944A09" w14:textId="77777777" w:rsidR="009A7B37" w:rsidRPr="00D12552" w:rsidRDefault="009A7B37">
      <w:pPr>
        <w:pStyle w:val="Titre1"/>
        <w:rPr>
          <w:lang w:val="en-CA"/>
        </w:rPr>
      </w:pPr>
      <w:bookmarkStart w:id="627" w:name="_Toc446944541"/>
      <w:r w:rsidRPr="00D12552">
        <w:rPr>
          <w:lang w:val="en-CA"/>
        </w:rPr>
        <w:t>Terms and Definitions</w:t>
      </w:r>
      <w:bookmarkEnd w:id="627"/>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Titre2"/>
        <w:rPr>
          <w:rPrChange w:id="628" w:author="Eric Boisvert" w:date="2016-01-23T12:53:00Z">
            <w:rPr>
              <w:lang w:val="en-CA"/>
            </w:rPr>
          </w:rPrChange>
        </w:rPr>
      </w:pPr>
      <w:bookmarkStart w:id="629" w:name="_Toc446944542"/>
      <w:bookmarkStart w:id="630" w:name="_Toc428885175"/>
      <w:bookmarkStart w:id="631" w:name="Glossary_Feature"/>
      <w:r>
        <w:rPr>
          <w:lang w:val="en-CA"/>
        </w:rPr>
        <w:t>classifier</w:t>
      </w:r>
      <w:r w:rsidRPr="00D27E3C">
        <w:rPr>
          <w:lang w:val="en-CA"/>
        </w:rPr>
        <w:br/>
      </w:r>
      <w:r w:rsidRPr="00D27E3C">
        <w:rPr>
          <w:b w:val="0"/>
          <w:rPrChange w:id="632" w:author="Eric Boisvert" w:date="2016-01-23T12:53:00Z">
            <w:rPr/>
          </w:rPrChange>
        </w:rPr>
        <w:t xml:space="preserve">A classifier is an abstract UML metaclass which describes (classifies) </w:t>
      </w:r>
      <w:ins w:id="633" w:author="Ollie Raymond" w:date="2016-02-08T14:16:00Z">
        <w:r w:rsidR="007F26AE">
          <w:rPr>
            <w:b w:val="0"/>
          </w:rPr>
          <w:t xml:space="preserve">a </w:t>
        </w:r>
      </w:ins>
      <w:r w:rsidRPr="00D27E3C">
        <w:rPr>
          <w:b w:val="0"/>
          <w:rPrChange w:id="634" w:author="Eric Boisvert" w:date="2016-01-23T12:53:00Z">
            <w:rPr/>
          </w:rPrChange>
        </w:rPr>
        <w:t xml:space="preserve">set of instances having common features (not to </w:t>
      </w:r>
      <w:ins w:id="635" w:author="Ollie Raymond" w:date="2016-02-08T14:16:00Z">
        <w:r w:rsidR="007F26AE">
          <w:rPr>
            <w:b w:val="0"/>
          </w:rPr>
          <w:t xml:space="preserve">be </w:t>
        </w:r>
      </w:ins>
      <w:r w:rsidRPr="00D27E3C">
        <w:rPr>
          <w:b w:val="0"/>
          <w:rPrChange w:id="636" w:author="Eric Boisvert" w:date="2016-01-23T12:53:00Z">
            <w:rPr/>
          </w:rPrChange>
        </w:rPr>
        <w:t>confuse</w:t>
      </w:r>
      <w:ins w:id="637" w:author="Ollie Raymond" w:date="2016-02-08T14:16:00Z">
        <w:r w:rsidR="007F26AE">
          <w:rPr>
            <w:b w:val="0"/>
          </w:rPr>
          <w:t>d</w:t>
        </w:r>
      </w:ins>
      <w:r w:rsidRPr="00D27E3C">
        <w:rPr>
          <w:b w:val="0"/>
          <w:rPrChange w:id="638" w:author="Eric Boisvert" w:date="2016-01-23T12:53:00Z">
            <w:rPr/>
          </w:rPrChange>
        </w:rPr>
        <w:t xml:space="preserve"> with </w:t>
      </w:r>
      <w:ins w:id="639" w:author="Ollie Raymond" w:date="2016-02-08T14:16:00Z">
        <w:r w:rsidR="007F26AE">
          <w:rPr>
            <w:b w:val="0"/>
          </w:rPr>
          <w:t>the “</w:t>
        </w:r>
      </w:ins>
      <w:r w:rsidRPr="00D27E3C">
        <w:rPr>
          <w:b w:val="0"/>
          <w:rPrChange w:id="640" w:author="Eric Boisvert" w:date="2016-01-23T12:53:00Z">
            <w:rPr/>
          </w:rPrChange>
        </w:rPr>
        <w:t>Feature</w:t>
      </w:r>
      <w:ins w:id="641" w:author="Ollie Raymond" w:date="2016-02-08T14:16:00Z">
        <w:r w:rsidR="007F26AE">
          <w:rPr>
            <w:b w:val="0"/>
          </w:rPr>
          <w:t>”</w:t>
        </w:r>
      </w:ins>
      <w:r w:rsidRPr="00D27E3C">
        <w:rPr>
          <w:b w:val="0"/>
          <w:rPrChange w:id="642" w:author="Eric Boisvert" w:date="2016-01-23T12:53:00Z">
            <w:rPr/>
          </w:rPrChange>
        </w:rPr>
        <w:t xml:space="preserve"> stereotype from </w:t>
      </w:r>
      <w:ins w:id="643" w:author="Ollie Raymond" w:date="2016-02-08T14:16:00Z">
        <w:r w:rsidR="007F26AE">
          <w:rPr>
            <w:b w:val="0"/>
          </w:rPr>
          <w:t xml:space="preserve">the </w:t>
        </w:r>
      </w:ins>
      <w:r w:rsidRPr="00D27E3C">
        <w:rPr>
          <w:b w:val="0"/>
          <w:rPrChange w:id="644"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29"/>
    </w:p>
    <w:p w14:paraId="22C03DF2" w14:textId="7F807941" w:rsidR="00FA3D28" w:rsidRPr="00D12552" w:rsidDel="004725FE" w:rsidRDefault="00FA3D28" w:rsidP="00FA3D28">
      <w:pPr>
        <w:pStyle w:val="Titre2"/>
        <w:rPr>
          <w:del w:id="645" w:author="Eric Boisvert" w:date="2016-02-27T12:01:00Z"/>
          <w:lang w:val="en-CA"/>
        </w:rPr>
      </w:pPr>
      <w:bookmarkStart w:id="646" w:name="_Toc445034156"/>
      <w:bookmarkStart w:id="647" w:name="_Toc446944543"/>
      <w:commentRangeStart w:id="648"/>
      <w:del w:id="649" w:author="Eric Boisvert" w:date="2016-02-27T12:01:00Z">
        <w:r w:rsidRPr="00D12552" w:rsidDel="004725FE">
          <w:rPr>
            <w:lang w:val="en-CA"/>
          </w:rPr>
          <w:delText>coverage</w:delText>
        </w:r>
        <w:bookmarkEnd w:id="630"/>
        <w:bookmarkEnd w:id="646"/>
        <w:bookmarkEnd w:id="647"/>
      </w:del>
    </w:p>
    <w:p w14:paraId="44153C30" w14:textId="6EBBB865" w:rsidR="00FA3D28" w:rsidRPr="00D12552" w:rsidDel="004725FE" w:rsidRDefault="00FA3D28" w:rsidP="00FA3D28">
      <w:pPr>
        <w:rPr>
          <w:del w:id="650" w:author="Eric Boisvert" w:date="2016-02-27T12:01:00Z"/>
          <w:bCs/>
          <w:lang w:val="en-CA"/>
        </w:rPr>
      </w:pPr>
      <w:del w:id="651"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52" w:author="Eric Boisvert" w:date="2016-02-27T12:01:00Z"/>
          <w:bCs/>
          <w:lang w:val="en-CA"/>
        </w:rPr>
      </w:pPr>
      <w:del w:id="653" w:author="Eric Boisvert" w:date="2016-02-27T12:01:00Z">
        <w:r w:rsidRPr="00D12552" w:rsidDel="004725FE">
          <w:rPr>
            <w:bCs/>
            <w:lang w:val="en-CA"/>
          </w:rPr>
          <w:delText>[ISO 19123:2005, definition 4.17]</w:delText>
        </w:r>
        <w:commentRangeEnd w:id="648"/>
        <w:r w:rsidR="0057403B" w:rsidDel="004725FE">
          <w:rPr>
            <w:rStyle w:val="Marquedecommentaire"/>
          </w:rPr>
          <w:commentReference w:id="648"/>
        </w:r>
      </w:del>
    </w:p>
    <w:p w14:paraId="51FC44D3" w14:textId="77777777" w:rsidR="00FA3D28" w:rsidRPr="00D12552" w:rsidRDefault="00FA3D28" w:rsidP="00FA3D28">
      <w:pPr>
        <w:pStyle w:val="Titre2"/>
        <w:rPr>
          <w:lang w:val="en-CA"/>
        </w:rPr>
      </w:pPr>
      <w:bookmarkStart w:id="654" w:name="_Toc428885176"/>
      <w:bookmarkStart w:id="655" w:name="_Toc446944544"/>
      <w:r w:rsidRPr="00D12552">
        <w:rPr>
          <w:lang w:val="en-CA"/>
        </w:rPr>
        <w:t>domain feature</w:t>
      </w:r>
      <w:bookmarkEnd w:id="654"/>
      <w:bookmarkEnd w:id="655"/>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656" w:name="_Toc428885177"/>
      <w:bookmarkStart w:id="657" w:name="_Toc446944545"/>
      <w:r w:rsidRPr="00D12552">
        <w:rPr>
          <w:lang w:val="en-CA"/>
        </w:rPr>
        <w:t>element &lt;XML&gt;</w:t>
      </w:r>
      <w:bookmarkEnd w:id="656"/>
      <w:bookmarkEnd w:id="657"/>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658" w:name="_Toc428885178"/>
      <w:bookmarkStart w:id="659" w:name="_Toc446944546"/>
      <w:r w:rsidRPr="00D12552">
        <w:rPr>
          <w:lang w:val="en-CA"/>
        </w:rPr>
        <w:t>feature</w:t>
      </w:r>
      <w:bookmarkEnd w:id="658"/>
      <w:bookmarkEnd w:id="659"/>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Titre2"/>
        <w:rPr>
          <w:lang w:val="en-CA"/>
        </w:rPr>
        <w:pPrChange w:id="660" w:author="Eric Boisvert" w:date="2015-10-28T11:59:00Z">
          <w:pPr/>
        </w:pPrChange>
      </w:pPr>
      <w:bookmarkStart w:id="661" w:name="_Toc428885179"/>
      <w:bookmarkStart w:id="662" w:name="_Toc446944547"/>
      <w:r w:rsidRPr="00670D2F">
        <w:rPr>
          <w:lang w:val="en-CA"/>
          <w:rPrChange w:id="663" w:author="Ollie Raymond" w:date="2016-02-08T14:20:00Z">
            <w:rPr>
              <w:b/>
              <w:bCs/>
              <w:iCs/>
              <w:highlight w:val="yellow"/>
              <w:lang w:val="en-CA"/>
            </w:rPr>
          </w:rPrChange>
        </w:rPr>
        <w:t>GML application schema</w:t>
      </w:r>
      <w:bookmarkEnd w:id="661"/>
      <w:bookmarkEnd w:id="662"/>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64" w:author="Eric Boisvert" w:date="2015-12-25T17:50:00Z">
        <w:r w:rsidRPr="00D12552" w:rsidDel="00370D0D">
          <w:rPr>
            <w:lang w:val="en-CA"/>
          </w:rPr>
          <w:delText>ISO 19136:2007.</w:delText>
        </w:r>
      </w:del>
      <w:ins w:id="665"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Titre2"/>
        <w:rPr>
          <w:lang w:val="en-CA"/>
        </w:rPr>
      </w:pPr>
      <w:bookmarkStart w:id="666" w:name="_Toc428885180"/>
      <w:bookmarkStart w:id="667" w:name="_Toc446944548"/>
      <w:r w:rsidRPr="00D12552">
        <w:rPr>
          <w:lang w:val="en-CA"/>
        </w:rPr>
        <w:t>GML document</w:t>
      </w:r>
      <w:bookmarkEnd w:id="666"/>
      <w:bookmarkEnd w:id="667"/>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668" w:name="_Toc428885181"/>
      <w:bookmarkStart w:id="669" w:name="_Toc446944549"/>
      <w:r w:rsidRPr="00D12552">
        <w:rPr>
          <w:lang w:val="en-CA"/>
        </w:rPr>
        <w:t>GML schema</w:t>
      </w:r>
      <w:bookmarkEnd w:id="668"/>
      <w:bookmarkEnd w:id="669"/>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70" w:author="Eric Boisvert" w:date="2015-10-28T12:00:00Z">
        <w:r w:rsidRPr="00D12552" w:rsidDel="005A74B6">
          <w:rPr>
            <w:lang w:val="en-CA"/>
          </w:rPr>
          <w:delText>http://www.opengis.net/gml/3.2</w:delText>
        </w:r>
      </w:del>
      <w:del w:id="671" w:author="Ollie Raymond" w:date="2016-02-08T14:22:00Z">
        <w:r w:rsidRPr="00D12552" w:rsidDel="00670D2F">
          <w:rPr>
            <w:lang w:val="en-CA"/>
          </w:rPr>
          <w:delText>‖</w:delText>
        </w:r>
      </w:del>
      <w:r w:rsidRPr="00D12552">
        <w:rPr>
          <w:lang w:val="en-CA"/>
        </w:rPr>
        <w:t xml:space="preserve"> as specified in </w:t>
      </w:r>
      <w:del w:id="672" w:author="Eric Boisvert" w:date="2015-12-25T17:50:00Z">
        <w:r w:rsidRPr="00D12552" w:rsidDel="00370D0D">
          <w:rPr>
            <w:lang w:val="en-CA"/>
          </w:rPr>
          <w:delText>ISO 19136:2007.</w:delText>
        </w:r>
      </w:del>
      <w:ins w:id="673"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674" w:name="_Toc428885182"/>
      <w:bookmarkStart w:id="675" w:name="_Toc446944550"/>
      <w:r w:rsidRPr="00D12552">
        <w:rPr>
          <w:lang w:val="en-CA"/>
        </w:rPr>
        <w:t>measurement</w:t>
      </w:r>
      <w:bookmarkEnd w:id="674"/>
      <w:bookmarkEnd w:id="675"/>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676" w:name="_Toc428885183"/>
      <w:bookmarkStart w:id="677" w:name="_Toc446944551"/>
      <w:r w:rsidRPr="00D12552">
        <w:rPr>
          <w:lang w:val="en-CA"/>
        </w:rPr>
        <w:t>observation</w:t>
      </w:r>
      <w:bookmarkEnd w:id="676"/>
      <w:bookmarkEnd w:id="677"/>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678" w:name="_Toc428885184"/>
      <w:bookmarkStart w:id="679" w:name="_Toc446944552"/>
      <w:r w:rsidRPr="00D12552">
        <w:rPr>
          <w:lang w:val="en-CA"/>
        </w:rPr>
        <w:t>observation procedure</w:t>
      </w:r>
      <w:bookmarkEnd w:id="678"/>
      <w:bookmarkEnd w:id="679"/>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680" w:name="_Toc428885185"/>
      <w:bookmarkStart w:id="681" w:name="_Toc446944553"/>
      <w:r w:rsidRPr="00D12552">
        <w:rPr>
          <w:lang w:val="en-CA"/>
        </w:rPr>
        <w:t>observation result</w:t>
      </w:r>
      <w:bookmarkEnd w:id="680"/>
      <w:bookmarkEnd w:id="681"/>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682" w:name="_Toc428885186"/>
      <w:bookmarkStart w:id="683" w:name="_Toc446944554"/>
      <w:r w:rsidRPr="00D12552">
        <w:rPr>
          <w:lang w:val="en-CA"/>
        </w:rPr>
        <w:t>property &lt;General Feature Model&gt;</w:t>
      </w:r>
      <w:bookmarkEnd w:id="682"/>
      <w:bookmarkEnd w:id="683"/>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684" w:name="_Toc428885187"/>
      <w:bookmarkStart w:id="685" w:name="_Toc446944555"/>
      <w:r w:rsidRPr="00D12552">
        <w:rPr>
          <w:lang w:val="en-CA"/>
        </w:rPr>
        <w:lastRenderedPageBreak/>
        <w:t>sampled feature</w:t>
      </w:r>
      <w:bookmarkEnd w:id="684"/>
      <w:bookmarkEnd w:id="685"/>
    </w:p>
    <w:p w14:paraId="25874CEE" w14:textId="43D26BDA" w:rsidR="00FA3D28" w:rsidRPr="00D12552" w:rsidRDefault="00FA3D28" w:rsidP="00FA3D28">
      <w:pPr>
        <w:rPr>
          <w:lang w:val="en-CA"/>
        </w:rPr>
      </w:pPr>
      <w:r w:rsidRPr="00D12552">
        <w:rPr>
          <w:lang w:val="en-CA"/>
        </w:rPr>
        <w:t xml:space="preserve">The real-world domain feature of interest, such as a </w:t>
      </w:r>
      <w:del w:id="686" w:author="Ollie Raymond" w:date="2016-02-08T14:23:00Z">
        <w:r w:rsidRPr="00D12552" w:rsidDel="00670D2F">
          <w:rPr>
            <w:lang w:val="en-CA"/>
          </w:rPr>
          <w:delText>groundwater body</w:delText>
        </w:r>
      </w:del>
      <w:ins w:id="687" w:author="Ollie Raymond" w:date="2016-02-08T14:23:00Z">
        <w:r w:rsidR="00670D2F">
          <w:rPr>
            <w:lang w:val="en-CA"/>
          </w:rPr>
          <w:t>geological unit</w:t>
        </w:r>
      </w:ins>
      <w:ins w:id="688" w:author="Ollie Raymond" w:date="2016-02-08T14:25:00Z">
        <w:r w:rsidR="00670D2F">
          <w:rPr>
            <w:lang w:val="en-CA"/>
          </w:rPr>
          <w:t xml:space="preserve"> or</w:t>
        </w:r>
      </w:ins>
      <w:del w:id="689" w:author="Ollie Raymond" w:date="2016-02-08T14:25:00Z">
        <w:r w:rsidRPr="00D12552" w:rsidDel="00670D2F">
          <w:rPr>
            <w:lang w:val="en-CA"/>
          </w:rPr>
          <w:delText>,</w:delText>
        </w:r>
      </w:del>
      <w:ins w:id="690" w:author="Ollie Raymond" w:date="2016-02-08T14:23:00Z">
        <w:r w:rsidR="00670D2F">
          <w:rPr>
            <w:lang w:val="en-CA"/>
          </w:rPr>
          <w:t xml:space="preserve"> </w:t>
        </w:r>
      </w:ins>
      <w:ins w:id="691" w:author="Ollie Raymond" w:date="2016-02-08T14:24:00Z">
        <w:r w:rsidR="00670D2F">
          <w:rPr>
            <w:lang w:val="en-CA"/>
          </w:rPr>
          <w:t xml:space="preserve">structure </w:t>
        </w:r>
      </w:ins>
      <w:del w:id="692"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693" w:name="_Toc428885188"/>
      <w:bookmarkStart w:id="694" w:name="_Toc446944556"/>
      <w:r w:rsidRPr="00D12552">
        <w:rPr>
          <w:lang w:val="en-CA"/>
        </w:rPr>
        <w:t>sampling feature</w:t>
      </w:r>
      <w:bookmarkEnd w:id="693"/>
      <w:bookmarkEnd w:id="694"/>
    </w:p>
    <w:p w14:paraId="4E5AFEE3" w14:textId="2AA73DA6" w:rsidR="00FA3D28" w:rsidRPr="00D12552" w:rsidRDefault="00FA3D28" w:rsidP="00FA3D28">
      <w:pPr>
        <w:rPr>
          <w:lang w:val="en-CA"/>
        </w:rPr>
      </w:pPr>
      <w:r w:rsidRPr="00D12552">
        <w:rPr>
          <w:lang w:val="en-CA"/>
        </w:rPr>
        <w:t>Feature, such as a station,</w:t>
      </w:r>
      <w:ins w:id="695" w:author="Ollie Raymond" w:date="2016-02-08T14:25:00Z">
        <w:r w:rsidR="00670D2F">
          <w:rPr>
            <w:lang w:val="en-CA"/>
          </w:rPr>
          <w:t xml:space="preserve"> borehole,</w:t>
        </w:r>
      </w:ins>
      <w:r w:rsidRPr="00D12552">
        <w:rPr>
          <w:lang w:val="en-CA"/>
        </w:rPr>
        <w:t xml:space="preserve"> </w:t>
      </w:r>
      <w:del w:id="696"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697" w:name="_Toc428885189"/>
      <w:bookmarkStart w:id="698" w:name="_Toc446944557"/>
      <w:r w:rsidRPr="00D12552">
        <w:rPr>
          <w:lang w:val="en-CA"/>
        </w:rPr>
        <w:t>schema &lt;XML Schema&gt;</w:t>
      </w:r>
      <w:bookmarkEnd w:id="697"/>
      <w:bookmarkEnd w:id="698"/>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Titre1"/>
        <w:rPr>
          <w:lang w:val="en-CA"/>
        </w:rPr>
      </w:pPr>
      <w:bookmarkStart w:id="699" w:name="_Toc446944558"/>
      <w:bookmarkEnd w:id="631"/>
      <w:del w:id="700" w:author="Eric Boisvert" w:date="2015-10-27T17:08:00Z">
        <w:r w:rsidDel="00773E1B">
          <w:rPr>
            <w:lang w:val="en-CA"/>
          </w:rPr>
          <w:delText xml:space="preserve">Conceptual </w:delText>
        </w:r>
      </w:del>
      <w:ins w:id="701" w:author="Eric Boisvert" w:date="2015-10-27T17:08:00Z">
        <w:r w:rsidR="00773E1B">
          <w:rPr>
            <w:lang w:val="en-CA"/>
          </w:rPr>
          <w:t xml:space="preserve">Logical </w:t>
        </w:r>
      </w:ins>
      <w:r>
        <w:rPr>
          <w:lang w:val="en-CA"/>
        </w:rPr>
        <w:t>Model</w:t>
      </w:r>
      <w:bookmarkEnd w:id="699"/>
    </w:p>
    <w:p w14:paraId="78DE2759" w14:textId="191569BC" w:rsidR="0068258B" w:rsidRDefault="000F075C" w:rsidP="000D2F14">
      <w:pPr>
        <w:rPr>
          <w:ins w:id="702" w:author="Eric Boisvert" w:date="2015-10-30T04:04:00Z"/>
          <w:lang w:val="en-CA"/>
        </w:rPr>
      </w:pPr>
      <w:ins w:id="703" w:author="Ollie Raymond" w:date="2016-02-03T09:32:00Z">
        <w:r>
          <w:rPr>
            <w:lang w:val="en-CA"/>
          </w:rPr>
          <w:t xml:space="preserve">The </w:t>
        </w:r>
      </w:ins>
      <w:ins w:id="704" w:author="Eric Boisvert" w:date="2015-10-30T04:04:00Z">
        <w:r w:rsidR="0068258B">
          <w:rPr>
            <w:lang w:val="en-CA"/>
          </w:rPr>
          <w:t xml:space="preserve">GeoSciML 4.0 </w:t>
        </w:r>
      </w:ins>
      <w:ins w:id="705" w:author="Ollie Raymond" w:date="2016-02-03T09:32:00Z">
        <w:r>
          <w:rPr>
            <w:lang w:val="en-CA"/>
          </w:rPr>
          <w:t>l</w:t>
        </w:r>
      </w:ins>
      <w:ins w:id="706" w:author="Eric Boisvert" w:date="2015-10-30T04:04:00Z">
        <w:del w:id="707" w:author="Ollie Raymond" w:date="2016-02-03T09:32:00Z">
          <w:r w:rsidR="0068258B" w:rsidDel="000F075C">
            <w:rPr>
              <w:lang w:val="en-CA"/>
            </w:rPr>
            <w:delText>L</w:delText>
          </w:r>
        </w:del>
        <w:r w:rsidR="0068258B">
          <w:rPr>
            <w:lang w:val="en-CA"/>
          </w:rPr>
          <w:t xml:space="preserve">ogical model is an interpretation and repackaging of </w:t>
        </w:r>
      </w:ins>
      <w:ins w:id="708" w:author="Eric Boisvert" w:date="2015-10-30T04:07:00Z">
        <w:r w:rsidR="0068258B">
          <w:rPr>
            <w:lang w:val="en-CA"/>
          </w:rPr>
          <w:t xml:space="preserve">version 3.2 of </w:t>
        </w:r>
      </w:ins>
      <w:ins w:id="709" w:author="Eric Boisvert" w:date="2015-10-30T04:04:00Z">
        <w:r w:rsidR="0068258B">
          <w:rPr>
            <w:lang w:val="en-CA"/>
          </w:rPr>
          <w:t xml:space="preserve">the conceptual model published by </w:t>
        </w:r>
        <w:del w:id="710" w:author="Ollie Raymond" w:date="2016-02-03T09:33:00Z">
          <w:r w:rsidR="0068258B" w:rsidDel="000F075C">
            <w:rPr>
              <w:lang w:val="en-CA"/>
            </w:rPr>
            <w:delText>IUSG</w:delText>
          </w:r>
        </w:del>
      </w:ins>
      <w:ins w:id="711" w:author="Ollie Raymond" w:date="2016-02-03T09:33:00Z">
        <w:r>
          <w:rPr>
            <w:lang w:val="en-CA"/>
          </w:rPr>
          <w:t>IUGS</w:t>
        </w:r>
      </w:ins>
      <w:ins w:id="712" w:author="Eric Boisvert" w:date="2015-10-30T04:04:00Z">
        <w:r w:rsidR="0068258B">
          <w:rPr>
            <w:lang w:val="en-CA"/>
          </w:rPr>
          <w:t xml:space="preserve"> (</w:t>
        </w:r>
      </w:ins>
      <w:ins w:id="713"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Lienhypertexte"/>
            <w:lang w:val="en-CA"/>
          </w:rPr>
          <w:t>http://www.geosciml.org/</w:t>
        </w:r>
        <w:r w:rsidR="0068258B">
          <w:rPr>
            <w:lang w:val="en-CA"/>
          </w:rPr>
          <w:fldChar w:fldCharType="end"/>
        </w:r>
      </w:ins>
      <w:ins w:id="714" w:author="Ollie Raymond" w:date="2016-02-08T10:41:00Z">
        <w:r w:rsidR="00B14110" w:rsidRPr="00B14110">
          <w:rPr>
            <w:lang w:val="en-CA"/>
          </w:rPr>
          <w:t>geosciml/3.2/documentation/html/</w:t>
        </w:r>
      </w:ins>
      <w:ins w:id="715" w:author="Eric Boisvert" w:date="2015-10-30T04:08:00Z">
        <w:r w:rsidR="0068258B">
          <w:rPr>
            <w:lang w:val="en-CA"/>
          </w:rPr>
          <w:t>).  The conceptual</w:t>
        </w:r>
        <w:r w:rsidR="007D2867">
          <w:rPr>
            <w:lang w:val="en-CA"/>
          </w:rPr>
          <w:t xml:space="preserve"> model is organised into 13 thematic packages</w:t>
        </w:r>
      </w:ins>
      <w:ins w:id="716" w:author="Eric Boisvert" w:date="2015-10-30T04:16:00Z">
        <w:r w:rsidR="007D2867">
          <w:rPr>
            <w:lang w:val="en-CA"/>
          </w:rPr>
          <w:t xml:space="preserve"> while the logical model proposes a packaging aligned on data delivery use cases.  </w:t>
        </w:r>
      </w:ins>
    </w:p>
    <w:p w14:paraId="6974D630" w14:textId="6BDFE5AA" w:rsidR="007C5519" w:rsidRDefault="000D2F14" w:rsidP="000D2F14">
      <w:pPr>
        <w:rPr>
          <w:ins w:id="717" w:author="Boisvert, Eric" w:date="2016-03-29T07:58:00Z"/>
          <w:lang w:val="en-CA"/>
        </w:rPr>
      </w:pPr>
      <w:r>
        <w:rPr>
          <w:lang w:val="en-CA"/>
        </w:rPr>
        <w:t>GeoSciML is organised into 6 application</w:t>
      </w:r>
      <w:del w:id="718" w:author="Boisvert, Eric" w:date="2016-03-29T07:58:00Z">
        <w:r w:rsidDel="007C5519">
          <w:rPr>
            <w:lang w:val="en-CA"/>
          </w:rPr>
          <w:delText xml:space="preserve"> </w:delText>
        </w:r>
      </w:del>
      <w:r>
        <w:rPr>
          <w:lang w:val="en-CA"/>
        </w:rPr>
        <w:t xml:space="preserve">packages </w:t>
      </w:r>
      <w:ins w:id="719" w:author="Boisvert, Eric" w:date="2016-03-29T07:58:00Z">
        <w:r w:rsidR="007C5519">
          <w:rPr>
            <w:lang w:val="en-CA"/>
          </w:rPr>
          <w:t>(</w:t>
        </w:r>
        <w:r w:rsidR="007C5519">
          <w:rPr>
            <w:lang w:val="en-CA"/>
          </w:rPr>
          <w:fldChar w:fldCharType="begin"/>
        </w:r>
        <w:r w:rsidR="007C5519">
          <w:rPr>
            <w:lang w:val="en-CA"/>
          </w:rPr>
          <w:instrText xml:space="preserve"> REF _Ref447001591 \h </w:instrText>
        </w:r>
      </w:ins>
      <w:r w:rsidR="007C5519">
        <w:rPr>
          <w:lang w:val="en-CA"/>
        </w:rPr>
      </w:r>
      <w:r w:rsidR="007C5519">
        <w:rPr>
          <w:lang w:val="en-CA"/>
        </w:rPr>
        <w:fldChar w:fldCharType="separate"/>
      </w:r>
      <w:ins w:id="720" w:author="Boisvert, Eric" w:date="2016-03-29T07:58:00Z">
        <w:r w:rsidR="007C5519" w:rsidRPr="00690C3D">
          <w:t xml:space="preserve">Figure </w:t>
        </w:r>
        <w:r w:rsidR="007C5519">
          <w:rPr>
            <w:noProof/>
          </w:rPr>
          <w:t>1</w:t>
        </w:r>
        <w:r w:rsidR="007C5519">
          <w:rPr>
            <w:lang w:val="en-CA"/>
          </w:rPr>
          <w:fldChar w:fldCharType="end"/>
        </w:r>
        <w:r w:rsidR="007C5519">
          <w:rPr>
            <w:lang w:val="en-CA"/>
          </w:rPr>
          <w:t>).</w:t>
        </w:r>
      </w:ins>
    </w:p>
    <w:p w14:paraId="4E5288E1" w14:textId="05493825" w:rsidR="000D2F14" w:rsidRDefault="000D2F14">
      <w:pPr>
        <w:numPr>
          <w:ilvl w:val="0"/>
          <w:numId w:val="53"/>
        </w:numPr>
        <w:rPr>
          <w:lang w:val="en-CA"/>
        </w:rPr>
        <w:pPrChange w:id="721" w:author="Boisvert, Eric" w:date="2016-03-29T07:58:00Z">
          <w:pPr>
            <w:pStyle w:val="Paragraphedeliste"/>
            <w:numPr>
              <w:numId w:val="14"/>
            </w:numPr>
            <w:ind w:hanging="360"/>
          </w:pPr>
        </w:pPrChange>
      </w:pPr>
      <w:commentRangeStart w:id="722"/>
      <w:r>
        <w:rPr>
          <w:lang w:val="en-CA"/>
        </w:rPr>
        <w:t>GeoSciML Portrayal : a simplified version for layer based application</w:t>
      </w:r>
      <w:commentRangeEnd w:id="722"/>
      <w:r w:rsidR="00A00D3D">
        <w:rPr>
          <w:rStyle w:val="Marquedecommentaire"/>
        </w:rPr>
        <w:commentReference w:id="722"/>
      </w:r>
      <w:ins w:id="723" w:author="Boisvert, Eric" w:date="2016-03-29T07:59:00Z">
        <w:r w:rsidR="007C5519">
          <w:rPr>
            <w:lang w:val="en-CA"/>
          </w:rPr>
          <w:t>.</w:t>
        </w:r>
      </w:ins>
    </w:p>
    <w:p w14:paraId="4F59F348" w14:textId="6D9B98FE" w:rsidR="000D2F14" w:rsidRDefault="000D2F14" w:rsidP="000D2F14">
      <w:pPr>
        <w:pStyle w:val="Paragraphedeliste"/>
        <w:numPr>
          <w:ilvl w:val="0"/>
          <w:numId w:val="14"/>
        </w:numPr>
        <w:rPr>
          <w:lang w:val="en-CA"/>
        </w:rPr>
      </w:pPr>
      <w:r>
        <w:rPr>
          <w:lang w:val="en-CA"/>
        </w:rPr>
        <w:t xml:space="preserve">GeoSciML Basic : a set of core features, aligned to </w:t>
      </w:r>
      <w:ins w:id="724" w:author="Ollie Raymond" w:date="2016-02-08T10:43:00Z">
        <w:r w:rsidR="00B14110">
          <w:rPr>
            <w:lang w:val="en-CA"/>
          </w:rPr>
          <w:t xml:space="preserve">the </w:t>
        </w:r>
      </w:ins>
      <w:r>
        <w:rPr>
          <w:lang w:val="en-CA"/>
        </w:rPr>
        <w:t xml:space="preserve">INSPIRE </w:t>
      </w:r>
      <w:ins w:id="725" w:author="Ollie Raymond" w:date="2016-02-08T10:47:00Z">
        <w:r w:rsidR="00B14110">
          <w:rPr>
            <w:lang w:val="en-CA"/>
          </w:rPr>
          <w:t>Data Specification on Geology</w:t>
        </w:r>
      </w:ins>
      <w:ins w:id="726" w:author="Boisvert, Eric" w:date="2016-03-29T07:59:00Z">
        <w:r w:rsidR="007C5519">
          <w:rPr>
            <w:lang w:val="en-CA"/>
          </w:rPr>
          <w:t>.</w:t>
        </w:r>
      </w:ins>
      <w:del w:id="727" w:author="Ollie Raymond" w:date="2016-02-08T10:47:00Z">
        <w:r w:rsidDel="00B14110">
          <w:rPr>
            <w:lang w:val="en-CA"/>
          </w:rPr>
          <w:delText>Geoscience model</w:delText>
        </w:r>
      </w:del>
    </w:p>
    <w:p w14:paraId="48D6FF4D" w14:textId="72795F6A" w:rsidR="000D2F14" w:rsidRDefault="000D2F14" w:rsidP="000D2F14">
      <w:pPr>
        <w:pStyle w:val="Paragraphedeliste"/>
        <w:numPr>
          <w:ilvl w:val="0"/>
          <w:numId w:val="14"/>
        </w:numPr>
        <w:rPr>
          <w:lang w:val="en-CA"/>
        </w:rPr>
      </w:pPr>
      <w:r>
        <w:rPr>
          <w:lang w:val="en-CA"/>
        </w:rPr>
        <w:t xml:space="preserve">GeoSciML Extension : an extension </w:t>
      </w:r>
      <w:del w:id="728" w:author="Steve Richard" w:date="2015-10-12T18:11:00Z">
        <w:r w:rsidDel="00A00D3D">
          <w:rPr>
            <w:lang w:val="en-CA"/>
          </w:rPr>
          <w:delText xml:space="preserve">provided </w:delText>
        </w:r>
      </w:del>
      <w:ins w:id="729" w:author="Steve Richard" w:date="2015-10-12T18:11:00Z">
        <w:r w:rsidR="00A00D3D">
          <w:rPr>
            <w:lang w:val="en-CA"/>
          </w:rPr>
          <w:t xml:space="preserve">providing </w:t>
        </w:r>
      </w:ins>
      <w:r>
        <w:rPr>
          <w:lang w:val="en-CA"/>
        </w:rPr>
        <w:t>detailed description of basic features</w:t>
      </w:r>
      <w:ins w:id="730" w:author="Ollie Raymond" w:date="2016-02-08T10:47:00Z">
        <w:r w:rsidR="00B14110">
          <w:rPr>
            <w:lang w:val="en-CA"/>
          </w:rPr>
          <w:t xml:space="preserve"> which </w:t>
        </w:r>
      </w:ins>
      <w:ins w:id="731" w:author="Steve Richard" w:date="2015-10-12T18:11:00Z">
        <w:del w:id="732" w:author="Ollie Raymond" w:date="2016-02-08T10:47:00Z">
          <w:r w:rsidR="00A00D3D" w:rsidDel="00B14110">
            <w:rPr>
              <w:lang w:val="en-CA"/>
            </w:rPr>
            <w:delText>. A</w:delText>
          </w:r>
        </w:del>
      </w:ins>
      <w:ins w:id="733" w:author="Ollie Raymond" w:date="2016-02-08T10:47:00Z">
        <w:r w:rsidR="00B14110">
          <w:rPr>
            <w:lang w:val="en-CA"/>
          </w:rPr>
          <w:t>a</w:t>
        </w:r>
      </w:ins>
      <w:ins w:id="734" w:author="Steve Richard" w:date="2015-10-12T18:11:00Z">
        <w:r w:rsidR="00A00D3D">
          <w:rPr>
            <w:lang w:val="en-CA"/>
          </w:rPr>
          <w:t>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Age : a model </w:t>
      </w:r>
      <w:del w:id="735" w:author="Steve Richard" w:date="2015-10-12T18:11:00Z">
        <w:r w:rsidDel="009367D1">
          <w:rPr>
            <w:lang w:val="en-CA"/>
          </w:rPr>
          <w:delText xml:space="preserve">of </w:delText>
        </w:r>
        <w:r w:rsidDel="00A00D3D">
          <w:rPr>
            <w:lang w:val="en-CA"/>
          </w:rPr>
          <w:delText>geochronoloy</w:delText>
        </w:r>
      </w:del>
      <w:ins w:id="736" w:author="Steve Richard" w:date="2015-10-12T18:11:00Z">
        <w:r w:rsidR="009367D1">
          <w:rPr>
            <w:lang w:val="en-CA"/>
          </w:rPr>
          <w:t>for the representation of geologic time using procedures adopted by the International Stratigraphic Commis</w:t>
        </w:r>
        <w:del w:id="737"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Paragraphedeliste"/>
        <w:numPr>
          <w:ilvl w:val="0"/>
          <w:numId w:val="14"/>
        </w:numPr>
        <w:rPr>
          <w:lang w:val="en-CA"/>
        </w:rPr>
      </w:pPr>
      <w:r>
        <w:rPr>
          <w:lang w:val="en-CA"/>
        </w:rPr>
        <w:t>GeoSciML Borehole : a model of borehole</w:t>
      </w:r>
      <w:ins w:id="738" w:author="Steve Richard" w:date="2015-10-12T18:12:00Z">
        <w:r w:rsidR="009367D1">
          <w:rPr>
            <w:lang w:val="en-CA"/>
          </w:rPr>
          <w:t>s</w:t>
        </w:r>
      </w:ins>
      <w:r>
        <w:rPr>
          <w:lang w:val="en-CA"/>
        </w:rPr>
        <w:t xml:space="preserve"> </w:t>
      </w:r>
      <w:ins w:id="739" w:author="Steve Richard" w:date="2015-10-12T18:14:00Z">
        <w:r w:rsidR="009367D1">
          <w:rPr>
            <w:lang w:val="en-CA"/>
          </w:rPr>
          <w:t>and their properties as sampling features.</w:t>
        </w:r>
      </w:ins>
      <w:del w:id="740" w:author="Steve Richard" w:date="2015-10-12T18:14:00Z">
        <w:r w:rsidDel="009367D1">
          <w:rPr>
            <w:lang w:val="en-CA"/>
          </w:rPr>
          <w:delText>and related features</w:delText>
        </w:r>
      </w:del>
    </w:p>
    <w:p w14:paraId="4BECF188" w14:textId="67209EAB" w:rsidR="000D2F14" w:rsidRDefault="000D2F14" w:rsidP="000D2F14">
      <w:pPr>
        <w:pStyle w:val="Paragraphedeliste"/>
        <w:numPr>
          <w:ilvl w:val="0"/>
          <w:numId w:val="14"/>
        </w:numPr>
        <w:rPr>
          <w:lang w:val="en-CA"/>
        </w:rPr>
      </w:pPr>
      <w:r>
        <w:rPr>
          <w:lang w:val="en-CA"/>
        </w:rPr>
        <w:t xml:space="preserve">GeoSciML Laboratory analysis: a model of </w:t>
      </w:r>
      <w:del w:id="741" w:author="Steve Richard" w:date="2015-10-12T18:14:00Z">
        <w:r w:rsidDel="009367D1">
          <w:rPr>
            <w:lang w:val="en-CA"/>
          </w:rPr>
          <w:delText xml:space="preserve">laboratories </w:delText>
        </w:r>
      </w:del>
      <w:ins w:id="742" w:author="Steve Richard" w:date="2015-10-12T18:14:00Z">
        <w:r w:rsidR="009367D1">
          <w:rPr>
            <w:lang w:val="en-CA"/>
          </w:rPr>
          <w:t xml:space="preserve">laboratory </w:t>
        </w:r>
      </w:ins>
      <w:del w:id="743" w:author="Steve Richard" w:date="2015-10-12T18:15:00Z">
        <w:r w:rsidDel="009367D1">
          <w:rPr>
            <w:lang w:val="en-CA"/>
          </w:rPr>
          <w:delText>assays</w:delText>
        </w:r>
      </w:del>
      <w:ins w:id="744" w:author="Steve Richard" w:date="2015-10-12T18:15:00Z">
        <w:r w:rsidR="009367D1">
          <w:rPr>
            <w:lang w:val="en-CA"/>
          </w:rPr>
          <w:t xml:space="preserve">analytical </w:t>
        </w:r>
      </w:ins>
      <w:ins w:id="745" w:author="Ollie Raymond" w:date="2016-02-08T10:48:00Z">
        <w:r w:rsidR="00B14110">
          <w:rPr>
            <w:lang w:val="en-CA"/>
          </w:rPr>
          <w:t>meta</w:t>
        </w:r>
      </w:ins>
      <w:ins w:id="746" w:author="Steve Richard" w:date="2015-10-12T18:15:00Z">
        <w:r w:rsidR="009367D1">
          <w:rPr>
            <w:lang w:val="en-CA"/>
          </w:rPr>
          <w:t xml:space="preserve">data, </w:t>
        </w:r>
      </w:ins>
      <w:ins w:id="747" w:author="Ollie Raymond" w:date="2016-02-08T10:48:00Z">
        <w:r w:rsidR="00B14110">
          <w:rPr>
            <w:lang w:val="en-CA"/>
          </w:rPr>
          <w:t xml:space="preserve">geological </w:t>
        </w:r>
      </w:ins>
      <w:ins w:id="748" w:author="Ollie Raymond" w:date="2016-02-08T14:27:00Z">
        <w:r w:rsidR="004D2ACB">
          <w:rPr>
            <w:lang w:val="en-CA"/>
          </w:rPr>
          <w:t xml:space="preserve">sampling and </w:t>
        </w:r>
      </w:ins>
      <w:ins w:id="749" w:author="Steve Richard" w:date="2015-10-12T18:15:00Z">
        <w:r w:rsidR="009367D1">
          <w:rPr>
            <w:lang w:val="en-CA"/>
          </w:rPr>
          <w:t>specimens</w:t>
        </w:r>
      </w:ins>
      <w:ins w:id="750" w:author="Ollie Raymond" w:date="2016-02-08T10:48:00Z">
        <w:r w:rsidR="00B14110">
          <w:rPr>
            <w:lang w:val="en-CA"/>
          </w:rPr>
          <w:t>,</w:t>
        </w:r>
      </w:ins>
      <w:ins w:id="751"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4D2792" w:rsidP="007D2867">
      <w:pPr>
        <w:keepNext/>
        <w:rPr>
          <w:ins w:id="752" w:author="Eric Boisvert" w:date="2015-10-30T04:23:00Z"/>
        </w:rPr>
      </w:pPr>
      <w:ins w:id="753"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45pt;height:354.9pt;visibility:visible;mso-wrap-style:square">
              <v:imagedata r:id="rId15" o:title=""/>
            </v:shape>
          </w:pict>
        </w:r>
      </w:ins>
    </w:p>
    <w:p w14:paraId="1D4B869E" w14:textId="444C27F7" w:rsidR="007D2867" w:rsidRPr="00690C3D" w:rsidRDefault="007D2867" w:rsidP="00690C3D">
      <w:pPr>
        <w:pStyle w:val="Lgende"/>
        <w:jc w:val="center"/>
        <w:rPr>
          <w:ins w:id="754" w:author="Eric Boisvert" w:date="2015-10-30T04:23:00Z"/>
          <w:color w:val="auto"/>
        </w:rPr>
      </w:pPr>
      <w:bookmarkStart w:id="755" w:name="_Ref447001591"/>
      <w:ins w:id="756"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57" w:author="Boisvert, Eric" w:date="2016-03-29T09:08:00Z">
        <w:r w:rsidR="008279FB">
          <w:rPr>
            <w:noProof/>
            <w:color w:val="auto"/>
          </w:rPr>
          <w:t>1</w:t>
        </w:r>
      </w:ins>
      <w:ins w:id="758" w:author="Eric Boisvert" w:date="2015-10-30T04:23:00Z">
        <w:r w:rsidRPr="00690C3D">
          <w:rPr>
            <w:color w:val="auto"/>
          </w:rPr>
          <w:fldChar w:fldCharType="end"/>
        </w:r>
      </w:ins>
      <w:bookmarkEnd w:id="755"/>
      <w:r w:rsidR="00690C3D">
        <w:rPr>
          <w:color w:val="auto"/>
        </w:rPr>
        <w:t xml:space="preserve"> -</w:t>
      </w:r>
      <w:ins w:id="759" w:author="Eric Boisvert" w:date="2015-10-30T04:23:00Z">
        <w:r w:rsidRPr="00690C3D">
          <w:rPr>
            <w:color w:val="auto"/>
          </w:rPr>
          <w:t xml:space="preserve"> GeoSciML 4.0 </w:t>
        </w:r>
        <w:del w:id="760" w:author="Ollie Raymond" w:date="2016-02-08T10:49:00Z">
          <w:r w:rsidRPr="00690C3D" w:rsidDel="00A41BE8">
            <w:rPr>
              <w:color w:val="auto"/>
            </w:rPr>
            <w:delText xml:space="preserve"> </w:delText>
          </w:r>
        </w:del>
        <w:r w:rsidRPr="00690C3D">
          <w:rPr>
            <w:color w:val="auto"/>
          </w:rPr>
          <w:t>packages</w:t>
        </w:r>
      </w:ins>
      <w:ins w:id="761" w:author="Boisvert, Eric" w:date="2016-03-29T08:31:00Z">
        <w:r w:rsidR="00BF2A41">
          <w:rPr>
            <w:color w:val="auto"/>
          </w:rPr>
          <w:t>.</w:t>
        </w:r>
      </w:ins>
    </w:p>
    <w:p w14:paraId="3D799ABA" w14:textId="177F5C82" w:rsidR="000D2F14" w:rsidRDefault="007D2867" w:rsidP="000D2F14">
      <w:pPr>
        <w:keepNext/>
      </w:pPr>
      <w:ins w:id="762"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63" w:author="Eric Boisvert" w:date="2015-10-27T16:54:00Z">
        <w:r w:rsidR="005424AC">
          <w:rPr>
            <w:lang w:val="en-CA"/>
          </w:rPr>
          <w:t>t least one</w:t>
        </w:r>
      </w:ins>
      <w:r>
        <w:rPr>
          <w:lang w:val="en-CA"/>
        </w:rPr>
        <w:t xml:space="preserve"> requirements class (to conform to </w:t>
      </w:r>
      <w:ins w:id="764"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Titre2"/>
        <w:rPr>
          <w:lang w:val="en-CA"/>
        </w:rPr>
      </w:pPr>
      <w:bookmarkStart w:id="765" w:name="_Toc446944559"/>
      <w:r>
        <w:rPr>
          <w:lang w:val="en-CA"/>
        </w:rPr>
        <w:lastRenderedPageBreak/>
        <w:t xml:space="preserve">GeoSciML </w:t>
      </w:r>
      <w:r w:rsidR="000D2F14">
        <w:rPr>
          <w:lang w:val="en-CA"/>
        </w:rPr>
        <w:t>Portrayal</w:t>
      </w:r>
      <w:bookmarkEnd w:id="765"/>
    </w:p>
    <w:p w14:paraId="56C550D5" w14:textId="77777777" w:rsidR="00865F5F" w:rsidRDefault="00865F5F" w:rsidP="009459BF">
      <w:pPr>
        <w:rPr>
          <w:ins w:id="766" w:author="Eric Boisvert" w:date="2016-01-06T09:40:00Z"/>
          <w:lang w:val="en-CA"/>
        </w:rPr>
      </w:pPr>
    </w:p>
    <w:p w14:paraId="7BE63CEC" w14:textId="4CBBF503" w:rsidR="00DE0FD0" w:rsidRDefault="00DE0FD0" w:rsidP="009459BF">
      <w:pPr>
        <w:rPr>
          <w:lang w:val="en-CA"/>
        </w:rPr>
      </w:pPr>
      <w:r>
        <w:rPr>
          <w:lang w:val="en-CA"/>
        </w:rPr>
        <w:t>GeoSciML portrayal is a denormalised view of key geological and sampling features, designed as a simple entry level model to publish datasets</w:t>
      </w:r>
      <w:ins w:id="767" w:author="Steve Richard" w:date="2015-10-12T18:16:00Z">
        <w:r w:rsidR="009367D1">
          <w:rPr>
            <w:lang w:val="en-CA"/>
          </w:rPr>
          <w:t>, particularly ad</w:t>
        </w:r>
      </w:ins>
      <w:ins w:id="768" w:author="Eric Boisvert" w:date="2015-10-27T16:54:00Z">
        <w:r w:rsidR="005424AC">
          <w:rPr>
            <w:lang w:val="en-CA"/>
          </w:rPr>
          <w:t>a</w:t>
        </w:r>
      </w:ins>
      <w:ins w:id="769" w:author="Steve Richard" w:date="2015-10-12T18:16:00Z">
        <w:del w:id="770" w:author="Eric Boisvert" w:date="2015-10-27T16:54:00Z">
          <w:r w:rsidR="009367D1" w:rsidDel="005424AC">
            <w:rPr>
              <w:lang w:val="en-CA"/>
            </w:rPr>
            <w:delText>o</w:delText>
          </w:r>
        </w:del>
        <w:r w:rsidR="009367D1">
          <w:rPr>
            <w:lang w:val="en-CA"/>
          </w:rPr>
          <w:t xml:space="preserve">pted </w:t>
        </w:r>
        <w:del w:id="771" w:author="Eric Boisvert" w:date="2015-10-27T16:54:00Z">
          <w:r w:rsidR="009367D1" w:rsidDel="005424AC">
            <w:rPr>
              <w:lang w:val="en-CA"/>
            </w:rPr>
            <w:delText>for</w:delText>
          </w:r>
        </w:del>
      </w:ins>
      <w:ins w:id="772" w:author="Eric Boisvert" w:date="2015-10-27T16:54:00Z">
        <w:r w:rsidR="005424AC">
          <w:rPr>
            <w:lang w:val="en-CA"/>
          </w:rPr>
          <w:t>to</w:t>
        </w:r>
      </w:ins>
      <w:ins w:id="773" w:author="Steve Richard" w:date="2015-10-12T18:16:00Z">
        <w:r w:rsidR="009367D1">
          <w:rPr>
            <w:lang w:val="en-CA"/>
          </w:rPr>
          <w:t xml:space="preserve"> geographic visualization</w:t>
        </w:r>
      </w:ins>
      <w:ins w:id="774" w:author="Steve Richard" w:date="2015-10-12T18:17:00Z">
        <w:r w:rsidR="009367D1">
          <w:rPr>
            <w:lang w:val="en-CA"/>
          </w:rPr>
          <w:t xml:space="preserve"> with key reporting properties</w:t>
        </w:r>
      </w:ins>
      <w:r>
        <w:rPr>
          <w:lang w:val="en-CA"/>
        </w:rPr>
        <w:t xml:space="preserve">.  The use case </w:t>
      </w:r>
      <w:del w:id="775" w:author="Steve Richard" w:date="2015-10-12T18:17:00Z">
        <w:r w:rsidDel="009367D1">
          <w:rPr>
            <w:lang w:val="en-CA"/>
          </w:rPr>
          <w:delText xml:space="preserve">sought </w:delText>
        </w:r>
      </w:del>
      <w:ins w:id="776" w:author="Steve Richard" w:date="2015-10-12T18:17:00Z">
        <w:r w:rsidR="009367D1">
          <w:rPr>
            <w:lang w:val="en-CA"/>
          </w:rPr>
          <w:t xml:space="preserve">target </w:t>
        </w:r>
      </w:ins>
      <w:r>
        <w:rPr>
          <w:lang w:val="en-CA"/>
        </w:rPr>
        <w:t>for portrayal is</w:t>
      </w:r>
      <w:ins w:id="777" w:author="Steve Richard" w:date="2015-10-12T18:17:00Z">
        <w:r w:rsidR="009367D1">
          <w:rPr>
            <w:lang w:val="en-CA"/>
          </w:rPr>
          <w:t xml:space="preserve"> a</w:t>
        </w:r>
      </w:ins>
      <w:r>
        <w:rPr>
          <w:lang w:val="en-CA"/>
        </w:rPr>
        <w:t xml:space="preserve"> simple </w:t>
      </w:r>
      <w:del w:id="778" w:author="Steve Richard" w:date="2015-10-12T18:17:00Z">
        <w:r w:rsidDel="009367D1">
          <w:rPr>
            <w:lang w:val="en-CA"/>
          </w:rPr>
          <w:delText xml:space="preserve">layer </w:delText>
        </w:r>
      </w:del>
      <w:ins w:id="779" w:author="Steve Richard" w:date="2015-10-12T18:17:00Z">
        <w:r w:rsidR="009367D1">
          <w:rPr>
            <w:lang w:val="en-CA"/>
          </w:rPr>
          <w:t>layer-</w:t>
        </w:r>
      </w:ins>
      <w:r>
        <w:rPr>
          <w:lang w:val="en-CA"/>
        </w:rPr>
        <w:t xml:space="preserve">based application, such as web map application or GIS where the key functionality is </w:t>
      </w:r>
      <w:ins w:id="780" w:author="Eric Boisvert" w:date="2016-01-06T09:42:00Z">
        <w:r w:rsidR="00865F5F">
          <w:rPr>
            <w:lang w:val="en-CA"/>
          </w:rPr>
          <w:t xml:space="preserve">to </w:t>
        </w:r>
      </w:ins>
      <w:r>
        <w:rPr>
          <w:lang w:val="en-CA"/>
        </w:rPr>
        <w:t xml:space="preserve">display a map layer and perform simple </w:t>
      </w:r>
      <w:ins w:id="781" w:author="Eric Boisvert" w:date="2015-10-27T16:55:00Z">
        <w:r w:rsidR="005424AC">
          <w:rPr>
            <w:lang w:val="en-CA"/>
          </w:rPr>
          <w:t>identify</w:t>
        </w:r>
      </w:ins>
      <w:del w:id="782" w:author="Eric Boisvert" w:date="2015-10-27T16:55:00Z">
        <w:r w:rsidDel="005424AC">
          <w:rPr>
            <w:lang w:val="en-CA"/>
          </w:rPr>
          <w:delText>“</w:delText>
        </w:r>
      </w:del>
      <w:del w:id="783" w:author="Eric Boisvert" w:date="2015-10-27T16:54:00Z">
        <w:r w:rsidDel="005424AC">
          <w:rPr>
            <w:lang w:val="en-CA"/>
          </w:rPr>
          <w:delText>identify”</w:delText>
        </w:r>
      </w:del>
      <w:r>
        <w:rPr>
          <w:lang w:val="en-CA"/>
        </w:rPr>
        <w:t xml:space="preserve"> operations.  The classes are model</w:t>
      </w:r>
      <w:ins w:id="784" w:author="Eric Boisvert" w:date="2016-01-06T09:42:00Z">
        <w:r w:rsidR="00865F5F">
          <w:rPr>
            <w:lang w:val="en-CA"/>
          </w:rPr>
          <w:t>led</w:t>
        </w:r>
      </w:ins>
      <w:r>
        <w:rPr>
          <w:lang w:val="en-CA"/>
        </w:rPr>
        <w:t xml:space="preserve"> to be easily implementable in any GIS or web mapping application</w:t>
      </w:r>
      <w:del w:id="785" w:author="Ollie Raymond" w:date="2016-02-08T14:31:00Z">
        <w:r w:rsidDel="00201C6A">
          <w:rPr>
            <w:lang w:val="en-CA"/>
          </w:rPr>
          <w:delText>s</w:delText>
        </w:r>
      </w:del>
      <w:r>
        <w:rPr>
          <w:lang w:val="en-CA"/>
        </w:rPr>
        <w:t xml:space="preserve">.  One </w:t>
      </w:r>
      <w:del w:id="786" w:author="Eric Boisvert" w:date="2016-03-28T12:33:00Z">
        <w:r w:rsidDel="00A173A4">
          <w:rPr>
            <w:lang w:val="en-CA"/>
          </w:rPr>
          <w:delText>class</w:delText>
        </w:r>
        <w:r w:rsidR="00276AD3" w:rsidDel="00A173A4">
          <w:rPr>
            <w:lang w:val="en-CA"/>
          </w:rPr>
          <w:delText xml:space="preserve"> </w:delText>
        </w:r>
      </w:del>
      <w:ins w:id="787" w:author="Eric Boisvert" w:date="2016-03-28T12:33:00Z">
        <w:r w:rsidR="00A173A4">
          <w:rPr>
            <w:lang w:val="en-CA"/>
          </w:rPr>
          <w:t xml:space="preserve">feature type </w:t>
        </w:r>
      </w:ins>
      <w:r w:rsidR="00276AD3">
        <w:rPr>
          <w:lang w:val="en-CA"/>
        </w:rPr>
        <w:t xml:space="preserve">maps to one table </w:t>
      </w:r>
      <w:r>
        <w:rPr>
          <w:lang w:val="en-CA"/>
        </w:rPr>
        <w:t xml:space="preserve">composed of optional, single occurrence, properties – consistent with the structure of </w:t>
      </w:r>
      <w:ins w:id="788" w:author="Ollie Raymond" w:date="2016-02-08T14:32:00Z">
        <w:r w:rsidR="00201C6A">
          <w:rPr>
            <w:lang w:val="en-CA"/>
          </w:rPr>
          <w:t xml:space="preserve">denormalised </w:t>
        </w:r>
      </w:ins>
      <w:r>
        <w:rPr>
          <w:lang w:val="en-CA"/>
        </w:rPr>
        <w:t>RDBMS tables</w:t>
      </w:r>
      <w:ins w:id="789" w:author="Ollie Raymond" w:date="2016-02-08T14:32:00Z">
        <w:r w:rsidR="00201C6A">
          <w:rPr>
            <w:lang w:val="en-CA"/>
          </w:rPr>
          <w:t>.</w:t>
        </w:r>
      </w:ins>
      <w:ins w:id="790" w:author="Eric Boisvert" w:date="2016-01-06T09:43:00Z">
        <w:r w:rsidR="00865F5F">
          <w:rPr>
            <w:lang w:val="en-CA"/>
          </w:rPr>
          <w:t xml:space="preserve"> </w:t>
        </w:r>
      </w:ins>
      <w:ins w:id="791" w:author="Ollie Raymond" w:date="2016-02-08T14:32:00Z">
        <w:r w:rsidR="00201C6A">
          <w:rPr>
            <w:lang w:val="en-CA"/>
          </w:rPr>
          <w:t xml:space="preserve"> </w:t>
        </w:r>
      </w:ins>
      <w:ins w:id="792" w:author="Eric Boisvert" w:date="2016-01-06T09:44:00Z">
        <w:r w:rsidR="00865F5F">
          <w:rPr>
            <w:lang w:val="en-CA"/>
          </w:rPr>
          <w:t>The XML implementation (</w:t>
        </w:r>
      </w:ins>
      <w:ins w:id="793"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94" w:author="Eric Boisvert" w:date="2016-03-28T16:06:00Z">
        <w:r w:rsidR="003842F3">
          <w:rPr>
            <w:lang w:val="en-CA"/>
          </w:rPr>
          <w:t>8.4</w:t>
        </w:r>
      </w:ins>
      <w:ins w:id="795" w:author="Eric Boisvert" w:date="2016-01-06T09:45:00Z">
        <w:r w:rsidR="00865F5F">
          <w:rPr>
            <w:lang w:val="en-CA"/>
          </w:rPr>
          <w:fldChar w:fldCharType="end"/>
        </w:r>
      </w:ins>
      <w:ins w:id="796" w:author="Eric Boisvert" w:date="2016-01-06T09:44:00Z">
        <w:r w:rsidR="00865F5F">
          <w:rPr>
            <w:lang w:val="en-CA"/>
          </w:rPr>
          <w:t>) is conforma</w:t>
        </w:r>
      </w:ins>
      <w:ins w:id="797" w:author="Eric Boisvert" w:date="2016-01-06T09:45:00Z">
        <w:r w:rsidR="00926101">
          <w:rPr>
            <w:lang w:val="en-CA"/>
          </w:rPr>
          <w:t>n</w:t>
        </w:r>
      </w:ins>
      <w:ins w:id="798" w:author="Eric Boisvert" w:date="2016-01-06T09:44:00Z">
        <w:r w:rsidR="00865F5F">
          <w:rPr>
            <w:lang w:val="en-CA"/>
          </w:rPr>
          <w:t>t with</w:t>
        </w:r>
      </w:ins>
      <w:ins w:id="799" w:author="Eric Boisvert" w:date="2016-01-06T09:43:00Z">
        <w:r w:rsidR="00865F5F">
          <w:rPr>
            <w:lang w:val="en-CA"/>
          </w:rPr>
          <w:t xml:space="preserve"> GML Simple Feature</w:t>
        </w:r>
      </w:ins>
      <w:ins w:id="800" w:author="Eric Boisvert" w:date="2016-01-06T09:45:00Z">
        <w:r w:rsidR="00926101">
          <w:rPr>
            <w:lang w:val="en-CA"/>
          </w:rPr>
          <w:t xml:space="preserve"> (</w:t>
        </w:r>
      </w:ins>
      <w:ins w:id="801" w:author="Eric Boisvert" w:date="2016-01-06T09:46:00Z">
        <w:r w:rsidR="00926101">
          <w:rPr>
            <w:lang w:val="en-CA"/>
          </w:rPr>
          <w:t>OGC 10-100r3)</w:t>
        </w:r>
      </w:ins>
      <w:r>
        <w:rPr>
          <w:lang w:val="en-CA"/>
        </w:rPr>
        <w:t xml:space="preserve">. </w:t>
      </w:r>
    </w:p>
    <w:p w14:paraId="4ABC3639" w14:textId="5104913B" w:rsidR="00EB32C6" w:rsidRDefault="009367D1" w:rsidP="009459BF">
      <w:pPr>
        <w:rPr>
          <w:lang w:val="en-CA"/>
        </w:rPr>
      </w:pPr>
      <w:ins w:id="802" w:author="Steve Richard" w:date="2015-10-12T18:19:00Z">
        <w:del w:id="803" w:author="Eric Boisvert" w:date="2016-01-06T09:46:00Z">
          <w:r w:rsidDel="00926101">
            <w:rPr>
              <w:lang w:val="en-CA"/>
            </w:rPr>
            <w:delText>The p</w:delText>
          </w:r>
        </w:del>
      </w:ins>
      <w:del w:id="804" w:author="Eric Boisvert" w:date="2016-01-06T09:46:00Z">
        <w:r w:rsidR="00DE0FD0" w:rsidDel="00926101">
          <w:rPr>
            <w:lang w:val="en-CA"/>
          </w:rPr>
          <w:delText>Portrayal data model provides several “pointers”,</w:delText>
        </w:r>
      </w:del>
      <w:ins w:id="805" w:author="Eric Boisvert" w:date="2016-01-06T09:46:00Z">
        <w:del w:id="806" w:author="Ollie Raymond" w:date="2016-02-08T14:34:00Z">
          <w:r w:rsidR="00926101" w:rsidDel="00201C6A">
            <w:rPr>
              <w:lang w:val="en-CA"/>
            </w:rPr>
            <w:delText>Several</w:delText>
          </w:r>
        </w:del>
      </w:ins>
      <w:ins w:id="807" w:author="Ollie Raymond" w:date="2016-02-08T14:34:00Z">
        <w:r w:rsidR="00201C6A">
          <w:rPr>
            <w:lang w:val="en-CA"/>
          </w:rPr>
          <w:t>Some</w:t>
        </w:r>
      </w:ins>
      <w:ins w:id="808" w:author="Eric Boisvert" w:date="2016-01-06T09:46:00Z">
        <w:r w:rsidR="00926101">
          <w:rPr>
            <w:lang w:val="en-CA"/>
          </w:rPr>
          <w:t xml:space="preserve"> fields are external references,</w:t>
        </w:r>
      </w:ins>
      <w:r w:rsidR="00DE0FD0">
        <w:rPr>
          <w:lang w:val="en-CA"/>
        </w:rPr>
        <w:t xml:space="preserve"> in the form of HTTP URI, to </w:t>
      </w:r>
      <w:ins w:id="809" w:author="Ollie Raymond" w:date="2016-02-08T14:35:00Z">
        <w:r w:rsidR="00201C6A">
          <w:rPr>
            <w:lang w:val="en-CA"/>
          </w:rPr>
          <w:t xml:space="preserve">provide </w:t>
        </w:r>
      </w:ins>
      <w:ins w:id="810" w:author="Ollie Raymond" w:date="2016-02-08T14:36:00Z">
        <w:r w:rsidR="00201C6A">
          <w:rPr>
            <w:lang w:val="en-CA"/>
          </w:rPr>
          <w:t>hyper</w:t>
        </w:r>
      </w:ins>
      <w:ins w:id="811" w:author="Ollie Raymond" w:date="2016-02-08T14:35:00Z">
        <w:r w:rsidR="00201C6A">
          <w:rPr>
            <w:lang w:val="en-CA"/>
          </w:rPr>
          <w:t xml:space="preserve">links for </w:t>
        </w:r>
      </w:ins>
      <w:del w:id="812" w:author="Ollie Raymond" w:date="2016-02-08T14:35:00Z">
        <w:r w:rsidR="00DE0FD0" w:rsidDel="00201C6A">
          <w:rPr>
            <w:lang w:val="en-CA"/>
          </w:rPr>
          <w:delText xml:space="preserve">form a sort of “switchboard” where application operating on </w:delText>
        </w:r>
      </w:del>
      <w:ins w:id="813" w:author="Eric Boisvert" w:date="2015-10-28T18:33:00Z">
        <w:del w:id="814" w:author="Ollie Raymond" w:date="2016-02-08T14:35:00Z">
          <w:r w:rsidR="00AE3B9C" w:rsidDel="00201C6A">
            <w:rPr>
              <w:lang w:val="en-CA"/>
            </w:rPr>
            <w:delText xml:space="preserve">instances of the </w:delText>
          </w:r>
        </w:del>
      </w:ins>
      <w:del w:id="815" w:author="Ollie Raymond" w:date="2016-02-08T14:35:00Z">
        <w:r w:rsidR="00DE0FD0" w:rsidDel="00201C6A">
          <w:rPr>
            <w:lang w:val="en-CA"/>
          </w:rPr>
          <w:delText xml:space="preserve">portrayal model can </w:delText>
        </w:r>
      </w:del>
      <w:ins w:id="816" w:author="Eric Boisvert" w:date="2016-01-06T09:48:00Z">
        <w:del w:id="817" w:author="Ollie Raymond" w:date="2016-02-08T14:35:00Z">
          <w:r w:rsidR="00926101" w:rsidDel="00201C6A">
            <w:rPr>
              <w:lang w:val="en-CA"/>
            </w:rPr>
            <w:delText>could</w:delText>
          </w:r>
        </w:del>
      </w:ins>
      <w:ins w:id="818" w:author="Ollie Raymond" w:date="2016-02-08T14:35:00Z">
        <w:r w:rsidR="00201C6A">
          <w:rPr>
            <w:lang w:val="en-CA"/>
          </w:rPr>
          <w:t>applications to</w:t>
        </w:r>
      </w:ins>
      <w:ins w:id="819" w:author="Eric Boisvert" w:date="2016-01-06T09:48:00Z">
        <w:r w:rsidR="00926101">
          <w:rPr>
            <w:lang w:val="en-CA"/>
          </w:rPr>
          <w:t xml:space="preserve"> </w:t>
        </w:r>
      </w:ins>
      <w:del w:id="820" w:author="Eric Boisvert" w:date="2015-10-28T18:33:00Z">
        <w:r w:rsidR="00DE0FD0" w:rsidDel="00AE3B9C">
          <w:rPr>
            <w:lang w:val="en-CA"/>
          </w:rPr>
          <w:delText xml:space="preserve">extract </w:delText>
        </w:r>
      </w:del>
      <w:ins w:id="821" w:author="Eric Boisvert" w:date="2015-10-28T18:33:00Z">
        <w:r w:rsidR="00AE3B9C">
          <w:rPr>
            <w:lang w:val="en-CA"/>
          </w:rPr>
          <w:t xml:space="preserve">access </w:t>
        </w:r>
      </w:ins>
      <w:ins w:id="822"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ins w:id="823" w:author="Boisvert, Eric" w:date="2016-03-29T08:00:00Z">
        <w:r w:rsidR="007C5519" w:rsidRPr="007A7721">
          <w:rPr>
            <w:rPrChange w:id="824" w:author="Boisvert, Eric" w:date="2016-03-29T08:06:00Z">
              <w:rPr>
                <w:b/>
                <w:bCs/>
              </w:rPr>
            </w:rPrChange>
          </w:rPr>
          <w:fldChar w:fldCharType="begin"/>
        </w:r>
        <w:r w:rsidR="007C5519" w:rsidRPr="007A7721">
          <w:rPr>
            <w:rPrChange w:id="825" w:author="Boisvert, Eric" w:date="2016-03-29T08:06:00Z">
              <w:rPr>
                <w:lang w:val="en-CA"/>
              </w:rPr>
            </w:rPrChange>
          </w:rPr>
          <w:instrText xml:space="preserve"> REF _Ref447001728 \h </w:instrText>
        </w:r>
      </w:ins>
      <w:r w:rsidR="007A7721" w:rsidRPr="007A7721">
        <w:rPr>
          <w:rPrChange w:id="826" w:author="Boisvert, Eric" w:date="2016-03-29T08:06:00Z">
            <w:rPr>
              <w:b/>
              <w:bCs/>
            </w:rPr>
          </w:rPrChange>
        </w:rPr>
        <w:instrText xml:space="preserve"> \* MERGEFORMAT </w:instrText>
      </w:r>
      <w:r w:rsidR="007C5519" w:rsidRPr="007A7721">
        <w:rPr>
          <w:rPrChange w:id="827" w:author="Boisvert, Eric" w:date="2016-03-29T08:06:00Z">
            <w:rPr/>
          </w:rPrChange>
        </w:rPr>
      </w:r>
      <w:r w:rsidR="007C5519" w:rsidRPr="007A7721">
        <w:rPr>
          <w:rPrChange w:id="828" w:author="Boisvert, Eric" w:date="2016-03-29T08:06:00Z">
            <w:rPr>
              <w:b/>
              <w:bCs/>
            </w:rPr>
          </w:rPrChange>
        </w:rPr>
        <w:fldChar w:fldCharType="separate"/>
      </w:r>
      <w:ins w:id="829" w:author="Boisvert, Eric" w:date="2016-03-29T08:00:00Z">
        <w:r w:rsidR="007C5519" w:rsidRPr="007A7721">
          <w:rPr>
            <w:rPrChange w:id="830" w:author="Boisvert, Eric" w:date="2016-03-29T08:06:00Z">
              <w:rPr>
                <w:b/>
                <w:bCs/>
              </w:rPr>
            </w:rPrChange>
          </w:rPr>
          <w:t>Figure 2</w:t>
        </w:r>
        <w:r w:rsidR="007C5519" w:rsidRPr="007A7721">
          <w:rPr>
            <w:rPrChange w:id="831" w:author="Boisvert, Eric" w:date="2016-03-29T08:06:00Z">
              <w:rPr>
                <w:b/>
                <w:bCs/>
              </w:rPr>
            </w:rPrChange>
          </w:rPr>
          <w:fldChar w:fldCharType="end"/>
        </w:r>
      </w:ins>
      <w:r w:rsidR="00160C8B">
        <w:rPr>
          <w:lang w:val="en-CA"/>
        </w:rPr>
        <w:t>)</w:t>
      </w:r>
      <w:r w:rsidR="00DE0FD0">
        <w:rPr>
          <w:lang w:val="en-CA"/>
        </w:rPr>
        <w:t>.</w:t>
      </w:r>
    </w:p>
    <w:p w14:paraId="317918BA" w14:textId="4CFF85B9" w:rsidR="00160C8B" w:rsidRDefault="00160C8B" w:rsidP="00160C8B">
      <w:pPr>
        <w:keepNext/>
        <w:rPr>
          <w:ins w:id="832" w:author="Eric Boisvert" w:date="2016-01-06T09:58:00Z"/>
          <w:noProof/>
          <w:lang w:val="en-CA" w:eastAsia="en-CA"/>
        </w:rPr>
      </w:pPr>
    </w:p>
    <w:p w14:paraId="3B9A29C6" w14:textId="23294079" w:rsidR="00094557" w:rsidRDefault="004D2792" w:rsidP="00094557">
      <w:pPr>
        <w:keepNext/>
        <w:rPr>
          <w:ins w:id="833" w:author="Eric Boisvert" w:date="2016-01-06T09:59:00Z"/>
        </w:rPr>
      </w:pPr>
      <w:ins w:id="834" w:author="Ollie Raymond" w:date="2016-02-08T14:56:00Z">
        <w:r>
          <w:rPr>
            <w:noProof/>
            <w:lang w:val="en-AU" w:eastAsia="en-AU"/>
          </w:rPr>
          <w:pict w14:anchorId="655AFA22">
            <v:shape id="_x0000_i1026" type="#_x0000_t75" style="width:437.55pt;height:317.1pt;visibility:visible;mso-wrap-style:square">
              <v:imagedata r:id="rId16" o:title=""/>
            </v:shape>
          </w:pict>
        </w:r>
        <w:r w:rsidR="00C17E97" w:rsidDel="00C17E97">
          <w:rPr>
            <w:noProof/>
            <w:lang w:val="en-CA" w:eastAsia="en-CA"/>
          </w:rPr>
          <w:t xml:space="preserve"> </w:t>
        </w:r>
      </w:ins>
    </w:p>
    <w:p w14:paraId="2FE6EA1A" w14:textId="386DC1DD" w:rsidR="00926101" w:rsidRPr="009F4AF5" w:rsidRDefault="00094557">
      <w:pPr>
        <w:pStyle w:val="Lgende"/>
        <w:jc w:val="center"/>
        <w:rPr>
          <w:color w:val="000000"/>
          <w:rPrChange w:id="835" w:author="Ollie Raymond" w:date="2016-02-08T15:18:00Z">
            <w:rPr/>
          </w:rPrChange>
        </w:rPr>
        <w:pPrChange w:id="836" w:author="Eric Boisvert" w:date="2016-01-06T09:59:00Z">
          <w:pPr>
            <w:keepNext/>
          </w:pPr>
        </w:pPrChange>
      </w:pPr>
      <w:bookmarkStart w:id="837" w:name="_Ref447001728"/>
      <w:ins w:id="838" w:author="Eric Boisvert" w:date="2016-01-06T09:59:00Z">
        <w:r w:rsidRPr="009F4AF5">
          <w:rPr>
            <w:color w:val="000000"/>
            <w:rPrChange w:id="839" w:author="Ollie Raymond" w:date="2016-02-08T15:18:00Z">
              <w:rPr>
                <w:b/>
                <w:bCs/>
              </w:rPr>
            </w:rPrChange>
          </w:rPr>
          <w:t xml:space="preserve">Figure </w:t>
        </w:r>
        <w:r w:rsidRPr="009F4AF5">
          <w:rPr>
            <w:color w:val="000000"/>
            <w:rPrChange w:id="840" w:author="Ollie Raymond" w:date="2016-02-08T15:18:00Z">
              <w:rPr>
                <w:b/>
                <w:bCs/>
              </w:rPr>
            </w:rPrChange>
          </w:rPr>
          <w:fldChar w:fldCharType="begin"/>
        </w:r>
        <w:r w:rsidRPr="009F4AF5">
          <w:rPr>
            <w:color w:val="000000"/>
            <w:rPrChange w:id="841" w:author="Ollie Raymond" w:date="2016-02-08T15:18:00Z">
              <w:rPr>
                <w:b/>
                <w:bCs/>
              </w:rPr>
            </w:rPrChange>
          </w:rPr>
          <w:instrText xml:space="preserve"> SEQ Figure \* ARABIC </w:instrText>
        </w:r>
      </w:ins>
      <w:r w:rsidRPr="009F4AF5">
        <w:rPr>
          <w:color w:val="000000"/>
          <w:rPrChange w:id="842" w:author="Ollie Raymond" w:date="2016-02-08T15:18:00Z">
            <w:rPr>
              <w:b/>
              <w:bCs/>
            </w:rPr>
          </w:rPrChange>
        </w:rPr>
        <w:fldChar w:fldCharType="separate"/>
      </w:r>
      <w:ins w:id="843" w:author="Boisvert, Eric" w:date="2016-03-29T09:08:00Z">
        <w:r w:rsidR="008279FB">
          <w:rPr>
            <w:noProof/>
            <w:color w:val="000000"/>
          </w:rPr>
          <w:t>2</w:t>
        </w:r>
      </w:ins>
      <w:ins w:id="844" w:author="Eric Boisvert" w:date="2016-01-06T09:59:00Z">
        <w:r w:rsidRPr="009F4AF5">
          <w:rPr>
            <w:color w:val="000000"/>
            <w:rPrChange w:id="845" w:author="Ollie Raymond" w:date="2016-02-08T15:18:00Z">
              <w:rPr>
                <w:b/>
                <w:bCs/>
              </w:rPr>
            </w:rPrChange>
          </w:rPr>
          <w:fldChar w:fldCharType="end"/>
        </w:r>
        <w:bookmarkEnd w:id="837"/>
        <w:r w:rsidRPr="009F4AF5">
          <w:rPr>
            <w:color w:val="000000"/>
            <w:rPrChange w:id="846" w:author="Ollie Raymond" w:date="2016-02-08T15:18:00Z">
              <w:rPr>
                <w:b/>
                <w:bCs/>
              </w:rPr>
            </w:rPrChange>
          </w:rPr>
          <w:t xml:space="preserve"> </w:t>
        </w:r>
      </w:ins>
      <w:r w:rsidR="00690C3D" w:rsidRPr="009F4AF5">
        <w:rPr>
          <w:color w:val="000000"/>
        </w:rPr>
        <w:t xml:space="preserve">- </w:t>
      </w:r>
      <w:ins w:id="847" w:author="Eric Boisvert" w:date="2016-01-06T09:59:00Z">
        <w:del w:id="848" w:author="Ollie Raymond" w:date="2016-02-08T14:56:00Z">
          <w:r w:rsidRPr="009F4AF5" w:rsidDel="00C17E97">
            <w:rPr>
              <w:color w:val="000000"/>
              <w:rPrChange w:id="849" w:author="Ollie Raymond" w:date="2016-02-08T15:18:00Z">
                <w:rPr>
                  <w:b/>
                  <w:bCs/>
                </w:rPr>
              </w:rPrChange>
            </w:rPr>
            <w:delText>L</w:delText>
          </w:r>
        </w:del>
      </w:ins>
      <w:ins w:id="850" w:author="Ollie Raymond" w:date="2016-02-08T14:56:00Z">
        <w:r w:rsidR="00C17E97" w:rsidRPr="009F4AF5">
          <w:rPr>
            <w:color w:val="000000"/>
            <w:rPrChange w:id="851" w:author="Ollie Raymond" w:date="2016-02-08T15:18:00Z">
              <w:rPr>
                <w:b/>
                <w:bCs/>
              </w:rPr>
            </w:rPrChange>
          </w:rPr>
          <w:t>Example of l</w:t>
        </w:r>
      </w:ins>
      <w:ins w:id="852" w:author="Eric Boisvert" w:date="2016-01-06T09:59:00Z">
        <w:r w:rsidRPr="009F4AF5">
          <w:rPr>
            <w:color w:val="000000"/>
            <w:rPrChange w:id="853" w:author="Ollie Raymond" w:date="2016-02-08T15:18:00Z">
              <w:rPr>
                <w:b/>
                <w:bCs/>
              </w:rPr>
            </w:rPrChange>
          </w:rPr>
          <w:t xml:space="preserve">inkage between </w:t>
        </w:r>
        <w:del w:id="854" w:author="Ollie Raymond" w:date="2016-02-08T14:56:00Z">
          <w:r w:rsidRPr="009F4AF5" w:rsidDel="00C17E97">
            <w:rPr>
              <w:color w:val="000000"/>
              <w:rPrChange w:id="855" w:author="Ollie Raymond" w:date="2016-02-08T15:18:00Z">
                <w:rPr>
                  <w:b/>
                  <w:bCs/>
                </w:rPr>
              </w:rPrChange>
            </w:rPr>
            <w:delText>p</w:delText>
          </w:r>
        </w:del>
      </w:ins>
      <w:ins w:id="856" w:author="Ollie Raymond" w:date="2016-02-08T14:56:00Z">
        <w:r w:rsidR="00C17E97" w:rsidRPr="009F4AF5">
          <w:rPr>
            <w:color w:val="000000"/>
            <w:rPrChange w:id="857" w:author="Ollie Raymond" w:date="2016-02-08T15:18:00Z">
              <w:rPr>
                <w:b/>
                <w:bCs/>
              </w:rPr>
            </w:rPrChange>
          </w:rPr>
          <w:t>P</w:t>
        </w:r>
      </w:ins>
      <w:ins w:id="858" w:author="Eric Boisvert" w:date="2016-01-06T09:59:00Z">
        <w:r w:rsidRPr="009F4AF5">
          <w:rPr>
            <w:color w:val="000000"/>
            <w:rPrChange w:id="859" w:author="Ollie Raymond" w:date="2016-02-08T15:18:00Z">
              <w:rPr>
                <w:b/>
                <w:bCs/>
              </w:rPr>
            </w:rPrChange>
          </w:rPr>
          <w:t>ortrayal</w:t>
        </w:r>
      </w:ins>
      <w:ins w:id="860" w:author="Ollie Raymond" w:date="2016-02-08T14:56:00Z">
        <w:r w:rsidR="00C17E97" w:rsidRPr="009F4AF5">
          <w:rPr>
            <w:color w:val="000000"/>
            <w:rPrChange w:id="861" w:author="Ollie Raymond" w:date="2016-02-08T15:18:00Z">
              <w:rPr>
                <w:b/>
                <w:bCs/>
              </w:rPr>
            </w:rPrChange>
          </w:rPr>
          <w:t xml:space="preserve"> </w:t>
        </w:r>
        <w:del w:id="862" w:author="Eric Boisvert" w:date="2016-03-28T12:33:00Z">
          <w:r w:rsidR="00C17E97" w:rsidRPr="009F4AF5" w:rsidDel="00A173A4">
            <w:rPr>
              <w:color w:val="000000"/>
              <w:rPrChange w:id="863" w:author="Ollie Raymond" w:date="2016-02-08T15:18:00Z">
                <w:rPr>
                  <w:b/>
                  <w:bCs/>
                </w:rPr>
              </w:rPrChange>
            </w:rPr>
            <w:delText>classes</w:delText>
          </w:r>
        </w:del>
      </w:ins>
      <w:ins w:id="864" w:author="Eric Boisvert" w:date="2016-03-28T12:33:00Z">
        <w:r w:rsidR="00A173A4">
          <w:rPr>
            <w:color w:val="000000"/>
          </w:rPr>
          <w:t>feature</w:t>
        </w:r>
      </w:ins>
      <w:ins w:id="865" w:author="Eric Boisvert" w:date="2016-01-06T09:59:00Z">
        <w:r w:rsidRPr="009F4AF5">
          <w:rPr>
            <w:color w:val="000000"/>
            <w:rPrChange w:id="866" w:author="Ollie Raymond" w:date="2016-02-08T15:18:00Z">
              <w:rPr>
                <w:b/>
                <w:bCs/>
              </w:rPr>
            </w:rPrChange>
          </w:rPr>
          <w:t xml:space="preserve"> and other GeoSciML packages</w:t>
        </w:r>
      </w:ins>
      <w:ins w:id="867" w:author="Ollie Raymond" w:date="2016-02-08T14:56:00Z">
        <w:r w:rsidR="00C17E97" w:rsidRPr="009F4AF5">
          <w:rPr>
            <w:color w:val="000000"/>
            <w:rPrChange w:id="868" w:author="Ollie Raymond" w:date="2016-02-08T15:18:00Z">
              <w:rPr>
                <w:b/>
                <w:bCs/>
              </w:rPr>
            </w:rPrChange>
          </w:rPr>
          <w:t xml:space="preserve"> and vocabular</w:t>
        </w:r>
      </w:ins>
      <w:ins w:id="869" w:author="Ollie Raymond" w:date="2016-02-12T09:48:00Z">
        <w:r w:rsidR="00C3605D" w:rsidRPr="009F4AF5">
          <w:rPr>
            <w:color w:val="000000"/>
          </w:rPr>
          <w:t>y term URI’s</w:t>
        </w:r>
      </w:ins>
      <w:ins w:id="870" w:author="Eric Boisvert" w:date="2016-01-06T09:59:00Z">
        <w:r w:rsidRPr="009F4AF5">
          <w:rPr>
            <w:color w:val="000000"/>
            <w:rPrChange w:id="871"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872" w:name="_Ref432754283"/>
      <w:bookmarkStart w:id="873" w:name="_Toc446944560"/>
      <w:r>
        <w:rPr>
          <w:lang w:val="en-CA"/>
        </w:rPr>
        <w:t>GeoSciML Basic and Extension</w:t>
      </w:r>
      <w:bookmarkEnd w:id="872"/>
      <w:bookmarkEnd w:id="873"/>
    </w:p>
    <w:p w14:paraId="159EBC38" w14:textId="77777777" w:rsidR="00681747" w:rsidRDefault="00681747" w:rsidP="00681747">
      <w:pPr>
        <w:rPr>
          <w:lang w:val="en-CA"/>
        </w:rPr>
      </w:pPr>
    </w:p>
    <w:p w14:paraId="639F925B" w14:textId="5623F8F5" w:rsidR="00230CDE" w:rsidRDefault="00681747" w:rsidP="00681747">
      <w:pPr>
        <w:rPr>
          <w:ins w:id="874" w:author="Eric Boisvert" w:date="2016-01-16T17:26:00Z"/>
          <w:lang w:val="en-CA"/>
        </w:rPr>
      </w:pPr>
      <w:r>
        <w:rPr>
          <w:lang w:val="en-CA"/>
        </w:rPr>
        <w:t xml:space="preserve">GeoSciML describes geological features </w:t>
      </w:r>
      <w:del w:id="875" w:author="Eric Boisvert" w:date="2016-01-06T10:02:00Z">
        <w:r w:rsidDel="00D318C0">
          <w:rPr>
            <w:lang w:val="en-CA"/>
          </w:rPr>
          <w:delText>in a</w:delText>
        </w:r>
      </w:del>
      <w:ins w:id="876" w:author="Eric Boisvert" w:date="2016-01-06T10:02:00Z">
        <w:r w:rsidR="00D318C0">
          <w:rPr>
            <w:lang w:val="en-CA"/>
          </w:rPr>
          <w:t>from the</w:t>
        </w:r>
      </w:ins>
      <w:r>
        <w:rPr>
          <w:lang w:val="en-CA"/>
        </w:rPr>
        <w:t xml:space="preserve"> mapping perspective, articulated around the concept of a Map</w:t>
      </w:r>
      <w:ins w:id="877" w:author="Ollie Raymond" w:date="2016-02-08T15:56:00Z">
        <w:r w:rsidR="005F5C63">
          <w:rPr>
            <w:lang w:val="en-CA"/>
          </w:rPr>
          <w:t>ped</w:t>
        </w:r>
      </w:ins>
      <w:r>
        <w:rPr>
          <w:lang w:val="en-CA"/>
        </w:rPr>
        <w:t>Feature – the cartographic element shown on a map, and the Geologic</w:t>
      </w:r>
      <w:del w:id="878" w:author="Ollie Raymond" w:date="2016-02-08T16:42:00Z">
        <w:r w:rsidDel="00A96A3A">
          <w:rPr>
            <w:lang w:val="en-CA"/>
          </w:rPr>
          <w:delText>al</w:delText>
        </w:r>
      </w:del>
      <w:r>
        <w:rPr>
          <w:lang w:val="en-CA"/>
        </w:rPr>
        <w:t xml:space="preserve">Feature it represents.  All </w:t>
      </w:r>
      <w:ins w:id="879" w:author="Eric Boisvert" w:date="2016-01-06T10:02:00Z">
        <w:r w:rsidR="00D318C0">
          <w:rPr>
            <w:lang w:val="en-CA"/>
          </w:rPr>
          <w:t xml:space="preserve">geologic </w:t>
        </w:r>
      </w:ins>
      <w:r>
        <w:rPr>
          <w:lang w:val="en-CA"/>
        </w:rPr>
        <w:t>concepts that can be represented on a map are subtypes of Geologic</w:t>
      </w:r>
      <w:del w:id="880" w:author="Ollie Raymond" w:date="2016-02-08T16:42:00Z">
        <w:r w:rsidDel="00A96A3A">
          <w:rPr>
            <w:lang w:val="en-CA"/>
          </w:rPr>
          <w:delText>al</w:delText>
        </w:r>
      </w:del>
      <w:r>
        <w:rPr>
          <w:lang w:val="en-CA"/>
        </w:rPr>
        <w:t>Feature</w:t>
      </w:r>
      <w:del w:id="881" w:author="Eric Boisvert" w:date="2016-01-06T10:02:00Z">
        <w:r w:rsidDel="00D318C0">
          <w:rPr>
            <w:lang w:val="en-CA"/>
          </w:rPr>
          <w:delText>s</w:delText>
        </w:r>
      </w:del>
      <w:del w:id="882" w:author="Eric Boisvert" w:date="2016-01-16T17:26:00Z">
        <w:r w:rsidDel="00230CDE">
          <w:rPr>
            <w:lang w:val="en-CA"/>
          </w:rPr>
          <w:delText xml:space="preserve">.   </w:delText>
        </w:r>
      </w:del>
      <w:ins w:id="883" w:author="Eric Boisvert" w:date="2016-01-16T17:26:00Z">
        <w:r w:rsidR="00230CDE">
          <w:rPr>
            <w:lang w:val="en-CA"/>
          </w:rPr>
          <w:t xml:space="preserve">.  </w:t>
        </w:r>
      </w:ins>
    </w:p>
    <w:p w14:paraId="56FEBB16" w14:textId="009B2E8A" w:rsidR="00230CDE" w:rsidRDefault="005F5C63">
      <w:pPr>
        <w:keepNext/>
        <w:rPr>
          <w:ins w:id="884" w:author="Eric Boisvert" w:date="2016-01-16T17:26:00Z"/>
        </w:rPr>
        <w:pPrChange w:id="885" w:author="Eric Boisvert" w:date="2016-01-16T17:26:00Z">
          <w:pPr/>
        </w:pPrChange>
      </w:pPr>
      <w:ins w:id="886" w:author="Ollie Raymond" w:date="2016-02-08T15:54:00Z">
        <w:r w:rsidRPr="005F5C63">
          <w:rPr>
            <w:noProof/>
            <w:lang w:val="en-AU" w:eastAsia="en-AU"/>
          </w:rPr>
          <w:lastRenderedPageBreak/>
          <w:t xml:space="preserve"> </w:t>
        </w:r>
        <w:r w:rsidR="004D2792">
          <w:rPr>
            <w:noProof/>
            <w:lang w:val="en-AU" w:eastAsia="en-AU"/>
          </w:rPr>
          <w:pict w14:anchorId="11187061">
            <v:shape id="_x0000_i1027" type="#_x0000_t75" style="width:468pt;height:275.1pt;visibility:visible;mso-wrap-style:square">
              <v:imagedata r:id="rId17" o:title=""/>
            </v:shape>
          </w:pict>
        </w:r>
      </w:ins>
    </w:p>
    <w:p w14:paraId="5BB3A466" w14:textId="38A5FBFB" w:rsidR="00230CDE" w:rsidRPr="009F4AF5" w:rsidRDefault="00230CDE">
      <w:pPr>
        <w:pStyle w:val="Lgende"/>
        <w:jc w:val="center"/>
        <w:rPr>
          <w:ins w:id="887" w:author="Eric Boisvert" w:date="2016-01-16T17:26:00Z"/>
          <w:color w:val="000000"/>
          <w:lang w:val="en-CA"/>
          <w:rPrChange w:id="888" w:author="Ollie Raymond" w:date="2016-02-08T15:54:00Z">
            <w:rPr>
              <w:ins w:id="889" w:author="Eric Boisvert" w:date="2016-01-16T17:26:00Z"/>
              <w:lang w:val="en-CA"/>
            </w:rPr>
          </w:rPrChange>
        </w:rPr>
        <w:pPrChange w:id="890" w:author="Eric Boisvert" w:date="2016-01-16T17:26:00Z">
          <w:pPr/>
        </w:pPrChange>
      </w:pPr>
      <w:ins w:id="891" w:author="Eric Boisvert" w:date="2016-01-16T17:26:00Z">
        <w:r w:rsidRPr="009F4AF5">
          <w:rPr>
            <w:color w:val="000000"/>
            <w:rPrChange w:id="892" w:author="Ollie Raymond" w:date="2016-02-08T15:54:00Z">
              <w:rPr>
                <w:b/>
                <w:bCs/>
              </w:rPr>
            </w:rPrChange>
          </w:rPr>
          <w:t xml:space="preserve">Figure </w:t>
        </w:r>
        <w:r w:rsidRPr="009F4AF5">
          <w:rPr>
            <w:color w:val="000000"/>
            <w:rPrChange w:id="893" w:author="Ollie Raymond" w:date="2016-02-08T15:54:00Z">
              <w:rPr>
                <w:b/>
                <w:bCs/>
              </w:rPr>
            </w:rPrChange>
          </w:rPr>
          <w:fldChar w:fldCharType="begin"/>
        </w:r>
        <w:r w:rsidRPr="009F4AF5">
          <w:rPr>
            <w:color w:val="000000"/>
            <w:rPrChange w:id="894" w:author="Ollie Raymond" w:date="2016-02-08T15:54:00Z">
              <w:rPr>
                <w:b/>
                <w:bCs/>
              </w:rPr>
            </w:rPrChange>
          </w:rPr>
          <w:instrText xml:space="preserve"> SEQ Figure \* ARABIC </w:instrText>
        </w:r>
      </w:ins>
      <w:r w:rsidRPr="009F4AF5">
        <w:rPr>
          <w:color w:val="000000"/>
          <w:rPrChange w:id="895" w:author="Ollie Raymond" w:date="2016-02-08T15:54:00Z">
            <w:rPr>
              <w:b/>
              <w:bCs/>
            </w:rPr>
          </w:rPrChange>
        </w:rPr>
        <w:fldChar w:fldCharType="separate"/>
      </w:r>
      <w:ins w:id="896" w:author="Boisvert, Eric" w:date="2016-03-29T09:08:00Z">
        <w:r w:rsidR="008279FB">
          <w:rPr>
            <w:noProof/>
            <w:color w:val="000000"/>
          </w:rPr>
          <w:t>3</w:t>
        </w:r>
      </w:ins>
      <w:ins w:id="897" w:author="Eric Boisvert" w:date="2016-01-16T17:26:00Z">
        <w:r w:rsidRPr="009F4AF5">
          <w:rPr>
            <w:color w:val="000000"/>
            <w:rPrChange w:id="898" w:author="Ollie Raymond" w:date="2016-02-08T15:54:00Z">
              <w:rPr>
                <w:b/>
                <w:bCs/>
              </w:rPr>
            </w:rPrChange>
          </w:rPr>
          <w:fldChar w:fldCharType="end"/>
        </w:r>
        <w:r w:rsidRPr="009F4AF5">
          <w:rPr>
            <w:color w:val="000000"/>
            <w:rPrChange w:id="899" w:author="Ollie Raymond" w:date="2016-02-08T15:54:00Z">
              <w:rPr>
                <w:b/>
                <w:bCs/>
              </w:rPr>
            </w:rPrChange>
          </w:rPr>
          <w:t xml:space="preserve"> </w:t>
        </w:r>
      </w:ins>
      <w:r w:rsidR="00690C3D" w:rsidRPr="009F4AF5">
        <w:rPr>
          <w:color w:val="000000"/>
        </w:rPr>
        <w:t>-</w:t>
      </w:r>
      <w:ins w:id="900" w:author="Eric Boisvert" w:date="2016-01-16T17:26:00Z">
        <w:r w:rsidRPr="009F4AF5">
          <w:rPr>
            <w:color w:val="000000"/>
            <w:rPrChange w:id="901" w:author="Ollie Raymond" w:date="2016-02-08T15:54:00Z">
              <w:rPr>
                <w:b/>
                <w:bCs/>
              </w:rPr>
            </w:rPrChange>
          </w:rPr>
          <w:t xml:space="preserve"> </w:t>
        </w:r>
      </w:ins>
      <w:ins w:id="902" w:author="Ollie Raymond" w:date="2016-02-09T10:45:00Z">
        <w:r w:rsidR="00690C3D" w:rsidRPr="009F4AF5">
          <w:rPr>
            <w:color w:val="000000"/>
          </w:rPr>
          <w:t>High-level c</w:t>
        </w:r>
      </w:ins>
      <w:ins w:id="903" w:author="Eric Boisvert" w:date="2016-01-16T17:26:00Z">
        <w:del w:id="904" w:author="Ollie Raymond" w:date="2016-02-09T10:45:00Z">
          <w:r w:rsidRPr="009F4AF5" w:rsidDel="00690C3D">
            <w:rPr>
              <w:color w:val="000000"/>
              <w:rPrChange w:id="905" w:author="Ollie Raymond" w:date="2016-02-08T15:54:00Z">
                <w:rPr>
                  <w:b/>
                  <w:bCs/>
                </w:rPr>
              </w:rPrChange>
            </w:rPr>
            <w:delText>C</w:delText>
          </w:r>
        </w:del>
        <w:r w:rsidRPr="009F4AF5">
          <w:rPr>
            <w:color w:val="000000"/>
            <w:rPrChange w:id="906" w:author="Ollie Raymond" w:date="2016-02-08T15:54:00Z">
              <w:rPr>
                <w:b/>
                <w:bCs/>
              </w:rPr>
            </w:rPrChange>
          </w:rPr>
          <w:t>onceptual model</w:t>
        </w:r>
      </w:ins>
      <w:ins w:id="907" w:author="Boisvert, Eric" w:date="2016-03-29T08:31:00Z">
        <w:r w:rsidR="00BF2A41">
          <w:rPr>
            <w:color w:val="000000"/>
          </w:rPr>
          <w:t>.</w:t>
        </w:r>
      </w:ins>
    </w:p>
    <w:p w14:paraId="15B6D491" w14:textId="77777777" w:rsidR="00230CDE" w:rsidRDefault="00230CDE" w:rsidP="00681747">
      <w:pPr>
        <w:rPr>
          <w:ins w:id="908"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909" w:author="Eric Boisvert" w:date="2016-03-28T16:06:00Z">
        <w:r w:rsidR="003842F3" w:rsidRPr="00690C3D">
          <w:t xml:space="preserve">Figure </w:t>
        </w:r>
        <w:r w:rsidR="003842F3">
          <w:rPr>
            <w:noProof/>
          </w:rPr>
          <w:t>4</w:t>
        </w:r>
      </w:ins>
      <w:del w:id="910" w:author="Eric Boisvert" w:date="2016-03-06T13:27:00Z">
        <w:r w:rsidDel="004D34D6">
          <w:delText xml:space="preserve">Figure </w:delText>
        </w:r>
        <w:r w:rsidDel="004D34D6">
          <w:rPr>
            <w:noProof/>
          </w:rPr>
          <w:delText>1</w:delText>
        </w:r>
      </w:del>
      <w:r>
        <w:rPr>
          <w:lang w:val="en-CA"/>
        </w:rPr>
        <w:fldChar w:fldCharType="end"/>
      </w:r>
      <w:ins w:id="911"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912" w:author="Eric Boisvert" w:date="2016-01-06T10:03:00Z">
        <w:r w:rsidDel="00D318C0">
          <w:rPr>
            <w:lang w:val="en-CA"/>
          </w:rPr>
          <w:delText>s</w:delText>
        </w:r>
      </w:del>
      <w:r>
        <w:rPr>
          <w:lang w:val="en-CA"/>
        </w:rPr>
        <w:t xml:space="preserve"> (O&amp;M) subtypes.</w:t>
      </w:r>
    </w:p>
    <w:p w14:paraId="057035A4" w14:textId="5137847E" w:rsidR="00681747" w:rsidRDefault="004D2792" w:rsidP="00681747">
      <w:pPr>
        <w:keepNext/>
      </w:pPr>
      <w:r>
        <w:rPr>
          <w:noProof/>
          <w:lang w:val="en-CA" w:eastAsia="en-CA"/>
        </w:rPr>
        <w:lastRenderedPageBreak/>
        <w:pict w14:anchorId="19DD133B">
          <v:shape id="_x0000_i1028" type="#_x0000_t75" style="width:433.4pt;height:235.85pt;visibility:visible;mso-wrap-style:square">
            <v:imagedata r:id="rId18" o:title=""/>
          </v:shape>
        </w:pict>
      </w:r>
    </w:p>
    <w:p w14:paraId="3CC68821" w14:textId="52C0B070" w:rsidR="00681747" w:rsidRPr="00690C3D" w:rsidRDefault="00681747" w:rsidP="00690C3D">
      <w:pPr>
        <w:pStyle w:val="Lgende"/>
        <w:jc w:val="center"/>
        <w:rPr>
          <w:color w:val="auto"/>
          <w:lang w:val="en-CA"/>
        </w:rPr>
      </w:pPr>
      <w:bookmarkStart w:id="913"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14" w:author="Boisvert, Eric" w:date="2016-03-29T09:08:00Z">
        <w:r w:rsidR="008279FB">
          <w:rPr>
            <w:noProof/>
            <w:color w:val="auto"/>
          </w:rPr>
          <w:t>4</w:t>
        </w:r>
      </w:ins>
      <w:ins w:id="915" w:author="Eric Boisvert" w:date="2016-03-28T16:06:00Z">
        <w:del w:id="916" w:author="Boisvert, Eric" w:date="2016-03-29T08:51:00Z">
          <w:r w:rsidR="003842F3" w:rsidDel="00CB122C">
            <w:rPr>
              <w:noProof/>
              <w:color w:val="auto"/>
            </w:rPr>
            <w:delText>4</w:delText>
          </w:r>
        </w:del>
      </w:ins>
      <w:del w:id="917" w:author="Boisvert, Eric" w:date="2016-03-29T08:51:00Z">
        <w:r w:rsidR="00090DCF" w:rsidRPr="00690C3D" w:rsidDel="00CB122C">
          <w:rPr>
            <w:noProof/>
            <w:color w:val="auto"/>
          </w:rPr>
          <w:delText>3</w:delText>
        </w:r>
      </w:del>
      <w:r w:rsidR="00673E83" w:rsidRPr="00690C3D">
        <w:rPr>
          <w:noProof/>
          <w:color w:val="auto"/>
        </w:rPr>
        <w:fldChar w:fldCharType="end"/>
      </w:r>
      <w:bookmarkEnd w:id="913"/>
      <w:r w:rsidRPr="00690C3D">
        <w:rPr>
          <w:color w:val="auto"/>
        </w:rPr>
        <w:t xml:space="preserve"> </w:t>
      </w:r>
      <w:r w:rsidR="00690C3D">
        <w:rPr>
          <w:color w:val="auto"/>
        </w:rPr>
        <w:t xml:space="preserve">- </w:t>
      </w:r>
      <w:r w:rsidRPr="00690C3D">
        <w:rPr>
          <w:color w:val="auto"/>
        </w:rPr>
        <w:t>Core feature model for GeoSciML</w:t>
      </w:r>
      <w:ins w:id="918" w:author="Boisvert, Eric" w:date="2016-03-29T08:31:00Z">
        <w:r w:rsidR="00BF2A41">
          <w:rPr>
            <w:color w:val="auto"/>
          </w:rPr>
          <w:t>.</w:t>
        </w:r>
      </w:ins>
    </w:p>
    <w:p w14:paraId="276132A1" w14:textId="7D2EDECC" w:rsidR="00681747" w:rsidRDefault="00681747" w:rsidP="00681747">
      <w:pPr>
        <w:rPr>
          <w:lang w:val="en-CA"/>
        </w:rPr>
      </w:pPr>
      <w:r>
        <w:rPr>
          <w:lang w:val="en-CA"/>
        </w:rPr>
        <w:t xml:space="preserve">GeologicFeature can share relationships through </w:t>
      </w:r>
      <w:del w:id="919" w:author="Eric Boisvert" w:date="2015-10-27T17:03:00Z">
        <w:r w:rsidDel="00B33100">
          <w:rPr>
            <w:lang w:val="en-CA"/>
          </w:rPr>
          <w:delText xml:space="preserve">Relation </w:delText>
        </w:r>
      </w:del>
      <w:ins w:id="92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921"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Titre3"/>
        <w:rPr>
          <w:ins w:id="922" w:author="Eric Boisvert" w:date="2016-01-09T01:16:00Z"/>
          <w:lang w:val="en-CA"/>
        </w:rPr>
        <w:pPrChange w:id="923" w:author="Eric Boisvert" w:date="2016-01-09T01:16:00Z">
          <w:pPr/>
        </w:pPrChange>
      </w:pPr>
      <w:bookmarkStart w:id="924" w:name="_Ref440065627"/>
      <w:bookmarkStart w:id="925" w:name="_Toc446944561"/>
      <w:ins w:id="926" w:author="Eric Boisvert" w:date="2016-01-09T01:15:00Z">
        <w:r>
          <w:rPr>
            <w:lang w:val="en-CA"/>
          </w:rPr>
          <w:t>AbstractDescription classes</w:t>
        </w:r>
      </w:ins>
      <w:bookmarkEnd w:id="924"/>
      <w:bookmarkEnd w:id="925"/>
    </w:p>
    <w:p w14:paraId="780C7301" w14:textId="77777777" w:rsidR="00895888" w:rsidRPr="00895888" w:rsidRDefault="00895888">
      <w:pPr>
        <w:rPr>
          <w:lang w:val="en-CA"/>
        </w:rPr>
      </w:pPr>
    </w:p>
    <w:p w14:paraId="6F2F2413" w14:textId="65B31473"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 xml:space="preserve">normally to create </w:t>
      </w:r>
      <w:del w:id="927" w:author="Eric Boisvert" w:date="2016-03-28T12:34:00Z">
        <w:r w:rsidDel="00A173A4">
          <w:rPr>
            <w:lang w:val="en-CA"/>
          </w:rPr>
          <w:delText xml:space="preserve">a class as </w:delText>
        </w:r>
      </w:del>
      <w:r>
        <w:rPr>
          <w:lang w:val="en-CA"/>
        </w:rPr>
        <w:t>a subtype to carry the new properties</w:t>
      </w:r>
      <w:r w:rsidR="00690C3D">
        <w:rPr>
          <w:lang w:val="en-CA"/>
        </w:rPr>
        <w:t xml:space="preserve"> (Fig. 5)</w:t>
      </w:r>
      <w:r>
        <w:rPr>
          <w:lang w:val="en-CA"/>
        </w:rPr>
        <w:t>.</w:t>
      </w:r>
    </w:p>
    <w:p w14:paraId="7E87DB7E" w14:textId="58FEA631" w:rsidR="00EA50E7" w:rsidRDefault="004D2792">
      <w:pPr>
        <w:keepNext/>
        <w:jc w:val="center"/>
        <w:pPrChange w:id="928" w:author="Ollie Raymond" w:date="2016-02-12T09:54:00Z">
          <w:pPr>
            <w:keepNext/>
          </w:pPr>
        </w:pPrChange>
      </w:pPr>
      <w:r>
        <w:rPr>
          <w:noProof/>
          <w:lang w:val="en-CA" w:eastAsia="en-CA"/>
        </w:rPr>
        <w:lastRenderedPageBreak/>
        <w:pict w14:anchorId="4781C8BC">
          <v:shape id="_x0000_i1029" type="#_x0000_t75" style="width:234pt;height:345.25pt;visibility:visible;mso-wrap-style:square">
            <v:imagedata r:id="rId19" o:title=""/>
          </v:shape>
        </w:pict>
      </w:r>
    </w:p>
    <w:p w14:paraId="3CFC74DF" w14:textId="453D93E0"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929" w:author="Boisvert, Eric" w:date="2016-03-29T09:08:00Z">
        <w:r w:rsidR="008279FB">
          <w:rPr>
            <w:noProof/>
            <w:color w:val="auto"/>
          </w:rPr>
          <w:t>5</w:t>
        </w:r>
      </w:ins>
      <w:ins w:id="930" w:author="Eric Boisvert" w:date="2016-03-28T16:06:00Z">
        <w:del w:id="931" w:author="Boisvert, Eric" w:date="2016-03-29T08:51:00Z">
          <w:r w:rsidR="003842F3" w:rsidDel="00CB122C">
            <w:rPr>
              <w:noProof/>
              <w:color w:val="auto"/>
            </w:rPr>
            <w:delText>5</w:delText>
          </w:r>
        </w:del>
      </w:ins>
      <w:del w:id="932" w:author="Boisvert, Eric" w:date="2016-03-29T08:51:00Z">
        <w:r w:rsidR="00090DCF" w:rsidRPr="00690C3D" w:rsidDel="00CB122C">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ins w:id="933" w:author="Boisvert, Eric" w:date="2016-03-29T08:31:00Z">
        <w:r w:rsidR="00BF2A41">
          <w:rPr>
            <w:color w:val="auto"/>
          </w:rPr>
          <w:t>.</w:t>
        </w:r>
      </w:ins>
    </w:p>
    <w:p w14:paraId="3C1C71D8" w14:textId="03DC08E1" w:rsidR="00861954" w:rsidRDefault="00EA50E7" w:rsidP="00861954">
      <w:r>
        <w:rPr>
          <w:lang w:val="en-CA"/>
        </w:rPr>
        <w:t xml:space="preserve">But this only works </w:t>
      </w:r>
      <w:r w:rsidR="00861954">
        <w:rPr>
          <w:lang w:val="en-CA"/>
        </w:rPr>
        <w:t xml:space="preserve">when properties </w:t>
      </w:r>
      <w:commentRangeStart w:id="934"/>
      <w:r w:rsidR="00861954">
        <w:rPr>
          <w:lang w:val="en-CA"/>
        </w:rPr>
        <w:t xml:space="preserve">need to be added to a leaf class.  Properties added </w:t>
      </w:r>
      <w:del w:id="935" w:author="Eric Boisvert" w:date="2016-02-27T12:04:00Z">
        <w:r w:rsidR="00861954" w:rsidDel="004725FE">
          <w:rPr>
            <w:lang w:val="en-CA"/>
          </w:rPr>
          <w:delText>to a</w:delText>
        </w:r>
      </w:del>
      <w:ins w:id="936"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934"/>
      <w:r w:rsidR="00690C3D">
        <w:rPr>
          <w:rStyle w:val="Marquedecommentaire"/>
        </w:rPr>
        <w:commentReference w:id="934"/>
      </w:r>
      <w:r w:rsidR="00DA2FDF">
        <w:rPr>
          <w:lang w:val="en-CA"/>
        </w:rPr>
        <w:t>G</w:t>
      </w:r>
      <w:r w:rsidR="00861954">
        <w:t>eoSciML uses a</w:t>
      </w:r>
      <w:ins w:id="937" w:author="Boisvert, Eric" w:date="2015-10-16T08:01:00Z">
        <w:r w:rsidR="000077DC">
          <w:t>n</w:t>
        </w:r>
      </w:ins>
      <w:r w:rsidR="00861954">
        <w:t xml:space="preserve"> </w:t>
      </w:r>
      <w:ins w:id="938" w:author="Boisvert, Eric" w:date="2015-10-16T08:01:00Z">
        <w:r w:rsidR="000077DC">
          <w:t xml:space="preserve">extension </w:t>
        </w:r>
      </w:ins>
      <w:r w:rsidR="00861954">
        <w:t xml:space="preserve">pattern </w:t>
      </w:r>
      <w:del w:id="939" w:author="Boisvert, Eric" w:date="2015-10-16T08:01:00Z">
        <w:r w:rsidR="00861954" w:rsidDel="000077DC">
          <w:delText xml:space="preserve">extension </w:delText>
        </w:r>
      </w:del>
      <w:r w:rsidR="00861954">
        <w:t xml:space="preserve">by </w:t>
      </w:r>
      <w:ins w:id="940" w:author="Eric Boisvert" w:date="2016-01-09T01:16:00Z">
        <w:r w:rsidR="00895888">
          <w:t xml:space="preserve">abstract </w:t>
        </w:r>
      </w:ins>
      <w:r w:rsidR="00861954">
        <w:t>property blocks</w:t>
      </w:r>
      <w:r w:rsidR="00690C3D">
        <w:t xml:space="preserve"> or ‘</w:t>
      </w:r>
      <w:ins w:id="941" w:author="Eric Boisvert" w:date="2016-01-09T01:16:00Z">
        <w:r w:rsidR="00895888">
          <w:t>AbstractDescription</w:t>
        </w:r>
      </w:ins>
      <w:r w:rsidR="00690C3D">
        <w:t>’</w:t>
      </w:r>
      <w:ins w:id="942" w:author="Eric Boisvert" w:date="2016-01-09T01:16:00Z">
        <w:r w:rsidR="00895888">
          <w:t xml:space="preserve"> classes</w:t>
        </w:r>
      </w:ins>
      <w:r w:rsidR="00690C3D">
        <w:t xml:space="preserve"> (Fig. 6</w:t>
      </w:r>
      <w:ins w:id="943" w:author="Eric Boisvert" w:date="2016-01-09T01:16:00Z">
        <w:r w:rsidR="00895888">
          <w:t>)</w:t>
        </w:r>
      </w:ins>
      <w:r w:rsidR="00861954">
        <w:t xml:space="preserve">.  Blocks of properties are organized in their own </w:t>
      </w:r>
      <w:del w:id="944" w:author="Eric Boisvert" w:date="2016-03-28T12:35:00Z">
        <w:r w:rsidR="00861954" w:rsidDel="00A173A4">
          <w:delText xml:space="preserve">type </w:delText>
        </w:r>
      </w:del>
      <w:ins w:id="945" w:author="Eric Boisvert" w:date="2016-03-28T12:35:00Z">
        <w:r w:rsidR="00A173A4">
          <w:t xml:space="preserve">Datatype </w:t>
        </w:r>
      </w:ins>
      <w:ins w:id="946" w:author="Ollie Raymond" w:date="2016-02-09T10:57:00Z">
        <w:del w:id="947" w:author="Eric Boisvert" w:date="2016-03-28T12:35:00Z">
          <w:r w:rsidR="00A75711" w:rsidDel="00A173A4">
            <w:delText xml:space="preserve">class </w:delText>
          </w:r>
        </w:del>
      </w:ins>
      <w:del w:id="948" w:author="Eric Boisvert" w:date="2016-03-28T12:35:00Z">
        <w:r w:rsidR="00861954" w:rsidDel="00A173A4">
          <w:delText>and associated to the</w:delText>
        </w:r>
      </w:del>
      <w:ins w:id="949" w:author="Eric Boisvert" w:date="2016-03-28T12:35:00Z">
        <w:r w:rsidR="00A173A4">
          <w:t xml:space="preserve"> subtyping</w:t>
        </w:r>
      </w:ins>
      <w:r w:rsidR="00861954">
        <w:t xml:space="preserve"> </w:t>
      </w:r>
      <w:ins w:id="950" w:author="Ollie Raymond" w:date="2016-02-09T11:06:00Z">
        <w:r w:rsidR="00EF48A6">
          <w:t>AbstractDescription</w:t>
        </w:r>
        <w:del w:id="951" w:author="Eric Boisvert" w:date="2016-03-28T12:35:00Z">
          <w:r w:rsidR="00EF48A6" w:rsidDel="00A173A4">
            <w:delText xml:space="preserve"> </w:delText>
          </w:r>
        </w:del>
      </w:ins>
      <w:del w:id="952" w:author="Eric Boisvert" w:date="2016-03-28T12:35:00Z">
        <w:r w:rsidR="00861954" w:rsidDel="00A173A4">
          <w:delText>class</w:delText>
        </w:r>
      </w:del>
      <w:r w:rsidR="00690C3D">
        <w:t>.</w:t>
      </w:r>
    </w:p>
    <w:p w14:paraId="2A48355A" w14:textId="1A619957" w:rsidR="00DA2FDF" w:rsidRDefault="004D2792" w:rsidP="00DA2FDF">
      <w:pPr>
        <w:keepNext/>
      </w:pPr>
      <w:r>
        <w:rPr>
          <w:noProof/>
          <w:lang w:val="en-CA" w:eastAsia="en-CA"/>
        </w:rPr>
        <w:lastRenderedPageBreak/>
        <w:pict w14:anchorId="6E99B92B">
          <v:shape id="_x0000_i1030" type="#_x0000_t75" style="width:432.45pt;height:216.9pt;visibility:visible;mso-wrap-style:square">
            <v:imagedata r:id="rId20" o:title=""/>
          </v:shape>
        </w:pict>
      </w:r>
    </w:p>
    <w:p w14:paraId="2F3374EB" w14:textId="665ED463" w:rsidR="00861954" w:rsidRPr="00EF48A6" w:rsidRDefault="00DA2FDF">
      <w:pPr>
        <w:pStyle w:val="Lgende"/>
        <w:jc w:val="center"/>
        <w:rPr>
          <w:color w:val="auto"/>
          <w:rPrChange w:id="953" w:author="Ollie Raymond" w:date="2016-02-09T11:07:00Z">
            <w:rPr/>
          </w:rPrChange>
        </w:rPr>
        <w:pPrChange w:id="954" w:author="Ollie Raymond" w:date="2016-02-09T11:07:00Z">
          <w:pPr>
            <w:pStyle w:val="Lgende"/>
          </w:pPr>
        </w:pPrChange>
      </w:pPr>
      <w:r w:rsidRPr="00EF48A6">
        <w:rPr>
          <w:color w:val="auto"/>
          <w:rPrChange w:id="955" w:author="Ollie Raymond" w:date="2016-02-09T11:07:00Z">
            <w:rPr/>
          </w:rPrChange>
        </w:rPr>
        <w:t xml:space="preserve">Figure </w:t>
      </w:r>
      <w:r w:rsidR="00673E83" w:rsidRPr="00EF48A6">
        <w:rPr>
          <w:color w:val="auto"/>
          <w:rPrChange w:id="956" w:author="Ollie Raymond" w:date="2016-02-09T11:07:00Z">
            <w:rPr/>
          </w:rPrChange>
        </w:rPr>
        <w:fldChar w:fldCharType="begin"/>
      </w:r>
      <w:r w:rsidR="00673E83" w:rsidRPr="00EF48A6">
        <w:rPr>
          <w:color w:val="auto"/>
          <w:rPrChange w:id="957" w:author="Ollie Raymond" w:date="2016-02-09T11:07:00Z">
            <w:rPr/>
          </w:rPrChange>
        </w:rPr>
        <w:instrText xml:space="preserve"> SEQ Figure \* ARABIC </w:instrText>
      </w:r>
      <w:r w:rsidR="00673E83" w:rsidRPr="00EF48A6">
        <w:rPr>
          <w:color w:val="auto"/>
          <w:rPrChange w:id="958" w:author="Ollie Raymond" w:date="2016-02-09T11:07:00Z">
            <w:rPr>
              <w:noProof/>
            </w:rPr>
          </w:rPrChange>
        </w:rPr>
        <w:fldChar w:fldCharType="separate"/>
      </w:r>
      <w:ins w:id="959" w:author="Boisvert, Eric" w:date="2016-03-29T09:08:00Z">
        <w:r w:rsidR="008279FB">
          <w:rPr>
            <w:noProof/>
            <w:color w:val="auto"/>
          </w:rPr>
          <w:t>6</w:t>
        </w:r>
      </w:ins>
      <w:ins w:id="960" w:author="Eric Boisvert" w:date="2016-03-28T16:06:00Z">
        <w:del w:id="961" w:author="Boisvert, Eric" w:date="2016-03-29T08:51:00Z">
          <w:r w:rsidR="003842F3" w:rsidDel="00CB122C">
            <w:rPr>
              <w:noProof/>
              <w:color w:val="auto"/>
            </w:rPr>
            <w:delText>6</w:delText>
          </w:r>
        </w:del>
      </w:ins>
      <w:del w:id="962" w:author="Boisvert, Eric" w:date="2016-03-29T08:51:00Z">
        <w:r w:rsidR="00090DCF" w:rsidRPr="00EF48A6" w:rsidDel="00CB122C">
          <w:rPr>
            <w:noProof/>
            <w:color w:val="auto"/>
            <w:rPrChange w:id="963" w:author="Ollie Raymond" w:date="2016-02-09T11:07:00Z">
              <w:rPr>
                <w:noProof/>
              </w:rPr>
            </w:rPrChange>
          </w:rPr>
          <w:delText>5</w:delText>
        </w:r>
      </w:del>
      <w:r w:rsidR="00673E83" w:rsidRPr="00EF48A6">
        <w:rPr>
          <w:noProof/>
          <w:color w:val="auto"/>
          <w:rPrChange w:id="964" w:author="Ollie Raymond" w:date="2016-02-09T11:07:00Z">
            <w:rPr>
              <w:noProof/>
            </w:rPr>
          </w:rPrChange>
        </w:rPr>
        <w:fldChar w:fldCharType="end"/>
      </w:r>
      <w:r w:rsidRPr="00EF48A6">
        <w:rPr>
          <w:color w:val="auto"/>
          <w:rPrChange w:id="965" w:author="Ollie Raymond" w:date="2016-02-09T11:07:00Z">
            <w:rPr/>
          </w:rPrChange>
        </w:rPr>
        <w:t xml:space="preserve"> </w:t>
      </w:r>
      <w:ins w:id="966" w:author="Ollie Raymond" w:date="2016-02-09T11:07:00Z">
        <w:r w:rsidR="00EF48A6">
          <w:rPr>
            <w:color w:val="auto"/>
          </w:rPr>
          <w:t>-</w:t>
        </w:r>
      </w:ins>
      <w:del w:id="967" w:author="Ollie Raymond" w:date="2016-02-09T11:07:00Z">
        <w:r w:rsidRPr="00EF48A6" w:rsidDel="00EF48A6">
          <w:rPr>
            <w:color w:val="auto"/>
            <w:rPrChange w:id="968" w:author="Ollie Raymond" w:date="2016-02-09T11:07:00Z">
              <w:rPr/>
            </w:rPrChange>
          </w:rPr>
          <w:delText>:</w:delText>
        </w:r>
      </w:del>
      <w:r w:rsidRPr="00EF48A6">
        <w:rPr>
          <w:color w:val="auto"/>
          <w:rPrChange w:id="969" w:author="Ollie Raymond" w:date="2016-02-09T11:07:00Z">
            <w:rPr/>
          </w:rPrChange>
        </w:rPr>
        <w:t xml:space="preserve"> Extension pattern using a property block (</w:t>
      </w:r>
      <w:ins w:id="970" w:author="Eric Boisvert" w:date="2016-01-09T01:17:00Z">
        <w:r w:rsidR="00895888" w:rsidRPr="00EF48A6">
          <w:rPr>
            <w:color w:val="auto"/>
            <w:rPrChange w:id="971" w:author="Ollie Raymond" w:date="2016-02-09T11:07:00Z">
              <w:rPr/>
            </w:rPrChange>
          </w:rPr>
          <w:t>Abstract</w:t>
        </w:r>
      </w:ins>
      <w:r w:rsidRPr="00EF48A6">
        <w:rPr>
          <w:color w:val="auto"/>
          <w:rPrChange w:id="972" w:author="Ollie Raymond" w:date="2016-02-09T11:07:00Z">
            <w:rPr/>
          </w:rPrChange>
        </w:rPr>
        <w:t>Description class)</w:t>
      </w:r>
      <w:ins w:id="973" w:author="Boisvert, Eric" w:date="2016-03-29T08:31:00Z">
        <w:r w:rsidR="00BF2A41">
          <w:rPr>
            <w:color w:val="auto"/>
          </w:rPr>
          <w:t>.</w:t>
        </w:r>
      </w:ins>
    </w:p>
    <w:p w14:paraId="64193030" w14:textId="5FE6F509" w:rsidR="00DA2FDF" w:rsidRDefault="00595C96" w:rsidP="00DA2FDF">
      <w:r>
        <w:t>This pattern has two main advantages:</w:t>
      </w:r>
    </w:p>
    <w:p w14:paraId="355A92F4" w14:textId="6FF95896" w:rsidR="00DA2FDF" w:rsidRDefault="00EF48A6" w:rsidP="00D0034E">
      <w:pPr>
        <w:pStyle w:val="Paragraphedeliste"/>
        <w:numPr>
          <w:ilvl w:val="0"/>
          <w:numId w:val="16"/>
        </w:numPr>
      </w:pPr>
      <w:ins w:id="974" w:author="Ollie Raymond" w:date="2016-02-09T11:07:00Z">
        <w:r>
          <w:t>It d</w:t>
        </w:r>
      </w:ins>
      <w:del w:id="975"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37445B47" w:rsidR="00D0034E" w:rsidRDefault="00D0034E" w:rsidP="00D0034E">
      <w:pPr>
        <w:pStyle w:val="Paragraphedeliste"/>
        <w:numPr>
          <w:ilvl w:val="0"/>
          <w:numId w:val="16"/>
        </w:numPr>
      </w:pPr>
      <w:r>
        <w:t xml:space="preserve">Extra properties can be defined </w:t>
      </w:r>
      <w:ins w:id="976" w:author="Ollie Raymond" w:date="2016-02-09T11:08:00Z">
        <w:r w:rsidR="00EF48A6">
          <w:t xml:space="preserve">and used </w:t>
        </w:r>
      </w:ins>
      <w:r>
        <w:t xml:space="preserve">by a </w:t>
      </w:r>
      <w:ins w:id="977" w:author="Ollie Raymond" w:date="2016-02-09T11:08:00Z">
        <w:r w:rsidR="00EF48A6">
          <w:t xml:space="preserve">other user </w:t>
        </w:r>
      </w:ins>
      <w:r>
        <w:t>communit</w:t>
      </w:r>
      <w:del w:id="978" w:author="Ollie Raymond" w:date="2016-02-09T11:08:00Z">
        <w:r w:rsidDel="00EF48A6">
          <w:delText>y</w:delText>
        </w:r>
      </w:del>
      <w:ins w:id="979" w:author="Ollie Raymond" w:date="2016-02-09T11:08:00Z">
        <w:r w:rsidR="00EF48A6">
          <w:t>ies</w:t>
        </w:r>
      </w:ins>
      <w:r>
        <w:t xml:space="preserve"> </w:t>
      </w:r>
      <w:del w:id="980" w:author="Ollie Raymond" w:date="2016-02-09T11:08:00Z">
        <w:r w:rsidDel="00EF48A6">
          <w:delText>and use by another one</w:delText>
        </w:r>
        <w:r w:rsidR="00595C96" w:rsidDel="00EF48A6">
          <w:delText xml:space="preserve"> </w:delText>
        </w:r>
      </w:del>
      <w:r w:rsidR="00595C96">
        <w:t>(</w:t>
      </w:r>
      <w:del w:id="981" w:author="Ollie Raymond" w:date="2016-02-09T11:08:00Z">
        <w:r w:rsidR="00595C96" w:rsidDel="00EF48A6">
          <w:delText>for example</w:delText>
        </w:r>
      </w:del>
      <w:ins w:id="982" w:author="Ollie Raymond" w:date="2016-02-09T11:08:00Z">
        <w:r w:rsidR="00EF48A6">
          <w:t>e.g.</w:t>
        </w:r>
      </w:ins>
      <w:r w:rsidR="00595C96">
        <w:t xml:space="preserve">, properties added by </w:t>
      </w:r>
      <w:ins w:id="983" w:author="Ollie Raymond" w:date="2016-02-09T11:08:00Z">
        <w:r w:rsidR="00EF48A6">
          <w:t xml:space="preserve">a </w:t>
        </w:r>
      </w:ins>
      <w:r w:rsidR="00595C96">
        <w:t>geophysic</w:t>
      </w:r>
      <w:ins w:id="984" w:author="Ollie Raymond" w:date="2016-02-09T11:08:00Z">
        <w:r w:rsidR="00EF48A6">
          <w:t>al</w:t>
        </w:r>
      </w:ins>
      <w:r w:rsidR="00595C96">
        <w:t xml:space="preserve"> application could be reused by groundwater applications)</w:t>
      </w:r>
      <w:ins w:id="985" w:author="Boisvert, Eric" w:date="2016-03-29T08:06:00Z">
        <w:r w:rsidR="007A7721">
          <w:t>.</w:t>
        </w:r>
      </w:ins>
    </w:p>
    <w:p w14:paraId="12F91C24" w14:textId="39D15120" w:rsidR="00DA2FDF" w:rsidRDefault="000077DC" w:rsidP="00DA2FDF">
      <w:pPr>
        <w:rPr>
          <w:ins w:id="986" w:author="Boisvert, Eric" w:date="2015-10-16T08:08:00Z"/>
        </w:rPr>
      </w:pPr>
      <w:ins w:id="987" w:author="Boisvert, Eric" w:date="2015-10-16T08:00:00Z">
        <w:r>
          <w:t xml:space="preserve">GeoSciML Basic contains </w:t>
        </w:r>
      </w:ins>
      <w:ins w:id="988" w:author="Ollie Raymond" w:date="2016-02-09T11:09:00Z">
        <w:r w:rsidR="00EF48A6">
          <w:t>nine</w:t>
        </w:r>
      </w:ins>
      <w:ins w:id="989" w:author="Boisvert, Eric" w:date="2015-10-16T08:19:00Z">
        <w:del w:id="990" w:author="Ollie Raymond" w:date="2016-02-09T11:09:00Z">
          <w:r w:rsidDel="00EF48A6">
            <w:delText>9</w:delText>
          </w:r>
        </w:del>
      </w:ins>
      <w:ins w:id="991" w:author="Boisvert, Eric" w:date="2015-10-16T08:00:00Z">
        <w:r>
          <w:t xml:space="preserve"> </w:t>
        </w:r>
      </w:ins>
      <w:ins w:id="992" w:author="Boisvert, Eric" w:date="2015-10-16T08:06:00Z">
        <w:r>
          <w:t>stu</w:t>
        </w:r>
      </w:ins>
      <w:ins w:id="993" w:author="Boisvert, Eric" w:date="2015-10-16T08:07:00Z">
        <w:r>
          <w:t>b</w:t>
        </w:r>
      </w:ins>
      <w:ins w:id="994" w:author="Boisvert, Eric" w:date="2015-10-16T08:06:00Z">
        <w:r>
          <w:t xml:space="preserve"> </w:t>
        </w:r>
      </w:ins>
      <w:ins w:id="995" w:author="Boisvert, Eric" w:date="2015-10-16T08:07:00Z">
        <w:del w:id="996" w:author="Ollie Raymond" w:date="2016-02-09T11:09:00Z">
          <w:r w:rsidDel="00EF48A6">
            <w:delText>a</w:delText>
          </w:r>
        </w:del>
      </w:ins>
      <w:ins w:id="997" w:author="Ollie Raymond" w:date="2016-02-09T11:09:00Z">
        <w:r w:rsidR="00EF48A6">
          <w:t>A</w:t>
        </w:r>
      </w:ins>
      <w:ins w:id="998" w:author="Boisvert, Eric" w:date="2015-10-16T08:07:00Z">
        <w:r>
          <w:t>bstract</w:t>
        </w:r>
      </w:ins>
      <w:ins w:id="999" w:author="Ollie Raymond" w:date="2016-02-09T11:09:00Z">
        <w:r w:rsidR="00EF48A6">
          <w:t>Description</w:t>
        </w:r>
      </w:ins>
      <w:ins w:id="1000" w:author="Boisvert, Eric" w:date="2015-10-16T08:07:00Z">
        <w:r>
          <w:t xml:space="preserve"> </w:t>
        </w:r>
      </w:ins>
      <w:ins w:id="1001" w:author="Boisvert, Eric" w:date="2015-10-16T08:06:00Z">
        <w:r>
          <w:t>classes</w:t>
        </w:r>
      </w:ins>
      <w:ins w:id="1002" w:author="Boisvert, Eric" w:date="2015-10-16T08:19:00Z">
        <w:r>
          <w:t xml:space="preserve"> </w:t>
        </w:r>
      </w:ins>
      <w:del w:id="1003" w:author="Eric Boisvert" w:date="2016-01-09T01:17:00Z">
        <w:r w:rsidR="00595C96" w:rsidDel="00895888">
          <w:delText>concretised</w:delText>
        </w:r>
      </w:del>
      <w:ins w:id="1004" w:author="Boisvert, Eric" w:date="2015-10-16T08:19:00Z">
        <w:del w:id="1005" w:author="Eric Boisvert" w:date="2016-01-09T01:17:00Z">
          <w:r w:rsidDel="00895888">
            <w:delText xml:space="preserve"> </w:delText>
          </w:r>
        </w:del>
      </w:ins>
      <w:ins w:id="1006" w:author="Eric Boisvert" w:date="2016-01-09T01:17:00Z">
        <w:r w:rsidR="00895888">
          <w:t xml:space="preserve">materialised </w:t>
        </w:r>
      </w:ins>
      <w:ins w:id="1007" w:author="Boisvert, Eric" w:date="2015-10-16T08:19:00Z">
        <w:r>
          <w:t xml:space="preserve">in GeoSciML </w:t>
        </w:r>
      </w:ins>
      <w:ins w:id="1008" w:author="Ollie Raymond" w:date="2016-02-09T11:09:00Z">
        <w:r w:rsidR="00EF48A6">
          <w:t>E</w:t>
        </w:r>
      </w:ins>
      <w:ins w:id="1009" w:author="Boisvert, Eric" w:date="2015-10-16T08:19:00Z">
        <w:del w:id="1010" w:author="Ollie Raymond" w:date="2016-02-09T11:09:00Z">
          <w:r w:rsidDel="00EF48A6">
            <w:delText>e</w:delText>
          </w:r>
        </w:del>
        <w:r>
          <w:t>xtension</w:t>
        </w:r>
      </w:ins>
      <w:ins w:id="1011" w:author="Boisvert, Eric" w:date="2015-10-16T08:20:00Z">
        <w:r>
          <w:t xml:space="preserve"> (</w:t>
        </w:r>
        <w:r>
          <w:fldChar w:fldCharType="begin"/>
        </w:r>
        <w:r>
          <w:instrText xml:space="preserve"> REF _Ref432746974 \h </w:instrText>
        </w:r>
      </w:ins>
      <w:r>
        <w:fldChar w:fldCharType="separate"/>
      </w:r>
      <w:ins w:id="1012" w:author="Eric Boisvert" w:date="2016-03-28T16:06:00Z">
        <w:r w:rsidR="003842F3" w:rsidRPr="003842F3">
          <w:t xml:space="preserve">Table </w:t>
        </w:r>
        <w:r w:rsidR="003842F3">
          <w:rPr>
            <w:noProof/>
          </w:rPr>
          <w:t>1</w:t>
        </w:r>
      </w:ins>
      <w:ins w:id="1013" w:author="Boisvert, Eric" w:date="2015-10-16T08:20:00Z">
        <w:del w:id="1014" w:author="Eric Boisvert" w:date="2016-03-06T13:27:00Z">
          <w:r w:rsidDel="004D34D6">
            <w:delText xml:space="preserve">Table </w:delText>
          </w:r>
          <w:r w:rsidDel="004D34D6">
            <w:rPr>
              <w:noProof/>
            </w:rPr>
            <w:delText>1</w:delText>
          </w:r>
        </w:del>
        <w:r>
          <w:fldChar w:fldCharType="end"/>
        </w:r>
        <w:r>
          <w:t>)</w:t>
        </w:r>
      </w:ins>
      <w:ins w:id="1015" w:author="Boisvert, Eric" w:date="2015-10-16T08:19:00Z">
        <w:r>
          <w:t>.</w:t>
        </w:r>
      </w:ins>
    </w:p>
    <w:p w14:paraId="434C3884" w14:textId="546E7A46" w:rsidR="000077DC" w:rsidRPr="00EF48A6" w:rsidRDefault="000077DC" w:rsidP="004D3EF3">
      <w:pPr>
        <w:pStyle w:val="Lgende"/>
        <w:keepNext/>
        <w:rPr>
          <w:ins w:id="1016" w:author="Boisvert, Eric" w:date="2015-10-16T08:20:00Z"/>
          <w:color w:val="auto"/>
          <w:rPrChange w:id="1017" w:author="Ollie Raymond" w:date="2016-02-09T11:09:00Z">
            <w:rPr>
              <w:ins w:id="1018" w:author="Boisvert, Eric" w:date="2015-10-16T08:20:00Z"/>
            </w:rPr>
          </w:rPrChange>
        </w:rPr>
      </w:pPr>
      <w:bookmarkStart w:id="1019" w:name="_Ref432746974"/>
      <w:ins w:id="1020" w:author="Boisvert, Eric" w:date="2015-10-16T08:20:00Z">
        <w:r w:rsidRPr="00EF48A6">
          <w:rPr>
            <w:color w:val="auto"/>
            <w:rPrChange w:id="1021" w:author="Ollie Raymond" w:date="2016-02-09T11:09:00Z">
              <w:rPr/>
            </w:rPrChange>
          </w:rPr>
          <w:t xml:space="preserve">Table </w:t>
        </w:r>
      </w:ins>
      <w:ins w:id="1022"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023" w:author="Eric Boisvert" w:date="2016-03-28T16:06:00Z">
        <w:r w:rsidR="003842F3">
          <w:rPr>
            <w:noProof/>
            <w:color w:val="auto"/>
          </w:rPr>
          <w:t>1</w:t>
        </w:r>
      </w:ins>
      <w:ins w:id="1024" w:author="Eric Boisvert" w:date="2016-02-14T13:33:00Z">
        <w:r w:rsidR="00415E41">
          <w:rPr>
            <w:color w:val="auto"/>
          </w:rPr>
          <w:fldChar w:fldCharType="end"/>
        </w:r>
      </w:ins>
      <w:ins w:id="1025" w:author="Boisvert, Eric" w:date="2015-10-16T08:20:00Z">
        <w:del w:id="1026" w:author="Eric Boisvert" w:date="2016-01-24T14:33:00Z">
          <w:r w:rsidRPr="00EF48A6" w:rsidDel="007F17CE">
            <w:rPr>
              <w:color w:val="auto"/>
              <w:rPrChange w:id="1027" w:author="Ollie Raymond" w:date="2016-02-09T11:09:00Z">
                <w:rPr/>
              </w:rPrChange>
            </w:rPr>
            <w:fldChar w:fldCharType="begin"/>
          </w:r>
          <w:r w:rsidRPr="00EF48A6" w:rsidDel="007F17CE">
            <w:rPr>
              <w:color w:val="auto"/>
              <w:rPrChange w:id="1028" w:author="Ollie Raymond" w:date="2016-02-09T11:09:00Z">
                <w:rPr/>
              </w:rPrChange>
            </w:rPr>
            <w:delInstrText xml:space="preserve"> SEQ Table \* ARABIC </w:delInstrText>
          </w:r>
        </w:del>
      </w:ins>
      <w:del w:id="1029" w:author="Eric Boisvert" w:date="2016-01-24T14:33:00Z">
        <w:r w:rsidRPr="00EF48A6" w:rsidDel="007F17CE">
          <w:rPr>
            <w:color w:val="auto"/>
            <w:rPrChange w:id="1030" w:author="Ollie Raymond" w:date="2016-02-09T11:09:00Z">
              <w:rPr/>
            </w:rPrChange>
          </w:rPr>
          <w:fldChar w:fldCharType="separate"/>
        </w:r>
        <w:r w:rsidR="00292781" w:rsidRPr="00EF48A6" w:rsidDel="007F17CE">
          <w:rPr>
            <w:noProof/>
            <w:color w:val="auto"/>
            <w:rPrChange w:id="1031" w:author="Ollie Raymond" w:date="2016-02-09T11:09:00Z">
              <w:rPr>
                <w:noProof/>
              </w:rPr>
            </w:rPrChange>
          </w:rPr>
          <w:delText>1</w:delText>
        </w:r>
      </w:del>
      <w:ins w:id="1032" w:author="Boisvert, Eric" w:date="2015-10-16T08:20:00Z">
        <w:del w:id="1033" w:author="Eric Boisvert" w:date="2016-01-24T14:33:00Z">
          <w:r w:rsidRPr="00EF48A6" w:rsidDel="007F17CE">
            <w:rPr>
              <w:color w:val="auto"/>
              <w:rPrChange w:id="1034" w:author="Ollie Raymond" w:date="2016-02-09T11:09:00Z">
                <w:rPr/>
              </w:rPrChange>
            </w:rPr>
            <w:fldChar w:fldCharType="end"/>
          </w:r>
        </w:del>
        <w:bookmarkEnd w:id="1019"/>
        <w:r w:rsidRPr="00EF48A6">
          <w:rPr>
            <w:color w:val="auto"/>
            <w:rPrChange w:id="1035" w:author="Ollie Raymond" w:date="2016-02-09T11:09:00Z">
              <w:rPr/>
            </w:rPrChange>
          </w:rPr>
          <w:t xml:space="preserve"> </w:t>
        </w:r>
      </w:ins>
      <w:ins w:id="1036" w:author="Ollie Raymond" w:date="2016-02-09T11:09:00Z">
        <w:r w:rsidR="00EF48A6">
          <w:rPr>
            <w:color w:val="auto"/>
          </w:rPr>
          <w:t xml:space="preserve">- </w:t>
        </w:r>
      </w:ins>
      <w:ins w:id="1037" w:author="Boisvert, Eric" w:date="2015-10-16T08:20:00Z">
        <w:r w:rsidRPr="00EF48A6">
          <w:rPr>
            <w:color w:val="auto"/>
            <w:rPrChange w:id="1038" w:author="Ollie Raymond" w:date="2016-02-09T11:09:00Z">
              <w:rPr/>
            </w:rPrChange>
          </w:rPr>
          <w:t xml:space="preserve">GeoSciML </w:t>
        </w:r>
        <w:del w:id="1039" w:author="Ollie Raymond" w:date="2016-02-09T11:09:00Z">
          <w:r w:rsidRPr="00EF48A6" w:rsidDel="00EF48A6">
            <w:rPr>
              <w:color w:val="auto"/>
              <w:rPrChange w:id="1040" w:author="Ollie Raymond" w:date="2016-02-09T11:09:00Z">
                <w:rPr/>
              </w:rPrChange>
            </w:rPr>
            <w:delText>b</w:delText>
          </w:r>
        </w:del>
      </w:ins>
      <w:ins w:id="1041" w:author="Ollie Raymond" w:date="2016-02-09T11:09:00Z">
        <w:r w:rsidR="00EF48A6">
          <w:rPr>
            <w:color w:val="auto"/>
          </w:rPr>
          <w:t>B</w:t>
        </w:r>
      </w:ins>
      <w:ins w:id="1042" w:author="Boisvert, Eric" w:date="2015-10-16T08:20:00Z">
        <w:r w:rsidRPr="00EF48A6">
          <w:rPr>
            <w:color w:val="auto"/>
            <w:rPrChange w:id="1043" w:author="Ollie Raymond" w:date="2016-02-09T11:09:00Z">
              <w:rPr/>
            </w:rPrChange>
          </w:rPr>
          <w:t xml:space="preserve">asic stub </w:t>
        </w:r>
      </w:ins>
      <w:ins w:id="1044" w:author="Ollie Raymond" w:date="2016-02-09T11:09:00Z">
        <w:r w:rsidR="00EF48A6">
          <w:rPr>
            <w:color w:val="auto"/>
          </w:rPr>
          <w:t xml:space="preserve">AbstractDescription </w:t>
        </w:r>
      </w:ins>
      <w:ins w:id="1045" w:author="Boisvert, Eric" w:date="2015-10-16T08:20:00Z">
        <w:r w:rsidRPr="00EF48A6">
          <w:rPr>
            <w:color w:val="auto"/>
            <w:rPrChange w:id="1046" w:author="Ollie Raymond" w:date="2016-02-09T11:09:00Z">
              <w:rPr/>
            </w:rPrChange>
          </w:rPr>
          <w:t>classes</w:t>
        </w:r>
      </w:ins>
      <w:ins w:id="1047" w:author="Boisvert, Eric" w:date="2016-03-29T08:06:00Z">
        <w:r w:rsidR="007A7721">
          <w:rPr>
            <w:color w:val="auto"/>
          </w:rPr>
          <w:t>.</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048"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049" w:author="Boisvert, Eric" w:date="2015-10-16T08:08:00Z"/>
                <w:rFonts w:ascii="Calibri" w:hAnsi="Calibri"/>
                <w:b/>
                <w:bCs/>
                <w:color w:val="000000"/>
                <w:sz w:val="20"/>
                <w:szCs w:val="20"/>
              </w:rPr>
            </w:pPr>
            <w:ins w:id="1050"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051" w:author="Boisvert, Eric" w:date="2015-10-16T08:08:00Z"/>
                <w:rFonts w:ascii="Calibri" w:hAnsi="Calibri"/>
                <w:b/>
                <w:bCs/>
                <w:color w:val="000000"/>
                <w:sz w:val="20"/>
                <w:szCs w:val="20"/>
              </w:rPr>
            </w:pPr>
            <w:ins w:id="1052"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053"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054" w:author="Boisvert, Eric" w:date="2015-10-16T08:08:00Z"/>
                <w:rFonts w:ascii="Calibri" w:hAnsi="Calibri"/>
                <w:b/>
                <w:bCs/>
                <w:color w:val="000000"/>
                <w:sz w:val="20"/>
                <w:szCs w:val="20"/>
              </w:rPr>
            </w:pPr>
            <w:ins w:id="1055"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2D55B436" w:rsidR="000077DC" w:rsidRPr="00D970E9" w:rsidRDefault="000077DC" w:rsidP="00EF48A6">
            <w:pPr>
              <w:rPr>
                <w:ins w:id="1056" w:author="Boisvert, Eric" w:date="2015-10-16T08:08:00Z"/>
                <w:rFonts w:ascii="Calibri" w:hAnsi="Calibri"/>
                <w:color w:val="000000"/>
                <w:sz w:val="20"/>
                <w:szCs w:val="20"/>
              </w:rPr>
            </w:pPr>
            <w:ins w:id="1057" w:author="Boisvert, Eric" w:date="2015-10-16T08:10:00Z">
              <w:r w:rsidRPr="00D970E9">
                <w:rPr>
                  <w:rFonts w:ascii="Calibri" w:hAnsi="Calibri"/>
                  <w:color w:val="000000"/>
                  <w:sz w:val="20"/>
                  <w:szCs w:val="20"/>
                </w:rPr>
                <w:t>Association class p</w:t>
              </w:r>
            </w:ins>
            <w:ins w:id="1058" w:author="Boisvert, Eric" w:date="2015-10-16T08:09:00Z">
              <w:r w:rsidRPr="000A793F">
                <w:rPr>
                  <w:rFonts w:ascii="Calibri" w:hAnsi="Calibri"/>
                  <w:color w:val="000000"/>
                  <w:sz w:val="20"/>
                  <w:szCs w:val="20"/>
                </w:rPr>
                <w:t xml:space="preserve">laceholder to </w:t>
              </w:r>
              <w:del w:id="1059" w:author="Ollie Raymond" w:date="2016-02-09T11:11:00Z">
                <w:r w:rsidRPr="000A793F" w:rsidDel="00EF48A6">
                  <w:rPr>
                    <w:rFonts w:ascii="Calibri" w:hAnsi="Calibri"/>
                    <w:color w:val="000000"/>
                    <w:sz w:val="20"/>
                    <w:szCs w:val="20"/>
                  </w:rPr>
                  <w:delText>implement</w:delText>
                </w:r>
              </w:del>
            </w:ins>
            <w:ins w:id="1060" w:author="Ollie Raymond" w:date="2016-02-09T11:11:00Z">
              <w:r w:rsidR="00EF48A6">
                <w:rPr>
                  <w:rFonts w:ascii="Calibri" w:hAnsi="Calibri"/>
                  <w:color w:val="000000"/>
                  <w:sz w:val="20"/>
                  <w:szCs w:val="20"/>
                </w:rPr>
                <w:t>describe</w:t>
              </w:r>
            </w:ins>
            <w:ins w:id="1061" w:author="Boisvert, Eric" w:date="2015-10-16T08:09:00Z">
              <w:r w:rsidRPr="000A793F">
                <w:rPr>
                  <w:rFonts w:ascii="Calibri" w:hAnsi="Calibri"/>
                  <w:color w:val="000000"/>
                  <w:sz w:val="20"/>
                  <w:szCs w:val="20"/>
                </w:rPr>
                <w:t xml:space="preserve"> relation</w:t>
              </w:r>
            </w:ins>
            <w:ins w:id="1062" w:author="Ollie Raymond" w:date="2016-02-09T11:11:00Z">
              <w:r w:rsidR="00EF48A6">
                <w:rPr>
                  <w:rFonts w:ascii="Calibri" w:hAnsi="Calibri"/>
                  <w:color w:val="000000"/>
                  <w:sz w:val="20"/>
                  <w:szCs w:val="20"/>
                </w:rPr>
                <w:t>s</w:t>
              </w:r>
            </w:ins>
            <w:ins w:id="1063" w:author="Boisvert, Eric" w:date="2015-10-16T08:09:00Z">
              <w:r w:rsidRPr="000A793F">
                <w:rPr>
                  <w:rFonts w:ascii="Calibri" w:hAnsi="Calibri"/>
                  <w:color w:val="000000"/>
                  <w:sz w:val="20"/>
                  <w:szCs w:val="20"/>
                </w:rPr>
                <w:t xml:space="preserve"> between geologic features</w:t>
              </w:r>
            </w:ins>
            <w:ins w:id="1064" w:author="Boisvert, Eric" w:date="2016-03-29T08:06:00Z">
              <w:r w:rsidR="007A7721">
                <w:rPr>
                  <w:rFonts w:ascii="Calibri" w:hAnsi="Calibri"/>
                  <w:color w:val="000000"/>
                  <w:sz w:val="20"/>
                  <w:szCs w:val="20"/>
                </w:rPr>
                <w:t>.</w:t>
              </w:r>
            </w:ins>
          </w:p>
        </w:tc>
      </w:tr>
      <w:tr w:rsidR="000077DC" w:rsidRPr="00761F44" w14:paraId="66F7ECD6" w14:textId="77777777" w:rsidTr="00D970E9">
        <w:trPr>
          <w:ins w:id="1065" w:author="Boisvert, Eric" w:date="2015-10-16T08:08:00Z"/>
        </w:trPr>
        <w:tc>
          <w:tcPr>
            <w:tcW w:w="4361" w:type="dxa"/>
            <w:shd w:val="clear" w:color="auto" w:fill="auto"/>
          </w:tcPr>
          <w:p w14:paraId="58414791" w14:textId="3AD58F04" w:rsidR="000077DC" w:rsidRPr="000A793F" w:rsidRDefault="000077DC" w:rsidP="00DA2FDF">
            <w:pPr>
              <w:rPr>
                <w:ins w:id="1066" w:author="Boisvert, Eric" w:date="2015-10-16T08:08:00Z"/>
                <w:rFonts w:ascii="Calibri" w:hAnsi="Calibri"/>
                <w:b/>
                <w:bCs/>
                <w:color w:val="000000"/>
                <w:sz w:val="20"/>
                <w:szCs w:val="20"/>
              </w:rPr>
            </w:pPr>
            <w:ins w:id="1067"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BEF3ADB" w:rsidR="000077DC" w:rsidRPr="000A793F" w:rsidRDefault="000077DC" w:rsidP="00DA2FDF">
            <w:pPr>
              <w:rPr>
                <w:ins w:id="1068" w:author="Boisvert, Eric" w:date="2015-10-16T08:08:00Z"/>
                <w:rFonts w:ascii="Calibri" w:hAnsi="Calibri"/>
                <w:color w:val="000000"/>
                <w:sz w:val="20"/>
                <w:szCs w:val="20"/>
              </w:rPr>
            </w:pPr>
            <w:ins w:id="1069" w:author="Boisvert, Eric" w:date="2015-10-16T08:14:00Z">
              <w:r w:rsidRPr="00D970E9">
                <w:rPr>
                  <w:rFonts w:ascii="Calibri" w:hAnsi="Calibri"/>
                  <w:color w:val="000000"/>
                  <w:sz w:val="20"/>
                  <w:szCs w:val="20"/>
                </w:rPr>
                <w:t>Detailed</w:t>
              </w:r>
            </w:ins>
            <w:ins w:id="1070" w:author="Boisvert, Eric" w:date="2015-10-16T08:11:00Z">
              <w:r w:rsidRPr="00D970E9">
                <w:rPr>
                  <w:rFonts w:ascii="Calibri" w:hAnsi="Calibri"/>
                  <w:color w:val="000000"/>
                  <w:sz w:val="20"/>
                  <w:szCs w:val="20"/>
                </w:rPr>
                <w:t xml:space="preserve"> earth material description </w:t>
              </w:r>
            </w:ins>
            <w:ins w:id="1071" w:author="Boisvert, Eric" w:date="2015-10-16T08:14:00Z">
              <w:r w:rsidRPr="00D970E9">
                <w:rPr>
                  <w:rFonts w:ascii="Calibri" w:hAnsi="Calibri"/>
                  <w:color w:val="000000"/>
                  <w:sz w:val="20"/>
                  <w:szCs w:val="20"/>
                </w:rPr>
                <w:t xml:space="preserve">placeholder </w:t>
              </w:r>
            </w:ins>
            <w:ins w:id="1072" w:author="Boisvert, Eric" w:date="2015-10-16T08:11:00Z">
              <w:r w:rsidRPr="00D970E9">
                <w:rPr>
                  <w:rFonts w:ascii="Calibri" w:hAnsi="Calibri"/>
                  <w:color w:val="000000"/>
                  <w:sz w:val="20"/>
                  <w:szCs w:val="20"/>
                </w:rPr>
                <w:t>for GeologicUnit and EarthM</w:t>
              </w:r>
            </w:ins>
            <w:ins w:id="1073" w:author="Boisvert, Eric" w:date="2015-10-16T08:12:00Z">
              <w:r w:rsidRPr="00D970E9">
                <w:rPr>
                  <w:rFonts w:ascii="Calibri" w:hAnsi="Calibri"/>
                  <w:color w:val="000000"/>
                  <w:sz w:val="20"/>
                  <w:szCs w:val="20"/>
                </w:rPr>
                <w:t>aterial</w:t>
              </w:r>
            </w:ins>
            <w:ins w:id="1074" w:author="Boisvert, Eric" w:date="2016-03-29T08:07:00Z">
              <w:r w:rsidR="007A7721">
                <w:rPr>
                  <w:rFonts w:ascii="Calibri" w:hAnsi="Calibri"/>
                  <w:color w:val="000000"/>
                  <w:sz w:val="20"/>
                  <w:szCs w:val="20"/>
                </w:rPr>
                <w:t>.</w:t>
              </w:r>
            </w:ins>
          </w:p>
        </w:tc>
      </w:tr>
      <w:tr w:rsidR="000A793F" w:rsidRPr="00761F44" w14:paraId="757DC1D2" w14:textId="77777777" w:rsidTr="00D970E9">
        <w:trPr>
          <w:ins w:id="1075"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76" w:author="Boisvert, Eric" w:date="2015-10-16T08:08:00Z"/>
                <w:rFonts w:ascii="Calibri" w:hAnsi="Calibri"/>
                <w:b/>
                <w:bCs/>
                <w:color w:val="000000"/>
                <w:sz w:val="20"/>
                <w:szCs w:val="20"/>
              </w:rPr>
            </w:pPr>
            <w:ins w:id="1077"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33B1C916" w:rsidR="000077DC" w:rsidRPr="000A793F" w:rsidRDefault="000077DC" w:rsidP="00EF48A6">
            <w:pPr>
              <w:rPr>
                <w:ins w:id="1078" w:author="Boisvert, Eric" w:date="2015-10-16T08:08:00Z"/>
                <w:rFonts w:ascii="Calibri" w:hAnsi="Calibri"/>
                <w:color w:val="000000"/>
                <w:sz w:val="20"/>
                <w:szCs w:val="20"/>
              </w:rPr>
            </w:pPr>
            <w:ins w:id="1079" w:author="Boisvert, Eric" w:date="2015-10-16T08:14:00Z">
              <w:r w:rsidRPr="00D970E9">
                <w:rPr>
                  <w:rFonts w:ascii="Calibri" w:hAnsi="Calibri"/>
                  <w:color w:val="000000"/>
                  <w:sz w:val="20"/>
                  <w:szCs w:val="20"/>
                </w:rPr>
                <w:t>Detailed</w:t>
              </w:r>
            </w:ins>
            <w:ins w:id="1080" w:author="Boisvert, Eric" w:date="2015-10-16T08:12:00Z">
              <w:r w:rsidRPr="00D970E9">
                <w:rPr>
                  <w:rFonts w:ascii="Calibri" w:hAnsi="Calibri"/>
                  <w:color w:val="000000"/>
                  <w:sz w:val="20"/>
                  <w:szCs w:val="20"/>
                </w:rPr>
                <w:t xml:space="preserve"> </w:t>
              </w:r>
              <w:del w:id="1081"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82" w:author="Boisvert, Eric" w:date="2015-10-16T08:14:00Z">
              <w:r w:rsidRPr="00D970E9">
                <w:rPr>
                  <w:rFonts w:ascii="Calibri" w:hAnsi="Calibri"/>
                  <w:color w:val="000000"/>
                  <w:sz w:val="20"/>
                  <w:szCs w:val="20"/>
                </w:rPr>
                <w:t xml:space="preserve"> placeholder</w:t>
              </w:r>
            </w:ins>
            <w:ins w:id="1083" w:author="Boisvert, Eric" w:date="2015-10-16T08:12:00Z">
              <w:r w:rsidRPr="00D970E9">
                <w:rPr>
                  <w:rFonts w:ascii="Calibri" w:hAnsi="Calibri"/>
                  <w:color w:val="000000"/>
                  <w:sz w:val="20"/>
                  <w:szCs w:val="20"/>
                </w:rPr>
                <w:t xml:space="preserve"> for GeologicUnit</w:t>
              </w:r>
            </w:ins>
            <w:ins w:id="1084" w:author="Boisvert, Eric" w:date="2016-03-29T08:07:00Z">
              <w:r w:rsidR="007A7721">
                <w:rPr>
                  <w:rFonts w:ascii="Calibri" w:hAnsi="Calibri"/>
                  <w:color w:val="000000"/>
                  <w:sz w:val="20"/>
                  <w:szCs w:val="20"/>
                </w:rPr>
                <w:t>.</w:t>
              </w:r>
            </w:ins>
          </w:p>
        </w:tc>
      </w:tr>
      <w:tr w:rsidR="000A793F" w:rsidRPr="00761F44" w14:paraId="16BE6587" w14:textId="77777777" w:rsidTr="00D970E9">
        <w:trPr>
          <w:ins w:id="1085" w:author="Boisvert, Eric" w:date="2015-10-16T08:13:00Z"/>
        </w:trPr>
        <w:tc>
          <w:tcPr>
            <w:tcW w:w="4361" w:type="dxa"/>
            <w:shd w:val="clear" w:color="auto" w:fill="auto"/>
          </w:tcPr>
          <w:p w14:paraId="744760CE" w14:textId="2D65AB9E" w:rsidR="000077DC" w:rsidRPr="00D970E9" w:rsidRDefault="000077DC" w:rsidP="00DA2FDF">
            <w:pPr>
              <w:rPr>
                <w:ins w:id="1086" w:author="Boisvert, Eric" w:date="2015-10-16T08:13:00Z"/>
                <w:rFonts w:ascii="Calibri" w:hAnsi="Calibri"/>
                <w:b/>
                <w:bCs/>
                <w:color w:val="000000"/>
                <w:sz w:val="20"/>
                <w:szCs w:val="20"/>
              </w:rPr>
            </w:pPr>
            <w:ins w:id="1087"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467C2F8D" w:rsidR="000077DC" w:rsidRPr="00D970E9" w:rsidRDefault="000077DC" w:rsidP="00EF48A6">
            <w:pPr>
              <w:rPr>
                <w:ins w:id="1088" w:author="Boisvert, Eric" w:date="2015-10-16T08:13:00Z"/>
                <w:rFonts w:ascii="Calibri" w:hAnsi="Calibri"/>
                <w:color w:val="000000"/>
                <w:sz w:val="20"/>
                <w:szCs w:val="20"/>
              </w:rPr>
            </w:pPr>
            <w:ins w:id="1089" w:author="Boisvert, Eric" w:date="2015-10-16T08:14:00Z">
              <w:r w:rsidRPr="00D970E9">
                <w:rPr>
                  <w:rFonts w:ascii="Calibri" w:hAnsi="Calibri"/>
                  <w:color w:val="000000"/>
                  <w:sz w:val="20"/>
                  <w:szCs w:val="20"/>
                </w:rPr>
                <w:t xml:space="preserve">Detailed </w:t>
              </w:r>
              <w:del w:id="1090"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91" w:author="Boisvert, Eric" w:date="2015-10-16T08:13:00Z">
              <w:r w:rsidRPr="00D970E9">
                <w:rPr>
                  <w:rFonts w:ascii="Calibri" w:hAnsi="Calibri"/>
                  <w:color w:val="000000"/>
                  <w:sz w:val="20"/>
                  <w:szCs w:val="20"/>
                </w:rPr>
                <w:t xml:space="preserve"> </w:t>
              </w:r>
            </w:ins>
            <w:ins w:id="1092" w:author="Boisvert, Eric" w:date="2016-03-29T08:07:00Z">
              <w:r w:rsidR="007A7721">
                <w:rPr>
                  <w:rFonts w:ascii="Calibri" w:hAnsi="Calibri"/>
                  <w:color w:val="000000"/>
                  <w:sz w:val="20"/>
                  <w:szCs w:val="20"/>
                </w:rPr>
                <w:t>.</w:t>
              </w:r>
            </w:ins>
          </w:p>
        </w:tc>
      </w:tr>
      <w:tr w:rsidR="000A793F" w:rsidRPr="00761F44" w14:paraId="378955BD" w14:textId="77777777" w:rsidTr="00D970E9">
        <w:trPr>
          <w:ins w:id="109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94" w:author="Boisvert, Eric" w:date="2015-10-16T08:13:00Z"/>
                <w:rFonts w:ascii="Calibri" w:hAnsi="Calibri"/>
                <w:b/>
                <w:bCs/>
                <w:color w:val="000000"/>
                <w:sz w:val="20"/>
                <w:szCs w:val="20"/>
              </w:rPr>
            </w:pPr>
            <w:ins w:id="109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53916E8" w:rsidR="000077DC" w:rsidRPr="00D970E9" w:rsidRDefault="000077DC" w:rsidP="00EF48A6">
            <w:pPr>
              <w:rPr>
                <w:ins w:id="1096" w:author="Boisvert, Eric" w:date="2015-10-16T08:13:00Z"/>
                <w:rFonts w:ascii="Calibri" w:hAnsi="Calibri"/>
                <w:color w:val="000000"/>
                <w:sz w:val="20"/>
                <w:szCs w:val="20"/>
              </w:rPr>
            </w:pPr>
            <w:ins w:id="1097" w:author="Boisvert, Eric" w:date="2015-10-16T08:16:00Z">
              <w:r w:rsidRPr="00D970E9">
                <w:rPr>
                  <w:rFonts w:ascii="Calibri" w:hAnsi="Calibri"/>
                  <w:color w:val="000000"/>
                  <w:sz w:val="20"/>
                  <w:szCs w:val="20"/>
                </w:rPr>
                <w:t xml:space="preserve">Detailed </w:t>
              </w:r>
              <w:del w:id="1098"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ins w:id="1099" w:author="Boisvert, Eric" w:date="2016-03-29T08:07:00Z">
              <w:r w:rsidR="007A7721">
                <w:rPr>
                  <w:rFonts w:ascii="Calibri" w:hAnsi="Calibri"/>
                  <w:color w:val="000000"/>
                  <w:sz w:val="20"/>
                  <w:szCs w:val="20"/>
                </w:rPr>
                <w:t>.</w:t>
              </w:r>
            </w:ins>
          </w:p>
        </w:tc>
      </w:tr>
      <w:tr w:rsidR="000A793F" w:rsidRPr="00761F44" w14:paraId="4F774382" w14:textId="77777777" w:rsidTr="00D970E9">
        <w:trPr>
          <w:ins w:id="1100" w:author="Boisvert, Eric" w:date="2015-10-16T08:13:00Z"/>
        </w:trPr>
        <w:tc>
          <w:tcPr>
            <w:tcW w:w="4361" w:type="dxa"/>
            <w:shd w:val="clear" w:color="auto" w:fill="auto"/>
          </w:tcPr>
          <w:p w14:paraId="2AAB0063" w14:textId="611519DF" w:rsidR="000077DC" w:rsidRPr="00D970E9" w:rsidRDefault="000077DC" w:rsidP="00DA2FDF">
            <w:pPr>
              <w:rPr>
                <w:ins w:id="1101" w:author="Boisvert, Eric" w:date="2015-10-16T08:13:00Z"/>
                <w:rFonts w:ascii="Calibri" w:hAnsi="Calibri"/>
                <w:b/>
                <w:bCs/>
                <w:color w:val="000000"/>
                <w:sz w:val="20"/>
                <w:szCs w:val="20"/>
              </w:rPr>
            </w:pPr>
            <w:ins w:id="110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1A307E3A" w:rsidR="000077DC" w:rsidRPr="00D970E9" w:rsidRDefault="000077DC" w:rsidP="00EF48A6">
            <w:pPr>
              <w:rPr>
                <w:ins w:id="1103" w:author="Boisvert, Eric" w:date="2015-10-16T08:13:00Z"/>
                <w:rFonts w:ascii="Calibri" w:hAnsi="Calibri"/>
                <w:color w:val="000000"/>
                <w:sz w:val="20"/>
                <w:szCs w:val="20"/>
              </w:rPr>
            </w:pPr>
            <w:ins w:id="1104" w:author="Boisvert, Eric" w:date="2015-10-16T08:16:00Z">
              <w:r w:rsidRPr="00D970E9">
                <w:rPr>
                  <w:rFonts w:ascii="Calibri" w:hAnsi="Calibri"/>
                  <w:color w:val="000000"/>
                  <w:sz w:val="20"/>
                  <w:szCs w:val="20"/>
                </w:rPr>
                <w:t xml:space="preserve">Detailed </w:t>
              </w:r>
              <w:del w:id="1105"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106" w:author="Boisvert, Eric" w:date="2015-10-16T08:17:00Z">
              <w:r w:rsidRPr="00D970E9">
                <w:rPr>
                  <w:rFonts w:ascii="Calibri" w:hAnsi="Calibri"/>
                  <w:color w:val="000000"/>
                  <w:sz w:val="20"/>
                  <w:szCs w:val="20"/>
                </w:rPr>
                <w:lastRenderedPageBreak/>
                <w:t>Foliation</w:t>
              </w:r>
            </w:ins>
            <w:ins w:id="1107" w:author="Boisvert, Eric" w:date="2016-03-29T08:07:00Z">
              <w:r w:rsidR="007A7721">
                <w:rPr>
                  <w:rFonts w:ascii="Calibri" w:hAnsi="Calibri"/>
                  <w:color w:val="000000"/>
                  <w:sz w:val="20"/>
                  <w:szCs w:val="20"/>
                </w:rPr>
                <w:t>.</w:t>
              </w:r>
            </w:ins>
          </w:p>
        </w:tc>
      </w:tr>
      <w:tr w:rsidR="000A793F" w:rsidRPr="00761F44" w14:paraId="501E34DA" w14:textId="77777777" w:rsidTr="00D970E9">
        <w:trPr>
          <w:ins w:id="1108"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109" w:author="Boisvert, Eric" w:date="2015-10-16T08:16:00Z"/>
                <w:rFonts w:ascii="Calibri" w:hAnsi="Calibri"/>
                <w:b/>
                <w:bCs/>
                <w:color w:val="000000"/>
                <w:sz w:val="20"/>
                <w:szCs w:val="20"/>
              </w:rPr>
            </w:pPr>
            <w:ins w:id="1110"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1673689" w:rsidR="000077DC" w:rsidRPr="00D970E9" w:rsidRDefault="000077DC" w:rsidP="00EF48A6">
            <w:pPr>
              <w:rPr>
                <w:ins w:id="1111" w:author="Boisvert, Eric" w:date="2015-10-16T08:16:00Z"/>
                <w:rFonts w:ascii="Calibri" w:hAnsi="Calibri"/>
                <w:color w:val="000000"/>
                <w:sz w:val="20"/>
                <w:szCs w:val="20"/>
              </w:rPr>
            </w:pPr>
            <w:ins w:id="1112" w:author="Boisvert, Eric" w:date="2015-10-16T08:17:00Z">
              <w:r w:rsidRPr="00D970E9">
                <w:rPr>
                  <w:rFonts w:ascii="Calibri" w:hAnsi="Calibri"/>
                  <w:color w:val="000000"/>
                  <w:sz w:val="20"/>
                  <w:szCs w:val="20"/>
                </w:rPr>
                <w:t xml:space="preserve">Detailed </w:t>
              </w:r>
              <w:del w:id="1113"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ins w:id="1114" w:author="Boisvert, Eric" w:date="2016-03-29T08:07:00Z">
              <w:r w:rsidR="007A7721">
                <w:rPr>
                  <w:rFonts w:ascii="Calibri" w:hAnsi="Calibri"/>
                  <w:color w:val="000000"/>
                  <w:sz w:val="20"/>
                  <w:szCs w:val="20"/>
                </w:rPr>
                <w:t>.</w:t>
              </w:r>
            </w:ins>
          </w:p>
        </w:tc>
      </w:tr>
      <w:tr w:rsidR="000A793F" w:rsidRPr="00761F44" w14:paraId="74931749" w14:textId="77777777" w:rsidTr="00D970E9">
        <w:trPr>
          <w:ins w:id="1115" w:author="Boisvert, Eric" w:date="2015-10-16T08:16:00Z"/>
        </w:trPr>
        <w:tc>
          <w:tcPr>
            <w:tcW w:w="4361" w:type="dxa"/>
            <w:shd w:val="clear" w:color="auto" w:fill="auto"/>
          </w:tcPr>
          <w:p w14:paraId="31DE7313" w14:textId="534D15EA" w:rsidR="000077DC" w:rsidRPr="00D970E9" w:rsidRDefault="000077DC" w:rsidP="00DA2FDF">
            <w:pPr>
              <w:rPr>
                <w:ins w:id="1116" w:author="Boisvert, Eric" w:date="2015-10-16T08:16:00Z"/>
                <w:rFonts w:ascii="Calibri" w:hAnsi="Calibri"/>
                <w:b/>
                <w:bCs/>
                <w:color w:val="000000"/>
                <w:sz w:val="20"/>
                <w:szCs w:val="20"/>
              </w:rPr>
            </w:pPr>
            <w:ins w:id="1117"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FA3F9D6" w:rsidR="000077DC" w:rsidRPr="00D970E9" w:rsidRDefault="000077DC" w:rsidP="00EF48A6">
            <w:pPr>
              <w:rPr>
                <w:ins w:id="1118" w:author="Boisvert, Eric" w:date="2015-10-16T08:16:00Z"/>
                <w:rFonts w:ascii="Calibri" w:hAnsi="Calibri"/>
                <w:color w:val="000000"/>
                <w:sz w:val="20"/>
                <w:szCs w:val="20"/>
              </w:rPr>
            </w:pPr>
            <w:ins w:id="1119" w:author="Boisvert, Eric" w:date="2015-10-16T08:17:00Z">
              <w:r w:rsidRPr="00D970E9">
                <w:rPr>
                  <w:rFonts w:ascii="Calibri" w:hAnsi="Calibri"/>
                  <w:color w:val="000000"/>
                  <w:sz w:val="20"/>
                  <w:szCs w:val="20"/>
                </w:rPr>
                <w:t xml:space="preserve">Detailed </w:t>
              </w:r>
              <w:del w:id="1120"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ins w:id="1121" w:author="Boisvert, Eric" w:date="2016-03-29T08:07:00Z">
              <w:r w:rsidR="007A7721">
                <w:rPr>
                  <w:rFonts w:ascii="Calibri" w:hAnsi="Calibri"/>
                  <w:color w:val="000000"/>
                  <w:sz w:val="20"/>
                  <w:szCs w:val="20"/>
                </w:rPr>
                <w:t>.</w:t>
              </w:r>
            </w:ins>
          </w:p>
        </w:tc>
      </w:tr>
      <w:tr w:rsidR="000A793F" w:rsidRPr="00761F44" w14:paraId="700AD3CC" w14:textId="77777777" w:rsidTr="00D970E9">
        <w:trPr>
          <w:ins w:id="1122"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123" w:author="Boisvert, Eric" w:date="2015-10-16T08:16:00Z"/>
                <w:rFonts w:ascii="Calibri" w:hAnsi="Calibri"/>
                <w:b/>
                <w:bCs/>
                <w:color w:val="000000"/>
                <w:sz w:val="20"/>
                <w:szCs w:val="20"/>
              </w:rPr>
            </w:pPr>
            <w:ins w:id="1124" w:author="Boisvert, Eric" w:date="2015-10-16T08:17:00Z">
              <w:r w:rsidRPr="00D970E9">
                <w:rPr>
                  <w:rFonts w:ascii="Calibri" w:hAnsi="Calibri"/>
                  <w:b/>
                  <w:bCs/>
                  <w:color w:val="000000"/>
                  <w:sz w:val="20"/>
                  <w:szCs w:val="20"/>
                </w:rPr>
                <w:t>Geomorphologic</w:t>
              </w:r>
            </w:ins>
            <w:ins w:id="1125"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50B47F4D" w:rsidR="000077DC" w:rsidRPr="00D970E9" w:rsidRDefault="000077DC" w:rsidP="00EF48A6">
            <w:pPr>
              <w:rPr>
                <w:ins w:id="1126" w:author="Boisvert, Eric" w:date="2015-10-16T08:16:00Z"/>
                <w:rFonts w:ascii="Calibri" w:hAnsi="Calibri"/>
                <w:color w:val="000000"/>
                <w:sz w:val="20"/>
                <w:szCs w:val="20"/>
              </w:rPr>
            </w:pPr>
            <w:ins w:id="1127" w:author="Boisvert, Eric" w:date="2015-10-16T08:18:00Z">
              <w:r w:rsidRPr="00D970E9">
                <w:rPr>
                  <w:rFonts w:ascii="Calibri" w:hAnsi="Calibri"/>
                  <w:color w:val="000000"/>
                  <w:sz w:val="20"/>
                  <w:szCs w:val="20"/>
                </w:rPr>
                <w:t xml:space="preserve">Detailed </w:t>
              </w:r>
              <w:del w:id="1128"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ins w:id="1129" w:author="Boisvert, Eric" w:date="2016-03-29T08:07:00Z">
              <w:r w:rsidR="007A7721">
                <w:rPr>
                  <w:rFonts w:ascii="Calibri" w:hAnsi="Calibri"/>
                  <w:color w:val="000000"/>
                  <w:sz w:val="20"/>
                  <w:szCs w:val="20"/>
                </w:rPr>
                <w:t>.</w:t>
              </w:r>
            </w:ins>
          </w:p>
        </w:tc>
      </w:tr>
    </w:tbl>
    <w:p w14:paraId="5E1BD684" w14:textId="77777777" w:rsidR="000077DC" w:rsidRDefault="000077DC" w:rsidP="00DA2FDF"/>
    <w:p w14:paraId="7634B830" w14:textId="6A048947" w:rsidR="00390DF7" w:rsidRDefault="00390DF7" w:rsidP="00DA2FDF">
      <w:pPr>
        <w:rPr>
          <w:ins w:id="1130"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131"/>
      <w:ins w:id="1132" w:author="Ollie Raymond" w:date="2016-02-09T11:11:00Z">
        <w:del w:id="1133" w:author="Eric Boisvert" w:date="2016-02-27T12:05:00Z">
          <w:r w:rsidRPr="009F4AF5" w:rsidDel="004725FE">
            <w:rPr>
              <w:color w:val="BFBFBF"/>
              <w:rPrChange w:id="1134" w:author="Ollie Raymond" w:date="2016-02-09T11:14:00Z">
                <w:rPr/>
              </w:rPrChange>
            </w:rPr>
            <w:delText>s</w:delText>
          </w:r>
        </w:del>
      </w:ins>
      <w:commentRangeEnd w:id="1131"/>
      <w:del w:id="1135" w:author="Eric Boisvert" w:date="2016-02-27T12:05:00Z">
        <w:r w:rsidRPr="009F4AF5" w:rsidDel="004725FE">
          <w:rPr>
            <w:rStyle w:val="Marquedecommentaire"/>
            <w:color w:val="BFBFBF"/>
            <w:rPrChange w:id="1136" w:author="Ollie Raymond" w:date="2016-02-09T11:14:00Z">
              <w:rPr>
                <w:rStyle w:val="Marquedecommentaire"/>
              </w:rPr>
            </w:rPrChange>
          </w:rPr>
          <w:commentReference w:id="1131"/>
        </w:r>
      </w:del>
      <w:ins w:id="1137" w:author="Eric Boisvert" w:date="2016-01-09T14:42:00Z">
        <w:del w:id="1138" w:author="Ollie Raymond" w:date="2016-02-09T11:14:00Z">
          <w:r w:rsidR="000466A0" w:rsidDel="00EF48A6">
            <w:delText>Because of the restriction</w:delText>
          </w:r>
        </w:del>
      </w:ins>
      <w:ins w:id="1139" w:author="Eric Boisvert" w:date="2016-01-09T14:43:00Z">
        <w:del w:id="1140" w:author="Ollie Raymond" w:date="2016-02-09T11:14:00Z">
          <w:r w:rsidR="000466A0" w:rsidDel="00EF48A6">
            <w:delText>s</w:delText>
          </w:r>
        </w:del>
      </w:ins>
      <w:ins w:id="1141" w:author="Eric Boisvert" w:date="2016-01-09T14:42:00Z">
        <w:del w:id="1142" w:author="Ollie Raymond" w:date="2016-02-09T11:14:00Z">
          <w:r w:rsidR="000466A0" w:rsidDel="00EF48A6">
            <w:delText xml:space="preserve"> of UML and XSD,</w:delText>
          </w:r>
        </w:del>
      </w:ins>
      <w:ins w:id="1143" w:author="Eric Boisvert" w:date="2016-01-09T14:43:00Z">
        <w:del w:id="1144" w:author="Ollie Raymond" w:date="2016-02-09T11:14:00Z">
          <w:r w:rsidR="000466A0" w:rsidDel="00EF48A6">
            <w:delText xml:space="preserve"> it is felt that this pattern is the only usable extension pattern available.  It should be noted that </w:delText>
          </w:r>
        </w:del>
      </w:ins>
      <w:ins w:id="1145" w:author="Ollie Raymond" w:date="2016-02-09T11:14:00Z">
        <w:r>
          <w:t>T</w:t>
        </w:r>
      </w:ins>
      <w:ins w:id="1146" w:author="Eric Boisvert" w:date="2016-01-09T14:43:00Z">
        <w:del w:id="1147" w:author="Ollie Raymond" w:date="2016-02-09T11:14:00Z">
          <w:r w:rsidR="000466A0" w:rsidDel="00EF48A6">
            <w:delText>t</w:delText>
          </w:r>
        </w:del>
        <w:r w:rsidR="000466A0">
          <w:t xml:space="preserve">his </w:t>
        </w:r>
      </w:ins>
      <w:ins w:id="1148" w:author="Ollie Raymond" w:date="2016-02-09T11:14:00Z">
        <w:r>
          <w:t xml:space="preserve">modelling </w:t>
        </w:r>
      </w:ins>
      <w:ins w:id="1149" w:author="Eric Boisvert" w:date="2016-01-09T14:43:00Z">
        <w:r w:rsidR="000466A0">
          <w:t xml:space="preserve">pattern </w:t>
        </w:r>
        <w:commentRangeStart w:id="1150"/>
        <w:r w:rsidR="000466A0">
          <w:t xml:space="preserve">is </w:t>
        </w:r>
      </w:ins>
      <w:ins w:id="1151" w:author="Ollie Raymond" w:date="2016-02-09T11:15:00Z">
        <w:r w:rsidR="000B617A">
          <w:t>als</w:t>
        </w:r>
      </w:ins>
      <w:ins w:id="1152" w:author="Ollie Raymond" w:date="2016-02-09T11:16:00Z">
        <w:r w:rsidR="00DD3C2B">
          <w:t>o</w:t>
        </w:r>
      </w:ins>
      <w:ins w:id="1153" w:author="Ollie Raymond" w:date="2016-02-09T11:15:00Z">
        <w:r w:rsidR="000B617A">
          <w:t xml:space="preserve"> </w:t>
        </w:r>
      </w:ins>
      <w:ins w:id="1154" w:author="Eric Boisvert" w:date="2016-01-09T14:43:00Z">
        <w:r w:rsidR="000466A0">
          <w:t xml:space="preserve">used by other </w:t>
        </w:r>
      </w:ins>
      <w:ins w:id="1155" w:author="Ollie Raymond" w:date="2016-02-09T11:14:00Z">
        <w:r>
          <w:t>standards</w:t>
        </w:r>
      </w:ins>
      <w:ins w:id="1156" w:author="Ollie Raymond" w:date="2016-02-09T11:13:00Z">
        <w:r>
          <w:t xml:space="preserve"> </w:t>
        </w:r>
      </w:ins>
      <w:ins w:id="1157" w:author="Eric Boisvert" w:date="2016-01-09T14:43:00Z">
        <w:r w:rsidR="000466A0">
          <w:t>communities</w:t>
        </w:r>
      </w:ins>
      <w:ins w:id="1158" w:author="Ollie Raymond" w:date="2016-02-09T11:13:00Z">
        <w:r>
          <w:t xml:space="preserve"> (eg, ISO 19115-3</w:t>
        </w:r>
      </w:ins>
      <w:ins w:id="1159" w:author="Ollie Raymond" w:date="2016-02-09T11:14:00Z">
        <w:r w:rsidR="000B617A">
          <w:t>)</w:t>
        </w:r>
      </w:ins>
      <w:ins w:id="1160" w:author="Eric Boisvert" w:date="2016-01-09T14:43:00Z">
        <w:r w:rsidR="000466A0">
          <w:t>.</w:t>
        </w:r>
      </w:ins>
      <w:ins w:id="1161" w:author="Eric Boisvert" w:date="2016-01-09T14:42:00Z">
        <w:r w:rsidR="000466A0">
          <w:t xml:space="preserve"> </w:t>
        </w:r>
      </w:ins>
      <w:commentRangeEnd w:id="1150"/>
      <w:ins w:id="1162" w:author="Eric Boisvert" w:date="2016-01-09T14:44:00Z">
        <w:r w:rsidR="000466A0">
          <w:rPr>
            <w:rStyle w:val="Marquedecommentaire"/>
          </w:rPr>
          <w:commentReference w:id="1150"/>
        </w:r>
      </w:ins>
    </w:p>
    <w:p w14:paraId="79B93D23" w14:textId="77777777" w:rsidR="009459BF" w:rsidRPr="009459BF" w:rsidRDefault="009A7B37" w:rsidP="009459BF">
      <w:pPr>
        <w:pStyle w:val="Titre1"/>
        <w:rPr>
          <w:lang w:val="en-CA"/>
        </w:rPr>
      </w:pPr>
      <w:bookmarkStart w:id="1163" w:name="_Toc446944562"/>
      <w:r w:rsidRPr="00D12552">
        <w:rPr>
          <w:lang w:val="en-CA"/>
        </w:rPr>
        <w:t>Conventions</w:t>
      </w:r>
      <w:bookmarkEnd w:id="1163"/>
    </w:p>
    <w:p w14:paraId="526B5110" w14:textId="63D4D11C" w:rsidR="00695378" w:rsidRPr="00D12552" w:rsidRDefault="00695378" w:rsidP="00695378">
      <w:pPr>
        <w:pStyle w:val="Titre2"/>
        <w:rPr>
          <w:lang w:val="en-CA"/>
        </w:rPr>
      </w:pPr>
      <w:bookmarkStart w:id="1164" w:name="_Ref439663710"/>
      <w:bookmarkStart w:id="1165" w:name="_Toc446944563"/>
      <w:r w:rsidRPr="00D12552">
        <w:rPr>
          <w:lang w:val="en-CA"/>
        </w:rPr>
        <w:t>Requirement class</w:t>
      </w:r>
      <w:del w:id="1166" w:author="Ollie Raymond" w:date="2016-02-03T09:30:00Z">
        <w:r w:rsidRPr="00D12552" w:rsidDel="000F075C">
          <w:rPr>
            <w:lang w:val="en-CA"/>
          </w:rPr>
          <w:delText>e</w:delText>
        </w:r>
      </w:del>
      <w:bookmarkEnd w:id="1164"/>
      <w:bookmarkEnd w:id="116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167" w:name="_Toc377112004"/>
      <w:bookmarkStart w:id="1168" w:name="_Toc428885193"/>
      <w:bookmarkStart w:id="1169" w:name="_Ref439663763"/>
      <w:bookmarkStart w:id="1170" w:name="_Toc446944564"/>
      <w:r w:rsidRPr="00D12552">
        <w:rPr>
          <w:lang w:val="en-CA"/>
        </w:rPr>
        <w:t>Requirement</w:t>
      </w:r>
      <w:bookmarkEnd w:id="1167"/>
      <w:bookmarkEnd w:id="1168"/>
      <w:bookmarkEnd w:id="1169"/>
      <w:bookmarkEnd w:id="117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171" w:name="_Toc356480502"/>
      <w:bookmarkStart w:id="1172" w:name="_Toc377112005"/>
      <w:bookmarkStart w:id="1173" w:name="_Toc428885194"/>
      <w:bookmarkStart w:id="1174" w:name="_Toc446944565"/>
      <w:bookmarkStart w:id="1175" w:name="_Toc356480505"/>
      <w:r w:rsidRPr="00D12552">
        <w:rPr>
          <w:lang w:val="en-CA"/>
        </w:rPr>
        <w:t>Conformance class</w:t>
      </w:r>
      <w:bookmarkEnd w:id="1171"/>
      <w:bookmarkEnd w:id="1172"/>
      <w:bookmarkEnd w:id="1173"/>
      <w:bookmarkEnd w:id="117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76" w:author="Ollie Raymond" w:date="2016-02-09T13:30:00Z"/>
          <w:lang w:val="en-CA"/>
        </w:rPr>
      </w:pPr>
    </w:p>
    <w:p w14:paraId="1442B819" w14:textId="00A33B11"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77"/>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78" w:author="Ollie Raymond" w:date="2016-02-09T13:27:00Z">
        <w:del w:id="1179" w:author="Eric Boisvert" w:date="2016-03-28T12:37:00Z">
          <w:r w:rsidR="00DF5C09" w:rsidRPr="00DF5C09" w:rsidDel="00A173A4">
            <w:delText xml:space="preserve"> </w:delText>
          </w:r>
        </w:del>
        <w:r w:rsidR="00DF5C09" w:rsidRPr="00DF5C09">
          <w:rPr>
            <w:rFonts w:ascii="Courier New" w:hAnsi="Courier New" w:cs="Courier New"/>
            <w:color w:val="000000"/>
            <w:sz w:val="16"/>
            <w:szCs w:val="16"/>
            <w:lang w:val="en-CA"/>
          </w:rPr>
          <w:t>unit-of-measure</w:t>
        </w:r>
        <w:del w:id="1180" w:author="Eric Boisvert" w:date="2016-03-28T12:37:00Z">
          <w:r w:rsidR="00DF5C09" w:rsidRPr="00DF5C09" w:rsidDel="00A173A4">
            <w:rPr>
              <w:rFonts w:ascii="Courier New" w:hAnsi="Courier New" w:cs="Courier New"/>
              <w:color w:val="000000"/>
              <w:sz w:val="16"/>
              <w:szCs w:val="16"/>
              <w:highlight w:val="white"/>
              <w:lang w:val="en-CA"/>
            </w:rPr>
            <w:delText xml:space="preserve"> </w:delText>
          </w:r>
        </w:del>
      </w:ins>
      <w:del w:id="1181"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182" w:author="Ollie Raymond" w:date="2016-02-09T13:28:00Z">
        <w:r w:rsidR="00DF5C09" w:rsidRPr="00DF5C09">
          <w:rPr>
            <w:rFonts w:ascii="Courier New" w:hAnsi="Courier New" w:cs="Courier New"/>
            <w:color w:val="000000"/>
            <w:sz w:val="16"/>
            <w:szCs w:val="16"/>
            <w:lang w:val="en-CA"/>
          </w:rPr>
          <w:t>Test requirement: /req/gsml4xsd/unit-of-measure</w:t>
        </w:r>
      </w:ins>
      <w:del w:id="1183"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84" w:author="Ollie Raymond" w:date="2016-02-09T13:28:00Z">
        <w:r w:rsidR="00DF5C09" w:rsidRPr="00DF5C09">
          <w:rPr>
            <w:rFonts w:ascii="Courier New" w:hAnsi="Courier New" w:cs="Courier New"/>
            <w:color w:val="000000"/>
            <w:sz w:val="16"/>
            <w:szCs w:val="16"/>
            <w:lang w:val="en-CA"/>
          </w:rPr>
          <w:t>swe:Quantity</w:t>
        </w:r>
      </w:ins>
      <w:del w:id="1185"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86" w:author="Ollie Raymond" w:date="2016-02-09T13:29:00Z">
        <w:r w:rsidR="00DF5C09" w:rsidRPr="00DF5C09">
          <w:rPr>
            <w:rFonts w:ascii="Courier New" w:hAnsi="Courier New" w:cs="Courier New"/>
            <w:color w:val="0000FF"/>
            <w:sz w:val="16"/>
            <w:szCs w:val="16"/>
            <w:lang w:val="en-CA"/>
          </w:rPr>
          <w:t>swe:Quantity</w:t>
        </w:r>
      </w:ins>
      <w:del w:id="1187"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88" w:author="Ollie Raymond" w:date="2016-02-09T13:29:00Z">
        <w:r w:rsidR="00DF5C09" w:rsidRPr="00DF5C09">
          <w:rPr>
            <w:rFonts w:ascii="Courier New" w:hAnsi="Courier New" w:cs="Courier New"/>
            <w:color w:val="000000"/>
            <w:sz w:val="16"/>
            <w:szCs w:val="16"/>
            <w:lang w:val="en-CA"/>
          </w:rPr>
          <w:t>Quantity must have a UOM</w:t>
        </w:r>
      </w:ins>
      <w:del w:id="1189"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90" w:author="Ollie Raymond" w:date="2016-02-09T13:27:00Z"/>
          <w:rFonts w:ascii="Courier New" w:hAnsi="Courier New" w:cs="Courier New"/>
          <w:color w:val="0000FF"/>
          <w:sz w:val="16"/>
          <w:szCs w:val="16"/>
          <w:lang w:val="en-CA"/>
        </w:rPr>
      </w:pPr>
      <w:del w:id="1191"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77"/>
      <w:r w:rsidR="00A17543" w:rsidRPr="00D12552">
        <w:rPr>
          <w:rStyle w:val="Marquedecommentaire"/>
          <w:lang w:val="en-CA"/>
        </w:rPr>
        <w:commentReference w:id="1177"/>
      </w:r>
    </w:p>
    <w:p w14:paraId="535C50C0" w14:textId="63484900" w:rsidR="00DF5C09" w:rsidRPr="00D12552" w:rsidRDefault="00DF5C09" w:rsidP="00695378">
      <w:pPr>
        <w:rPr>
          <w:lang w:val="en-CA"/>
        </w:rPr>
      </w:pPr>
      <w:ins w:id="1192" w:author="Ollie Raymond" w:date="2016-02-09T13:27:00Z">
        <w:r>
          <w:rPr>
            <w:color w:val="000000"/>
            <w:lang w:val="en-AU" w:eastAsia="en-AU"/>
          </w:rPr>
          <w:tab/>
        </w:r>
      </w:ins>
    </w:p>
    <w:p w14:paraId="7652C4D3" w14:textId="77777777" w:rsidR="00695378" w:rsidRPr="00D12552" w:rsidRDefault="00695378" w:rsidP="00695378">
      <w:pPr>
        <w:pStyle w:val="Titre2"/>
        <w:rPr>
          <w:lang w:val="en-CA"/>
        </w:rPr>
      </w:pPr>
      <w:bookmarkStart w:id="1193" w:name="_Toc377112006"/>
      <w:bookmarkStart w:id="1194" w:name="_Toc428885195"/>
      <w:bookmarkStart w:id="1195" w:name="_Toc446944566"/>
      <w:r w:rsidRPr="00D12552">
        <w:rPr>
          <w:lang w:val="en-CA"/>
        </w:rPr>
        <w:t>Identifiers</w:t>
      </w:r>
      <w:bookmarkEnd w:id="1175"/>
      <w:bookmarkEnd w:id="1193"/>
      <w:bookmarkEnd w:id="1194"/>
      <w:bookmarkEnd w:id="1195"/>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Titre2"/>
        <w:rPr>
          <w:ins w:id="1196" w:author="Eric Boisvert" w:date="2016-01-23T11:38:00Z"/>
          <w:lang w:val="en-CA"/>
        </w:rPr>
        <w:pPrChange w:id="1197" w:author="Eric Boisvert" w:date="2016-01-23T11:38:00Z">
          <w:pPr/>
        </w:pPrChange>
      </w:pPr>
      <w:bookmarkStart w:id="1198" w:name="_Toc446944567"/>
      <w:ins w:id="1199" w:author="Eric Boisvert" w:date="2016-01-24T11:23:00Z">
        <w:r>
          <w:rPr>
            <w:lang w:val="en-CA"/>
          </w:rPr>
          <w:t>Classifiers</w:t>
        </w:r>
      </w:ins>
      <w:bookmarkEnd w:id="1198"/>
    </w:p>
    <w:p w14:paraId="31BFEA3F" w14:textId="334B3770" w:rsidR="005F3FAD" w:rsidDel="00D63684" w:rsidRDefault="005F3FAD" w:rsidP="00695378">
      <w:pPr>
        <w:rPr>
          <w:ins w:id="1200" w:author="Eric Boisvert" w:date="2016-01-23T11:38:00Z"/>
          <w:del w:id="1201" w:author="Ollie Raymond" w:date="2016-02-09T13:32:00Z"/>
          <w:lang w:val="en-CA"/>
        </w:rPr>
      </w:pPr>
    </w:p>
    <w:p w14:paraId="285DCE72" w14:textId="5FBA2932" w:rsidR="00004359" w:rsidRDefault="005F3FAD" w:rsidP="00695378">
      <w:pPr>
        <w:rPr>
          <w:ins w:id="1202" w:author="Eric Boisvert" w:date="2016-01-23T11:47:00Z"/>
          <w:lang w:val="en-CA"/>
        </w:rPr>
      </w:pPr>
      <w:ins w:id="1203" w:author="Eric Boisvert" w:date="2016-01-23T11:38:00Z">
        <w:r>
          <w:rPr>
            <w:lang w:val="en-CA"/>
          </w:rPr>
          <w:t xml:space="preserve">In the text, </w:t>
        </w:r>
      </w:ins>
      <w:ins w:id="1204" w:author="Eric Boisvert" w:date="2016-01-23T11:46:00Z">
        <w:r>
          <w:rPr>
            <w:lang w:val="en-CA"/>
          </w:rPr>
          <w:t>classifiers</w:t>
        </w:r>
      </w:ins>
      <w:ins w:id="1205" w:author="Eric Boisvert" w:date="2016-01-23T11:38:00Z">
        <w:r>
          <w:rPr>
            <w:lang w:val="en-CA"/>
          </w:rPr>
          <w:t xml:space="preserve"> of the logical model or XSD often need to be refe</w:t>
        </w:r>
      </w:ins>
      <w:ins w:id="1206" w:author="Eric Boisvert" w:date="2016-01-23T11:39:00Z">
        <w:r w:rsidR="00004359">
          <w:rPr>
            <w:lang w:val="en-CA"/>
          </w:rPr>
          <w:t>rred</w:t>
        </w:r>
      </w:ins>
      <w:ins w:id="1207" w:author="Ollie Raymond" w:date="2016-02-12T10:05:00Z">
        <w:r w:rsidR="00C5081E">
          <w:rPr>
            <w:lang w:val="en-CA"/>
          </w:rPr>
          <w:t xml:space="preserve"> to</w:t>
        </w:r>
      </w:ins>
      <w:ins w:id="1208" w:author="Eric Boisvert" w:date="2016-01-23T11:39:00Z">
        <w:r>
          <w:rPr>
            <w:lang w:val="en-CA"/>
          </w:rPr>
          <w:t xml:space="preserve">.  Classes and packages are simply referred </w:t>
        </w:r>
        <w:del w:id="1209" w:author="Ollie Raymond" w:date="2016-02-12T10:05:00Z">
          <w:r w:rsidDel="00C5081E">
            <w:rPr>
              <w:lang w:val="en-CA"/>
            </w:rPr>
            <w:delText>using</w:delText>
          </w:r>
        </w:del>
      </w:ins>
      <w:ins w:id="1210" w:author="Ollie Raymond" w:date="2016-02-12T10:05:00Z">
        <w:r w:rsidR="00C5081E">
          <w:rPr>
            <w:lang w:val="en-CA"/>
          </w:rPr>
          <w:t>by</w:t>
        </w:r>
      </w:ins>
      <w:ins w:id="1211" w:author="Eric Boisvert" w:date="2016-01-23T11:39:00Z">
        <w:r>
          <w:rPr>
            <w:lang w:val="en-CA"/>
          </w:rPr>
          <w:t xml:space="preserve"> their name formed </w:t>
        </w:r>
      </w:ins>
      <w:ins w:id="1212" w:author="Eric Boisvert" w:date="2016-01-24T11:25:00Z">
        <w:r w:rsidR="009F09E7">
          <w:rPr>
            <w:lang w:val="en-CA"/>
          </w:rPr>
          <w:t>using</w:t>
        </w:r>
      </w:ins>
      <w:ins w:id="1213" w:author="Eric Boisvert" w:date="2016-01-23T11:39:00Z">
        <w:r>
          <w:rPr>
            <w:lang w:val="en-CA"/>
          </w:rPr>
          <w:t xml:space="preserve"> </w:t>
        </w:r>
      </w:ins>
      <w:ins w:id="1214"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215" w:author="Eric Boisvert" w:date="2016-01-23T11:55:00Z"/>
          <w:lang w:val="en-CA"/>
        </w:rPr>
      </w:pPr>
      <w:ins w:id="1216" w:author="Eric Boisvert" w:date="2016-01-23T11:48:00Z">
        <w:r>
          <w:rPr>
            <w:lang w:val="en-CA"/>
          </w:rPr>
          <w:t>OCL syntax will be used to identify logical model classifier from the UML model ()</w:t>
        </w:r>
      </w:ins>
    </w:p>
    <w:p w14:paraId="61B412C3" w14:textId="59F936CA" w:rsidR="00004359" w:rsidRDefault="00906350" w:rsidP="00695378">
      <w:pPr>
        <w:rPr>
          <w:ins w:id="1217" w:author="Eric Boisvert" w:date="2016-01-23T12:04:00Z"/>
          <w:lang w:val="en-CA"/>
        </w:rPr>
      </w:pPr>
      <w:ins w:id="1218" w:author="Eric Boisvert" w:date="2016-01-23T12:12:00Z">
        <w:r>
          <w:rPr>
            <w:lang w:val="en-CA"/>
          </w:rPr>
          <w:t>Package::{</w:t>
        </w:r>
      </w:ins>
      <w:ins w:id="1219" w:author="Eric Boisvert" w:date="2016-01-23T12:13:00Z">
        <w:r>
          <w:rPr>
            <w:lang w:val="en-CA"/>
          </w:rPr>
          <w:t>…}</w:t>
        </w:r>
      </w:ins>
      <w:ins w:id="1220" w:author="Eric Boisvert" w:date="2016-01-23T11:55:00Z">
        <w:r w:rsidR="00004359">
          <w:rPr>
            <w:lang w:val="en-CA"/>
          </w:rPr>
          <w:t>Package::Classifier</w:t>
        </w:r>
      </w:ins>
      <w:ins w:id="1221" w:author="Eric Boisvert" w:date="2016-01-23T12:12:00Z">
        <w:r>
          <w:rPr>
            <w:lang w:val="en-CA"/>
          </w:rPr>
          <w:t>::Property:Type</w:t>
        </w:r>
      </w:ins>
      <w:ins w:id="1222" w:author="Eric Boisvert" w:date="2016-01-23T11:55:00Z">
        <w:r w:rsidR="00004359">
          <w:rPr>
            <w:lang w:val="en-CA"/>
          </w:rPr>
          <w:t xml:space="preserve"> </w:t>
        </w:r>
      </w:ins>
    </w:p>
    <w:p w14:paraId="5717F95D" w14:textId="2ADE33C6" w:rsidR="00906350" w:rsidRDefault="00906350" w:rsidP="00695378">
      <w:pPr>
        <w:rPr>
          <w:ins w:id="1223" w:author="Eric Boisvert" w:date="2016-01-23T12:23:00Z"/>
          <w:lang w:val="en-CA"/>
        </w:rPr>
      </w:pPr>
      <w:ins w:id="1224" w:author="Eric Boisvert" w:date="2016-01-23T12:16:00Z">
        <w:r>
          <w:rPr>
            <w:lang w:val="en-CA"/>
          </w:rPr>
          <w:lastRenderedPageBreak/>
          <w:t>Package names are not formal</w:t>
        </w:r>
      </w:ins>
      <w:ins w:id="1225" w:author="Eric Boisvert" w:date="2016-01-23T12:23:00Z">
        <w:r w:rsidR="00B40027">
          <w:rPr>
            <w:lang w:val="en-CA"/>
          </w:rPr>
          <w:t xml:space="preserve"> </w:t>
        </w:r>
      </w:ins>
      <w:ins w:id="1226" w:author="Eric Boisvert" w:date="2016-01-24T12:38:00Z">
        <w:r w:rsidR="00D87A01">
          <w:rPr>
            <w:lang w:val="en-CA"/>
          </w:rPr>
          <w:t xml:space="preserve">in UML </w:t>
        </w:r>
      </w:ins>
      <w:ins w:id="1227" w:author="Eric Boisvert" w:date="2016-01-23T12:23:00Z">
        <w:r w:rsidR="00B40027">
          <w:rPr>
            <w:lang w:val="en-CA"/>
          </w:rPr>
          <w:t>and can change from one implementation to another.  The reference model used by GeoSciML, and most OGC SWGs</w:t>
        </w:r>
      </w:ins>
      <w:ins w:id="1228" w:author="Eric Boisvert" w:date="2016-01-23T12:46:00Z">
        <w:r w:rsidR="007D01E7">
          <w:rPr>
            <w:lang w:val="en-CA"/>
          </w:rPr>
          <w:t xml:space="preserve">, </w:t>
        </w:r>
      </w:ins>
      <w:ins w:id="1229" w:author="Eric Boisvert" w:date="2016-01-23T12:23:00Z">
        <w:r w:rsidR="00B40027">
          <w:rPr>
            <w:lang w:val="en-CA"/>
          </w:rPr>
          <w:t xml:space="preserve">is HollowWorld.  </w:t>
        </w:r>
      </w:ins>
      <w:ins w:id="1230" w:author="Ollie Raymond" w:date="2016-02-12T10:06:00Z">
        <w:r w:rsidR="00C5081E">
          <w:rPr>
            <w:lang w:val="en-CA"/>
          </w:rPr>
          <w:t>For example, a</w:t>
        </w:r>
      </w:ins>
      <w:ins w:id="1231" w:author="Eric Boisvert" w:date="2016-01-23T12:23:00Z">
        <w:del w:id="1232" w:author="Ollie Raymond" w:date="2016-02-12T10:06:00Z">
          <w:r w:rsidR="00B40027" w:rsidDel="00C5081E">
            <w:rPr>
              <w:lang w:val="en-CA"/>
            </w:rPr>
            <w:delText>A</w:delText>
          </w:r>
        </w:del>
        <w:r w:rsidR="00B40027">
          <w:rPr>
            <w:lang w:val="en-CA"/>
          </w:rPr>
          <w:t xml:space="preserve"> complete path </w:t>
        </w:r>
      </w:ins>
      <w:ins w:id="1233" w:author="Ollie Raymond" w:date="2016-02-12T10:06:00Z">
        <w:r w:rsidR="00C5081E">
          <w:rPr>
            <w:lang w:val="en-CA"/>
          </w:rPr>
          <w:t xml:space="preserve">for </w:t>
        </w:r>
      </w:ins>
      <w:ins w:id="1234" w:author="Eric Boisvert" w:date="2016-01-23T12:23:00Z">
        <w:r w:rsidR="00B40027">
          <w:rPr>
            <w:lang w:val="en-CA"/>
          </w:rPr>
          <w:t>a SF_Sampling</w:t>
        </w:r>
      </w:ins>
      <w:ins w:id="1235" w:author="Eric Boisvert" w:date="2016-01-23T12:26:00Z">
        <w:r w:rsidR="00B40027">
          <w:rPr>
            <w:lang w:val="en-CA"/>
          </w:rPr>
          <w:t>Point</w:t>
        </w:r>
      </w:ins>
      <w:ins w:id="1236" w:author="Eric Boisvert" w:date="2016-01-23T12:23:00Z">
        <w:r w:rsidR="00D87A01">
          <w:rPr>
            <w:lang w:val="en-CA"/>
          </w:rPr>
          <w:t xml:space="preserve"> in HollowWorld (from</w:t>
        </w:r>
        <w:r w:rsidR="00B40027">
          <w:rPr>
            <w:lang w:val="en-CA"/>
          </w:rPr>
          <w:t xml:space="preserve"> </w:t>
        </w:r>
      </w:ins>
      <w:ins w:id="1237" w:author="Eric Boisvert" w:date="2016-01-24T12:38:00Z">
        <w:r w:rsidR="00D87A01">
          <w:rPr>
            <w:lang w:val="en-CA"/>
          </w:rPr>
          <w:t>HollowWorld root</w:t>
        </w:r>
      </w:ins>
      <w:ins w:id="1238" w:author="Eric Boisvert" w:date="2016-01-23T12:23:00Z">
        <w:r w:rsidR="00B40027">
          <w:rPr>
            <w:lang w:val="en-CA"/>
          </w:rPr>
          <w:t xml:space="preserve">) </w:t>
        </w:r>
      </w:ins>
      <w:ins w:id="1239" w:author="Eric Boisvert" w:date="2016-01-24T12:39:00Z">
        <w:r w:rsidR="00D87A01">
          <w:rPr>
            <w:lang w:val="en-CA"/>
          </w:rPr>
          <w:t>is</w:t>
        </w:r>
      </w:ins>
    </w:p>
    <w:p w14:paraId="6FC32B19" w14:textId="5013EFE1" w:rsidR="00B40027" w:rsidRPr="0058466D" w:rsidRDefault="00B40027" w:rsidP="00695378">
      <w:pPr>
        <w:rPr>
          <w:ins w:id="1240" w:author="Eric Boisvert" w:date="2016-01-23T12:28:00Z"/>
          <w:rFonts w:ascii="Courier New" w:hAnsi="Courier New" w:cs="Courier New"/>
          <w:sz w:val="20"/>
          <w:szCs w:val="20"/>
          <w:lang w:val="en-CA"/>
          <w:rPrChange w:id="1241" w:author="Eric Boisvert" w:date="2016-01-23T12:29:00Z">
            <w:rPr>
              <w:ins w:id="1242" w:author="Eric Boisvert" w:date="2016-01-23T12:28:00Z"/>
              <w:lang w:val="en-CA"/>
            </w:rPr>
          </w:rPrChange>
        </w:rPr>
      </w:pPr>
      <w:ins w:id="1243" w:author="Eric Boisvert" w:date="2016-01-23T12:25:00Z">
        <w:r w:rsidRPr="0058466D">
          <w:rPr>
            <w:rFonts w:ascii="Courier New" w:hAnsi="Courier New" w:cs="Courier New"/>
            <w:sz w:val="20"/>
            <w:szCs w:val="20"/>
            <w:lang w:val="en-CA"/>
            <w:rPrChange w:id="1244" w:author="Eric Boisvert" w:date="2016-01-23T12:29:00Z">
              <w:rPr>
                <w:lang w:val="en-CA"/>
              </w:rPr>
            </w:rPrChange>
          </w:rPr>
          <w:t>ISO TC211</w:t>
        </w:r>
      </w:ins>
      <w:ins w:id="1245" w:author="Eric Boisvert" w:date="2016-01-23T12:26:00Z">
        <w:r w:rsidRPr="0058466D">
          <w:rPr>
            <w:rFonts w:ascii="Courier New" w:hAnsi="Courier New" w:cs="Courier New"/>
            <w:sz w:val="20"/>
            <w:szCs w:val="20"/>
            <w:lang w:val="en-CA"/>
            <w:rPrChange w:id="1246" w:author="Eric Boisvert" w:date="2016-01-23T12:29:00Z">
              <w:rPr>
                <w:lang w:val="en-CA"/>
              </w:rPr>
            </w:rPrChange>
          </w:rPr>
          <w:t>::</w:t>
        </w:r>
      </w:ins>
      <w:ins w:id="1247" w:author="Eric Boisvert" w:date="2016-01-23T12:25:00Z">
        <w:r w:rsidRPr="0058466D">
          <w:rPr>
            <w:rFonts w:ascii="Courier New" w:hAnsi="Courier New" w:cs="Courier New"/>
            <w:sz w:val="20"/>
            <w:szCs w:val="20"/>
            <w:lang w:val="en-CA"/>
            <w:rPrChange w:id="1248" w:author="Eric Boisvert" w:date="2016-01-23T12:29:00Z">
              <w:rPr>
                <w:lang w:val="en-CA"/>
              </w:rPr>
            </w:rPrChange>
          </w:rPr>
          <w:t>ISO 19156 All</w:t>
        </w:r>
      </w:ins>
      <w:ins w:id="1249" w:author="Eric Boisvert" w:date="2016-01-23T12:26:00Z">
        <w:r w:rsidRPr="0058466D">
          <w:rPr>
            <w:rFonts w:ascii="Courier New" w:hAnsi="Courier New" w:cs="Courier New"/>
            <w:sz w:val="20"/>
            <w:szCs w:val="20"/>
            <w:lang w:val="en-CA"/>
            <w:rPrChange w:id="1250" w:author="Eric Boisvert" w:date="2016-01-23T12:29:00Z">
              <w:rPr>
                <w:lang w:val="en-CA"/>
              </w:rPr>
            </w:rPrChange>
          </w:rPr>
          <w:t>::</w:t>
        </w:r>
      </w:ins>
      <w:ins w:id="1251" w:author="Eric Boisvert" w:date="2016-01-23T12:25:00Z">
        <w:r w:rsidRPr="0058466D">
          <w:rPr>
            <w:rFonts w:ascii="Courier New" w:hAnsi="Courier New" w:cs="Courier New"/>
            <w:sz w:val="20"/>
            <w:szCs w:val="20"/>
            <w:lang w:val="en-CA"/>
            <w:rPrChange w:id="1252" w:author="Eric Boisvert" w:date="2016-01-23T12:29:00Z">
              <w:rPr>
                <w:lang w:val="en-CA"/>
              </w:rPr>
            </w:rPrChange>
          </w:rPr>
          <w:t>ISO 19156:2011 Observations and Measurements</w:t>
        </w:r>
      </w:ins>
      <w:ins w:id="1253" w:author="Eric Boisvert" w:date="2016-01-23T12:26:00Z">
        <w:r w:rsidRPr="0058466D">
          <w:rPr>
            <w:rFonts w:ascii="Courier New" w:hAnsi="Courier New" w:cs="Courier New"/>
            <w:sz w:val="20"/>
            <w:szCs w:val="20"/>
            <w:lang w:val="en-CA"/>
            <w:rPrChange w:id="1254" w:author="Eric Boisvert" w:date="2016-01-23T12:29:00Z">
              <w:rPr>
                <w:lang w:val="en-CA"/>
              </w:rPr>
            </w:rPrChange>
          </w:rPr>
          <w:t>::</w:t>
        </w:r>
      </w:ins>
      <w:ins w:id="1255" w:author="Eric Boisvert" w:date="2016-01-23T12:25:00Z">
        <w:r w:rsidRPr="0058466D">
          <w:rPr>
            <w:rFonts w:ascii="Courier New" w:hAnsi="Courier New" w:cs="Courier New"/>
            <w:sz w:val="20"/>
            <w:szCs w:val="20"/>
            <w:lang w:val="en-CA"/>
            <w:rPrChange w:id="1256" w:author="Eric Boisvert" w:date="2016-01-23T12:29:00Z">
              <w:rPr>
                <w:lang w:val="en-CA"/>
              </w:rPr>
            </w:rPrChange>
          </w:rPr>
          <w:t>Sampling Features</w:t>
        </w:r>
      </w:ins>
      <w:ins w:id="1257" w:author="Eric Boisvert" w:date="2016-01-23T12:26:00Z">
        <w:r w:rsidRPr="0058466D">
          <w:rPr>
            <w:rFonts w:ascii="Courier New" w:hAnsi="Courier New" w:cs="Courier New"/>
            <w:sz w:val="20"/>
            <w:szCs w:val="20"/>
            <w:lang w:val="en-CA"/>
            <w:rPrChange w:id="1258" w:author="Eric Boisvert" w:date="2016-01-23T12:29:00Z">
              <w:rPr>
                <w:lang w:val="en-CA"/>
              </w:rPr>
            </w:rPrChange>
          </w:rPr>
          <w:t>::</w:t>
        </w:r>
      </w:ins>
      <w:ins w:id="1259" w:author="Eric Boisvert" w:date="2016-01-23T12:25:00Z">
        <w:r w:rsidRPr="0058466D">
          <w:rPr>
            <w:rFonts w:ascii="Courier New" w:hAnsi="Courier New" w:cs="Courier New"/>
            <w:sz w:val="20"/>
            <w:szCs w:val="20"/>
            <w:lang w:val="en-CA"/>
            <w:rPrChange w:id="1260" w:author="Eric Boisvert" w:date="2016-01-23T12:29:00Z">
              <w:rPr>
                <w:lang w:val="en-CA"/>
              </w:rPr>
            </w:rPrChange>
          </w:rPr>
          <w:t>samplingPoint</w:t>
        </w:r>
      </w:ins>
      <w:ins w:id="1261" w:author="Eric Boisvert" w:date="2016-01-23T12:26:00Z">
        <w:r w:rsidRPr="0058466D">
          <w:rPr>
            <w:rFonts w:ascii="Courier New" w:hAnsi="Courier New" w:cs="Courier New"/>
            <w:sz w:val="20"/>
            <w:szCs w:val="20"/>
            <w:lang w:val="en-CA"/>
            <w:rPrChange w:id="1262" w:author="Eric Boisvert" w:date="2016-01-23T12:29:00Z">
              <w:rPr>
                <w:lang w:val="en-CA"/>
              </w:rPr>
            </w:rPrChange>
          </w:rPr>
          <w:t>::</w:t>
        </w:r>
      </w:ins>
      <w:ins w:id="1263" w:author="Eric Boisvert" w:date="2016-01-23T12:25:00Z">
        <w:r w:rsidRPr="0058466D">
          <w:rPr>
            <w:rFonts w:ascii="Courier New" w:hAnsi="Courier New" w:cs="Courier New"/>
            <w:sz w:val="20"/>
            <w:szCs w:val="20"/>
            <w:lang w:val="en-CA"/>
            <w:rPrChange w:id="1264" w:author="Eric Boisvert" w:date="2016-01-23T12:29:00Z">
              <w:rPr>
                <w:lang w:val="en-CA"/>
              </w:rPr>
            </w:rPrChange>
          </w:rPr>
          <w:t>SF_SamplingPoint</w:t>
        </w:r>
      </w:ins>
    </w:p>
    <w:p w14:paraId="085DB1BD" w14:textId="3530548A" w:rsidR="00D87A01" w:rsidRDefault="0058466D" w:rsidP="00695378">
      <w:pPr>
        <w:rPr>
          <w:ins w:id="1265" w:author="Eric Boisvert" w:date="2016-01-23T11:47:00Z"/>
          <w:lang w:val="en-CA"/>
        </w:rPr>
      </w:pPr>
      <w:ins w:id="1266" w:author="Eric Boisvert" w:date="2016-01-23T12:28:00Z">
        <w:r>
          <w:rPr>
            <w:lang w:val="en-CA"/>
          </w:rPr>
          <w:t xml:space="preserve">For </w:t>
        </w:r>
      </w:ins>
      <w:ins w:id="1267" w:author="Ollie Raymond" w:date="2016-02-12T10:07:00Z">
        <w:r w:rsidR="00C5081E">
          <w:rPr>
            <w:lang w:val="en-CA"/>
          </w:rPr>
          <w:t xml:space="preserve">the </w:t>
        </w:r>
      </w:ins>
      <w:ins w:id="1268" w:author="Eric Boisvert" w:date="2016-01-23T12:28:00Z">
        <w:r>
          <w:rPr>
            <w:lang w:val="en-CA"/>
          </w:rPr>
          <w:t>sake of read</w:t>
        </w:r>
      </w:ins>
      <w:ins w:id="1269" w:author="Eric Boisvert" w:date="2016-01-23T12:29:00Z">
        <w:r>
          <w:rPr>
            <w:lang w:val="en-CA"/>
          </w:rPr>
          <w:t>a</w:t>
        </w:r>
      </w:ins>
      <w:ins w:id="1270" w:author="Eric Boisvert" w:date="2016-01-23T12:42:00Z">
        <w:r w:rsidR="007D01E7">
          <w:rPr>
            <w:lang w:val="en-CA"/>
          </w:rPr>
          <w:t>bi</w:t>
        </w:r>
      </w:ins>
      <w:ins w:id="1271" w:author="Eric Boisvert" w:date="2016-01-23T12:28:00Z">
        <w:r>
          <w:rPr>
            <w:lang w:val="en-CA"/>
          </w:rPr>
          <w:t xml:space="preserve">lity, this </w:t>
        </w:r>
      </w:ins>
      <w:ins w:id="1272" w:author="Eric Boisvert" w:date="2016-01-23T12:30:00Z">
        <w:r>
          <w:rPr>
            <w:lang w:val="en-CA"/>
          </w:rPr>
          <w:t>document</w:t>
        </w:r>
      </w:ins>
      <w:ins w:id="1273" w:author="Eric Boisvert" w:date="2016-01-23T12:28:00Z">
        <w:r>
          <w:rPr>
            <w:lang w:val="en-CA"/>
          </w:rPr>
          <w:t xml:space="preserve"> will use shortcuts</w:t>
        </w:r>
      </w:ins>
      <w:ins w:id="1274" w:author="Eric Boisvert" w:date="2016-01-23T12:29:00Z">
        <w:r>
          <w:rPr>
            <w:lang w:val="en-CA"/>
          </w:rPr>
          <w:t xml:space="preserve"> to identify packages.</w:t>
        </w:r>
      </w:ins>
      <w:ins w:id="1275" w:author="Eric Boisvert" w:date="2016-01-23T12:30:00Z">
        <w:r w:rsidR="007D01E7">
          <w:rPr>
            <w:lang w:val="en-CA"/>
          </w:rPr>
          <w:t xml:space="preserve">  For example </w:t>
        </w:r>
      </w:ins>
      <w:ins w:id="1276" w:author="Eric Boisvert" w:date="2016-01-23T12:42:00Z">
        <w:r w:rsidR="007D01E7">
          <w:rPr>
            <w:lang w:val="en-CA"/>
          </w:rPr>
          <w:t>OM</w:t>
        </w:r>
      </w:ins>
      <w:ins w:id="1277" w:author="Eric Boisvert" w:date="2016-01-23T12:30:00Z">
        <w:r w:rsidR="007D01E7">
          <w:rPr>
            <w:lang w:val="en-CA"/>
          </w:rPr>
          <w:t>::SF_SamplingPoint</w:t>
        </w:r>
      </w:ins>
      <w:ins w:id="1278" w:author="Eric Boisvert" w:date="2016-01-24T12:40:00Z">
        <w:r w:rsidR="00D87A01">
          <w:rPr>
            <w:lang w:val="en-CA"/>
          </w:rPr>
          <w:t xml:space="preserve">, </w:t>
        </w:r>
      </w:ins>
      <w:ins w:id="1279" w:author="Eric Boisvert" w:date="2016-01-23T12:30:00Z">
        <w:r w:rsidR="007D01E7">
          <w:rPr>
            <w:lang w:val="en-CA"/>
          </w:rPr>
          <w:t xml:space="preserve">OM </w:t>
        </w:r>
      </w:ins>
      <w:ins w:id="1280" w:author="Eric Boisvert" w:date="2016-01-24T12:40:00Z">
        <w:r w:rsidR="00D87A01">
          <w:rPr>
            <w:lang w:val="en-CA"/>
          </w:rPr>
          <w:t xml:space="preserve">acts </w:t>
        </w:r>
      </w:ins>
      <w:ins w:id="1281" w:author="Eric Boisvert" w:date="2016-01-23T12:47:00Z">
        <w:r w:rsidR="007D01E7">
          <w:rPr>
            <w:lang w:val="en-CA"/>
          </w:rPr>
          <w:t>a</w:t>
        </w:r>
      </w:ins>
      <w:ins w:id="1282" w:author="Eric Boisvert" w:date="2016-01-23T12:30:00Z">
        <w:r w:rsidR="007D01E7">
          <w:rPr>
            <w:lang w:val="en-CA"/>
          </w:rPr>
          <w:t xml:space="preserve">s a </w:t>
        </w:r>
      </w:ins>
      <w:ins w:id="1283" w:author="Eric Boisvert" w:date="2016-01-23T12:42:00Z">
        <w:r w:rsidR="007D01E7">
          <w:rPr>
            <w:lang w:val="en-CA"/>
          </w:rPr>
          <w:t xml:space="preserve">shortcut for </w:t>
        </w:r>
      </w:ins>
      <w:ins w:id="1284"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85" w:author="Ollie Raymond" w:date="2016-02-12T10:07:00Z">
        <w:r w:rsidR="00C5081E">
          <w:rPr>
            <w:lang w:val="en-CA"/>
          </w:rPr>
          <w:t xml:space="preserve">the need to </w:t>
        </w:r>
      </w:ins>
      <w:ins w:id="1286" w:author="Eric Boisvert" w:date="2016-01-23T12:43:00Z">
        <w:r w:rsidR="007D01E7">
          <w:rPr>
            <w:lang w:val="en-CA"/>
          </w:rPr>
          <w:t>creat</w:t>
        </w:r>
        <w:del w:id="1287" w:author="Ollie Raymond" w:date="2016-02-12T10:07:00Z">
          <w:r w:rsidR="007D01E7" w:rsidDel="00C5081E">
            <w:rPr>
              <w:lang w:val="en-CA"/>
            </w:rPr>
            <w:delText>ion</w:delText>
          </w:r>
        </w:del>
      </w:ins>
      <w:ins w:id="1288" w:author="Ollie Raymond" w:date="2016-02-12T10:07:00Z">
        <w:r w:rsidR="00C5081E">
          <w:rPr>
            <w:lang w:val="en-CA"/>
          </w:rPr>
          <w:t>e</w:t>
        </w:r>
      </w:ins>
      <w:ins w:id="1289" w:author="Eric Boisvert" w:date="2016-01-23T12:43:00Z">
        <w:del w:id="1290" w:author="Ollie Raymond" w:date="2016-02-12T10:07:00Z">
          <w:r w:rsidR="007D01E7" w:rsidDel="00C5081E">
            <w:rPr>
              <w:lang w:val="en-CA"/>
            </w:rPr>
            <w:delText xml:space="preserve"> of</w:delText>
          </w:r>
        </w:del>
        <w:r w:rsidR="007D01E7">
          <w:rPr>
            <w:lang w:val="en-CA"/>
          </w:rPr>
          <w:t xml:space="preserve"> </w:t>
        </w:r>
      </w:ins>
      <w:ins w:id="1291" w:author="Ollie Raymond" w:date="2016-02-12T10:07:00Z">
        <w:r w:rsidR="00C5081E">
          <w:rPr>
            <w:lang w:val="en-CA"/>
          </w:rPr>
          <w:t xml:space="preserve">a </w:t>
        </w:r>
      </w:ins>
      <w:ins w:id="1292" w:author="Eric Boisvert" w:date="2016-01-23T12:43:00Z">
        <w:r w:rsidR="007D01E7">
          <w:rPr>
            <w:lang w:val="en-CA"/>
          </w:rPr>
          <w:t>shortcut for al</w:t>
        </w:r>
        <w:r w:rsidR="00D27E3C">
          <w:rPr>
            <w:lang w:val="en-CA"/>
          </w:rPr>
          <w:t>l those sub packages.</w:t>
        </w:r>
      </w:ins>
      <w:ins w:id="1293" w:author="Eric Boisvert" w:date="2016-01-24T12:40:00Z">
        <w:r w:rsidR="00D87A01">
          <w:rPr>
            <w:lang w:val="en-CA"/>
          </w:rPr>
          <w:t xml:space="preserve">  The list of shortcuts will be provided in the requirements class section.</w:t>
        </w:r>
      </w:ins>
    </w:p>
    <w:p w14:paraId="79D255BA" w14:textId="6C32F2CC" w:rsidR="00C9582A" w:rsidRDefault="00D87A01" w:rsidP="00695378">
      <w:pPr>
        <w:rPr>
          <w:ins w:id="1294" w:author="Eric Boisvert" w:date="2016-01-23T11:49:00Z"/>
          <w:lang w:val="en-CA"/>
        </w:rPr>
      </w:pPr>
      <w:ins w:id="1295" w:author="Eric Boisvert" w:date="2016-01-23T11:48:00Z">
        <w:r>
          <w:rPr>
            <w:lang w:val="en-CA"/>
          </w:rPr>
          <w:t xml:space="preserve">W3C XPath will be </w:t>
        </w:r>
      </w:ins>
      <w:ins w:id="1296" w:author="Eric Boisvert" w:date="2016-03-28T12:39:00Z">
        <w:r w:rsidR="00A173A4">
          <w:rPr>
            <w:lang w:val="en-CA"/>
          </w:rPr>
          <w:t>used</w:t>
        </w:r>
      </w:ins>
      <w:ins w:id="1297" w:author="Eric Boisvert" w:date="2016-01-24T12:41:00Z">
        <w:r w:rsidR="00A173A4">
          <w:rPr>
            <w:lang w:val="en-CA"/>
          </w:rPr>
          <w:t xml:space="preserve"> </w:t>
        </w:r>
      </w:ins>
      <w:ins w:id="1298" w:author="Eric Boisvert" w:date="2016-03-28T12:39:00Z">
        <w:r w:rsidR="00A173A4">
          <w:rPr>
            <w:lang w:val="en-CA"/>
          </w:rPr>
          <w:t>in</w:t>
        </w:r>
      </w:ins>
      <w:ins w:id="1299" w:author="Eric Boisvert" w:date="2016-01-24T12:41:00Z">
        <w:r>
          <w:rPr>
            <w:lang w:val="en-CA"/>
          </w:rPr>
          <w:t xml:space="preserve"> </w:t>
        </w:r>
      </w:ins>
      <w:ins w:id="1300" w:author="Eric Boisvert" w:date="2016-01-23T11:48:00Z">
        <w:r w:rsidR="00C9582A">
          <w:rPr>
            <w:lang w:val="en-CA"/>
          </w:rPr>
          <w:t>XML instances</w:t>
        </w:r>
      </w:ins>
      <w:ins w:id="1301" w:author="Eric Boisvert" w:date="2016-01-24T12:58:00Z">
        <w:r w:rsidR="00C9582A">
          <w:rPr>
            <w:lang w:val="en-CA"/>
          </w:rPr>
          <w:t xml:space="preserve">, since requirement targets are instances (XSD itself is a conformance </w:t>
        </w:r>
      </w:ins>
      <w:ins w:id="1302" w:author="Eric Boisvert" w:date="2016-01-24T12:59:00Z">
        <w:r w:rsidR="00C9582A">
          <w:rPr>
            <w:lang w:val="en-CA"/>
          </w:rPr>
          <w:t>artefact).</w:t>
        </w:r>
      </w:ins>
      <w:ins w:id="1303" w:author="Eric Boisvert" w:date="2016-01-24T13:00:00Z">
        <w:r w:rsidR="00C9582A">
          <w:rPr>
            <w:lang w:val="en-CA"/>
          </w:rPr>
          <w:t xml:space="preserve">  XML entities will be identified using their full qualified name (namespace, </w:t>
        </w:r>
      </w:ins>
      <w:ins w:id="1304"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305" w:author="Eric Boisvert" w:date="2016-01-23T11:53:00Z"/>
        </w:rPr>
        <w:pPrChange w:id="1306" w:author="Eric Boisvert" w:date="2016-01-24T13:08:00Z">
          <w:pPr/>
        </w:pPrChange>
      </w:pPr>
      <w:ins w:id="1307" w:author="Eric Boisvert" w:date="2016-01-23T11:50:00Z">
        <w:r w:rsidRPr="00C9582A">
          <w:rPr>
            <w:rStyle w:val="xmlChar"/>
            <w:rPrChange w:id="1308" w:author="Eric Boisvert" w:date="2016-01-24T13:06:00Z">
              <w:rPr/>
            </w:rPrChange>
          </w:rPr>
          <w:t>gsml</w:t>
        </w:r>
      </w:ins>
      <w:ins w:id="1309" w:author="Eric Boisvert" w:date="2016-01-24T13:01:00Z">
        <w:r w:rsidRPr="00C9582A">
          <w:rPr>
            <w:rStyle w:val="xmlChar"/>
            <w:rPrChange w:id="1310" w:author="Eric Boisvert" w:date="2016-01-24T13:06:00Z">
              <w:rPr/>
            </w:rPrChange>
          </w:rPr>
          <w:t>b</w:t>
        </w:r>
      </w:ins>
      <w:ins w:id="1311" w:author="Eric Boisvert" w:date="2016-01-23T11:50:00Z">
        <w:r w:rsidRPr="00C9582A">
          <w:rPr>
            <w:rStyle w:val="xmlChar"/>
            <w:rPrChange w:id="1312" w:author="Eric Boisvert" w:date="2016-01-24T13:06:00Z">
              <w:rPr/>
            </w:rPrChange>
          </w:rPr>
          <w:t xml:space="preserve">:GeologicUnit </w:t>
        </w:r>
        <w:r w:rsidRPr="00C9582A">
          <w:t>refers to</w:t>
        </w:r>
      </w:ins>
      <w:ins w:id="1313" w:author="Eric Boisvert" w:date="2016-01-24T12:59:00Z">
        <w:r w:rsidRPr="00C9582A">
          <w:t xml:space="preserve"> an instance of Geo</w:t>
        </w:r>
        <w:del w:id="1314" w:author="Ollie Raymond" w:date="2016-02-12T10:08:00Z">
          <w:r w:rsidRPr="00C9582A" w:rsidDel="00C5081E">
            <w:delText>SciML</w:delText>
          </w:r>
        </w:del>
      </w:ins>
      <w:ins w:id="1315" w:author="Ollie Raymond" w:date="2016-02-12T10:08:00Z">
        <w:r w:rsidR="00C5081E">
          <w:t>logic</w:t>
        </w:r>
      </w:ins>
      <w:ins w:id="1316" w:author="Eric Boisvert" w:date="2016-01-24T12:59:00Z">
        <w:r w:rsidRPr="00C9582A">
          <w:t>Unit</w:t>
        </w:r>
      </w:ins>
      <w:ins w:id="1317" w:author="Eric Boisvert" w:date="2016-01-24T13:01:00Z">
        <w:r w:rsidRPr="00C9582A">
          <w:t xml:space="preserve">, from namespace </w:t>
        </w:r>
      </w:ins>
      <w:ins w:id="1318" w:author="Eric Boisvert" w:date="2016-01-24T13:02:00Z">
        <w:r w:rsidRPr="00C9582A">
          <w:rPr>
            <w:rStyle w:val="xmlChar"/>
            <w:rPrChange w:id="1319" w:author="Eric Boisvert" w:date="2016-01-24T13:06:00Z">
              <w:rPr/>
            </w:rPrChange>
          </w:rPr>
          <w:t>xmlns:gsmlb=</w:t>
        </w:r>
      </w:ins>
      <w:ins w:id="1320" w:author="Ollie Raymond" w:date="2016-02-12T10:08:00Z">
        <w:r w:rsidR="00C5081E">
          <w:rPr>
            <w:rStyle w:val="xmlChar"/>
          </w:rPr>
          <w:t>"</w:t>
        </w:r>
      </w:ins>
      <w:ins w:id="1321" w:author="Eric Boisvert" w:date="2016-01-24T13:02:00Z">
        <w:del w:id="1322" w:author="Ollie Raymond" w:date="2016-02-12T10:08:00Z">
          <w:r w:rsidRPr="00C9582A" w:rsidDel="00C5081E">
            <w:rPr>
              <w:rStyle w:val="xmlChar"/>
              <w:rPrChange w:id="1323" w:author="Eric Boisvert" w:date="2016-01-24T13:06:00Z">
                <w:rPr/>
              </w:rPrChange>
            </w:rPr>
            <w:delText>”</w:delText>
          </w:r>
        </w:del>
        <w:r w:rsidRPr="00C9582A">
          <w:rPr>
            <w:rStyle w:val="xmlChar"/>
            <w:rPrChange w:id="1324" w:author="Eric Boisvert" w:date="2016-01-24T13:06:00Z">
              <w:rPr/>
            </w:rPrChange>
          </w:rPr>
          <w:t>http://xmlns.geosciml.org/GeoSciML-Basic/4.0</w:t>
        </w:r>
        <w:del w:id="1325" w:author="Ollie Raymond" w:date="2016-02-12T10:08:00Z">
          <w:r w:rsidRPr="00C9582A" w:rsidDel="00C5081E">
            <w:rPr>
              <w:rStyle w:val="xmlChar"/>
              <w:rPrChange w:id="1326" w:author="Eric Boisvert" w:date="2016-01-24T13:06:00Z">
                <w:rPr/>
              </w:rPrChange>
            </w:rPr>
            <w:delText>”</w:delText>
          </w:r>
        </w:del>
      </w:ins>
      <w:ins w:id="1327" w:author="Ollie Raymond" w:date="2016-02-12T10:08:00Z">
        <w:r w:rsidR="00C5081E">
          <w:rPr>
            <w:rStyle w:val="xmlChar"/>
          </w:rPr>
          <w:t>"</w:t>
        </w:r>
      </w:ins>
    </w:p>
    <w:p w14:paraId="6CE7B955" w14:textId="65106FEF" w:rsidR="00004359" w:rsidRDefault="00C9582A">
      <w:pPr>
        <w:numPr>
          <w:ilvl w:val="0"/>
          <w:numId w:val="38"/>
        </w:numPr>
        <w:rPr>
          <w:ins w:id="1328" w:author="Eric Boisvert" w:date="2016-01-23T11:52:00Z"/>
          <w:lang w:val="en-CA"/>
        </w:rPr>
        <w:pPrChange w:id="1329" w:author="Eric Boisvert" w:date="2016-01-24T13:08:00Z">
          <w:pPr/>
        </w:pPrChange>
      </w:pPr>
      <w:ins w:id="1330" w:author="Eric Boisvert" w:date="2016-01-24T13:07:00Z">
        <w:r w:rsidRPr="00C9582A">
          <w:rPr>
            <w:rStyle w:val="xmlChar"/>
            <w:rPrChange w:id="1331" w:author="Eric Boisvert" w:date="2016-01-24T13:07:00Z">
              <w:rPr>
                <w:lang w:val="en-CA"/>
              </w:rPr>
            </w:rPrChange>
          </w:rPr>
          <w:t>g</w:t>
        </w:r>
      </w:ins>
      <w:ins w:id="1332" w:author="Eric Boisvert" w:date="2016-01-23T11:52:00Z">
        <w:r w:rsidR="00004359" w:rsidRPr="00C9582A">
          <w:rPr>
            <w:rStyle w:val="xmlChar"/>
            <w:rPrChange w:id="1333" w:author="Eric Boisvert" w:date="2016-01-24T13:07:00Z">
              <w:rPr>
                <w:lang w:val="en-CA"/>
              </w:rPr>
            </w:rPrChange>
          </w:rPr>
          <w:t>sml:GeologicUnit/gml:name</w:t>
        </w:r>
        <w:r w:rsidR="00004359">
          <w:rPr>
            <w:lang w:val="en-CA"/>
          </w:rPr>
          <w:t xml:space="preserve"> </w:t>
        </w:r>
      </w:ins>
      <w:ins w:id="1334" w:author="Eric Boisvert" w:date="2016-01-24T13:07:00Z">
        <w:r>
          <w:rPr>
            <w:lang w:val="en-CA"/>
          </w:rPr>
          <w:t>refers to</w:t>
        </w:r>
      </w:ins>
      <w:ins w:id="1335" w:author="Eric Boisvert" w:date="2016-01-23T11:52:00Z">
        <w:r w:rsidR="00004359">
          <w:rPr>
            <w:lang w:val="en-CA"/>
          </w:rPr>
          <w:t xml:space="preserve"> the </w:t>
        </w:r>
      </w:ins>
      <w:ins w:id="1336" w:author="Eric Boisvert" w:date="2016-01-24T13:07:00Z">
        <w:r w:rsidRPr="00C9582A">
          <w:rPr>
            <w:b/>
            <w:lang w:val="en-CA"/>
            <w:rPrChange w:id="1337" w:author="Eric Boisvert" w:date="2016-01-24T13:07:00Z">
              <w:rPr>
                <w:lang w:val="en-CA"/>
              </w:rPr>
            </w:rPrChange>
          </w:rPr>
          <w:t>n</w:t>
        </w:r>
      </w:ins>
      <w:ins w:id="1338" w:author="Eric Boisvert" w:date="2016-01-23T11:52:00Z">
        <w:r w:rsidR="00004359" w:rsidRPr="00C9582A">
          <w:rPr>
            <w:b/>
            <w:lang w:val="en-CA"/>
            <w:rPrChange w:id="1339" w:author="Eric Boisvert" w:date="2016-01-24T13:07:00Z">
              <w:rPr>
                <w:lang w:val="en-CA"/>
              </w:rPr>
            </w:rPrChange>
          </w:rPr>
          <w:t>ame</w:t>
        </w:r>
        <w:r w:rsidR="00004359">
          <w:rPr>
            <w:lang w:val="en-CA"/>
          </w:rPr>
          <w:t xml:space="preserve"> property</w:t>
        </w:r>
      </w:ins>
      <w:ins w:id="1340" w:author="Eric Boisvert" w:date="2016-01-23T11:53:00Z">
        <w:r w:rsidR="00004359">
          <w:rPr>
            <w:lang w:val="en-CA"/>
          </w:rPr>
          <w:t xml:space="preserve"> of GeologicUnit</w:t>
        </w:r>
      </w:ins>
    </w:p>
    <w:p w14:paraId="4BC79CCE" w14:textId="7737BBA9" w:rsidR="00004359" w:rsidRDefault="00C9582A">
      <w:pPr>
        <w:numPr>
          <w:ilvl w:val="0"/>
          <w:numId w:val="38"/>
        </w:numPr>
        <w:rPr>
          <w:ins w:id="1341" w:author="Eric Boisvert" w:date="2016-01-23T11:53:00Z"/>
          <w:lang w:val="en-CA"/>
        </w:rPr>
        <w:pPrChange w:id="1342" w:author="Eric Boisvert" w:date="2016-01-24T13:08:00Z">
          <w:pPr/>
        </w:pPrChange>
      </w:pPr>
      <w:ins w:id="1343" w:author="Eric Boisvert" w:date="2016-01-24T13:07:00Z">
        <w:r w:rsidRPr="00C9582A">
          <w:rPr>
            <w:rStyle w:val="xmlChar"/>
            <w:rPrChange w:id="1344" w:author="Eric Boisvert" w:date="2016-01-24T13:07:00Z">
              <w:rPr>
                <w:lang w:val="en-CA"/>
              </w:rPr>
            </w:rPrChange>
          </w:rPr>
          <w:t>g</w:t>
        </w:r>
      </w:ins>
      <w:ins w:id="1345" w:author="Eric Boisvert" w:date="2016-01-23T11:52:00Z">
        <w:r w:rsidR="00004359" w:rsidRPr="00C9582A">
          <w:rPr>
            <w:rStyle w:val="xmlChar"/>
            <w:rPrChange w:id="1346" w:author="Eric Boisvert" w:date="2016-01-24T13:07:00Z">
              <w:rPr>
                <w:lang w:val="en-CA"/>
              </w:rPr>
            </w:rPrChange>
          </w:rPr>
          <w:t>sml:GeologicUnit/gml:name/@codeName</w:t>
        </w:r>
        <w:r w:rsidR="00004359">
          <w:rPr>
            <w:lang w:val="en-CA"/>
          </w:rPr>
          <w:t xml:space="preserve"> </w:t>
        </w:r>
      </w:ins>
      <w:ins w:id="1347" w:author="Eric Boisvert" w:date="2016-01-24T13:07:00Z">
        <w:r>
          <w:rPr>
            <w:lang w:val="en-CA"/>
          </w:rPr>
          <w:t xml:space="preserve">refers to the </w:t>
        </w:r>
      </w:ins>
      <w:ins w:id="1348"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1068AC99" w:rsidR="009A7B37" w:rsidRPr="00D12552" w:rsidDel="00A173A4" w:rsidRDefault="009A7B37">
      <w:pPr>
        <w:pStyle w:val="Titre1"/>
        <w:rPr>
          <w:del w:id="1349" w:author="Eric Boisvert" w:date="2016-03-28T12:37:00Z"/>
          <w:lang w:val="en-CA"/>
        </w:rPr>
      </w:pPr>
      <w:bookmarkStart w:id="1350" w:name="_Toc446944568"/>
      <w:commentRangeStart w:id="1351"/>
      <w:del w:id="1352" w:author="Eric Boisvert" w:date="2016-03-28T12:37:00Z">
        <w:r w:rsidRPr="00D12552" w:rsidDel="00A173A4">
          <w:rPr>
            <w:lang w:val="en-CA"/>
          </w:rPr>
          <w:delText xml:space="preserve">Clauses not Containing Normative </w:delText>
        </w:r>
        <w:commentRangeStart w:id="1353"/>
        <w:r w:rsidRPr="00D12552" w:rsidDel="00A173A4">
          <w:rPr>
            <w:lang w:val="en-CA"/>
          </w:rPr>
          <w:delText>Material</w:delText>
        </w:r>
        <w:commentRangeEnd w:id="1351"/>
        <w:r w:rsidR="00F85F80" w:rsidDel="00A173A4">
          <w:rPr>
            <w:rStyle w:val="Marquedecommentaire"/>
            <w:b w:val="0"/>
            <w:bCs w:val="0"/>
          </w:rPr>
          <w:commentReference w:id="1351"/>
        </w:r>
        <w:commentRangeEnd w:id="1353"/>
        <w:r w:rsidR="00B14110" w:rsidDel="00A173A4">
          <w:rPr>
            <w:rStyle w:val="Marquedecommentaire"/>
            <w:b w:val="0"/>
            <w:bCs w:val="0"/>
          </w:rPr>
          <w:commentReference w:id="1353"/>
        </w:r>
        <w:bookmarkEnd w:id="1350"/>
      </w:del>
    </w:p>
    <w:p w14:paraId="1279C72D" w14:textId="67C7ADD0" w:rsidR="009A7B37" w:rsidRPr="000B4F44" w:rsidDel="00A173A4" w:rsidRDefault="009A7B37">
      <w:pPr>
        <w:rPr>
          <w:del w:id="1354" w:author="Eric Boisvert" w:date="2016-03-28T12:37:00Z"/>
          <w:color w:val="FF0000"/>
          <w:lang w:val="en-CA"/>
        </w:rPr>
      </w:pPr>
      <w:del w:id="1355" w:author="Eric Boisvert" w:date="2016-03-28T12:37:00Z">
        <w:r w:rsidRPr="000B4F44" w:rsidDel="00A173A4">
          <w:rPr>
            <w:color w:val="FF0000"/>
            <w:lang w:val="en-CA"/>
          </w:rPr>
          <w:delText>Paragraph</w:delText>
        </w:r>
      </w:del>
    </w:p>
    <w:p w14:paraId="64DACC68" w14:textId="7C97243E" w:rsidR="009A7B37" w:rsidRPr="000B4F44" w:rsidDel="00A173A4" w:rsidRDefault="009A7B37">
      <w:pPr>
        <w:pStyle w:val="Titre2"/>
        <w:rPr>
          <w:del w:id="1356" w:author="Eric Boisvert" w:date="2016-03-28T12:37:00Z"/>
          <w:color w:val="FF0000"/>
          <w:lang w:val="en-CA"/>
        </w:rPr>
      </w:pPr>
      <w:bookmarkStart w:id="1357" w:name="_Toc446944569"/>
      <w:del w:id="1358" w:author="Eric Boisvert" w:date="2016-03-28T12:37:00Z">
        <w:r w:rsidRPr="000B4F44" w:rsidDel="00A173A4">
          <w:rPr>
            <w:color w:val="FF0000"/>
            <w:lang w:val="en-CA"/>
          </w:rPr>
          <w:delText>Clauses not containing normative material sub-clause 1</w:delText>
        </w:r>
        <w:bookmarkEnd w:id="1357"/>
      </w:del>
    </w:p>
    <w:p w14:paraId="38E0A16D" w14:textId="0354F027" w:rsidR="009A7B37" w:rsidRPr="000B4F44" w:rsidDel="00A173A4" w:rsidRDefault="009A7B37">
      <w:pPr>
        <w:rPr>
          <w:del w:id="1359" w:author="Eric Boisvert" w:date="2016-03-28T12:37:00Z"/>
          <w:color w:val="FF0000"/>
          <w:lang w:val="en-CA"/>
        </w:rPr>
      </w:pPr>
      <w:del w:id="1360" w:author="Eric Boisvert" w:date="2016-03-28T12:37:00Z">
        <w:r w:rsidRPr="000B4F44" w:rsidDel="00A173A4">
          <w:rPr>
            <w:color w:val="FF0000"/>
            <w:lang w:val="en-CA"/>
          </w:rPr>
          <w:delText>Paragraph</w:delText>
        </w:r>
      </w:del>
    </w:p>
    <w:p w14:paraId="1C9D9ECD" w14:textId="1336A833" w:rsidR="009A7B37" w:rsidRPr="000B4F44" w:rsidDel="00A173A4" w:rsidRDefault="009A7B37" w:rsidP="00B62A72">
      <w:pPr>
        <w:pStyle w:val="Titre3"/>
        <w:rPr>
          <w:del w:id="1361" w:author="Eric Boisvert" w:date="2016-03-28T12:37:00Z"/>
          <w:color w:val="FF0000"/>
        </w:rPr>
      </w:pPr>
      <w:bookmarkStart w:id="1362" w:name="_Toc446944570"/>
      <w:del w:id="1363" w:author="Eric Boisvert" w:date="2016-03-28T12:37:00Z">
        <w:r w:rsidRPr="000B4F44" w:rsidDel="00A173A4">
          <w:rPr>
            <w:color w:val="FF0000"/>
          </w:rPr>
          <w:delText>Clauses not containing normative material sub-clause 2</w:delText>
        </w:r>
        <w:bookmarkEnd w:id="1362"/>
      </w:del>
    </w:p>
    <w:p w14:paraId="65E1EDE5" w14:textId="77777777" w:rsidR="009A7B37" w:rsidRPr="00D12552" w:rsidRDefault="00A6445A">
      <w:pPr>
        <w:pStyle w:val="Titre1"/>
        <w:rPr>
          <w:lang w:val="en-CA"/>
        </w:rPr>
      </w:pPr>
      <w:bookmarkStart w:id="1364" w:name="_Toc446944571"/>
      <w:r>
        <w:rPr>
          <w:lang w:val="en-CA"/>
        </w:rPr>
        <w:t>Logical Model</w:t>
      </w:r>
      <w:bookmarkEnd w:id="1364"/>
    </w:p>
    <w:p w14:paraId="277058B6" w14:textId="5B0192F2" w:rsidR="009A7B37" w:rsidRDefault="00A17543" w:rsidP="004A5507">
      <w:pPr>
        <w:rPr>
          <w:ins w:id="1365"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366"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367"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368" w:author="Ollie Raymond" w:date="2016-02-12T10:10:00Z">
        <w:r w:rsidR="00753A5A" w:rsidRPr="00D12552" w:rsidDel="00C5081E">
          <w:rPr>
            <w:lang w:val="en-CA"/>
          </w:rPr>
          <w:delText xml:space="preserve">won’t </w:delText>
        </w:r>
      </w:del>
      <w:ins w:id="1369"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70" w:author="Eric Boisvert" w:date="2016-01-04T11:42:00Z">
        <w:r w:rsidR="00753A5A" w:rsidRPr="00D12552" w:rsidDel="00D404D2">
          <w:rPr>
            <w:lang w:val="en-CA"/>
          </w:rPr>
          <w:delText xml:space="preserve">an </w:delText>
        </w:r>
      </w:del>
      <w:r w:rsidR="00753A5A" w:rsidRPr="00D12552">
        <w:rPr>
          <w:lang w:val="en-CA"/>
        </w:rPr>
        <w:t>explicit requirement</w:t>
      </w:r>
      <w:ins w:id="1371" w:author="Eric Boisvert" w:date="2016-01-04T11:42:00Z">
        <w:r w:rsidR="00D404D2">
          <w:rPr>
            <w:lang w:val="en-CA"/>
          </w:rPr>
          <w:t>s</w:t>
        </w:r>
      </w:ins>
      <w:r w:rsidR="00753A5A" w:rsidRPr="00D12552">
        <w:rPr>
          <w:lang w:val="en-CA"/>
        </w:rPr>
        <w:t xml:space="preserve"> </w:t>
      </w:r>
      <w:del w:id="1372"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3DAF60D4" w:rsidR="00C5081E" w:rsidRDefault="00C5081E" w:rsidP="004A5507">
      <w:pPr>
        <w:rPr>
          <w:ins w:id="1373" w:author="Eric Boisvert" w:date="2015-10-29T04:35:00Z"/>
          <w:lang w:val="en-CA"/>
        </w:rPr>
      </w:pPr>
      <w:ins w:id="1374" w:author="Ollie Raymond" w:date="2016-02-12T10:10:00Z">
        <w:r>
          <w:rPr>
            <w:lang w:val="en-CA"/>
          </w:rPr>
          <w:t>The logical model contain</w:t>
        </w:r>
      </w:ins>
      <w:ins w:id="1375" w:author="Ollie Raymond" w:date="2016-02-12T10:11:00Z">
        <w:r>
          <w:rPr>
            <w:lang w:val="en-CA"/>
          </w:rPr>
          <w:t>s almost no</w:t>
        </w:r>
      </w:ins>
      <w:ins w:id="1376" w:author="Ollie Raymond" w:date="2016-02-12T10:10:00Z">
        <w:r>
          <w:rPr>
            <w:lang w:val="en-CA"/>
          </w:rPr>
          <w:t xml:space="preserve"> semantic</w:t>
        </w:r>
      </w:ins>
      <w:ins w:id="1377" w:author="Ollie Raymond" w:date="2016-02-12T10:11:00Z">
        <w:r>
          <w:rPr>
            <w:lang w:val="en-CA"/>
          </w:rPr>
          <w:t xml:space="preserve"> </w:t>
        </w:r>
      </w:ins>
      <w:ins w:id="1378" w:author="Ollie Raymond" w:date="2016-02-12T10:10:00Z">
        <w:r>
          <w:rPr>
            <w:lang w:val="en-CA"/>
          </w:rPr>
          <w:t>requirements</w:t>
        </w:r>
      </w:ins>
      <w:ins w:id="1379" w:author="Ollie Raymond" w:date="2016-02-12T10:11:00Z">
        <w:r>
          <w:rPr>
            <w:lang w:val="en-CA"/>
          </w:rPr>
          <w:t xml:space="preserve"> (ie, vocabularies</w:t>
        </w:r>
      </w:ins>
      <w:ins w:id="1380" w:author="Ollie Raymond" w:date="2016-02-12T11:22:00Z">
        <w:r w:rsidR="003D39A1">
          <w:rPr>
            <w:lang w:val="en-CA"/>
          </w:rPr>
          <w:t>, enumerations</w:t>
        </w:r>
      </w:ins>
      <w:ins w:id="1381" w:author="Ollie Raymond" w:date="2016-02-12T10:11:00Z">
        <w:r>
          <w:rPr>
            <w:lang w:val="en-CA"/>
          </w:rPr>
          <w:t>).</w:t>
        </w:r>
      </w:ins>
      <w:ins w:id="1382" w:author="Ollie Raymond" w:date="2016-02-12T11:22:00Z">
        <w:r w:rsidR="003D39A1">
          <w:rPr>
            <w:lang w:val="en-CA"/>
          </w:rPr>
          <w:t xml:space="preserve">  It is expected that user</w:t>
        </w:r>
      </w:ins>
      <w:ins w:id="1383" w:author="Ollie Raymond" w:date="2016-02-12T11:24:00Z">
        <w:r w:rsidR="003D39A1">
          <w:rPr>
            <w:lang w:val="en-CA"/>
          </w:rPr>
          <w:t xml:space="preserve">s </w:t>
        </w:r>
      </w:ins>
      <w:ins w:id="1384" w:author="Ollie Raymond" w:date="2016-02-12T11:22:00Z">
        <w:r w:rsidR="003D39A1">
          <w:rPr>
            <w:lang w:val="en-CA"/>
          </w:rPr>
          <w:t xml:space="preserve">will </w:t>
        </w:r>
      </w:ins>
      <w:ins w:id="1385" w:author="Ollie Raymond" w:date="2016-02-12T11:24:00Z">
        <w:r w:rsidR="003D39A1">
          <w:rPr>
            <w:lang w:val="en-CA"/>
          </w:rPr>
          <w:t>employ</w:t>
        </w:r>
      </w:ins>
      <w:ins w:id="1386" w:author="Ollie Raymond" w:date="2016-02-12T11:22:00Z">
        <w:r w:rsidR="003D39A1">
          <w:rPr>
            <w:lang w:val="en-CA"/>
          </w:rPr>
          <w:t xml:space="preserve"> controlled vocabularies of terms</w:t>
        </w:r>
      </w:ins>
      <w:ins w:id="1387" w:author="Ollie Raymond" w:date="2016-02-12T11:23:00Z">
        <w:r w:rsidR="003D39A1">
          <w:rPr>
            <w:lang w:val="en-CA"/>
          </w:rPr>
          <w:t xml:space="preserve"> </w:t>
        </w:r>
      </w:ins>
      <w:ins w:id="1388" w:author="Ollie Raymond" w:date="2016-02-12T11:24:00Z">
        <w:r w:rsidR="003D39A1">
          <w:rPr>
            <w:lang w:val="en-CA"/>
          </w:rPr>
          <w:t xml:space="preserve">which are developed </w:t>
        </w:r>
        <w:del w:id="1389" w:author="Eric Boisvert" w:date="2016-03-28T12:38:00Z">
          <w:r w:rsidR="003D39A1" w:rsidDel="00A173A4">
            <w:rPr>
              <w:lang w:val="en-CA"/>
            </w:rPr>
            <w:delText>and governed outside of the GeoSciML model</w:delText>
          </w:r>
        </w:del>
      </w:ins>
      <w:ins w:id="1390" w:author="Eric Boisvert" w:date="2016-03-28T12:38:00Z">
        <w:r w:rsidR="00A173A4">
          <w:rPr>
            <w:lang w:val="en-CA"/>
          </w:rPr>
          <w:t>by user communities</w:t>
        </w:r>
      </w:ins>
      <w:ins w:id="1391" w:author="Ollie Raymond" w:date="2016-02-12T11:23:00Z">
        <w:r w:rsidR="003D39A1">
          <w:rPr>
            <w:lang w:val="en-CA"/>
          </w:rPr>
          <w:t>.</w:t>
        </w:r>
      </w:ins>
      <w:ins w:id="1392" w:author="Ollie Raymond" w:date="2016-02-12T11:34:00Z">
        <w:r w:rsidR="00B2217A">
          <w:rPr>
            <w:lang w:val="en-CA"/>
          </w:rPr>
          <w:t xml:space="preserve">  The model provides mechanisms for delivering </w:t>
        </w:r>
      </w:ins>
      <w:ins w:id="1393" w:author="Ollie Raymond" w:date="2016-02-12T11:35:00Z">
        <w:r w:rsidR="00B2217A">
          <w:rPr>
            <w:lang w:val="en-CA"/>
          </w:rPr>
          <w:t>concepts from c</w:t>
        </w:r>
      </w:ins>
      <w:ins w:id="1394" w:author="Ollie Raymond" w:date="2016-02-12T11:34:00Z">
        <w:r w:rsidR="00B2217A">
          <w:rPr>
            <w:lang w:val="en-CA"/>
          </w:rPr>
          <w:t>ontrolled voca</w:t>
        </w:r>
      </w:ins>
      <w:ins w:id="1395" w:author="Ollie Raymond" w:date="2016-02-12T11:35:00Z">
        <w:r w:rsidR="00B2217A">
          <w:rPr>
            <w:lang w:val="en-CA"/>
          </w:rPr>
          <w:t>bularies via</w:t>
        </w:r>
      </w:ins>
      <w:ins w:id="1396" w:author="Ollie Raymond" w:date="2016-02-12T11:36:00Z">
        <w:r w:rsidR="00B2217A">
          <w:rPr>
            <w:lang w:val="en-CA"/>
          </w:rPr>
          <w:t xml:space="preserve"> URI’s and</w:t>
        </w:r>
      </w:ins>
      <w:ins w:id="1397"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98" w:author="Ollie Raymond" w:date="2016-02-12T11:34:00Z"/>
          <w:color w:val="000000"/>
          <w:lang w:val="en-CA"/>
          <w:rPrChange w:id="1399" w:author="Ollie Raymond" w:date="2016-02-12T12:48:00Z">
            <w:rPr>
              <w:del w:id="1400" w:author="Ollie Raymond" w:date="2016-02-12T11:34:00Z"/>
              <w:lang w:val="en-CA"/>
            </w:rPr>
          </w:rPrChange>
        </w:rPr>
      </w:pPr>
      <w:ins w:id="1401" w:author="Eric Boisvert" w:date="2015-10-29T04:35:00Z">
        <w:del w:id="1402" w:author="Ollie Raymond" w:date="2016-02-12T11:34:00Z">
          <w:r w:rsidRPr="009F4AF5" w:rsidDel="00B2217A">
            <w:rPr>
              <w:color w:val="000000"/>
              <w:highlight w:val="yellow"/>
              <w:lang w:val="en-CA"/>
              <w:rPrChange w:id="1403" w:author="Ollie Raymond" w:date="2016-02-12T12:48:00Z">
                <w:rPr>
                  <w:lang w:val="en-CA"/>
                </w:rPr>
              </w:rPrChange>
            </w:rPr>
            <w:delText>Add explanation on how community must extend this specification (for example, to impose their own vocabularies)</w:delText>
          </w:r>
        </w:del>
      </w:ins>
    </w:p>
    <w:p w14:paraId="1C0814E3" w14:textId="48E10E3C" w:rsidR="00A6445A" w:rsidRPr="009F4AF5" w:rsidRDefault="00A6445A" w:rsidP="00A6445A">
      <w:pPr>
        <w:rPr>
          <w:color w:val="000000"/>
          <w:lang w:val="en-CA"/>
          <w:rPrChange w:id="1404" w:author="Ollie Raymond" w:date="2016-02-12T12:48:00Z">
            <w:rPr>
              <w:color w:val="FF0000"/>
              <w:lang w:val="en-CA"/>
            </w:rPr>
          </w:rPrChange>
        </w:rPr>
      </w:pPr>
      <w:r w:rsidRPr="009F4AF5">
        <w:rPr>
          <w:color w:val="000000"/>
          <w:lang w:val="en-CA"/>
          <w:rPrChange w:id="1405" w:author="Ollie Raymond" w:date="2016-02-12T12:48:00Z">
            <w:rPr>
              <w:color w:val="FF0000"/>
              <w:lang w:val="en-CA"/>
            </w:rPr>
          </w:rPrChange>
        </w:rPr>
        <w:t xml:space="preserve">The UML model provides name, structure and cardinality for </w:t>
      </w:r>
      <w:del w:id="1406" w:author="Ollie Raymond" w:date="2016-02-12T11:37:00Z">
        <w:r w:rsidRPr="009F4AF5" w:rsidDel="00B2217A">
          <w:rPr>
            <w:color w:val="000000"/>
            <w:lang w:val="en-CA"/>
            <w:rPrChange w:id="1407" w:author="Ollie Raymond" w:date="2016-02-12T12:48:00Z">
              <w:rPr>
                <w:color w:val="FF0000"/>
                <w:lang w:val="en-CA"/>
              </w:rPr>
            </w:rPrChange>
          </w:rPr>
          <w:delText xml:space="preserve">the </w:delText>
        </w:r>
      </w:del>
      <w:r w:rsidRPr="009F4AF5">
        <w:rPr>
          <w:color w:val="000000"/>
          <w:lang w:val="en-CA"/>
          <w:rPrChange w:id="1408" w:author="Ollie Raymond" w:date="2016-02-12T12:48:00Z">
            <w:rPr>
              <w:color w:val="FF0000"/>
              <w:lang w:val="en-CA"/>
            </w:rPr>
          </w:rPrChange>
        </w:rPr>
        <w:t>data element</w:t>
      </w:r>
      <w:ins w:id="1409" w:author="Ollie Raymond" w:date="2016-02-12T11:37:00Z">
        <w:r w:rsidR="00B2217A" w:rsidRPr="009F4AF5">
          <w:rPr>
            <w:color w:val="000000"/>
            <w:lang w:val="en-CA"/>
            <w:rPrChange w:id="1410" w:author="Ollie Raymond" w:date="2016-02-12T12:48:00Z">
              <w:rPr>
                <w:color w:val="FF0000"/>
                <w:lang w:val="en-CA"/>
              </w:rPr>
            </w:rPrChange>
          </w:rPr>
          <w:t>s</w:t>
        </w:r>
      </w:ins>
      <w:r w:rsidRPr="009F4AF5">
        <w:rPr>
          <w:color w:val="000000"/>
          <w:lang w:val="en-CA"/>
          <w:rPrChange w:id="1411"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412" w:author="Ollie Raymond" w:date="2016-02-12T11:37:00Z">
        <w:r w:rsidRPr="009F4AF5" w:rsidDel="00B2217A">
          <w:rPr>
            <w:color w:val="000000"/>
            <w:lang w:val="en-CA"/>
            <w:rPrChange w:id="1413" w:author="Ollie Raymond" w:date="2016-02-12T12:48:00Z">
              <w:rPr>
                <w:color w:val="FF0000"/>
                <w:lang w:val="en-CA"/>
              </w:rPr>
            </w:rPrChange>
          </w:rPr>
          <w:delText>s</w:delText>
        </w:r>
      </w:del>
      <w:r w:rsidRPr="009F4AF5">
        <w:rPr>
          <w:color w:val="000000"/>
          <w:lang w:val="en-CA"/>
          <w:rPrChange w:id="1414" w:author="Ollie Raymond" w:date="2016-02-12T12:48:00Z">
            <w:rPr>
              <w:color w:val="FF0000"/>
              <w:lang w:val="en-CA"/>
            </w:rPr>
          </w:rPrChange>
        </w:rPr>
        <w:t xml:space="preserve"> for mapping UML to RDBMS.  Although it is assumed that UML is technologically neutral, in reality</w:t>
      </w:r>
      <w:del w:id="1415" w:author="Ollie Raymond" w:date="2016-02-12T11:37:00Z">
        <w:r w:rsidRPr="009F4AF5" w:rsidDel="00B2217A">
          <w:rPr>
            <w:color w:val="000000"/>
            <w:lang w:val="en-CA"/>
            <w:rPrChange w:id="1416" w:author="Ollie Raymond" w:date="2016-02-12T12:48:00Z">
              <w:rPr>
                <w:color w:val="FF0000"/>
                <w:lang w:val="en-CA"/>
              </w:rPr>
            </w:rPrChange>
          </w:rPr>
          <w:delText>,</w:delText>
        </w:r>
      </w:del>
      <w:r w:rsidRPr="009F4AF5">
        <w:rPr>
          <w:color w:val="000000"/>
          <w:lang w:val="en-CA"/>
          <w:rPrChange w:id="1417" w:author="Ollie Raymond" w:date="2016-02-12T12:48:00Z">
            <w:rPr>
              <w:color w:val="FF0000"/>
              <w:lang w:val="en-CA"/>
            </w:rPr>
          </w:rPrChange>
        </w:rPr>
        <w:t xml:space="preserve"> UML models always end up addressing some of the physical model details.  The current </w:t>
      </w:r>
      <w:ins w:id="1418" w:author="Ollie Raymond" w:date="2016-02-12T11:38:00Z">
        <w:r w:rsidR="00B2217A" w:rsidRPr="009F4AF5">
          <w:rPr>
            <w:color w:val="000000"/>
            <w:lang w:val="en-CA"/>
            <w:rPrChange w:id="1419" w:author="Ollie Raymond" w:date="2016-02-12T12:48:00Z">
              <w:rPr>
                <w:color w:val="FF0000"/>
                <w:lang w:val="en-CA"/>
              </w:rPr>
            </w:rPrChange>
          </w:rPr>
          <w:t xml:space="preserve">GeoSciML </w:t>
        </w:r>
      </w:ins>
      <w:r w:rsidRPr="009F4AF5">
        <w:rPr>
          <w:color w:val="000000"/>
          <w:lang w:val="en-CA"/>
          <w:rPrChange w:id="1420" w:author="Ollie Raymond" w:date="2016-02-12T12:48:00Z">
            <w:rPr>
              <w:color w:val="FF0000"/>
              <w:lang w:val="en-CA"/>
            </w:rPr>
          </w:rPrChange>
        </w:rPr>
        <w:t>UML model has been designed as a GML application</w:t>
      </w:r>
      <w:ins w:id="1421" w:author="Eric Boisvert" w:date="2016-01-04T11:43:00Z">
        <w:r w:rsidR="00D404D2" w:rsidRPr="009F4AF5">
          <w:rPr>
            <w:color w:val="000000"/>
            <w:lang w:val="en-CA"/>
            <w:rPrChange w:id="1422" w:author="Ollie Raymond" w:date="2016-02-12T12:48:00Z">
              <w:rPr>
                <w:color w:val="FF0000"/>
                <w:lang w:val="en-CA"/>
              </w:rPr>
            </w:rPrChange>
          </w:rPr>
          <w:t xml:space="preserve"> according to ISO 19109</w:t>
        </w:r>
      </w:ins>
      <w:r w:rsidRPr="009F4AF5">
        <w:rPr>
          <w:color w:val="000000"/>
          <w:lang w:val="en-CA"/>
          <w:rPrChange w:id="1423" w:author="Ollie Raymond" w:date="2016-02-12T12:48:00Z">
            <w:rPr>
              <w:color w:val="FF0000"/>
              <w:lang w:val="en-CA"/>
            </w:rPr>
          </w:rPrChange>
        </w:rPr>
        <w:t xml:space="preserve"> and borrows some of artefacts of GML</w:t>
      </w:r>
      <w:ins w:id="1424" w:author="Eric Boisvert" w:date="2016-01-04T11:43:00Z">
        <w:r w:rsidR="00D404D2" w:rsidRPr="009F4AF5">
          <w:rPr>
            <w:color w:val="000000"/>
            <w:lang w:val="en-CA"/>
            <w:rPrChange w:id="1425" w:author="Ollie Raymond" w:date="2016-02-12T12:48:00Z">
              <w:rPr>
                <w:color w:val="FF0000"/>
                <w:lang w:val="en-CA"/>
              </w:rPr>
            </w:rPrChange>
          </w:rPr>
          <w:t>.</w:t>
        </w:r>
      </w:ins>
      <w:r w:rsidRPr="009F4AF5">
        <w:rPr>
          <w:color w:val="000000"/>
          <w:lang w:val="en-CA"/>
          <w:rPrChange w:id="1426" w:author="Ollie Raymond" w:date="2016-02-12T12:48:00Z">
            <w:rPr>
              <w:color w:val="FF0000"/>
              <w:lang w:val="en-CA"/>
            </w:rPr>
          </w:rPrChange>
        </w:rPr>
        <w:t xml:space="preserve"> </w:t>
      </w:r>
      <w:del w:id="1427" w:author="Eric Boisvert" w:date="2016-01-04T11:43:00Z">
        <w:r w:rsidRPr="009F4AF5" w:rsidDel="00D404D2">
          <w:rPr>
            <w:color w:val="000000"/>
            <w:lang w:val="en-CA"/>
            <w:rPrChange w:id="1428" w:author="Ollie Raymond" w:date="2016-02-12T12:48:00Z">
              <w:rPr>
                <w:color w:val="FF0000"/>
                <w:lang w:val="en-CA"/>
              </w:rPr>
            </w:rPrChange>
          </w:rPr>
          <w:delText xml:space="preserve">and </w:delText>
        </w:r>
      </w:del>
      <w:ins w:id="1429" w:author="Eric Boisvert" w:date="2016-01-04T11:44:00Z">
        <w:r w:rsidR="00D404D2" w:rsidRPr="009F4AF5">
          <w:rPr>
            <w:color w:val="000000"/>
            <w:lang w:val="en-CA"/>
            <w:rPrChange w:id="1430" w:author="Ollie Raymond" w:date="2016-02-12T12:48:00Z">
              <w:rPr>
                <w:color w:val="FF0000"/>
                <w:lang w:val="en-CA"/>
              </w:rPr>
            </w:rPrChange>
          </w:rPr>
          <w:t>S</w:t>
        </w:r>
      </w:ins>
      <w:del w:id="1431" w:author="Eric Boisvert" w:date="2016-01-04T11:44:00Z">
        <w:r w:rsidRPr="009F4AF5" w:rsidDel="00D404D2">
          <w:rPr>
            <w:color w:val="000000"/>
            <w:lang w:val="en-CA"/>
            <w:rPrChange w:id="1432" w:author="Ollie Raymond" w:date="2016-02-12T12:48:00Z">
              <w:rPr>
                <w:color w:val="FF0000"/>
                <w:lang w:val="en-CA"/>
              </w:rPr>
            </w:rPrChange>
          </w:rPr>
          <w:delText>s</w:delText>
        </w:r>
      </w:del>
      <w:r w:rsidRPr="009F4AF5">
        <w:rPr>
          <w:color w:val="000000"/>
          <w:lang w:val="en-CA"/>
          <w:rPrChange w:id="1433" w:author="Ollie Raymond" w:date="2016-02-12T12:48:00Z">
            <w:rPr>
              <w:color w:val="FF0000"/>
              <w:lang w:val="en-CA"/>
            </w:rPr>
          </w:rPrChange>
        </w:rPr>
        <w:t>everal design decisions were guided by limitations of UML (eg. single inheritance) and XSD (package dependencies artefacts)</w:t>
      </w:r>
      <w:ins w:id="1434" w:author="Eric Boisvert" w:date="2016-01-04T11:44:00Z">
        <w:r w:rsidR="00D404D2" w:rsidRPr="009F4AF5">
          <w:rPr>
            <w:color w:val="000000"/>
            <w:lang w:val="en-CA"/>
            <w:rPrChange w:id="1435" w:author="Ollie Raymond" w:date="2016-02-12T12:48:00Z">
              <w:rPr>
                <w:color w:val="FF0000"/>
                <w:lang w:val="en-CA"/>
              </w:rPr>
            </w:rPrChange>
          </w:rPr>
          <w:t xml:space="preserve"> and some constrain</w:t>
        </w:r>
      </w:ins>
      <w:ins w:id="1436" w:author="Ollie Raymond" w:date="2016-02-12T11:38:00Z">
        <w:r w:rsidR="00B2217A" w:rsidRPr="009F4AF5">
          <w:rPr>
            <w:color w:val="000000"/>
            <w:lang w:val="en-CA"/>
            <w:rPrChange w:id="1437" w:author="Ollie Raymond" w:date="2016-02-12T12:48:00Z">
              <w:rPr>
                <w:color w:val="FF0000"/>
                <w:lang w:val="en-CA"/>
              </w:rPr>
            </w:rPrChange>
          </w:rPr>
          <w:t>t</w:t>
        </w:r>
      </w:ins>
      <w:ins w:id="1438" w:author="Eric Boisvert" w:date="2016-01-04T11:44:00Z">
        <w:r w:rsidR="00D404D2" w:rsidRPr="009F4AF5">
          <w:rPr>
            <w:color w:val="000000"/>
            <w:lang w:val="en-CA"/>
            <w:rPrChange w:id="1439" w:author="Ollie Raymond" w:date="2016-02-12T12:48:00Z">
              <w:rPr>
                <w:color w:val="FF0000"/>
                <w:lang w:val="en-CA"/>
              </w:rPr>
            </w:rPrChange>
          </w:rPr>
          <w:t xml:space="preserve">s of GML delivery </w:t>
        </w:r>
        <w:del w:id="1440" w:author="Ollie Raymond" w:date="2016-02-12T11:38:00Z">
          <w:r w:rsidR="00D404D2" w:rsidRPr="009F4AF5" w:rsidDel="00B2217A">
            <w:rPr>
              <w:color w:val="000000"/>
              <w:lang w:val="en-CA"/>
              <w:rPrChange w:id="1441" w:author="Ollie Raymond" w:date="2016-02-12T12:48:00Z">
                <w:rPr>
                  <w:color w:val="FF0000"/>
                  <w:lang w:val="en-CA"/>
                </w:rPr>
              </w:rPrChange>
            </w:rPr>
            <w:delText>over</w:delText>
          </w:r>
        </w:del>
      </w:ins>
      <w:ins w:id="1442" w:author="Ollie Raymond" w:date="2016-02-12T11:38:00Z">
        <w:r w:rsidR="00B2217A" w:rsidRPr="009F4AF5">
          <w:rPr>
            <w:color w:val="000000"/>
            <w:lang w:val="en-CA"/>
            <w:rPrChange w:id="1443" w:author="Ollie Raymond" w:date="2016-02-12T12:48:00Z">
              <w:rPr>
                <w:color w:val="FF0000"/>
                <w:lang w:val="en-CA"/>
              </w:rPr>
            </w:rPrChange>
          </w:rPr>
          <w:t>using</w:t>
        </w:r>
      </w:ins>
      <w:ins w:id="1444" w:author="Eric Boisvert" w:date="2016-01-04T11:44:00Z">
        <w:r w:rsidR="00D404D2" w:rsidRPr="009F4AF5">
          <w:rPr>
            <w:color w:val="000000"/>
            <w:lang w:val="en-CA"/>
            <w:rPrChange w:id="1445" w:author="Ollie Raymond" w:date="2016-02-12T12:48:00Z">
              <w:rPr>
                <w:color w:val="FF0000"/>
                <w:lang w:val="en-CA"/>
              </w:rPr>
            </w:rPrChange>
          </w:rPr>
          <w:t xml:space="preserve"> </w:t>
        </w:r>
      </w:ins>
      <w:ins w:id="1446" w:author="Eric Boisvert" w:date="2016-03-28T12:40:00Z">
        <w:r w:rsidR="00A173A4">
          <w:rPr>
            <w:color w:val="000000"/>
            <w:lang w:val="en-CA"/>
          </w:rPr>
          <w:t xml:space="preserve">ISO19142 </w:t>
        </w:r>
      </w:ins>
      <w:ins w:id="1447" w:author="Eric Boisvert" w:date="2016-01-04T11:44:00Z">
        <w:r w:rsidR="00D404D2" w:rsidRPr="009F4AF5">
          <w:rPr>
            <w:color w:val="000000"/>
            <w:lang w:val="en-CA"/>
            <w:rPrChange w:id="1448" w:author="Ollie Raymond" w:date="2016-02-12T12:48:00Z">
              <w:rPr>
                <w:color w:val="FF0000"/>
                <w:lang w:val="en-CA"/>
              </w:rPr>
            </w:rPrChange>
          </w:rPr>
          <w:t>WFS (for instance, some XSD encoding</w:t>
        </w:r>
      </w:ins>
      <w:ins w:id="1449" w:author="Ollie Raymond" w:date="2016-02-12T11:38:00Z">
        <w:r w:rsidR="00B2217A" w:rsidRPr="009F4AF5">
          <w:rPr>
            <w:color w:val="000000"/>
            <w:lang w:val="en-CA"/>
            <w:rPrChange w:id="1450" w:author="Ollie Raymond" w:date="2016-02-12T12:48:00Z">
              <w:rPr>
                <w:color w:val="FF0000"/>
                <w:lang w:val="en-CA"/>
              </w:rPr>
            </w:rPrChange>
          </w:rPr>
          <w:t>s</w:t>
        </w:r>
      </w:ins>
      <w:ins w:id="1451" w:author="Eric Boisvert" w:date="2016-01-04T11:44:00Z">
        <w:r w:rsidR="00D404D2" w:rsidRPr="009F4AF5">
          <w:rPr>
            <w:color w:val="000000"/>
            <w:lang w:val="en-CA"/>
            <w:rPrChange w:id="1452" w:author="Ollie Raymond" w:date="2016-02-12T12:48:00Z">
              <w:rPr>
                <w:color w:val="FF0000"/>
                <w:lang w:val="en-CA"/>
              </w:rPr>
            </w:rPrChange>
          </w:rPr>
          <w:t xml:space="preserve"> are not queryable easily with </w:t>
        </w:r>
      </w:ins>
      <w:ins w:id="1453" w:author="Eric Boisvert" w:date="2016-03-28T12:40:00Z">
        <w:r w:rsidR="00A173A4">
          <w:rPr>
            <w:color w:val="000000"/>
            <w:lang w:val="en-CA"/>
          </w:rPr>
          <w:t xml:space="preserve">ISO19143 </w:t>
        </w:r>
      </w:ins>
      <w:ins w:id="1454" w:author="Eric Boisvert" w:date="2016-01-04T11:44:00Z">
        <w:r w:rsidR="00D404D2" w:rsidRPr="009F4AF5">
          <w:rPr>
            <w:color w:val="000000"/>
            <w:lang w:val="en-CA"/>
            <w:rPrChange w:id="1455" w:author="Ollie Raymond" w:date="2016-02-12T12:48:00Z">
              <w:rPr>
                <w:color w:val="FF0000"/>
                <w:lang w:val="en-CA"/>
              </w:rPr>
            </w:rPrChange>
          </w:rPr>
          <w:t>FES)</w:t>
        </w:r>
      </w:ins>
      <w:r w:rsidRPr="009F4AF5">
        <w:rPr>
          <w:color w:val="000000"/>
          <w:lang w:val="en-CA"/>
          <w:rPrChange w:id="1456" w:author="Ollie Raymond" w:date="2016-02-12T12:48:00Z">
            <w:rPr>
              <w:color w:val="FF0000"/>
              <w:lang w:val="en-CA"/>
            </w:rPr>
          </w:rPrChange>
        </w:rPr>
        <w:t>.  But the UML model is detailed enough to constrain the main elements of any encoding; the name</w:t>
      </w:r>
      <w:ins w:id="1457" w:author="Ollie Raymond" w:date="2016-02-12T11:39:00Z">
        <w:r w:rsidR="00B2217A" w:rsidRPr="009F4AF5">
          <w:rPr>
            <w:color w:val="000000"/>
            <w:lang w:val="en-CA"/>
            <w:rPrChange w:id="1458" w:author="Ollie Raymond" w:date="2016-02-12T12:48:00Z">
              <w:rPr>
                <w:color w:val="FF0000"/>
                <w:lang w:val="en-CA"/>
              </w:rPr>
            </w:rPrChange>
          </w:rPr>
          <w:t>s</w:t>
        </w:r>
      </w:ins>
      <w:r w:rsidRPr="009F4AF5">
        <w:rPr>
          <w:color w:val="000000"/>
          <w:lang w:val="en-CA"/>
          <w:rPrChange w:id="1459" w:author="Ollie Raymond" w:date="2016-02-12T12:48:00Z">
            <w:rPr>
              <w:color w:val="FF0000"/>
              <w:lang w:val="en-CA"/>
            </w:rPr>
          </w:rPrChange>
        </w:rPr>
        <w:t xml:space="preserve"> of </w:t>
      </w:r>
      <w:del w:id="1460" w:author="Ollie Raymond" w:date="2016-02-12T11:39:00Z">
        <w:r w:rsidRPr="009F4AF5" w:rsidDel="00B2217A">
          <w:rPr>
            <w:color w:val="000000"/>
            <w:lang w:val="en-CA"/>
            <w:rPrChange w:id="1461" w:author="Ollie Raymond" w:date="2016-02-12T12:48:00Z">
              <w:rPr>
                <w:color w:val="FF0000"/>
                <w:lang w:val="en-CA"/>
              </w:rPr>
            </w:rPrChange>
          </w:rPr>
          <w:delText xml:space="preserve">the </w:delText>
        </w:r>
      </w:del>
      <w:r w:rsidRPr="009F4AF5">
        <w:rPr>
          <w:color w:val="000000"/>
          <w:lang w:val="en-CA"/>
          <w:rPrChange w:id="1462" w:author="Ollie Raymond" w:date="2016-02-12T12:48:00Z">
            <w:rPr>
              <w:color w:val="FF0000"/>
              <w:lang w:val="en-CA"/>
            </w:rPr>
          </w:rPrChange>
        </w:rPr>
        <w:t xml:space="preserve">entities and the cardinality of </w:t>
      </w:r>
      <w:del w:id="1463" w:author="Ollie Raymond" w:date="2016-02-12T11:39:00Z">
        <w:r w:rsidRPr="009F4AF5" w:rsidDel="00B2217A">
          <w:rPr>
            <w:color w:val="000000"/>
            <w:lang w:val="en-CA"/>
            <w:rPrChange w:id="1464" w:author="Ollie Raymond" w:date="2016-02-12T12:48:00Z">
              <w:rPr>
                <w:color w:val="FF0000"/>
                <w:lang w:val="en-CA"/>
              </w:rPr>
            </w:rPrChange>
          </w:rPr>
          <w:delText xml:space="preserve">the </w:delText>
        </w:r>
      </w:del>
      <w:r w:rsidRPr="009F4AF5">
        <w:rPr>
          <w:color w:val="000000"/>
          <w:lang w:val="en-CA"/>
          <w:rPrChange w:id="1465"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466" w:author="Ollie Raymond" w:date="2016-02-12T11:39:00Z">
        <w:r w:rsidR="00B2217A" w:rsidRPr="009F4AF5">
          <w:rPr>
            <w:color w:val="000000"/>
            <w:lang w:val="en-CA"/>
            <w:rPrChange w:id="1467" w:author="Ollie Raymond" w:date="2016-02-12T12:48:00Z">
              <w:rPr>
                <w:color w:val="FF0000"/>
                <w:lang w:val="en-CA"/>
              </w:rPr>
            </w:rPrChange>
          </w:rPr>
          <w:t>,</w:t>
        </w:r>
      </w:ins>
      <w:r w:rsidRPr="009F4AF5">
        <w:rPr>
          <w:color w:val="000000"/>
          <w:lang w:val="en-CA"/>
          <w:rPrChange w:id="1468"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469" w:author="Ollie Raymond" w:date="2016-02-12T12:48:00Z">
            <w:rPr>
              <w:color w:val="FF0000"/>
              <w:lang w:val="en-CA"/>
            </w:rPr>
          </w:rPrChange>
        </w:rPr>
      </w:pPr>
      <w:r w:rsidRPr="009F4AF5">
        <w:rPr>
          <w:color w:val="000000"/>
          <w:lang w:val="en-CA"/>
          <w:rPrChange w:id="1470"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1471" w:name="_Toc446944572"/>
      <w:r>
        <w:rPr>
          <w:lang w:val="en-CA"/>
        </w:rPr>
        <w:t>Property cardinality</w:t>
      </w:r>
      <w:bookmarkEnd w:id="1471"/>
    </w:p>
    <w:p w14:paraId="68C34312" w14:textId="32D98CA0" w:rsidR="00A6445A" w:rsidRDefault="009C3567" w:rsidP="004A5507">
      <w:pPr>
        <w:rPr>
          <w:lang w:val="en-CA"/>
        </w:rPr>
      </w:pPr>
      <w:r>
        <w:rPr>
          <w:lang w:val="en-CA"/>
        </w:rPr>
        <w:t xml:space="preserve">All properties that could be made optional are optional in GeoSciML 4.0.  This is a </w:t>
      </w:r>
      <w:del w:id="1472" w:author="Ollie Raymond" w:date="2016-02-12T11:40:00Z">
        <w:r w:rsidDel="00B2217A">
          <w:rPr>
            <w:lang w:val="en-CA"/>
          </w:rPr>
          <w:delText xml:space="preserve">complete </w:delText>
        </w:r>
      </w:del>
      <w:r>
        <w:rPr>
          <w:lang w:val="en-CA"/>
        </w:rPr>
        <w:t xml:space="preserve">reversal of </w:t>
      </w:r>
      <w:ins w:id="1473" w:author="Ollie Raymond" w:date="2016-02-12T11:40:00Z">
        <w:r w:rsidR="00B2217A">
          <w:rPr>
            <w:lang w:val="en-CA"/>
          </w:rPr>
          <w:t xml:space="preserve">the pattern used in GeoSciML </w:t>
        </w:r>
      </w:ins>
      <w:ins w:id="1474"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475" w:author="Eric Boisvert" w:date="2016-01-04T11:47:00Z">
        <w:r w:rsidDel="00D404D2">
          <w:rPr>
            <w:lang w:val="en-CA"/>
          </w:rPr>
          <w:delText>“nillables”</w:delText>
        </w:r>
      </w:del>
      <w:ins w:id="1476" w:author="Eric Boisvert" w:date="2016-01-04T11:49:00Z">
        <w:r w:rsidR="00D404D2">
          <w:rPr>
            <w:lang w:val="en-CA"/>
          </w:rPr>
          <w:t>nillable properties</w:t>
        </w:r>
      </w:ins>
      <w:r>
        <w:rPr>
          <w:lang w:val="en-CA"/>
        </w:rPr>
        <w:t xml:space="preserve">.  This design attracted a lot of criticism (not </w:t>
      </w:r>
      <w:del w:id="1477" w:author="Eric Boisvert" w:date="2016-01-04T11:50:00Z">
        <w:r w:rsidDel="00D404D2">
          <w:rPr>
            <w:lang w:val="en-CA"/>
          </w:rPr>
          <w:delText xml:space="preserve">necessary </w:delText>
        </w:r>
      </w:del>
      <w:ins w:id="1478" w:author="Eric Boisvert" w:date="2016-01-04T11:50:00Z">
        <w:r w:rsidR="00D404D2">
          <w:rPr>
            <w:lang w:val="en-CA"/>
          </w:rPr>
          <w:t xml:space="preserve">only </w:t>
        </w:r>
      </w:ins>
      <w:r>
        <w:rPr>
          <w:lang w:val="en-CA"/>
        </w:rPr>
        <w:t xml:space="preserve">for GeoSciML but </w:t>
      </w:r>
      <w:ins w:id="1479"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80" w:author="Eric Boisvert" w:date="2015-10-27T17:06:00Z">
        <w:r w:rsidDel="00773E1B">
          <w:rPr>
            <w:lang w:val="en-CA"/>
          </w:rPr>
          <w:delText xml:space="preserve">the </w:delText>
        </w:r>
      </w:del>
      <w:ins w:id="1481" w:author="Eric Boisvert" w:date="2015-10-27T17:06:00Z">
        <w:r w:rsidR="00773E1B">
          <w:rPr>
            <w:lang w:val="en-CA"/>
          </w:rPr>
          <w:t xml:space="preserve"> </w:t>
        </w:r>
      </w:ins>
      <w:r>
        <w:rPr>
          <w:lang w:val="en-CA"/>
        </w:rPr>
        <w:t xml:space="preserve">filling the instance with nil properties </w:t>
      </w:r>
      <w:del w:id="1482" w:author="Eric Boisvert" w:date="2015-10-27T17:06:00Z">
        <w:r w:rsidDel="00773E1B">
          <w:rPr>
            <w:lang w:val="en-CA"/>
          </w:rPr>
          <w:delText xml:space="preserve">as </w:delText>
        </w:r>
      </w:del>
      <w:ins w:id="1483" w:author="Eric Boisvert" w:date="2015-10-27T17:06:00Z">
        <w:r w:rsidR="00773E1B">
          <w:rPr>
            <w:lang w:val="en-CA"/>
          </w:rPr>
          <w:t xml:space="preserve">is </w:t>
        </w:r>
      </w:ins>
      <w:r>
        <w:rPr>
          <w:lang w:val="en-CA"/>
        </w:rPr>
        <w:t>“unnecessa</w:t>
      </w:r>
      <w:ins w:id="1484" w:author="Eric Boisvert" w:date="2015-10-27T17:06:00Z">
        <w:r w:rsidR="00773E1B">
          <w:rPr>
            <w:lang w:val="en-CA"/>
          </w:rPr>
          <w:t>re</w:t>
        </w:r>
      </w:ins>
      <w:del w:id="1485" w:author="Eric Boisvert" w:date="2015-10-27T17:06:00Z">
        <w:r w:rsidDel="00773E1B">
          <w:rPr>
            <w:lang w:val="en-CA"/>
          </w:rPr>
          <w:delText>r</w:delText>
        </w:r>
      </w:del>
      <w:ins w:id="1486" w:author="Eric Boisvert" w:date="2015-10-27T17:06:00Z">
        <w:r w:rsidR="00773E1B">
          <w:rPr>
            <w:lang w:val="en-CA"/>
          </w:rPr>
          <w:t>l</w:t>
        </w:r>
      </w:ins>
      <w:r>
        <w:rPr>
          <w:lang w:val="en-CA"/>
        </w:rPr>
        <w:t xml:space="preserve">y verbose” and a waste of bandwidth.  </w:t>
      </w:r>
      <w:ins w:id="1487"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88" w:author="Eric Boisvert" w:date="2016-01-04T12:00:00Z"/>
          <w:lang w:val="en-CA"/>
        </w:rPr>
      </w:pPr>
      <w:del w:id="1489" w:author="Eric Boisvert" w:date="2016-01-04T11:51:00Z">
        <w:r w:rsidDel="00EC644A">
          <w:rPr>
            <w:lang w:val="en-CA"/>
          </w:rPr>
          <w:delText>It has been argued that nillable properties are just a verbose absent value, but</w:delText>
        </w:r>
      </w:del>
      <w:r>
        <w:rPr>
          <w:lang w:val="en-CA"/>
        </w:rPr>
        <w:t xml:space="preserve"> </w:t>
      </w:r>
      <w:ins w:id="1490" w:author="Eric Boisvert" w:date="2016-01-04T11:51:00Z">
        <w:r w:rsidR="00EC644A">
          <w:rPr>
            <w:lang w:val="en-CA"/>
          </w:rPr>
          <w:t>N</w:t>
        </w:r>
      </w:ins>
      <w:del w:id="1491" w:author="Eric Boisvert" w:date="2016-01-04T11:51:00Z">
        <w:r w:rsidDel="00EC644A">
          <w:rPr>
            <w:lang w:val="en-CA"/>
          </w:rPr>
          <w:delText>n</w:delText>
        </w:r>
      </w:del>
      <w:r>
        <w:rPr>
          <w:lang w:val="en-CA"/>
        </w:rPr>
        <w:t>illable properties actually carry useful or even required information</w:t>
      </w:r>
      <w:del w:id="1492" w:author="Eric Boisvert" w:date="2016-01-04T11:54:00Z">
        <w:r w:rsidDel="00EC644A">
          <w:rPr>
            <w:lang w:val="en-CA"/>
          </w:rPr>
          <w:delText xml:space="preserve"> – through nilReason </w:delText>
        </w:r>
        <w:r w:rsidDel="00EC644A">
          <w:rPr>
            <w:lang w:val="en-CA"/>
          </w:rPr>
          <w:lastRenderedPageBreak/>
          <w:delText xml:space="preserve">attribute in XML- </w:delText>
        </w:r>
      </w:del>
      <w:r>
        <w:rPr>
          <w:lang w:val="en-CA"/>
        </w:rPr>
        <w:t>in certain use cases, such a</w:t>
      </w:r>
      <w:ins w:id="1493" w:author="Eric Boisvert" w:date="2016-01-04T11:41:00Z">
        <w:r w:rsidR="00D404D2">
          <w:rPr>
            <w:lang w:val="en-CA"/>
          </w:rPr>
          <w:t>s</w:t>
        </w:r>
      </w:ins>
      <w:r>
        <w:rPr>
          <w:lang w:val="en-CA"/>
        </w:rPr>
        <w:t xml:space="preserve"> legally bounded data exchange scenarios</w:t>
      </w:r>
      <w:del w:id="1494" w:author="Eric Boisvert" w:date="2016-01-04T11:54:00Z">
        <w:r w:rsidDel="00EC644A">
          <w:rPr>
            <w:lang w:val="en-CA"/>
          </w:rPr>
          <w:delText xml:space="preserve">. </w:delText>
        </w:r>
      </w:del>
      <w:ins w:id="1495" w:author="Eric Boisvert" w:date="2016-01-04T11:54:00Z">
        <w:r w:rsidR="00EC644A">
          <w:rPr>
            <w:lang w:val="en-CA"/>
          </w:rPr>
          <w:t xml:space="preserve">.  </w:t>
        </w:r>
      </w:ins>
      <w:ins w:id="1496" w:author="Eric Boisvert" w:date="2016-01-04T11:56:00Z">
        <w:r w:rsidR="00EC644A">
          <w:rPr>
            <w:lang w:val="en-CA"/>
          </w:rPr>
          <w:t>Some</w:t>
        </w:r>
      </w:ins>
      <w:ins w:id="1497" w:author="Eric Boisvert" w:date="2016-01-04T11:54:00Z">
        <w:r w:rsidR="00EC644A">
          <w:rPr>
            <w:lang w:val="en-CA"/>
          </w:rPr>
          <w:t xml:space="preserve"> communities using GeoSciML </w:t>
        </w:r>
        <w:del w:id="1498" w:author="Ollie Raymond" w:date="2016-02-12T11:41:00Z">
          <w:r w:rsidR="00EC644A" w:rsidDel="00B2217A">
            <w:rPr>
              <w:lang w:val="en-CA"/>
            </w:rPr>
            <w:delText>might</w:delText>
          </w:r>
        </w:del>
      </w:ins>
      <w:ins w:id="1499" w:author="Ollie Raymond" w:date="2016-02-12T11:41:00Z">
        <w:r w:rsidR="00B2217A">
          <w:rPr>
            <w:lang w:val="en-CA"/>
          </w:rPr>
          <w:t>may</w:t>
        </w:r>
      </w:ins>
      <w:ins w:id="1500" w:author="Eric Boisvert" w:date="2016-01-04T11:54:00Z">
        <w:r w:rsidR="00EC644A">
          <w:rPr>
            <w:lang w:val="en-CA"/>
          </w:rPr>
          <w:t xml:space="preserve"> still want to force usage of nilled properties </w:t>
        </w:r>
      </w:ins>
      <w:ins w:id="1501" w:author="Eric Boisvert" w:date="2016-01-04T11:56:00Z">
        <w:r w:rsidR="00EC644A">
          <w:rPr>
            <w:lang w:val="en-CA"/>
          </w:rPr>
          <w:t>and the SWG recognised that different communit</w:t>
        </w:r>
      </w:ins>
      <w:ins w:id="1502" w:author="Eric Boisvert" w:date="2016-01-04T11:57:00Z">
        <w:r w:rsidR="00EC644A">
          <w:rPr>
            <w:lang w:val="en-CA"/>
          </w:rPr>
          <w:t xml:space="preserve">ies might want to enforce different sets of properties.  </w:t>
        </w:r>
      </w:ins>
      <w:ins w:id="1503" w:author="Eric Boisvert" w:date="2016-01-04T11:58:00Z">
        <w:r w:rsidR="00EC644A">
          <w:rPr>
            <w:lang w:val="en-CA"/>
          </w:rPr>
          <w:t>To</w:t>
        </w:r>
      </w:ins>
      <w:ins w:id="1504" w:author="Eric Boisvert" w:date="2016-01-04T11:57:00Z">
        <w:r w:rsidR="00EC644A">
          <w:rPr>
            <w:lang w:val="en-CA"/>
          </w:rPr>
          <w:t xml:space="preserve"> meet this requirements and to offer flexibility to various communities want</w:t>
        </w:r>
      </w:ins>
      <w:ins w:id="1505" w:author="Eric Boisvert" w:date="2016-01-04T11:58:00Z">
        <w:r w:rsidR="00EC644A">
          <w:rPr>
            <w:lang w:val="en-CA"/>
          </w:rPr>
          <w:t>ing</w:t>
        </w:r>
      </w:ins>
      <w:ins w:id="1506" w:author="Eric Boisvert" w:date="2016-01-04T11:57:00Z">
        <w:r w:rsidR="00EC644A">
          <w:rPr>
            <w:lang w:val="en-CA"/>
          </w:rPr>
          <w:t xml:space="preserve"> to use (or extend) GeoSciML, </w:t>
        </w:r>
      </w:ins>
      <w:ins w:id="1507" w:author="Eric Boisvert" w:date="2016-01-04T11:58:00Z">
        <w:r w:rsidR="00EC644A">
          <w:rPr>
            <w:lang w:val="en-CA"/>
          </w:rPr>
          <w:t>properties are optional, but can still be nilled.  A data provider is offered two options when a value is missin</w:t>
        </w:r>
      </w:ins>
      <w:ins w:id="1508" w:author="Eric Boisvert" w:date="2016-01-04T12:00:00Z">
        <w:r w:rsidR="00EC644A">
          <w:rPr>
            <w:lang w:val="en-CA"/>
          </w:rPr>
          <w:t>g:</w:t>
        </w:r>
      </w:ins>
    </w:p>
    <w:p w14:paraId="5C6B93DB" w14:textId="6F5A4FB6" w:rsidR="00EC644A" w:rsidRDefault="00EC644A">
      <w:pPr>
        <w:numPr>
          <w:ilvl w:val="0"/>
          <w:numId w:val="30"/>
        </w:numPr>
        <w:rPr>
          <w:ins w:id="1509" w:author="Eric Boisvert" w:date="2016-01-04T12:00:00Z"/>
          <w:lang w:val="en-CA"/>
        </w:rPr>
        <w:pPrChange w:id="1510" w:author="Eric Boisvert" w:date="2016-01-04T12:00:00Z">
          <w:pPr/>
        </w:pPrChange>
      </w:pPr>
      <w:ins w:id="1511" w:author="Eric Boisvert" w:date="2016-01-04T12:00:00Z">
        <w:r>
          <w:rPr>
            <w:lang w:val="en-CA"/>
          </w:rPr>
          <w:t>Omit the property</w:t>
        </w:r>
      </w:ins>
    </w:p>
    <w:p w14:paraId="7284E536" w14:textId="7CEBEA09" w:rsidR="00EC644A" w:rsidRDefault="00EC644A">
      <w:pPr>
        <w:numPr>
          <w:ilvl w:val="0"/>
          <w:numId w:val="30"/>
        </w:numPr>
        <w:rPr>
          <w:ins w:id="1512" w:author="Eric Boisvert" w:date="2016-01-04T12:00:00Z"/>
          <w:lang w:val="en-CA"/>
        </w:rPr>
        <w:pPrChange w:id="1513" w:author="Eric Boisvert" w:date="2016-01-04T12:00:00Z">
          <w:pPr/>
        </w:pPrChange>
      </w:pPr>
      <w:ins w:id="1514" w:author="Eric Boisvert" w:date="2016-01-04T12:00:00Z">
        <w:del w:id="1515" w:author="Ollie Raymond" w:date="2016-02-12T11:42:00Z">
          <w:r w:rsidDel="00B2217A">
            <w:rPr>
              <w:lang w:val="en-CA"/>
            </w:rPr>
            <w:delText>Emit</w:delText>
          </w:r>
        </w:del>
      </w:ins>
      <w:ins w:id="1516" w:author="Ollie Raymond" w:date="2016-02-12T11:42:00Z">
        <w:r w:rsidR="00B2217A">
          <w:rPr>
            <w:lang w:val="en-CA"/>
          </w:rPr>
          <w:t>Deliver</w:t>
        </w:r>
      </w:ins>
      <w:ins w:id="1517" w:author="Eric Boisvert" w:date="2016-01-04T12:00:00Z">
        <w:r>
          <w:rPr>
            <w:lang w:val="en-CA"/>
          </w:rPr>
          <w:t xml:space="preserve"> a nilled property with </w:t>
        </w:r>
        <w:r w:rsidR="00D3219D">
          <w:rPr>
            <w:lang w:val="en-CA"/>
          </w:rPr>
          <w:t>relevant justification</w:t>
        </w:r>
        <w:del w:id="1518"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519" w:author="Eric Boisvert" w:date="2016-01-04T11:52:00Z"/>
          <w:lang w:val="en-CA"/>
        </w:rPr>
      </w:pPr>
      <w:ins w:id="1520" w:author="Eric Boisvert" w:date="2016-01-04T12:02:00Z">
        <w:del w:id="1521" w:author="Ollie Raymond" w:date="2016-02-12T11:42:00Z">
          <w:r w:rsidDel="00B2217A">
            <w:rPr>
              <w:lang w:val="en-CA"/>
            </w:rPr>
            <w:delText>What</w:delText>
          </w:r>
        </w:del>
      </w:ins>
      <w:ins w:id="1522" w:author="Ollie Raymond" w:date="2016-02-12T11:42:00Z">
        <w:r w:rsidR="00B2217A">
          <w:rPr>
            <w:lang w:val="en-CA"/>
          </w:rPr>
          <w:t>Which</w:t>
        </w:r>
      </w:ins>
      <w:ins w:id="1523" w:author="Eric Boisvert" w:date="2016-01-04T12:02:00Z">
        <w:r>
          <w:rPr>
            <w:lang w:val="en-CA"/>
          </w:rPr>
          <w:t xml:space="preserve"> option is </w:t>
        </w:r>
      </w:ins>
      <w:ins w:id="1524" w:author="Ollie Raymond" w:date="2016-02-12T12:42:00Z">
        <w:r w:rsidR="00704C86">
          <w:rPr>
            <w:lang w:val="en-CA"/>
          </w:rPr>
          <w:t xml:space="preserve">most </w:t>
        </w:r>
      </w:ins>
      <w:ins w:id="1525" w:author="Eric Boisvert" w:date="2016-01-04T12:02:00Z">
        <w:r>
          <w:rPr>
            <w:lang w:val="en-CA"/>
          </w:rPr>
          <w:t>useful for a community is left to that community</w:t>
        </w:r>
      </w:ins>
      <w:ins w:id="1526" w:author="Ollie Raymond" w:date="2016-02-12T11:42:00Z">
        <w:r w:rsidR="00B2217A">
          <w:rPr>
            <w:lang w:val="en-CA"/>
          </w:rPr>
          <w:t xml:space="preserve"> to decide. Their decision</w:t>
        </w:r>
      </w:ins>
      <w:ins w:id="1527" w:author="Eric Boisvert" w:date="2016-01-04T12:02:00Z">
        <w:del w:id="1528" w:author="Ollie Raymond" w:date="2016-02-12T11:42:00Z">
          <w:r w:rsidDel="00B2217A">
            <w:rPr>
              <w:lang w:val="en-CA"/>
            </w:rPr>
            <w:delText xml:space="preserve"> that</w:delText>
          </w:r>
        </w:del>
        <w:r>
          <w:rPr>
            <w:lang w:val="en-CA"/>
          </w:rPr>
          <w:t xml:space="preserve"> can </w:t>
        </w:r>
      </w:ins>
      <w:ins w:id="1529" w:author="Ollie Raymond" w:date="2016-02-12T11:43:00Z">
        <w:r w:rsidR="00B2217A">
          <w:rPr>
            <w:lang w:val="en-CA"/>
          </w:rPr>
          <w:t xml:space="preserve">be </w:t>
        </w:r>
      </w:ins>
      <w:ins w:id="1530" w:author="Eric Boisvert" w:date="2016-01-04T12:02:00Z">
        <w:r>
          <w:rPr>
            <w:lang w:val="en-CA"/>
          </w:rPr>
          <w:t>enforce</w:t>
        </w:r>
      </w:ins>
      <w:ins w:id="1531" w:author="Ollie Raymond" w:date="2016-02-12T11:43:00Z">
        <w:r w:rsidR="00B2217A">
          <w:rPr>
            <w:lang w:val="en-CA"/>
          </w:rPr>
          <w:t>d</w:t>
        </w:r>
      </w:ins>
      <w:ins w:id="1532" w:author="Eric Boisvert" w:date="2016-01-04T12:02:00Z">
        <w:del w:id="1533" w:author="Ollie Raymond" w:date="2016-02-12T11:43:00Z">
          <w:r w:rsidDel="00B2217A">
            <w:rPr>
              <w:lang w:val="en-CA"/>
            </w:rPr>
            <w:delText xml:space="preserve"> the rule</w:delText>
          </w:r>
        </w:del>
      </w:ins>
      <w:ins w:id="1534" w:author="Eric Boisvert" w:date="2016-01-04T12:03:00Z">
        <w:del w:id="1535" w:author="Ollie Raymond" w:date="2016-02-12T11:43:00Z">
          <w:r w:rsidDel="00B2217A">
            <w:rPr>
              <w:lang w:val="en-CA"/>
            </w:rPr>
            <w:delText>s</w:delText>
          </w:r>
        </w:del>
      </w:ins>
      <w:ins w:id="1536" w:author="Eric Boisvert" w:date="2016-01-04T12:02:00Z">
        <w:r>
          <w:rPr>
            <w:lang w:val="en-CA"/>
          </w:rPr>
          <w:t xml:space="preserve"> using Schematron.  </w:t>
        </w:r>
      </w:ins>
      <w:ins w:id="1537" w:author="Eric Boisvert" w:date="2016-01-04T12:03:00Z">
        <w:r>
          <w:rPr>
            <w:lang w:val="en-CA"/>
          </w:rPr>
          <w:t xml:space="preserve">Therefore </w:t>
        </w:r>
        <w:del w:id="1538" w:author="Ollie Raymond" w:date="2016-02-12T11:43:00Z">
          <w:r w:rsidDel="00B2217A">
            <w:rPr>
              <w:lang w:val="en-CA"/>
            </w:rPr>
            <w:delText xml:space="preserve">what </w:delText>
          </w:r>
        </w:del>
        <w:r>
          <w:rPr>
            <w:lang w:val="en-CA"/>
          </w:rPr>
          <w:t xml:space="preserve">we foresee </w:t>
        </w:r>
        <w:del w:id="1539" w:author="Ollie Raymond" w:date="2016-02-12T11:43:00Z">
          <w:r w:rsidDel="00B2217A">
            <w:rPr>
              <w:lang w:val="en-CA"/>
            </w:rPr>
            <w:delText xml:space="preserve">is </w:delText>
          </w:r>
        </w:del>
        <w:r>
          <w:rPr>
            <w:lang w:val="en-CA"/>
          </w:rPr>
          <w:t xml:space="preserve">a) GeoSciML </w:t>
        </w:r>
      </w:ins>
      <w:ins w:id="1540" w:author="Eric Boisvert" w:date="2016-03-06T11:03:00Z">
        <w:r w:rsidR="009F2680">
          <w:rPr>
            <w:lang w:val="en-CA"/>
          </w:rPr>
          <w:t>data model</w:t>
        </w:r>
      </w:ins>
      <w:ins w:id="1541" w:author="Eric Boisvert" w:date="2016-01-04T12:03:00Z">
        <w:r>
          <w:rPr>
            <w:lang w:val="en-CA"/>
          </w:rPr>
          <w:t>, defined by this specification providing naming and structure and b) a series of community</w:t>
        </w:r>
      </w:ins>
      <w:r w:rsidR="00B2217A">
        <w:rPr>
          <w:lang w:val="en-CA"/>
        </w:rPr>
        <w:t>-</w:t>
      </w:r>
      <w:ins w:id="1542" w:author="Eric Boisvert" w:date="2016-01-04T12:03:00Z">
        <w:r>
          <w:rPr>
            <w:lang w:val="en-CA"/>
          </w:rPr>
          <w:t>defined rule</w:t>
        </w:r>
      </w:ins>
      <w:ins w:id="1543" w:author="Ollie Raymond" w:date="2016-02-12T11:44:00Z">
        <w:r w:rsidR="00B2217A">
          <w:rPr>
            <w:lang w:val="en-CA"/>
          </w:rPr>
          <w:t>s</w:t>
        </w:r>
      </w:ins>
      <w:ins w:id="1544" w:author="Eric Boisvert" w:date="2016-01-04T12:03:00Z">
        <w:r>
          <w:rPr>
            <w:lang w:val="en-CA"/>
          </w:rPr>
          <w:t xml:space="preserve"> to enforce </w:t>
        </w:r>
      </w:ins>
      <w:ins w:id="1545" w:author="Ollie Raymond" w:date="2016-02-12T11:45:00Z">
        <w:r w:rsidR="003266F1">
          <w:rPr>
            <w:lang w:val="en-CA"/>
          </w:rPr>
          <w:t xml:space="preserve">the </w:t>
        </w:r>
      </w:ins>
      <w:ins w:id="1546" w:author="Eric Boisvert" w:date="2016-01-04T12:03:00Z">
        <w:r>
          <w:rPr>
            <w:lang w:val="en-CA"/>
          </w:rPr>
          <w:t>presence of certain properties relevant to their use cases.  For XML, this translate</w:t>
        </w:r>
      </w:ins>
      <w:ins w:id="1547" w:author="Eric Boisvert" w:date="2016-01-04T12:07:00Z">
        <w:r>
          <w:rPr>
            <w:lang w:val="en-CA"/>
          </w:rPr>
          <w:t>s</w:t>
        </w:r>
      </w:ins>
      <w:ins w:id="1548" w:author="Eric Boisvert" w:date="2016-01-04T12:03:00Z">
        <w:r>
          <w:rPr>
            <w:lang w:val="en-CA"/>
          </w:rPr>
          <w:t xml:space="preserve"> into a set of common XSD and SCH to </w:t>
        </w:r>
        <w:del w:id="1549" w:author="Ollie Raymond" w:date="2016-02-12T12:45:00Z">
          <w:r w:rsidDel="00704C86">
            <w:rPr>
              <w:lang w:val="en-CA"/>
            </w:rPr>
            <w:delText>anyone claiming</w:delText>
          </w:r>
        </w:del>
      </w:ins>
      <w:ins w:id="1550" w:author="Ollie Raymond" w:date="2016-02-12T12:45:00Z">
        <w:r w:rsidR="00704C86">
          <w:rPr>
            <w:lang w:val="en-CA"/>
          </w:rPr>
          <w:t>govern</w:t>
        </w:r>
      </w:ins>
      <w:ins w:id="1551" w:author="Eric Boisvert" w:date="2016-01-04T12:03:00Z">
        <w:r>
          <w:rPr>
            <w:lang w:val="en-CA"/>
          </w:rPr>
          <w:t xml:space="preserve"> conformance to GeoSciML</w:t>
        </w:r>
      </w:ins>
      <w:ins w:id="1552" w:author="Ollie Raymond" w:date="2016-02-12T12:45:00Z">
        <w:r w:rsidR="00704C86">
          <w:rPr>
            <w:lang w:val="en-CA"/>
          </w:rPr>
          <w:t>,</w:t>
        </w:r>
      </w:ins>
      <w:ins w:id="1553" w:author="Eric Boisvert" w:date="2016-01-04T12:03:00Z">
        <w:r>
          <w:rPr>
            <w:lang w:val="en-CA"/>
          </w:rPr>
          <w:t xml:space="preserve"> and community</w:t>
        </w:r>
      </w:ins>
      <w:ins w:id="1554" w:author="Ollie Raymond" w:date="2016-02-12T12:45:00Z">
        <w:r w:rsidR="00704C86">
          <w:rPr>
            <w:lang w:val="en-CA"/>
          </w:rPr>
          <w:t>-</w:t>
        </w:r>
      </w:ins>
      <w:ins w:id="1555" w:author="Eric Boisvert" w:date="2016-01-04T12:03:00Z">
        <w:del w:id="1556" w:author="Ollie Raymond" w:date="2016-02-12T12:45:00Z">
          <w:r w:rsidDel="00704C86">
            <w:rPr>
              <w:lang w:val="en-CA"/>
            </w:rPr>
            <w:delText xml:space="preserve"> </w:delText>
          </w:r>
        </w:del>
        <w:r>
          <w:rPr>
            <w:lang w:val="en-CA"/>
          </w:rPr>
          <w:t>specific SCH to enforce specific use cases</w:t>
        </w:r>
      </w:ins>
      <w:ins w:id="1557" w:author="Eric Boisvert" w:date="2016-01-04T12:08:00Z">
        <w:r>
          <w:rPr>
            <w:lang w:val="en-CA"/>
          </w:rPr>
          <w:t>, such as INSPIRE</w:t>
        </w:r>
      </w:ins>
      <w:ins w:id="1558" w:author="Eric Boisvert" w:date="2016-01-04T12:03:00Z">
        <w:r>
          <w:rPr>
            <w:lang w:val="en-CA"/>
          </w:rPr>
          <w:t>.</w:t>
        </w:r>
      </w:ins>
    </w:p>
    <w:p w14:paraId="0AA94133" w14:textId="548DEFB9" w:rsidR="00EC644A" w:rsidDel="00EC644A" w:rsidRDefault="00EC644A" w:rsidP="000B4F44">
      <w:pPr>
        <w:rPr>
          <w:del w:id="1559" w:author="Eric Boisvert" w:date="2016-01-04T11:57:00Z"/>
          <w:lang w:val="en-CA"/>
        </w:rPr>
      </w:pPr>
    </w:p>
    <w:p w14:paraId="279757A9" w14:textId="6260115C" w:rsidR="009B64F8" w:rsidDel="009F2680" w:rsidRDefault="009B64F8" w:rsidP="000B4F44">
      <w:pPr>
        <w:pStyle w:val="Titre3"/>
        <w:spacing w:after="240"/>
        <w:rPr>
          <w:del w:id="1560" w:author="Eric Boisvert" w:date="2016-03-06T11:05:00Z"/>
          <w:lang w:val="en-CA"/>
        </w:rPr>
      </w:pPr>
      <w:bookmarkStart w:id="1561" w:name="_Toc445034186"/>
      <w:bookmarkStart w:id="1562" w:name="_Toc446944573"/>
      <w:commentRangeStart w:id="1563"/>
      <w:del w:id="1564" w:author="Eric Boisvert" w:date="2016-03-06T11:05:00Z">
        <w:r w:rsidDel="009F2680">
          <w:rPr>
            <w:lang w:val="en-CA"/>
          </w:rPr>
          <w:delText>Observed absence</w:delText>
        </w:r>
        <w:commentRangeEnd w:id="1563"/>
        <w:r w:rsidR="009D3533" w:rsidRPr="000B4F44" w:rsidDel="009F2680">
          <w:rPr>
            <w:lang w:val="en-CA"/>
          </w:rPr>
          <w:commentReference w:id="1563"/>
        </w:r>
        <w:bookmarkEnd w:id="1561"/>
        <w:bookmarkEnd w:id="1562"/>
      </w:del>
    </w:p>
    <w:p w14:paraId="740AA8D6" w14:textId="4A4021BA" w:rsidR="009B64F8" w:rsidDel="009F2680" w:rsidRDefault="009B64F8" w:rsidP="004A5507">
      <w:pPr>
        <w:rPr>
          <w:del w:id="1565" w:author="Eric Boisvert" w:date="2016-03-06T11:05:00Z"/>
          <w:lang w:val="en-CA"/>
        </w:rPr>
      </w:pPr>
      <w:commentRangeStart w:id="1566"/>
      <w:del w:id="1567" w:author="Eric Boisvert" w:date="2016-03-06T11:05:00Z">
        <w:r w:rsidDel="009F2680">
          <w:rPr>
            <w:lang w:val="en-CA"/>
          </w:rPr>
          <w:delText>There are situation</w:delText>
        </w:r>
      </w:del>
      <w:ins w:id="1568" w:author="Ollie Raymond" w:date="2016-02-12T12:45:00Z">
        <w:del w:id="1569" w:author="Eric Boisvert" w:date="2016-03-06T11:05:00Z">
          <w:r w:rsidR="00704C86" w:rsidDel="009F2680">
            <w:rPr>
              <w:lang w:val="en-CA"/>
            </w:rPr>
            <w:delText>s</w:delText>
          </w:r>
        </w:del>
      </w:ins>
      <w:del w:id="1570"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571" w:author="Ollie Raymond" w:date="2016-02-12T12:46:00Z">
        <w:del w:id="1572" w:author="Eric Boisvert" w:date="2016-03-06T11:05:00Z">
          <w:r w:rsidR="00704C86" w:rsidDel="009F2680">
            <w:rPr>
              <w:lang w:val="en-CA"/>
            </w:rPr>
            <w:delText>For example,c</w:delText>
          </w:r>
        </w:del>
      </w:ins>
      <w:del w:id="1573"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574" w:author="Eric Boisvert" w:date="2016-03-06T11:05:00Z"/>
          <w:i/>
        </w:rPr>
      </w:pPr>
      <w:del w:id="1575"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576"/>
        <w:r w:rsidRPr="00D3219D" w:rsidDel="009F2680">
          <w:rPr>
            <w:b/>
            <w:i/>
            <w:rPrChange w:id="1577" w:author="Eric Boisvert" w:date="2016-01-04T12:08:00Z">
              <w:rPr>
                <w:i/>
              </w:rPr>
            </w:rPrChange>
          </w:rPr>
          <w:delText>absence</w:delText>
        </w:r>
        <w:r w:rsidRPr="009B64F8" w:rsidDel="009F2680">
          <w:rPr>
            <w:i/>
          </w:rPr>
          <w:delText xml:space="preserve"> of fossils</w:delText>
        </w:r>
        <w:commentRangeEnd w:id="1576"/>
        <w:r w:rsidR="009D3533" w:rsidDel="009F2680">
          <w:rPr>
            <w:rStyle w:val="Marquedecommentaire"/>
          </w:rPr>
          <w:commentReference w:id="1576"/>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578" w:author="Eric Boisvert" w:date="2016-03-06T11:05:00Z"/>
          <w:i/>
        </w:rPr>
      </w:pPr>
      <w:del w:id="1579"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Lienhypertexte"/>
            <w:i/>
          </w:rPr>
          <w:delText>http://www.stratigraphy.org/upload/bak/rel.htm</w:delText>
        </w:r>
        <w:r w:rsidR="009F2680" w:rsidDel="009F2680">
          <w:rPr>
            <w:rStyle w:val="Lienhypertexte"/>
            <w:i/>
          </w:rPr>
          <w:fldChar w:fldCharType="end"/>
        </w:r>
        <w:r w:rsidDel="009F2680">
          <w:rPr>
            <w:i/>
          </w:rPr>
          <w:delText>&gt;</w:delText>
        </w:r>
        <w:commentRangeEnd w:id="1566"/>
        <w:r w:rsidR="0020685A" w:rsidDel="009F2680">
          <w:rPr>
            <w:rStyle w:val="Marquedecommentaire"/>
          </w:rPr>
          <w:commentReference w:id="1566"/>
        </w:r>
      </w:del>
    </w:p>
    <w:p w14:paraId="7A619FAE" w14:textId="1473931C" w:rsidR="009C3567" w:rsidDel="009F2680" w:rsidRDefault="004E5F43" w:rsidP="004A5507">
      <w:pPr>
        <w:rPr>
          <w:del w:id="1580" w:author="Eric Boisvert" w:date="2016-03-06T11:05:00Z"/>
          <w:lang w:val="en-CA"/>
        </w:rPr>
      </w:pPr>
      <w:del w:id="1581" w:author="Eric Boisvert" w:date="2016-03-06T11:05:00Z">
        <w:r w:rsidDel="009F2680">
          <w:rPr>
            <w:lang w:val="en-CA"/>
          </w:rPr>
          <w:delText xml:space="preserve">Another example lies in </w:delText>
        </w:r>
      </w:del>
      <w:ins w:id="1582" w:author="Ollie Raymond" w:date="2016-02-12T12:46:00Z">
        <w:del w:id="1583" w:author="Eric Boisvert" w:date="2016-03-06T11:05:00Z">
          <w:r w:rsidR="00704C86" w:rsidDel="009F2680">
            <w:rPr>
              <w:lang w:val="en-CA"/>
            </w:rPr>
            <w:delText xml:space="preserve">the </w:delText>
          </w:r>
        </w:del>
      </w:ins>
      <w:del w:id="1584"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585" w:author="Ollie Raymond" w:date="2016-02-12T12:46:00Z">
        <w:del w:id="1586" w:author="Eric Boisvert" w:date="2016-03-06T11:05:00Z">
          <w:r w:rsidR="00704C86" w:rsidDel="009F2680">
            <w:rPr>
              <w:lang w:val="en-CA"/>
            </w:rPr>
            <w:delText xml:space="preserve">the </w:delText>
          </w:r>
        </w:del>
      </w:ins>
      <w:del w:id="1587"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588" w:author="Ollie Raymond" w:date="2016-02-12T12:46:00Z">
        <w:del w:id="1589" w:author="Eric Boisvert" w:date="2016-03-06T11:05:00Z">
          <w:r w:rsidR="00704C86" w:rsidDel="009F2680">
            <w:rPr>
              <w:lang w:val="en-CA"/>
            </w:rPr>
            <w:delText>of metamorphism</w:delText>
          </w:r>
        </w:del>
      </w:ins>
      <w:del w:id="1590" w:author="Eric Boisvert" w:date="2016-03-06T11:05:00Z">
        <w:r w:rsidR="009D3533" w:rsidDel="009F2680">
          <w:rPr>
            <w:lang w:val="en-CA"/>
          </w:rPr>
          <w:delText xml:space="preserve"> (eg, kyanite for high pressure and low temperature).  </w:delText>
        </w:r>
        <w:commentRangeStart w:id="1591"/>
        <w:r w:rsidR="009D3533" w:rsidDel="009F2680">
          <w:rPr>
            <w:lang w:val="en-CA"/>
          </w:rPr>
          <w:delText>There is a</w:delText>
        </w:r>
      </w:del>
      <w:del w:id="1592" w:author="Eric Boisvert" w:date="2015-10-28T12:07:00Z">
        <w:r w:rsidR="009D3533" w:rsidDel="005A74B6">
          <w:rPr>
            <w:lang w:val="en-CA"/>
          </w:rPr>
          <w:delText xml:space="preserve">n obvious </w:delText>
        </w:r>
      </w:del>
      <w:del w:id="1593" w:author="Eric Boisvert" w:date="2016-03-06T11:05:00Z">
        <w:r w:rsidR="009D3533" w:rsidDel="009F2680">
          <w:rPr>
            <w:lang w:val="en-CA"/>
          </w:rPr>
          <w:delText>difference between reporting conf</w:delText>
        </w:r>
      </w:del>
      <w:del w:id="1594" w:author="Eric Boisvert" w:date="2015-10-27T17:07:00Z">
        <w:r w:rsidR="009D3533" w:rsidDel="00773E1B">
          <w:rPr>
            <w:lang w:val="en-CA"/>
          </w:rPr>
          <w:delText>o</w:delText>
        </w:r>
      </w:del>
      <w:del w:id="1595" w:author="Eric Boisvert" w:date="2016-03-06T11:05:00Z">
        <w:r w:rsidR="009D3533" w:rsidDel="009F2680">
          <w:rPr>
            <w:lang w:val="en-CA"/>
          </w:rPr>
          <w:delText>rmed absence of kyanite and the presence of kyanite i</w:delText>
        </w:r>
      </w:del>
      <w:del w:id="1596" w:author="Eric Boisvert" w:date="2016-01-04T12:09:00Z">
        <w:r w:rsidR="009D3533" w:rsidDel="00D3219D">
          <w:rPr>
            <w:lang w:val="en-CA"/>
          </w:rPr>
          <w:delText>f</w:delText>
        </w:r>
      </w:del>
      <w:del w:id="1597" w:author="Eric Boisvert" w:date="2016-03-06T11:05:00Z">
        <w:r w:rsidR="009D3533" w:rsidDel="009F2680">
          <w:rPr>
            <w:lang w:val="en-CA"/>
          </w:rPr>
          <w:delText xml:space="preserve"> not known.</w:delText>
        </w:r>
        <w:commentRangeEnd w:id="1591"/>
        <w:r w:rsidR="00864A36" w:rsidDel="009F2680">
          <w:rPr>
            <w:rStyle w:val="Marquedecommentaire"/>
          </w:rPr>
          <w:commentReference w:id="1591"/>
        </w:r>
      </w:del>
    </w:p>
    <w:p w14:paraId="0E37D61E" w14:textId="14586D57" w:rsidR="009D3533" w:rsidRDefault="003A580A">
      <w:pPr>
        <w:pStyle w:val="Titre3"/>
        <w:spacing w:after="240"/>
        <w:rPr>
          <w:ins w:id="1598" w:author="Eric Boisvert" w:date="2016-01-24T13:13:00Z"/>
          <w:lang w:val="en-CA"/>
        </w:rPr>
        <w:pPrChange w:id="1599" w:author="Eric Boisvert" w:date="2016-01-24T13:13:00Z">
          <w:pPr/>
        </w:pPrChange>
      </w:pPr>
      <w:bookmarkStart w:id="1600" w:name="_Toc446944574"/>
      <w:ins w:id="1601" w:author="Eric Boisvert" w:date="2016-01-24T13:13:00Z">
        <w:r>
          <w:rPr>
            <w:lang w:val="en-CA"/>
          </w:rPr>
          <w:t>Package shortcut</w:t>
        </w:r>
      </w:ins>
      <w:ins w:id="1602" w:author="Eric Boisvert" w:date="2016-02-27T12:19:00Z">
        <w:r w:rsidR="008B7992">
          <w:rPr>
            <w:lang w:val="en-CA"/>
          </w:rPr>
          <w:t>s</w:t>
        </w:r>
      </w:ins>
      <w:bookmarkEnd w:id="1600"/>
    </w:p>
    <w:p w14:paraId="7F65CCE8" w14:textId="31803EA0" w:rsidR="003A580A" w:rsidRDefault="003A580A" w:rsidP="004A5507">
      <w:pPr>
        <w:rPr>
          <w:ins w:id="1603" w:author="Eric Boisvert" w:date="2016-01-24T13:14:00Z"/>
          <w:lang w:val="en-CA"/>
        </w:rPr>
      </w:pPr>
      <w:ins w:id="1604" w:author="Eric Boisvert" w:date="2016-01-24T13:13:00Z">
        <w:r>
          <w:rPr>
            <w:lang w:val="en-CA"/>
          </w:rPr>
          <w:t>The following shortcut</w:t>
        </w:r>
      </w:ins>
      <w:ins w:id="1605" w:author="Eric Boisvert" w:date="2016-01-24T13:15:00Z">
        <w:r>
          <w:rPr>
            <w:lang w:val="en-CA"/>
          </w:rPr>
          <w:t>s</w:t>
        </w:r>
      </w:ins>
      <w:ins w:id="1606" w:author="Eric Boisvert" w:date="2016-01-24T13:13:00Z">
        <w:r>
          <w:rPr>
            <w:lang w:val="en-CA"/>
          </w:rPr>
          <w:t xml:space="preserve"> are used to </w:t>
        </w:r>
      </w:ins>
      <w:ins w:id="1607" w:author="Eric Boisvert" w:date="2016-01-24T13:14:00Z">
        <w:r>
          <w:rPr>
            <w:lang w:val="en-CA"/>
          </w:rPr>
          <w:t>refer to</w:t>
        </w:r>
      </w:ins>
      <w:ins w:id="1608" w:author="Eric Boisvert" w:date="2016-01-24T13:13:00Z">
        <w:r>
          <w:rPr>
            <w:lang w:val="en-CA"/>
          </w:rPr>
          <w:t xml:space="preserve"> </w:t>
        </w:r>
      </w:ins>
      <w:ins w:id="1609" w:author="Eric Boisvert" w:date="2016-01-24T13:14:00Z">
        <w:r>
          <w:rPr>
            <w:lang w:val="en-CA"/>
          </w:rPr>
          <w:t>external (non GeoSciML) classifiers.</w:t>
        </w:r>
      </w:ins>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1610"/>
            <w:r w:rsidRPr="00295FF9">
              <w:rPr>
                <w:b/>
                <w:bCs/>
                <w:lang w:val="en-CA"/>
              </w:rPr>
              <w:lastRenderedPageBreak/>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1610"/>
            <w:r w:rsidR="007E67EB">
              <w:rPr>
                <w:rStyle w:val="Marquedecommentaire"/>
              </w:rPr>
              <w:commentReference w:id="1610"/>
            </w:r>
          </w:p>
        </w:tc>
      </w:tr>
    </w:tbl>
    <w:p w14:paraId="51F19745" w14:textId="77777777" w:rsidR="003A580A" w:rsidRPr="00D12552" w:rsidRDefault="003A580A" w:rsidP="004A5507">
      <w:pPr>
        <w:rPr>
          <w:lang w:val="en-CA"/>
        </w:rPr>
      </w:pPr>
    </w:p>
    <w:p w14:paraId="0F1DF2C6" w14:textId="77777777" w:rsidR="009A7B37" w:rsidRPr="00D12552" w:rsidRDefault="00695378">
      <w:pPr>
        <w:pStyle w:val="Titre2"/>
        <w:rPr>
          <w:lang w:val="en-CA"/>
        </w:rPr>
      </w:pPr>
      <w:bookmarkStart w:id="1611" w:name="_Toc44694457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611"/>
    </w:p>
    <w:p w14:paraId="563904A3" w14:textId="77777777" w:rsidR="006A7DD0" w:rsidRPr="009F4AF5" w:rsidRDefault="006A7DD0">
      <w:pPr>
        <w:rPr>
          <w:color w:val="000000"/>
          <w:lang w:val="en-CA"/>
        </w:rPr>
      </w:pPr>
    </w:p>
    <w:p w14:paraId="0AF76069" w14:textId="63165F1E" w:rsidR="009A7B37" w:rsidRPr="009F4AF5" w:rsidRDefault="00A6445A">
      <w:pPr>
        <w:rPr>
          <w:ins w:id="1612" w:author="Eric Boisvert" w:date="2016-01-04T09:44:00Z"/>
          <w:color w:val="000000"/>
          <w:lang w:val="en-CA"/>
          <w:rPrChange w:id="1613" w:author="Ollie Raymond" w:date="2016-02-12T12:48:00Z">
            <w:rPr>
              <w:ins w:id="1614" w:author="Eric Boisvert" w:date="2016-01-04T09:44:00Z"/>
              <w:color w:val="FF0000"/>
              <w:lang w:val="en-CA"/>
            </w:rPr>
          </w:rPrChange>
        </w:rPr>
      </w:pPr>
      <w:r w:rsidRPr="009F4AF5">
        <w:rPr>
          <w:color w:val="000000"/>
          <w:lang w:val="en-CA"/>
          <w:rPrChange w:id="1615" w:author="Ollie Raymond" w:date="2016-02-12T12:48:00Z">
            <w:rPr>
              <w:color w:val="FF0000"/>
              <w:lang w:val="en-CA"/>
            </w:rPr>
          </w:rPrChange>
        </w:rPr>
        <w:t xml:space="preserve">This section </w:t>
      </w:r>
      <w:r w:rsidR="00BA6B31" w:rsidRPr="009F4AF5">
        <w:rPr>
          <w:color w:val="000000"/>
          <w:lang w:val="en-CA"/>
          <w:rPrChange w:id="1616" w:author="Ollie Raymond" w:date="2016-02-12T12:48:00Z">
            <w:rPr>
              <w:color w:val="FF0000"/>
              <w:lang w:val="en-CA"/>
            </w:rPr>
          </w:rPrChange>
        </w:rPr>
        <w:t xml:space="preserve">presents requirements </w:t>
      </w:r>
      <w:del w:id="1617" w:author="Ollie Raymond" w:date="2016-02-12T12:48:00Z">
        <w:r w:rsidR="00BA6B31" w:rsidRPr="009F4AF5" w:rsidDel="00704C86">
          <w:rPr>
            <w:color w:val="000000"/>
            <w:lang w:val="en-CA"/>
            <w:rPrChange w:id="1618" w:author="Ollie Raymond" w:date="2016-02-12T12:48:00Z">
              <w:rPr>
                <w:color w:val="FF0000"/>
                <w:lang w:val="en-CA"/>
              </w:rPr>
            </w:rPrChange>
          </w:rPr>
          <w:delText xml:space="preserve">that </w:delText>
        </w:r>
      </w:del>
      <w:ins w:id="1619" w:author="Ollie Raymond" w:date="2016-02-12T12:48:00Z">
        <w:r w:rsidR="00704C86" w:rsidRPr="009F4AF5">
          <w:rPr>
            <w:color w:val="000000"/>
            <w:lang w:val="en-CA"/>
            <w:rPrChange w:id="1620" w:author="Ollie Raymond" w:date="2016-02-12T12:48:00Z">
              <w:rPr>
                <w:color w:val="FF0000"/>
                <w:lang w:val="en-CA"/>
              </w:rPr>
            </w:rPrChange>
          </w:rPr>
          <w:t xml:space="preserve">to which </w:t>
        </w:r>
      </w:ins>
      <w:r w:rsidR="00BA6B31" w:rsidRPr="009F4AF5">
        <w:rPr>
          <w:color w:val="000000"/>
          <w:lang w:val="en-CA"/>
          <w:rPrChange w:id="1621" w:author="Ollie Raymond" w:date="2016-02-12T12:48:00Z">
            <w:rPr>
              <w:color w:val="FF0000"/>
              <w:lang w:val="en-CA"/>
            </w:rPr>
          </w:rPrChange>
        </w:rPr>
        <w:t xml:space="preserve">all targets must conform </w:t>
      </w:r>
      <w:del w:id="1622" w:author="Ollie Raymond" w:date="2016-02-12T12:48:00Z">
        <w:r w:rsidR="00BA6B31" w:rsidRPr="009F4AF5" w:rsidDel="00704C86">
          <w:rPr>
            <w:color w:val="000000"/>
            <w:lang w:val="en-CA"/>
            <w:rPrChange w:id="1623" w:author="Ollie Raymond" w:date="2016-02-12T12:48:00Z">
              <w:rPr>
                <w:color w:val="FF0000"/>
                <w:lang w:val="en-CA"/>
              </w:rPr>
            </w:rPrChange>
          </w:rPr>
          <w:delText xml:space="preserve">to </w:delText>
        </w:r>
      </w:del>
      <w:r w:rsidR="006A7DD0" w:rsidRPr="009F4AF5">
        <w:rPr>
          <w:color w:val="000000"/>
          <w:lang w:val="en-CA"/>
          <w:rPrChange w:id="1624" w:author="Ollie Raymond" w:date="2016-02-12T12:48:00Z">
            <w:rPr>
              <w:color w:val="FF0000"/>
              <w:lang w:val="en-CA"/>
            </w:rPr>
          </w:rPrChange>
        </w:rPr>
        <w:t xml:space="preserve">in to order to </w:t>
      </w:r>
      <w:r w:rsidR="00BA6B31" w:rsidRPr="009F4AF5">
        <w:rPr>
          <w:color w:val="000000"/>
          <w:lang w:val="en-CA"/>
          <w:rPrChange w:id="1625"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626" w:name="_Toc446944576"/>
      <w:commentRangeStart w:id="1627"/>
      <w:r w:rsidRPr="00D12552">
        <w:rPr>
          <w:lang w:val="en-CA"/>
        </w:rPr>
        <w:t>Naming of entities</w:t>
      </w:r>
      <w:commentRangeEnd w:id="1627"/>
      <w:r w:rsidR="00FA21EA">
        <w:rPr>
          <w:rStyle w:val="Marquedecommentaire"/>
          <w:rFonts w:cs="Times New Roman"/>
          <w:b w:val="0"/>
          <w:bCs w:val="0"/>
        </w:rPr>
        <w:commentReference w:id="1627"/>
      </w:r>
      <w:bookmarkEnd w:id="162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628"/>
            <w:del w:id="1629" w:author="Eric Boisvert" w:date="2015-10-29T04:08:00Z">
              <w:r w:rsidRPr="00D12552" w:rsidDel="00FA21EA">
                <w:rPr>
                  <w:rStyle w:val="reqtext"/>
                  <w:lang w:val="en-CA"/>
                </w:rPr>
                <w:delText xml:space="preserve">classifier </w:delText>
              </w:r>
            </w:del>
            <w:ins w:id="1630" w:author="Eric Boisvert" w:date="2015-10-29T04:10:00Z">
              <w:r w:rsidR="00FA21EA">
                <w:rPr>
                  <w:rStyle w:val="reqtext"/>
                  <w:lang w:val="en-CA"/>
                </w:rPr>
                <w:t>entity</w:t>
              </w:r>
            </w:ins>
            <w:ins w:id="1631" w:author="Eric Boisvert" w:date="2015-10-29T04:08:00Z">
              <w:r w:rsidR="00FA21EA" w:rsidRPr="00D12552">
                <w:rPr>
                  <w:rStyle w:val="reqtext"/>
                  <w:lang w:val="en-CA"/>
                </w:rPr>
                <w:t xml:space="preserve"> </w:t>
              </w:r>
              <w:commentRangeEnd w:id="1628"/>
              <w:r w:rsidR="00FA21EA">
                <w:rPr>
                  <w:rStyle w:val="Marquedecommentaire"/>
                  <w:rFonts w:ascii="Times New Roman" w:eastAsia="Times New Roman" w:hAnsi="Times New Roman"/>
                  <w:lang w:val="en-US" w:eastAsia="en-US"/>
                </w:rPr>
                <w:commentReference w:id="1628"/>
              </w:r>
            </w:ins>
            <w:del w:id="1632" w:author="Eric Boisvert" w:date="2015-10-29T04:07:00Z">
              <w:r w:rsidRPr="00D12552" w:rsidDel="00FA21EA">
                <w:rPr>
                  <w:rStyle w:val="reqtext"/>
                  <w:lang w:val="en-CA"/>
                </w:rPr>
                <w:delText xml:space="preserve">shall </w:delText>
              </w:r>
            </w:del>
            <w:ins w:id="1633"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634" w:author="Ollie Raymond" w:date="2016-02-12T12:49:00Z">
            <w:rPr>
              <w:color w:val="FF0000"/>
              <w:lang w:val="en-CA"/>
            </w:rPr>
          </w:rPrChange>
        </w:rPr>
      </w:pPr>
    </w:p>
    <w:p w14:paraId="2C0BE7B8" w14:textId="0E76E5F7" w:rsidR="004635D8" w:rsidRPr="009F4AF5" w:rsidRDefault="004635D8" w:rsidP="00DB1F99">
      <w:pPr>
        <w:rPr>
          <w:color w:val="000000"/>
          <w:lang w:val="en-CA"/>
          <w:rPrChange w:id="1635" w:author="Ollie Raymond" w:date="2016-02-12T12:49:00Z">
            <w:rPr>
              <w:color w:val="FF0000"/>
              <w:lang w:val="en-CA"/>
            </w:rPr>
          </w:rPrChange>
        </w:rPr>
      </w:pPr>
      <w:r w:rsidRPr="009F4AF5">
        <w:rPr>
          <w:color w:val="000000"/>
          <w:lang w:val="en-CA"/>
          <w:rPrChange w:id="1636" w:author="Ollie Raymond" w:date="2016-02-12T12:49:00Z">
            <w:rPr>
              <w:color w:val="FF0000"/>
              <w:lang w:val="en-CA"/>
            </w:rPr>
          </w:rPrChange>
        </w:rPr>
        <w:t>If a</w:t>
      </w:r>
      <w:r w:rsidR="00641AE8" w:rsidRPr="009F4AF5">
        <w:rPr>
          <w:color w:val="000000"/>
          <w:lang w:val="en-CA"/>
          <w:rPrChange w:id="1637" w:author="Ollie Raymond" w:date="2016-02-12T12:49:00Z">
            <w:rPr>
              <w:color w:val="FF0000"/>
              <w:lang w:val="en-CA"/>
            </w:rPr>
          </w:rPrChange>
        </w:rPr>
        <w:t xml:space="preserve"> target implementation is capable of encoding </w:t>
      </w:r>
      <w:ins w:id="1638" w:author="Eric Boisvert" w:date="2016-03-06T11:05:00Z">
        <w:r w:rsidR="001E3746">
          <w:rPr>
            <w:color w:val="000000"/>
            <w:lang w:val="en-CA"/>
          </w:rPr>
          <w:t>all th</w:t>
        </w:r>
        <w:r w:rsidR="009F2680">
          <w:rPr>
            <w:color w:val="000000"/>
            <w:lang w:val="en-CA"/>
          </w:rPr>
          <w:t xml:space="preserve">e artefacts (classes and properties) using the same </w:t>
        </w:r>
      </w:ins>
      <w:del w:id="1639" w:author="Eric Boisvert" w:date="2016-03-06T11:06:00Z">
        <w:r w:rsidR="00641AE8" w:rsidRPr="009F4AF5" w:rsidDel="009F2680">
          <w:rPr>
            <w:color w:val="000000"/>
            <w:lang w:val="en-CA"/>
            <w:rPrChange w:id="1640" w:author="Ollie Raymond" w:date="2016-02-12T12:49:00Z">
              <w:rPr>
                <w:color w:val="FF0000"/>
                <w:lang w:val="en-CA"/>
              </w:rPr>
            </w:rPrChange>
          </w:rPr>
          <w:delText xml:space="preserve">all the </w:delText>
        </w:r>
      </w:del>
      <w:r w:rsidR="00641AE8" w:rsidRPr="009F4AF5">
        <w:rPr>
          <w:color w:val="000000"/>
          <w:lang w:val="en-CA"/>
          <w:rPrChange w:id="1641" w:author="Ollie Raymond" w:date="2016-02-12T12:49:00Z">
            <w:rPr>
              <w:color w:val="FF0000"/>
              <w:lang w:val="en-CA"/>
            </w:rPr>
          </w:rPrChange>
        </w:rPr>
        <w:t>names used in UML</w:t>
      </w:r>
      <w:r w:rsidRPr="009F4AF5">
        <w:rPr>
          <w:color w:val="000000"/>
          <w:lang w:val="en-CA"/>
          <w:rPrChange w:id="1642" w:author="Ollie Raymond" w:date="2016-02-12T12:49:00Z">
            <w:rPr>
              <w:color w:val="FF0000"/>
              <w:lang w:val="en-CA"/>
            </w:rPr>
          </w:rPrChange>
        </w:rPr>
        <w:t xml:space="preserve">, </w:t>
      </w:r>
      <w:r w:rsidR="00641AE8" w:rsidRPr="009F4AF5">
        <w:rPr>
          <w:color w:val="000000"/>
          <w:lang w:val="en-CA"/>
          <w:rPrChange w:id="1643" w:author="Ollie Raymond" w:date="2016-02-12T12:49:00Z">
            <w:rPr>
              <w:color w:val="FF0000"/>
              <w:lang w:val="en-CA"/>
            </w:rPr>
          </w:rPrChange>
        </w:rPr>
        <w:t>it shall do so</w:t>
      </w:r>
      <w:r w:rsidRPr="009F4AF5">
        <w:rPr>
          <w:color w:val="000000"/>
          <w:lang w:val="en-CA"/>
          <w:rPrChange w:id="1644" w:author="Ollie Raymond" w:date="2016-02-12T12:49:00Z">
            <w:rPr>
              <w:color w:val="FF0000"/>
              <w:lang w:val="en-CA"/>
            </w:rPr>
          </w:rPrChange>
        </w:rPr>
        <w:t>.  Some target i</w:t>
      </w:r>
      <w:r w:rsidR="00BA6B31" w:rsidRPr="009F4AF5">
        <w:rPr>
          <w:color w:val="000000"/>
          <w:lang w:val="en-CA"/>
          <w:rPrChange w:id="1645" w:author="Ollie Raymond" w:date="2016-02-12T12:49:00Z">
            <w:rPr>
              <w:color w:val="FF0000"/>
              <w:lang w:val="en-CA"/>
            </w:rPr>
          </w:rPrChange>
        </w:rPr>
        <w:t>mplementation</w:t>
      </w:r>
      <w:ins w:id="1646" w:author="Eric Boisvert" w:date="2015-10-29T04:09:00Z">
        <w:r w:rsidR="00FA21EA" w:rsidRPr="009F4AF5">
          <w:rPr>
            <w:color w:val="000000"/>
            <w:lang w:val="en-CA"/>
            <w:rPrChange w:id="1647" w:author="Ollie Raymond" w:date="2016-02-12T12:49:00Z">
              <w:rPr>
                <w:color w:val="FF0000"/>
                <w:lang w:val="en-CA"/>
              </w:rPr>
            </w:rPrChange>
          </w:rPr>
          <w:t>s</w:t>
        </w:r>
      </w:ins>
      <w:r w:rsidR="00BA6B31" w:rsidRPr="009F4AF5">
        <w:rPr>
          <w:color w:val="000000"/>
          <w:lang w:val="en-CA"/>
          <w:rPrChange w:id="1648" w:author="Ollie Raymond" w:date="2016-02-12T12:49:00Z">
            <w:rPr>
              <w:color w:val="FF0000"/>
              <w:lang w:val="en-CA"/>
            </w:rPr>
          </w:rPrChange>
        </w:rPr>
        <w:t xml:space="preserve"> might prevent it; </w:t>
      </w:r>
      <w:r w:rsidRPr="009F4AF5">
        <w:rPr>
          <w:color w:val="000000"/>
          <w:lang w:val="en-CA"/>
          <w:rPrChange w:id="1649" w:author="Ollie Raymond" w:date="2016-02-12T12:49:00Z">
            <w:rPr>
              <w:color w:val="FF0000"/>
              <w:lang w:val="en-CA"/>
            </w:rPr>
          </w:rPrChange>
        </w:rPr>
        <w:t xml:space="preserve">for example, </w:t>
      </w:r>
      <w:del w:id="1650" w:author="Eric Boisvert" w:date="2016-03-06T11:06:00Z">
        <w:r w:rsidRPr="009F4AF5" w:rsidDel="009F2680">
          <w:rPr>
            <w:color w:val="000000"/>
            <w:lang w:val="en-CA"/>
            <w:rPrChange w:id="1651" w:author="Ollie Raymond" w:date="2016-02-12T12:49:00Z">
              <w:rPr>
                <w:color w:val="FF0000"/>
                <w:lang w:val="en-CA"/>
              </w:rPr>
            </w:rPrChange>
          </w:rPr>
          <w:delText xml:space="preserve">DBF </w:delText>
        </w:r>
      </w:del>
      <w:ins w:id="1652" w:author="Eric Boisvert" w:date="2016-03-06T11:06:00Z">
        <w:r w:rsidR="009F2680">
          <w:rPr>
            <w:color w:val="000000"/>
            <w:lang w:val="en-CA"/>
          </w:rPr>
          <w:t>dBase (DBF files)</w:t>
        </w:r>
        <w:r w:rsidR="009F2680" w:rsidRPr="009F4AF5">
          <w:rPr>
            <w:color w:val="000000"/>
            <w:lang w:val="en-CA"/>
            <w:rPrChange w:id="1653" w:author="Ollie Raymond" w:date="2016-02-12T12:49:00Z">
              <w:rPr>
                <w:color w:val="FF0000"/>
                <w:lang w:val="en-CA"/>
              </w:rPr>
            </w:rPrChange>
          </w:rPr>
          <w:t xml:space="preserve"> </w:t>
        </w:r>
      </w:ins>
      <w:r w:rsidRPr="009F4AF5">
        <w:rPr>
          <w:color w:val="000000"/>
          <w:lang w:val="en-CA"/>
          <w:rPrChange w:id="1654" w:author="Ollie Raymond" w:date="2016-02-12T12:49:00Z">
            <w:rPr>
              <w:color w:val="FF0000"/>
              <w:lang w:val="en-CA"/>
            </w:rPr>
          </w:rPrChange>
        </w:rPr>
        <w:t xml:space="preserve">column names </w:t>
      </w:r>
      <w:r w:rsidR="00BA6B31" w:rsidRPr="009F4AF5">
        <w:rPr>
          <w:color w:val="000000"/>
          <w:lang w:val="en-CA"/>
          <w:rPrChange w:id="1655" w:author="Ollie Raymond" w:date="2016-02-12T12:49:00Z">
            <w:rPr>
              <w:color w:val="FF0000"/>
              <w:lang w:val="en-CA"/>
            </w:rPr>
          </w:rPrChange>
        </w:rPr>
        <w:t>are restricted to 10 characters</w:t>
      </w:r>
      <w:r w:rsidRPr="009F4AF5">
        <w:rPr>
          <w:color w:val="000000"/>
          <w:lang w:val="en-CA"/>
          <w:rPrChange w:id="1656"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657" w:author="Ollie Raymond" w:date="2016-02-12T12:49:00Z">
            <w:rPr>
              <w:color w:val="FF0000"/>
              <w:lang w:val="en-CA"/>
            </w:rPr>
          </w:rPrChange>
        </w:rPr>
        <w:t>s</w:t>
      </w:r>
      <w:r w:rsidRPr="009F4AF5">
        <w:rPr>
          <w:color w:val="000000"/>
          <w:lang w:val="en-CA"/>
          <w:rPrChange w:id="1658" w:author="Ollie Raymond" w:date="2016-02-12T12:49:00Z">
            <w:rPr>
              <w:color w:val="FF0000"/>
              <w:lang w:val="en-CA"/>
            </w:rPr>
          </w:rPrChange>
        </w:rPr>
        <w:t xml:space="preserve"> shall be used.</w:t>
      </w:r>
    </w:p>
    <w:p w14:paraId="5FC5385C" w14:textId="77777777" w:rsidR="00AD7448" w:rsidRPr="00D12552" w:rsidRDefault="00641AE8" w:rsidP="000B4F44">
      <w:pPr>
        <w:pStyle w:val="Titre3"/>
        <w:spacing w:after="240"/>
        <w:rPr>
          <w:lang w:val="en-CA"/>
        </w:rPr>
      </w:pPr>
      <w:bookmarkStart w:id="1659" w:name="_Toc446944577"/>
      <w:r w:rsidRPr="00D12552">
        <w:rPr>
          <w:lang w:val="en-CA"/>
        </w:rPr>
        <w:t>Cardinality</w:t>
      </w:r>
      <w:bookmarkEnd w:id="165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378490DA" w:rsidR="00641AE8" w:rsidRPr="00D12552" w:rsidRDefault="00946727" w:rsidP="001571AE">
            <w:pPr>
              <w:pStyle w:val="Tabletext10"/>
              <w:jc w:val="left"/>
              <w:rPr>
                <w:rStyle w:val="reqtext"/>
                <w:lang w:val="en-CA"/>
              </w:rPr>
            </w:pPr>
            <w:ins w:id="1660" w:author="Eric Boisvert" w:date="2015-10-29T04:28:00Z">
              <w:r>
                <w:rPr>
                  <w:rStyle w:val="reqtext"/>
                  <w:lang w:val="en-CA"/>
                </w:rPr>
                <w:t xml:space="preserve">If the </w:t>
              </w:r>
            </w:ins>
            <w:ins w:id="1661" w:author="Ollie Raymond" w:date="2016-02-12T12:49:00Z">
              <w:r w:rsidR="00704C86">
                <w:rPr>
                  <w:rStyle w:val="reqtext"/>
                  <w:lang w:val="en-CA"/>
                </w:rPr>
                <w:t>t</w:t>
              </w:r>
            </w:ins>
            <w:del w:id="1662"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663" w:author="Eric Boisvert" w:date="2015-10-29T04:28:00Z">
              <w:r>
                <w:rPr>
                  <w:rStyle w:val="reqtext"/>
                  <w:lang w:val="en-CA"/>
                </w:rPr>
                <w:t xml:space="preserve"> allows it, it</w:t>
              </w:r>
            </w:ins>
            <w:r w:rsidR="00641AE8" w:rsidRPr="00D12552">
              <w:rPr>
                <w:rStyle w:val="reqtext"/>
                <w:lang w:val="en-CA"/>
              </w:rPr>
              <w:t xml:space="preserve"> </w:t>
            </w:r>
            <w:del w:id="1664" w:author="Eric Boisvert" w:date="2015-10-29T04:27:00Z">
              <w:r w:rsidR="00641AE8" w:rsidRPr="00D12552" w:rsidDel="001571AE">
                <w:rPr>
                  <w:rStyle w:val="reqtext"/>
                  <w:lang w:val="en-CA"/>
                </w:rPr>
                <w:delText xml:space="preserve">shall </w:delText>
              </w:r>
            </w:del>
            <w:ins w:id="1665" w:author="Eric Boisvert" w:date="2015-10-29T04:27:00Z">
              <w:r w:rsidR="001571AE">
                <w:rPr>
                  <w:rStyle w:val="reqtext"/>
                  <w:lang w:val="en-CA"/>
                </w:rPr>
                <w:t>SHALL</w:t>
              </w:r>
              <w:r w:rsidR="001571AE" w:rsidRPr="00D12552">
                <w:rPr>
                  <w:rStyle w:val="reqtext"/>
                  <w:lang w:val="en-CA"/>
                </w:rPr>
                <w:t xml:space="preserve"> </w:t>
              </w:r>
            </w:ins>
            <w:del w:id="1666" w:author="Eric Boisvert" w:date="2015-10-29T04:26:00Z">
              <w:r w:rsidR="00641AE8" w:rsidRPr="00D12552" w:rsidDel="001571AE">
                <w:rPr>
                  <w:rStyle w:val="reqtext"/>
                  <w:lang w:val="en-CA"/>
                </w:rPr>
                <w:delText xml:space="preserve">constrain </w:delText>
              </w:r>
            </w:del>
            <w:ins w:id="1667"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668" w:author="Eric Boisvert" w:date="2015-10-29T04:26:00Z">
              <w:r w:rsidR="001571AE">
                <w:rPr>
                  <w:rStyle w:val="reqtext"/>
                  <w:lang w:val="en-CA"/>
                </w:rPr>
                <w:t>s</w:t>
              </w:r>
            </w:ins>
            <w:r w:rsidR="00641AE8" w:rsidRPr="00D12552">
              <w:rPr>
                <w:rStyle w:val="reqtext"/>
                <w:lang w:val="en-CA"/>
              </w:rPr>
              <w:t xml:space="preserve"> </w:t>
            </w:r>
            <w:ins w:id="1669" w:author="Eric Boisvert" w:date="2015-10-29T04:26:00Z">
              <w:r w:rsidR="001571AE">
                <w:rPr>
                  <w:rStyle w:val="reqtext"/>
                  <w:lang w:val="en-CA"/>
                </w:rPr>
                <w:t xml:space="preserve">as defined in the </w:t>
              </w:r>
            </w:ins>
            <w:del w:id="1670"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ins w:id="1671" w:author="Boisvert, Eric" w:date="2016-03-29T08:08:00Z">
              <w:r w:rsidR="007A7721">
                <w:rPr>
                  <w:rStyle w:val="reqtext"/>
                  <w:lang w:val="en-CA"/>
                </w:rPr>
                <w:t>.</w:t>
              </w:r>
            </w:ins>
          </w:p>
        </w:tc>
      </w:tr>
    </w:tbl>
    <w:p w14:paraId="3BE5C0E0" w14:textId="77777777" w:rsidR="000F4D17" w:rsidRPr="009F4AF5" w:rsidRDefault="000F4D17" w:rsidP="000B4F44">
      <w:pPr>
        <w:spacing w:after="120"/>
        <w:rPr>
          <w:ins w:id="1672" w:author="Eric Boisvert" w:date="2015-10-29T04:29:00Z"/>
          <w:color w:val="000000"/>
          <w:lang w:val="en-CA"/>
        </w:rPr>
      </w:pPr>
    </w:p>
    <w:p w14:paraId="7C3E2A57" w14:textId="1823F8A8" w:rsidR="00946727" w:rsidRPr="009F4AF5" w:rsidDel="00FB508F" w:rsidRDefault="00946727" w:rsidP="00FB508F">
      <w:pPr>
        <w:rPr>
          <w:del w:id="1673" w:author="Eric Boisvert" w:date="2016-01-04T12:14:00Z"/>
          <w:color w:val="000000"/>
          <w:lang w:val="en-CA"/>
          <w:rPrChange w:id="1674" w:author="Ollie Raymond" w:date="2016-02-12T12:54:00Z">
            <w:rPr>
              <w:del w:id="1675" w:author="Eric Boisvert" w:date="2016-01-04T12:14:00Z"/>
              <w:color w:val="FF0000"/>
              <w:lang w:val="en-CA"/>
            </w:rPr>
          </w:rPrChange>
        </w:rPr>
      </w:pPr>
      <w:ins w:id="1676" w:author="Eric Boisvert" w:date="2015-10-29T04:29:00Z">
        <w:r w:rsidRPr="009F4AF5">
          <w:rPr>
            <w:color w:val="000000"/>
            <w:lang w:val="en-CA"/>
            <w:rPrChange w:id="1677" w:author="Ollie Raymond" w:date="2016-02-12T12:54:00Z">
              <w:rPr>
                <w:color w:val="FF0000"/>
                <w:lang w:val="en-CA"/>
              </w:rPr>
            </w:rPrChange>
          </w:rPr>
          <w:t>Cardinality shall be the same as defined in UML model.</w:t>
        </w:r>
      </w:ins>
      <w:ins w:id="1678" w:author="Eric Boisvert" w:date="2016-01-04T12:11:00Z">
        <w:r w:rsidR="00ED5267" w:rsidRPr="009F4AF5">
          <w:rPr>
            <w:color w:val="000000"/>
            <w:lang w:val="en-CA"/>
            <w:rPrChange w:id="1679"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80" w:author="Eric Boisvert" w:date="2016-01-04T12:11:00Z">
        <w:r w:rsidR="00ED5267" w:rsidRPr="009F4AF5">
          <w:rPr>
            <w:color w:val="000000"/>
            <w:lang w:val="en-CA"/>
            <w:rPrChange w:id="1681" w:author="Ollie Raymond" w:date="2016-02-12T12:54:00Z">
              <w:rPr>
                <w:color w:val="FF0000"/>
                <w:lang w:val="en-CA"/>
              </w:rPr>
            </w:rPrChange>
          </w:rPr>
          <w:t xml:space="preserve"> the upper bound</w:t>
        </w:r>
      </w:ins>
      <w:r w:rsidR="00B12ECA" w:rsidRPr="009F4AF5">
        <w:rPr>
          <w:color w:val="000000"/>
          <w:lang w:val="en-CA"/>
        </w:rPr>
        <w:t>s of cardinality</w:t>
      </w:r>
      <w:ins w:id="1682" w:author="Eric Boisvert" w:date="2016-01-04T12:11:00Z">
        <w:r w:rsidR="00ED5267" w:rsidRPr="009F4AF5">
          <w:rPr>
            <w:color w:val="000000"/>
            <w:lang w:val="en-CA"/>
            <w:rPrChange w:id="1683" w:author="Ollie Raymond" w:date="2016-02-12T12:54:00Z">
              <w:rPr>
                <w:color w:val="FF0000"/>
                <w:lang w:val="en-CA"/>
              </w:rPr>
            </w:rPrChange>
          </w:rPr>
          <w:t xml:space="preserve">: </w:t>
        </w:r>
      </w:ins>
      <w:ins w:id="1684" w:author="Eric Boisvert" w:date="2016-01-04T12:13:00Z">
        <w:r w:rsidR="00ED5267" w:rsidRPr="009F4AF5">
          <w:rPr>
            <w:color w:val="000000"/>
            <w:lang w:val="en-CA"/>
            <w:rPrChange w:id="1685" w:author="Ollie Raymond" w:date="2016-02-12T12:54:00Z">
              <w:rPr>
                <w:color w:val="FF0000"/>
                <w:lang w:val="en-CA"/>
              </w:rPr>
            </w:rPrChange>
          </w:rPr>
          <w:t>“1”</w:t>
        </w:r>
      </w:ins>
      <w:ins w:id="1686" w:author="Eric Boisvert" w:date="2016-01-04T12:11:00Z">
        <w:r w:rsidR="00ED5267" w:rsidRPr="009F4AF5">
          <w:rPr>
            <w:color w:val="000000"/>
            <w:lang w:val="en-CA"/>
            <w:rPrChange w:id="1687" w:author="Ollie Raymond" w:date="2016-02-12T12:54:00Z">
              <w:rPr>
                <w:color w:val="FF0000"/>
                <w:lang w:val="en-CA"/>
              </w:rPr>
            </w:rPrChange>
          </w:rPr>
          <w:t xml:space="preserve"> or </w:t>
        </w:r>
      </w:ins>
      <w:ins w:id="1688" w:author="Eric Boisvert" w:date="2016-01-04T12:13:00Z">
        <w:r w:rsidR="00ED5267" w:rsidRPr="009F4AF5">
          <w:rPr>
            <w:color w:val="000000"/>
            <w:lang w:val="en-CA"/>
            <w:rPrChange w:id="1689" w:author="Ollie Raymond" w:date="2016-02-12T12:54:00Z">
              <w:rPr>
                <w:color w:val="FF0000"/>
                <w:lang w:val="en-CA"/>
              </w:rPr>
            </w:rPrChange>
          </w:rPr>
          <w:t>“</w:t>
        </w:r>
      </w:ins>
      <w:ins w:id="1690" w:author="Eric Boisvert" w:date="2016-01-04T12:11:00Z">
        <w:r w:rsidR="00ED5267" w:rsidRPr="009F4AF5">
          <w:rPr>
            <w:color w:val="000000"/>
            <w:lang w:val="en-CA"/>
            <w:rPrChange w:id="1691" w:author="Ollie Raymond" w:date="2016-02-12T12:54:00Z">
              <w:rPr>
                <w:color w:val="FF0000"/>
                <w:lang w:val="en-CA"/>
              </w:rPr>
            </w:rPrChange>
          </w:rPr>
          <w:t>many</w:t>
        </w:r>
      </w:ins>
      <w:ins w:id="1692" w:author="Eric Boisvert" w:date="2016-01-04T12:13:00Z">
        <w:r w:rsidR="00ED5267" w:rsidRPr="009F4AF5">
          <w:rPr>
            <w:color w:val="000000"/>
            <w:lang w:val="en-CA"/>
            <w:rPrChange w:id="1693" w:author="Ollie Raymond" w:date="2016-02-12T12:54:00Z">
              <w:rPr>
                <w:color w:val="FF0000"/>
                <w:lang w:val="en-CA"/>
              </w:rPr>
            </w:rPrChange>
          </w:rPr>
          <w:t>”</w:t>
        </w:r>
      </w:ins>
      <w:ins w:id="1694" w:author="Eric Boisvert" w:date="2016-01-04T12:11:00Z">
        <w:r w:rsidR="00ED5267" w:rsidRPr="009F4AF5">
          <w:rPr>
            <w:color w:val="000000"/>
            <w:lang w:val="en-CA"/>
            <w:rPrChange w:id="1695" w:author="Ollie Raymond" w:date="2016-02-12T12:54:00Z">
              <w:rPr>
                <w:color w:val="FF0000"/>
                <w:lang w:val="en-CA"/>
              </w:rPr>
            </w:rPrChange>
          </w:rPr>
          <w:t xml:space="preserve"> in almost all cases.</w:t>
        </w:r>
      </w:ins>
      <w:ins w:id="1696" w:author="Eric Boisvert" w:date="2016-01-04T12:13:00Z">
        <w:r w:rsidR="00ED5267" w:rsidRPr="009F4AF5">
          <w:rPr>
            <w:color w:val="000000"/>
            <w:lang w:val="en-CA"/>
            <w:rPrChange w:id="1697" w:author="Ollie Raymond" w:date="2016-02-12T12:54:00Z">
              <w:rPr>
                <w:color w:val="FF0000"/>
                <w:lang w:val="en-CA"/>
              </w:rPr>
            </w:rPrChange>
          </w:rPr>
          <w:t xml:space="preserve">  </w:t>
        </w:r>
      </w:ins>
      <w:r w:rsidR="00B12ECA" w:rsidRPr="009F4AF5">
        <w:rPr>
          <w:color w:val="000000"/>
          <w:lang w:val="en-CA"/>
        </w:rPr>
        <w:t>I</w:t>
      </w:r>
      <w:ins w:id="1698" w:author="Eric Boisvert" w:date="2016-01-04T12:13:00Z">
        <w:r w:rsidR="00ED5267" w:rsidRPr="009F4AF5">
          <w:rPr>
            <w:color w:val="000000"/>
            <w:lang w:val="en-CA"/>
            <w:rPrChange w:id="1699" w:author="Ollie Raymond" w:date="2016-02-12T12:54:00Z">
              <w:rPr>
                <w:color w:val="FF0000"/>
                <w:lang w:val="en-CA"/>
              </w:rPr>
            </w:rPrChange>
          </w:rPr>
          <w:t>f the UML</w:t>
        </w:r>
      </w:ins>
      <w:r w:rsidR="00B12ECA" w:rsidRPr="009F4AF5">
        <w:rPr>
          <w:color w:val="000000"/>
          <w:lang w:val="en-CA"/>
        </w:rPr>
        <w:t xml:space="preserve"> model</w:t>
      </w:r>
      <w:ins w:id="1700" w:author="Eric Boisvert" w:date="2016-01-04T12:13:00Z">
        <w:r w:rsidR="00ED5267" w:rsidRPr="009F4AF5">
          <w:rPr>
            <w:color w:val="000000"/>
            <w:lang w:val="en-CA"/>
            <w:rPrChange w:id="1701" w:author="Ollie Raymond" w:date="2016-02-12T12:54:00Z">
              <w:rPr>
                <w:color w:val="FF0000"/>
                <w:lang w:val="en-CA"/>
              </w:rPr>
            </w:rPrChange>
          </w:rPr>
          <w:t xml:space="preserve"> limits a property</w:t>
        </w:r>
      </w:ins>
      <w:r w:rsidR="00B12ECA" w:rsidRPr="009F4AF5">
        <w:rPr>
          <w:color w:val="000000"/>
          <w:lang w:val="en-CA"/>
        </w:rPr>
        <w:t>’s maximum cardinality</w:t>
      </w:r>
      <w:ins w:id="1702" w:author="Eric Boisvert" w:date="2016-01-04T12:13:00Z">
        <w:r w:rsidR="00ED5267" w:rsidRPr="009F4AF5">
          <w:rPr>
            <w:color w:val="000000"/>
            <w:lang w:val="en-CA"/>
            <w:rPrChange w:id="1703" w:author="Ollie Raymond" w:date="2016-02-12T12:54:00Z">
              <w:rPr>
                <w:color w:val="FF0000"/>
                <w:lang w:val="en-CA"/>
              </w:rPr>
            </w:rPrChange>
          </w:rPr>
          <w:t xml:space="preserve"> to “1”, the</w:t>
        </w:r>
      </w:ins>
      <w:r w:rsidR="00B12ECA" w:rsidRPr="009F4AF5">
        <w:rPr>
          <w:color w:val="000000"/>
          <w:lang w:val="en-CA"/>
        </w:rPr>
        <w:t>n the</w:t>
      </w:r>
      <w:ins w:id="1704" w:author="Eric Boisvert" w:date="2016-01-04T12:13:00Z">
        <w:r w:rsidR="00ED5267" w:rsidRPr="009F4AF5">
          <w:rPr>
            <w:color w:val="000000"/>
            <w:lang w:val="en-CA"/>
            <w:rPrChange w:id="1705" w:author="Ollie Raymond" w:date="2016-02-12T12:54:00Z">
              <w:rPr>
                <w:color w:val="FF0000"/>
                <w:lang w:val="en-CA"/>
              </w:rPr>
            </w:rPrChange>
          </w:rPr>
          <w:t xml:space="preserve"> target implementation can</w:t>
        </w:r>
      </w:ins>
      <w:r w:rsidR="00B12ECA" w:rsidRPr="009F4AF5">
        <w:rPr>
          <w:color w:val="000000"/>
          <w:lang w:val="en-CA"/>
        </w:rPr>
        <w:t>no</w:t>
      </w:r>
      <w:ins w:id="1706" w:author="Eric Boisvert" w:date="2016-01-04T12:13:00Z">
        <w:r w:rsidR="00ED5267" w:rsidRPr="009F4AF5">
          <w:rPr>
            <w:color w:val="000000"/>
            <w:lang w:val="en-CA"/>
            <w:rPrChange w:id="1707" w:author="Ollie Raymond" w:date="2016-02-12T12:54:00Z">
              <w:rPr>
                <w:color w:val="FF0000"/>
                <w:lang w:val="en-CA"/>
              </w:rPr>
            </w:rPrChange>
          </w:rPr>
          <w:t>t be “many</w:t>
        </w:r>
      </w:ins>
      <w:ins w:id="1708" w:author="Eric Boisvert" w:date="2016-01-04T12:14:00Z">
        <w:r w:rsidR="00ED5267" w:rsidRPr="009F4AF5">
          <w:rPr>
            <w:color w:val="000000"/>
            <w:lang w:val="en-CA"/>
            <w:rPrChange w:id="1709" w:author="Ollie Raymond" w:date="2016-02-12T12:54:00Z">
              <w:rPr>
                <w:color w:val="FF0000"/>
                <w:lang w:val="en-CA"/>
              </w:rPr>
            </w:rPrChange>
          </w:rPr>
          <w:t>”.</w:t>
        </w:r>
      </w:ins>
    </w:p>
    <w:p w14:paraId="46D9A84E" w14:textId="77777777" w:rsidR="00FB508F" w:rsidRPr="009F4AF5" w:rsidRDefault="00FB508F" w:rsidP="00DB1F99">
      <w:pPr>
        <w:rPr>
          <w:ins w:id="1710" w:author="Ollie Raymond" w:date="2016-02-12T12:54:00Z"/>
          <w:color w:val="000000"/>
          <w:lang w:val="en-CA"/>
        </w:rPr>
      </w:pPr>
    </w:p>
    <w:p w14:paraId="4412BB3D" w14:textId="77777777" w:rsidR="00FB508F" w:rsidRPr="00D12552" w:rsidRDefault="00FB508F" w:rsidP="000B4F44">
      <w:pPr>
        <w:pStyle w:val="Titre3"/>
        <w:spacing w:after="240"/>
        <w:rPr>
          <w:ins w:id="1711" w:author="Ollie Raymond" w:date="2016-02-12T12:54:00Z"/>
          <w:lang w:val="en-CA"/>
        </w:rPr>
      </w:pPr>
      <w:bookmarkStart w:id="1712" w:name="_Toc446944578"/>
      <w:ins w:id="1713" w:author="Ollie Raymond" w:date="2016-02-12T12:54:00Z">
        <w:r>
          <w:rPr>
            <w:lang w:val="en-CA"/>
          </w:rPr>
          <w:lastRenderedPageBreak/>
          <w:t>Abstract classes</w:t>
        </w:r>
        <w:bookmarkEnd w:id="1712"/>
      </w:ins>
    </w:p>
    <w:p w14:paraId="67ABAA99" w14:textId="2DFC6A1F" w:rsidR="000F4D17" w:rsidDel="00FB508F" w:rsidRDefault="00641AE8" w:rsidP="00FB508F">
      <w:pPr>
        <w:rPr>
          <w:ins w:id="1714" w:author="Eric Boisvert" w:date="2015-10-29T04:46:00Z"/>
          <w:del w:id="1715" w:author="Ollie Raymond" w:date="2016-02-12T12:53:00Z"/>
          <w:lang w:val="en-CA"/>
        </w:rPr>
      </w:pPr>
      <w:del w:id="1716" w:author="Eric Boisvert" w:date="2015-10-29T04:46:00Z">
        <w:r w:rsidRPr="00FB508F" w:rsidDel="000F4D17">
          <w:rPr>
            <w:lang w:val="en-CA"/>
          </w:rPr>
          <w:delText>.</w:delText>
        </w:r>
      </w:del>
      <w:del w:id="1717" w:author="Eric Boisvert" w:date="2016-01-04T12:14:00Z">
        <w:r w:rsidRPr="00FB508F" w:rsidDel="00ED5267">
          <w:rPr>
            <w:lang w:val="en-CA"/>
          </w:rPr>
          <w:delText xml:space="preserve"> </w:delText>
        </w:r>
      </w:del>
      <w:ins w:id="1718" w:author="Eric Boisvert" w:date="2015-10-29T04:46:00Z">
        <w:del w:id="1719"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1720" w:author="Eric Boisvert" w:date="2015-10-29T04:46:00Z"/>
          <w:del w:id="1721"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722"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723" w:author="Eric Boisvert" w:date="2015-10-29T04:46:00Z"/>
                <w:rStyle w:val="requri"/>
                <w:lang w:val="en-CA"/>
              </w:rPr>
            </w:pPr>
            <w:ins w:id="1724"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3B5D9E7" w:rsidR="000F4D17" w:rsidRPr="00D12552" w:rsidRDefault="000F4D17" w:rsidP="009F2680">
            <w:pPr>
              <w:pStyle w:val="Tabletext10"/>
              <w:jc w:val="left"/>
              <w:rPr>
                <w:ins w:id="1725" w:author="Eric Boisvert" w:date="2015-10-29T04:46:00Z"/>
                <w:rStyle w:val="reqtext"/>
                <w:lang w:val="en-CA"/>
              </w:rPr>
            </w:pPr>
            <w:ins w:id="1726" w:author="Eric Boisvert" w:date="2015-10-29T04:46:00Z">
              <w:r>
                <w:rPr>
                  <w:rStyle w:val="reqtext"/>
                  <w:lang w:val="en-CA"/>
                </w:rPr>
                <w:t xml:space="preserve">Abstract classes SHALL </w:t>
              </w:r>
            </w:ins>
            <w:ins w:id="1727" w:author="Eric Boisvert" w:date="2016-03-06T11:09:00Z">
              <w:r w:rsidR="009F2680">
                <w:rPr>
                  <w:rStyle w:val="reqtext"/>
                  <w:lang w:val="en-CA"/>
                </w:rPr>
                <w:t>NOT</w:t>
              </w:r>
            </w:ins>
            <w:ins w:id="1728" w:author="Eric Boisvert" w:date="2015-10-29T04:46:00Z">
              <w:r>
                <w:rPr>
                  <w:rStyle w:val="reqtext"/>
                  <w:lang w:val="en-CA"/>
                </w:rPr>
                <w:t xml:space="preserve"> be materialised</w:t>
              </w:r>
            </w:ins>
            <w:ins w:id="1729" w:author="Boisvert, Eric" w:date="2016-03-29T08:08:00Z">
              <w:r w:rsidR="007A7721">
                <w:rPr>
                  <w:rStyle w:val="reqtext"/>
                  <w:lang w:val="en-CA"/>
                </w:rPr>
                <w:t>.</w:t>
              </w:r>
            </w:ins>
          </w:p>
        </w:tc>
      </w:tr>
    </w:tbl>
    <w:p w14:paraId="271F24BA" w14:textId="77777777" w:rsidR="000F4D17" w:rsidRPr="009F4AF5" w:rsidRDefault="000F4D17" w:rsidP="000B4F44">
      <w:pPr>
        <w:spacing w:after="120"/>
        <w:rPr>
          <w:ins w:id="1730" w:author="Eric Boisvert" w:date="2016-01-04T12:14:00Z"/>
          <w:color w:val="000000"/>
          <w:lang w:val="en-CA"/>
          <w:rPrChange w:id="1731" w:author="Ollie Raymond" w:date="2016-02-12T12:51:00Z">
            <w:rPr>
              <w:ins w:id="1732" w:author="Eric Boisvert" w:date="2016-01-04T12:14:00Z"/>
              <w:color w:val="FF0000"/>
              <w:lang w:val="en-CA"/>
            </w:rPr>
          </w:rPrChange>
        </w:rPr>
      </w:pPr>
    </w:p>
    <w:p w14:paraId="3177864D" w14:textId="5E5F40E5" w:rsidR="00ED5267" w:rsidRPr="009F4AF5" w:rsidRDefault="00396863" w:rsidP="000F4D17">
      <w:pPr>
        <w:rPr>
          <w:ins w:id="1733" w:author="Ollie Raymond" w:date="2016-02-12T12:54:00Z"/>
          <w:color w:val="000000"/>
          <w:lang w:val="en-CA"/>
        </w:rPr>
      </w:pPr>
      <w:ins w:id="1734" w:author="Eric Boisvert" w:date="2016-01-04T13:05:00Z">
        <w:r w:rsidRPr="009F4AF5">
          <w:rPr>
            <w:color w:val="000000"/>
            <w:lang w:val="en-CA"/>
            <w:rPrChange w:id="1735" w:author="Ollie Raymond" w:date="2016-02-12T12:51:00Z">
              <w:rPr>
                <w:color w:val="FF0000"/>
                <w:lang w:val="en-CA"/>
              </w:rPr>
            </w:rPrChange>
          </w:rPr>
          <w:t>Not all physical implementation</w:t>
        </w:r>
      </w:ins>
      <w:ins w:id="1736" w:author="Ollie Raymond" w:date="2016-02-12T12:50:00Z">
        <w:r w:rsidR="00704C86" w:rsidRPr="009F4AF5">
          <w:rPr>
            <w:color w:val="000000"/>
            <w:lang w:val="en-CA"/>
            <w:rPrChange w:id="1737" w:author="Ollie Raymond" w:date="2016-02-12T12:51:00Z">
              <w:rPr>
                <w:color w:val="FF0000"/>
                <w:lang w:val="en-CA"/>
              </w:rPr>
            </w:rPrChange>
          </w:rPr>
          <w:t>s</w:t>
        </w:r>
      </w:ins>
      <w:ins w:id="1738" w:author="Eric Boisvert" w:date="2016-01-04T13:05:00Z">
        <w:r w:rsidRPr="009F4AF5">
          <w:rPr>
            <w:color w:val="000000"/>
            <w:lang w:val="en-CA"/>
            <w:rPrChange w:id="1739" w:author="Ollie Raymond" w:date="2016-02-12T12:51:00Z">
              <w:rPr>
                <w:color w:val="FF0000"/>
                <w:lang w:val="en-CA"/>
              </w:rPr>
            </w:rPrChange>
          </w:rPr>
          <w:t xml:space="preserve"> support the concept of </w:t>
        </w:r>
      </w:ins>
      <w:ins w:id="1740" w:author="Ollie Raymond" w:date="2016-02-12T12:50:00Z">
        <w:r w:rsidR="00704C86" w:rsidRPr="009F4AF5">
          <w:rPr>
            <w:color w:val="000000"/>
            <w:lang w:val="en-CA"/>
            <w:rPrChange w:id="1741" w:author="Ollie Raymond" w:date="2016-02-12T12:51:00Z">
              <w:rPr>
                <w:color w:val="FF0000"/>
                <w:lang w:val="en-CA"/>
              </w:rPr>
            </w:rPrChange>
          </w:rPr>
          <w:t xml:space="preserve">an </w:t>
        </w:r>
      </w:ins>
      <w:ins w:id="1742" w:author="Eric Boisvert" w:date="2016-01-04T13:06:00Z">
        <w:r w:rsidRPr="009F4AF5">
          <w:rPr>
            <w:color w:val="000000"/>
            <w:lang w:val="en-CA"/>
            <w:rPrChange w:id="1743" w:author="Ollie Raymond" w:date="2016-02-12T12:51:00Z">
              <w:rPr>
                <w:color w:val="FF0000"/>
                <w:lang w:val="en-CA"/>
              </w:rPr>
            </w:rPrChange>
          </w:rPr>
          <w:t>abstract class</w:t>
        </w:r>
      </w:ins>
      <w:ins w:id="1744" w:author="Ollie Raymond" w:date="2016-02-12T12:50:00Z">
        <w:r w:rsidR="00704C86" w:rsidRPr="009F4AF5">
          <w:rPr>
            <w:color w:val="000000"/>
            <w:lang w:val="en-CA"/>
            <w:rPrChange w:id="1745" w:author="Ollie Raymond" w:date="2016-02-12T12:51:00Z">
              <w:rPr>
                <w:color w:val="FF0000"/>
                <w:lang w:val="en-CA"/>
              </w:rPr>
            </w:rPrChange>
          </w:rPr>
          <w:t>,</w:t>
        </w:r>
      </w:ins>
      <w:ins w:id="1746" w:author="Eric Boisvert" w:date="2016-01-04T13:06:00Z">
        <w:r w:rsidRPr="009F4AF5">
          <w:rPr>
            <w:color w:val="000000"/>
            <w:lang w:val="en-CA"/>
            <w:rPrChange w:id="1747" w:author="Ollie Raymond" w:date="2016-02-12T12:51:00Z">
              <w:rPr>
                <w:color w:val="FF0000"/>
                <w:lang w:val="en-CA"/>
              </w:rPr>
            </w:rPrChange>
          </w:rPr>
          <w:t xml:space="preserve"> or even inheritance and polymorphism.  XSD does support that concept</w:t>
        </w:r>
      </w:ins>
      <w:ins w:id="1748" w:author="Eric Boisvert" w:date="2016-01-04T13:08:00Z">
        <w:r w:rsidRPr="009F4AF5">
          <w:rPr>
            <w:color w:val="000000"/>
            <w:lang w:val="en-CA"/>
            <w:rPrChange w:id="1749" w:author="Ollie Raymond" w:date="2016-02-12T12:51:00Z">
              <w:rPr>
                <w:color w:val="FF0000"/>
                <w:lang w:val="en-CA"/>
              </w:rPr>
            </w:rPrChange>
          </w:rPr>
          <w:t xml:space="preserve"> and all its implications</w:t>
        </w:r>
      </w:ins>
      <w:ins w:id="1750" w:author="Eric Boisvert" w:date="2016-01-04T13:06:00Z">
        <w:r w:rsidRPr="009F4AF5">
          <w:rPr>
            <w:color w:val="000000"/>
            <w:lang w:val="en-CA"/>
            <w:rPrChange w:id="1751" w:author="Ollie Raymond" w:date="2016-02-12T12:51:00Z">
              <w:rPr>
                <w:color w:val="FF0000"/>
                <w:lang w:val="en-CA"/>
              </w:rPr>
            </w:rPrChange>
          </w:rPr>
          <w:t>, but JSON does not</w:t>
        </w:r>
      </w:ins>
      <w:ins w:id="1752" w:author="Eric Boisvert" w:date="2016-03-06T11:08:00Z">
        <w:r w:rsidR="009F2680">
          <w:rPr>
            <w:color w:val="000000"/>
            <w:lang w:val="en-CA"/>
          </w:rPr>
          <w:t xml:space="preserve"> – although Javascript somewhat can</w:t>
        </w:r>
      </w:ins>
      <w:ins w:id="1753" w:author="Eric Boisvert" w:date="2016-01-04T13:06:00Z">
        <w:r w:rsidRPr="009F4AF5">
          <w:rPr>
            <w:color w:val="000000"/>
            <w:lang w:val="en-CA"/>
            <w:rPrChange w:id="1754" w:author="Ollie Raymond" w:date="2016-02-12T12:51:00Z">
              <w:rPr>
                <w:color w:val="FF0000"/>
                <w:lang w:val="en-CA"/>
              </w:rPr>
            </w:rPrChange>
          </w:rPr>
          <w:t>.  This requirement specifies that the physical model shall not allow materialisation of a</w:t>
        </w:r>
      </w:ins>
      <w:ins w:id="1755" w:author="Eric Boisvert" w:date="2016-01-04T13:08:00Z">
        <w:r w:rsidRPr="009F4AF5">
          <w:rPr>
            <w:color w:val="000000"/>
            <w:lang w:val="en-CA"/>
            <w:rPrChange w:id="1756" w:author="Ollie Raymond" w:date="2016-02-12T12:51:00Z">
              <w:rPr>
                <w:color w:val="FF0000"/>
                <w:lang w:val="en-CA"/>
              </w:rPr>
            </w:rPrChange>
          </w:rPr>
          <w:t>n</w:t>
        </w:r>
      </w:ins>
      <w:ins w:id="1757" w:author="Eric Boisvert" w:date="2016-01-04T13:06:00Z">
        <w:r w:rsidRPr="009F4AF5">
          <w:rPr>
            <w:color w:val="000000"/>
            <w:lang w:val="en-CA"/>
            <w:rPrChange w:id="1758" w:author="Ollie Raymond" w:date="2016-02-12T12:51:00Z">
              <w:rPr>
                <w:color w:val="FF0000"/>
                <w:lang w:val="en-CA"/>
              </w:rPr>
            </w:rPrChange>
          </w:rPr>
          <w:t xml:space="preserve"> </w:t>
        </w:r>
      </w:ins>
      <w:ins w:id="1759" w:author="Eric Boisvert" w:date="2016-01-04T13:07:00Z">
        <w:r w:rsidRPr="009F4AF5">
          <w:rPr>
            <w:color w:val="000000"/>
            <w:lang w:val="en-CA"/>
            <w:rPrChange w:id="1760" w:author="Ollie Raymond" w:date="2016-02-12T12:51:00Z">
              <w:rPr>
                <w:color w:val="FF0000"/>
                <w:lang w:val="en-CA"/>
              </w:rPr>
            </w:rPrChange>
          </w:rPr>
          <w:t>insta</w:t>
        </w:r>
      </w:ins>
      <w:ins w:id="1761" w:author="Ollie Raymond" w:date="2016-02-12T12:51:00Z">
        <w:r w:rsidR="00704C86" w:rsidRPr="009F4AF5">
          <w:rPr>
            <w:color w:val="000000"/>
            <w:lang w:val="en-CA"/>
            <w:rPrChange w:id="1762" w:author="Ollie Raymond" w:date="2016-02-12T12:51:00Z">
              <w:rPr>
                <w:color w:val="FF0000"/>
                <w:lang w:val="en-CA"/>
              </w:rPr>
            </w:rPrChange>
          </w:rPr>
          <w:t>n</w:t>
        </w:r>
      </w:ins>
      <w:ins w:id="1763" w:author="Eric Boisvert" w:date="2016-01-04T13:07:00Z">
        <w:r w:rsidRPr="009F4AF5">
          <w:rPr>
            <w:color w:val="000000"/>
            <w:lang w:val="en-CA"/>
            <w:rPrChange w:id="1764" w:author="Ollie Raymond" w:date="2016-02-12T12:51:00Z">
              <w:rPr>
                <w:color w:val="FF0000"/>
                <w:lang w:val="en-CA"/>
              </w:rPr>
            </w:rPrChange>
          </w:rPr>
          <w:t xml:space="preserve">ce of a </w:t>
        </w:r>
      </w:ins>
      <w:ins w:id="1765" w:author="Eric Boisvert" w:date="2016-01-04T13:06:00Z">
        <w:r w:rsidRPr="009F4AF5">
          <w:rPr>
            <w:color w:val="000000"/>
            <w:lang w:val="en-CA"/>
            <w:rPrChange w:id="1766" w:author="Ollie Raymond" w:date="2016-02-12T12:51:00Z">
              <w:rPr>
                <w:color w:val="FF0000"/>
                <w:lang w:val="en-CA"/>
              </w:rPr>
            </w:rPrChange>
          </w:rPr>
          <w:t xml:space="preserve">class </w:t>
        </w:r>
      </w:ins>
      <w:ins w:id="1767" w:author="Eric Boisvert" w:date="2016-03-28T12:43:00Z">
        <w:r w:rsidR="001E3746">
          <w:rPr>
            <w:color w:val="000000"/>
            <w:lang w:val="en-CA"/>
          </w:rPr>
          <w:t>stereotyped</w:t>
        </w:r>
      </w:ins>
      <w:ins w:id="1768" w:author="Eric Boisvert" w:date="2016-01-04T13:06:00Z">
        <w:r w:rsidRPr="009F4AF5">
          <w:rPr>
            <w:color w:val="000000"/>
            <w:lang w:val="en-CA"/>
            <w:rPrChange w:id="1769" w:author="Ollie Raymond" w:date="2016-02-12T12:51:00Z">
              <w:rPr>
                <w:color w:val="FF0000"/>
                <w:lang w:val="en-CA"/>
              </w:rPr>
            </w:rPrChange>
          </w:rPr>
          <w:t xml:space="preserve"> as abstract.</w:t>
        </w:r>
      </w:ins>
    </w:p>
    <w:p w14:paraId="2593C8D8" w14:textId="4336F25B" w:rsidR="00FB508F" w:rsidRPr="00D12552" w:rsidRDefault="00FB508F" w:rsidP="000B4F44">
      <w:pPr>
        <w:pStyle w:val="Titre3"/>
        <w:spacing w:after="240"/>
        <w:rPr>
          <w:ins w:id="1770" w:author="Ollie Raymond" w:date="2016-02-12T12:54:00Z"/>
          <w:lang w:val="en-CA"/>
        </w:rPr>
      </w:pPr>
      <w:bookmarkStart w:id="1771" w:name="_Toc446944579"/>
      <w:r>
        <w:rPr>
          <w:lang w:val="en-CA"/>
        </w:rPr>
        <w:t>Polymorphism</w:t>
      </w:r>
      <w:bookmarkEnd w:id="177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77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773" w:author="Eric Boisvert" w:date="2016-01-04T13:09:00Z"/>
                <w:rStyle w:val="requri"/>
                <w:lang w:val="en-CA"/>
              </w:rPr>
            </w:pPr>
            <w:ins w:id="177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2275638A" w:rsidR="00396863" w:rsidRPr="00D12552" w:rsidRDefault="000578C2" w:rsidP="000578C2">
            <w:pPr>
              <w:pStyle w:val="Tabletext10"/>
              <w:jc w:val="left"/>
              <w:rPr>
                <w:ins w:id="1775" w:author="Eric Boisvert" w:date="2016-01-04T13:09:00Z"/>
                <w:rStyle w:val="reqtext"/>
                <w:lang w:val="en-CA"/>
              </w:rPr>
            </w:pPr>
            <w:ins w:id="1776" w:author="Eric Boisvert" w:date="2016-01-04T13:24:00Z">
              <w:r>
                <w:rPr>
                  <w:rStyle w:val="reqtext"/>
                  <w:lang w:val="en-CA"/>
                </w:rPr>
                <w:t>Target implementation</w:t>
              </w:r>
            </w:ins>
            <w:ins w:id="1777" w:author="Eric Boisvert" w:date="2016-01-04T13:09:00Z">
              <w:r w:rsidR="00396863">
                <w:rPr>
                  <w:rStyle w:val="reqtext"/>
                  <w:lang w:val="en-CA"/>
                </w:rPr>
                <w:t xml:space="preserve"> </w:t>
              </w:r>
            </w:ins>
            <w:ins w:id="1778" w:author="Eric Boisvert" w:date="2016-01-04T13:24:00Z">
              <w:r>
                <w:rPr>
                  <w:rStyle w:val="reqtext"/>
                  <w:lang w:val="en-CA"/>
                </w:rPr>
                <w:t>SHALL</w:t>
              </w:r>
            </w:ins>
            <w:ins w:id="1779" w:author="Eric Boisvert" w:date="2016-01-04T13:09:00Z">
              <w:r w:rsidR="00396863">
                <w:rPr>
                  <w:rStyle w:val="reqtext"/>
                  <w:lang w:val="en-CA"/>
                </w:rPr>
                <w:t xml:space="preserve"> implements </w:t>
              </w:r>
            </w:ins>
            <w:ins w:id="1780" w:author="Eric Boisvert" w:date="2016-01-04T13:24:00Z">
              <w:r>
                <w:rPr>
                  <w:rStyle w:val="reqtext"/>
                  <w:lang w:val="en-CA"/>
                </w:rPr>
                <w:t>type substitutions</w:t>
              </w:r>
            </w:ins>
            <w:ins w:id="1781" w:author="Eric Boisvert" w:date="2016-01-04T13:09:00Z">
              <w:r w:rsidR="00396863">
                <w:rPr>
                  <w:rStyle w:val="reqtext"/>
                  <w:lang w:val="en-CA"/>
                </w:rPr>
                <w:t xml:space="preserve"> </w:t>
              </w:r>
            </w:ins>
            <w:ins w:id="1782" w:author="Eric Boisvert" w:date="2016-01-04T13:10:00Z">
              <w:r w:rsidR="00396863">
                <w:rPr>
                  <w:rStyle w:val="reqtext"/>
                  <w:lang w:val="en-CA"/>
                </w:rPr>
                <w:t>inferred</w:t>
              </w:r>
            </w:ins>
            <w:ins w:id="1783" w:author="Eric Boisvert" w:date="2016-01-04T13:09:00Z">
              <w:r w:rsidR="00396863">
                <w:rPr>
                  <w:rStyle w:val="reqtext"/>
                  <w:lang w:val="en-CA"/>
                </w:rPr>
                <w:t xml:space="preserve"> </w:t>
              </w:r>
            </w:ins>
            <w:ins w:id="1784" w:author="Eric Boisvert" w:date="2016-01-04T13:10:00Z">
              <w:r w:rsidR="00396863">
                <w:rPr>
                  <w:rStyle w:val="reqtext"/>
                  <w:lang w:val="en-CA"/>
                </w:rPr>
                <w:t>from the UML model</w:t>
              </w:r>
            </w:ins>
            <w:ins w:id="1785" w:author="Boisvert, Eric" w:date="2016-03-29T08:08:00Z">
              <w:r w:rsidR="007A7721">
                <w:rPr>
                  <w:rStyle w:val="reqtext"/>
                  <w:lang w:val="en-CA"/>
                </w:rPr>
                <w:t>.</w:t>
              </w:r>
            </w:ins>
          </w:p>
        </w:tc>
      </w:tr>
    </w:tbl>
    <w:p w14:paraId="64A5A5CB" w14:textId="77777777" w:rsidR="00396863" w:rsidRPr="009F4AF5" w:rsidRDefault="00396863" w:rsidP="000B4F44">
      <w:pPr>
        <w:spacing w:after="120"/>
        <w:rPr>
          <w:ins w:id="1786" w:author="Eric Boisvert" w:date="2016-01-04T13:09:00Z"/>
          <w:color w:val="000000"/>
          <w:lang w:val="en-CA"/>
        </w:rPr>
      </w:pPr>
    </w:p>
    <w:p w14:paraId="41D6450C" w14:textId="65F098A5" w:rsidR="00396863" w:rsidRPr="009F4AF5" w:rsidRDefault="00396863" w:rsidP="000F4D17">
      <w:pPr>
        <w:rPr>
          <w:ins w:id="1787" w:author="Eric Boisvert" w:date="2016-01-04T13:26:00Z"/>
          <w:color w:val="000000"/>
          <w:lang w:val="en-CA"/>
        </w:rPr>
      </w:pPr>
      <w:ins w:id="1788" w:author="Eric Boisvert" w:date="2016-01-04T13:10:00Z">
        <w:r w:rsidRPr="009F4AF5">
          <w:rPr>
            <w:color w:val="000000"/>
            <w:lang w:val="en-CA"/>
          </w:rPr>
          <w:t xml:space="preserve">The type hierarchy of the UML model implies type substitutions </w:t>
        </w:r>
      </w:ins>
      <w:ins w:id="1789" w:author="Eric Boisvert" w:date="2016-03-28T12:43:00Z">
        <w:r w:rsidR="001E3746">
          <w:rPr>
            <w:color w:val="000000"/>
            <w:lang w:val="en-CA"/>
          </w:rPr>
          <w:t>for</w:t>
        </w:r>
      </w:ins>
      <w:ins w:id="1790" w:author="Eric Boisvert" w:date="2016-01-04T13:10:00Z">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91" w:author="Eric Boisvert" w:date="2016-01-04T13:17:00Z">
        <w:r w:rsidR="00057138" w:rsidRPr="009F4AF5">
          <w:rPr>
            <w:color w:val="000000"/>
            <w:lang w:val="en-CA"/>
          </w:rPr>
          <w:t xml:space="preserve"> because DisplacementEvent is a sub type of GeologicEvent</w:t>
        </w:r>
      </w:ins>
      <w:ins w:id="1792" w:author="Eric Boisvert" w:date="2016-01-04T13:23:00Z">
        <w:r w:rsidR="000578C2" w:rsidRPr="009F4AF5">
          <w:rPr>
            <w:color w:val="000000"/>
            <w:lang w:val="en-CA"/>
          </w:rPr>
          <w:t xml:space="preserve"> (</w:t>
        </w:r>
      </w:ins>
      <w:ins w:id="1793"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94" w:author="Eric Boisvert" w:date="2016-03-28T16:06:00Z">
        <w:r w:rsidR="003842F3" w:rsidRPr="003842F3">
          <w:rPr>
            <w:color w:val="000000"/>
            <w:rPrChange w:id="1795" w:author="Eric Boisvert" w:date="2016-03-28T16:06:00Z">
              <w:rPr/>
            </w:rPrChange>
          </w:rPr>
          <w:t>Figure</w:t>
        </w:r>
        <w:r w:rsidR="003842F3" w:rsidRPr="003842F3">
          <w:rPr>
            <w:color w:val="000000"/>
            <w:lang w:val="en-CA"/>
            <w:rPrChange w:id="1796" w:author="Eric Boisvert" w:date="2016-03-28T16:06:00Z">
              <w:rPr/>
            </w:rPrChange>
          </w:rPr>
          <w:t xml:space="preserve"> 7</w:t>
        </w:r>
      </w:ins>
      <w:ins w:id="1797" w:author="Eric Boisvert" w:date="2016-01-04T13:24:00Z">
        <w:r w:rsidR="000578C2" w:rsidRPr="009F4AF5">
          <w:rPr>
            <w:color w:val="000000"/>
            <w:lang w:val="en-CA"/>
          </w:rPr>
          <w:fldChar w:fldCharType="end"/>
        </w:r>
      </w:ins>
      <w:ins w:id="1798" w:author="Eric Boisvert" w:date="2016-01-04T13:23:00Z">
        <w:r w:rsidR="000578C2" w:rsidRPr="009F4AF5">
          <w:rPr>
            <w:color w:val="000000"/>
            <w:lang w:val="en-CA"/>
          </w:rPr>
          <w:t>)</w:t>
        </w:r>
      </w:ins>
      <w:ins w:id="1799" w:author="Eric Boisvert" w:date="2016-01-04T13:24:00Z">
        <w:r w:rsidR="000578C2" w:rsidRPr="009F4AF5">
          <w:rPr>
            <w:color w:val="000000"/>
            <w:lang w:val="en-CA"/>
          </w:rPr>
          <w:t xml:space="preserve">. </w:t>
        </w:r>
      </w:ins>
      <w:ins w:id="1800" w:author="Eric Boisvert" w:date="2016-01-04T13:25:00Z">
        <w:r w:rsidR="000578C2" w:rsidRPr="009F4AF5">
          <w:rPr>
            <w:color w:val="000000"/>
            <w:lang w:val="en-CA"/>
          </w:rPr>
          <w:t xml:space="preserve"> A lot of property type</w:t>
        </w:r>
      </w:ins>
      <w:r w:rsidR="00DF50C1" w:rsidRPr="009F4AF5">
        <w:rPr>
          <w:color w:val="000000"/>
          <w:lang w:val="en-CA"/>
        </w:rPr>
        <w:t>s</w:t>
      </w:r>
      <w:ins w:id="1801" w:author="Eric Boisvert" w:date="2016-01-04T13:25:00Z">
        <w:r w:rsidR="000578C2" w:rsidRPr="009F4AF5">
          <w:rPr>
            <w:color w:val="000000"/>
            <w:lang w:val="en-CA"/>
          </w:rPr>
          <w:t xml:space="preserve"> are abstract type</w:t>
        </w:r>
      </w:ins>
      <w:ins w:id="1802" w:author="Eric Boisvert" w:date="2016-03-06T11:11:00Z">
        <w:r w:rsidR="009F2680">
          <w:rPr>
            <w:color w:val="000000"/>
            <w:lang w:val="en-CA"/>
          </w:rPr>
          <w:t>s</w:t>
        </w:r>
      </w:ins>
      <w:ins w:id="1803" w:author="Eric Boisvert" w:date="2016-01-04T13:25:00Z">
        <w:r w:rsidR="000578C2" w:rsidRPr="009F4AF5">
          <w:rPr>
            <w:color w:val="000000"/>
            <w:lang w:val="en-CA"/>
          </w:rPr>
          <w:t xml:space="preserve"> and only a concrete subtype </w:t>
        </w:r>
      </w:ins>
      <w:r w:rsidR="00DF50C1" w:rsidRPr="009F4AF5">
        <w:rPr>
          <w:color w:val="000000"/>
          <w:lang w:val="en-CA"/>
        </w:rPr>
        <w:t>may</w:t>
      </w:r>
      <w:ins w:id="1804" w:author="Eric Boisvert" w:date="2016-01-04T13:25:00Z">
        <w:r w:rsidR="000578C2" w:rsidRPr="009F4AF5">
          <w:rPr>
            <w:color w:val="000000"/>
            <w:lang w:val="en-CA"/>
          </w:rPr>
          <w:t xml:space="preserve"> be materialised (as per </w:t>
        </w:r>
      </w:ins>
      <w:ins w:id="1805" w:author="Eric Boisvert" w:date="2016-01-04T13:26:00Z">
        <w:r w:rsidR="000578C2" w:rsidRPr="009F4AF5">
          <w:rPr>
            <w:rStyle w:val="requri"/>
            <w:color w:val="000000"/>
            <w:lang w:val="en-CA"/>
          </w:rPr>
          <w:t>/req/gsml4-core/uml-abstract</w:t>
        </w:r>
      </w:ins>
      <w:ins w:id="1806" w:author="Eric Boisvert" w:date="2016-01-04T13:25:00Z">
        <w:r w:rsidR="000578C2" w:rsidRPr="009F4AF5">
          <w:rPr>
            <w:color w:val="000000"/>
            <w:lang w:val="en-CA"/>
          </w:rPr>
          <w:t>)</w:t>
        </w:r>
      </w:ins>
      <w:ins w:id="1807"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Titre3"/>
        <w:spacing w:after="240"/>
        <w:rPr>
          <w:lang w:val="en-CA"/>
        </w:rPr>
      </w:pPr>
      <w:bookmarkStart w:id="1808" w:name="_Toc446944580"/>
      <w:r w:rsidRPr="00D12552">
        <w:rPr>
          <w:lang w:val="en-CA"/>
        </w:rPr>
        <w:t>Quantities</w:t>
      </w:r>
      <w:bookmarkEnd w:id="180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0C7858E9"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809"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810" w:author="Eric Boisvert" w:date="2015-10-29T03:55:00Z">
              <w:r>
                <w:rPr>
                  <w:rFonts w:cs="Arial"/>
                  <w:sz w:val="18"/>
                  <w:lang w:val="en-CA"/>
                </w:rPr>
                <w:t>from a governed ontology</w:t>
              </w:r>
            </w:ins>
            <w:ins w:id="1811" w:author="Boisvert, Eric" w:date="2016-03-29T08:08:00Z">
              <w:r w:rsidR="007A7721">
                <w:rPr>
                  <w:rFonts w:cs="Arial"/>
                  <w:sz w:val="18"/>
                  <w:lang w:val="en-CA"/>
                </w:rPr>
                <w:t>.</w:t>
              </w:r>
            </w:ins>
          </w:p>
        </w:tc>
      </w:tr>
    </w:tbl>
    <w:p w14:paraId="63FFEFEE" w14:textId="77777777" w:rsidR="000B4F44" w:rsidRPr="000B4F44" w:rsidRDefault="000B4F44" w:rsidP="000B4F44">
      <w:pPr>
        <w:spacing w:after="120"/>
        <w:rPr>
          <w:ins w:id="1812"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813" w:author="Eric Boisvert" w:date="2015-10-29T04:29:00Z">
        <w:r>
          <w:rPr>
            <w:lang w:val="en-CA"/>
          </w:rPr>
          <w:t xml:space="preserve">, for </w:t>
        </w:r>
      </w:ins>
      <w:ins w:id="1814" w:author="Eric Boisvert" w:date="2015-10-29T04:30:00Z">
        <w:r>
          <w:rPr>
            <w:lang w:val="en-CA"/>
          </w:rPr>
          <w:t>example</w:t>
        </w:r>
      </w:ins>
      <w:ins w:id="1815"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816" w:author="Eric Boisvert" w:date="2015-10-29T04:29:00Z">
        <w:r>
          <w:rPr>
            <w:lang w:val="en-CA"/>
          </w:rPr>
          <w:t>UCUM</w:t>
        </w:r>
      </w:ins>
      <w:r w:rsidR="007A4792">
        <w:rPr>
          <w:lang w:val="en-CA"/>
        </w:rPr>
        <w:t>)</w:t>
      </w:r>
      <w:ins w:id="1817" w:author="Eric Boisvert" w:date="2015-10-29T04:29:00Z">
        <w:r>
          <w:rPr>
            <w:lang w:val="en-CA"/>
          </w:rPr>
          <w:t>.</w:t>
        </w:r>
      </w:ins>
      <w:del w:id="1818" w:author="Eric Boisvert" w:date="2015-10-29T04:29:00Z">
        <w:r w:rsidRPr="00D12552" w:rsidDel="00946727">
          <w:rPr>
            <w:lang w:val="en-CA"/>
          </w:rPr>
          <w:delText>.</w:delText>
        </w:r>
      </w:del>
    </w:p>
    <w:p w14:paraId="1EB2BDF4" w14:textId="77777777" w:rsidR="000B4F44" w:rsidRPr="00D12552" w:rsidRDefault="000B4F44">
      <w:pPr>
        <w:pStyle w:val="Titre3"/>
        <w:spacing w:after="240"/>
        <w:rPr>
          <w:lang w:val="en-CA"/>
        </w:rPr>
        <w:pPrChange w:id="1819" w:author="Ollie Raymond" w:date="2016-02-12T17:39:00Z">
          <w:pPr>
            <w:pStyle w:val="Titre3"/>
          </w:pPr>
        </w:pPrChange>
      </w:pPr>
      <w:bookmarkStart w:id="1820" w:name="_Toc446944581"/>
      <w:r w:rsidRPr="00D12552">
        <w:rPr>
          <w:lang w:val="en-CA"/>
        </w:rPr>
        <w:t>Code lists</w:t>
      </w:r>
      <w:bookmarkEnd w:id="182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7FF7A9D3"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ins w:id="1821" w:author="Boisvert, Eric" w:date="2016-03-29T08:08:00Z">
              <w:r w:rsidR="007A7721">
                <w:rPr>
                  <w:rStyle w:val="reqtext"/>
                  <w:lang w:val="en-CA"/>
                </w:rPr>
                <w:t>.</w:t>
              </w:r>
            </w:ins>
          </w:p>
        </w:tc>
      </w:tr>
    </w:tbl>
    <w:p w14:paraId="13DCEDE5" w14:textId="77777777" w:rsidR="000B4F44" w:rsidRPr="000B4F44" w:rsidRDefault="000B4F44" w:rsidP="000B4F44">
      <w:pPr>
        <w:spacing w:after="120"/>
        <w:rPr>
          <w:ins w:id="1822" w:author="Eric Boisvert" w:date="2016-01-04T13:09:00Z"/>
          <w:color w:val="000000"/>
          <w:lang w:val="en-CA"/>
        </w:rPr>
      </w:pPr>
    </w:p>
    <w:p w14:paraId="026DFF58" w14:textId="5A1CE2A2"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Lienhypertexte"/>
            <w:lang w:val="en-CA"/>
          </w:rPr>
          <w:t>http://www.cgi-iugs.org/tech_collaboration/geoscience_terminology_working_group.html</w:t>
        </w:r>
      </w:hyperlink>
      <w:r w:rsidR="00610E7E">
        <w:rPr>
          <w:lang w:val="en-CA"/>
        </w:rPr>
        <w:t xml:space="preserve"> and </w:t>
      </w:r>
      <w:hyperlink r:id="rId22" w:history="1">
        <w:r w:rsidR="007A4792" w:rsidRPr="00445F04">
          <w:rPr>
            <w:rStyle w:val="Lienhypertexte"/>
            <w:lang w:val="en-CA"/>
          </w:rPr>
          <w:t>http://resource.geosciml.org</w:t>
        </w:r>
      </w:hyperlink>
      <w:r w:rsidR="007A4792">
        <w:rPr>
          <w:lang w:val="en-CA"/>
        </w:rPr>
        <w:t>)</w:t>
      </w:r>
      <w:ins w:id="1823" w:author="Eric Boisvert" w:date="2016-03-28T12:44:00Z">
        <w:r w:rsidR="001E3746">
          <w:rPr>
            <w:lang w:val="en-CA"/>
          </w:rPr>
          <w:t xml:space="preserve"> or INSPIRE</w:t>
        </w:r>
      </w:ins>
      <w:r w:rsidR="007A4792">
        <w:rPr>
          <w:lang w:val="en-CA"/>
        </w:rPr>
        <w:t xml:space="preserve">. </w:t>
      </w:r>
    </w:p>
    <w:p w14:paraId="2EF1B1D4" w14:textId="6499E410" w:rsidR="00D71D82" w:rsidDel="00704C86" w:rsidRDefault="00D71D82" w:rsidP="000F4D17">
      <w:pPr>
        <w:rPr>
          <w:ins w:id="1824" w:author="Eric Boisvert" w:date="2016-01-04T13:17:00Z"/>
          <w:del w:id="1825" w:author="Ollie Raymond" w:date="2016-02-12T12:52:00Z"/>
          <w:color w:val="FF0000"/>
          <w:lang w:val="en-CA"/>
        </w:rPr>
      </w:pPr>
    </w:p>
    <w:p w14:paraId="75F96929" w14:textId="46B5D6DC" w:rsidR="00057138" w:rsidDel="00704C86" w:rsidRDefault="004D2792" w:rsidP="000F4D17">
      <w:pPr>
        <w:rPr>
          <w:ins w:id="1826" w:author="Eric Boisvert" w:date="2015-10-29T04:46:00Z"/>
          <w:del w:id="1827" w:author="Ollie Raymond" w:date="2016-02-12T12:52:00Z"/>
          <w:color w:val="FF0000"/>
          <w:lang w:val="en-CA"/>
        </w:rPr>
      </w:pPr>
      <w:ins w:id="1828" w:author="Eric Boisvert" w:date="2016-01-04T13:23:00Z">
        <w:del w:id="1829"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5F06B5E6" w:rsidR="004D2792" w:rsidRPr="000150DE" w:rsidRDefault="004D2792">
                      <w:pPr>
                        <w:pStyle w:val="Lgende"/>
                        <w:rPr>
                          <w:color w:val="FF0000"/>
                        </w:rPr>
                        <w:pPrChange w:id="1830" w:author="Eric Boisvert" w:date="2016-01-04T13:23:00Z">
                          <w:pPr/>
                        </w:pPrChange>
                      </w:pPr>
                      <w:bookmarkStart w:id="1831" w:name="_Ref439677176"/>
                      <w:ins w:id="1832" w:author="Eric Boisvert" w:date="2016-01-04T13:23:00Z">
                        <w:r>
                          <w:t xml:space="preserve">Figure </w:t>
                        </w:r>
                        <w:r>
                          <w:fldChar w:fldCharType="begin"/>
                        </w:r>
                        <w:r>
                          <w:instrText xml:space="preserve"> SEQ Figure \* ARABIC </w:instrText>
                        </w:r>
                      </w:ins>
                      <w:r>
                        <w:fldChar w:fldCharType="separate"/>
                      </w:r>
                      <w:ins w:id="1833" w:author="Boisvert, Eric" w:date="2016-03-29T09:08:00Z">
                        <w:r>
                          <w:rPr>
                            <w:noProof/>
                          </w:rPr>
                          <w:t>7</w:t>
                        </w:r>
                      </w:ins>
                      <w:ins w:id="1834" w:author="Eric Boisvert" w:date="2016-01-04T13:23:00Z">
                        <w:r>
                          <w:fldChar w:fldCharType="end"/>
                        </w:r>
                        <w:bookmarkEnd w:id="1831"/>
                        <w:r>
                          <w:t xml:space="preserve"> : DisplacementEvent as subtype of GeologicEvent</w:t>
                        </w:r>
                      </w:ins>
                      <w:ins w:id="1835" w:author="Boisvert, Eric" w:date="2016-03-29T08:32:00Z">
                        <w:r>
                          <w:t>.</w:t>
                        </w:r>
                      </w:ins>
                    </w:p>
                  </w:txbxContent>
                </v:textbox>
              </v:shape>
            </w:pict>
          </w:r>
        </w:del>
      </w:ins>
      <w:del w:id="1836" w:author="Ollie Raymond" w:date="2016-02-12T12:52:00Z">
        <w:r>
          <w:rPr>
            <w:color w:val="FF0000"/>
            <w:lang w:val="en-CA"/>
          </w:rPr>
          <w:pict w14:anchorId="7DC4A963">
            <v:shape id="_x0000_i1031" type="#_x0000_t75" style="width:312.45pt;height:290.3pt">
              <v:imagedata croptop="-65520f" cropbottom="65520f"/>
            </v:shape>
          </w:pict>
        </w:r>
      </w:del>
    </w:p>
    <w:p w14:paraId="47D68AF1" w14:textId="77777777" w:rsidR="003D0B50" w:rsidRPr="00D12552" w:rsidRDefault="003D0B50" w:rsidP="002C2D58">
      <w:pPr>
        <w:pStyle w:val="Titre3"/>
        <w:rPr>
          <w:lang w:val="en-CA"/>
        </w:rPr>
      </w:pPr>
      <w:bookmarkStart w:id="1837" w:name="_Ref432861735"/>
      <w:bookmarkStart w:id="1838" w:name="_Ref446671865"/>
      <w:bookmarkStart w:id="1839" w:name="_Toc446944582"/>
      <w:commentRangeStart w:id="1840"/>
      <w:r w:rsidRPr="00D12552">
        <w:rPr>
          <w:lang w:val="en-CA"/>
        </w:rPr>
        <w:t>Code lists URI</w:t>
      </w:r>
      <w:bookmarkEnd w:id="1837"/>
      <w:commentRangeEnd w:id="1840"/>
      <w:r w:rsidR="00773E1B">
        <w:rPr>
          <w:rStyle w:val="Marquedecommentaire"/>
          <w:rFonts w:cs="Times New Roman"/>
          <w:b w:val="0"/>
          <w:bCs w:val="0"/>
        </w:rPr>
        <w:commentReference w:id="1840"/>
      </w:r>
      <w:bookmarkEnd w:id="1838"/>
      <w:bookmarkEnd w:id="1839"/>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841"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1842"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1843" w:author="Eric Boisvert" w:date="2016-03-06T11:13:00Z">
        <w:r w:rsidRPr="00D12552" w:rsidDel="0098452A">
          <w:rPr>
            <w:lang w:val="en-CA"/>
          </w:rPr>
          <w:delText xml:space="preserve">for </w:delText>
        </w:r>
      </w:del>
      <w:ins w:id="1844" w:author="Eric Boisvert" w:date="2016-03-06T11:13:00Z">
        <w:r w:rsidR="0098452A">
          <w:rPr>
            <w:lang w:val="en-CA"/>
          </w:rPr>
          <w:t>of</w:t>
        </w:r>
        <w:r w:rsidR="0098452A" w:rsidRPr="00D12552">
          <w:rPr>
            <w:lang w:val="en-CA"/>
          </w:rPr>
          <w:t xml:space="preserve"> </w:t>
        </w:r>
      </w:ins>
      <w:r w:rsidRPr="00D12552">
        <w:rPr>
          <w:lang w:val="en-CA"/>
        </w:rPr>
        <w:t>the term</w:t>
      </w:r>
      <w:del w:id="1845" w:author="Eric Boisvert" w:date="2016-03-06T11:13:00Z">
        <w:r w:rsidRPr="00D12552" w:rsidDel="0098452A">
          <w:rPr>
            <w:lang w:val="en-CA"/>
          </w:rPr>
          <w:delText xml:space="preserve"> using HTTP content, MIME-type and language negotiation mechanisms.</w:delText>
        </w:r>
      </w:del>
      <w:ins w:id="1846" w:author="Eric Boisvert" w:date="2016-03-06T11:13:00Z">
        <w:r w:rsidR="0098452A">
          <w:rPr>
            <w:lang w:val="en-CA"/>
          </w:rPr>
          <w:t>.</w:t>
        </w:r>
      </w:ins>
    </w:p>
    <w:p w14:paraId="6E70A1F5" w14:textId="77777777" w:rsidR="003D0B50" w:rsidRPr="00D12552" w:rsidRDefault="003D0B50" w:rsidP="003D0B50">
      <w:pPr>
        <w:pStyle w:val="Titre3"/>
        <w:rPr>
          <w:lang w:val="en-CA"/>
        </w:rPr>
      </w:pPr>
      <w:bookmarkStart w:id="1847" w:name="_Toc446944583"/>
      <w:commentRangeStart w:id="1848"/>
      <w:r w:rsidRPr="00D12552">
        <w:rPr>
          <w:lang w:val="en-CA"/>
        </w:rPr>
        <w:t>Identifier</w:t>
      </w:r>
      <w:commentRangeEnd w:id="1848"/>
      <w:r w:rsidR="000F4D17">
        <w:rPr>
          <w:rStyle w:val="Marquedecommentaire"/>
          <w:rFonts w:cs="Times New Roman"/>
          <w:b w:val="0"/>
          <w:bCs w:val="0"/>
        </w:rPr>
        <w:commentReference w:id="1848"/>
      </w:r>
      <w:bookmarkEnd w:id="1847"/>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849" w:author="Ollie Raymond" w:date="2016-02-15T09:36:00Z">
              <w:r w:rsidRPr="00D12552" w:rsidDel="004F288E">
                <w:rPr>
                  <w:rStyle w:val="reqtext"/>
                  <w:lang w:val="en-CA"/>
                </w:rPr>
                <w:delText xml:space="preserve">SHALL </w:delText>
              </w:r>
            </w:del>
            <w:ins w:id="1850"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851" w:author="Eric Boisvert" w:date="2016-01-04T13:09:00Z"/>
          <w:color w:val="000000"/>
          <w:lang w:val="en-CA"/>
        </w:rPr>
      </w:pPr>
    </w:p>
    <w:p w14:paraId="720215C8" w14:textId="29DF5BB0" w:rsidR="003D0B50" w:rsidRPr="00D12552" w:rsidDel="00610E7E" w:rsidRDefault="004F288E" w:rsidP="003D0B50">
      <w:pPr>
        <w:rPr>
          <w:del w:id="1852" w:author="Ollie Raymond" w:date="2016-02-12T14:03:00Z"/>
          <w:lang w:val="en-CA"/>
        </w:rPr>
      </w:pPr>
      <w:ins w:id="1853" w:author="Ollie Raymond" w:date="2016-02-15T09:36:00Z">
        <w:r>
          <w:rPr>
            <w:lang w:val="en-CA"/>
          </w:rPr>
          <w:t xml:space="preserve">Wherever possible, </w:t>
        </w:r>
      </w:ins>
      <w:del w:id="1854" w:author="Ollie Raymond" w:date="2016-02-15T09:36:00Z">
        <w:r w:rsidR="003D0B50" w:rsidRPr="00D12552" w:rsidDel="004F288E">
          <w:rPr>
            <w:lang w:val="en-CA"/>
          </w:rPr>
          <w:delText>F</w:delText>
        </w:r>
      </w:del>
      <w:ins w:id="1855" w:author="Ollie Raymond" w:date="2016-02-15T09:36:00Z">
        <w:r>
          <w:rPr>
            <w:lang w:val="en-CA"/>
          </w:rPr>
          <w:t>f</w:t>
        </w:r>
      </w:ins>
      <w:r w:rsidR="003D0B50" w:rsidRPr="00D12552">
        <w:rPr>
          <w:lang w:val="en-CA"/>
        </w:rPr>
        <w:t xml:space="preserve">eatures that use an HTTP URI as their identifier </w:t>
      </w:r>
      <w:del w:id="1856" w:author="Ollie Raymond" w:date="2016-02-15T09:36:00Z">
        <w:r w:rsidR="003D0B50" w:rsidRPr="00D12552" w:rsidDel="004F288E">
          <w:rPr>
            <w:lang w:val="en-CA"/>
          </w:rPr>
          <w:delText xml:space="preserve">SHALL </w:delText>
        </w:r>
      </w:del>
      <w:ins w:id="1857"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858" w:author="Ollie Raymond" w:date="2016-02-12T14:03:00Z">
        <w:r w:rsidR="00050DA2">
          <w:rPr>
            <w:lang w:val="en-CA"/>
          </w:rPr>
          <w:t xml:space="preserve"> </w:t>
        </w:r>
      </w:ins>
    </w:p>
    <w:p w14:paraId="036CBE7B" w14:textId="298E589A" w:rsidR="0048717F" w:rsidRPr="00610E7E" w:rsidRDefault="00B770B7" w:rsidP="00DB1F99">
      <w:pPr>
        <w:rPr>
          <w:lang w:val="en-CA"/>
          <w:rPrChange w:id="1859" w:author="Ollie Raymond" w:date="2016-02-12T14:03:00Z">
            <w:rPr>
              <w:color w:val="FF0000"/>
              <w:lang w:val="en-CA"/>
            </w:rPr>
          </w:rPrChange>
        </w:rPr>
      </w:pPr>
      <w:ins w:id="1860" w:author="Ollie Raymond" w:date="2016-02-15T09:42:00Z">
        <w:r>
          <w:rPr>
            <w:lang w:val="en-CA"/>
          </w:rPr>
          <w:lastRenderedPageBreak/>
          <w:t>A resolveable</w:t>
        </w:r>
      </w:ins>
      <w:ins w:id="1861" w:author="Eric Boisvert" w:date="2016-01-04T13:38:00Z">
        <w:del w:id="1862" w:author="Ollie Raymond" w:date="2016-02-15T09:42:00Z">
          <w:r w:rsidR="001A08DE" w:rsidRPr="00610E7E" w:rsidDel="00B770B7">
            <w:rPr>
              <w:lang w:val="en-CA"/>
              <w:rPrChange w:id="1863" w:author="Ollie Raymond" w:date="2016-02-12T14:03:00Z">
                <w:rPr>
                  <w:color w:val="FF0000"/>
                  <w:lang w:val="en-CA"/>
                </w:rPr>
              </w:rPrChange>
            </w:rPr>
            <w:delText>The</w:delText>
          </w:r>
        </w:del>
        <w:r w:rsidR="001A08DE" w:rsidRPr="00610E7E">
          <w:rPr>
            <w:lang w:val="en-CA"/>
            <w:rPrChange w:id="1864" w:author="Ollie Raymond" w:date="2016-02-12T14:03:00Z">
              <w:rPr>
                <w:color w:val="FF0000"/>
                <w:lang w:val="en-CA"/>
              </w:rPr>
            </w:rPrChange>
          </w:rPr>
          <w:t xml:space="preserve"> URI </w:t>
        </w:r>
        <w:del w:id="1865" w:author="Ollie Raymond" w:date="2016-02-15T09:42:00Z">
          <w:r w:rsidR="001A08DE" w:rsidRPr="00610E7E" w:rsidDel="00B770B7">
            <w:rPr>
              <w:lang w:val="en-CA"/>
              <w:rPrChange w:id="1866" w:author="Ollie Raymond" w:date="2016-02-12T14:03:00Z">
                <w:rPr>
                  <w:color w:val="FF0000"/>
                  <w:lang w:val="en-CA"/>
                </w:rPr>
              </w:rPrChange>
            </w:rPr>
            <w:delText>shall</w:delText>
          </w:r>
        </w:del>
      </w:ins>
      <w:ins w:id="1867" w:author="Ollie Raymond" w:date="2016-02-15T09:42:00Z">
        <w:r>
          <w:rPr>
            <w:lang w:val="en-CA"/>
          </w:rPr>
          <w:t>shall</w:t>
        </w:r>
      </w:ins>
      <w:ins w:id="1868" w:author="Eric Boisvert" w:date="2016-01-04T13:38:00Z">
        <w:r w:rsidR="001A08DE" w:rsidRPr="00610E7E">
          <w:rPr>
            <w:lang w:val="en-CA"/>
            <w:rPrChange w:id="1869" w:author="Ollie Raymond" w:date="2016-02-12T14:03:00Z">
              <w:rPr>
                <w:color w:val="FF0000"/>
                <w:lang w:val="en-CA"/>
              </w:rPr>
            </w:rPrChange>
          </w:rPr>
          <w:t xml:space="preserve"> point to one or more representation</w:t>
        </w:r>
      </w:ins>
      <w:ins w:id="1870" w:author="Eric Boisvert" w:date="2016-01-04T13:40:00Z">
        <w:r w:rsidR="001A08DE" w:rsidRPr="00610E7E">
          <w:rPr>
            <w:lang w:val="en-CA"/>
            <w:rPrChange w:id="1871" w:author="Ollie Raymond" w:date="2016-02-12T14:03:00Z">
              <w:rPr>
                <w:color w:val="FF0000"/>
                <w:lang w:val="en-CA"/>
              </w:rPr>
            </w:rPrChange>
          </w:rPr>
          <w:t>s</w:t>
        </w:r>
      </w:ins>
      <w:ins w:id="1872" w:author="Eric Boisvert" w:date="2016-01-04T13:38:00Z">
        <w:r w:rsidR="001A08DE" w:rsidRPr="00610E7E">
          <w:rPr>
            <w:lang w:val="en-CA"/>
            <w:rPrChange w:id="1873" w:author="Ollie Raymond" w:date="2016-02-12T14:03:00Z">
              <w:rPr>
                <w:color w:val="FF0000"/>
                <w:lang w:val="en-CA"/>
              </w:rPr>
            </w:rPrChange>
          </w:rPr>
          <w:t xml:space="preserve"> of the feature it identifies</w:t>
        </w:r>
      </w:ins>
      <w:ins w:id="1874" w:author="Eric Boisvert" w:date="2016-01-04T13:40:00Z">
        <w:r w:rsidR="001A08DE" w:rsidRPr="00610E7E">
          <w:rPr>
            <w:lang w:val="en-CA"/>
            <w:rPrChange w:id="1875" w:author="Ollie Raymond" w:date="2016-02-12T14:03:00Z">
              <w:rPr>
                <w:color w:val="FF0000"/>
                <w:lang w:val="en-CA"/>
              </w:rPr>
            </w:rPrChange>
          </w:rPr>
          <w:t xml:space="preserve">. </w:t>
        </w:r>
        <w:del w:id="1876" w:author="Ollie Raymond" w:date="2016-02-15T10:06:00Z">
          <w:r w:rsidR="001A08DE" w:rsidRPr="00610E7E" w:rsidDel="00050DA2">
            <w:rPr>
              <w:lang w:val="en-CA"/>
              <w:rPrChange w:id="1877" w:author="Ollie Raymond" w:date="2016-02-12T14:03:00Z">
                <w:rPr>
                  <w:color w:val="FF0000"/>
                  <w:lang w:val="en-CA"/>
                </w:rPr>
              </w:rPrChange>
            </w:rPr>
            <w:delText xml:space="preserve"> </w:delText>
          </w:r>
        </w:del>
      </w:ins>
      <w:commentRangeStart w:id="1878"/>
      <w:ins w:id="1879" w:author="Eric Boisvert" w:date="2016-01-04T13:41:00Z">
        <w:r w:rsidR="001A08DE" w:rsidRPr="00610E7E">
          <w:rPr>
            <w:lang w:val="en-CA"/>
            <w:rPrChange w:id="1880" w:author="Ollie Raymond" w:date="2016-02-12T14:03:00Z">
              <w:rPr>
                <w:color w:val="FF0000"/>
                <w:lang w:val="en-CA"/>
              </w:rPr>
            </w:rPrChange>
          </w:rPr>
          <w:t>It is expected that one of the representations should be a XML</w:t>
        </w:r>
      </w:ins>
      <w:r w:rsidR="00610E7E" w:rsidRPr="00610E7E">
        <w:rPr>
          <w:lang w:val="en-CA"/>
          <w:rPrChange w:id="1881" w:author="Ollie Raymond" w:date="2016-02-12T14:03:00Z">
            <w:rPr>
              <w:color w:val="FF0000"/>
              <w:lang w:val="en-CA"/>
            </w:rPr>
          </w:rPrChange>
        </w:rPr>
        <w:t xml:space="preserve"> </w:t>
      </w:r>
      <w:ins w:id="1882" w:author="Eric Boisvert" w:date="2016-01-04T13:41:00Z">
        <w:r w:rsidR="001A08DE" w:rsidRPr="00610E7E">
          <w:rPr>
            <w:lang w:val="en-CA"/>
            <w:rPrChange w:id="1883" w:author="Ollie Raymond" w:date="2016-02-12T14:03:00Z">
              <w:rPr>
                <w:color w:val="FF0000"/>
                <w:lang w:val="en-CA"/>
              </w:rPr>
            </w:rPrChange>
          </w:rPr>
          <w:t>(GML) representation.</w:t>
        </w:r>
      </w:ins>
      <w:commentRangeEnd w:id="1878"/>
      <w:ins w:id="1884" w:author="Eric Boisvert" w:date="2016-01-04T13:42:00Z">
        <w:r w:rsidR="001A08DE" w:rsidRPr="00610E7E">
          <w:rPr>
            <w:rStyle w:val="Marquedecommentaire"/>
          </w:rPr>
          <w:commentReference w:id="1878"/>
        </w:r>
      </w:ins>
      <w:ins w:id="1885" w:author="Ollie Raymond" w:date="2016-02-15T09:37:00Z">
        <w:r w:rsidR="004F288E">
          <w:rPr>
            <w:lang w:val="en-CA"/>
          </w:rPr>
          <w:t xml:space="preserve"> It is recognised that entry-level providers of GeoSciML data, notably users of the GeoSciML Portrayal schema, may not be able </w:t>
        </w:r>
      </w:ins>
      <w:ins w:id="1886" w:author="Ollie Raymond" w:date="2016-02-15T09:43:00Z">
        <w:r>
          <w:rPr>
            <w:lang w:val="en-CA"/>
          </w:rPr>
          <w:t xml:space="preserve">always </w:t>
        </w:r>
      </w:ins>
      <w:ins w:id="1887" w:author="Ollie Raymond" w:date="2016-02-15T09:37:00Z">
        <w:r w:rsidR="004F288E">
          <w:rPr>
            <w:lang w:val="en-CA"/>
          </w:rPr>
          <w:t>to provide resolvable</w:t>
        </w:r>
      </w:ins>
      <w:ins w:id="1888" w:author="Ollie Raymond" w:date="2016-02-15T09:41:00Z">
        <w:r>
          <w:rPr>
            <w:lang w:val="en-CA"/>
          </w:rPr>
          <w:t xml:space="preserve"> URI identifiers</w:t>
        </w:r>
      </w:ins>
      <w:ins w:id="1889" w:author="Ollie Raymond" w:date="2016-02-15T09:42:00Z">
        <w:r>
          <w:rPr>
            <w:lang w:val="en-CA"/>
          </w:rPr>
          <w:t>, but every effort should be made to do so.</w:t>
        </w:r>
      </w:ins>
    </w:p>
    <w:p w14:paraId="308241B4" w14:textId="4C94E93C" w:rsidR="009B3BBD" w:rsidRDefault="009B3BBD" w:rsidP="009B3BBD">
      <w:pPr>
        <w:pStyle w:val="Titre2"/>
        <w:rPr>
          <w:lang w:val="en-CA"/>
        </w:rPr>
      </w:pPr>
      <w:bookmarkStart w:id="1890" w:name="_Toc446944584"/>
      <w:commentRangeStart w:id="1891"/>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891"/>
      <w:r w:rsidR="00762332">
        <w:rPr>
          <w:rStyle w:val="Marquedecommentaire"/>
          <w:rFonts w:cs="Times New Roman"/>
          <w:b w:val="0"/>
          <w:bCs w:val="0"/>
          <w:iCs w:val="0"/>
        </w:rPr>
        <w:commentReference w:id="1891"/>
      </w:r>
      <w:bookmarkEnd w:id="1890"/>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1892"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4D2792">
      <w:pPr>
        <w:pStyle w:val="Lgende"/>
        <w:jc w:val="center"/>
        <w:rPr>
          <w:noProof/>
          <w:lang w:val="en-AU" w:eastAsia="en-AU"/>
        </w:rPr>
        <w:pPrChange w:id="1893" w:author="Ollie Raymond" w:date="2016-02-09T18:12:00Z">
          <w:pPr>
            <w:pStyle w:val="Lgende"/>
          </w:pPr>
        </w:pPrChange>
      </w:pPr>
      <w:r>
        <w:rPr>
          <w:noProof/>
          <w:lang w:val="en-AU" w:eastAsia="en-AU"/>
        </w:rPr>
        <w:lastRenderedPageBreak/>
        <w:pict w14:anchorId="52D93303">
          <v:shape id="Picture 1" o:spid="_x0000_i1032" type="#_x0000_t75" style="width:329.1pt;height:318.45pt;visibility:visible;mso-wrap-style:square">
            <v:imagedata r:id="rId23" o:title=""/>
          </v:shape>
        </w:pict>
      </w:r>
    </w:p>
    <w:p w14:paraId="66AF6BA0" w14:textId="1F7D33E4" w:rsidR="00792D31" w:rsidRPr="009F4AF5" w:rsidRDefault="00792D31" w:rsidP="006E671E">
      <w:pPr>
        <w:pStyle w:val="Lgende"/>
        <w:jc w:val="center"/>
        <w:rPr>
          <w:color w:val="000000"/>
          <w:lang w:val="en-CA"/>
          <w:rPrChange w:id="1894" w:author="Ollie Raymond" w:date="2016-02-09T18:12:00Z">
            <w:rPr>
              <w:lang w:val="en-CA"/>
            </w:rPr>
          </w:rPrChange>
        </w:rPr>
      </w:pPr>
      <w:r w:rsidRPr="009F4AF5">
        <w:rPr>
          <w:color w:val="000000"/>
          <w:rPrChange w:id="1895" w:author="Ollie Raymond" w:date="2016-02-09T18:12:00Z">
            <w:rPr/>
          </w:rPrChange>
        </w:rPr>
        <w:t xml:space="preserve">Figure </w:t>
      </w:r>
      <w:r w:rsidR="00673E83" w:rsidRPr="009F4AF5">
        <w:rPr>
          <w:color w:val="000000"/>
          <w:rPrChange w:id="1896" w:author="Ollie Raymond" w:date="2016-02-09T18:12:00Z">
            <w:rPr/>
          </w:rPrChange>
        </w:rPr>
        <w:fldChar w:fldCharType="begin"/>
      </w:r>
      <w:r w:rsidR="00673E83" w:rsidRPr="009F4AF5">
        <w:rPr>
          <w:color w:val="000000"/>
          <w:rPrChange w:id="1897" w:author="Ollie Raymond" w:date="2016-02-09T18:12:00Z">
            <w:rPr/>
          </w:rPrChange>
        </w:rPr>
        <w:instrText xml:space="preserve"> SEQ Figure \* ARABIC </w:instrText>
      </w:r>
      <w:r w:rsidR="00673E83" w:rsidRPr="009F4AF5">
        <w:rPr>
          <w:color w:val="000000"/>
          <w:rPrChange w:id="1898" w:author="Ollie Raymond" w:date="2016-02-09T18:12:00Z">
            <w:rPr>
              <w:noProof/>
            </w:rPr>
          </w:rPrChange>
        </w:rPr>
        <w:fldChar w:fldCharType="separate"/>
      </w:r>
      <w:ins w:id="1899" w:author="Boisvert, Eric" w:date="2016-03-29T09:08:00Z">
        <w:r w:rsidR="008279FB">
          <w:rPr>
            <w:noProof/>
            <w:color w:val="000000"/>
          </w:rPr>
          <w:t>8</w:t>
        </w:r>
      </w:ins>
      <w:ins w:id="1900" w:author="Eric Boisvert" w:date="2016-03-28T16:06:00Z">
        <w:del w:id="1901" w:author="Boisvert, Eric" w:date="2016-03-29T08:51:00Z">
          <w:r w:rsidR="003842F3" w:rsidDel="00CB122C">
            <w:rPr>
              <w:noProof/>
              <w:color w:val="000000"/>
            </w:rPr>
            <w:delText>8</w:delText>
          </w:r>
        </w:del>
      </w:ins>
      <w:del w:id="1902" w:author="Boisvert, Eric" w:date="2016-03-29T08:51:00Z">
        <w:r w:rsidR="0043586C" w:rsidRPr="009F4AF5" w:rsidDel="00CB122C">
          <w:rPr>
            <w:noProof/>
            <w:color w:val="000000"/>
            <w:rPrChange w:id="1903" w:author="Ollie Raymond" w:date="2016-02-09T18:12:00Z">
              <w:rPr>
                <w:noProof/>
              </w:rPr>
            </w:rPrChange>
          </w:rPr>
          <w:delText>7</w:delText>
        </w:r>
      </w:del>
      <w:r w:rsidR="00673E83" w:rsidRPr="009F4AF5">
        <w:rPr>
          <w:noProof/>
          <w:color w:val="000000"/>
          <w:rPrChange w:id="1904" w:author="Ollie Raymond" w:date="2016-02-09T18:12:00Z">
            <w:rPr>
              <w:noProof/>
            </w:rPr>
          </w:rPrChange>
        </w:rPr>
        <w:fldChar w:fldCharType="end"/>
      </w:r>
      <w:r w:rsidRPr="009F4AF5">
        <w:rPr>
          <w:color w:val="000000"/>
          <w:rPrChange w:id="1905" w:author="Ollie Raymond" w:date="2016-02-09T18:12:00Z">
            <w:rPr/>
          </w:rPrChange>
        </w:rPr>
        <w:t xml:space="preserve"> </w:t>
      </w:r>
      <w:ins w:id="1906" w:author="Ollie Raymond" w:date="2016-02-09T18:12:00Z">
        <w:r w:rsidR="0032243C" w:rsidRPr="009F4AF5">
          <w:rPr>
            <w:color w:val="000000"/>
            <w:rPrChange w:id="1907" w:author="Ollie Raymond" w:date="2016-02-09T18:12:00Z">
              <w:rPr/>
            </w:rPrChange>
          </w:rPr>
          <w:t>-</w:t>
        </w:r>
      </w:ins>
      <w:del w:id="1908" w:author="Ollie Raymond" w:date="2016-02-09T18:12:00Z">
        <w:r w:rsidRPr="009F4AF5" w:rsidDel="0032243C">
          <w:rPr>
            <w:color w:val="000000"/>
            <w:rPrChange w:id="1909" w:author="Ollie Raymond" w:date="2016-02-09T18:12:00Z">
              <w:rPr/>
            </w:rPrChange>
          </w:rPr>
          <w:delText>:</w:delText>
        </w:r>
      </w:del>
      <w:r w:rsidRPr="009F4AF5">
        <w:rPr>
          <w:color w:val="000000"/>
          <w:rPrChange w:id="1910" w:author="Ollie Raymond" w:date="2016-02-09T18:12:00Z">
            <w:rPr/>
          </w:rPrChange>
        </w:rPr>
        <w:t xml:space="preserve"> Package dependency for GeoSciML Portrayal</w:t>
      </w:r>
      <w:ins w:id="1911" w:author="Boisvert, Eric" w:date="2016-03-29T08:32:00Z">
        <w:r w:rsidR="00BF2A41">
          <w:rPr>
            <w:color w:val="000000"/>
          </w:rPr>
          <w:t>.</w:t>
        </w:r>
      </w:ins>
    </w:p>
    <w:p w14:paraId="0D63EA0D" w14:textId="303F27E0" w:rsidR="00762332" w:rsidRDefault="00762332" w:rsidP="00BA6B31">
      <w:pPr>
        <w:rPr>
          <w:lang w:val="en-CA"/>
        </w:rPr>
      </w:pPr>
      <w:r w:rsidRPr="00762332">
        <w:rPr>
          <w:lang w:val="en-CA"/>
        </w:rPr>
        <w:t xml:space="preserve">GeoSciML-Portrayal conforms to the </w:t>
      </w:r>
      <w:ins w:id="1912" w:author="Ollie Raymond" w:date="2016-02-15T10:06:00Z">
        <w:r w:rsidR="00050DA2">
          <w:rPr>
            <w:lang w:val="en-CA"/>
          </w:rPr>
          <w:t>L</w:t>
        </w:r>
      </w:ins>
      <w:del w:id="1913"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914" w:author="Eric Boisvert" w:date="2016-01-24T13:23:00Z">
        <w:r w:rsidRPr="00762332" w:rsidDel="00253146">
          <w:rPr>
            <w:lang w:val="en-CA"/>
          </w:rPr>
          <w:delText>gml</w:delText>
        </w:r>
      </w:del>
      <w:ins w:id="1915" w:author="Eric Boisvert" w:date="2016-01-24T13:23:00Z">
        <w:r w:rsidR="00253146">
          <w:rPr>
            <w:lang w:val="en-CA"/>
          </w:rPr>
          <w:t>GEO:</w:t>
        </w:r>
      </w:ins>
      <w:r w:rsidRPr="00762332">
        <w:rPr>
          <w:lang w:val="en-CA"/>
        </w:rPr>
        <w:t xml:space="preserve">:Point, </w:t>
      </w:r>
      <w:del w:id="1916" w:author="Eric Boisvert" w:date="2016-01-24T13:23:00Z">
        <w:r w:rsidRPr="00762332" w:rsidDel="00253146">
          <w:rPr>
            <w:lang w:val="en-CA"/>
          </w:rPr>
          <w:delText>gml</w:delText>
        </w:r>
      </w:del>
      <w:ins w:id="1917" w:author="Eric Boisvert" w:date="2016-01-24T13:23:00Z">
        <w:r w:rsidR="00253146">
          <w:rPr>
            <w:lang w:val="en-CA"/>
          </w:rPr>
          <w:t>GEO:</w:t>
        </w:r>
      </w:ins>
      <w:r w:rsidRPr="00762332">
        <w:rPr>
          <w:lang w:val="en-CA"/>
        </w:rPr>
        <w:t>:LineString</w:t>
      </w:r>
      <w:ins w:id="1918" w:author="Ollie Raymond" w:date="2016-02-15T10:06:00Z">
        <w:r w:rsidR="00050DA2">
          <w:rPr>
            <w:lang w:val="en-CA"/>
          </w:rPr>
          <w:t xml:space="preserve">, </w:t>
        </w:r>
      </w:ins>
      <w:del w:id="1919" w:author="Eric Boisvert" w:date="2016-01-24T13:23:00Z">
        <w:r w:rsidRPr="00762332" w:rsidDel="00253146">
          <w:rPr>
            <w:lang w:val="en-CA"/>
          </w:rPr>
          <w:delText xml:space="preserve">, </w:delText>
        </w:r>
      </w:del>
      <w:del w:id="1920" w:author="Eric Boisvert" w:date="2016-01-24T13:24:00Z">
        <w:r w:rsidRPr="00762332" w:rsidDel="00253146">
          <w:rPr>
            <w:lang w:val="en-CA"/>
          </w:rPr>
          <w:delText>gml</w:delText>
        </w:r>
      </w:del>
      <w:ins w:id="1921" w:author="Eric Boisvert" w:date="2016-01-24T13:24:00Z">
        <w:r w:rsidR="00253146">
          <w:rPr>
            <w:lang w:val="en-CA"/>
          </w:rPr>
          <w:t>GEO:</w:t>
        </w:r>
      </w:ins>
      <w:r w:rsidRPr="00762332">
        <w:rPr>
          <w:lang w:val="en-CA"/>
        </w:rPr>
        <w:t xml:space="preserve">:Curve, </w:t>
      </w:r>
      <w:ins w:id="1922" w:author="Eric Boisvert" w:date="2016-01-24T13:24:00Z">
        <w:r w:rsidR="00253146">
          <w:rPr>
            <w:lang w:val="en-CA"/>
          </w:rPr>
          <w:t>GEO</w:t>
        </w:r>
      </w:ins>
      <w:del w:id="1923" w:author="Eric Boisvert" w:date="2016-01-24T13:24:00Z">
        <w:r w:rsidRPr="00762332" w:rsidDel="00253146">
          <w:rPr>
            <w:lang w:val="en-CA"/>
          </w:rPr>
          <w:delText>gml</w:delText>
        </w:r>
      </w:del>
      <w:r w:rsidRPr="00762332">
        <w:rPr>
          <w:lang w:val="en-CA"/>
        </w:rPr>
        <w:t>:</w:t>
      </w:r>
      <w:ins w:id="1924" w:author="Ollie Raymond" w:date="2016-02-15T10:19:00Z">
        <w:r w:rsidR="008465E6">
          <w:rPr>
            <w:lang w:val="en-CA"/>
          </w:rPr>
          <w:t>:</w:t>
        </w:r>
      </w:ins>
      <w:r w:rsidRPr="00762332">
        <w:rPr>
          <w:lang w:val="en-CA"/>
        </w:rPr>
        <w:t xml:space="preserve">Polygon, </w:t>
      </w:r>
      <w:ins w:id="1925" w:author="Eric Boisvert" w:date="2016-01-24T13:24:00Z">
        <w:r w:rsidR="00253146">
          <w:rPr>
            <w:lang w:val="en-CA"/>
          </w:rPr>
          <w:t>GEO</w:t>
        </w:r>
      </w:ins>
      <w:ins w:id="1926" w:author="Ollie Raymond" w:date="2016-02-15T10:21:00Z">
        <w:r w:rsidR="008465E6">
          <w:rPr>
            <w:lang w:val="en-CA"/>
          </w:rPr>
          <w:t>:</w:t>
        </w:r>
      </w:ins>
      <w:del w:id="1927" w:author="Eric Boisvert" w:date="2016-01-24T13:24:00Z">
        <w:r w:rsidRPr="00762332" w:rsidDel="00253146">
          <w:rPr>
            <w:lang w:val="en-CA"/>
          </w:rPr>
          <w:delText>gml</w:delText>
        </w:r>
      </w:del>
      <w:r w:rsidRPr="00762332">
        <w:rPr>
          <w:lang w:val="en-CA"/>
        </w:rPr>
        <w:t xml:space="preserve">:Surface, </w:t>
      </w:r>
      <w:del w:id="1928" w:author="Eric Boisvert" w:date="2016-01-24T13:24:00Z">
        <w:r w:rsidRPr="00762332" w:rsidDel="00253146">
          <w:rPr>
            <w:lang w:val="en-CA"/>
          </w:rPr>
          <w:delText>gml</w:delText>
        </w:r>
      </w:del>
      <w:ins w:id="1929" w:author="Eric Boisvert" w:date="2016-01-24T13:24:00Z">
        <w:r w:rsidR="00253146">
          <w:rPr>
            <w:lang w:val="en-CA"/>
          </w:rPr>
          <w:t>GEO</w:t>
        </w:r>
      </w:ins>
      <w:ins w:id="1930" w:author="Ollie Raymond" w:date="2016-02-15T10:21:00Z">
        <w:r w:rsidR="008465E6">
          <w:rPr>
            <w:lang w:val="en-CA"/>
          </w:rPr>
          <w:t>:</w:t>
        </w:r>
      </w:ins>
      <w:r w:rsidRPr="00762332">
        <w:rPr>
          <w:lang w:val="en-CA"/>
        </w:rPr>
        <w:t xml:space="preserve">:MultiPoint, </w:t>
      </w:r>
      <w:del w:id="1931" w:author="Eric Boisvert" w:date="2016-01-24T13:24:00Z">
        <w:r w:rsidRPr="00762332" w:rsidDel="00253146">
          <w:rPr>
            <w:lang w:val="en-CA"/>
          </w:rPr>
          <w:delText>gml</w:delText>
        </w:r>
      </w:del>
      <w:ins w:id="1932" w:author="Eric Boisvert" w:date="2016-01-24T13:24:00Z">
        <w:r w:rsidR="00253146">
          <w:rPr>
            <w:lang w:val="en-CA"/>
          </w:rPr>
          <w:t>GEO</w:t>
        </w:r>
      </w:ins>
      <w:r w:rsidRPr="00762332">
        <w:rPr>
          <w:lang w:val="en-CA"/>
        </w:rPr>
        <w:t>:</w:t>
      </w:r>
      <w:ins w:id="1933" w:author="Ollie Raymond" w:date="2016-02-15T10:21:00Z">
        <w:r w:rsidR="008465E6">
          <w:rPr>
            <w:lang w:val="en-CA"/>
          </w:rPr>
          <w:t>:</w:t>
        </w:r>
      </w:ins>
      <w:r w:rsidRPr="00762332">
        <w:rPr>
          <w:lang w:val="en-CA"/>
        </w:rPr>
        <w:t xml:space="preserve">MultiCurve, </w:t>
      </w:r>
      <w:ins w:id="1934" w:author="Eric Boisvert" w:date="2016-01-24T13:24:00Z">
        <w:r w:rsidR="00253146">
          <w:rPr>
            <w:lang w:val="en-CA"/>
          </w:rPr>
          <w:t>GEO</w:t>
        </w:r>
      </w:ins>
      <w:del w:id="1935" w:author="Eric Boisvert" w:date="2016-01-24T13:24:00Z">
        <w:r w:rsidRPr="00762332" w:rsidDel="00253146">
          <w:rPr>
            <w:lang w:val="en-CA"/>
          </w:rPr>
          <w:delText>gml</w:delText>
        </w:r>
      </w:del>
      <w:r w:rsidRPr="00762332">
        <w:rPr>
          <w:lang w:val="en-CA"/>
        </w:rPr>
        <w:t>:</w:t>
      </w:r>
      <w:ins w:id="1936"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937" w:author="Ollie Raymond" w:date="2016-02-15T10:07:00Z">
        <w:r w:rsidR="00050DA2">
          <w:rPr>
            <w:lang w:val="en-CA"/>
          </w:rPr>
          <w:t>M</w:t>
        </w:r>
      </w:ins>
      <w:del w:id="1938" w:author="Ollie Raymond" w:date="2016-02-15T10:07:00Z">
        <w:r w:rsidRPr="00B9320B" w:rsidDel="00050DA2">
          <w:rPr>
            <w:lang w:val="en-CA"/>
          </w:rPr>
          <w:delText>m</w:delText>
        </w:r>
      </w:del>
      <w:r w:rsidRPr="00B9320B">
        <w:rPr>
          <w:lang w:val="en-CA"/>
        </w:rPr>
        <w:t>apped</w:t>
      </w:r>
      <w:ins w:id="1939" w:author="Ollie Raymond" w:date="2016-02-15T10:07:00Z">
        <w:r w:rsidR="00050DA2">
          <w:rPr>
            <w:lang w:val="en-CA"/>
          </w:rPr>
          <w:t>F</w:t>
        </w:r>
      </w:ins>
      <w:del w:id="1940"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941"/>
      <w:r w:rsidRPr="00B9320B">
        <w:rPr>
          <w:lang w:val="en-CA"/>
        </w:rPr>
        <w:t>In robust services</w:t>
      </w:r>
      <w:commentRangeEnd w:id="1941"/>
      <w:r>
        <w:rPr>
          <w:rStyle w:val="Marquedecommentaire"/>
        </w:rPr>
        <w:commentReference w:id="1941"/>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942"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Lienhypertexte"/>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943" w:author="Ollie Raymond" w:date="2016-02-15T10:24:00Z">
        <w:r w:rsidRPr="00B9320B" w:rsidDel="008465E6">
          <w:rPr>
            <w:lang w:val="en-CA"/>
          </w:rPr>
          <w:delText xml:space="preserve">dereferenced </w:delText>
        </w:r>
      </w:del>
      <w:ins w:id="1944"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596D22F6"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w:t>
      </w:r>
      <w:del w:id="1945" w:author="Eric Boisvert" w:date="2016-03-28T12:45:00Z">
        <w:r w:rsidRPr="00B9320B" w:rsidDel="001E3746">
          <w:rPr>
            <w:lang w:val="en-CA"/>
          </w:rPr>
          <w:delText xml:space="preserve">polygons </w:delText>
        </w:r>
      </w:del>
      <w:ins w:id="1946" w:author="Eric Boisvert" w:date="2016-03-28T12:45:00Z">
        <w:r w:rsidR="001E3746">
          <w:rPr>
            <w:lang w:val="en-CA"/>
          </w:rPr>
          <w:t>geometries</w:t>
        </w:r>
        <w:r w:rsidR="001E3746" w:rsidRPr="00B9320B">
          <w:rPr>
            <w:lang w:val="en-CA"/>
          </w:rPr>
          <w:t xml:space="preserve"> </w:t>
        </w:r>
      </w:ins>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947" w:author="Ollie Raymond" w:date="2016-02-15T10:24:00Z">
        <w:r w:rsidRPr="00B9320B" w:rsidDel="008465E6">
          <w:rPr>
            <w:lang w:val="en-CA"/>
          </w:rPr>
          <w:delText xml:space="preserve">dereferenceable </w:delText>
        </w:r>
      </w:del>
      <w:ins w:id="1948"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del w:id="1949" w:author="Ollie Raymond" w:date="2016-02-15T10:25:00Z">
        <w:r w:rsidRPr="00B9320B" w:rsidDel="008465E6">
          <w:rPr>
            <w:lang w:val="en-CA"/>
          </w:rPr>
          <w:delText xml:space="preserve">full </w:delText>
        </w:r>
      </w:del>
      <w:ins w:id="1950" w:author="Ollie Raymond" w:date="2016-02-15T10:25:00Z">
        <w:r w:rsidR="008465E6">
          <w:rPr>
            <w:lang w:val="en-CA"/>
          </w:rPr>
          <w:t>the</w:t>
        </w:r>
        <w:r w:rsidR="008465E6" w:rsidRPr="00B9320B">
          <w:rPr>
            <w:lang w:val="en-CA"/>
          </w:rPr>
          <w:t xml:space="preserve"> </w:t>
        </w:r>
      </w:ins>
      <w:r w:rsidRPr="00B9320B">
        <w:rPr>
          <w:lang w:val="en-CA"/>
        </w:rPr>
        <w:t>GeoSciML</w:t>
      </w:r>
      <w:ins w:id="1951"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952" w:author="Ollie Raymond" w:date="2016-02-15T10:37:00Z">
                  <w:rPr>
                    <w:rFonts w:eastAsia="MS Mincho"/>
                    <w:b/>
                    <w:color w:val="FF0000"/>
                    <w:sz w:val="22"/>
                    <w:lang w:val="en-CA"/>
                  </w:rPr>
                </w:rPrChange>
              </w:rPr>
            </w:pPr>
            <w:r w:rsidRPr="006D73F0">
              <w:rPr>
                <w:rFonts w:eastAsia="MS Mincho"/>
                <w:b/>
                <w:color w:val="0D0D0D"/>
                <w:sz w:val="22"/>
                <w:lang w:val="en-CA"/>
                <w:rPrChange w:id="1953"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954" w:author="Ollie Raymond" w:date="2016-02-15T10:38:00Z">
                  <w:rPr>
                    <w:rFonts w:eastAsia="MS Mincho"/>
                    <w:b/>
                    <w:color w:val="FF0000"/>
                    <w:sz w:val="22"/>
                    <w:lang w:val="en-CA"/>
                  </w:rPr>
                </w:rPrChange>
              </w:rPr>
            </w:pPr>
            <w:r w:rsidRPr="006D73F0">
              <w:rPr>
                <w:rFonts w:eastAsia="MS Mincho"/>
                <w:b/>
                <w:color w:val="0D0D0D"/>
                <w:lang w:val="en-CA"/>
                <w:rPrChange w:id="1955"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956" w:author="Ollie Raymond" w:date="2016-02-15T10:38:00Z">
                  <w:rPr>
                    <w:rFonts w:eastAsia="MS Mincho"/>
                    <w:lang w:val="en-CA"/>
                  </w:rPr>
                </w:rPrChange>
              </w:rPr>
            </w:pPr>
            <w:r w:rsidRPr="006D73F0">
              <w:rPr>
                <w:rFonts w:eastAsia="MS Mincho"/>
                <w:color w:val="0D0D0D"/>
                <w:lang w:val="en-CA"/>
                <w:rPrChange w:id="1957"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58" w:author="Ollie Raymond" w:date="2016-02-15T10:38:00Z">
                  <w:rPr>
                    <w:rFonts w:eastAsia="MS Mincho"/>
                    <w:lang w:val="en-CA"/>
                  </w:rPr>
                </w:rPrChange>
              </w:rPr>
            </w:pPr>
            <w:r w:rsidRPr="006D73F0">
              <w:rPr>
                <w:rFonts w:eastAsia="MS Mincho"/>
                <w:b/>
                <w:color w:val="0D0D0D"/>
                <w:lang w:val="en-CA"/>
                <w:rPrChange w:id="1959"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960" w:author="Ollie Raymond" w:date="2016-02-15T10:38:00Z">
                  <w:rPr>
                    <w:rFonts w:eastAsia="MS Mincho"/>
                    <w:b/>
                    <w:color w:val="FF0000"/>
                    <w:sz w:val="22"/>
                    <w:lang w:val="en-CA"/>
                  </w:rPr>
                </w:rPrChange>
              </w:rPr>
            </w:pPr>
            <w:r w:rsidRPr="006D73F0">
              <w:rPr>
                <w:rFonts w:eastAsia="MS Mincho"/>
                <w:color w:val="0D0D0D"/>
                <w:sz w:val="22"/>
                <w:lang w:val="en-CA"/>
                <w:rPrChange w:id="1961"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962" w:author="Ollie Raymond" w:date="2016-02-15T10:38:00Z">
                  <w:rPr>
                    <w:rFonts w:eastAsia="MS Mincho"/>
                    <w:lang w:val="en-CA"/>
                  </w:rPr>
                </w:rPrChange>
              </w:rPr>
            </w:pPr>
            <w:r w:rsidRPr="006D73F0">
              <w:rPr>
                <w:rFonts w:eastAsia="MS Mincho"/>
                <w:b/>
                <w:color w:val="0D0D0D"/>
                <w:lang w:val="en-CA"/>
                <w:rPrChange w:id="1963"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964" w:author="Ollie Raymond" w:date="2016-02-15T10:38:00Z">
                  <w:rPr>
                    <w:rFonts w:eastAsia="MS Mincho"/>
                    <w:b/>
                    <w:color w:val="FF0000"/>
                    <w:sz w:val="22"/>
                    <w:lang w:val="en-CA"/>
                  </w:rPr>
                </w:rPrChange>
              </w:rPr>
            </w:pPr>
            <w:r w:rsidRPr="006D73F0">
              <w:rPr>
                <w:rFonts w:eastAsia="MS Mincho"/>
                <w:color w:val="0D0D0D"/>
                <w:sz w:val="22"/>
                <w:lang w:val="en-CA"/>
                <w:rPrChange w:id="1965"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966" w:author="Ollie Raymond" w:date="2016-02-15T10:38:00Z">
                  <w:rPr>
                    <w:rFonts w:eastAsia="MS Mincho"/>
                    <w:b/>
                    <w:color w:val="FF0000"/>
                    <w:sz w:val="22"/>
                    <w:lang w:val="en-CA"/>
                  </w:rPr>
                </w:rPrChange>
              </w:rPr>
              <w:t>0</w:t>
            </w:r>
            <w:r w:rsidRPr="006D73F0">
              <w:rPr>
                <w:rFonts w:eastAsia="MS Mincho"/>
                <w:color w:val="0D0D0D"/>
                <w:sz w:val="22"/>
                <w:lang w:val="en-CA"/>
                <w:rPrChange w:id="1967"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968" w:author="Ollie Raymond" w:date="2016-02-15T10:38:00Z">
                  <w:rPr>
                    <w:rFonts w:eastAsia="MS Mincho"/>
                    <w:lang w:val="en-CA"/>
                  </w:rPr>
                </w:rPrChange>
              </w:rPr>
            </w:pPr>
            <w:r w:rsidRPr="006D73F0">
              <w:rPr>
                <w:rFonts w:eastAsia="MS Mincho"/>
                <w:b/>
                <w:color w:val="0D0D0D"/>
                <w:lang w:val="en-CA"/>
                <w:rPrChange w:id="1969"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970" w:author="Ollie Raymond" w:date="2016-02-15T10:38:00Z">
                  <w:rPr>
                    <w:rFonts w:eastAsia="MS Mincho"/>
                    <w:b/>
                    <w:color w:val="FF0000"/>
                    <w:sz w:val="22"/>
                    <w:lang w:val="en-CA"/>
                  </w:rPr>
                </w:rPrChange>
              </w:rPr>
            </w:pPr>
            <w:r w:rsidRPr="006D73F0">
              <w:rPr>
                <w:rFonts w:eastAsia="MS Mincho"/>
                <w:color w:val="0D0D0D"/>
                <w:sz w:val="22"/>
                <w:lang w:val="en-CA"/>
                <w:rPrChange w:id="1971"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972" w:author="Ollie Raymond" w:date="2016-02-15T10:38:00Z">
                  <w:rPr>
                    <w:rFonts w:eastAsia="MS Mincho"/>
                    <w:lang w:val="en-CA"/>
                  </w:rPr>
                </w:rPrChange>
              </w:rPr>
            </w:pPr>
            <w:r w:rsidRPr="006D73F0">
              <w:rPr>
                <w:rFonts w:eastAsia="MS Mincho"/>
                <w:b/>
                <w:color w:val="0D0D0D"/>
                <w:lang w:val="en-CA"/>
                <w:rPrChange w:id="1973"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974" w:author="Ollie Raymond" w:date="2016-02-15T10:38:00Z">
                  <w:rPr>
                    <w:rFonts w:eastAsia="MS Mincho"/>
                    <w:b/>
                    <w:color w:val="0000FF"/>
                    <w:sz w:val="22"/>
                    <w:lang w:val="en-CA"/>
                  </w:rPr>
                </w:rPrChange>
              </w:rPr>
            </w:pPr>
            <w:r w:rsidRPr="006D73F0">
              <w:rPr>
                <w:rFonts w:eastAsia="MS Mincho"/>
                <w:color w:val="0D0D0D"/>
                <w:sz w:val="22"/>
                <w:lang w:val="en-CA"/>
                <w:rPrChange w:id="1975"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976" w:author="Ollie Raymond" w:date="2016-02-15T10:38:00Z">
                  <w:rPr>
                    <w:rFonts w:eastAsia="MS Mincho"/>
                    <w:lang w:val="en-CA"/>
                  </w:rPr>
                </w:rPrChange>
              </w:rPr>
            </w:pPr>
            <w:r w:rsidRPr="006D73F0">
              <w:rPr>
                <w:rFonts w:eastAsia="MS Mincho"/>
                <w:b/>
                <w:color w:val="0D0D0D"/>
                <w:lang w:val="en-CA"/>
                <w:rPrChange w:id="1977"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978" w:author="Ollie Raymond" w:date="2016-02-15T10:38:00Z">
                  <w:rPr>
                    <w:rFonts w:eastAsia="MS Mincho"/>
                    <w:b/>
                    <w:color w:val="0000FF"/>
                    <w:sz w:val="22"/>
                    <w:lang w:val="en-CA"/>
                  </w:rPr>
                </w:rPrChange>
              </w:rPr>
            </w:pPr>
            <w:r w:rsidRPr="006D73F0">
              <w:rPr>
                <w:rFonts w:eastAsia="MS Mincho"/>
                <w:color w:val="0D0D0D"/>
                <w:sz w:val="22"/>
                <w:lang w:val="en-CA"/>
                <w:rPrChange w:id="1979"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Titre3"/>
        <w:rPr>
          <w:lang w:val="en-CA"/>
        </w:rPr>
      </w:pPr>
      <w:bookmarkStart w:id="1980" w:name="_Toc446944585"/>
      <w:r>
        <w:rPr>
          <w:lang w:val="en-CA"/>
        </w:rPr>
        <w:t>Portrayal views</w:t>
      </w:r>
      <w:bookmarkEnd w:id="1980"/>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981"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982" w:author="Ollie Raymond" w:date="2016-02-15T10:44:00Z"/>
                <w:rStyle w:val="requri"/>
                <w:lang w:val="en-CA"/>
              </w:rPr>
            </w:pPr>
            <w:ins w:id="1983"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5B3AF2EB" w:rsidR="00C246C0" w:rsidRPr="00D12552" w:rsidRDefault="00C246C0" w:rsidP="001E3746">
            <w:pPr>
              <w:pStyle w:val="Tabletext10"/>
              <w:jc w:val="left"/>
              <w:rPr>
                <w:ins w:id="1984" w:author="Ollie Raymond" w:date="2016-02-15T10:44:00Z"/>
                <w:rStyle w:val="reqtext"/>
                <w:lang w:val="en-CA"/>
              </w:rPr>
            </w:pPr>
            <w:ins w:id="1985" w:author="Ollie Raymond" w:date="2016-02-15T10:44:00Z">
              <w:r>
                <w:rPr>
                  <w:rStyle w:val="reqtext"/>
                  <w:lang w:val="en-CA"/>
                </w:rPr>
                <w:t xml:space="preserve">A </w:t>
              </w:r>
              <w:del w:id="1986" w:author="Eric Boisvert" w:date="2016-03-28T12:45:00Z">
                <w:r w:rsidDel="001E3746">
                  <w:rPr>
                    <w:rStyle w:val="reqtext"/>
                    <w:lang w:val="en-CA"/>
                  </w:rPr>
                  <w:delText>data instance</w:delText>
                </w:r>
              </w:del>
            </w:ins>
            <w:ins w:id="1987" w:author="Eric Boisvert" w:date="2016-03-28T12:45:00Z">
              <w:r w:rsidR="001E3746">
                <w:rPr>
                  <w:rStyle w:val="reqtext"/>
                  <w:lang w:val="en-CA"/>
                </w:rPr>
                <w:t>dataset</w:t>
              </w:r>
            </w:ins>
            <w:ins w:id="1988" w:author="Ollie Raymond" w:date="2016-02-15T10:44:00Z">
              <w:r>
                <w:rPr>
                  <w:rStyle w:val="reqtext"/>
                  <w:lang w:val="en-CA"/>
                </w:rPr>
                <w:t xml:space="preserve"> SHALL use a single geometry type (Point, Line, Polygon, etc.)</w:t>
              </w:r>
            </w:ins>
            <w:ins w:id="1989" w:author="Boisvert, Eric" w:date="2016-03-29T08:09:00Z">
              <w:r w:rsidR="007A7721">
                <w:rPr>
                  <w:rStyle w:val="reqtext"/>
                  <w:lang w:val="en-CA"/>
                </w:rPr>
                <w:t>.</w:t>
              </w:r>
            </w:ins>
            <w:ins w:id="1990" w:author="Ollie Raymond" w:date="2016-02-15T10:44:00Z">
              <w:r>
                <w:rPr>
                  <w:rStyle w:val="reqtext"/>
                  <w:lang w:val="en-CA"/>
                </w:rPr>
                <w:t xml:space="preserve">  </w:t>
              </w:r>
            </w:ins>
          </w:p>
        </w:tc>
      </w:tr>
    </w:tbl>
    <w:p w14:paraId="1F838F99" w14:textId="77777777" w:rsidR="00C246C0" w:rsidRDefault="00C246C0">
      <w:pPr>
        <w:spacing w:after="120"/>
        <w:rPr>
          <w:ins w:id="1991" w:author="Ollie Raymond" w:date="2016-02-15T10:45:00Z"/>
          <w:lang w:val="en-CA"/>
        </w:rPr>
        <w:pPrChange w:id="1992" w:author="Ollie Raymond" w:date="2016-02-15T10:45:00Z">
          <w:pPr/>
        </w:pPrChange>
      </w:pPr>
    </w:p>
    <w:p w14:paraId="705123CE" w14:textId="63BE2BC6"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ins w:id="1993" w:author="Eric Boisvert" w:date="2016-03-28T12:47:00Z">
        <w:r w:rsidR="001E3746">
          <w:rPr>
            <w:lang w:val="en-CA"/>
          </w:rPr>
          <w:t xml:space="preserve"> or a ESRI shapefile</w:t>
        </w:r>
      </w:ins>
      <w:r>
        <w:rPr>
          <w:lang w:val="en-CA"/>
        </w:rPr>
        <w:t xml:space="preserve">) </w:t>
      </w:r>
      <w:del w:id="1994" w:author="Ollie Raymond" w:date="2016-02-15T10:46:00Z">
        <w:r w:rsidDel="00C246C0">
          <w:rPr>
            <w:lang w:val="en-CA"/>
          </w:rPr>
          <w:delText xml:space="preserve">shall </w:delText>
        </w:r>
      </w:del>
      <w:ins w:id="1995" w:author="Ollie Raymond" w:date="2016-02-15T10:46:00Z">
        <w:r w:rsidR="00C246C0">
          <w:rPr>
            <w:lang w:val="en-CA"/>
          </w:rPr>
          <w:t xml:space="preserve">SHALL </w:t>
        </w:r>
      </w:ins>
      <w:r>
        <w:rPr>
          <w:lang w:val="en-CA"/>
        </w:rPr>
        <w:t xml:space="preserve">use a single geometry type. </w:t>
      </w:r>
      <w:del w:id="1996" w:author="Ollie Raymond" w:date="2016-02-15T10:47:00Z">
        <w:r w:rsidDel="00C246C0">
          <w:rPr>
            <w:lang w:val="en-CA"/>
          </w:rPr>
          <w:delText xml:space="preserve"> </w:delText>
        </w:r>
      </w:del>
      <w:r>
        <w:rPr>
          <w:lang w:val="en-CA"/>
        </w:rPr>
        <w:t xml:space="preserve">Most GIS </w:t>
      </w:r>
      <w:ins w:id="1997" w:author="Ollie Raymond" w:date="2016-02-15T10:46:00Z">
        <w:r w:rsidR="00C246C0">
          <w:rPr>
            <w:lang w:val="en-CA"/>
          </w:rPr>
          <w:t xml:space="preserve">applications </w:t>
        </w:r>
      </w:ins>
      <w:r>
        <w:rPr>
          <w:lang w:val="en-CA"/>
        </w:rPr>
        <w:t xml:space="preserve">and software </w:t>
      </w:r>
      <w:ins w:id="1998" w:author="Ollie Raymond" w:date="2016-02-15T10:46:00Z">
        <w:r w:rsidR="00C246C0">
          <w:rPr>
            <w:lang w:val="en-CA"/>
          </w:rPr>
          <w:t xml:space="preserve">which </w:t>
        </w:r>
      </w:ins>
      <w:r>
        <w:rPr>
          <w:lang w:val="en-CA"/>
        </w:rPr>
        <w:t>render</w:t>
      </w:r>
      <w:del w:id="1999" w:author="Ollie Raymond" w:date="2016-02-15T10:46:00Z">
        <w:r w:rsidDel="00C246C0">
          <w:rPr>
            <w:lang w:val="en-CA"/>
          </w:rPr>
          <w:delText>ing</w:delText>
        </w:r>
      </w:del>
      <w:r>
        <w:rPr>
          <w:lang w:val="en-CA"/>
        </w:rPr>
        <w:t xml:space="preserve"> a dataset containing geometry do</w:t>
      </w:r>
      <w:ins w:id="2000" w:author="Ollie Raymond" w:date="2016-02-15T10:46:00Z">
        <w:r w:rsidR="00C246C0">
          <w:rPr>
            <w:lang w:val="en-CA"/>
          </w:rPr>
          <w:t xml:space="preserve"> </w:t>
        </w:r>
      </w:ins>
      <w:r>
        <w:rPr>
          <w:lang w:val="en-CA"/>
        </w:rPr>
        <w:t>n</w:t>
      </w:r>
      <w:del w:id="2001" w:author="Ollie Raymond" w:date="2016-02-15T10:46:00Z">
        <w:r w:rsidDel="00C246C0">
          <w:rPr>
            <w:lang w:val="en-CA"/>
          </w:rPr>
          <w:delText>’</w:delText>
        </w:r>
      </w:del>
      <w:ins w:id="2002" w:author="Ollie Raymond" w:date="2016-02-15T10:46:00Z">
        <w:r w:rsidR="00C246C0">
          <w:rPr>
            <w:lang w:val="en-CA"/>
          </w:rPr>
          <w:t>o</w:t>
        </w:r>
      </w:ins>
      <w:r>
        <w:rPr>
          <w:lang w:val="en-CA"/>
        </w:rPr>
        <w:t>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003"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004" w:author="Ollie Raymond" w:date="2016-02-15T10:44:00Z"/>
                <w:rStyle w:val="requri"/>
                <w:lang w:val="en-CA"/>
              </w:rPr>
            </w:pPr>
            <w:del w:id="2005"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006" w:author="Ollie Raymond" w:date="2016-02-15T10:44:00Z"/>
                <w:rStyle w:val="reqtext"/>
                <w:lang w:val="en-CA"/>
              </w:rPr>
            </w:pPr>
            <w:del w:id="2007"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008" w:author="Ollie Raymond" w:date="2016-02-15T10:45:00Z"/>
          <w:color w:val="FF0000"/>
          <w:lang w:val="en-CA"/>
        </w:rPr>
      </w:pP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009"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010" w:author="Ollie Raymond" w:date="2016-02-15T10:45:00Z"/>
                <w:rStyle w:val="requri"/>
                <w:lang w:val="en-CA"/>
              </w:rPr>
            </w:pPr>
            <w:ins w:id="2011"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012" w:author="Ollie Raymond" w:date="2016-02-15T10:45:00Z"/>
                <w:rStyle w:val="reqtext"/>
                <w:lang w:val="en-CA"/>
              </w:rPr>
            </w:pPr>
            <w:ins w:id="2013"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014" w:author="Ollie Raymond" w:date="2016-02-15T10:46:00Z"/>
          <w:lang w:val="en-CA"/>
        </w:rPr>
        <w:pPrChange w:id="2015"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016" w:author="Ollie Raymond" w:date="2016-02-15T10:04:00Z">
        <w:r w:rsidDel="00050DA2">
          <w:rPr>
            <w:lang w:val="en-CA"/>
          </w:rPr>
          <w:delText xml:space="preserve">should </w:delText>
        </w:r>
      </w:del>
      <w:ins w:id="2017" w:author="Ollie Raymond" w:date="2016-02-15T10:46:00Z">
        <w:r w:rsidR="00C246C0">
          <w:rPr>
            <w:lang w:val="en-CA"/>
          </w:rPr>
          <w:t>SHALL</w:t>
        </w:r>
      </w:ins>
      <w:ins w:id="2018"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019"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020" w:author="Ollie Raymond" w:date="2016-02-15T10:47:00Z">
        <w:r w:rsidR="00263FE6" w:rsidDel="00C246C0">
          <w:rPr>
            <w:lang w:val="en-CA"/>
          </w:rPr>
          <w:delText xml:space="preserve"> </w:delText>
        </w:r>
      </w:del>
      <w:ins w:id="2021" w:author="Ollie Raymond" w:date="2016-02-15T10:47:00Z">
        <w:r w:rsidR="00C246C0">
          <w:rPr>
            <w:lang w:val="en-CA"/>
          </w:rPr>
          <w:t xml:space="preserve"> </w:t>
        </w:r>
      </w:ins>
      <w:r w:rsidR="00263FE6">
        <w:rPr>
          <w:lang w:val="en-CA"/>
        </w:rPr>
        <w:t xml:space="preserve">URI </w:t>
      </w:r>
      <w:ins w:id="2022"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023"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024" w:author="Ollie Raymond" w:date="2016-02-15T10:45:00Z"/>
                <w:rStyle w:val="requri"/>
                <w:lang w:val="en-CA"/>
              </w:rPr>
            </w:pPr>
            <w:del w:id="2025"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026" w:author="Ollie Raymond" w:date="2016-02-15T10:45:00Z"/>
                <w:rStyle w:val="reqtext"/>
                <w:lang w:val="en-CA"/>
              </w:rPr>
            </w:pPr>
            <w:del w:id="2027" w:author="Ollie Raymond" w:date="2016-02-15T10:45:00Z">
              <w:r w:rsidDel="00C246C0">
                <w:rPr>
                  <w:rStyle w:val="reqtext"/>
                  <w:lang w:val="en-CA"/>
                </w:rPr>
                <w:delText xml:space="preserve">Properties of type “CharacterString” </w:delText>
              </w:r>
            </w:del>
            <w:del w:id="2028" w:author="Ollie Raymond" w:date="2016-02-15T10:04:00Z">
              <w:r w:rsidDel="00050DA2">
                <w:rPr>
                  <w:rStyle w:val="reqtext"/>
                  <w:lang w:val="en-CA"/>
                </w:rPr>
                <w:delText xml:space="preserve">SHOULD </w:delText>
              </w:r>
            </w:del>
            <w:del w:id="2029"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2030" w:name="_Ref439853500"/>
      <w:r w:rsidRPr="00A12606">
        <w:t>Formal Syntax</w:t>
      </w:r>
      <w:bookmarkEnd w:id="203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031"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032" w:author="Ollie Raymond" w:date="2016-02-15T10:48:00Z"/>
                <w:rStyle w:val="requri"/>
                <w:lang w:val="en-CA"/>
              </w:rPr>
            </w:pPr>
            <w:ins w:id="2033"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034" w:author="Ollie Raymond" w:date="2016-02-15T10:48:00Z"/>
                <w:rStyle w:val="reqtext"/>
                <w:lang w:val="en-CA"/>
              </w:rPr>
            </w:pPr>
            <w:ins w:id="2035" w:author="Ollie Raymond" w:date="2016-02-15T10:49:00Z">
              <w:r>
                <w:rPr>
                  <w:rStyle w:val="reqtext"/>
                  <w:lang w:val="en-CA"/>
                </w:rPr>
                <w:t xml:space="preserve">Syntax of </w:t>
              </w:r>
            </w:ins>
            <w:ins w:id="2036" w:author="Ollie Raymond" w:date="2016-02-15T10:48:00Z">
              <w:r>
                <w:rPr>
                  <w:rStyle w:val="reqtext"/>
                  <w:lang w:val="en-CA"/>
                </w:rPr>
                <w:t>text</w:t>
              </w:r>
            </w:ins>
            <w:ins w:id="2037" w:author="Ollie Raymond" w:date="2016-02-15T10:49:00Z">
              <w:r>
                <w:rPr>
                  <w:rStyle w:val="reqtext"/>
                  <w:lang w:val="en-CA"/>
                </w:rPr>
                <w:t xml:space="preserve"> in character string properties SHOULD be formalised</w:t>
              </w:r>
            </w:ins>
            <w:ins w:id="2038" w:author="Ollie Raymond" w:date="2016-02-15T10:51:00Z">
              <w:r>
                <w:rPr>
                  <w:rStyle w:val="reqtext"/>
                  <w:lang w:val="en-CA"/>
                </w:rPr>
                <w:t>.</w:t>
              </w:r>
            </w:ins>
          </w:p>
        </w:tc>
      </w:tr>
    </w:tbl>
    <w:p w14:paraId="4867D790" w14:textId="3E9790FF" w:rsidR="00CD1A35" w:rsidRPr="006D73F0" w:rsidDel="00C246C0" w:rsidRDefault="00CD1A35" w:rsidP="00A90399">
      <w:pPr>
        <w:rPr>
          <w:del w:id="2039" w:author="Ollie Raymond" w:date="2016-02-12T17:38:00Z"/>
          <w:color w:val="000000"/>
          <w:lang w:val="en-CA"/>
        </w:rPr>
      </w:pPr>
    </w:p>
    <w:p w14:paraId="6235DA13" w14:textId="77777777" w:rsidR="00C246C0" w:rsidRPr="006D73F0" w:rsidRDefault="00C246C0">
      <w:pPr>
        <w:spacing w:after="120"/>
        <w:rPr>
          <w:ins w:id="2040" w:author="Ollie Raymond" w:date="2016-02-15T10:48:00Z"/>
          <w:color w:val="000000"/>
          <w:lang w:val="en-CA"/>
          <w:rPrChange w:id="2041" w:author="Ollie Raymond" w:date="2016-02-15T10:47:00Z">
            <w:rPr>
              <w:ins w:id="2042" w:author="Ollie Raymond" w:date="2016-02-15T10:48:00Z"/>
              <w:color w:val="FF0000"/>
              <w:lang w:val="en-CA"/>
            </w:rPr>
          </w:rPrChange>
        </w:rPr>
        <w:pPrChange w:id="2043" w:author="Ollie Raymond" w:date="2016-02-15T10:48:00Z">
          <w:pPr/>
        </w:pPrChange>
      </w:pPr>
    </w:p>
    <w:p w14:paraId="3D58555F" w14:textId="1108E273" w:rsidR="00CD1A35" w:rsidRDefault="00CD1A35" w:rsidP="00A90399">
      <w:pPr>
        <w:rPr>
          <w:ins w:id="2044" w:author="Eric Boisvert" w:date="2016-03-28T12:47:00Z"/>
          <w:color w:val="000000"/>
          <w:lang w:val="en-CA"/>
        </w:rPr>
      </w:pPr>
      <w:r w:rsidRPr="006D73F0">
        <w:rPr>
          <w:color w:val="000000"/>
          <w:lang w:val="en-CA"/>
          <w:rPrChange w:id="2045" w:author="Ollie Raymond" w:date="2016-02-15T10:47:00Z">
            <w:rPr>
              <w:color w:val="FF0000"/>
              <w:lang w:val="en-CA"/>
            </w:rPr>
          </w:rPrChange>
        </w:rPr>
        <w:t xml:space="preserve">Some string properties can be constructed using formal syntax, such as comma delimited list or any other text based structure (JSON for example).  </w:t>
      </w:r>
      <w:ins w:id="2046" w:author="Ollie Raymond" w:date="2016-02-15T10:50:00Z">
        <w:r w:rsidR="00C246C0" w:rsidRPr="006D73F0">
          <w:rPr>
            <w:color w:val="000000"/>
            <w:lang w:val="en-CA"/>
          </w:rPr>
          <w:t>Where possible, t</w:t>
        </w:r>
      </w:ins>
      <w:del w:id="2047" w:author="Ollie Raymond" w:date="2016-02-15T10:50:00Z">
        <w:r w:rsidRPr="006D73F0" w:rsidDel="00C246C0">
          <w:rPr>
            <w:color w:val="000000"/>
            <w:lang w:val="en-CA"/>
            <w:rPrChange w:id="2048" w:author="Ollie Raymond" w:date="2016-02-15T10:47:00Z">
              <w:rPr>
                <w:color w:val="FF0000"/>
                <w:lang w:val="en-CA"/>
              </w:rPr>
            </w:rPrChange>
          </w:rPr>
          <w:delText>T</w:delText>
        </w:r>
      </w:del>
      <w:r w:rsidRPr="006D73F0">
        <w:rPr>
          <w:color w:val="000000"/>
          <w:lang w:val="en-CA"/>
          <w:rPrChange w:id="2049" w:author="Ollie Raymond" w:date="2016-02-15T10:47:00Z">
            <w:rPr>
              <w:color w:val="FF0000"/>
              <w:lang w:val="en-CA"/>
            </w:rPr>
          </w:rPrChange>
        </w:rPr>
        <w:t xml:space="preserve">he </w:t>
      </w:r>
      <w:del w:id="2050" w:author="Ollie Raymond" w:date="2016-02-15T10:50:00Z">
        <w:r w:rsidRPr="006D73F0" w:rsidDel="00C246C0">
          <w:rPr>
            <w:color w:val="000000"/>
            <w:lang w:val="en-CA"/>
            <w:rPrChange w:id="2051" w:author="Ollie Raymond" w:date="2016-02-15T10:47:00Z">
              <w:rPr>
                <w:color w:val="FF0000"/>
                <w:lang w:val="en-CA"/>
              </w:rPr>
            </w:rPrChange>
          </w:rPr>
          <w:delText>use of such</w:delText>
        </w:r>
      </w:del>
      <w:ins w:id="2052" w:author="Ollie Raymond" w:date="2016-02-15T10:50:00Z">
        <w:r w:rsidR="00C246C0" w:rsidRPr="006D73F0">
          <w:rPr>
            <w:color w:val="000000"/>
            <w:lang w:val="en-CA"/>
          </w:rPr>
          <w:t>this</w:t>
        </w:r>
      </w:ins>
      <w:r w:rsidRPr="006D73F0">
        <w:rPr>
          <w:color w:val="000000"/>
          <w:lang w:val="en-CA"/>
          <w:rPrChange w:id="2053" w:author="Ollie Raymond" w:date="2016-02-15T10:47:00Z">
            <w:rPr>
              <w:color w:val="FF0000"/>
              <w:lang w:val="en-CA"/>
            </w:rPr>
          </w:rPrChange>
        </w:rPr>
        <w:t xml:space="preserve"> syntax </w:t>
      </w:r>
      <w:del w:id="2054" w:author="Ollie Raymond" w:date="2016-02-15T10:47:00Z">
        <w:r w:rsidRPr="006D73F0" w:rsidDel="00C246C0">
          <w:rPr>
            <w:color w:val="000000"/>
            <w:lang w:val="en-CA"/>
            <w:rPrChange w:id="2055" w:author="Ollie Raymond" w:date="2016-02-15T10:47:00Z">
              <w:rPr>
                <w:color w:val="FF0000"/>
                <w:lang w:val="en-CA"/>
              </w:rPr>
            </w:rPrChange>
          </w:rPr>
          <w:delText xml:space="preserve">should </w:delText>
        </w:r>
      </w:del>
      <w:ins w:id="2056" w:author="Ollie Raymond" w:date="2016-02-15T10:47:00Z">
        <w:r w:rsidR="00C246C0" w:rsidRPr="006D73F0">
          <w:rPr>
            <w:color w:val="000000"/>
            <w:lang w:val="en-CA"/>
            <w:rPrChange w:id="2057" w:author="Ollie Raymond" w:date="2016-02-15T10:47:00Z">
              <w:rPr>
                <w:color w:val="FF0000"/>
                <w:lang w:val="en-CA"/>
              </w:rPr>
            </w:rPrChange>
          </w:rPr>
          <w:t xml:space="preserve">SHOULD </w:t>
        </w:r>
      </w:ins>
      <w:r w:rsidRPr="006D73F0">
        <w:rPr>
          <w:color w:val="000000"/>
          <w:lang w:val="en-CA"/>
          <w:rPrChange w:id="2058" w:author="Ollie Raymond" w:date="2016-02-15T10:47:00Z">
            <w:rPr>
              <w:color w:val="FF0000"/>
              <w:lang w:val="en-CA"/>
            </w:rPr>
          </w:rPrChange>
        </w:rPr>
        <w:t>be formalised in a profile of this specification.</w:t>
      </w:r>
    </w:p>
    <w:p w14:paraId="2927E3EE" w14:textId="7A5FFA19" w:rsidR="001E7109" w:rsidRDefault="001E7109" w:rsidP="00A12606">
      <w:pPr>
        <w:pStyle w:val="Titre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ins w:id="2059" w:author="Boisvert, Eric" w:date="2016-03-29T08:09:00Z">
              <w:r w:rsidR="007A7721">
                <w:rPr>
                  <w:rStyle w:val="reqtext"/>
                  <w:lang w:val="en-CA"/>
                </w:rPr>
                <w:t>.</w:t>
              </w:r>
            </w:ins>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060"/>
      <w:r w:rsidR="00A10684">
        <w:rPr>
          <w:lang w:val="en-CA"/>
        </w:rPr>
        <w:t>3986</w:t>
      </w:r>
      <w:commentRangeEnd w:id="2060"/>
      <w:r w:rsidR="00A10684">
        <w:rPr>
          <w:rStyle w:val="Marquedecommentaire"/>
        </w:rPr>
        <w:commentReference w:id="2060"/>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641A767"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del w:id="2061" w:author="Eric Boisvert" w:date="2016-03-23T20:51:00Z">
              <w:r w:rsidR="0073219F" w:rsidDel="006559DD">
                <w:rPr>
                  <w:rStyle w:val="reqtext"/>
                  <w:lang w:val="en-CA"/>
                </w:rPr>
                <w:delText>shall</w:delText>
              </w:r>
              <w:r w:rsidDel="006559DD">
                <w:rPr>
                  <w:rStyle w:val="reqtext"/>
                  <w:lang w:val="en-CA"/>
                </w:rPr>
                <w:delText xml:space="preserve"> </w:delText>
              </w:r>
            </w:del>
            <w:ins w:id="2062" w:author="Eric Boisvert" w:date="2016-03-23T20:51:00Z">
              <w:r w:rsidR="006559DD">
                <w:rPr>
                  <w:rStyle w:val="reqtext"/>
                  <w:lang w:val="en-CA"/>
                </w:rPr>
                <w:t xml:space="preserve">SHALL </w:t>
              </w:r>
            </w:ins>
            <w:r>
              <w:rPr>
                <w:rStyle w:val="reqtext"/>
                <w:lang w:val="en-CA"/>
              </w:rPr>
              <w:t>contain a string conformant to URI format as specified in RFC 3986</w:t>
            </w:r>
            <w:ins w:id="2063" w:author="Boisvert, Eric" w:date="2016-03-29T08:09:00Z">
              <w:r w:rsidR="007A7721">
                <w:rPr>
                  <w:rStyle w:val="reqtext"/>
                  <w:lang w:val="en-CA"/>
                </w:rPr>
                <w:t>.</w:t>
              </w:r>
            </w:ins>
            <w:r>
              <w:rPr>
                <w:rStyle w:val="reqtext"/>
                <w:lang w:val="en-CA"/>
              </w:rPr>
              <w:t xml:space="preserve">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064"/>
      <w:r>
        <w:rPr>
          <w:lang w:val="en-CA"/>
        </w:rPr>
        <w:lastRenderedPageBreak/>
        <w:t xml:space="preserve">Properties </w:t>
      </w:r>
      <w:r w:rsidR="00157E57">
        <w:rPr>
          <w:lang w:val="en-CA"/>
        </w:rPr>
        <w:t>containing a URI should resolve following Linked Open Data principles.</w:t>
      </w:r>
      <w:commentRangeEnd w:id="2064"/>
      <w:r w:rsidR="00157E57">
        <w:rPr>
          <w:rStyle w:val="Marquedecommentaire"/>
        </w:rPr>
        <w:commentReference w:id="206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2FC002F2"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resources resolvable using Linked Open Data principles</w:t>
            </w:r>
            <w:ins w:id="2065" w:author="Boisvert, Eric" w:date="2016-03-29T08:09:00Z">
              <w:r w:rsidR="007A7721">
                <w:rPr>
                  <w:rStyle w:val="reqtext"/>
                  <w:lang w:val="en-CA"/>
                </w:rPr>
                <w:t>.</w:t>
              </w:r>
            </w:ins>
            <w:r>
              <w:rPr>
                <w:rStyle w:val="reqtext"/>
                <w:lang w:val="en-CA"/>
              </w:rPr>
              <w:t xml:space="preserve">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4D2792" w:rsidP="009E28CA">
      <w:pPr>
        <w:keepNext/>
      </w:pPr>
      <w:r>
        <w:pict w14:anchorId="74E07398">
          <v:shape id="_x0000_i1033" type="#_x0000_t75" style="width:435.7pt;height:329.55pt">
            <v:imagedata r:id="rId24" o:title=""/>
          </v:shape>
        </w:pict>
      </w:r>
    </w:p>
    <w:p w14:paraId="735945C2" w14:textId="4D1D94BE" w:rsidR="009E28CA" w:rsidRDefault="009E28CA" w:rsidP="00A12606">
      <w:pPr>
        <w:pStyle w:val="Lgende"/>
      </w:pPr>
      <w:bookmarkStart w:id="2066" w:name="_Ref447002371"/>
      <w:r>
        <w:t xml:space="preserve">Figure </w:t>
      </w:r>
      <w:r>
        <w:fldChar w:fldCharType="begin"/>
      </w:r>
      <w:r>
        <w:instrText xml:space="preserve"> SEQ Figure \* ARABIC </w:instrText>
      </w:r>
      <w:r>
        <w:fldChar w:fldCharType="separate"/>
      </w:r>
      <w:ins w:id="2067" w:author="Boisvert, Eric" w:date="2016-03-29T09:08:00Z">
        <w:r w:rsidR="008279FB">
          <w:rPr>
            <w:noProof/>
          </w:rPr>
          <w:t>9</w:t>
        </w:r>
      </w:ins>
      <w:ins w:id="2068" w:author="Eric Boisvert" w:date="2016-03-28T16:06:00Z">
        <w:del w:id="2069" w:author="Boisvert, Eric" w:date="2016-03-29T08:51:00Z">
          <w:r w:rsidR="003842F3" w:rsidDel="00CB122C">
            <w:rPr>
              <w:noProof/>
            </w:rPr>
            <w:delText>9</w:delText>
          </w:r>
        </w:del>
      </w:ins>
      <w:del w:id="2070" w:author="Boisvert, Eric" w:date="2016-03-29T08:51:00Z">
        <w:r w:rsidR="0043586C" w:rsidDel="00CB122C">
          <w:rPr>
            <w:noProof/>
          </w:rPr>
          <w:delText>8</w:delText>
        </w:r>
      </w:del>
      <w:r>
        <w:fldChar w:fldCharType="end"/>
      </w:r>
      <w:bookmarkEnd w:id="2066"/>
      <w:r>
        <w:t xml:space="preserve"> </w:t>
      </w:r>
      <w:r w:rsidRPr="00BA08CB">
        <w:t xml:space="preserve">GeoSciML portrayal </w:t>
      </w:r>
      <w:del w:id="2071" w:author="Boisvert, Eric" w:date="2016-03-29T08:33:00Z">
        <w:r w:rsidRPr="00BA08CB" w:rsidDel="00BF2A41">
          <w:delText>classes</w:delText>
        </w:r>
      </w:del>
      <w:ins w:id="2072" w:author="Boisvert, Eric" w:date="2016-03-29T08:33:00Z">
        <w:r w:rsidR="00BF2A41">
          <w:t>feature types</w:t>
        </w:r>
      </w:ins>
      <w:ins w:id="2073" w:author="Boisvert, Eric" w:date="2016-03-29T08:32:00Z">
        <w:r w:rsidR="00BF2A41">
          <w:t>.</w:t>
        </w:r>
      </w:ins>
    </w:p>
    <w:p w14:paraId="4FC40430" w14:textId="087DE854" w:rsidR="002D30FE" w:rsidRPr="008246C7" w:rsidRDefault="007A7721" w:rsidP="002D30FE">
      <w:ins w:id="2074" w:author="Boisvert, Eric" w:date="2016-03-29T08:10:00Z">
        <w:r>
          <w:fldChar w:fldCharType="begin"/>
        </w:r>
        <w:r>
          <w:instrText xml:space="preserve"> REF _Ref447002371 \h </w:instrText>
        </w:r>
      </w:ins>
      <w:r>
        <w:fldChar w:fldCharType="separate"/>
      </w:r>
      <w:ins w:id="2075" w:author="Boisvert, Eric" w:date="2016-03-29T08:10:00Z">
        <w:r>
          <w:t xml:space="preserve">Figure </w:t>
        </w:r>
        <w:r>
          <w:rPr>
            <w:noProof/>
          </w:rPr>
          <w:t>9</w:t>
        </w:r>
        <w:r>
          <w:fldChar w:fldCharType="end"/>
        </w:r>
        <w:r>
          <w:t xml:space="preserve"> </w:t>
        </w:r>
      </w:ins>
      <w:r w:rsidR="002D30FE">
        <w:t xml:space="preserve">shows the 7 portrayal </w:t>
      </w:r>
      <w:del w:id="2076" w:author="Boisvert, Eric" w:date="2016-03-29T08:11:00Z">
        <w:r w:rsidR="002D30FE" w:rsidDel="007A7721">
          <w:delText xml:space="preserve">classes </w:delText>
        </w:r>
      </w:del>
      <w:ins w:id="2077" w:author="Boisvert, Eric" w:date="2016-03-29T08:11:00Z">
        <w:r>
          <w:t xml:space="preserve">feature types </w:t>
        </w:r>
      </w:ins>
      <w:r w:rsidR="002D30FE">
        <w:t xml:space="preserve">supported by GeoSciML 4.0.  Each </w:t>
      </w:r>
      <w:del w:id="2078" w:author="Boisvert, Eric" w:date="2016-03-29T08:11:00Z">
        <w:r w:rsidR="002D30FE" w:rsidDel="007A7721">
          <w:delText xml:space="preserve">class </w:delText>
        </w:r>
      </w:del>
      <w:ins w:id="2079" w:author="Boisvert, Eric" w:date="2016-03-29T08:11:00Z">
        <w:r>
          <w:t xml:space="preserve">feature type </w:t>
        </w:r>
      </w:ins>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ins w:id="2080" w:author="Boisvert, Eric" w:date="2016-03-29T08:11:00Z">
              <w:r w:rsidR="007A7721">
                <w:rPr>
                  <w:rStyle w:val="reqtext"/>
                  <w:lang w:val="en-CA"/>
                </w:rPr>
                <w:t>.</w:t>
              </w:r>
            </w:ins>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2081" w:name="_Toc446944586"/>
      <w:r w:rsidRPr="00D14AF0">
        <w:t>GeologicUnitView</w:t>
      </w:r>
      <w:bookmarkEnd w:id="2081"/>
    </w:p>
    <w:p w14:paraId="2D64ED5C" w14:textId="77777777" w:rsidR="00176E9E" w:rsidRDefault="00176E9E" w:rsidP="00176E9E">
      <w:pPr>
        <w:rPr>
          <w:lang w:val="en-CA"/>
        </w:rPr>
      </w:pPr>
    </w:p>
    <w:p w14:paraId="13F2B898" w14:textId="7B2333EC" w:rsidR="00176E9E" w:rsidDel="002050B2" w:rsidRDefault="00176E9E" w:rsidP="00176E9E">
      <w:pPr>
        <w:keepNext/>
        <w:rPr>
          <w:del w:id="2082" w:author="Ollie Raymond" w:date="2016-02-12T17:38:00Z"/>
          <w:noProof/>
          <w:lang w:val="en-CA" w:eastAsia="en-CA"/>
        </w:rPr>
      </w:pPr>
    </w:p>
    <w:p w14:paraId="61A04E59" w14:textId="77777777" w:rsidR="00176E9E" w:rsidRDefault="004D2792">
      <w:pPr>
        <w:keepNext/>
        <w:jc w:val="center"/>
        <w:pPrChange w:id="2083" w:author="Ollie Raymond" w:date="2016-02-12T17:38:00Z">
          <w:pPr>
            <w:keepNext/>
          </w:pPr>
        </w:pPrChange>
      </w:pPr>
      <w:r>
        <w:rPr>
          <w:noProof/>
          <w:lang w:val="en-CA" w:eastAsia="en-CA"/>
        </w:rPr>
        <w:pict w14:anchorId="7FAC9BB2">
          <v:shape id="_x0000_i1034" type="#_x0000_t75" style="width:234.9pt;height:313.85pt;visibility:visible;mso-wrap-style:square">
            <v:imagedata r:id="rId25" o:title=""/>
          </v:shape>
        </w:pict>
      </w:r>
    </w:p>
    <w:p w14:paraId="5DEA8FD6" w14:textId="4D6939D8" w:rsidR="00176E9E" w:rsidRPr="002050B2" w:rsidRDefault="00176E9E">
      <w:pPr>
        <w:pStyle w:val="Lgende"/>
        <w:jc w:val="center"/>
        <w:rPr>
          <w:color w:val="auto"/>
          <w:rPrChange w:id="2084" w:author="Ollie Raymond" w:date="2016-02-12T17:38:00Z">
            <w:rPr/>
          </w:rPrChange>
        </w:rPr>
        <w:pPrChange w:id="2085" w:author="Ollie Raymond" w:date="2016-02-12T17:38:00Z">
          <w:pPr>
            <w:pStyle w:val="Lgende"/>
          </w:pPr>
        </w:pPrChange>
      </w:pPr>
      <w:r w:rsidRPr="002050B2">
        <w:rPr>
          <w:color w:val="auto"/>
          <w:rPrChange w:id="2086" w:author="Ollie Raymond" w:date="2016-02-12T17:38:00Z">
            <w:rPr/>
          </w:rPrChange>
        </w:rPr>
        <w:t xml:space="preserve">Figure </w:t>
      </w:r>
      <w:r w:rsidRPr="002050B2">
        <w:rPr>
          <w:color w:val="auto"/>
          <w:rPrChange w:id="2087" w:author="Ollie Raymond" w:date="2016-02-12T17:38:00Z">
            <w:rPr/>
          </w:rPrChange>
        </w:rPr>
        <w:fldChar w:fldCharType="begin"/>
      </w:r>
      <w:r w:rsidRPr="002050B2">
        <w:rPr>
          <w:color w:val="auto"/>
          <w:rPrChange w:id="2088" w:author="Ollie Raymond" w:date="2016-02-12T17:38:00Z">
            <w:rPr/>
          </w:rPrChange>
        </w:rPr>
        <w:instrText xml:space="preserve"> SEQ Figure \* ARABIC </w:instrText>
      </w:r>
      <w:r w:rsidRPr="002050B2">
        <w:rPr>
          <w:color w:val="auto"/>
          <w:rPrChange w:id="2089" w:author="Ollie Raymond" w:date="2016-02-12T17:38:00Z">
            <w:rPr/>
          </w:rPrChange>
        </w:rPr>
        <w:fldChar w:fldCharType="separate"/>
      </w:r>
      <w:ins w:id="2090" w:author="Boisvert, Eric" w:date="2016-03-29T09:08:00Z">
        <w:r w:rsidR="008279FB">
          <w:rPr>
            <w:noProof/>
            <w:color w:val="auto"/>
          </w:rPr>
          <w:t>10</w:t>
        </w:r>
      </w:ins>
      <w:ins w:id="2091" w:author="Eric Boisvert" w:date="2016-03-28T16:06:00Z">
        <w:del w:id="2092" w:author="Boisvert, Eric" w:date="2016-03-29T08:51:00Z">
          <w:r w:rsidR="003842F3" w:rsidDel="00CB122C">
            <w:rPr>
              <w:noProof/>
              <w:color w:val="auto"/>
            </w:rPr>
            <w:delText>10</w:delText>
          </w:r>
        </w:del>
      </w:ins>
      <w:del w:id="2093" w:author="Boisvert, Eric" w:date="2016-03-29T08:51:00Z">
        <w:r w:rsidR="0043586C" w:rsidRPr="002050B2" w:rsidDel="00CB122C">
          <w:rPr>
            <w:noProof/>
            <w:color w:val="auto"/>
            <w:rPrChange w:id="2094" w:author="Ollie Raymond" w:date="2016-02-12T17:38:00Z">
              <w:rPr>
                <w:noProof/>
              </w:rPr>
            </w:rPrChange>
          </w:rPr>
          <w:delText>9</w:delText>
        </w:r>
      </w:del>
      <w:r w:rsidRPr="002050B2">
        <w:rPr>
          <w:color w:val="auto"/>
          <w:rPrChange w:id="2095" w:author="Ollie Raymond" w:date="2016-02-12T17:38:00Z">
            <w:rPr/>
          </w:rPrChange>
        </w:rPr>
        <w:fldChar w:fldCharType="end"/>
      </w:r>
      <w:r w:rsidRPr="002050B2">
        <w:rPr>
          <w:color w:val="auto"/>
          <w:rPrChange w:id="2096" w:author="Ollie Raymond" w:date="2016-02-12T17:38:00Z">
            <w:rPr/>
          </w:rPrChange>
        </w:rPr>
        <w:t xml:space="preserve">: GeologicUnitView </w:t>
      </w:r>
      <w:del w:id="2097" w:author="Boisvert, Eric" w:date="2016-03-29T08:33:00Z">
        <w:r w:rsidRPr="002050B2" w:rsidDel="00BF2A41">
          <w:rPr>
            <w:color w:val="auto"/>
            <w:rPrChange w:id="2098" w:author="Ollie Raymond" w:date="2016-02-12T17:38:00Z">
              <w:rPr/>
            </w:rPrChange>
          </w:rPr>
          <w:delText>class</w:delText>
        </w:r>
      </w:del>
      <w:ins w:id="2099" w:author="Boisvert, Eric" w:date="2016-03-29T08:33:00Z">
        <w:r w:rsidR="00BF2A41">
          <w:rPr>
            <w:color w:val="auto"/>
          </w:rPr>
          <w:t>feature type</w:t>
        </w:r>
      </w:ins>
      <w:ins w:id="2100" w:author="Boisvert, Eric" w:date="2016-03-29T08:32:00Z">
        <w:r w:rsidR="00BF2A41">
          <w:rPr>
            <w:color w:val="auto"/>
          </w:rPr>
          <w:t>.</w:t>
        </w:r>
      </w:ins>
    </w:p>
    <w:p w14:paraId="0A9CE6FA" w14:textId="6D60F7AA"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ins w:id="2101" w:author="Boisvert, Eric" w:date="2016-03-29T08:11:00Z">
        <w:r w:rsidR="007A7721">
          <w:t>.</w:t>
        </w:r>
      </w:ins>
    </w:p>
    <w:p w14:paraId="4055BD51" w14:textId="77777777" w:rsidR="00176E9E" w:rsidRDefault="00176E9E" w:rsidP="00176E9E">
      <w:pPr>
        <w:pStyle w:val="Titre4"/>
      </w:pPr>
      <w:r>
        <w:lastRenderedPageBreak/>
        <w:t>i</w:t>
      </w:r>
      <w:r w:rsidRPr="00D970E9">
        <w:t>dentifier</w:t>
      </w:r>
    </w:p>
    <w:p w14:paraId="5F4D1418" w14:textId="77777777" w:rsidR="00176E9E" w:rsidRDefault="00176E9E" w:rsidP="00176E9E"/>
    <w:p w14:paraId="035EC63A" w14:textId="30DD3E61" w:rsidR="00D96958" w:rsidRDefault="00176E9E" w:rsidP="00D96958">
      <w:pPr>
        <w:rPr>
          <w:lang w:val="en-CA"/>
        </w:rPr>
      </w:pPr>
      <w:r w:rsidRPr="00D970E9">
        <w:t xml:space="preserve">Globally unique </w:t>
      </w:r>
      <w:r>
        <w:t>identifier:</w:t>
      </w:r>
      <w:ins w:id="2102" w:author="Eric Boisvert" w:date="2016-01-24T13:25:00Z">
        <w:r w:rsidR="00253146">
          <w:t>:</w:t>
        </w:r>
      </w:ins>
      <w:del w:id="2103" w:author="Eric Boisvert" w:date="2016-01-24T13:30:00Z">
        <w:r w:rsidDel="00253146">
          <w:delText>CharacterString</w:delText>
        </w:r>
      </w:del>
      <w:ins w:id="2104"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05"/>
      <w:r w:rsidR="00D96958">
        <w:rPr>
          <w:lang w:val="en-CA"/>
        </w:rPr>
        <w:t>3986</w:t>
      </w:r>
      <w:commentRangeEnd w:id="2105"/>
      <w:r w:rsidR="00D96958">
        <w:rPr>
          <w:rStyle w:val="Marquedecommentaire"/>
        </w:rPr>
        <w:commentReference w:id="2105"/>
      </w:r>
      <w:r w:rsidR="00D96958">
        <w:rPr>
          <w:lang w:val="en-CA"/>
        </w:rPr>
        <w:t xml:space="preserve">. </w:t>
      </w:r>
    </w:p>
    <w:p w14:paraId="7B541338" w14:textId="7DBF8240" w:rsidR="00176E9E" w:rsidDel="002050B2" w:rsidRDefault="00176E9E" w:rsidP="00176E9E">
      <w:pPr>
        <w:rPr>
          <w:del w:id="2106"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3C0A27A0" w:rsidR="00176E9E" w:rsidRPr="00D12552" w:rsidRDefault="00176E9E" w:rsidP="002E6F45">
            <w:pPr>
              <w:pStyle w:val="Tabletext10"/>
              <w:jc w:val="left"/>
              <w:rPr>
                <w:rStyle w:val="reqtext"/>
                <w:lang w:val="en-CA"/>
              </w:rPr>
            </w:pPr>
            <w:r>
              <w:rPr>
                <w:rStyle w:val="reqtext"/>
                <w:lang w:val="en-CA"/>
              </w:rPr>
              <w:t>Identifier SHALL be unique to a dataset</w:t>
            </w:r>
            <w:ins w:id="2107" w:author="Boisvert, Eric" w:date="2016-03-29T08:12:00Z">
              <w:r w:rsidR="007A7721">
                <w:rPr>
                  <w:rStyle w:val="reqtext"/>
                  <w:lang w:val="en-CA"/>
                </w:rPr>
                <w:t>.</w:t>
              </w:r>
            </w:ins>
          </w:p>
        </w:tc>
      </w:tr>
    </w:tbl>
    <w:p w14:paraId="0F3E51B2" w14:textId="77777777" w:rsidR="00176E9E" w:rsidRDefault="00176E9E" w:rsidP="00176E9E"/>
    <w:p w14:paraId="64D0C80B" w14:textId="0044F9D2" w:rsidR="00176E9E" w:rsidRDefault="00176E9E" w:rsidP="00176E9E">
      <w:del w:id="2108" w:author="Eric Boisvert" w:date="2016-03-06T11:23:00Z">
        <w:r w:rsidDel="00416BC2">
          <w:delText xml:space="preserve">It </w:delText>
        </w:r>
      </w:del>
      <w:ins w:id="2109"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110"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6C9EEA22" w:rsidR="00176E9E" w:rsidRPr="00D12552" w:rsidRDefault="00176E9E" w:rsidP="002E6F45">
            <w:pPr>
              <w:pStyle w:val="Tabletext10"/>
              <w:jc w:val="left"/>
              <w:rPr>
                <w:rStyle w:val="reqtext"/>
                <w:lang w:val="en-CA"/>
              </w:rPr>
            </w:pPr>
            <w:r>
              <w:rPr>
                <w:rStyle w:val="reqtext"/>
                <w:lang w:val="en-CA"/>
              </w:rPr>
              <w:t xml:space="preserve">Where possible, </w:t>
            </w:r>
            <w:commentRangeStart w:id="2111"/>
            <w:r>
              <w:rPr>
                <w:rStyle w:val="reqtext"/>
                <w:lang w:val="en-CA"/>
              </w:rPr>
              <w:t>GeologicUnitView identifier SHOULD correspond to and instance of MappedFeature</w:t>
            </w:r>
            <w:commentRangeEnd w:id="2111"/>
            <w:r>
              <w:rPr>
                <w:rStyle w:val="Marquedecommentaire"/>
                <w:rFonts w:ascii="Times New Roman" w:eastAsia="Times New Roman" w:hAnsi="Times New Roman"/>
                <w:lang w:val="en-US" w:eastAsia="en-US"/>
              </w:rPr>
              <w:commentReference w:id="2111"/>
            </w:r>
            <w:ins w:id="2112" w:author="Boisvert, Eric" w:date="2016-03-29T08:12:00Z">
              <w:r w:rsidR="007A7721">
                <w:rPr>
                  <w:rStyle w:val="reqtext"/>
                  <w:lang w:val="en-CA"/>
                </w:rPr>
                <w:t>.</w:t>
              </w:r>
            </w:ins>
          </w:p>
        </w:tc>
      </w:tr>
    </w:tbl>
    <w:p w14:paraId="609E89B1" w14:textId="77777777" w:rsidR="00176E9E" w:rsidRDefault="00176E9E" w:rsidP="00176E9E"/>
    <w:p w14:paraId="3D154642" w14:textId="77777777" w:rsidR="00176E9E" w:rsidRDefault="00176E9E" w:rsidP="00176E9E">
      <w:pPr>
        <w:pStyle w:val="Titre4"/>
      </w:pPr>
      <w:r>
        <w:t>name</w:t>
      </w:r>
    </w:p>
    <w:p w14:paraId="74352E96" w14:textId="77777777" w:rsidR="00176E9E" w:rsidRPr="002B6140" w:rsidRDefault="00176E9E" w:rsidP="00176E9E"/>
    <w:p w14:paraId="37491DD0" w14:textId="50233BFA" w:rsidR="00176E9E" w:rsidRPr="00D970E9" w:rsidRDefault="00A41623" w:rsidP="00176E9E">
      <w:pPr>
        <w:rPr>
          <w:lang w:val="en-CA"/>
        </w:rPr>
      </w:pPr>
      <w:ins w:id="2113" w:author="Eric Boisvert" w:date="2016-03-28T13:05:00Z">
        <w:r>
          <w:t xml:space="preserve">If present, </w:t>
        </w:r>
      </w:ins>
      <w:ins w:id="2114" w:author="Eric Boisvert" w:date="2016-03-28T13:06:00Z">
        <w:r>
          <w:t>t</w:t>
        </w:r>
      </w:ins>
      <w:ins w:id="2115" w:author="Eric Boisvert" w:date="2016-03-06T11:24:00Z">
        <w:r w:rsidR="00416BC2">
          <w:t xml:space="preserve">he property </w:t>
        </w:r>
      </w:ins>
      <w:r w:rsidR="00176E9E">
        <w:t>name:</w:t>
      </w:r>
      <w:ins w:id="2116" w:author="Eric Boisvert" w:date="2016-01-24T13:25:00Z">
        <w:r w:rsidR="00253146">
          <w:t>Primitive::</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Titre4"/>
      </w:pPr>
      <w:r>
        <w:t>description</w:t>
      </w:r>
    </w:p>
    <w:p w14:paraId="08BFD60F" w14:textId="77777777" w:rsidR="00176E9E" w:rsidRDefault="00176E9E" w:rsidP="00176E9E"/>
    <w:p w14:paraId="4283B5DF" w14:textId="2AE122E6" w:rsidR="00176E9E" w:rsidRDefault="00A41623" w:rsidP="00176E9E">
      <w:ins w:id="2117" w:author="Eric Boisvert" w:date="2016-03-28T13:06:00Z">
        <w:r>
          <w:t>If present, t</w:t>
        </w:r>
      </w:ins>
      <w:ins w:id="2118" w:author="Eric Boisvert" w:date="2016-03-06T11:24:00Z">
        <w:r w:rsidR="00416BC2">
          <w:t>he property</w:t>
        </w:r>
      </w:ins>
      <w:del w:id="2119" w:author="Eric Boisvert" w:date="2016-03-06T11:24:00Z">
        <w:r w:rsidR="00176E9E" w:rsidRPr="00F4750B" w:rsidDel="00416BC2">
          <w:delText>Text</w:delText>
        </w:r>
      </w:del>
      <w:r w:rsidR="00176E9E" w:rsidRPr="00F4750B">
        <w:t xml:space="preserve"> description</w:t>
      </w:r>
      <w:r w:rsidR="00176E9E">
        <w:t>:</w:t>
      </w:r>
      <w:ins w:id="2120" w:author="Eric Boisvert" w:date="2016-01-24T13:25:00Z">
        <w:r w:rsidR="00253146">
          <w:t>Primitive::</w:t>
        </w:r>
      </w:ins>
      <w:r w:rsidR="00176E9E">
        <w:t>CharacterString</w:t>
      </w:r>
      <w:r w:rsidR="00176E9E" w:rsidRPr="00F4750B">
        <w:t xml:space="preserve"> </w:t>
      </w:r>
      <w:ins w:id="2121" w:author="Eric Boisvert" w:date="2016-03-06T11:24:00Z">
        <w:r w:rsidR="00416BC2">
          <w:t xml:space="preserve">is a description </w:t>
        </w:r>
      </w:ins>
      <w:r w:rsidR="00176E9E" w:rsidRPr="00F4750B">
        <w:t>of the GeologicUnit, typically taken from an entry on a geological map legend.</w:t>
      </w:r>
    </w:p>
    <w:p w14:paraId="51E4FD3C" w14:textId="77777777" w:rsidR="00176E9E" w:rsidRDefault="00176E9E" w:rsidP="00176E9E">
      <w:pPr>
        <w:pStyle w:val="Titre4"/>
      </w:pPr>
      <w:r w:rsidRPr="00D970E9">
        <w:t>geologicUnitType</w:t>
      </w:r>
    </w:p>
    <w:p w14:paraId="58D3BCBD" w14:textId="77777777" w:rsidR="00176E9E" w:rsidRDefault="00176E9E" w:rsidP="00176E9E"/>
    <w:p w14:paraId="4DFC859C" w14:textId="3C86FD86" w:rsidR="00176E9E" w:rsidRDefault="00A41623" w:rsidP="00176E9E">
      <w:ins w:id="2122" w:author="Eric Boisvert" w:date="2016-03-28T13:06:00Z">
        <w:r>
          <w:t>If present, t</w:t>
        </w:r>
      </w:ins>
      <w:ins w:id="2123" w:author="Eric Boisvert" w:date="2016-03-06T11:25:00Z">
        <w:r w:rsidR="00416BC2">
          <w:t xml:space="preserve">he property </w:t>
        </w:r>
      </w:ins>
      <w:del w:id="2124" w:author="Eric Boisvert" w:date="2016-03-06T11:25:00Z">
        <w:r w:rsidR="00176E9E" w:rsidDel="00416BC2">
          <w:delText>Label</w:delText>
        </w:r>
      </w:del>
      <w:ins w:id="2125" w:author="Eric Boisvert" w:date="2016-03-06T11:25:00Z">
        <w:r w:rsidR="00416BC2">
          <w:t>geologicUnitType</w:t>
        </w:r>
      </w:ins>
      <w:r w:rsidR="00176E9E">
        <w:t xml:space="preserve"> (</w:t>
      </w:r>
      <w:ins w:id="2126" w:author="Eric Boisvert" w:date="2016-01-24T13:25:00Z">
        <w:r w:rsidR="00253146">
          <w:t>Primitive::CharacterString</w:t>
        </w:r>
      </w:ins>
      <w:del w:id="2127" w:author="Eric Boisvert" w:date="2016-01-24T13:25:00Z">
        <w:r w:rsidR="00176E9E" w:rsidDel="00253146">
          <w:delText>CharacterString</w:delText>
        </w:r>
      </w:del>
      <w:r w:rsidR="00176E9E">
        <w:t xml:space="preserve">) </w:t>
      </w:r>
      <w:ins w:id="2128" w:author="Eric Boisvert" w:date="2016-03-06T11:26:00Z">
        <w:r w:rsidR="00416BC2">
          <w:t xml:space="preserve">contains </w:t>
        </w:r>
      </w:ins>
      <w:del w:id="2129" w:author="Eric Boisvert" w:date="2016-03-06T11:26:00Z">
        <w:r w:rsidR="00176E9E" w:rsidDel="00416BC2">
          <w:delText>of</w:delText>
        </w:r>
      </w:del>
      <w:r w:rsidR="00176E9E">
        <w:t xml:space="preserve"> the t</w:t>
      </w:r>
      <w:r w:rsidR="00176E9E" w:rsidRPr="00263FE6">
        <w:t>ype of GeologicUnit</w:t>
      </w:r>
      <w:ins w:id="2130" w:author="Eric Boisvert" w:date="2016-03-06T11:26:00Z">
        <w:r w:rsidR="00416BC2">
          <w:t>Type</w:t>
        </w:r>
      </w:ins>
      <w:r w:rsidR="00176E9E" w:rsidRPr="00263FE6">
        <w:t xml:space="preserve"> (as defined in GeoSciML).</w:t>
      </w:r>
      <w:r w:rsidR="00176E9E">
        <w:t xml:space="preserve"> </w:t>
      </w:r>
      <w:r w:rsidR="00D41C9A">
        <w:t>To report a</w:t>
      </w:r>
      <w:ins w:id="2131" w:author="Eric Boisvert" w:date="2016-03-06T11:26:00Z">
        <w:r w:rsidR="00416BC2">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r>
        <w:t>rank</w:t>
      </w:r>
      <w:r w:rsidRPr="00F24B15">
        <w:t xml:space="preserve"> </w:t>
      </w:r>
    </w:p>
    <w:p w14:paraId="3FA80C3D" w14:textId="77777777" w:rsidR="00176E9E" w:rsidRDefault="00176E9E" w:rsidP="00176E9E"/>
    <w:p w14:paraId="2CEA6996" w14:textId="4B3C5A78" w:rsidR="00176E9E" w:rsidRDefault="00176E9E" w:rsidP="00176E9E">
      <w:del w:id="2132" w:author="Eric Boisvert" w:date="2016-03-06T13:18:00Z">
        <w:r w:rsidDel="00D05564">
          <w:delText xml:space="preserve">Label </w:delText>
        </w:r>
      </w:del>
      <w:ins w:id="2133" w:author="Eric Boisvert" w:date="2016-03-28T13:06:00Z">
        <w:r w:rsidR="00A41623">
          <w:t>If present, t</w:t>
        </w:r>
      </w:ins>
      <w:ins w:id="2134" w:author="Eric Boisvert" w:date="2016-03-06T13:18:00Z">
        <w:r w:rsidR="00D05564">
          <w:t xml:space="preserve">he property </w:t>
        </w:r>
      </w:ins>
      <w:r>
        <w:t>r</w:t>
      </w:r>
      <w:r w:rsidRPr="00F24B15">
        <w:t>ank</w:t>
      </w:r>
      <w:r>
        <w:t>:</w:t>
      </w:r>
      <w:ins w:id="2135" w:author="Eric Boisvert" w:date="2016-01-24T13:26:00Z">
        <w:r w:rsidR="00253146">
          <w:t>Primitive::CharacterString</w:t>
        </w:r>
        <w:r w:rsidR="00253146" w:rsidDel="00253146">
          <w:t xml:space="preserve"> </w:t>
        </w:r>
      </w:ins>
      <w:del w:id="2136" w:author="Eric Boisvert" w:date="2016-01-24T13:26:00Z">
        <w:r w:rsidDel="00253146">
          <w:delText>CharacterString</w:delText>
        </w:r>
        <w:r w:rsidRPr="00F24B15" w:rsidDel="00253146">
          <w:delText xml:space="preserve"> </w:delText>
        </w:r>
      </w:del>
      <w:ins w:id="2137"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Titre4"/>
      </w:pPr>
      <w:r w:rsidRPr="00D970E9">
        <w:lastRenderedPageBreak/>
        <w:t>Lithology</w:t>
      </w:r>
      <w:r w:rsidRPr="00CD1A35">
        <w:t xml:space="preserve"> </w:t>
      </w:r>
    </w:p>
    <w:p w14:paraId="5D7D4021" w14:textId="77777777" w:rsidR="00176E9E" w:rsidRDefault="00176E9E" w:rsidP="00176E9E"/>
    <w:p w14:paraId="291227C7" w14:textId="066824DB" w:rsidR="00176E9E" w:rsidRDefault="00A41623" w:rsidP="00176E9E">
      <w:ins w:id="2138" w:author="Eric Boisvert" w:date="2016-03-28T13:06:00Z">
        <w:r>
          <w:t>If present, co</w:t>
        </w:r>
      </w:ins>
      <w:ins w:id="2139" w:author="Eric Boisvert" w:date="2016-03-06T13:18:00Z">
        <w:r w:rsidR="00D05564">
          <w:t>ntains a h</w:t>
        </w:r>
      </w:ins>
      <w:del w:id="2140" w:author="Eric Boisvert" w:date="2016-03-06T13:18:00Z">
        <w:r w:rsidR="00176E9E" w:rsidDel="00D05564">
          <w:delText>H</w:delText>
        </w:r>
      </w:del>
      <w:r w:rsidR="00176E9E">
        <w:t xml:space="preserve">uman readable description as </w:t>
      </w:r>
      <w:ins w:id="2141" w:author="Eric Boisvert" w:date="2016-01-24T13:26:00Z">
        <w:r w:rsidR="00253146">
          <w:t>Primitive::CharacterString</w:t>
        </w:r>
        <w:r w:rsidR="00253146" w:rsidDel="00253146">
          <w:t xml:space="preserve"> </w:t>
        </w:r>
      </w:ins>
      <w:del w:id="2142"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43" w:author="Eric Boisvert" w:date="2016-03-28T16:06:00Z">
        <w:r w:rsidR="003842F3">
          <w:t>7.3.1.3</w:t>
        </w:r>
      </w:ins>
      <w:del w:id="2144"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Titre4"/>
      </w:pPr>
      <w:r w:rsidRPr="00D970E9">
        <w:t>geologicHistory</w:t>
      </w:r>
    </w:p>
    <w:p w14:paraId="01E379D2" w14:textId="77777777" w:rsidR="00D41C9A" w:rsidRDefault="00D41C9A" w:rsidP="00176E9E"/>
    <w:p w14:paraId="0B7FA38C" w14:textId="4CCC536A" w:rsidR="00176E9E" w:rsidRDefault="00A41623" w:rsidP="00176E9E">
      <w:ins w:id="2145" w:author="Eric Boisvert" w:date="2016-03-28T13:06:00Z">
        <w:r>
          <w:t xml:space="preserve">If present, </w:t>
        </w:r>
      </w:ins>
      <w:ins w:id="2146" w:author="Eric Boisvert" w:date="2016-03-28T13:07:00Z">
        <w:r>
          <w:t>c</w:t>
        </w:r>
      </w:ins>
      <w:ins w:id="2147" w:author="Eric Boisvert" w:date="2016-03-06T13:18:00Z">
        <w:r w:rsidR="00D05564">
          <w:t>ontains a h</w:t>
        </w:r>
      </w:ins>
      <w:del w:id="2148" w:author="Eric Boisvert" w:date="2016-03-06T13:18:00Z">
        <w:r w:rsidR="00176E9E" w:rsidDel="00D05564">
          <w:delText>H</w:delText>
        </w:r>
      </w:del>
      <w:r w:rsidR="00176E9E">
        <w:t xml:space="preserve">uman readable description in </w:t>
      </w:r>
      <w:ins w:id="2149" w:author="Eric Boisvert" w:date="2016-01-24T13:26:00Z">
        <w:r w:rsidR="00253146">
          <w:t>Primitive::CharacterString</w:t>
        </w:r>
      </w:ins>
      <w:del w:id="2150"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151" w:author="Eric Boisvert" w:date="2016-03-28T16:06:00Z">
        <w:r w:rsidR="003842F3">
          <w:t>7.3.1.3</w:t>
        </w:r>
      </w:ins>
      <w:del w:id="2152"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r w:rsidRPr="00D970E9">
        <w:t>numericOlderAge</w:t>
      </w:r>
    </w:p>
    <w:p w14:paraId="57AC0F69" w14:textId="77777777" w:rsidR="00176E9E" w:rsidRPr="00670924" w:rsidRDefault="00176E9E" w:rsidP="00176E9E"/>
    <w:p w14:paraId="7ED8145F" w14:textId="4B601C6B" w:rsidR="00176E9E" w:rsidRDefault="00A41623" w:rsidP="00176E9E">
      <w:ins w:id="2153" w:author="Eric Boisvert" w:date="2016-03-28T13:07:00Z">
        <w:r>
          <w:t>If present, t</w:t>
        </w:r>
      </w:ins>
      <w:ins w:id="2154" w:author="Eric Boisvert" w:date="2016-03-06T13:19:00Z">
        <w:r w:rsidR="00D05564">
          <w:t xml:space="preserve">he property numericOlderAge </w:t>
        </w:r>
      </w:ins>
      <w:del w:id="2155"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156" w:author="Eric Boisvert" w:date="2016-01-24T13:26:00Z">
        <w:r w:rsidR="00253146">
          <w:t>Primitive::</w:t>
        </w:r>
      </w:ins>
      <w:r w:rsidR="00176E9E">
        <w:t>Number) of the unit’s older age in million years (Ma).</w:t>
      </w:r>
    </w:p>
    <w:p w14:paraId="42926990" w14:textId="77777777" w:rsidR="00176E9E" w:rsidRDefault="00176E9E" w:rsidP="00176E9E">
      <w:pPr>
        <w:pStyle w:val="Titre4"/>
      </w:pPr>
      <w:r w:rsidRPr="00D970E9">
        <w:t>numericYoungerAge</w:t>
      </w:r>
    </w:p>
    <w:p w14:paraId="05E88645" w14:textId="77777777" w:rsidR="00176E9E" w:rsidRPr="00670924" w:rsidRDefault="00176E9E" w:rsidP="00176E9E"/>
    <w:p w14:paraId="4473A715" w14:textId="44687865" w:rsidR="00176E9E" w:rsidRDefault="00A41623" w:rsidP="00176E9E">
      <w:ins w:id="2157" w:author="Eric Boisvert" w:date="2016-03-28T13:07:00Z">
        <w:r>
          <w:t>If present, t</w:t>
        </w:r>
      </w:ins>
      <w:ins w:id="2158" w:author="Eric Boisvert" w:date="2016-03-06T13:20:00Z">
        <w:r w:rsidR="00D05564">
          <w:t>he property numeric</w:t>
        </w:r>
      </w:ins>
      <w:r w:rsidR="00176E9E">
        <w:t xml:space="preserve">Younger age is a </w:t>
      </w:r>
      <w:r w:rsidR="00176E9E" w:rsidRPr="00D970E9">
        <w:t>numerical representation</w:t>
      </w:r>
      <w:r w:rsidR="00176E9E">
        <w:t xml:space="preserve"> (</w:t>
      </w:r>
      <w:ins w:id="2159" w:author="Eric Boisvert" w:date="2016-01-24T13:26:00Z">
        <w:r w:rsidR="00253146">
          <w:t>Primitive::</w:t>
        </w:r>
      </w:ins>
      <w:r w:rsidR="00176E9E">
        <w:t>Number) of the unit’s younger age in million years (Ma).</w:t>
      </w:r>
    </w:p>
    <w:p w14:paraId="23DDBC4E" w14:textId="77777777" w:rsidR="00176E9E" w:rsidRDefault="00176E9E" w:rsidP="00176E9E">
      <w:pPr>
        <w:pStyle w:val="Titre4"/>
      </w:pPr>
      <w:r w:rsidRPr="00D970E9">
        <w:t>observationMethod</w:t>
      </w:r>
    </w:p>
    <w:p w14:paraId="0C8DB07D" w14:textId="77777777" w:rsidR="00176E9E" w:rsidRDefault="00176E9E" w:rsidP="00176E9E"/>
    <w:p w14:paraId="32B86F12" w14:textId="76DF8CBC" w:rsidR="00176E9E" w:rsidRDefault="00A41623" w:rsidP="00176E9E">
      <w:ins w:id="2160" w:author="Eric Boisvert" w:date="2016-03-28T13:07:00Z">
        <w:r>
          <w:t>If present, t</w:t>
        </w:r>
      </w:ins>
      <w:del w:id="2161" w:author="Eric Boisvert" w:date="2016-03-28T13:07:00Z">
        <w:r w:rsidR="00176E9E" w:rsidDel="00A41623">
          <w:delText>T</w:delText>
        </w:r>
      </w:del>
      <w:r w:rsidR="00176E9E">
        <w:t>he property</w:t>
      </w:r>
      <w:r w:rsidR="00176E9E" w:rsidRPr="009A0449">
        <w:t xml:space="preserve"> observationMethod</w:t>
      </w:r>
      <w:r w:rsidR="00176E9E">
        <w:t>:</w:t>
      </w:r>
      <w:ins w:id="2162" w:author="Eric Boisvert" w:date="2016-01-24T13:26:00Z">
        <w:r w:rsidR="00253146" w:rsidRPr="00253146">
          <w:t xml:space="preserve"> </w:t>
        </w:r>
        <w:r w:rsidR="00253146">
          <w:t>Primitive::CharacterString</w:t>
        </w:r>
        <w:r w:rsidR="00253146" w:rsidDel="00253146">
          <w:t xml:space="preserve"> </w:t>
        </w:r>
      </w:ins>
      <w:del w:id="2163" w:author="Eric Boisvert" w:date="2016-01-24T13:26:00Z">
        <w:r w:rsidR="00176E9E" w:rsidDel="00253146">
          <w:delText xml:space="preserve">CharacterString </w:delText>
        </w:r>
      </w:del>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r w:rsidRPr="00D970E9">
        <w:t>positionalAccuracy</w:t>
      </w:r>
    </w:p>
    <w:p w14:paraId="0C6AFC7E" w14:textId="77777777" w:rsidR="00176E9E" w:rsidRPr="00670924" w:rsidRDefault="00176E9E" w:rsidP="00176E9E"/>
    <w:p w14:paraId="7F6519D4" w14:textId="79270486" w:rsidR="00176E9E" w:rsidRDefault="00A41623" w:rsidP="00176E9E">
      <w:ins w:id="2164" w:author="Eric Boisvert" w:date="2016-03-28T13:07:00Z">
        <w:r>
          <w:t>If present, t</w:t>
        </w:r>
      </w:ins>
      <w:del w:id="2165" w:author="Eric Boisvert" w:date="2016-03-28T13:07:00Z">
        <w:r w:rsidR="00176E9E" w:rsidDel="00A41623">
          <w:delText>T</w:delText>
        </w:r>
      </w:del>
      <w:r w:rsidR="00176E9E">
        <w:t xml:space="preserve">he property </w:t>
      </w:r>
      <w:r w:rsidR="00176E9E" w:rsidRPr="009A0449">
        <w:t>positionalAccuracy:</w:t>
      </w:r>
      <w:ins w:id="2166" w:author="Eric Boisvert" w:date="2016-01-24T13:26:00Z">
        <w:r w:rsidR="00253146">
          <w:t>Primitive::CharacterString</w:t>
        </w:r>
        <w:r w:rsidR="00253146" w:rsidRPr="009A0449" w:rsidDel="00253146">
          <w:t xml:space="preserve"> </w:t>
        </w:r>
      </w:ins>
      <w:del w:id="2167" w:author="Eric Boisvert" w:date="2016-01-24T13:26:00Z">
        <w:r w:rsidR="00176E9E" w:rsidRPr="009A0449" w:rsidDel="00253146">
          <w:delText xml:space="preserve">CharacterString </w:delText>
        </w:r>
      </w:del>
      <w:r w:rsidR="00AB423B">
        <w:t xml:space="preserve">is </w:t>
      </w:r>
      <w:r w:rsidR="00176E9E">
        <w:t>q</w:t>
      </w:r>
      <w:commentRangeStart w:id="2168"/>
      <w:r w:rsidR="00176E9E" w:rsidRPr="00D970E9">
        <w:t>u</w:t>
      </w:r>
      <w:r w:rsidR="00176E9E">
        <w:t>antitative values defining</w:t>
      </w:r>
      <w:r w:rsidR="00176E9E" w:rsidRPr="00D970E9">
        <w:t xml:space="preserve"> the radius of an uncertainty buffer around a mappedFeature (eg: a positionAccuracy of 100 m for a line feature defines a buffer polygon of total width 200 m centred on the line).</w:t>
      </w:r>
      <w:commentRangeEnd w:id="2168"/>
      <w:r w:rsidR="00176E9E">
        <w:rPr>
          <w:rStyle w:val="Marquedecommentaire"/>
        </w:rPr>
        <w:commentReference w:id="2168"/>
      </w:r>
    </w:p>
    <w:p w14:paraId="649CD2B9" w14:textId="77777777" w:rsidR="00176E9E" w:rsidRDefault="00176E9E" w:rsidP="00176E9E">
      <w:pPr>
        <w:pStyle w:val="Titre4"/>
      </w:pPr>
      <w:r>
        <w:lastRenderedPageBreak/>
        <w:t>source</w:t>
      </w:r>
    </w:p>
    <w:p w14:paraId="6F4CF505" w14:textId="68E58F2C" w:rsidR="00176E9E" w:rsidRDefault="00A41623" w:rsidP="00176E9E">
      <w:ins w:id="2169" w:author="Eric Boisvert" w:date="2016-03-28T13:07:00Z">
        <w:r>
          <w:t>If present, t</w:t>
        </w:r>
      </w:ins>
      <w:del w:id="2170" w:author="Eric Boisvert" w:date="2016-03-28T13:07:00Z">
        <w:r w:rsidR="00176E9E" w:rsidDel="00A41623">
          <w:delText>T</w:delText>
        </w:r>
      </w:del>
      <w:r w:rsidR="00176E9E">
        <w:t>he property source:</w:t>
      </w:r>
      <w:ins w:id="2171" w:author="Eric Boisvert" w:date="2016-01-24T13:26:00Z">
        <w:r w:rsidR="00253146">
          <w:t>Primitive::CharacterString</w:t>
        </w:r>
        <w:r w:rsidR="00253146" w:rsidDel="00253146">
          <w:t xml:space="preserve"> </w:t>
        </w:r>
      </w:ins>
      <w:del w:id="2172" w:author="Eric Boisvert" w:date="2016-01-24T13:26:00Z">
        <w:r w:rsidR="00176E9E" w:rsidDel="00253146">
          <w:delText xml:space="preserve">CharacterString </w:delText>
        </w:r>
      </w:del>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w:t>
      </w:r>
      <w:del w:id="2173" w:author="Eric Boisvert" w:date="2016-03-28T12:49:00Z">
        <w:r w:rsidR="00176E9E" w:rsidRPr="009A0449" w:rsidDel="001E3746">
          <w:delText>a</w:delText>
        </w:r>
      </w:del>
      <w:r w:rsidR="00176E9E" w:rsidRPr="009A0449">
        <w:t>m</w:t>
      </w:r>
      <w:ins w:id="2174" w:author="Eric Boisvert" w:date="2016-03-28T12:49:00Z">
        <w:r w:rsidR="001E3746">
          <w:t>a</w:t>
        </w:r>
      </w:ins>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2175" w:author="Eric Boisvert" w:date="2016-01-24T13:26:00Z">
        <w:r w:rsidR="00253146">
          <w:t>Primitive::CharacterString</w:t>
        </w:r>
        <w:r w:rsidR="00253146" w:rsidDel="00253146">
          <w:t xml:space="preserve"> </w:t>
        </w:r>
      </w:ins>
      <w:del w:id="2176"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2177" w:author="Eric Boisvert" w:date="2016-01-24T13:27:00Z">
        <w:r w:rsidR="00253146">
          <w:t>Primitive::CharacterString</w:t>
        </w:r>
        <w:r w:rsidR="00253146" w:rsidDel="00253146">
          <w:rPr>
            <w:lang w:val="en-CA"/>
          </w:rPr>
          <w:t xml:space="preserve"> </w:t>
        </w:r>
      </w:ins>
      <w:del w:id="217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2179" w:author="Eric Boisvert" w:date="2016-01-24T13:27:00Z">
        <w:r w:rsidR="00253146">
          <w:t>Primitive::CharacterString</w:t>
        </w:r>
        <w:r w:rsidR="00253146" w:rsidDel="00253146">
          <w:rPr>
            <w:lang w:val="en-CA"/>
          </w:rPr>
          <w:t xml:space="preserve"> </w:t>
        </w:r>
      </w:ins>
      <w:del w:id="218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2181" w:author="Eric Boisvert" w:date="2016-01-24T13:27:00Z">
        <w:r w:rsidR="00253146">
          <w:t>Primitive::CharacterString</w:t>
        </w:r>
        <w:r w:rsidR="00253146" w:rsidDel="00253146">
          <w:rPr>
            <w:lang w:val="en-CA"/>
          </w:rPr>
          <w:t xml:space="preserve"> </w:t>
        </w:r>
      </w:ins>
      <w:del w:id="2182"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183"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2184" w:author="Eric Boisvert" w:date="2016-01-24T13:27:00Z">
        <w:r w:rsidR="00253146">
          <w:t>Primitive::CharacterString</w:t>
        </w:r>
        <w:r w:rsidR="00253146" w:rsidDel="00253146">
          <w:rPr>
            <w:lang w:val="en-CA"/>
          </w:rPr>
          <w:t xml:space="preserve"> </w:t>
        </w:r>
      </w:ins>
      <w:del w:id="2185"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4010D43D" w:rsidR="00176E9E" w:rsidRDefault="00A41623" w:rsidP="00176E9E">
      <w:ins w:id="2186" w:author="Eric Boisvert" w:date="2016-03-28T13:08:00Z">
        <w:r>
          <w:t>If present, t</w:t>
        </w:r>
      </w:ins>
      <w:del w:id="2187" w:author="Eric Boisvert" w:date="2016-03-28T13:08:00Z">
        <w:r w:rsidR="00176E9E" w:rsidDel="00A41623">
          <w:delText>T</w:delText>
        </w:r>
      </w:del>
      <w:r w:rsidR="00176E9E">
        <w:t xml:space="preserve">he property </w:t>
      </w:r>
      <w:r w:rsidR="00176E9E" w:rsidRPr="00C17A19">
        <w:t>specification_uri</w:t>
      </w:r>
      <w:r w:rsidR="00176E9E">
        <w:t>:</w:t>
      </w:r>
      <w:ins w:id="2188" w:author="Eric Boisvert" w:date="2016-01-24T13:27:00Z">
        <w:r w:rsidR="00253146">
          <w:t>Primitive::CharacterString</w:t>
        </w:r>
        <w:r w:rsidR="00253146" w:rsidDel="00253146">
          <w:t xml:space="preserve"> </w:t>
        </w:r>
      </w:ins>
      <w:del w:id="2189" w:author="Eric Boisvert" w:date="2016-01-24T13:27:00Z">
        <w:r w:rsidR="00176E9E" w:rsidDel="00253146">
          <w:delText xml:space="preserve">CharacterString </w:delText>
        </w:r>
      </w:del>
      <w:r w:rsidR="00176E9E">
        <w:t xml:space="preserve">shall contain a </w:t>
      </w:r>
      <w:r w:rsidR="00176E9E" w:rsidRPr="00C17A19">
        <w:t xml:space="preserve">URI referring the GeoSciML GeologicUnit feature that describes the instance in detail. </w:t>
      </w:r>
      <w:del w:id="2190" w:author="Eric Boisvert" w:date="2016-03-28T12:50:00Z">
        <w:r w:rsidR="00176E9E" w:rsidDel="001E3746">
          <w:delText>It is a m</w:delText>
        </w:r>
        <w:r w:rsidR="00176E9E" w:rsidRPr="00C17A19" w:rsidDel="001E3746">
          <w:delText xml:space="preserve">andatory property - if no value is provided then a URI referring to a controlled concept explaining why the value is nil </w:delText>
        </w:r>
        <w:r w:rsidR="009E36A6" w:rsidDel="001E3746">
          <w:delText>shall</w:delText>
        </w:r>
        <w:r w:rsidR="00176E9E" w:rsidRPr="00C17A19" w:rsidDel="001E3746">
          <w:delText xml:space="preserve"> be provided.</w:delText>
        </w:r>
      </w:del>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191"/>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191"/>
            <w:r>
              <w:rPr>
                <w:rStyle w:val="Marquedecommentaire"/>
                <w:rFonts w:ascii="Times New Roman" w:eastAsia="Times New Roman" w:hAnsi="Times New Roman"/>
                <w:lang w:val="en-US" w:eastAsia="en-US"/>
              </w:rPr>
              <w:commentReference w:id="2191"/>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60AAFFC0" w:rsidR="009E36A6" w:rsidRDefault="00A41623" w:rsidP="00176E9E">
      <w:ins w:id="2192" w:author="Eric Boisvert" w:date="2016-03-28T13:08:00Z">
        <w:r>
          <w:t>If present, t</w:t>
        </w:r>
      </w:ins>
      <w:del w:id="2193" w:author="Eric Boisvert" w:date="2016-03-28T13:08:00Z">
        <w:r w:rsidR="009E36A6" w:rsidRPr="009E36A6" w:rsidDel="00A41623">
          <w:delText>T</w:delText>
        </w:r>
      </w:del>
      <w:r w:rsidR="009E36A6" w:rsidRPr="009E36A6">
        <w:t>he property metadata_uri:</w:t>
      </w:r>
      <w:ins w:id="2194" w:author="Eric Boisvert" w:date="2016-01-24T13:27:00Z">
        <w:r w:rsidR="00253146">
          <w:t>Primitive::CharacterString</w:t>
        </w:r>
        <w:r w:rsidR="00253146" w:rsidRPr="009E36A6" w:rsidDel="00253146">
          <w:t xml:space="preserve"> </w:t>
        </w:r>
      </w:ins>
      <w:del w:id="2195" w:author="Eric Boisvert" w:date="2016-01-24T13:27:00Z">
        <w:r w:rsidR="009E36A6" w:rsidRPr="009E36A6" w:rsidDel="00253146">
          <w:delText xml:space="preserve">CharacterString </w:delText>
        </w:r>
      </w:del>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r w:rsidRPr="00C17A19">
        <w:t>genericSymbolizer</w:t>
      </w:r>
    </w:p>
    <w:p w14:paraId="1DA81272" w14:textId="77777777" w:rsidR="009E36A6" w:rsidRPr="00C17A19" w:rsidRDefault="009E36A6" w:rsidP="009E36A6"/>
    <w:p w14:paraId="06A9C14E" w14:textId="1B224F8E" w:rsidR="009E36A6" w:rsidRDefault="00A41623" w:rsidP="00176E9E">
      <w:ins w:id="2196" w:author="Eric Boisvert" w:date="2016-03-28T13:08:00Z">
        <w:r>
          <w:t>If present, t</w:t>
        </w:r>
      </w:ins>
      <w:del w:id="2197" w:author="Eric Boisvert" w:date="2016-03-28T13:08:00Z">
        <w:r w:rsidR="009E36A6" w:rsidDel="00A41623">
          <w:delText>T</w:delText>
        </w:r>
      </w:del>
      <w:r w:rsidR="009E36A6">
        <w:t xml:space="preserve">he property </w:t>
      </w:r>
      <w:r w:rsidR="009E36A6" w:rsidRPr="00C17A19">
        <w:t>genericSymbolizer</w:t>
      </w:r>
      <w:r w:rsidR="009E36A6">
        <w:t>:CharacterString contains a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r>
        <w:t>s</w:t>
      </w:r>
      <w:r w:rsidRPr="004E3A57">
        <w:t>hape</w:t>
      </w:r>
    </w:p>
    <w:p w14:paraId="735D21F8" w14:textId="77777777" w:rsidR="00176E9E" w:rsidRDefault="00176E9E" w:rsidP="00176E9E"/>
    <w:p w14:paraId="56ED09C6" w14:textId="4BB10C9A" w:rsidR="00176E9E" w:rsidRDefault="00176E9E" w:rsidP="00176E9E">
      <w:r>
        <w:t>The property shape:</w:t>
      </w:r>
      <w:del w:id="2198" w:author="Eric Boisvert" w:date="2016-01-24T13:27:00Z">
        <w:r w:rsidDel="00253146">
          <w:delText>GM</w:delText>
        </w:r>
      </w:del>
      <w:ins w:id="2199"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2200" w:name="_Toc446944587"/>
      <w:r w:rsidRPr="00D14AF0">
        <w:rPr>
          <w:lang w:val="en-CA"/>
        </w:rPr>
        <w:lastRenderedPageBreak/>
        <w:t>B</w:t>
      </w:r>
      <w:bookmarkStart w:id="2201" w:name="BKM_03A20E93_D10C_455A_8888_4A83A8C62628"/>
      <w:bookmarkEnd w:id="2201"/>
      <w:r w:rsidRPr="00D14AF0">
        <w:rPr>
          <w:lang w:val="en-CA"/>
        </w:rPr>
        <w:t>oreholeView</w:t>
      </w:r>
      <w:bookmarkEnd w:id="2200"/>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4D2792">
      <w:pPr>
        <w:keepNext/>
        <w:autoSpaceDE w:val="0"/>
        <w:autoSpaceDN w:val="0"/>
        <w:adjustRightInd w:val="0"/>
        <w:spacing w:after="0" w:line="240" w:lineRule="atLeast"/>
        <w:jc w:val="center"/>
        <w:pPrChange w:id="2202"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199.85pt;height:287.1pt;visibility:visible;mso-wrap-style:square">
            <v:imagedata r:id="rId26" o:title=""/>
          </v:shape>
        </w:pict>
      </w:r>
    </w:p>
    <w:p w14:paraId="7619119E" w14:textId="3C921BB3" w:rsidR="009E28CA" w:rsidRPr="002050B2" w:rsidRDefault="009E28CA">
      <w:pPr>
        <w:pStyle w:val="Lgende"/>
        <w:jc w:val="center"/>
        <w:rPr>
          <w:color w:val="auto"/>
          <w:rPrChange w:id="2203" w:author="Ollie Raymond" w:date="2016-02-12T17:37:00Z">
            <w:rPr/>
          </w:rPrChange>
        </w:rPr>
        <w:pPrChange w:id="2204" w:author="Ollie Raymond" w:date="2016-02-12T17:37:00Z">
          <w:pPr>
            <w:pStyle w:val="Lgende"/>
          </w:pPr>
        </w:pPrChange>
      </w:pPr>
      <w:r w:rsidRPr="002050B2">
        <w:rPr>
          <w:color w:val="auto"/>
          <w:rPrChange w:id="2205" w:author="Ollie Raymond" w:date="2016-02-12T17:37:00Z">
            <w:rPr/>
          </w:rPrChange>
        </w:rPr>
        <w:t xml:space="preserve">Figure </w:t>
      </w:r>
      <w:r w:rsidRPr="002050B2">
        <w:rPr>
          <w:color w:val="auto"/>
          <w:rPrChange w:id="2206" w:author="Ollie Raymond" w:date="2016-02-12T17:37:00Z">
            <w:rPr/>
          </w:rPrChange>
        </w:rPr>
        <w:fldChar w:fldCharType="begin"/>
      </w:r>
      <w:r w:rsidRPr="002050B2">
        <w:rPr>
          <w:color w:val="auto"/>
          <w:rPrChange w:id="2207" w:author="Ollie Raymond" w:date="2016-02-12T17:37:00Z">
            <w:rPr/>
          </w:rPrChange>
        </w:rPr>
        <w:instrText xml:space="preserve"> SEQ Figure \* ARABIC </w:instrText>
      </w:r>
      <w:r w:rsidRPr="002050B2">
        <w:rPr>
          <w:color w:val="auto"/>
          <w:rPrChange w:id="2208" w:author="Ollie Raymond" w:date="2016-02-12T17:37:00Z">
            <w:rPr/>
          </w:rPrChange>
        </w:rPr>
        <w:fldChar w:fldCharType="separate"/>
      </w:r>
      <w:ins w:id="2209" w:author="Boisvert, Eric" w:date="2016-03-29T09:08:00Z">
        <w:r w:rsidR="008279FB">
          <w:rPr>
            <w:noProof/>
            <w:color w:val="auto"/>
          </w:rPr>
          <w:t>11</w:t>
        </w:r>
      </w:ins>
      <w:ins w:id="2210" w:author="Eric Boisvert" w:date="2016-03-28T16:06:00Z">
        <w:del w:id="2211" w:author="Boisvert, Eric" w:date="2016-03-29T08:51:00Z">
          <w:r w:rsidR="003842F3" w:rsidDel="00CB122C">
            <w:rPr>
              <w:noProof/>
              <w:color w:val="auto"/>
            </w:rPr>
            <w:delText>11</w:delText>
          </w:r>
        </w:del>
      </w:ins>
      <w:del w:id="2212" w:author="Boisvert, Eric" w:date="2016-03-29T08:51:00Z">
        <w:r w:rsidR="0043586C" w:rsidRPr="002050B2" w:rsidDel="00CB122C">
          <w:rPr>
            <w:noProof/>
            <w:color w:val="auto"/>
            <w:rPrChange w:id="2213" w:author="Ollie Raymond" w:date="2016-02-12T17:37:00Z">
              <w:rPr>
                <w:noProof/>
              </w:rPr>
            </w:rPrChange>
          </w:rPr>
          <w:delText>10</w:delText>
        </w:r>
      </w:del>
      <w:r w:rsidRPr="002050B2">
        <w:rPr>
          <w:color w:val="auto"/>
          <w:rPrChange w:id="2214" w:author="Ollie Raymond" w:date="2016-02-12T17:37:00Z">
            <w:rPr/>
          </w:rPrChange>
        </w:rPr>
        <w:fldChar w:fldCharType="end"/>
      </w:r>
      <w:r w:rsidRPr="002050B2">
        <w:rPr>
          <w:color w:val="auto"/>
          <w:rPrChange w:id="2215" w:author="Ollie Raymond" w:date="2016-02-12T17:37:00Z">
            <w:rPr/>
          </w:rPrChange>
        </w:rPr>
        <w:t xml:space="preserve">:  BoreholeView </w:t>
      </w:r>
      <w:del w:id="2216" w:author="Boisvert, Eric" w:date="2016-03-29T08:33:00Z">
        <w:r w:rsidRPr="002050B2" w:rsidDel="00BF2A41">
          <w:rPr>
            <w:color w:val="auto"/>
            <w:rPrChange w:id="2217" w:author="Ollie Raymond" w:date="2016-02-12T17:37:00Z">
              <w:rPr/>
            </w:rPrChange>
          </w:rPr>
          <w:delText>class</w:delText>
        </w:r>
      </w:del>
      <w:ins w:id="2218" w:author="Boisvert, Eric" w:date="2016-03-29T08:33:00Z">
        <w:r w:rsidR="00BF2A41">
          <w:rPr>
            <w:color w:val="auto"/>
          </w:rPr>
          <w:t>feature type.</w:t>
        </w:r>
      </w:ins>
    </w:p>
    <w:p w14:paraId="289057E4" w14:textId="7CFF48C2" w:rsidR="00D14AF0" w:rsidRDefault="00FD56B7" w:rsidP="00A12606">
      <w:pPr>
        <w:pStyle w:val="Titre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ED347A3"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2219" w:author="Eric Boisvert" w:date="2016-01-24T13:28:00Z">
        <w:r w:rsidR="00253146">
          <w:t>Primitive::CharacterString</w:t>
        </w:r>
        <w:r w:rsidR="00253146" w:rsidDel="00253146">
          <w:rPr>
            <w:rFonts w:cs="Arial"/>
            <w:color w:val="000000"/>
            <w:lang w:val="en-CA"/>
          </w:rPr>
          <w:t xml:space="preserve"> </w:t>
        </w:r>
      </w:ins>
      <w:del w:id="2220"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221"/>
      <w:r w:rsidR="00D96958">
        <w:t xml:space="preserve">and be formatted as an </w:t>
      </w:r>
      <w:r w:rsidR="00D96958">
        <w:rPr>
          <w:lang w:val="en-CA"/>
        </w:rPr>
        <w:t xml:space="preserve">absolute URI conformant to RFC </w:t>
      </w:r>
      <w:commentRangeStart w:id="2222"/>
      <w:r w:rsidR="00D96958">
        <w:rPr>
          <w:lang w:val="en-CA"/>
        </w:rPr>
        <w:t>3986</w:t>
      </w:r>
      <w:commentRangeEnd w:id="2222"/>
      <w:r w:rsidR="00D96958">
        <w:rPr>
          <w:rStyle w:val="Marquedecommentaire"/>
        </w:rPr>
        <w:commentReference w:id="2222"/>
      </w:r>
      <w:ins w:id="2223" w:author="Eric Boisvert" w:date="2016-03-28T12:50:00Z">
        <w:r w:rsidR="001E3746">
          <w:rPr>
            <w:lang w:val="en-CA"/>
          </w:rPr>
          <w:t>.</w:t>
        </w:r>
      </w:ins>
      <w:del w:id="2224" w:author="Eric Boisvert" w:date="2016-03-28T12:50:00Z">
        <w:r w:rsidR="00D96958" w:rsidDel="001E3746">
          <w:rPr>
            <w:lang w:val="en-CA"/>
          </w:rPr>
          <w:delText>.</w:delText>
        </w:r>
        <w:r w:rsidDel="001E3746">
          <w:rPr>
            <w:rFonts w:cs="Arial"/>
            <w:color w:val="000000"/>
            <w:lang w:val="en-CA"/>
          </w:rPr>
          <w:delText xml:space="preserve">.  </w:delText>
        </w:r>
      </w:del>
      <w:del w:id="2225"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221"/>
      <w:r w:rsidR="00673C75">
        <w:rPr>
          <w:rStyle w:val="Marquedecommentaire"/>
        </w:rPr>
        <w:commentReference w:id="2221"/>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2788FF5B" w:rsidR="00BE718C" w:rsidRPr="00D12552" w:rsidRDefault="00BE718C" w:rsidP="002E6F45">
            <w:pPr>
              <w:pStyle w:val="Tabletext10"/>
              <w:jc w:val="left"/>
              <w:rPr>
                <w:rStyle w:val="reqtext"/>
                <w:lang w:val="en-CA"/>
              </w:rPr>
            </w:pPr>
            <w:commentRangeStart w:id="2226"/>
            <w:r>
              <w:rPr>
                <w:rStyle w:val="reqtext"/>
                <w:lang w:val="en-CA"/>
              </w:rPr>
              <w:t xml:space="preserve">Identifier </w:t>
            </w:r>
            <w:commentRangeStart w:id="2227"/>
            <w:r>
              <w:rPr>
                <w:rStyle w:val="reqtext"/>
                <w:lang w:val="en-CA"/>
              </w:rPr>
              <w:t xml:space="preserve">SHOULD </w:t>
            </w:r>
            <w:commentRangeEnd w:id="2227"/>
            <w:r w:rsidR="00415E41">
              <w:rPr>
                <w:rStyle w:val="Marquedecommentaire"/>
                <w:rFonts w:ascii="Times New Roman" w:eastAsia="Times New Roman" w:hAnsi="Times New Roman"/>
                <w:lang w:val="en-US" w:eastAsia="en-US"/>
              </w:rPr>
              <w:commentReference w:id="2227"/>
            </w:r>
            <w:r>
              <w:rPr>
                <w:rStyle w:val="reqtext"/>
                <w:lang w:val="en-CA"/>
              </w:rPr>
              <w:t>resolve to a representation of a GeoSciML Borehole</w:t>
            </w:r>
            <w:commentRangeEnd w:id="2226"/>
            <w:r w:rsidR="00673C75">
              <w:rPr>
                <w:rStyle w:val="Marquedecommentaire"/>
                <w:rFonts w:ascii="Times New Roman" w:eastAsia="Times New Roman" w:hAnsi="Times New Roman"/>
                <w:lang w:val="en-US" w:eastAsia="en-US"/>
              </w:rPr>
              <w:commentReference w:id="2226"/>
            </w:r>
            <w:ins w:id="2228" w:author="Boisvert, Eric" w:date="2016-03-29T08:13:00Z">
              <w:r w:rsidR="007A7721">
                <w:rPr>
                  <w:rStyle w:val="reqtext"/>
                  <w:lang w:val="en-CA"/>
                </w:rPr>
                <w:t>.</w:t>
              </w:r>
            </w:ins>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B91A34" w:rsidR="00510FBF" w:rsidRDefault="00A41623" w:rsidP="00D14AF0">
      <w:pPr>
        <w:autoSpaceDE w:val="0"/>
        <w:autoSpaceDN w:val="0"/>
        <w:adjustRightInd w:val="0"/>
        <w:spacing w:after="0" w:line="240" w:lineRule="atLeast"/>
        <w:rPr>
          <w:rFonts w:cs="Arial"/>
          <w:color w:val="000000"/>
          <w:lang w:val="en-CA"/>
        </w:rPr>
      </w:pPr>
      <w:ins w:id="2229" w:author="Eric Boisvert" w:date="2016-03-28T13:08:00Z">
        <w:r>
          <w:lastRenderedPageBreak/>
          <w:t>If present, t</w:t>
        </w:r>
      </w:ins>
      <w:del w:id="2230" w:author="Eric Boisvert" w:date="2016-03-28T13:08:00Z">
        <w:r w:rsidR="00FD56B7" w:rsidDel="00A41623">
          <w:rPr>
            <w:rFonts w:cs="Arial"/>
            <w:color w:val="000000"/>
            <w:lang w:val="en-CA"/>
          </w:rPr>
          <w:delText>T</w:delText>
        </w:r>
      </w:del>
      <w:r w:rsidR="00FD56B7">
        <w:rPr>
          <w:rFonts w:cs="Arial"/>
          <w:color w:val="000000"/>
          <w:lang w:val="en-CA"/>
        </w:rPr>
        <w:t>he property name:</w:t>
      </w:r>
      <w:ins w:id="2231" w:author="Eric Boisvert" w:date="2016-01-24T13:28:00Z">
        <w:r w:rsidR="00253146">
          <w:t>Primitive::CharacterString</w:t>
        </w:r>
        <w:r w:rsidR="00253146" w:rsidDel="00253146">
          <w:rPr>
            <w:rFonts w:cs="Arial"/>
            <w:color w:val="000000"/>
            <w:lang w:val="en-CA"/>
          </w:rPr>
          <w:t xml:space="preserve"> </w:t>
        </w:r>
      </w:ins>
      <w:del w:id="2232"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33" w:author="Ollie Raymond" w:date="2016-02-12T17:22:00Z">
        <w:r w:rsidR="00FD56B7" w:rsidDel="00786781">
          <w:rPr>
            <w:rFonts w:cs="Arial"/>
            <w:color w:val="000000"/>
            <w:lang w:val="en-CA"/>
          </w:rPr>
          <w:delText xml:space="preserve">human </w:delText>
        </w:r>
      </w:del>
      <w:ins w:id="2234" w:author="Ollie Raymond" w:date="2016-02-12T17:22:00Z">
        <w:r w:rsidR="00786781">
          <w:rPr>
            <w:rFonts w:cs="Arial"/>
            <w:color w:val="000000"/>
            <w:lang w:val="en-CA"/>
          </w:rPr>
          <w:t>human-</w:t>
        </w:r>
      </w:ins>
      <w:r w:rsidR="00FD56B7">
        <w:rPr>
          <w:rFonts w:cs="Arial"/>
          <w:color w:val="000000"/>
          <w:lang w:val="en-CA"/>
        </w:rPr>
        <w:t>readable d</w:t>
      </w:r>
      <w:r w:rsidR="00FD56B7" w:rsidRPr="00FD56B7">
        <w:rPr>
          <w:rFonts w:cs="Arial"/>
          <w:color w:val="000000"/>
          <w:lang w:val="en-CA"/>
        </w:rPr>
        <w:t>isplay name for the borehole</w:t>
      </w:r>
      <w:ins w:id="2235" w:author="Boisvert, Eric" w:date="2016-03-29T08:13:00Z">
        <w:r w:rsidR="007A7721">
          <w:rPr>
            <w:rFonts w:cs="Arial"/>
            <w:color w:val="000000"/>
            <w:lang w:val="en-CA"/>
          </w:rPr>
          <w:t>.</w:t>
        </w:r>
      </w:ins>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2E5B3A1" w:rsidR="00FD56B7" w:rsidRDefault="00A41623" w:rsidP="00D14AF0">
      <w:pPr>
        <w:autoSpaceDE w:val="0"/>
        <w:autoSpaceDN w:val="0"/>
        <w:adjustRightInd w:val="0"/>
        <w:spacing w:after="0" w:line="240" w:lineRule="atLeast"/>
        <w:rPr>
          <w:rFonts w:cs="Arial"/>
          <w:color w:val="000000"/>
          <w:lang w:val="en-CA"/>
        </w:rPr>
      </w:pPr>
      <w:ins w:id="2236" w:author="Eric Boisvert" w:date="2016-03-28T13:08:00Z">
        <w:r>
          <w:t>If present, t</w:t>
        </w:r>
      </w:ins>
      <w:del w:id="2237" w:author="Eric Boisvert" w:date="2016-03-28T13:08:00Z">
        <w:r w:rsidR="00FD56B7" w:rsidDel="00A41623">
          <w:rPr>
            <w:rFonts w:cs="Arial"/>
            <w:color w:val="000000"/>
            <w:lang w:val="en-CA"/>
          </w:rPr>
          <w:delText>T</w:delText>
        </w:r>
      </w:del>
      <w:r w:rsidR="00FD56B7">
        <w:rPr>
          <w:rFonts w:cs="Arial"/>
          <w:color w:val="000000"/>
          <w:lang w:val="en-CA"/>
        </w:rPr>
        <w:t>he property description:</w:t>
      </w:r>
      <w:ins w:id="2238" w:author="Eric Boisvert" w:date="2016-01-24T13:28:00Z">
        <w:r w:rsidR="00253146">
          <w:t>Primitive::CharacterString</w:t>
        </w:r>
        <w:r w:rsidR="00253146" w:rsidDel="00253146">
          <w:rPr>
            <w:rFonts w:cs="Arial"/>
            <w:color w:val="000000"/>
            <w:lang w:val="en-CA"/>
          </w:rPr>
          <w:t xml:space="preserve"> </w:t>
        </w:r>
      </w:ins>
      <w:del w:id="2239"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contain a </w:t>
      </w:r>
      <w:del w:id="2240" w:author="Ollie Raymond" w:date="2016-02-12T17:22:00Z">
        <w:r w:rsidR="00FD56B7" w:rsidDel="00786781">
          <w:rPr>
            <w:rFonts w:cs="Arial"/>
            <w:color w:val="000000"/>
            <w:lang w:val="en-CA"/>
          </w:rPr>
          <w:delText xml:space="preserve">human </w:delText>
        </w:r>
      </w:del>
      <w:ins w:id="2241" w:author="Ollie Raymond" w:date="2016-02-12T17:22:00Z">
        <w:r w:rsidR="00786781">
          <w:rPr>
            <w:rFonts w:cs="Arial"/>
            <w:color w:val="000000"/>
            <w:lang w:val="en-CA"/>
          </w:rPr>
          <w:t>human-</w:t>
        </w:r>
      </w:ins>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512F160E" w:rsidR="00FD56B7" w:rsidRDefault="00A41623" w:rsidP="00D14AF0">
      <w:pPr>
        <w:autoSpaceDE w:val="0"/>
        <w:autoSpaceDN w:val="0"/>
        <w:adjustRightInd w:val="0"/>
        <w:spacing w:after="0" w:line="240" w:lineRule="atLeast"/>
        <w:rPr>
          <w:rFonts w:cs="Arial"/>
          <w:color w:val="000000"/>
          <w:lang w:val="en-CA"/>
        </w:rPr>
      </w:pPr>
      <w:ins w:id="2242" w:author="Eric Boisvert" w:date="2016-03-28T13:08:00Z">
        <w:r>
          <w:t>If present, t</w:t>
        </w:r>
      </w:ins>
      <w:del w:id="2243" w:author="Eric Boisvert" w:date="2016-03-28T13:08:00Z">
        <w:r w:rsidR="00FD56B7" w:rsidRPr="00FD56B7" w:rsidDel="00A41623">
          <w:rPr>
            <w:rFonts w:cs="Arial"/>
            <w:color w:val="000000"/>
            <w:lang w:val="en-CA"/>
          </w:rPr>
          <w:delText>T</w:delText>
        </w:r>
      </w:del>
      <w:r w:rsidR="00FD56B7" w:rsidRPr="00FD56B7">
        <w:rPr>
          <w:rFonts w:cs="Arial"/>
          <w:color w:val="000000"/>
          <w:lang w:val="en-CA"/>
        </w:rPr>
        <w:t>he purpose</w:t>
      </w:r>
      <w:r w:rsidR="00FD56B7">
        <w:rPr>
          <w:rFonts w:cs="Arial"/>
          <w:color w:val="000000"/>
          <w:lang w:val="en-CA"/>
        </w:rPr>
        <w:t>:</w:t>
      </w:r>
      <w:ins w:id="2244" w:author="Eric Boisvert" w:date="2016-01-24T13:28:00Z">
        <w:r w:rsidR="00253146">
          <w:t>Primitive::CharacterString</w:t>
        </w:r>
        <w:r w:rsidR="00253146" w:rsidDel="00253146">
          <w:rPr>
            <w:rFonts w:cs="Arial"/>
            <w:color w:val="000000"/>
            <w:lang w:val="en-CA"/>
          </w:rPr>
          <w:t xml:space="preserve"> </w:t>
        </w:r>
      </w:ins>
      <w:del w:id="2245"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property shall report the purpose </w:t>
      </w:r>
      <w:ins w:id="2246" w:author="Ollie Raymond" w:date="2016-02-12T17:24:00Z">
        <w:r w:rsidR="00786781">
          <w:rPr>
            <w:rFonts w:cs="Arial"/>
            <w:color w:val="000000"/>
            <w:lang w:val="en-CA"/>
          </w:rPr>
          <w:t xml:space="preserve">or purposes </w:t>
        </w:r>
      </w:ins>
      <w:r w:rsidR="00FD56B7" w:rsidRPr="00FD56B7">
        <w:rPr>
          <w:rFonts w:cs="Arial"/>
          <w:color w:val="000000"/>
          <w:lang w:val="en-CA"/>
        </w:rPr>
        <w:t>for which the borehole was drilled. (eg, mineral exploration, hydrocarbon exploration, hydrocarbon production, groundwater monitoring, geothermal)</w:t>
      </w:r>
      <w:ins w:id="2247" w:author="Boisvert, Eric" w:date="2016-03-29T08:13:00Z">
        <w:r w:rsidR="007A7721">
          <w:rPr>
            <w:rFonts w:cs="Arial"/>
            <w:color w:val="000000"/>
            <w:lang w:val="en-CA"/>
          </w:rPr>
          <w:t>.</w:t>
        </w:r>
      </w:ins>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66DF6C6" w:rsidR="00FD56B7" w:rsidRDefault="00A41623" w:rsidP="00D14AF0">
      <w:pPr>
        <w:autoSpaceDE w:val="0"/>
        <w:autoSpaceDN w:val="0"/>
        <w:adjustRightInd w:val="0"/>
        <w:spacing w:after="0" w:line="240" w:lineRule="atLeast"/>
        <w:rPr>
          <w:rFonts w:cs="Arial"/>
          <w:color w:val="000000"/>
          <w:lang w:val="en-CA"/>
        </w:rPr>
      </w:pPr>
      <w:ins w:id="2248" w:author="Eric Boisvert" w:date="2016-03-28T13:08:00Z">
        <w:r>
          <w:t>If present, t</w:t>
        </w:r>
      </w:ins>
      <w:del w:id="2249" w:author="Eric Boisvert" w:date="2016-03-28T13:08:00Z">
        <w:r w:rsidR="00FD56B7" w:rsidRPr="00FD56B7" w:rsidDel="00A41623">
          <w:rPr>
            <w:rFonts w:cs="Arial"/>
            <w:color w:val="000000"/>
            <w:lang w:val="en-CA"/>
          </w:rPr>
          <w:delText>T</w:delText>
        </w:r>
      </w:del>
      <w:r w:rsidR="00FD56B7" w:rsidRPr="00FD56B7">
        <w:rPr>
          <w:rFonts w:cs="Arial"/>
          <w:color w:val="000000"/>
          <w:lang w:val="en-CA"/>
        </w:rPr>
        <w:t xml:space="preserve">he </w:t>
      </w:r>
      <w:r w:rsidR="00FD56B7">
        <w:rPr>
          <w:rFonts w:cs="Arial"/>
          <w:color w:val="000000"/>
          <w:lang w:val="en-CA"/>
        </w:rPr>
        <w:t>property status:</w:t>
      </w:r>
      <w:ins w:id="2250" w:author="Eric Boisvert" w:date="2016-01-24T13:28:00Z">
        <w:r w:rsidR="00253146">
          <w:t>Primitive::CharacterString</w:t>
        </w:r>
        <w:r w:rsidR="00253146" w:rsidDel="00253146">
          <w:rPr>
            <w:rFonts w:cs="Arial"/>
            <w:color w:val="000000"/>
            <w:lang w:val="en-CA"/>
          </w:rPr>
          <w:t xml:space="preserve"> </w:t>
        </w:r>
      </w:ins>
      <w:del w:id="2251" w:author="Eric Boisvert" w:date="2016-01-24T13:28:00Z">
        <w:r w:rsidR="00FD56B7" w:rsidDel="00253146">
          <w:rPr>
            <w:rFonts w:cs="Arial"/>
            <w:color w:val="000000"/>
            <w:lang w:val="en-CA"/>
          </w:rPr>
          <w:delText xml:space="preserve">CharacterString </w:delText>
        </w:r>
      </w:del>
      <w:r w:rsidR="00FD56B7">
        <w:rPr>
          <w:rFonts w:cs="Arial"/>
          <w:color w:val="000000"/>
          <w:lang w:val="en-CA"/>
        </w:rPr>
        <w:t xml:space="preserve">shall report the </w:t>
      </w:r>
      <w:r w:rsidR="00FD56B7" w:rsidRPr="00FD56B7">
        <w:rPr>
          <w:rFonts w:cs="Arial"/>
          <w:color w:val="000000"/>
          <w:lang w:val="en-CA"/>
        </w:rPr>
        <w:t>present status of the borehole (eg, abandoned, completed, proposed, suspended)</w:t>
      </w:r>
      <w:ins w:id="2252" w:author="Boisvert, Eric" w:date="2016-03-29T08:13:00Z">
        <w:r w:rsidR="007A7721">
          <w:rPr>
            <w:rFonts w:cs="Arial"/>
            <w:color w:val="000000"/>
            <w:lang w:val="en-CA"/>
          </w:rPr>
          <w:t>.</w:t>
        </w:r>
      </w:ins>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253" w:author="Ollie Raymond" w:date="2016-02-12T17:23:00Z"/>
          <w:rFonts w:cs="Arial"/>
          <w:color w:val="000000"/>
          <w:lang w:val="en-CA"/>
        </w:rPr>
      </w:pPr>
    </w:p>
    <w:p w14:paraId="25EAEF02" w14:textId="4570E096" w:rsidR="00FD56B7" w:rsidRDefault="00FD56B7" w:rsidP="00A12606">
      <w:pPr>
        <w:pStyle w:val="Titre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13A0BBAF" w:rsidR="00FD56B7" w:rsidRDefault="00A41623" w:rsidP="00D14AF0">
      <w:pPr>
        <w:autoSpaceDE w:val="0"/>
        <w:autoSpaceDN w:val="0"/>
        <w:adjustRightInd w:val="0"/>
        <w:spacing w:after="0" w:line="240" w:lineRule="atLeast"/>
        <w:rPr>
          <w:rFonts w:cs="Arial"/>
          <w:color w:val="000000"/>
          <w:lang w:val="en-CA"/>
        </w:rPr>
      </w:pPr>
      <w:ins w:id="2254" w:author="Eric Boisvert" w:date="2016-03-28T13:08:00Z">
        <w:r>
          <w:t>If present, t</w:t>
        </w:r>
      </w:ins>
      <w:del w:id="2255" w:author="Eric Boisvert" w:date="2016-03-28T13:08:00Z">
        <w:r w:rsidR="00FD56B7" w:rsidDel="00A41623">
          <w:rPr>
            <w:rFonts w:cs="Arial"/>
            <w:color w:val="000000"/>
            <w:lang w:val="en-CA"/>
          </w:rPr>
          <w:delText>T</w:delText>
        </w:r>
      </w:del>
      <w:r w:rsidR="00FD56B7">
        <w:rPr>
          <w:rFonts w:cs="Arial"/>
          <w:color w:val="000000"/>
          <w:lang w:val="en-CA"/>
        </w:rPr>
        <w:t>he property drillingMethod:</w:t>
      </w:r>
      <w:ins w:id="2256" w:author="Eric Boisvert" w:date="2016-01-24T13:28:00Z">
        <w:r w:rsidR="00253146">
          <w:t>Primitive::CharacterString</w:t>
        </w:r>
        <w:r w:rsidR="00253146" w:rsidDel="00253146">
          <w:rPr>
            <w:rFonts w:cs="Arial"/>
            <w:color w:val="000000"/>
            <w:lang w:val="en-CA"/>
          </w:rPr>
          <w:t xml:space="preserve"> </w:t>
        </w:r>
      </w:ins>
      <w:del w:id="2257"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indicate</w:t>
      </w:r>
      <w:r w:rsidR="00FD56B7" w:rsidRPr="00FD56B7">
        <w:rPr>
          <w:rFonts w:cs="Arial"/>
          <w:color w:val="000000"/>
          <w:lang w:val="en-CA"/>
        </w:rPr>
        <w:t xml:space="preserve"> the drilling method, or methods, used for this borehole (eg, RAB, auger, diamond core drilling, air core drilling, piston)</w:t>
      </w:r>
      <w:ins w:id="2258" w:author="Boisvert, Eric" w:date="2016-03-29T08:13:00Z">
        <w:r w:rsidR="007A7721">
          <w:rPr>
            <w:rFonts w:cs="Arial"/>
            <w:color w:val="000000"/>
            <w:lang w:val="en-CA"/>
          </w:rPr>
          <w:t>.</w:t>
        </w:r>
      </w:ins>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A64187D" w:rsidR="00FD56B7" w:rsidRDefault="00A41623" w:rsidP="00D14AF0">
      <w:pPr>
        <w:autoSpaceDE w:val="0"/>
        <w:autoSpaceDN w:val="0"/>
        <w:adjustRightInd w:val="0"/>
        <w:spacing w:after="0" w:line="240" w:lineRule="atLeast"/>
        <w:rPr>
          <w:rFonts w:cs="Arial"/>
          <w:color w:val="000000"/>
          <w:lang w:val="en-CA"/>
        </w:rPr>
      </w:pPr>
      <w:ins w:id="2259" w:author="Eric Boisvert" w:date="2016-03-28T13:08:00Z">
        <w:r>
          <w:t>If present, t</w:t>
        </w:r>
      </w:ins>
      <w:del w:id="2260" w:author="Eric Boisvert" w:date="2016-03-28T13:08:00Z">
        <w:r w:rsidR="00FD56B7" w:rsidDel="00A41623">
          <w:rPr>
            <w:rFonts w:cs="Arial"/>
            <w:color w:val="000000"/>
            <w:lang w:val="en-CA"/>
          </w:rPr>
          <w:delText>T</w:delText>
        </w:r>
      </w:del>
      <w:r w:rsidR="00FD56B7">
        <w:rPr>
          <w:rFonts w:cs="Arial"/>
          <w:color w:val="000000"/>
          <w:lang w:val="en-CA"/>
        </w:rPr>
        <w:t>he property operator:</w:t>
      </w:r>
      <w:ins w:id="2261" w:author="Eric Boisvert" w:date="2016-01-24T13:28:00Z">
        <w:r w:rsidR="00253146">
          <w:t>Primitive::CharacterString</w:t>
        </w:r>
        <w:r w:rsidR="00253146" w:rsidDel="00253146">
          <w:rPr>
            <w:rFonts w:cs="Arial"/>
            <w:color w:val="000000"/>
            <w:lang w:val="en-CA"/>
          </w:rPr>
          <w:t xml:space="preserve"> </w:t>
        </w:r>
      </w:ins>
      <w:del w:id="2262"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4D0C586A" w:rsidR="00FD56B7" w:rsidRDefault="00A41623" w:rsidP="00D14AF0">
      <w:pPr>
        <w:autoSpaceDE w:val="0"/>
        <w:autoSpaceDN w:val="0"/>
        <w:adjustRightInd w:val="0"/>
        <w:spacing w:after="0" w:line="240" w:lineRule="atLeast"/>
        <w:rPr>
          <w:rFonts w:cs="Arial"/>
          <w:color w:val="000000"/>
          <w:lang w:val="en-CA"/>
        </w:rPr>
      </w:pPr>
      <w:ins w:id="2263" w:author="Eric Boisvert" w:date="2016-03-28T13:09:00Z">
        <w:r>
          <w:t>If present, t</w:t>
        </w:r>
      </w:ins>
      <w:del w:id="2264" w:author="Eric Boisvert" w:date="2016-03-28T13:09:00Z">
        <w:r w:rsidR="00FD56B7" w:rsidDel="00A41623">
          <w:rPr>
            <w:rFonts w:cs="Arial"/>
            <w:color w:val="000000"/>
            <w:lang w:val="en-CA"/>
          </w:rPr>
          <w:delText>T</w:delText>
        </w:r>
      </w:del>
      <w:r w:rsidR="00FD56B7">
        <w:rPr>
          <w:rFonts w:cs="Arial"/>
          <w:color w:val="000000"/>
          <w:lang w:val="en-CA"/>
        </w:rPr>
        <w:t>he property driller:</w:t>
      </w:r>
      <w:ins w:id="2265" w:author="Eric Boisvert" w:date="2016-01-24T13:28:00Z">
        <w:r w:rsidR="00253146">
          <w:t>Primitive::CharacterString</w:t>
        </w:r>
        <w:r w:rsidR="00253146" w:rsidDel="00253146">
          <w:rPr>
            <w:rFonts w:cs="Arial"/>
            <w:color w:val="000000"/>
            <w:lang w:val="en-CA"/>
          </w:rPr>
          <w:t xml:space="preserve"> </w:t>
        </w:r>
      </w:ins>
      <w:del w:id="2266" w:author="Eric Boisvert" w:date="2016-01-24T13:28:00Z">
        <w:r w:rsidR="00FD56B7" w:rsidDel="00253146">
          <w:rPr>
            <w:rFonts w:cs="Arial"/>
            <w:color w:val="000000"/>
            <w:lang w:val="en-CA"/>
          </w:rPr>
          <w:delText xml:space="preserve">CharacterString </w:delText>
        </w:r>
      </w:del>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r w:rsidRPr="00D970E9">
        <w:rPr>
          <w:lang w:val="en-CA"/>
        </w:rPr>
        <w:lastRenderedPageBreak/>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6DA8AEA6" w:rsidR="002E1163" w:rsidRDefault="00A41623" w:rsidP="00D14AF0">
      <w:pPr>
        <w:autoSpaceDE w:val="0"/>
        <w:autoSpaceDN w:val="0"/>
        <w:adjustRightInd w:val="0"/>
        <w:spacing w:after="0" w:line="240" w:lineRule="atLeast"/>
        <w:rPr>
          <w:rFonts w:cs="Arial"/>
          <w:color w:val="000000"/>
          <w:lang w:val="en-CA"/>
        </w:rPr>
      </w:pPr>
      <w:ins w:id="2267" w:author="Eric Boisvert" w:date="2016-03-28T13:09:00Z">
        <w:r>
          <w:t>If present, t</w:t>
        </w:r>
      </w:ins>
      <w:del w:id="2268" w:author="Eric Boisvert" w:date="2016-03-28T13:09:00Z">
        <w:r w:rsidR="00E341D3" w:rsidDel="00A41623">
          <w:rPr>
            <w:rFonts w:cs="Arial"/>
            <w:color w:val="000000"/>
            <w:lang w:val="en-CA"/>
          </w:rPr>
          <w:delText>T</w:delText>
        </w:r>
      </w:del>
      <w:r w:rsidR="00E341D3">
        <w:rPr>
          <w:rFonts w:cs="Arial"/>
          <w:color w:val="000000"/>
          <w:lang w:val="en-CA"/>
        </w:rPr>
        <w:t>he property drill</w:t>
      </w:r>
      <w:r w:rsidR="002E1163">
        <w:rPr>
          <w:rFonts w:cs="Arial"/>
          <w:color w:val="000000"/>
          <w:lang w:val="en-CA"/>
        </w:rPr>
        <w:t>StartDate</w:t>
      </w:r>
      <w:del w:id="2269" w:author="Eric Boisvert" w:date="2016-01-24T13:29:00Z">
        <w:r w:rsidR="002E1163" w:rsidDel="00253146">
          <w:rPr>
            <w:rFonts w:cs="Arial"/>
            <w:color w:val="000000"/>
            <w:lang w:val="en-CA"/>
          </w:rPr>
          <w:delText>:CharacterString</w:delText>
        </w:r>
      </w:del>
      <w:ins w:id="2270"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B4115D4" w:rsidR="00E341D3" w:rsidRPr="00D970E9" w:rsidRDefault="00A41623" w:rsidP="00A12606">
      <w:pPr>
        <w:rPr>
          <w:lang w:val="en-CA"/>
        </w:rPr>
      </w:pPr>
      <w:ins w:id="2271" w:author="Eric Boisvert" w:date="2016-03-28T13:09:00Z">
        <w:r>
          <w:t>If present, t</w:t>
        </w:r>
      </w:ins>
      <w:del w:id="2272" w:author="Eric Boisvert" w:date="2016-03-28T13:09:00Z">
        <w:r w:rsidR="00E341D3" w:rsidDel="00A41623">
          <w:rPr>
            <w:lang w:val="en-CA"/>
          </w:rPr>
          <w:delText>T</w:delText>
        </w:r>
      </w:del>
      <w:r w:rsidR="00E341D3">
        <w:rPr>
          <w:lang w:val="en-CA"/>
        </w:rPr>
        <w:t>he property drillEndData</w:t>
      </w:r>
      <w:del w:id="2273" w:author="Eric Boisvert" w:date="2016-01-24T13:29:00Z">
        <w:r w:rsidR="00E341D3" w:rsidDel="00253146">
          <w:rPr>
            <w:lang w:val="en-CA"/>
          </w:rPr>
          <w:delText>:CharacterString</w:delText>
        </w:r>
      </w:del>
      <w:ins w:id="2274" w:author="Eric Boisvert" w:date="2016-01-24T13:29:00Z">
        <w:r w:rsidR="00253146">
          <w:rPr>
            <w:lang w:val="en-CA"/>
          </w:rPr>
          <w:t>:Primitive::CharacterString</w:t>
        </w:r>
      </w:ins>
      <w:r w:rsidR="00E341D3">
        <w:rPr>
          <w:lang w:val="en-CA"/>
        </w:rPr>
        <w:t xml:space="preserve"> shall report t</w:t>
      </w:r>
      <w:r w:rsidR="00E341D3" w:rsidRPr="00D970E9">
        <w:rPr>
          <w:lang w:val="en-CA"/>
        </w:rPr>
        <w:t xml:space="preserve">he date of the end of drilling </w:t>
      </w:r>
      <w:r w:rsidR="00E341D3">
        <w:rPr>
          <w:lang w:val="en-CA"/>
        </w:rPr>
        <w:t>formatted according to ISO 8601 (eg 2012-03-28).</w:t>
      </w:r>
    </w:p>
    <w:p w14:paraId="74411DA2" w14:textId="3D6A3421" w:rsidR="00E341D3" w:rsidRDefault="00E341D3" w:rsidP="00A12606">
      <w:pPr>
        <w:pStyle w:val="Titre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2275"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0AEF6C37" w:rsidR="00FD56B7" w:rsidRDefault="00A41623" w:rsidP="00D14AF0">
      <w:pPr>
        <w:autoSpaceDE w:val="0"/>
        <w:autoSpaceDN w:val="0"/>
        <w:adjustRightInd w:val="0"/>
        <w:spacing w:after="0" w:line="240" w:lineRule="atLeast"/>
        <w:rPr>
          <w:rFonts w:cs="Arial"/>
          <w:color w:val="000000"/>
          <w:lang w:val="en-CA"/>
        </w:rPr>
      </w:pPr>
      <w:ins w:id="2276" w:author="Eric Boisvert" w:date="2016-03-28T13:09:00Z">
        <w:r>
          <w:t>If present, t</w:t>
        </w:r>
      </w:ins>
      <w:del w:id="2277" w:author="Eric Boisvert" w:date="2016-03-28T13:09:00Z">
        <w:r w:rsidR="00E341D3" w:rsidDel="00A41623">
          <w:rPr>
            <w:rFonts w:cs="Arial"/>
            <w:color w:val="000000"/>
            <w:lang w:val="en-CA"/>
          </w:rPr>
          <w:delText>T</w:delText>
        </w:r>
      </w:del>
      <w:r w:rsidR="00E341D3">
        <w:rPr>
          <w:rFonts w:cs="Arial"/>
          <w:color w:val="000000"/>
          <w:lang w:val="en-CA"/>
        </w:rPr>
        <w:t>he property startPoint</w:t>
      </w:r>
      <w:del w:id="2278" w:author="Eric Boisvert" w:date="2016-01-24T13:29:00Z">
        <w:r w:rsidR="00E341D3" w:rsidDel="00253146">
          <w:rPr>
            <w:rFonts w:cs="Arial"/>
            <w:color w:val="000000"/>
            <w:lang w:val="en-CA"/>
          </w:rPr>
          <w:delText>:CharacterString</w:delText>
        </w:r>
      </w:del>
      <w:ins w:id="2279" w:author="Eric Boisvert" w:date="2016-01-24T13:29:00Z">
        <w:r w:rsidR="00253146">
          <w:rPr>
            <w:rFonts w:cs="Arial"/>
            <w:color w:val="000000"/>
            <w:lang w:val="en-CA"/>
          </w:rPr>
          <w:t>:Primitive::CharacterString</w:t>
        </w:r>
      </w:ins>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(eg,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E1739BF" w:rsidR="00E341D3" w:rsidRDefault="00A41623" w:rsidP="00D14AF0">
      <w:pPr>
        <w:autoSpaceDE w:val="0"/>
        <w:autoSpaceDN w:val="0"/>
        <w:adjustRightInd w:val="0"/>
        <w:spacing w:after="0" w:line="240" w:lineRule="atLeast"/>
        <w:rPr>
          <w:rFonts w:cs="Arial"/>
          <w:color w:val="000000"/>
          <w:lang w:val="en-CA"/>
        </w:rPr>
      </w:pPr>
      <w:ins w:id="2280" w:author="Eric Boisvert" w:date="2016-03-28T13:09:00Z">
        <w:r>
          <w:t>If present, t</w:t>
        </w:r>
      </w:ins>
      <w:del w:id="2281" w:author="Eric Boisvert" w:date="2016-03-28T13:09:00Z">
        <w:r w:rsidR="00E341D3" w:rsidDel="00A41623">
          <w:rPr>
            <w:rFonts w:cs="Arial"/>
            <w:color w:val="000000"/>
            <w:lang w:val="en-CA"/>
          </w:rPr>
          <w:delText>T</w:delText>
        </w:r>
      </w:del>
      <w:r w:rsidR="00E341D3">
        <w:rPr>
          <w:rFonts w:cs="Arial"/>
          <w:color w:val="000000"/>
          <w:lang w:val="en-CA"/>
        </w:rPr>
        <w:t>he property inclinationType</w:t>
      </w:r>
      <w:del w:id="2282" w:author="Eric Boisvert" w:date="2016-01-24T13:29:00Z">
        <w:r w:rsidR="00E341D3" w:rsidDel="00253146">
          <w:rPr>
            <w:rFonts w:cs="Arial"/>
            <w:color w:val="000000"/>
            <w:lang w:val="en-CA"/>
          </w:rPr>
          <w:delText>:CharacterString</w:delText>
        </w:r>
      </w:del>
      <w:ins w:id="2283" w:author="Eric Boisvert" w:date="2016-01-24T13:29:00Z">
        <w:r w:rsidR="00253146">
          <w:rPr>
            <w:rFonts w:cs="Arial"/>
            <w:color w:val="000000"/>
            <w:lang w:val="en-CA"/>
          </w:rPr>
          <w:t>:Primitive::CharacterString</w:t>
        </w:r>
      </w:ins>
      <w:r w:rsidR="00E341D3">
        <w:rPr>
          <w:rFonts w:cs="Arial"/>
          <w:color w:val="000000"/>
          <w:lang w:val="en-CA"/>
        </w:rPr>
        <w:t xml:space="preserve"> shall i</w:t>
      </w:r>
      <w:r w:rsidR="00E341D3" w:rsidRPr="00E341D3">
        <w:rPr>
          <w:rFonts w:cs="Arial"/>
          <w:color w:val="000000"/>
          <w:lang w:val="en-CA"/>
        </w:rPr>
        <w:t>ndicate</w:t>
      </w:r>
      <w:del w:id="2284" w:author="Ollie Raymond" w:date="2016-02-12T17:25:00Z">
        <w:r w:rsidR="00E341D3" w:rsidRPr="00E341D3" w:rsidDel="00786781">
          <w:rPr>
            <w:rFonts w:cs="Arial"/>
            <w:color w:val="000000"/>
            <w:lang w:val="en-CA"/>
          </w:rPr>
          <w:delText>s</w:delText>
        </w:r>
      </w:del>
      <w:r w:rsidR="00E341D3" w:rsidRPr="00E341D3">
        <w:rPr>
          <w:rFonts w:cs="Arial"/>
          <w:color w:val="000000"/>
          <w:lang w:val="en-CA"/>
        </w:rPr>
        <w:t xml:space="preserve"> the type of inclination of the borehole (eg,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7C0F1DF7" w:rsidR="00FE4C9E" w:rsidRPr="00FE4C9E" w:rsidRDefault="00A41623" w:rsidP="00A12606">
      <w:pPr>
        <w:autoSpaceDE w:val="0"/>
        <w:autoSpaceDN w:val="0"/>
        <w:adjustRightInd w:val="0"/>
        <w:spacing w:after="0" w:line="240" w:lineRule="atLeast"/>
        <w:rPr>
          <w:rFonts w:cs="Arial"/>
          <w:color w:val="000000"/>
          <w:lang w:val="en-CA"/>
        </w:rPr>
      </w:pPr>
      <w:ins w:id="2285" w:author="Eric Boisvert" w:date="2016-03-28T13:09:00Z">
        <w:r>
          <w:t>If present, t</w:t>
        </w:r>
      </w:ins>
      <w:del w:id="2286" w:author="Eric Boisvert" w:date="2016-03-28T13:09:00Z">
        <w:r w:rsidR="00FE4C9E" w:rsidDel="00A41623">
          <w:rPr>
            <w:rFonts w:cs="Arial"/>
            <w:color w:val="000000"/>
            <w:lang w:val="en-CA"/>
          </w:rPr>
          <w:delText>T</w:delText>
        </w:r>
      </w:del>
      <w:r w:rsidR="00FE4C9E">
        <w:rPr>
          <w:rFonts w:cs="Arial"/>
          <w:color w:val="000000"/>
          <w:lang w:val="en-CA"/>
        </w:rPr>
        <w:t xml:space="preserve">he property </w:t>
      </w:r>
      <w:r w:rsidR="00FE4C9E" w:rsidRPr="00FE4C9E">
        <w:rPr>
          <w:rFonts w:cs="Arial"/>
          <w:color w:val="000000"/>
          <w:lang w:val="en-CA"/>
        </w:rPr>
        <w:t>boreholeMaterialCustodian</w:t>
      </w:r>
      <w:r w:rsidR="00FE4C9E">
        <w:rPr>
          <w:rFonts w:cs="Arial"/>
          <w:color w:val="000000"/>
          <w:lang w:val="en-CA"/>
        </w:rPr>
        <w:t>:</w:t>
      </w:r>
      <w:ins w:id="2287" w:author="Ollie Raymond" w:date="2016-02-12T17:25:00Z">
        <w:r w:rsidR="00786781">
          <w:rPr>
            <w:rFonts w:cs="Arial"/>
            <w:color w:val="000000"/>
            <w:lang w:val="en-CA"/>
          </w:rPr>
          <w:t>Primitive::</w:t>
        </w:r>
      </w:ins>
      <w:del w:id="2288" w:author="Ollie Raymond" w:date="2016-02-12T17:25:00Z">
        <w:r w:rsidR="00FE4C9E" w:rsidDel="00786781">
          <w:rPr>
            <w:rFonts w:cs="Arial"/>
            <w:color w:val="000000"/>
            <w:lang w:val="en-CA"/>
          </w:rPr>
          <w:delText xml:space="preserve"> </w:delText>
        </w:r>
      </w:del>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184CF36E" w:rsidR="0061478E" w:rsidRDefault="00A41623" w:rsidP="00D14AF0">
      <w:pPr>
        <w:autoSpaceDE w:val="0"/>
        <w:autoSpaceDN w:val="0"/>
        <w:adjustRightInd w:val="0"/>
        <w:spacing w:after="0" w:line="240" w:lineRule="atLeast"/>
        <w:rPr>
          <w:rFonts w:cs="Arial"/>
          <w:color w:val="000000"/>
          <w:lang w:val="en-CA"/>
        </w:rPr>
      </w:pPr>
      <w:ins w:id="2289" w:author="Eric Boisvert" w:date="2016-03-28T13:09:00Z">
        <w:r>
          <w:t>If present, t</w:t>
        </w:r>
      </w:ins>
      <w:del w:id="2290" w:author="Eric Boisvert" w:date="2016-03-28T13:09:00Z">
        <w:r w:rsidR="0061478E" w:rsidDel="00A41623">
          <w:rPr>
            <w:rFonts w:cs="Arial"/>
            <w:color w:val="000000"/>
            <w:lang w:val="en-CA"/>
          </w:rPr>
          <w:delText>T</w:delText>
        </w:r>
      </w:del>
      <w:r w:rsidR="0061478E">
        <w:rPr>
          <w:rFonts w:cs="Arial"/>
          <w:color w:val="000000"/>
          <w:lang w:val="en-CA"/>
        </w:rPr>
        <w:t>he property boreholeLeng</w:t>
      </w:r>
      <w:del w:id="2291" w:author="Ollie Raymond" w:date="2016-02-12T17:26:00Z">
        <w:r w:rsidR="0061478E" w:rsidDel="00786781">
          <w:rPr>
            <w:rFonts w:cs="Arial"/>
            <w:color w:val="000000"/>
            <w:lang w:val="en-CA"/>
          </w:rPr>
          <w:delText>h</w:delText>
        </w:r>
      </w:del>
      <w:r w:rsidR="0061478E">
        <w:rPr>
          <w:rFonts w:cs="Arial"/>
          <w:color w:val="000000"/>
          <w:lang w:val="en-CA"/>
        </w:rPr>
        <w:t>t</w:t>
      </w:r>
      <w:ins w:id="2292" w:author="Ollie Raymond" w:date="2016-02-12T17:26:00Z">
        <w:r w:rsidR="00786781">
          <w:rPr>
            <w:rFonts w:cs="Arial"/>
            <w:color w:val="000000"/>
            <w:lang w:val="en-CA"/>
          </w:rPr>
          <w:t>h</w:t>
        </w:r>
      </w:ins>
      <w:r w:rsidR="0061478E">
        <w:rPr>
          <w:rFonts w:cs="Arial"/>
          <w:color w:val="000000"/>
          <w:lang w:val="en-CA"/>
        </w:rPr>
        <w:t>_m</w:t>
      </w:r>
      <w:del w:id="2293" w:author="Eric Boisvert" w:date="2016-01-24T13:31:00Z">
        <w:r w:rsidR="0061478E" w:rsidDel="00253146">
          <w:rPr>
            <w:rFonts w:cs="Arial"/>
            <w:color w:val="000000"/>
            <w:lang w:val="en-CA"/>
          </w:rPr>
          <w:delText>:Number</w:delText>
        </w:r>
      </w:del>
      <w:ins w:id="2294" w:author="Eric Boisvert" w:date="2016-01-24T13:31:00Z">
        <w:r w:rsidR="00253146">
          <w:rPr>
            <w:rFonts w:cs="Arial"/>
            <w:color w:val="000000"/>
            <w:lang w:val="en-CA"/>
          </w:rPr>
          <w:t>:Primitive::Number</w:t>
        </w:r>
      </w:ins>
      <w:r w:rsidR="0061478E">
        <w:rPr>
          <w:rFonts w:cs="Arial"/>
          <w:color w:val="000000"/>
          <w:lang w:val="en-CA"/>
        </w:rPr>
        <w:t xml:space="preserve"> shall report t</w:t>
      </w:r>
      <w:r w:rsidR="0061478E" w:rsidRPr="0061478E">
        <w:rPr>
          <w:rFonts w:cs="Arial"/>
          <w:color w:val="000000"/>
          <w:lang w:val="en-CA"/>
        </w:rPr>
        <w:t>he length of a borehole, in metres, as determined by the data provider. Length may have different sources</w:t>
      </w:r>
      <w:del w:id="2295" w:author="Ollie Raymond" w:date="2016-02-12T17:26:00Z">
        <w:r w:rsidR="0061478E" w:rsidRPr="0061478E" w:rsidDel="00786781">
          <w:rPr>
            <w:rFonts w:cs="Arial"/>
            <w:color w:val="000000"/>
            <w:lang w:val="en-CA"/>
          </w:rPr>
          <w:delText>,</w:delText>
        </w:r>
      </w:del>
      <w:r w:rsidR="0061478E" w:rsidRPr="0061478E">
        <w:rPr>
          <w:rFonts w:cs="Arial"/>
          <w:color w:val="000000"/>
          <w:lang w:val="en-CA"/>
        </w:rPr>
        <w:t xml:space="preserve"> </w:t>
      </w:r>
      <w:ins w:id="2296" w:author="Ollie Raymond" w:date="2016-02-12T17:26:00Z">
        <w:r w:rsidR="00786781">
          <w:rPr>
            <w:rFonts w:cs="Arial"/>
            <w:color w:val="000000"/>
            <w:lang w:val="en-CA"/>
          </w:rPr>
          <w:t>(</w:t>
        </w:r>
      </w:ins>
      <w:r w:rsidR="0061478E" w:rsidRPr="0061478E">
        <w:rPr>
          <w:rFonts w:cs="Arial"/>
          <w:color w:val="000000"/>
          <w:lang w:val="en-CA"/>
        </w:rPr>
        <w:t>eg, driller's measurement, logger's measurement, survey measurement)</w:t>
      </w:r>
      <w:ins w:id="2297" w:author="Boisvert, Eric" w:date="2016-03-29T08:13:00Z">
        <w:r w:rsidR="007A7721">
          <w:rPr>
            <w:rFonts w:cs="Arial"/>
            <w:color w:val="000000"/>
            <w:lang w:val="en-CA"/>
          </w:rPr>
          <w:t>.</w:t>
        </w:r>
      </w:ins>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1876E837" w:rsidR="0061478E" w:rsidRDefault="00A41623" w:rsidP="00D14AF0">
      <w:pPr>
        <w:autoSpaceDE w:val="0"/>
        <w:autoSpaceDN w:val="0"/>
        <w:adjustRightInd w:val="0"/>
        <w:spacing w:after="0" w:line="240" w:lineRule="atLeast"/>
        <w:rPr>
          <w:rFonts w:cs="Arial"/>
          <w:color w:val="000000"/>
          <w:lang w:val="en-CA"/>
        </w:rPr>
      </w:pPr>
      <w:ins w:id="2298" w:author="Eric Boisvert" w:date="2016-03-28T13:09:00Z">
        <w:r>
          <w:t>If present, t</w:t>
        </w:r>
      </w:ins>
      <w:del w:id="2299" w:author="Eric Boisvert" w:date="2016-03-28T13:09:00Z">
        <w:r w:rsidR="0061478E" w:rsidDel="00A41623">
          <w:rPr>
            <w:rFonts w:cs="Arial"/>
            <w:color w:val="000000"/>
            <w:lang w:val="en-CA"/>
          </w:rPr>
          <w:delText>T</w:delText>
        </w:r>
      </w:del>
      <w:r w:rsidR="0061478E">
        <w:rPr>
          <w:rFonts w:cs="Arial"/>
          <w:color w:val="000000"/>
          <w:lang w:val="en-CA"/>
        </w:rPr>
        <w:t>he property elevation_m</w:t>
      </w:r>
      <w:del w:id="2300" w:author="Eric Boisvert" w:date="2016-01-24T13:31:00Z">
        <w:r w:rsidR="0061478E" w:rsidDel="00253146">
          <w:rPr>
            <w:rFonts w:cs="Arial"/>
            <w:color w:val="000000"/>
            <w:lang w:val="en-CA"/>
          </w:rPr>
          <w:delText>:Number</w:delText>
        </w:r>
      </w:del>
      <w:ins w:id="2301" w:author="Eric Boisvert" w:date="2016-01-24T13:31:00Z">
        <w:r w:rsidR="00253146">
          <w:rPr>
            <w:rFonts w:cs="Arial"/>
            <w:color w:val="000000"/>
            <w:lang w:val="en-CA"/>
          </w:rPr>
          <w:t>:Primitive::Number</w:t>
        </w:r>
      </w:ins>
      <w:r w:rsidR="0061478E">
        <w:rPr>
          <w:rFonts w:cs="Arial"/>
          <w:color w:val="000000"/>
          <w:lang w:val="en-CA"/>
        </w:rPr>
        <w:t xml:space="preserve"> shall report the </w:t>
      </w:r>
      <w:r w:rsidR="0061478E" w:rsidRPr="0061478E">
        <w:rPr>
          <w:rFonts w:cs="Arial"/>
          <w:color w:val="000000"/>
          <w:lang w:val="en-CA"/>
        </w:rPr>
        <w:t xml:space="preserve">elevation data, in metres, for the borehole (ie,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ins w:id="2302" w:author="Ollie Raymond" w:date="2016-02-12T17:27:00Z">
        <w:r w:rsidR="00786781">
          <w:rPr>
            <w:rFonts w:cs="Arial"/>
            <w:color w:val="000000"/>
            <w:lang w:val="en-CA"/>
          </w:rPr>
          <w:t xml:space="preserve">delivery of </w:t>
        </w:r>
      </w:ins>
      <w:r w:rsidR="0061478E" w:rsidRPr="0061478E">
        <w:rPr>
          <w:rFonts w:cs="Arial"/>
          <w:color w:val="000000"/>
          <w:lang w:val="en-CA"/>
        </w:rPr>
        <w:t xml:space="preserve">legacy </w:t>
      </w:r>
      <w:ins w:id="2303" w:author="Ollie Raymond" w:date="2016-02-12T17:27:00Z">
        <w:r w:rsidR="00786781">
          <w:rPr>
            <w:rFonts w:cs="Arial"/>
            <w:color w:val="000000"/>
            <w:lang w:val="en-CA"/>
          </w:rPr>
          <w:t xml:space="preserve">2D </w:t>
        </w:r>
      </w:ins>
      <w:r w:rsidR="0061478E"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24B756AE" w:rsidR="00FE4C9E" w:rsidRDefault="00A41623" w:rsidP="00D14AF0">
      <w:pPr>
        <w:autoSpaceDE w:val="0"/>
        <w:autoSpaceDN w:val="0"/>
        <w:adjustRightInd w:val="0"/>
        <w:spacing w:after="0" w:line="240" w:lineRule="atLeast"/>
        <w:rPr>
          <w:rFonts w:cs="Arial"/>
          <w:color w:val="000000"/>
          <w:lang w:val="en-CA"/>
        </w:rPr>
      </w:pPr>
      <w:ins w:id="2304" w:author="Eric Boisvert" w:date="2016-03-28T13:09:00Z">
        <w:r>
          <w:t>If present, t</w:t>
        </w:r>
      </w:ins>
      <w:del w:id="2305" w:author="Eric Boisvert" w:date="2016-03-28T13:09:00Z">
        <w:r w:rsidR="0061478E" w:rsidDel="00A41623">
          <w:rPr>
            <w:rFonts w:cs="Arial"/>
            <w:color w:val="000000"/>
            <w:lang w:val="en-CA"/>
          </w:rPr>
          <w:delText>T</w:delText>
        </w:r>
      </w:del>
      <w:r w:rsidR="0061478E">
        <w:rPr>
          <w:rFonts w:cs="Arial"/>
          <w:color w:val="000000"/>
          <w:lang w:val="en-CA"/>
        </w:rPr>
        <w:t>he property elevation_srs</w:t>
      </w:r>
      <w:del w:id="2306" w:author="Eric Boisvert" w:date="2016-01-24T13:29:00Z">
        <w:r w:rsidR="0061478E" w:rsidDel="00253146">
          <w:rPr>
            <w:rFonts w:cs="Arial"/>
            <w:color w:val="000000"/>
            <w:lang w:val="en-CA"/>
          </w:rPr>
          <w:delText>:CharacterString</w:delText>
        </w:r>
      </w:del>
      <w:ins w:id="2307" w:author="Eric Boisvert" w:date="2016-01-24T13:29:00Z">
        <w:r w:rsidR="00253146">
          <w:rPr>
            <w:rFonts w:cs="Arial"/>
            <w:color w:val="000000"/>
            <w:lang w:val="en-CA"/>
          </w:rPr>
          <w:t>:Primitive::CharacterString</w:t>
        </w:r>
      </w:ins>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(eg,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308"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4A701893" w:rsidR="00BE718C" w:rsidRPr="00D12552" w:rsidRDefault="00786781" w:rsidP="00786781">
            <w:pPr>
              <w:pStyle w:val="Tabletext10"/>
              <w:jc w:val="left"/>
              <w:rPr>
                <w:rStyle w:val="reqtext"/>
                <w:lang w:val="en-CA"/>
              </w:rPr>
            </w:pPr>
            <w:ins w:id="2309" w:author="Ollie Raymond" w:date="2016-02-12T17:30:00Z">
              <w:r>
                <w:rPr>
                  <w:rStyle w:val="reqtext"/>
                  <w:lang w:val="en-CA"/>
                </w:rPr>
                <w:t xml:space="preserve">If present, </w:t>
              </w:r>
            </w:ins>
            <w:del w:id="2310" w:author="Ollie Raymond" w:date="2016-02-12T17:30:00Z">
              <w:r w:rsidR="00BE718C" w:rsidDel="00786781">
                <w:rPr>
                  <w:rStyle w:val="reqtext"/>
                  <w:lang w:val="en-CA"/>
                </w:rPr>
                <w:delText>E</w:delText>
              </w:r>
            </w:del>
            <w:ins w:id="2311" w:author="Ollie Raymond" w:date="2016-02-12T17:30:00Z">
              <w:r>
                <w:rPr>
                  <w:rStyle w:val="reqtext"/>
                  <w:lang w:val="en-CA"/>
                </w:rPr>
                <w:t>e</w:t>
              </w:r>
            </w:ins>
            <w:r w:rsidR="00BE718C">
              <w:rPr>
                <w:rStyle w:val="reqtext"/>
                <w:lang w:val="en-CA"/>
              </w:rPr>
              <w:t xml:space="preserve">levation_srs SHALL </w:t>
            </w:r>
            <w:commentRangeStart w:id="2312"/>
            <w:r w:rsidR="00BE718C">
              <w:rPr>
                <w:rStyle w:val="reqtext"/>
                <w:lang w:val="en-CA"/>
              </w:rPr>
              <w:t xml:space="preserve">resolve </w:t>
            </w:r>
            <w:commentRangeEnd w:id="2312"/>
            <w:r w:rsidR="00BE718C">
              <w:rPr>
                <w:rStyle w:val="Marquedecommentaire"/>
                <w:rFonts w:ascii="Times New Roman" w:eastAsia="Times New Roman" w:hAnsi="Times New Roman"/>
                <w:lang w:val="en-US" w:eastAsia="en-US"/>
              </w:rPr>
              <w:commentReference w:id="2312"/>
            </w:r>
            <w:r w:rsidR="00BE718C">
              <w:rPr>
                <w:rStyle w:val="reqtext"/>
                <w:lang w:val="en-CA"/>
              </w:rPr>
              <w:t>to a valid EPSG vertical datum</w:t>
            </w:r>
            <w:ins w:id="2313" w:author="Eric Boisvert" w:date="2016-03-28T12:51:00Z">
              <w:r w:rsidR="001E3746">
                <w:rPr>
                  <w:rStyle w:val="reqtext"/>
                  <w:lang w:val="en-CA"/>
                </w:rPr>
                <w:t xml:space="preserve"> in the range EPSG:5600 to EPSG:5799</w:t>
              </w:r>
            </w:ins>
          </w:p>
        </w:tc>
      </w:tr>
    </w:tbl>
    <w:p w14:paraId="24609D6F" w14:textId="3397DC58" w:rsidR="00BE718C" w:rsidDel="00786781" w:rsidRDefault="00BE718C" w:rsidP="00D14AF0">
      <w:pPr>
        <w:autoSpaceDE w:val="0"/>
        <w:autoSpaceDN w:val="0"/>
        <w:adjustRightInd w:val="0"/>
        <w:spacing w:after="0" w:line="240" w:lineRule="atLeast"/>
        <w:rPr>
          <w:del w:id="2314"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315" w:author="Ollie Raymond" w:date="2016-02-12T17:28:00Z"/>
          <w:rFonts w:cs="Arial"/>
          <w:color w:val="000000"/>
          <w:lang w:val="en-CA"/>
        </w:rPr>
      </w:pPr>
      <w:r>
        <w:rPr>
          <w:rFonts w:cs="Arial"/>
          <w:color w:val="000000"/>
          <w:lang w:val="en-CA"/>
        </w:rPr>
        <w:t>Example</w:t>
      </w:r>
      <w:ins w:id="2316"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317"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318"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319" w:author="Ollie Raymond" w:date="2016-02-12T17:35:00Z">
        <w:r>
          <w:rPr>
            <w:rStyle w:val="reqtext"/>
          </w:rPr>
          <w:instrText xml:space="preserve">/" </w:instrText>
        </w:r>
        <w:r>
          <w:rPr>
            <w:rStyle w:val="reqtext"/>
          </w:rPr>
          <w:fldChar w:fldCharType="separate"/>
        </w:r>
      </w:ins>
      <w:r w:rsidRPr="00445F04">
        <w:rPr>
          <w:rStyle w:val="Lienhypertexte"/>
          <w:rFonts w:ascii="Arial" w:hAnsi="Arial" w:cs="Arial"/>
          <w:sz w:val="18"/>
        </w:rPr>
        <w:t>http://spatialreference.org/ref/epsg/5711</w:t>
      </w:r>
      <w:ins w:id="2320" w:author="Ollie Raymond" w:date="2016-02-12T17:35:00Z">
        <w:r w:rsidRPr="00445F04">
          <w:rPr>
            <w:rStyle w:val="Lienhypertexte"/>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8851CBE" w:rsidR="00A0347F" w:rsidRDefault="00A41623" w:rsidP="00D14AF0">
      <w:pPr>
        <w:autoSpaceDE w:val="0"/>
        <w:autoSpaceDN w:val="0"/>
        <w:adjustRightInd w:val="0"/>
        <w:spacing w:after="0" w:line="240" w:lineRule="atLeast"/>
        <w:rPr>
          <w:rFonts w:cs="Arial"/>
          <w:color w:val="000000"/>
          <w:lang w:val="en-CA"/>
        </w:rPr>
      </w:pPr>
      <w:ins w:id="2321" w:author="Eric Boisvert" w:date="2016-03-28T13:09:00Z">
        <w:r>
          <w:t>If present, t</w:t>
        </w:r>
      </w:ins>
      <w:del w:id="2322" w:author="Eric Boisvert" w:date="2016-03-28T13:09:00Z">
        <w:r w:rsidR="00A0347F" w:rsidDel="00A41623">
          <w:rPr>
            <w:rFonts w:cs="Arial"/>
            <w:color w:val="000000"/>
            <w:lang w:val="en-CA"/>
          </w:rPr>
          <w:delText>T</w:delText>
        </w:r>
      </w:del>
      <w:r w:rsidR="00A0347F">
        <w:rPr>
          <w:rFonts w:cs="Arial"/>
          <w:color w:val="000000"/>
          <w:lang w:val="en-CA"/>
        </w:rPr>
        <w:t>he property positionalAccuracy</w:t>
      </w:r>
      <w:del w:id="2323" w:author="Eric Boisvert" w:date="2016-01-24T13:29:00Z">
        <w:r w:rsidR="00A0347F" w:rsidDel="00253146">
          <w:rPr>
            <w:rFonts w:cs="Arial"/>
            <w:color w:val="000000"/>
            <w:lang w:val="en-CA"/>
          </w:rPr>
          <w:delText>:CharacterString</w:delText>
        </w:r>
      </w:del>
      <w:ins w:id="2324" w:author="Eric Boisvert" w:date="2016-01-24T13:29:00Z">
        <w:r w:rsidR="00253146">
          <w:rPr>
            <w:rFonts w:cs="Arial"/>
            <w:color w:val="000000"/>
            <w:lang w:val="en-CA"/>
          </w:rPr>
          <w:t>:Primitive::CharacterString</w:t>
        </w:r>
      </w:ins>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ins w:id="2325"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Titre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1055F1F8" w:rsidR="00BE718C" w:rsidRDefault="00BE718C" w:rsidP="00D14AF0">
      <w:pPr>
        <w:autoSpaceDE w:val="0"/>
        <w:autoSpaceDN w:val="0"/>
        <w:adjustRightInd w:val="0"/>
        <w:spacing w:after="0" w:line="240" w:lineRule="atLeast"/>
        <w:rPr>
          <w:rFonts w:cs="Arial"/>
          <w:color w:val="000000"/>
          <w:lang w:val="en-CA"/>
        </w:rPr>
      </w:pPr>
      <w:del w:id="2326" w:author="Eric Boisvert" w:date="2016-03-28T13:09:00Z">
        <w:r w:rsidDel="00A41623">
          <w:rPr>
            <w:rFonts w:cs="Arial"/>
            <w:color w:val="000000"/>
            <w:lang w:val="en-CA"/>
          </w:rPr>
          <w:delText>T</w:delText>
        </w:r>
      </w:del>
      <w:ins w:id="2327" w:author="Eric Boisvert" w:date="2016-03-28T13:09:00Z">
        <w:r w:rsidR="00A41623">
          <w:t>If present, t</w:t>
        </w:r>
      </w:ins>
      <w:r>
        <w:rPr>
          <w:rFonts w:cs="Arial"/>
          <w:color w:val="000000"/>
          <w:lang w:val="en-CA"/>
        </w:rPr>
        <w:t>he source</w:t>
      </w:r>
      <w:del w:id="2328" w:author="Eric Boisvert" w:date="2016-01-24T13:29:00Z">
        <w:r w:rsidDel="00253146">
          <w:rPr>
            <w:rFonts w:cs="Arial"/>
            <w:color w:val="000000"/>
            <w:lang w:val="en-CA"/>
          </w:rPr>
          <w:delText>:CharacterString</w:delText>
        </w:r>
      </w:del>
      <w:ins w:id="2329"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330" w:author="Eric Boisvert" w:date="2016-01-24T13:29:00Z">
        <w:r w:rsidDel="00253146">
          <w:rPr>
            <w:rFonts w:cs="Arial"/>
            <w:color w:val="000000"/>
            <w:lang w:val="en-CA"/>
          </w:rPr>
          <w:delText>:CharacterString</w:delText>
        </w:r>
      </w:del>
      <w:ins w:id="2331" w:author="Eric Boisvert" w:date="2016-01-24T13:29:00Z">
        <w:r w:rsidR="00253146">
          <w:rPr>
            <w:rFonts w:cs="Arial"/>
            <w:color w:val="000000"/>
            <w:lang w:val="en-CA"/>
          </w:rPr>
          <w:t>:Primitive::CharacterString</w:t>
        </w:r>
      </w:ins>
      <w:r>
        <w:rPr>
          <w:rFonts w:cs="Arial"/>
          <w:color w:val="000000"/>
          <w:lang w:val="en-CA"/>
        </w:rPr>
        <w:t xml:space="preserve"> shall contain</w:t>
      </w:r>
      <w:del w:id="2332"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333" w:author="Ollie Raymond" w:date="2016-02-12T17:36:00Z">
        <w:r w:rsidR="007A60C8">
          <w:rPr>
            <w:rFonts w:cs="Arial"/>
            <w:color w:val="000000"/>
            <w:lang w:val="en-CA"/>
          </w:rPr>
          <w:t xml:space="preserve">to </w:t>
        </w:r>
      </w:ins>
      <w:r>
        <w:rPr>
          <w:rFonts w:cs="Arial"/>
          <w:color w:val="000000"/>
          <w:lang w:val="en-CA"/>
        </w:rPr>
        <w:t xml:space="preserve">one or </w:t>
      </w:r>
      <w:del w:id="2334" w:author="Ollie Raymond" w:date="2016-02-12T17:36:00Z">
        <w:r w:rsidDel="007A60C8">
          <w:rPr>
            <w:rFonts w:cs="Arial"/>
            <w:color w:val="000000"/>
            <w:lang w:val="en-CA"/>
          </w:rPr>
          <w:delText xml:space="preserve">many </w:delText>
        </w:r>
      </w:del>
      <w:ins w:id="2335" w:author="Ollie Raymond" w:date="2016-02-12T17:36:00Z">
        <w:r w:rsidR="007A60C8">
          <w:rPr>
            <w:rFonts w:cs="Arial"/>
            <w:color w:val="000000"/>
            <w:lang w:val="en-CA"/>
          </w:rPr>
          <w:t xml:space="preserve">more </w:t>
        </w:r>
      </w:ins>
      <w:r>
        <w:rPr>
          <w:rFonts w:cs="Arial"/>
          <w:color w:val="000000"/>
          <w:lang w:val="en-CA"/>
        </w:rPr>
        <w:t>representation</w:t>
      </w:r>
      <w:ins w:id="2336" w:author="Ollie Raymond" w:date="2016-02-12T17:36:00Z">
        <w:r w:rsidR="007A60C8">
          <w:rPr>
            <w:rFonts w:cs="Arial"/>
            <w:color w:val="000000"/>
            <w:lang w:val="en-CA"/>
          </w:rPr>
          <w:t>s</w:t>
        </w:r>
      </w:ins>
      <w:r w:rsidRPr="00BE718C">
        <w:rPr>
          <w:rFonts w:cs="Arial"/>
          <w:color w:val="000000"/>
          <w:lang w:val="en-CA"/>
        </w:rPr>
        <w:t xml:space="preserve"> of a parent borehole (eg, </w:t>
      </w:r>
      <w:ins w:id="2337"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338"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ins w:id="2339" w:author="Boisvert, Eric" w:date="2016-03-29T08:13:00Z">
        <w:r w:rsidR="00EA0FA3">
          <w:rPr>
            <w:rFonts w:cs="Arial"/>
            <w:color w:val="000000"/>
            <w:lang w:val="en-CA"/>
          </w:rPr>
          <w:t>.</w:t>
        </w:r>
      </w:ins>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4C306420" w:rsidR="00BE718C" w:rsidRDefault="00A41623" w:rsidP="00D14AF0">
      <w:pPr>
        <w:autoSpaceDE w:val="0"/>
        <w:autoSpaceDN w:val="0"/>
        <w:adjustRightInd w:val="0"/>
        <w:spacing w:after="0" w:line="240" w:lineRule="atLeast"/>
        <w:rPr>
          <w:rFonts w:cs="Arial"/>
          <w:color w:val="000000"/>
          <w:lang w:val="en-CA"/>
        </w:rPr>
      </w:pPr>
      <w:ins w:id="2340" w:author="Eric Boisvert" w:date="2016-03-28T13:09:00Z">
        <w:r>
          <w:t>If present, t</w:t>
        </w:r>
      </w:ins>
      <w:del w:id="2341" w:author="Eric Boisvert" w:date="2016-03-28T13:09:00Z">
        <w:r w:rsidR="00BE718C" w:rsidDel="00A41623">
          <w:rPr>
            <w:rFonts w:cs="Arial"/>
            <w:color w:val="000000"/>
            <w:lang w:val="en-CA"/>
          </w:rPr>
          <w:delText>T</w:delText>
        </w:r>
      </w:del>
      <w:r w:rsidR="00BE718C">
        <w:rPr>
          <w:rFonts w:cs="Arial"/>
          <w:color w:val="000000"/>
          <w:lang w:val="en-CA"/>
        </w:rPr>
        <w:t>he property metadata_uri</w:t>
      </w:r>
      <w:del w:id="2342" w:author="Eric Boisvert" w:date="2016-01-24T13:29:00Z">
        <w:r w:rsidR="00BE718C" w:rsidDel="00253146">
          <w:rPr>
            <w:rFonts w:cs="Arial"/>
            <w:color w:val="000000"/>
            <w:lang w:val="en-CA"/>
          </w:rPr>
          <w:delText>:CharacterString</w:delText>
        </w:r>
      </w:del>
      <w:ins w:id="2343" w:author="Eric Boisvert" w:date="2016-01-24T13:29:00Z">
        <w:r w:rsidR="00253146">
          <w:rPr>
            <w:rFonts w:cs="Arial"/>
            <w:color w:val="000000"/>
            <w:lang w:val="en-CA"/>
          </w:rPr>
          <w:t>:Primitive::CharacterString</w:t>
        </w:r>
      </w:ins>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r w:rsidRPr="00C17A19">
        <w:t>genericSymbolizer</w:t>
      </w:r>
    </w:p>
    <w:p w14:paraId="644F58B4" w14:textId="77777777" w:rsidR="00BE718C" w:rsidRPr="00BE718C" w:rsidRDefault="00BE718C"/>
    <w:p w14:paraId="17C8E991" w14:textId="777DFFD4" w:rsidR="00BE718C" w:rsidRDefault="00A41623" w:rsidP="00BE718C">
      <w:ins w:id="2344" w:author="Eric Boisvert" w:date="2016-03-28T13:09:00Z">
        <w:r>
          <w:t>If present, t</w:t>
        </w:r>
      </w:ins>
      <w:del w:id="2345" w:author="Eric Boisvert" w:date="2016-03-28T13:09:00Z">
        <w:r w:rsidR="00BE718C" w:rsidDel="00A41623">
          <w:delText>T</w:delText>
        </w:r>
      </w:del>
      <w:r w:rsidR="00BE718C">
        <w:t xml:space="preserve">he property </w:t>
      </w:r>
      <w:r w:rsidR="00BE718C" w:rsidRPr="00C17A19">
        <w:t>genericSymbolizer</w:t>
      </w:r>
      <w:del w:id="2346" w:author="Eric Boisvert" w:date="2016-01-24T13:29:00Z">
        <w:r w:rsidR="00BE718C" w:rsidDel="00253146">
          <w:delText>:CharacterString</w:delText>
        </w:r>
      </w:del>
      <w:ins w:id="2347" w:author="Eric Boisvert" w:date="2016-01-24T13:29:00Z">
        <w:r w:rsidR="00253146">
          <w:t>:Primitive::CharacterString</w:t>
        </w:r>
      </w:ins>
      <w:r w:rsidR="00BE718C">
        <w:t xml:space="preserve"> contains a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348" w:author="Ollie Raymond" w:date="2016-02-12T17:37:00Z">
        <w:r w:rsidDel="007A60C8">
          <w:delText xml:space="preserve">can </w:delText>
        </w:r>
      </w:del>
      <w:ins w:id="2349"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350"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351" w:name="BKM_82E84894_826F_4479_973A_CBC44C2E6336"/>
      <w:bookmarkStart w:id="2352" w:name="BKM_2AC44CB2_D8AD_4710_965F_8C3E8A778226"/>
      <w:bookmarkStart w:id="2353" w:name="BKM_1CCAFBF2_5AEE_4D8D_970F_45B148E97DED"/>
      <w:bookmarkStart w:id="2354" w:name="BKM_988B3B2F_E5F0_47AC_B40B_3E7EB1B7F6A8"/>
      <w:bookmarkStart w:id="2355" w:name="BKM_D4489C08_74CE_4704_A313_E3DE8D8C2C02"/>
      <w:bookmarkStart w:id="2356" w:name="BKM_3CED884F_4F1D_42D8_9256_BF8F325D7BF9"/>
      <w:bookmarkStart w:id="2357" w:name="BKM_4D00B287_AF58_4181_BBC5_8A25643F2ECB"/>
      <w:bookmarkStart w:id="2358" w:name="BKM_8130FE65_F0ED_41F2_ABFA_924F7CBE3C44"/>
      <w:bookmarkStart w:id="2359" w:name="BKM_44DAEF74_D7B7_4FE5_8CBB_636851476829"/>
      <w:bookmarkStart w:id="2360" w:name="BKM_3338A6EC_8A76_4151_9BBE_AF6AA6E7ABA5"/>
      <w:bookmarkStart w:id="2361" w:name="BKM_0695D395_0E6D_4C80_885E_54CD7307213E"/>
      <w:bookmarkStart w:id="2362" w:name="BKM_83AB4886_B40B_45D9_93A6_9A7A11A1DB22"/>
      <w:bookmarkStart w:id="2363" w:name="BKM_18DECF87_EACF_4237_B14D_5CBA397C8B9F"/>
      <w:bookmarkStart w:id="2364" w:name="BKM_A2513DE4_90C9_4111_97A5_8AB9734CC788"/>
      <w:bookmarkStart w:id="2365" w:name="BKM_C29B4A43_BD79_4426_A200_1B1C1E4E23DB"/>
      <w:bookmarkStart w:id="2366" w:name="BKM_D6389F0E_EB92_428D_B31C_62B7B2DE2191"/>
      <w:bookmarkStart w:id="2367" w:name="BKM_44662CA4_810A_46C1_8CCE_D899E8B34841"/>
      <w:bookmarkStart w:id="2368" w:name="BKM_A4ADBA47_2A66_4D31_B98E_429D2187557A"/>
      <w:bookmarkStart w:id="2369" w:name="BKM_6A453B7D_E05C_442A_9729_07602A0CE53F"/>
      <w:bookmarkStart w:id="2370" w:name="BKM_B674F95F_8259_4A18_BB9A_C7004F238C58"/>
      <w:bookmarkStart w:id="2371" w:name="BKM_99FA56C9_DF26_4FF5_AF2C_A1CA27033687"/>
      <w:bookmarkStart w:id="2372" w:name="BKM_10DBF70D_6106_40F3_9F20_6815C31BFF23"/>
      <w:bookmarkStart w:id="2373" w:name="BKM_156BACFD_61FB_4C7D_8E17_15915D5DC1EB"/>
      <w:bookmarkStart w:id="2374" w:name="BKM_660451F7_6344_4A08_8AF1_55EA34BAFC1E"/>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31B29BD6" w14:textId="77777777" w:rsidR="00D14AF0" w:rsidRDefault="00D14AF0" w:rsidP="00401D4D">
      <w:pPr>
        <w:pStyle w:val="Titre3"/>
        <w:rPr>
          <w:lang w:val="en-CA"/>
        </w:rPr>
      </w:pPr>
      <w:bookmarkStart w:id="2375" w:name="_Toc446944588"/>
      <w:r w:rsidRPr="00D14AF0">
        <w:rPr>
          <w:lang w:val="en-CA"/>
        </w:rPr>
        <w:t>C</w:t>
      </w:r>
      <w:bookmarkStart w:id="2376" w:name="BKM_6A5667C6_1461_4AA7_BA98_1583B82E247C"/>
      <w:bookmarkEnd w:id="2376"/>
      <w:r w:rsidRPr="00D14AF0">
        <w:rPr>
          <w:lang w:val="en-CA"/>
        </w:rPr>
        <w:t>ontactView</w:t>
      </w:r>
      <w:bookmarkEnd w:id="237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4D2792">
      <w:pPr>
        <w:keepNext/>
        <w:autoSpaceDE w:val="0"/>
        <w:autoSpaceDN w:val="0"/>
        <w:adjustRightInd w:val="0"/>
        <w:spacing w:after="0" w:line="240" w:lineRule="atLeast"/>
        <w:jc w:val="center"/>
        <w:pPrChange w:id="2377"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8.9pt;height:180.9pt;visibility:visible;mso-wrap-style:square">
            <v:imagedata r:id="rId27" o:title=""/>
          </v:shape>
        </w:pict>
      </w:r>
    </w:p>
    <w:p w14:paraId="202EF08B" w14:textId="78E632FC" w:rsidR="00BA190F" w:rsidRPr="002050B2" w:rsidRDefault="00BA190F">
      <w:pPr>
        <w:pStyle w:val="Lgende"/>
        <w:jc w:val="center"/>
        <w:rPr>
          <w:color w:val="auto"/>
          <w:rPrChange w:id="2378" w:author="Ollie Raymond" w:date="2016-02-12T17:37:00Z">
            <w:rPr/>
          </w:rPrChange>
        </w:rPr>
        <w:pPrChange w:id="2379" w:author="Ollie Raymond" w:date="2016-02-12T17:37:00Z">
          <w:pPr>
            <w:pStyle w:val="Lgende"/>
          </w:pPr>
        </w:pPrChange>
      </w:pPr>
      <w:r w:rsidRPr="002050B2">
        <w:rPr>
          <w:color w:val="auto"/>
          <w:rPrChange w:id="2380" w:author="Ollie Raymond" w:date="2016-02-12T17:37:00Z">
            <w:rPr/>
          </w:rPrChange>
        </w:rPr>
        <w:t xml:space="preserve">Figure </w:t>
      </w:r>
      <w:r w:rsidRPr="002050B2">
        <w:rPr>
          <w:color w:val="auto"/>
          <w:rPrChange w:id="2381" w:author="Ollie Raymond" w:date="2016-02-12T17:37:00Z">
            <w:rPr/>
          </w:rPrChange>
        </w:rPr>
        <w:fldChar w:fldCharType="begin"/>
      </w:r>
      <w:r w:rsidRPr="002050B2">
        <w:rPr>
          <w:color w:val="auto"/>
          <w:rPrChange w:id="2382" w:author="Ollie Raymond" w:date="2016-02-12T17:37:00Z">
            <w:rPr/>
          </w:rPrChange>
        </w:rPr>
        <w:instrText xml:space="preserve"> SEQ Figure \* ARABIC </w:instrText>
      </w:r>
      <w:r w:rsidRPr="002050B2">
        <w:rPr>
          <w:color w:val="auto"/>
          <w:rPrChange w:id="2383" w:author="Ollie Raymond" w:date="2016-02-12T17:37:00Z">
            <w:rPr/>
          </w:rPrChange>
        </w:rPr>
        <w:fldChar w:fldCharType="separate"/>
      </w:r>
      <w:ins w:id="2384" w:author="Boisvert, Eric" w:date="2016-03-29T09:08:00Z">
        <w:r w:rsidR="008279FB">
          <w:rPr>
            <w:noProof/>
            <w:color w:val="auto"/>
          </w:rPr>
          <w:t>12</w:t>
        </w:r>
      </w:ins>
      <w:ins w:id="2385" w:author="Eric Boisvert" w:date="2016-03-28T16:06:00Z">
        <w:del w:id="2386" w:author="Boisvert, Eric" w:date="2016-03-29T08:51:00Z">
          <w:r w:rsidR="003842F3" w:rsidDel="00CB122C">
            <w:rPr>
              <w:noProof/>
              <w:color w:val="auto"/>
            </w:rPr>
            <w:delText>12</w:delText>
          </w:r>
        </w:del>
      </w:ins>
      <w:del w:id="2387" w:author="Boisvert, Eric" w:date="2016-03-29T08:51:00Z">
        <w:r w:rsidR="0043586C" w:rsidRPr="002050B2" w:rsidDel="00CB122C">
          <w:rPr>
            <w:noProof/>
            <w:color w:val="auto"/>
            <w:rPrChange w:id="2388" w:author="Ollie Raymond" w:date="2016-02-12T17:37:00Z">
              <w:rPr>
                <w:noProof/>
              </w:rPr>
            </w:rPrChange>
          </w:rPr>
          <w:delText>11</w:delText>
        </w:r>
      </w:del>
      <w:r w:rsidRPr="002050B2">
        <w:rPr>
          <w:color w:val="auto"/>
          <w:rPrChange w:id="2389" w:author="Ollie Raymond" w:date="2016-02-12T17:37:00Z">
            <w:rPr/>
          </w:rPrChange>
        </w:rPr>
        <w:fldChar w:fldCharType="end"/>
      </w:r>
      <w:ins w:id="2390" w:author="Ollie Raymond" w:date="2016-02-12T17:37:00Z">
        <w:r w:rsidR="002050B2">
          <w:rPr>
            <w:color w:val="auto"/>
          </w:rPr>
          <w:t xml:space="preserve"> -</w:t>
        </w:r>
      </w:ins>
      <w:r w:rsidRPr="002050B2">
        <w:rPr>
          <w:color w:val="auto"/>
          <w:rPrChange w:id="2391" w:author="Ollie Raymond" w:date="2016-02-12T17:37:00Z">
            <w:rPr/>
          </w:rPrChange>
        </w:rPr>
        <w:t xml:space="preserve"> ContactView </w:t>
      </w:r>
      <w:del w:id="2392" w:author="Boisvert, Eric" w:date="2016-03-29T08:33:00Z">
        <w:r w:rsidRPr="002050B2" w:rsidDel="00BF2A41">
          <w:rPr>
            <w:color w:val="auto"/>
            <w:rPrChange w:id="2393" w:author="Ollie Raymond" w:date="2016-02-12T17:37:00Z">
              <w:rPr/>
            </w:rPrChange>
          </w:rPr>
          <w:delText>class</w:delText>
        </w:r>
      </w:del>
      <w:ins w:id="2394" w:author="Boisvert, Eric" w:date="2016-03-29T08:33:00Z">
        <w:r w:rsidR="00BF2A41">
          <w:rPr>
            <w:color w:val="auto"/>
          </w:rPr>
          <w:t>feature type.</w:t>
        </w:r>
      </w:ins>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395" w:author="Eric Boisvert" w:date="2016-01-24T13:29:00Z">
        <w:r w:rsidDel="00253146">
          <w:delText>:CharacterString</w:delText>
        </w:r>
      </w:del>
      <w:ins w:id="2396"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397"/>
      <w:r w:rsidR="00D96958">
        <w:rPr>
          <w:lang w:val="en-CA"/>
        </w:rPr>
        <w:t>3986</w:t>
      </w:r>
      <w:commentRangeEnd w:id="2397"/>
      <w:r w:rsidR="00D96958">
        <w:rPr>
          <w:rStyle w:val="Marquedecommentaire"/>
        </w:rPr>
        <w:commentReference w:id="239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6469D3C0" w:rsidR="00842AFF" w:rsidRPr="00D12552" w:rsidRDefault="00842AFF" w:rsidP="002E6F45">
            <w:pPr>
              <w:pStyle w:val="Tabletext10"/>
              <w:jc w:val="left"/>
              <w:rPr>
                <w:rStyle w:val="reqtext"/>
                <w:lang w:val="en-CA"/>
              </w:rPr>
            </w:pPr>
            <w:r>
              <w:rPr>
                <w:rStyle w:val="reqtext"/>
                <w:lang w:val="en-CA"/>
              </w:rPr>
              <w:t>Identifier SHOULD correspond to an instance of MappedFeature</w:t>
            </w:r>
            <w:ins w:id="2398" w:author="Boisvert, Eric" w:date="2016-03-29T08:26:00Z">
              <w:r w:rsidR="00EA0FA3">
                <w:rPr>
                  <w:rStyle w:val="reqtext"/>
                  <w:lang w:val="en-CA"/>
                </w:rPr>
                <w:t>.</w:t>
              </w:r>
            </w:ins>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r>
        <w:t>name</w:t>
      </w:r>
    </w:p>
    <w:p w14:paraId="3D6EE52D" w14:textId="77777777" w:rsidR="00176E9E" w:rsidRDefault="00176E9E" w:rsidP="00176E9E"/>
    <w:p w14:paraId="56794255" w14:textId="3F2C04F7" w:rsidR="00176E9E" w:rsidRDefault="00A41623" w:rsidP="00176E9E">
      <w:ins w:id="2399" w:author="Eric Boisvert" w:date="2016-03-28T13:10:00Z">
        <w:r>
          <w:t>If present, t</w:t>
        </w:r>
      </w:ins>
      <w:del w:id="2400" w:author="Eric Boisvert" w:date="2016-03-28T13:10:00Z">
        <w:r w:rsidR="00176E9E" w:rsidDel="00A41623">
          <w:delText>T</w:delText>
        </w:r>
      </w:del>
      <w:r w:rsidR="00176E9E">
        <w:t>he property name</w:t>
      </w:r>
      <w:del w:id="2401" w:author="Eric Boisvert" w:date="2016-01-24T13:29:00Z">
        <w:r w:rsidR="00176E9E" w:rsidDel="00253146">
          <w:delText>:CharacterString</w:delText>
        </w:r>
      </w:del>
      <w:ins w:id="2402" w:author="Eric Boisvert" w:date="2016-01-24T13:29:00Z">
        <w:r w:rsidR="00253146">
          <w:t>:Primitive::CharacterString</w:t>
        </w:r>
      </w:ins>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16C752FF" w:rsidR="00176E9E" w:rsidRDefault="00A41623" w:rsidP="00D14AF0">
      <w:pPr>
        <w:autoSpaceDE w:val="0"/>
        <w:autoSpaceDN w:val="0"/>
        <w:adjustRightInd w:val="0"/>
        <w:spacing w:after="0" w:line="240" w:lineRule="atLeast"/>
        <w:rPr>
          <w:rFonts w:cs="Arial"/>
          <w:color w:val="000000"/>
          <w:lang w:val="en-CA"/>
        </w:rPr>
      </w:pPr>
      <w:ins w:id="2403" w:author="Eric Boisvert" w:date="2016-03-28T13:10:00Z">
        <w:r>
          <w:t>If present, t</w:t>
        </w:r>
      </w:ins>
      <w:del w:id="2404" w:author="Eric Boisvert" w:date="2016-03-28T13:10:00Z">
        <w:r w:rsidR="00176E9E" w:rsidDel="00A41623">
          <w:rPr>
            <w:rFonts w:cs="Arial"/>
            <w:color w:val="000000"/>
            <w:lang w:val="en-CA"/>
          </w:rPr>
          <w:delText>T</w:delText>
        </w:r>
      </w:del>
      <w:r w:rsidR="00176E9E">
        <w:rPr>
          <w:rFonts w:cs="Arial"/>
          <w:color w:val="000000"/>
          <w:lang w:val="en-CA"/>
        </w:rPr>
        <w:t>he property description</w:t>
      </w:r>
      <w:del w:id="2405" w:author="Eric Boisvert" w:date="2016-01-24T13:29:00Z">
        <w:r w:rsidR="00176E9E" w:rsidDel="00253146">
          <w:rPr>
            <w:rFonts w:cs="Arial"/>
            <w:color w:val="000000"/>
            <w:lang w:val="en-CA"/>
          </w:rPr>
          <w:delText>:CharacterString</w:delText>
        </w:r>
      </w:del>
      <w:ins w:id="2406" w:author="Eric Boisvert" w:date="2016-01-24T13:29:00Z">
        <w:r w:rsidR="00253146">
          <w:rPr>
            <w:rFonts w:cs="Arial"/>
            <w:color w:val="000000"/>
            <w:lang w:val="en-CA"/>
          </w:rPr>
          <w:t>:Primitive::CharacterString</w:t>
        </w:r>
      </w:ins>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7C7BD40" w:rsidR="00176E9E" w:rsidRDefault="00A41623" w:rsidP="00D14AF0">
      <w:pPr>
        <w:autoSpaceDE w:val="0"/>
        <w:autoSpaceDN w:val="0"/>
        <w:adjustRightInd w:val="0"/>
        <w:spacing w:after="0" w:line="240" w:lineRule="atLeast"/>
        <w:rPr>
          <w:rFonts w:cs="Arial"/>
          <w:color w:val="000000"/>
          <w:lang w:val="en-CA"/>
        </w:rPr>
      </w:pPr>
      <w:ins w:id="2407" w:author="Eric Boisvert" w:date="2016-03-28T13:10:00Z">
        <w:r>
          <w:t>If present, t</w:t>
        </w:r>
      </w:ins>
      <w:del w:id="2408" w:author="Eric Boisvert" w:date="2016-03-28T13:10:00Z">
        <w:r w:rsidR="00176E9E" w:rsidDel="00A41623">
          <w:rPr>
            <w:rFonts w:cs="Arial"/>
            <w:color w:val="000000"/>
            <w:lang w:val="en-CA"/>
          </w:rPr>
          <w:delText>T</w:delText>
        </w:r>
      </w:del>
      <w:r w:rsidR="00176E9E">
        <w:rPr>
          <w:rFonts w:cs="Arial"/>
          <w:color w:val="000000"/>
          <w:lang w:val="en-CA"/>
        </w:rPr>
        <w:t>he property contactType</w:t>
      </w:r>
      <w:del w:id="2409" w:author="Eric Boisvert" w:date="2016-01-24T13:29:00Z">
        <w:r w:rsidR="00176E9E" w:rsidDel="00253146">
          <w:rPr>
            <w:rFonts w:cs="Arial"/>
            <w:color w:val="000000"/>
            <w:lang w:val="en-CA"/>
          </w:rPr>
          <w:delText>:CharacterString</w:delText>
        </w:r>
      </w:del>
      <w:ins w:id="2410" w:author="Eric Boisvert" w:date="2016-01-24T13:29:00Z">
        <w:r w:rsidR="00253146">
          <w:rPr>
            <w:rFonts w:cs="Arial"/>
            <w:color w:val="000000"/>
            <w:lang w:val="en-CA"/>
          </w:rPr>
          <w:t>:Primitive::CharacterString</w:t>
        </w:r>
      </w:ins>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r w:rsidRPr="00D970E9">
        <w:rPr>
          <w:lang w:val="en-CA"/>
        </w:rPr>
        <w:lastRenderedPageBreak/>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44B43E6E" w:rsidR="00176E9E" w:rsidRDefault="00A41623" w:rsidP="00D14AF0">
      <w:pPr>
        <w:autoSpaceDE w:val="0"/>
        <w:autoSpaceDN w:val="0"/>
        <w:adjustRightInd w:val="0"/>
        <w:spacing w:after="0" w:line="240" w:lineRule="atLeast"/>
        <w:rPr>
          <w:rFonts w:cs="Arial"/>
          <w:color w:val="000000"/>
          <w:lang w:val="en-CA"/>
        </w:rPr>
      </w:pPr>
      <w:ins w:id="2411" w:author="Eric Boisvert" w:date="2016-03-28T13:10:00Z">
        <w:r>
          <w:t>If present, t</w:t>
        </w:r>
      </w:ins>
      <w:del w:id="2412" w:author="Eric Boisvert" w:date="2016-03-28T13:10:00Z">
        <w:r w:rsidR="00176E9E" w:rsidDel="00A41623">
          <w:rPr>
            <w:rFonts w:cs="Arial"/>
            <w:color w:val="000000"/>
            <w:lang w:val="en-CA"/>
          </w:rPr>
          <w:delText>T</w:delText>
        </w:r>
      </w:del>
      <w:r w:rsidR="00176E9E">
        <w:rPr>
          <w:rFonts w:cs="Arial"/>
          <w:color w:val="000000"/>
          <w:lang w:val="en-CA"/>
        </w:rPr>
        <w:t>he property observationMethod</w:t>
      </w:r>
      <w:del w:id="2413" w:author="Eric Boisvert" w:date="2016-01-24T13:29:00Z">
        <w:r w:rsidR="00176E9E" w:rsidDel="00253146">
          <w:rPr>
            <w:rFonts w:cs="Arial"/>
            <w:color w:val="000000"/>
            <w:lang w:val="en-CA"/>
          </w:rPr>
          <w:delText>:CharacterString</w:delText>
        </w:r>
      </w:del>
      <w:ins w:id="2414" w:author="Eric Boisvert" w:date="2016-01-24T13:29:00Z">
        <w:r w:rsidR="00253146">
          <w:rPr>
            <w:rFonts w:cs="Arial"/>
            <w:color w:val="000000"/>
            <w:lang w:val="en-CA"/>
          </w:rPr>
          <w:t>:Primitive::CharacterString</w:t>
        </w:r>
      </w:ins>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1CBD74E" w:rsidR="00176E9E" w:rsidRPr="00D970E9" w:rsidRDefault="00A41623" w:rsidP="00A12606">
      <w:pPr>
        <w:rPr>
          <w:lang w:val="en-CA"/>
        </w:rPr>
      </w:pPr>
      <w:ins w:id="2415" w:author="Eric Boisvert" w:date="2016-03-28T13:10:00Z">
        <w:r>
          <w:t>If present, t</w:t>
        </w:r>
      </w:ins>
      <w:del w:id="2416" w:author="Eric Boisvert" w:date="2016-03-28T13:10:00Z">
        <w:r w:rsidR="00176E9E" w:rsidDel="00A41623">
          <w:rPr>
            <w:lang w:val="en-CA"/>
          </w:rPr>
          <w:delText>T</w:delText>
        </w:r>
      </w:del>
      <w:r w:rsidR="00176E9E">
        <w:rPr>
          <w:lang w:val="en-CA"/>
        </w:rPr>
        <w:t>he property positionalAccuracy</w:t>
      </w:r>
      <w:del w:id="2417" w:author="Eric Boisvert" w:date="2016-01-24T13:29:00Z">
        <w:r w:rsidR="00AB423B" w:rsidDel="00253146">
          <w:rPr>
            <w:lang w:val="en-CA"/>
          </w:rPr>
          <w:delText>:CharacterString</w:delText>
        </w:r>
      </w:del>
      <w:ins w:id="2418" w:author="Eric Boisvert" w:date="2016-01-24T13:29:00Z">
        <w:r w:rsidR="00253146">
          <w:rPr>
            <w:lang w:val="en-CA"/>
          </w:rPr>
          <w:t>:Primitive::CharacterString</w:t>
        </w:r>
      </w:ins>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Titre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69CA864" w:rsidR="00176E9E" w:rsidRDefault="00176E9E" w:rsidP="00D14AF0">
      <w:pPr>
        <w:autoSpaceDE w:val="0"/>
        <w:autoSpaceDN w:val="0"/>
        <w:adjustRightInd w:val="0"/>
        <w:spacing w:after="0" w:line="240" w:lineRule="atLeast"/>
        <w:rPr>
          <w:rFonts w:cs="Arial"/>
          <w:color w:val="000000"/>
          <w:lang w:val="en-CA"/>
        </w:rPr>
      </w:pPr>
      <w:del w:id="2419" w:author="Eric Boisvert" w:date="2016-03-28T13:10:00Z">
        <w:r w:rsidDel="00A41623">
          <w:rPr>
            <w:rFonts w:cs="Arial"/>
            <w:color w:val="000000"/>
            <w:lang w:val="en-CA"/>
          </w:rPr>
          <w:delText>T</w:delText>
        </w:r>
      </w:del>
      <w:ins w:id="2420" w:author="Eric Boisvert" w:date="2016-03-28T13:10:00Z">
        <w:r w:rsidR="00A41623">
          <w:t>If present, t</w:t>
        </w:r>
      </w:ins>
      <w:r>
        <w:rPr>
          <w:rFonts w:cs="Arial"/>
          <w:color w:val="000000"/>
          <w:lang w:val="en-CA"/>
        </w:rPr>
        <w:t>he property source</w:t>
      </w:r>
      <w:del w:id="2421" w:author="Eric Boisvert" w:date="2016-01-24T13:29:00Z">
        <w:r w:rsidDel="00253146">
          <w:rPr>
            <w:rFonts w:cs="Arial"/>
            <w:color w:val="000000"/>
            <w:lang w:val="en-CA"/>
          </w:rPr>
          <w:delText>:CharacterString</w:delText>
        </w:r>
      </w:del>
      <w:ins w:id="2422"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reference material and publications describing the </w:t>
      </w:r>
      <w:del w:id="2423" w:author="Eric Boisvert" w:date="2016-03-28T12:51:00Z">
        <w:r w:rsidRPr="00176E9E" w:rsidDel="008A53EB">
          <w:rPr>
            <w:rFonts w:cs="Arial"/>
            <w:color w:val="000000"/>
            <w:lang w:val="en-CA"/>
          </w:rPr>
          <w:delText xml:space="preserve">geologic </w:delText>
        </w:r>
      </w:del>
      <w:ins w:id="2424" w:author="Eric Boisvert" w:date="2016-03-28T12:51:00Z">
        <w:r w:rsidR="008A53EB">
          <w:rPr>
            <w:rFonts w:cs="Arial"/>
            <w:color w:val="000000"/>
            <w:lang w:val="en-CA"/>
          </w:rPr>
          <w:t>contact</w:t>
        </w:r>
        <w:r w:rsidR="008A53EB" w:rsidRPr="00176E9E">
          <w:rPr>
            <w:rFonts w:cs="Arial"/>
            <w:color w:val="000000"/>
            <w:lang w:val="en-CA"/>
          </w:rPr>
          <w:t xml:space="preserve"> </w:t>
        </w:r>
      </w:ins>
      <w:r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425" w:author="Eric Boisvert" w:date="2016-01-24T13:29:00Z">
        <w:r w:rsidDel="00253146">
          <w:rPr>
            <w:rFonts w:cs="Arial"/>
            <w:color w:val="000000"/>
            <w:lang w:val="en-CA"/>
          </w:rPr>
          <w:delText>:CharacterString</w:delText>
        </w:r>
      </w:del>
      <w:ins w:id="2426"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4AED6216"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ins w:id="2427" w:author="Boisvert, Eric" w:date="2016-03-29T08:27:00Z">
              <w:r w:rsidR="00EA0FA3">
                <w:rPr>
                  <w:rStyle w:val="reqtext"/>
                  <w:lang w:val="en-CA"/>
                </w:rPr>
                <w:t>.</w:t>
              </w:r>
            </w:ins>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32F4E270" w:rsidR="005E4970" w:rsidRDefault="00A41623" w:rsidP="00D14AF0">
      <w:pPr>
        <w:autoSpaceDE w:val="0"/>
        <w:autoSpaceDN w:val="0"/>
        <w:adjustRightInd w:val="0"/>
        <w:spacing w:after="0" w:line="240" w:lineRule="atLeast"/>
        <w:rPr>
          <w:rFonts w:cs="Arial"/>
          <w:color w:val="000000"/>
          <w:lang w:val="en-CA"/>
        </w:rPr>
      </w:pPr>
      <w:ins w:id="2428" w:author="Eric Boisvert" w:date="2016-03-28T13:10:00Z">
        <w:r>
          <w:t>If present, t</w:t>
        </w:r>
      </w:ins>
      <w:del w:id="2429" w:author="Eric Boisvert" w:date="2016-03-28T13:10:00Z">
        <w:r w:rsidR="005E4970" w:rsidDel="00A41623">
          <w:rPr>
            <w:rFonts w:cs="Arial"/>
            <w:color w:val="000000"/>
            <w:lang w:val="en-CA"/>
          </w:rPr>
          <w:delText>T</w:delText>
        </w:r>
      </w:del>
      <w:r w:rsidR="005E4970">
        <w:rPr>
          <w:rFonts w:cs="Arial"/>
          <w:color w:val="000000"/>
          <w:lang w:val="en-CA"/>
        </w:rPr>
        <w:t>he property specification_uri</w:t>
      </w:r>
      <w:del w:id="2430" w:author="Eric Boisvert" w:date="2016-01-24T13:29:00Z">
        <w:r w:rsidR="005E4970" w:rsidDel="00253146">
          <w:rPr>
            <w:rFonts w:cs="Arial"/>
            <w:color w:val="000000"/>
            <w:lang w:val="en-CA"/>
          </w:rPr>
          <w:delText>:CharacterString</w:delText>
        </w:r>
      </w:del>
      <w:ins w:id="2431" w:author="Eric Boisvert" w:date="2016-01-24T13:29:00Z">
        <w:r w:rsidR="00253146">
          <w:rPr>
            <w:rFonts w:cs="Arial"/>
            <w:color w:val="000000"/>
            <w:lang w:val="en-CA"/>
          </w:rPr>
          <w:t>:Primitive::CharacterString</w:t>
        </w:r>
      </w:ins>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del w:id="2432" w:author="Eric Boisvert" w:date="2016-03-28T12:52:00Z">
        <w:r w:rsidR="005E4970" w:rsidDel="008A53EB">
          <w:rPr>
            <w:rFonts w:cs="Arial"/>
            <w:color w:val="000000"/>
            <w:lang w:val="en-CA"/>
          </w:rPr>
          <w:delText>This is a mandatory property - if no</w:delText>
        </w:r>
        <w:r w:rsidR="005E4970" w:rsidRPr="005E4970" w:rsidDel="008A53EB">
          <w:rPr>
            <w:rFonts w:cs="Arial"/>
            <w:color w:val="000000"/>
            <w:lang w:val="en-CA"/>
          </w:rPr>
          <w:delText xml:space="preserve"> value is provided then a URI referring to a controlled concept explaining why the value is nil </w:delText>
        </w:r>
        <w:r w:rsidR="009E36A6" w:rsidDel="008A53EB">
          <w:rPr>
            <w:rFonts w:cs="Arial"/>
            <w:color w:val="000000"/>
            <w:lang w:val="en-CA"/>
          </w:rPr>
          <w:delText>shall</w:delText>
        </w:r>
        <w:r w:rsidR="005E4970" w:rsidRPr="005E4970" w:rsidDel="008A53EB">
          <w:rPr>
            <w:rFonts w:cs="Arial"/>
            <w:color w:val="000000"/>
            <w:lang w:val="en-CA"/>
          </w:rPr>
          <w:delText xml:space="preserve"> be provided.</w:delText>
        </w:r>
      </w:del>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593096DE" w:rsidR="00842AFF" w:rsidRPr="00D12552" w:rsidRDefault="00842AFF" w:rsidP="006559DD">
            <w:pPr>
              <w:pStyle w:val="Tabletext10"/>
              <w:jc w:val="left"/>
              <w:rPr>
                <w:rStyle w:val="reqtext"/>
                <w:lang w:val="en-CA"/>
              </w:rPr>
            </w:pPr>
            <w:r>
              <w:rPr>
                <w:rStyle w:val="reqtext"/>
                <w:lang w:val="en-CA"/>
              </w:rPr>
              <w:t xml:space="preserve">Specification_uri </w:t>
            </w:r>
            <w:del w:id="2433" w:author="Eric Boisvert" w:date="2016-03-23T21:10:00Z">
              <w:r w:rsidDel="006559DD">
                <w:rPr>
                  <w:rStyle w:val="reqtext"/>
                  <w:lang w:val="en-CA"/>
                </w:rPr>
                <w:delText xml:space="preserve">SHALL </w:delText>
              </w:r>
            </w:del>
            <w:ins w:id="2434" w:author="Eric Boisvert" w:date="2016-03-23T21:10:00Z">
              <w:r w:rsidR="006559DD">
                <w:rPr>
                  <w:rStyle w:val="reqtext"/>
                  <w:lang w:val="en-CA"/>
                </w:rPr>
                <w:t xml:space="preserve">SHOULD </w:t>
              </w:r>
            </w:ins>
            <w:r>
              <w:rPr>
                <w:rStyle w:val="reqtext"/>
                <w:lang w:val="en-CA"/>
              </w:rPr>
              <w:t>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779FC1EB" w:rsidR="003E0DCA" w:rsidRDefault="00A41623" w:rsidP="00D14AF0">
      <w:pPr>
        <w:autoSpaceDE w:val="0"/>
        <w:autoSpaceDN w:val="0"/>
        <w:adjustRightInd w:val="0"/>
        <w:spacing w:after="0" w:line="240" w:lineRule="atLeast"/>
        <w:rPr>
          <w:rFonts w:cs="Arial"/>
          <w:color w:val="000000"/>
          <w:lang w:val="en-CA"/>
        </w:rPr>
      </w:pPr>
      <w:ins w:id="2435" w:author="Eric Boisvert" w:date="2016-03-28T13:10:00Z">
        <w:r>
          <w:t>If present, t</w:t>
        </w:r>
      </w:ins>
      <w:del w:id="2436" w:author="Eric Boisvert" w:date="2016-03-28T13:10:00Z">
        <w:r w:rsidR="003E0DCA" w:rsidDel="00A41623">
          <w:rPr>
            <w:rFonts w:cs="Arial"/>
            <w:color w:val="000000"/>
            <w:lang w:val="en-CA"/>
          </w:rPr>
          <w:delText>T</w:delText>
        </w:r>
      </w:del>
      <w:r w:rsidR="003E0DCA">
        <w:rPr>
          <w:rFonts w:cs="Arial"/>
          <w:color w:val="000000"/>
          <w:lang w:val="en-CA"/>
        </w:rPr>
        <w:t>he property metadata_uri</w:t>
      </w:r>
      <w:del w:id="2437" w:author="Eric Boisvert" w:date="2016-01-24T13:29:00Z">
        <w:r w:rsidR="003E0DCA" w:rsidDel="00253146">
          <w:rPr>
            <w:rFonts w:cs="Arial"/>
            <w:color w:val="000000"/>
            <w:lang w:val="en-CA"/>
          </w:rPr>
          <w:delText>:CharacterString</w:delText>
        </w:r>
      </w:del>
      <w:ins w:id="2438" w:author="Eric Boisvert" w:date="2016-01-24T13:29:00Z">
        <w:r w:rsidR="00253146">
          <w:rPr>
            <w:rFonts w:cs="Arial"/>
            <w:color w:val="000000"/>
            <w:lang w:val="en-CA"/>
          </w:rPr>
          <w:t>:Primitive::CharacterString</w:t>
        </w:r>
      </w:ins>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46DF4F67" w:rsidR="003E0DCA" w:rsidRDefault="00A41623" w:rsidP="00D14AF0">
      <w:pPr>
        <w:autoSpaceDE w:val="0"/>
        <w:autoSpaceDN w:val="0"/>
        <w:adjustRightInd w:val="0"/>
        <w:spacing w:after="0" w:line="240" w:lineRule="atLeast"/>
        <w:rPr>
          <w:rFonts w:cs="Arial"/>
          <w:color w:val="000000"/>
          <w:lang w:val="en-CA"/>
        </w:rPr>
      </w:pPr>
      <w:ins w:id="2439" w:author="Eric Boisvert" w:date="2016-03-28T13:10:00Z">
        <w:r>
          <w:t>If present, t</w:t>
        </w:r>
      </w:ins>
      <w:del w:id="2440" w:author="Eric Boisvert" w:date="2016-03-28T13:10:00Z">
        <w:r w:rsidR="003E0DCA" w:rsidDel="00A41623">
          <w:rPr>
            <w:rFonts w:cs="Arial"/>
            <w:color w:val="000000"/>
            <w:lang w:val="en-CA"/>
          </w:rPr>
          <w:delText>T</w:delText>
        </w:r>
      </w:del>
      <w:r w:rsidR="003E0DCA">
        <w:rPr>
          <w:rFonts w:cs="Arial"/>
          <w:color w:val="000000"/>
          <w:lang w:val="en-CA"/>
        </w:rPr>
        <w:t>he genericSymboliser</w:t>
      </w:r>
      <w:del w:id="2441" w:author="Eric Boisvert" w:date="2016-01-24T13:29:00Z">
        <w:r w:rsidR="003E0DCA" w:rsidDel="00253146">
          <w:rPr>
            <w:rFonts w:cs="Arial"/>
            <w:color w:val="000000"/>
            <w:lang w:val="en-CA"/>
          </w:rPr>
          <w:delText>:CharacterString</w:delText>
        </w:r>
      </w:del>
      <w:ins w:id="2442" w:author="Eric Boisvert" w:date="2016-01-24T13:29:00Z">
        <w:r w:rsidR="00253146">
          <w:rPr>
            <w:rFonts w:cs="Arial"/>
            <w:color w:val="000000"/>
            <w:lang w:val="en-CA"/>
          </w:rPr>
          <w:t>:Primitive::CharacterString</w:t>
        </w:r>
      </w:ins>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2443" w:name="BKM_DAD0F5C5_7ECC_4F46_8F23_D5FDAEC9FFF1"/>
      <w:bookmarkStart w:id="2444" w:name="BKM_29C4138F_4CAD_4B96_B0DF_B91BA8041A62"/>
      <w:bookmarkStart w:id="2445" w:name="BKM_6AE23AB8_B6A5_4B32_A803_62E099830E93"/>
      <w:bookmarkStart w:id="2446" w:name="BKM_66D56F45_5196_424F_92CB_6CB6778933A2"/>
      <w:bookmarkStart w:id="2447" w:name="BKM_B569925A_5C18_4226_AFA5_D6C44B29D688"/>
      <w:bookmarkStart w:id="2448" w:name="BKM_20CF274F_94C7_43D3_9CCE_945071187259"/>
      <w:bookmarkStart w:id="2449" w:name="BKM_64FA9120_8C79_470F_A4AB_510E7868EC43"/>
      <w:bookmarkStart w:id="2450" w:name="BKM_2D4CA786_8199_42B1_BAEE_B9D15F83512C"/>
      <w:bookmarkStart w:id="2451" w:name="BKM_E1914A18_F58F_4042_930D_7562E211135B"/>
      <w:bookmarkStart w:id="2452" w:name="BKM_C97D1AD7_F437_45EE_9855_97FF220828AF"/>
      <w:bookmarkStart w:id="2453" w:name="BKM_66E2F147_939A_42E7_9DA7_BB7F5E616224"/>
      <w:bookmarkStart w:id="2454" w:name="BKM_7A6AD652_753B_433E_B947_78BAF8E8FFBB"/>
      <w:bookmarkStart w:id="2455" w:name="BKM_D64DC56C_F70A_4224_BA0C_96AAF9B173C3"/>
      <w:bookmarkStart w:id="2456" w:name="_Toc446944589"/>
      <w:bookmarkEnd w:id="2443"/>
      <w:bookmarkEnd w:id="2444"/>
      <w:bookmarkEnd w:id="2445"/>
      <w:bookmarkEnd w:id="2446"/>
      <w:bookmarkEnd w:id="2447"/>
      <w:bookmarkEnd w:id="2448"/>
      <w:bookmarkEnd w:id="2449"/>
      <w:bookmarkEnd w:id="2450"/>
      <w:bookmarkEnd w:id="2451"/>
      <w:bookmarkEnd w:id="2452"/>
      <w:bookmarkEnd w:id="2453"/>
      <w:bookmarkEnd w:id="2454"/>
      <w:bookmarkEnd w:id="2455"/>
      <w:r w:rsidRPr="00D14AF0">
        <w:rPr>
          <w:lang w:val="en-CA"/>
        </w:rPr>
        <w:t>G</w:t>
      </w:r>
      <w:bookmarkStart w:id="2457" w:name="BKM_F594CD9C_5617_46AE_9ABE_FE6C018DDEAF"/>
      <w:bookmarkEnd w:id="2457"/>
      <w:r w:rsidRPr="00D14AF0">
        <w:rPr>
          <w:lang w:val="en-CA"/>
        </w:rPr>
        <w:t>eologicSpecimenView</w:t>
      </w:r>
      <w:bookmarkEnd w:id="245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4D2792" w:rsidP="00AB51A6">
      <w:pPr>
        <w:keepNext/>
        <w:autoSpaceDE w:val="0"/>
        <w:autoSpaceDN w:val="0"/>
        <w:adjustRightInd w:val="0"/>
        <w:spacing w:after="0" w:line="240" w:lineRule="atLeast"/>
      </w:pPr>
      <w:r>
        <w:rPr>
          <w:noProof/>
          <w:lang w:val="en-CA" w:eastAsia="en-CA"/>
        </w:rPr>
        <w:pict w14:anchorId="2E1A9CE1">
          <v:shape id="_x0000_i1037" type="#_x0000_t75" style="width:198.9pt;height:211.4pt;visibility:visible;mso-wrap-style:square">
            <v:imagedata r:id="rId28" o:title=""/>
          </v:shape>
        </w:pict>
      </w:r>
    </w:p>
    <w:p w14:paraId="25C04D0B" w14:textId="27097D48" w:rsidR="00AB51A6" w:rsidRDefault="00AB51A6" w:rsidP="00A12606">
      <w:pPr>
        <w:pStyle w:val="Lgende"/>
      </w:pPr>
      <w:r>
        <w:t xml:space="preserve">Figure </w:t>
      </w:r>
      <w:r>
        <w:fldChar w:fldCharType="begin"/>
      </w:r>
      <w:r>
        <w:instrText xml:space="preserve"> SEQ Figure \* ARABIC </w:instrText>
      </w:r>
      <w:r>
        <w:fldChar w:fldCharType="separate"/>
      </w:r>
      <w:ins w:id="2458" w:author="Boisvert, Eric" w:date="2016-03-29T09:08:00Z">
        <w:r w:rsidR="008279FB">
          <w:rPr>
            <w:noProof/>
          </w:rPr>
          <w:t>13</w:t>
        </w:r>
      </w:ins>
      <w:ins w:id="2459" w:author="Eric Boisvert" w:date="2016-03-28T16:06:00Z">
        <w:del w:id="2460" w:author="Boisvert, Eric" w:date="2016-03-29T08:51:00Z">
          <w:r w:rsidR="003842F3" w:rsidDel="00CB122C">
            <w:rPr>
              <w:noProof/>
            </w:rPr>
            <w:delText>13</w:delText>
          </w:r>
        </w:del>
      </w:ins>
      <w:del w:id="2461" w:author="Boisvert, Eric" w:date="2016-03-29T08:51:00Z">
        <w:r w:rsidR="0043586C" w:rsidDel="00CB122C">
          <w:rPr>
            <w:noProof/>
          </w:rPr>
          <w:delText>12</w:delText>
        </w:r>
      </w:del>
      <w:r>
        <w:fldChar w:fldCharType="end"/>
      </w:r>
      <w:r>
        <w:t xml:space="preserve"> </w:t>
      </w:r>
      <w:r w:rsidRPr="00EB2E1E">
        <w:t xml:space="preserve"> GeologicSpecimenView </w:t>
      </w:r>
      <w:del w:id="2462" w:author="Boisvert, Eric" w:date="2016-03-29T08:34:00Z">
        <w:r w:rsidRPr="00EB2E1E" w:rsidDel="00BF2A41">
          <w:delText>class</w:delText>
        </w:r>
      </w:del>
      <w:ins w:id="2463" w:author="Boisvert, Eric" w:date="2016-03-29T08:34:00Z">
        <w:r w:rsidR="00BF2A41">
          <w:t>feature type.</w:t>
        </w:r>
      </w:ins>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464" w:author="Eric Boisvert" w:date="2016-01-24T13:29:00Z">
        <w:r w:rsidDel="00253146">
          <w:delText>:CharacterString</w:delText>
        </w:r>
      </w:del>
      <w:ins w:id="2465"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466"/>
      <w:r>
        <w:rPr>
          <w:lang w:val="en-CA"/>
        </w:rPr>
        <w:t>3986</w:t>
      </w:r>
      <w:commentRangeEnd w:id="2466"/>
      <w:r>
        <w:rPr>
          <w:rStyle w:val="Marquedecommentaire"/>
        </w:rPr>
        <w:commentReference w:id="246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0FD8D111" w:rsidR="00BF1958" w:rsidRPr="00D12552" w:rsidRDefault="00BF1958" w:rsidP="001822D9">
            <w:pPr>
              <w:pStyle w:val="Tabletext10"/>
              <w:jc w:val="left"/>
              <w:rPr>
                <w:rStyle w:val="reqtext"/>
                <w:lang w:val="en-CA"/>
              </w:rPr>
            </w:pPr>
            <w:r>
              <w:rPr>
                <w:rStyle w:val="reqtext"/>
                <w:lang w:val="en-CA"/>
              </w:rPr>
              <w:t xml:space="preserve">Identifier </w:t>
            </w:r>
            <w:del w:id="2467" w:author="Eric Boisvert" w:date="2016-03-23T21:11:00Z">
              <w:r w:rsidDel="001822D9">
                <w:rPr>
                  <w:rStyle w:val="reqtext"/>
                  <w:lang w:val="en-CA"/>
                </w:rPr>
                <w:delText xml:space="preserve">SHALL </w:delText>
              </w:r>
            </w:del>
            <w:ins w:id="2468" w:author="Eric Boisvert" w:date="2016-03-23T21:11:00Z">
              <w:r w:rsidR="001822D9">
                <w:rPr>
                  <w:rStyle w:val="reqtext"/>
                  <w:lang w:val="en-CA"/>
                </w:rPr>
                <w:t xml:space="preserve">SHOULD </w:t>
              </w:r>
            </w:ins>
            <w:r>
              <w:rPr>
                <w:rStyle w:val="reqtext"/>
                <w:lang w:val="en-CA"/>
              </w:rPr>
              <w:t>correspond to an instance of GeoSciML GeologicSpecimen</w:t>
            </w:r>
            <w:ins w:id="2469" w:author="Boisvert, Eric" w:date="2016-03-29T08:27:00Z">
              <w:r w:rsidR="00EA0FA3">
                <w:rPr>
                  <w:rStyle w:val="reqtext"/>
                  <w:lang w:val="en-CA"/>
                </w:rPr>
                <w:t>.</w:t>
              </w:r>
            </w:ins>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FF60625" w:rsidR="00D96958" w:rsidRDefault="00A41623" w:rsidP="00D14AF0">
      <w:pPr>
        <w:autoSpaceDE w:val="0"/>
        <w:autoSpaceDN w:val="0"/>
        <w:adjustRightInd w:val="0"/>
        <w:spacing w:after="0" w:line="240" w:lineRule="atLeast"/>
        <w:rPr>
          <w:rFonts w:cs="Arial"/>
          <w:color w:val="000000"/>
          <w:lang w:val="en-CA"/>
        </w:rPr>
      </w:pPr>
      <w:ins w:id="2470" w:author="Eric Boisvert" w:date="2016-03-28T13:10:00Z">
        <w:r>
          <w:t>If present, t</w:t>
        </w:r>
      </w:ins>
      <w:del w:id="2471" w:author="Eric Boisvert" w:date="2016-03-28T13:10:00Z">
        <w:r w:rsidR="00205A37" w:rsidDel="00A41623">
          <w:rPr>
            <w:rFonts w:cs="Arial"/>
            <w:color w:val="000000"/>
            <w:lang w:val="en-CA"/>
          </w:rPr>
          <w:delText>T</w:delText>
        </w:r>
      </w:del>
      <w:r w:rsidR="00205A37">
        <w:rPr>
          <w:rFonts w:cs="Arial"/>
          <w:color w:val="000000"/>
          <w:lang w:val="en-CA"/>
        </w:rPr>
        <w:t>he URI should resolve</w:t>
      </w:r>
      <w:ins w:id="2472" w:author="Eric Boisvert" w:date="2016-03-28T12:52:00Z">
        <w:r w:rsidR="008A53EB">
          <w:rPr>
            <w:rFonts w:cs="Arial"/>
            <w:color w:val="000000"/>
            <w:lang w:val="en-CA"/>
          </w:rPr>
          <w:t xml:space="preserve"> to a representation</w:t>
        </w:r>
      </w:ins>
      <w:del w:id="2473" w:author="Eric Boisvert" w:date="2016-03-28T12:52:00Z">
        <w:r w:rsidR="00205A37" w:rsidDel="008A53EB">
          <w:rPr>
            <w:rFonts w:cs="Arial"/>
            <w:color w:val="000000"/>
            <w:lang w:val="en-CA"/>
          </w:rPr>
          <w:delText xml:space="preserve"> </w:delText>
        </w:r>
      </w:del>
      <w:r w:rsidR="00D96958" w:rsidRPr="00D96958">
        <w:rPr>
          <w:rFonts w:cs="Arial"/>
          <w:color w:val="000000"/>
          <w:lang w:val="en-CA"/>
        </w:rPr>
        <w:t xml:space="preserve"> that</w:t>
      </w:r>
      <w:del w:id="2474" w:author="Eric Boisvert" w:date="2016-03-28T12:52:00Z">
        <w:r w:rsidR="00D96958" w:rsidRPr="00D96958" w:rsidDel="008A53EB">
          <w:rPr>
            <w:rFonts w:cs="Arial"/>
            <w:color w:val="000000"/>
            <w:lang w:val="en-CA"/>
          </w:rPr>
          <w:delText xml:space="preserve"> shall</w:delText>
        </w:r>
      </w:del>
      <w:r w:rsidR="00D96958" w:rsidRPr="00D96958">
        <w:rPr>
          <w:rFonts w:cs="Arial"/>
          <w:color w:val="000000"/>
          <w:lang w:val="en-CA"/>
        </w:rPr>
        <w:t xml:space="preserve"> correspond</w:t>
      </w:r>
      <w:ins w:id="2475" w:author="Eric Boisvert" w:date="2016-03-28T12:52:00Z">
        <w:r w:rsidR="008A53EB">
          <w:rPr>
            <w:rFonts w:cs="Arial"/>
            <w:color w:val="000000"/>
            <w:lang w:val="en-CA"/>
          </w:rPr>
          <w:t>s</w:t>
        </w:r>
      </w:ins>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0BD9424F" w:rsidR="00984F9B" w:rsidRDefault="00A41623" w:rsidP="00D14AF0">
      <w:pPr>
        <w:autoSpaceDE w:val="0"/>
        <w:autoSpaceDN w:val="0"/>
        <w:adjustRightInd w:val="0"/>
        <w:spacing w:after="0" w:line="240" w:lineRule="atLeast"/>
        <w:rPr>
          <w:rFonts w:cs="Arial"/>
          <w:color w:val="000000"/>
          <w:lang w:val="en-CA"/>
        </w:rPr>
      </w:pPr>
      <w:ins w:id="2476" w:author="Eric Boisvert" w:date="2016-03-28T13:10:00Z">
        <w:r>
          <w:lastRenderedPageBreak/>
          <w:t>If present, t</w:t>
        </w:r>
      </w:ins>
      <w:del w:id="2477" w:author="Eric Boisvert" w:date="2016-03-28T13:10:00Z">
        <w:r w:rsidR="00984F9B" w:rsidDel="00A41623">
          <w:rPr>
            <w:rFonts w:cs="Arial"/>
            <w:color w:val="000000"/>
            <w:lang w:val="en-CA"/>
          </w:rPr>
          <w:delText>T</w:delText>
        </w:r>
      </w:del>
      <w:r w:rsidR="00984F9B">
        <w:rPr>
          <w:rFonts w:cs="Arial"/>
          <w:color w:val="000000"/>
          <w:lang w:val="en-CA"/>
        </w:rPr>
        <w:t>he property label</w:t>
      </w:r>
      <w:del w:id="2478" w:author="Eric Boisvert" w:date="2016-01-24T13:29:00Z">
        <w:r w:rsidR="00984F9B" w:rsidDel="00253146">
          <w:rPr>
            <w:rFonts w:cs="Arial"/>
            <w:color w:val="000000"/>
            <w:lang w:val="en-CA"/>
          </w:rPr>
          <w:delText>:CharacterString</w:delText>
        </w:r>
      </w:del>
      <w:ins w:id="2479" w:author="Eric Boisvert" w:date="2016-01-24T13:29:00Z">
        <w:r w:rsidR="00253146">
          <w:rPr>
            <w:rFonts w:cs="Arial"/>
            <w:color w:val="000000"/>
            <w:lang w:val="en-CA"/>
          </w:rPr>
          <w:t>:Primitive::CharacterString</w:t>
        </w:r>
      </w:ins>
      <w:r w:rsidR="00984F9B">
        <w:rPr>
          <w:rFonts w:cs="Arial"/>
          <w:color w:val="000000"/>
          <w:lang w:val="en-CA"/>
        </w:rPr>
        <w:t xml:space="preserve"> shall contain a s</w:t>
      </w:r>
      <w:r w:rsidR="00984F9B" w:rsidRPr="00984F9B">
        <w:rPr>
          <w:rFonts w:cs="Arial"/>
          <w:color w:val="000000"/>
          <w:lang w:val="en-CA"/>
        </w:rPr>
        <w:t>hort label for map display. (eg, a sample number)</w:t>
      </w:r>
      <w:ins w:id="2480" w:author="Boisvert, Eric" w:date="2016-03-29T08:27:00Z">
        <w:r w:rsidR="00EA0FA3">
          <w:rPr>
            <w:rFonts w:cs="Arial"/>
            <w:color w:val="000000"/>
            <w:lang w:val="en-CA"/>
          </w:rPr>
          <w:t>.</w:t>
        </w:r>
      </w:ins>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44C0F069" w:rsidR="00B506A1" w:rsidRDefault="00A41623" w:rsidP="00A12606">
      <w:pPr>
        <w:rPr>
          <w:lang w:val="en-CA"/>
        </w:rPr>
      </w:pPr>
      <w:ins w:id="2481" w:author="Eric Boisvert" w:date="2016-03-28T13:10:00Z">
        <w:r>
          <w:t>If present, t</w:t>
        </w:r>
      </w:ins>
      <w:del w:id="2482" w:author="Eric Boisvert" w:date="2016-03-28T13:10:00Z">
        <w:r w:rsidR="00B506A1" w:rsidDel="00A41623">
          <w:rPr>
            <w:lang w:val="en-CA"/>
          </w:rPr>
          <w:delText>T</w:delText>
        </w:r>
      </w:del>
      <w:r w:rsidR="00B506A1">
        <w:rPr>
          <w:lang w:val="en-CA"/>
        </w:rPr>
        <w:t>he property description</w:t>
      </w:r>
      <w:del w:id="2483" w:author="Eric Boisvert" w:date="2016-01-24T13:29:00Z">
        <w:r w:rsidR="00B506A1" w:rsidDel="00253146">
          <w:rPr>
            <w:lang w:val="en-CA"/>
          </w:rPr>
          <w:delText>:CharacterString</w:delText>
        </w:r>
      </w:del>
      <w:ins w:id="2484" w:author="Eric Boisvert" w:date="2016-01-24T13:29:00Z">
        <w:r w:rsidR="00253146">
          <w:rPr>
            <w:lang w:val="en-CA"/>
          </w:rPr>
          <w:t>:Primitive::CharacterString</w:t>
        </w:r>
      </w:ins>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r w:rsidRPr="00B506A1">
        <w:rPr>
          <w:lang w:val="en-CA"/>
        </w:rPr>
        <w:t>specimenType</w:t>
      </w:r>
    </w:p>
    <w:p w14:paraId="2AFE0C74" w14:textId="77777777" w:rsidR="00B506A1" w:rsidRDefault="00B506A1" w:rsidP="00A12606">
      <w:pPr>
        <w:rPr>
          <w:lang w:val="en-CA"/>
        </w:rPr>
      </w:pPr>
    </w:p>
    <w:p w14:paraId="4F5C682E" w14:textId="3A5EFADC" w:rsidR="00B506A1" w:rsidRDefault="00A41623" w:rsidP="00A12606">
      <w:pPr>
        <w:rPr>
          <w:ins w:id="2485" w:author="Boisvert, Eric" w:date="2016-03-29T08:27:00Z"/>
          <w:lang w:val="en-CA"/>
        </w:rPr>
      </w:pPr>
      <w:ins w:id="2486" w:author="Eric Boisvert" w:date="2016-03-28T13:11:00Z">
        <w:r>
          <w:t>If present, t</w:t>
        </w:r>
      </w:ins>
      <w:del w:id="2487" w:author="Eric Boisvert" w:date="2016-03-28T13:11:00Z">
        <w:r w:rsidR="00B506A1" w:rsidDel="00A41623">
          <w:rPr>
            <w:lang w:val="en-CA"/>
          </w:rPr>
          <w:delText>T</w:delText>
        </w:r>
      </w:del>
      <w:r w:rsidR="00B506A1">
        <w:rPr>
          <w:lang w:val="en-CA"/>
        </w:rPr>
        <w:t>he property specimentType</w:t>
      </w:r>
      <w:del w:id="2488" w:author="Eric Boisvert" w:date="2016-01-24T13:29:00Z">
        <w:r w:rsidR="00B506A1" w:rsidDel="00253146">
          <w:rPr>
            <w:lang w:val="en-CA"/>
          </w:rPr>
          <w:delText>:CharacterString</w:delText>
        </w:r>
      </w:del>
      <w:ins w:id="2489" w:author="Eric Boisvert" w:date="2016-01-24T13:29:00Z">
        <w:r w:rsidR="00253146">
          <w:rPr>
            <w:lang w:val="en-CA"/>
          </w:rPr>
          <w:t>:Primitive::CharacterString</w:t>
        </w:r>
      </w:ins>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(eg,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0A667166" w14:textId="77777777" w:rsidR="00EA0FA3" w:rsidRDefault="00EA0FA3" w:rsidP="00A1260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28D18EF7" w:rsidR="00BF1958" w:rsidRPr="00D12552" w:rsidRDefault="00BF1958" w:rsidP="001822D9">
            <w:pPr>
              <w:pStyle w:val="Tabletext10"/>
              <w:jc w:val="left"/>
              <w:rPr>
                <w:rStyle w:val="reqtext"/>
                <w:lang w:val="en-CA"/>
              </w:rPr>
            </w:pPr>
            <w:r>
              <w:rPr>
                <w:rStyle w:val="reqtext"/>
                <w:lang w:val="en-CA"/>
              </w:rPr>
              <w:t xml:space="preserve">Specimentype-uri </w:t>
            </w:r>
            <w:del w:id="2490" w:author="Eric Boisvert" w:date="2016-03-23T21:12:00Z">
              <w:r w:rsidDel="001822D9">
                <w:rPr>
                  <w:rStyle w:val="reqtext"/>
                  <w:lang w:val="en-CA"/>
                </w:rPr>
                <w:delText xml:space="preserve">SHALL </w:delText>
              </w:r>
            </w:del>
            <w:ins w:id="2491" w:author="Eric Boisvert" w:date="2016-03-23T21:12:00Z">
              <w:r w:rsidR="001822D9">
                <w:rPr>
                  <w:rStyle w:val="reqtext"/>
                  <w:lang w:val="en-CA"/>
                </w:rPr>
                <w:t xml:space="preserve">SHOULD </w:t>
              </w:r>
            </w:ins>
            <w:r>
              <w:rPr>
                <w:rStyle w:val="reqtext"/>
                <w:lang w:val="en-CA"/>
              </w:rPr>
              <w:t>resolve to a vocabulary term describing a geologic specimen type</w:t>
            </w:r>
            <w:ins w:id="2492" w:author="Boisvert, Eric" w:date="2016-03-29T08:27:00Z">
              <w:r w:rsidR="00EA0FA3">
                <w:rPr>
                  <w:rStyle w:val="reqtext"/>
                  <w:lang w:val="en-CA"/>
                </w:rPr>
                <w:t>.</w:t>
              </w:r>
            </w:ins>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r>
        <w:rPr>
          <w:lang w:val="en-CA"/>
        </w:rPr>
        <w:t>materialClass</w:t>
      </w:r>
    </w:p>
    <w:p w14:paraId="421673BD" w14:textId="77777777" w:rsidR="00B506A1" w:rsidRPr="00B506A1" w:rsidRDefault="00B506A1" w:rsidP="00A12606">
      <w:pPr>
        <w:rPr>
          <w:lang w:val="en-CA"/>
        </w:rPr>
      </w:pPr>
    </w:p>
    <w:p w14:paraId="32BFE7F6" w14:textId="1538AD59" w:rsidR="00B506A1" w:rsidRDefault="00A41623" w:rsidP="00A12606">
      <w:pPr>
        <w:rPr>
          <w:lang w:val="en-CA"/>
        </w:rPr>
      </w:pPr>
      <w:ins w:id="2493" w:author="Eric Boisvert" w:date="2016-03-28T13:11:00Z">
        <w:r>
          <w:t>If present, t</w:t>
        </w:r>
      </w:ins>
      <w:del w:id="2494" w:author="Eric Boisvert" w:date="2016-03-28T13:11:00Z">
        <w:r w:rsidR="00B506A1" w:rsidDel="00A41623">
          <w:rPr>
            <w:lang w:val="en-CA"/>
          </w:rPr>
          <w:delText>T</w:delText>
        </w:r>
      </w:del>
      <w:r w:rsidR="00B506A1">
        <w:rPr>
          <w:lang w:val="en-CA"/>
        </w:rPr>
        <w:t>he property materialClass</w:t>
      </w:r>
      <w:del w:id="2495" w:author="Eric Boisvert" w:date="2016-01-24T13:29:00Z">
        <w:r w:rsidR="00B506A1" w:rsidDel="00253146">
          <w:rPr>
            <w:lang w:val="en-CA"/>
          </w:rPr>
          <w:delText>:CharacterString</w:delText>
        </w:r>
      </w:del>
      <w:ins w:id="2496" w:author="Eric Boisvert" w:date="2016-01-24T13:29:00Z">
        <w:r w:rsidR="00253146">
          <w:rPr>
            <w:lang w:val="en-CA"/>
          </w:rPr>
          <w:t>:Primitive::CharacterString</w:t>
        </w:r>
      </w:ins>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 xml:space="preserve">(eg, rock, sediment, etc).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17191D77" w:rsidR="00BF1958" w:rsidRPr="00D12552" w:rsidRDefault="00BF1958" w:rsidP="001822D9">
            <w:pPr>
              <w:pStyle w:val="Tabletext10"/>
              <w:jc w:val="left"/>
              <w:rPr>
                <w:rStyle w:val="reqtext"/>
                <w:lang w:val="en-CA"/>
              </w:rPr>
            </w:pPr>
            <w:r>
              <w:rPr>
                <w:rStyle w:val="reqtext"/>
                <w:lang w:val="en-CA"/>
              </w:rPr>
              <w:t xml:space="preserve">materialClass_uri </w:t>
            </w:r>
            <w:del w:id="2497" w:author="Eric Boisvert" w:date="2016-03-23T21:12:00Z">
              <w:r w:rsidDel="001822D9">
                <w:rPr>
                  <w:rStyle w:val="reqtext"/>
                  <w:lang w:val="en-CA"/>
                </w:rPr>
                <w:delText xml:space="preserve">SHALL </w:delText>
              </w:r>
            </w:del>
            <w:ins w:id="2498" w:author="Eric Boisvert" w:date="2016-03-23T21:12:00Z">
              <w:r w:rsidR="001822D9">
                <w:rPr>
                  <w:rStyle w:val="reqtext"/>
                  <w:lang w:val="en-CA"/>
                </w:rPr>
                <w:t xml:space="preserve">SHOULD </w:t>
              </w:r>
            </w:ins>
            <w:r>
              <w:rPr>
                <w:rStyle w:val="reqtext"/>
                <w:lang w:val="en-CA"/>
              </w:rPr>
              <w:t>resolve to a vocabulary term describing a material class</w:t>
            </w:r>
            <w:ins w:id="2499" w:author="Boisvert, Eric" w:date="2016-03-29T08:27:00Z">
              <w:r w:rsidR="00EA0FA3">
                <w:rPr>
                  <w:rStyle w:val="reqtext"/>
                  <w:lang w:val="en-CA"/>
                </w:rPr>
                <w:t>.</w:t>
              </w:r>
            </w:ins>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589799D2" w:rsidR="00B506A1" w:rsidRDefault="00A41623" w:rsidP="00D14AF0">
      <w:pPr>
        <w:autoSpaceDE w:val="0"/>
        <w:autoSpaceDN w:val="0"/>
        <w:adjustRightInd w:val="0"/>
        <w:spacing w:after="0" w:line="240" w:lineRule="atLeast"/>
        <w:rPr>
          <w:rFonts w:cs="Arial"/>
          <w:color w:val="000000"/>
          <w:lang w:val="en-CA"/>
        </w:rPr>
      </w:pPr>
      <w:ins w:id="2500" w:author="Eric Boisvert" w:date="2016-03-28T13:11:00Z">
        <w:r>
          <w:t>If present, t</w:t>
        </w:r>
      </w:ins>
      <w:del w:id="2501" w:author="Eric Boisvert" w:date="2016-03-28T13:11:00Z">
        <w:r w:rsidR="00B506A1" w:rsidDel="00A41623">
          <w:rPr>
            <w:rFonts w:cs="Arial"/>
            <w:color w:val="000000"/>
            <w:lang w:val="en-CA"/>
          </w:rPr>
          <w:delText>T</w:delText>
        </w:r>
      </w:del>
      <w:r w:rsidR="00B506A1">
        <w:rPr>
          <w:rFonts w:cs="Arial"/>
          <w:color w:val="000000"/>
          <w:lang w:val="en-CA"/>
        </w:rPr>
        <w:t>he property positionalAccuracy</w:t>
      </w:r>
      <w:del w:id="2502" w:author="Eric Boisvert" w:date="2016-01-24T13:29:00Z">
        <w:r w:rsidR="00B506A1" w:rsidDel="00253146">
          <w:rPr>
            <w:rFonts w:cs="Arial"/>
            <w:color w:val="000000"/>
            <w:lang w:val="en-CA"/>
          </w:rPr>
          <w:delText>:CharacterString</w:delText>
        </w:r>
      </w:del>
      <w:ins w:id="2503" w:author="Eric Boisvert" w:date="2016-01-24T13:29:00Z">
        <w:r w:rsidR="00253146">
          <w:rPr>
            <w:rFonts w:cs="Arial"/>
            <w:color w:val="000000"/>
            <w:lang w:val="en-CA"/>
          </w:rPr>
          <w:t>:Primitive::CharacterString</w:t>
        </w:r>
      </w:ins>
      <w:r w:rsidR="00B506A1">
        <w:rPr>
          <w:rFonts w:cs="Arial"/>
          <w:color w:val="000000"/>
          <w:lang w:val="en-CA"/>
        </w:rPr>
        <w:t xml:space="preserve"> shall contain a d</w:t>
      </w:r>
      <w:r w:rsidR="00B506A1" w:rsidRPr="00B506A1">
        <w:rPr>
          <w:rFonts w:cs="Arial"/>
          <w:color w:val="000000"/>
          <w:lang w:val="en-CA"/>
        </w:rPr>
        <w:t>escription of the positional accuracy of the sampling location. (eg, 50 metres)</w:t>
      </w:r>
      <w:r w:rsidR="00B506A1">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398C15AE" w:rsidR="00B506A1" w:rsidRDefault="00A41623" w:rsidP="00D14AF0">
      <w:pPr>
        <w:autoSpaceDE w:val="0"/>
        <w:autoSpaceDN w:val="0"/>
        <w:adjustRightInd w:val="0"/>
        <w:spacing w:after="0" w:line="240" w:lineRule="atLeast"/>
        <w:rPr>
          <w:rFonts w:cs="Arial"/>
          <w:color w:val="000000"/>
          <w:lang w:val="en-CA"/>
        </w:rPr>
      </w:pPr>
      <w:ins w:id="2504" w:author="Eric Boisvert" w:date="2016-03-28T13:11:00Z">
        <w:r>
          <w:lastRenderedPageBreak/>
          <w:t>If present, t</w:t>
        </w:r>
      </w:ins>
      <w:del w:id="2505" w:author="Eric Boisvert" w:date="2016-03-28T13:11:00Z">
        <w:r w:rsidR="00B506A1" w:rsidDel="00A41623">
          <w:rPr>
            <w:rFonts w:cs="Arial"/>
            <w:color w:val="000000"/>
            <w:lang w:val="en-CA"/>
          </w:rPr>
          <w:delText>T</w:delText>
        </w:r>
      </w:del>
      <w:r w:rsidR="00B506A1">
        <w:rPr>
          <w:rFonts w:cs="Arial"/>
          <w:color w:val="000000"/>
          <w:lang w:val="en-CA"/>
        </w:rPr>
        <w:t>he property samplingTime</w:t>
      </w:r>
      <w:del w:id="2506" w:author="Eric Boisvert" w:date="2016-01-24T13:29:00Z">
        <w:r w:rsidR="00B506A1" w:rsidDel="00253146">
          <w:rPr>
            <w:rFonts w:cs="Arial"/>
            <w:color w:val="000000"/>
            <w:lang w:val="en-CA"/>
          </w:rPr>
          <w:delText>:CharacterString</w:delText>
        </w:r>
      </w:del>
      <w:ins w:id="2507" w:author="Eric Boisvert" w:date="2016-01-24T13:29:00Z">
        <w:r w:rsidR="00253146">
          <w:rPr>
            <w:rFonts w:cs="Arial"/>
            <w:color w:val="000000"/>
            <w:lang w:val="en-CA"/>
          </w:rPr>
          <w:t>:Primitive::CharacterString</w:t>
        </w:r>
      </w:ins>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ins w:id="2508" w:author="Boisvert, Eric" w:date="2016-03-29T08:27:00Z">
        <w:r w:rsidR="00EA0FA3">
          <w:rPr>
            <w:rFonts w:cs="Arial"/>
            <w:color w:val="000000"/>
            <w:lang w:val="en-CA"/>
          </w:rPr>
          <w:t>.</w:t>
        </w:r>
      </w:ins>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r w:rsidRPr="00D970E9">
        <w:rPr>
          <w:lang w:val="en-CA"/>
        </w:rPr>
        <w:t>samplingMethod</w:t>
      </w:r>
    </w:p>
    <w:p w14:paraId="1C8B75C6" w14:textId="77777777" w:rsidR="001B3235" w:rsidRDefault="001B3235" w:rsidP="00A12606">
      <w:pPr>
        <w:rPr>
          <w:lang w:val="en-CA"/>
        </w:rPr>
      </w:pPr>
    </w:p>
    <w:p w14:paraId="2D31F78F" w14:textId="4E287792" w:rsidR="001B3235" w:rsidRDefault="00A41623" w:rsidP="00A12606">
      <w:pPr>
        <w:rPr>
          <w:lang w:val="en-CA"/>
        </w:rPr>
      </w:pPr>
      <w:ins w:id="2509" w:author="Eric Boisvert" w:date="2016-03-28T13:11:00Z">
        <w:r>
          <w:t>If present, t</w:t>
        </w:r>
      </w:ins>
      <w:del w:id="2510" w:author="Eric Boisvert" w:date="2016-03-28T13:11:00Z">
        <w:r w:rsidR="001B3235" w:rsidDel="00A41623">
          <w:rPr>
            <w:lang w:val="en-CA"/>
          </w:rPr>
          <w:delText>T</w:delText>
        </w:r>
      </w:del>
      <w:r w:rsidR="001B3235">
        <w:rPr>
          <w:lang w:val="en-CA"/>
        </w:rPr>
        <w:t>he property samplingMethod</w:t>
      </w:r>
      <w:del w:id="2511" w:author="Eric Boisvert" w:date="2016-01-24T13:29:00Z">
        <w:r w:rsidR="001B3235" w:rsidDel="00253146">
          <w:rPr>
            <w:lang w:val="en-CA"/>
          </w:rPr>
          <w:delText>:CharacterString</w:delText>
        </w:r>
      </w:del>
      <w:ins w:id="2512" w:author="Eric Boisvert" w:date="2016-01-24T13:29:00Z">
        <w:r w:rsidR="00253146">
          <w:rPr>
            <w:lang w:val="en-CA"/>
          </w:rPr>
          <w:t>:Primitive::CharacterString</w:t>
        </w:r>
      </w:ins>
      <w:r w:rsidR="001B3235">
        <w:rPr>
          <w:lang w:val="en-CA"/>
        </w:rPr>
        <w:t xml:space="preserve"> shall report t</w:t>
      </w:r>
      <w:r w:rsidR="001B3235" w:rsidRPr="001B3235">
        <w:rPr>
          <w:lang w:val="en-CA"/>
        </w:rPr>
        <w:t>he method used to collect the specimen (eg, diamond drilling, field mapping survey)</w:t>
      </w:r>
      <w:ins w:id="2513" w:author="Boisvert, Eric" w:date="2016-03-29T08:27:00Z">
        <w:r w:rsidR="00EA0FA3">
          <w:rPr>
            <w:lang w:val="en-CA"/>
          </w:rPr>
          <w:t>.</w:t>
        </w:r>
      </w:ins>
    </w:p>
    <w:p w14:paraId="5119B221" w14:textId="4DEC63E6" w:rsidR="00BF1958" w:rsidRDefault="00BF1958" w:rsidP="00A12606">
      <w:pPr>
        <w:pStyle w:val="Titre4"/>
        <w:rPr>
          <w:lang w:val="en-CA"/>
        </w:rPr>
      </w:pPr>
      <w:r w:rsidRPr="00BF1958">
        <w:rPr>
          <w:lang w:val="en-CA"/>
        </w:rPr>
        <w:t>currentLocation</w:t>
      </w:r>
    </w:p>
    <w:p w14:paraId="14BDA93A" w14:textId="77777777" w:rsidR="00BF1958" w:rsidRPr="00BF1958" w:rsidRDefault="00BF1958" w:rsidP="00A12606">
      <w:pPr>
        <w:rPr>
          <w:lang w:val="en-CA"/>
        </w:rPr>
      </w:pPr>
    </w:p>
    <w:p w14:paraId="00C15F07" w14:textId="01800132" w:rsidR="00BF1958" w:rsidRDefault="00A41623" w:rsidP="00A12606">
      <w:pPr>
        <w:rPr>
          <w:lang w:val="en-CA"/>
        </w:rPr>
      </w:pPr>
      <w:ins w:id="2514" w:author="Eric Boisvert" w:date="2016-03-28T13:11:00Z">
        <w:r>
          <w:t>If present, t</w:t>
        </w:r>
      </w:ins>
      <w:del w:id="2515" w:author="Eric Boisvert" w:date="2016-03-28T13:11:00Z">
        <w:r w:rsidR="00BF1958" w:rsidDel="00A41623">
          <w:rPr>
            <w:lang w:val="en-CA"/>
          </w:rPr>
          <w:delText>T</w:delText>
        </w:r>
      </w:del>
      <w:r w:rsidR="00BF1958">
        <w:rPr>
          <w:lang w:val="en-CA"/>
        </w:rPr>
        <w:t>he property currentLocation</w:t>
      </w:r>
      <w:del w:id="2516" w:author="Eric Boisvert" w:date="2016-01-24T13:29:00Z">
        <w:r w:rsidR="00BF1958" w:rsidDel="00253146">
          <w:rPr>
            <w:lang w:val="en-CA"/>
          </w:rPr>
          <w:delText>:CharacterString</w:delText>
        </w:r>
      </w:del>
      <w:ins w:id="2517" w:author="Eric Boisvert" w:date="2016-01-24T13:29:00Z">
        <w:r w:rsidR="00253146">
          <w:rPr>
            <w:lang w:val="en-CA"/>
          </w:rPr>
          <w:t>:Primitive::CharacterString</w:t>
        </w:r>
      </w:ins>
      <w:r w:rsidR="00BF1958">
        <w:rPr>
          <w:lang w:val="en-CA"/>
        </w:rPr>
        <w:t xml:space="preserve"> shall report t</w:t>
      </w:r>
      <w:r w:rsidR="00BF1958" w:rsidRPr="00BF1958">
        <w:rPr>
          <w:lang w:val="en-CA"/>
        </w:rPr>
        <w:t>he current location of the specimen (eg, a warehouse or other repository location)</w:t>
      </w:r>
      <w:ins w:id="2518" w:author="Boisvert, Eric" w:date="2016-03-29T08:27:00Z">
        <w:r w:rsidR="00EA0FA3">
          <w:rPr>
            <w:lang w:val="en-CA"/>
          </w:rPr>
          <w:t>.</w:t>
        </w:r>
      </w:ins>
    </w:p>
    <w:p w14:paraId="61D38749" w14:textId="290FD59C" w:rsidR="00BF1958" w:rsidRDefault="00297011" w:rsidP="00A12606">
      <w:pPr>
        <w:pStyle w:val="Titre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26BA96E2" w:rsidR="00BF1958" w:rsidRDefault="00A41623" w:rsidP="00A12606">
      <w:pPr>
        <w:rPr>
          <w:lang w:val="en-CA"/>
        </w:rPr>
      </w:pPr>
      <w:ins w:id="2519" w:author="Eric Boisvert" w:date="2016-03-28T13:11:00Z">
        <w:r>
          <w:t>If present, t</w:t>
        </w:r>
      </w:ins>
      <w:del w:id="2520" w:author="Eric Boisvert" w:date="2016-03-28T13:11:00Z">
        <w:r w:rsidR="00BF1958" w:rsidDel="00A41623">
          <w:rPr>
            <w:lang w:val="en-CA"/>
          </w:rPr>
          <w:delText>T</w:delText>
        </w:r>
      </w:del>
      <w:r w:rsidR="00BF1958">
        <w:rPr>
          <w:lang w:val="en-CA"/>
        </w:rPr>
        <w:t>he property source</w:t>
      </w:r>
      <w:del w:id="2521" w:author="Eric Boisvert" w:date="2016-01-24T13:29:00Z">
        <w:r w:rsidR="00BF1958" w:rsidDel="00253146">
          <w:rPr>
            <w:lang w:val="en-CA"/>
          </w:rPr>
          <w:delText>:CharacterString</w:delText>
        </w:r>
      </w:del>
      <w:ins w:id="2522" w:author="Eric Boisvert" w:date="2016-01-24T13:29:00Z">
        <w:r w:rsidR="00253146">
          <w:rPr>
            <w:lang w:val="en-CA"/>
          </w:rPr>
          <w:t>:Primitive::CharacterString</w:t>
        </w:r>
      </w:ins>
      <w:r w:rsidR="00BF1958">
        <w:rPr>
          <w:lang w:val="en-CA"/>
        </w:rPr>
        <w:t xml:space="preserve"> shall report the c</w:t>
      </w:r>
      <w:r w:rsidR="00BF1958" w:rsidRPr="00BF1958">
        <w:rPr>
          <w:lang w:val="en-CA"/>
        </w:rPr>
        <w:t>itation of the source of the data (eg, a publication, map, etc)</w:t>
      </w:r>
      <w:ins w:id="2523" w:author="Boisvert, Eric" w:date="2016-03-29T08:27:00Z">
        <w:r w:rsidR="00EA0FA3">
          <w:rPr>
            <w:lang w:val="en-CA"/>
          </w:rPr>
          <w:t>.</w:t>
        </w:r>
      </w:ins>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524" w:author="Eric Boisvert" w:date="2016-01-24T13:29:00Z">
        <w:r w:rsidDel="00253146">
          <w:rPr>
            <w:lang w:val="en-CA"/>
          </w:rPr>
          <w:delText>:CharacterString</w:delText>
        </w:r>
      </w:del>
      <w:ins w:id="2525"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41833B4E" w:rsidR="00BF1958" w:rsidRDefault="00A41623" w:rsidP="00A12606">
      <w:pPr>
        <w:rPr>
          <w:lang w:val="en-CA"/>
        </w:rPr>
      </w:pPr>
      <w:ins w:id="2526" w:author="Eric Boisvert" w:date="2016-03-28T13:11:00Z">
        <w:r>
          <w:t>If present, t</w:t>
        </w:r>
      </w:ins>
      <w:del w:id="2527" w:author="Eric Boisvert" w:date="2016-03-28T13:11:00Z">
        <w:r w:rsidR="00BF1958" w:rsidDel="00A41623">
          <w:rPr>
            <w:lang w:val="en-CA"/>
          </w:rPr>
          <w:delText>T</w:delText>
        </w:r>
      </w:del>
      <w:r w:rsidR="00BF1958">
        <w:rPr>
          <w:lang w:val="en-CA"/>
        </w:rPr>
        <w:t>he property metadata_uri</w:t>
      </w:r>
      <w:del w:id="2528" w:author="Eric Boisvert" w:date="2016-01-24T13:29:00Z">
        <w:r w:rsidR="00BF1958" w:rsidDel="00253146">
          <w:rPr>
            <w:lang w:val="en-CA"/>
          </w:rPr>
          <w:delText>:CharacterString</w:delText>
        </w:r>
      </w:del>
      <w:ins w:id="2529" w:author="Eric Boisvert" w:date="2016-01-24T13:29:00Z">
        <w:r w:rsidR="00253146">
          <w:rPr>
            <w:lang w:val="en-CA"/>
          </w:rPr>
          <w:t>:Primitive::CharacterString</w:t>
        </w:r>
      </w:ins>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6286F2BB" w:rsidR="00BF1958" w:rsidRDefault="00A41623" w:rsidP="00BF1958">
      <w:pPr>
        <w:autoSpaceDE w:val="0"/>
        <w:autoSpaceDN w:val="0"/>
        <w:adjustRightInd w:val="0"/>
        <w:spacing w:after="0" w:line="240" w:lineRule="atLeast"/>
        <w:rPr>
          <w:rFonts w:cs="Arial"/>
          <w:color w:val="000000"/>
          <w:lang w:val="en-CA"/>
        </w:rPr>
      </w:pPr>
      <w:ins w:id="2530" w:author="Eric Boisvert" w:date="2016-03-28T13:11:00Z">
        <w:r>
          <w:t>If present, t</w:t>
        </w:r>
      </w:ins>
      <w:del w:id="2531" w:author="Eric Boisvert" w:date="2016-03-28T13:11:00Z">
        <w:r w:rsidR="00BF1958" w:rsidDel="00A41623">
          <w:rPr>
            <w:rFonts w:cs="Arial"/>
            <w:color w:val="000000"/>
            <w:lang w:val="en-CA"/>
          </w:rPr>
          <w:delText>T</w:delText>
        </w:r>
      </w:del>
      <w:r w:rsidR="00BF1958">
        <w:rPr>
          <w:rFonts w:cs="Arial"/>
          <w:color w:val="000000"/>
          <w:lang w:val="en-CA"/>
        </w:rPr>
        <w:t>he genericSymboliser</w:t>
      </w:r>
      <w:del w:id="2532" w:author="Eric Boisvert" w:date="2016-01-24T13:29:00Z">
        <w:r w:rsidR="00BF1958" w:rsidDel="00253146">
          <w:rPr>
            <w:rFonts w:cs="Arial"/>
            <w:color w:val="000000"/>
            <w:lang w:val="en-CA"/>
          </w:rPr>
          <w:delText>:CharacterString</w:delText>
        </w:r>
      </w:del>
      <w:ins w:id="2533" w:author="Eric Boisvert" w:date="2016-01-24T13:29:00Z">
        <w:r w:rsidR="00253146">
          <w:rPr>
            <w:rFonts w:cs="Arial"/>
            <w:color w:val="000000"/>
            <w:lang w:val="en-CA"/>
          </w:rPr>
          <w:t>:Primitive::CharacterString</w:t>
        </w:r>
      </w:ins>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ins w:id="2534" w:author="Boisvert, Eric" w:date="2016-03-29T08:27:00Z">
        <w:r w:rsidR="00EA0FA3">
          <w:rPr>
            <w:rFonts w:cs="Arial"/>
            <w:color w:val="000000"/>
            <w:lang w:val="en-CA"/>
          </w:rPr>
          <w:t>.</w:t>
        </w:r>
      </w:ins>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2535" w:name="BKM_5A4D9120_600F_4C3C_8ECF_EE7CFDB01C45"/>
      <w:bookmarkStart w:id="2536" w:name="BKM_411869C6_5FE7_4B45_A018_FC87FC6F1504"/>
      <w:bookmarkStart w:id="2537" w:name="BKM_9EE66924_CD8E_4920_8D93_B7C8D67F28AF"/>
      <w:bookmarkStart w:id="2538" w:name="BKM_49C23F9C_9DFE_434E_9876_B253C73E5E08"/>
      <w:bookmarkStart w:id="2539" w:name="BKM_2D0F9355_1BA8_4B21_A211_5DBDE6101308"/>
      <w:bookmarkStart w:id="2540" w:name="BKM_025812DF_B2DB_4EF8_8BE9_FB08934C1BD4"/>
      <w:bookmarkStart w:id="2541" w:name="BKM_C09529C8_28D2_45E7_B66E_ADF87048EE54"/>
      <w:bookmarkStart w:id="2542" w:name="BKM_3857FAF2_09B8_4E47_AE1C_AD54C52DAF81"/>
      <w:bookmarkStart w:id="2543" w:name="BKM_35F2F785_32E6_4D58_9212_E4C493DD93AB"/>
      <w:bookmarkStart w:id="2544" w:name="BKM_8A8A8512_0518_43B4_8296_5C183491EEB7"/>
      <w:bookmarkStart w:id="2545" w:name="BKM_A37D3138_5144_4AAA_A9A8_F88DEC203EC5"/>
      <w:bookmarkStart w:id="2546" w:name="BKM_9BCC0C7E_CEE8_4167_9510_B24983CC44B9"/>
      <w:bookmarkStart w:id="2547" w:name="BKM_A818D66D_DB16_46C0_A0B3_E9039F2CD8CD"/>
      <w:bookmarkStart w:id="2548" w:name="BKM_AEAFFBCA_2559_4CDB_AFA9_8A341843B51F"/>
      <w:bookmarkStart w:id="2549" w:name="BKM_691007BD_4B41_46AF_9BC3_D27B06E1FB54"/>
      <w:bookmarkStart w:id="2550" w:name="BKM_98D7F43A_2FA6_489F_A1A5_B915D069258B"/>
      <w:bookmarkStart w:id="2551" w:name="BKM_B197BD01_D7EB_4B2D_B744_060A34418883"/>
      <w:bookmarkStart w:id="2552" w:name="_Toc446944590"/>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r w:rsidRPr="00D14AF0">
        <w:rPr>
          <w:lang w:val="en-CA"/>
        </w:rPr>
        <w:t>G</w:t>
      </w:r>
      <w:bookmarkStart w:id="2553" w:name="BKM_9A8B07A1_6F7C_49A9_AE39_CC80241F45D8"/>
      <w:bookmarkEnd w:id="2553"/>
      <w:r w:rsidRPr="00D14AF0">
        <w:rPr>
          <w:lang w:val="en-CA"/>
        </w:rPr>
        <w:t>eomorphologicUnitView</w:t>
      </w:r>
      <w:bookmarkEnd w:id="2552"/>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4D2792" w:rsidP="002C78A2">
      <w:pPr>
        <w:keepNext/>
        <w:autoSpaceDE w:val="0"/>
        <w:autoSpaceDN w:val="0"/>
        <w:adjustRightInd w:val="0"/>
        <w:spacing w:after="0" w:line="240" w:lineRule="atLeast"/>
      </w:pPr>
      <w:r>
        <w:rPr>
          <w:noProof/>
          <w:lang w:val="en-CA" w:eastAsia="en-CA"/>
        </w:rPr>
        <w:pict w14:anchorId="747B73F5">
          <v:shape id="_x0000_i1038" type="#_x0000_t75" style="width:198.9pt;height:275.55pt;visibility:visible;mso-wrap-style:square">
            <v:imagedata r:id="rId29" o:title=""/>
          </v:shape>
        </w:pict>
      </w:r>
    </w:p>
    <w:p w14:paraId="654B70A4" w14:textId="3217EF40" w:rsidR="002C78A2" w:rsidRDefault="002C78A2" w:rsidP="00A12606">
      <w:pPr>
        <w:pStyle w:val="Lgende"/>
      </w:pPr>
      <w:r>
        <w:t xml:space="preserve">Figure </w:t>
      </w:r>
      <w:r>
        <w:fldChar w:fldCharType="begin"/>
      </w:r>
      <w:r>
        <w:instrText xml:space="preserve"> SEQ Figure \* ARABIC </w:instrText>
      </w:r>
      <w:r>
        <w:fldChar w:fldCharType="separate"/>
      </w:r>
      <w:ins w:id="2554" w:author="Boisvert, Eric" w:date="2016-03-29T09:08:00Z">
        <w:r w:rsidR="008279FB">
          <w:rPr>
            <w:noProof/>
          </w:rPr>
          <w:t>14</w:t>
        </w:r>
      </w:ins>
      <w:ins w:id="2555" w:author="Eric Boisvert" w:date="2016-03-28T16:06:00Z">
        <w:del w:id="2556" w:author="Boisvert, Eric" w:date="2016-03-29T08:51:00Z">
          <w:r w:rsidR="003842F3" w:rsidDel="00CB122C">
            <w:rPr>
              <w:noProof/>
            </w:rPr>
            <w:delText>14</w:delText>
          </w:r>
        </w:del>
      </w:ins>
      <w:del w:id="2557" w:author="Boisvert, Eric" w:date="2016-03-29T08:51:00Z">
        <w:r w:rsidR="0043586C" w:rsidDel="00CB122C">
          <w:rPr>
            <w:noProof/>
          </w:rPr>
          <w:delText>13</w:delText>
        </w:r>
      </w:del>
      <w:r>
        <w:fldChar w:fldCharType="end"/>
      </w:r>
      <w:r>
        <w:t xml:space="preserve"> </w:t>
      </w:r>
      <w:r w:rsidRPr="00737CF2">
        <w:t>GeomorphologicUnitView</w:t>
      </w:r>
      <w:ins w:id="2558" w:author="Boisvert, Eric" w:date="2016-03-29T08:34:00Z">
        <w:r w:rsidR="00BF2A41">
          <w:t xml:space="preserve"> feature type.</w:t>
        </w:r>
      </w:ins>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lastRenderedPageBreak/>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559" w:author="Eric Boisvert" w:date="2016-01-24T13:29:00Z">
        <w:r w:rsidDel="00253146">
          <w:delText>:CharacterString</w:delText>
        </w:r>
      </w:del>
      <w:ins w:id="2560"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561"/>
      <w:r>
        <w:rPr>
          <w:lang w:val="en-CA"/>
        </w:rPr>
        <w:t>3986</w:t>
      </w:r>
      <w:commentRangeEnd w:id="2561"/>
      <w:r>
        <w:rPr>
          <w:rStyle w:val="Marquedecommentaire"/>
        </w:rPr>
        <w:commentReference w:id="2561"/>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C3B2B1C"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ins w:id="2562" w:author="Boisvert, Eric" w:date="2016-03-29T08:27:00Z">
              <w:r w:rsidR="00EA0FA3">
                <w:rPr>
                  <w:rStyle w:val="reqtext"/>
                  <w:lang w:val="en-CA"/>
                </w:rPr>
                <w:t>.</w:t>
              </w:r>
            </w:ins>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04F1D74C" w:rsidR="00DF2985" w:rsidRDefault="00F13D40" w:rsidP="00DF2985">
      <w:pPr>
        <w:autoSpaceDE w:val="0"/>
        <w:autoSpaceDN w:val="0"/>
        <w:adjustRightInd w:val="0"/>
        <w:spacing w:after="0" w:line="240" w:lineRule="atLeast"/>
        <w:rPr>
          <w:rFonts w:cs="Arial"/>
          <w:color w:val="000000"/>
          <w:lang w:val="en-CA"/>
        </w:rPr>
      </w:pPr>
      <w:ins w:id="2563" w:author="Eric Boisvert" w:date="2016-03-28T13:11:00Z">
        <w:r>
          <w:t>If present, t</w:t>
        </w:r>
      </w:ins>
      <w:del w:id="2564" w:author="Eric Boisvert" w:date="2016-03-28T13:11:00Z">
        <w:r w:rsidR="00DF2985" w:rsidDel="00F13D40">
          <w:rPr>
            <w:rFonts w:cs="Arial"/>
            <w:color w:val="000000"/>
            <w:lang w:val="en-CA"/>
          </w:rPr>
          <w:delText>T</w:delText>
        </w:r>
      </w:del>
      <w:r w:rsidR="00DF2985">
        <w:rPr>
          <w:rFonts w:cs="Arial"/>
          <w:color w:val="000000"/>
          <w:lang w:val="en-CA"/>
        </w:rPr>
        <w:t xml:space="preserve">he URI should resolve </w:t>
      </w:r>
      <w:ins w:id="2565" w:author="Eric Boisvert" w:date="2016-03-28T12:53:00Z">
        <w:r w:rsidR="008A53EB">
          <w:rPr>
            <w:rFonts w:cs="Arial"/>
            <w:color w:val="000000"/>
            <w:lang w:val="en-CA"/>
          </w:rPr>
          <w:t>to a representation</w:t>
        </w:r>
      </w:ins>
      <w:r w:rsidR="00DF2985" w:rsidRPr="00D96958">
        <w:rPr>
          <w:rFonts w:cs="Arial"/>
          <w:color w:val="000000"/>
          <w:lang w:val="en-CA"/>
        </w:rPr>
        <w:t xml:space="preserve"> that</w:t>
      </w:r>
      <w:del w:id="2566" w:author="Eric Boisvert" w:date="2016-03-28T12:53:00Z">
        <w:r w:rsidR="00DF2985" w:rsidRPr="00D96958" w:rsidDel="008A53EB">
          <w:rPr>
            <w:rFonts w:cs="Arial"/>
            <w:color w:val="000000"/>
            <w:lang w:val="en-CA"/>
          </w:rPr>
          <w:delText xml:space="preserve"> shall</w:delText>
        </w:r>
      </w:del>
      <w:r w:rsidR="00DF2985" w:rsidRPr="00D96958">
        <w:rPr>
          <w:rFonts w:cs="Arial"/>
          <w:color w:val="000000"/>
          <w:lang w:val="en-CA"/>
        </w:rPr>
        <w:t xml:space="preserve"> correspond</w:t>
      </w:r>
      <w:ins w:id="2567" w:author="Eric Boisvert" w:date="2016-03-28T12:53:00Z">
        <w:r w:rsidR="008A53EB">
          <w:rPr>
            <w:rFonts w:cs="Arial"/>
            <w:color w:val="000000"/>
            <w:lang w:val="en-CA"/>
          </w:rPr>
          <w:t>s</w:t>
        </w:r>
      </w:ins>
      <w:r w:rsidR="00DF2985" w:rsidRPr="00D96958">
        <w:rPr>
          <w:rFonts w:cs="Arial"/>
          <w:color w:val="000000"/>
          <w:lang w:val="en-CA"/>
        </w:rPr>
        <w:t xml:space="preserve"> to an instance of </w:t>
      </w:r>
      <w:r w:rsidR="00DF2985">
        <w:rPr>
          <w:rFonts w:cs="Arial"/>
          <w:color w:val="000000"/>
          <w:lang w:val="en-CA"/>
        </w:rPr>
        <w:t>GeoSciML MappedFeature</w:t>
      </w:r>
      <w:ins w:id="2568" w:author="Boisvert, Eric" w:date="2016-03-29T08:27:00Z">
        <w:r w:rsidR="00EA0FA3">
          <w:rPr>
            <w:rFonts w:cs="Arial"/>
            <w:color w:val="000000"/>
            <w:lang w:val="en-CA"/>
          </w:rPr>
          <w:t>.</w:t>
        </w:r>
      </w:ins>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r>
        <w:rPr>
          <w:lang w:val="en-CA"/>
        </w:rPr>
        <w:t>name</w:t>
      </w:r>
    </w:p>
    <w:p w14:paraId="201A54B6" w14:textId="77777777" w:rsidR="001A4D2E" w:rsidRPr="001A4D2E" w:rsidRDefault="001A4D2E" w:rsidP="00A12606">
      <w:pPr>
        <w:rPr>
          <w:lang w:val="en-CA"/>
        </w:rPr>
      </w:pPr>
    </w:p>
    <w:p w14:paraId="27FDA029" w14:textId="27DBEC6C" w:rsidR="001A4D2E" w:rsidRDefault="00F13D40" w:rsidP="00D14AF0">
      <w:pPr>
        <w:autoSpaceDE w:val="0"/>
        <w:autoSpaceDN w:val="0"/>
        <w:adjustRightInd w:val="0"/>
        <w:spacing w:after="0" w:line="240" w:lineRule="atLeast"/>
        <w:rPr>
          <w:rFonts w:cs="Arial"/>
          <w:color w:val="000000"/>
          <w:lang w:val="en-CA"/>
        </w:rPr>
      </w:pPr>
      <w:ins w:id="2569" w:author="Eric Boisvert" w:date="2016-03-28T13:11:00Z">
        <w:r>
          <w:t xml:space="preserve">If present, the </w:t>
        </w:r>
        <w:r>
          <w:rPr>
            <w:rFonts w:cs="Arial"/>
            <w:color w:val="000000"/>
            <w:lang w:val="en-CA"/>
          </w:rPr>
          <w:t>p</w:t>
        </w:r>
      </w:ins>
      <w:del w:id="2570" w:author="Eric Boisvert" w:date="2016-03-28T13:11:00Z">
        <w:r w:rsidR="001A4D2E" w:rsidDel="00F13D40">
          <w:rPr>
            <w:rFonts w:cs="Arial"/>
            <w:color w:val="000000"/>
            <w:lang w:val="en-CA"/>
          </w:rPr>
          <w:delText>P</w:delText>
        </w:r>
      </w:del>
      <w:r w:rsidR="001A4D2E">
        <w:rPr>
          <w:rFonts w:cs="Arial"/>
          <w:color w:val="000000"/>
          <w:lang w:val="en-CA"/>
        </w:rPr>
        <w:t>roperty name</w:t>
      </w:r>
      <w:del w:id="2571" w:author="Eric Boisvert" w:date="2016-01-24T13:29:00Z">
        <w:r w:rsidR="001A4D2E" w:rsidDel="00253146">
          <w:rPr>
            <w:rFonts w:cs="Arial"/>
            <w:color w:val="000000"/>
            <w:lang w:val="en-CA"/>
          </w:rPr>
          <w:delText>:CharacterString</w:delText>
        </w:r>
      </w:del>
      <w:ins w:id="2572" w:author="Eric Boisvert" w:date="2016-01-24T13:29:00Z">
        <w:r w:rsidR="00253146">
          <w:rPr>
            <w:rFonts w:cs="Arial"/>
            <w:color w:val="000000"/>
            <w:lang w:val="en-CA"/>
          </w:rPr>
          <w:t>:Primitive::CharacterString</w:t>
        </w:r>
      </w:ins>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3B09BFC1" w:rsidR="00D14AF0" w:rsidRDefault="00F13D40" w:rsidP="00D14AF0">
      <w:pPr>
        <w:autoSpaceDE w:val="0"/>
        <w:autoSpaceDN w:val="0"/>
        <w:adjustRightInd w:val="0"/>
        <w:spacing w:after="0" w:line="240" w:lineRule="atLeast"/>
        <w:rPr>
          <w:rFonts w:cs="Arial"/>
          <w:color w:val="000000"/>
          <w:lang w:val="en-CA"/>
        </w:rPr>
      </w:pPr>
      <w:ins w:id="2573" w:author="Eric Boisvert" w:date="2016-03-28T13:12:00Z">
        <w:r>
          <w:t>If present, t</w:t>
        </w:r>
      </w:ins>
      <w:del w:id="2574" w:author="Eric Boisvert" w:date="2016-03-28T13:12:00Z">
        <w:r w:rsidR="001A4D2E" w:rsidDel="00F13D40">
          <w:rPr>
            <w:rFonts w:cs="Arial"/>
            <w:color w:val="000000"/>
            <w:lang w:val="en-CA"/>
          </w:rPr>
          <w:delText>T</w:delText>
        </w:r>
      </w:del>
      <w:r w:rsidR="001A4D2E">
        <w:rPr>
          <w:rFonts w:cs="Arial"/>
          <w:color w:val="000000"/>
          <w:lang w:val="en-CA"/>
        </w:rPr>
        <w:t>he property description</w:t>
      </w:r>
      <w:del w:id="2575" w:author="Eric Boisvert" w:date="2016-01-24T13:29:00Z">
        <w:r w:rsidR="001A4D2E" w:rsidDel="00253146">
          <w:rPr>
            <w:rFonts w:cs="Arial"/>
            <w:color w:val="000000"/>
            <w:lang w:val="en-CA"/>
          </w:rPr>
          <w:delText>:CharacterString</w:delText>
        </w:r>
      </w:del>
      <w:ins w:id="2576" w:author="Eric Boisvert" w:date="2016-01-24T13:29:00Z">
        <w:r w:rsidR="00253146">
          <w:rPr>
            <w:rFonts w:cs="Arial"/>
            <w:color w:val="000000"/>
            <w:lang w:val="en-CA"/>
          </w:rPr>
          <w:t>:Primitive::CharacterString</w:t>
        </w:r>
      </w:ins>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000E24C3" w:rsidR="001A4D2E" w:rsidRDefault="00F13D40" w:rsidP="001A4D2E">
      <w:pPr>
        <w:autoSpaceDE w:val="0"/>
        <w:autoSpaceDN w:val="0"/>
        <w:adjustRightInd w:val="0"/>
        <w:spacing w:after="0" w:line="240" w:lineRule="atLeast"/>
        <w:rPr>
          <w:rFonts w:cs="Arial"/>
          <w:color w:val="000000"/>
          <w:lang w:val="en-CA"/>
        </w:rPr>
      </w:pPr>
      <w:ins w:id="2577" w:author="Eric Boisvert" w:date="2016-03-28T13:12:00Z">
        <w:r>
          <w:t>If present, t</w:t>
        </w:r>
      </w:ins>
      <w:del w:id="2578" w:author="Eric Boisvert" w:date="2016-03-28T13:12:00Z">
        <w:r w:rsidR="001A4D2E" w:rsidDel="00F13D40">
          <w:rPr>
            <w:rFonts w:cs="Arial"/>
            <w:color w:val="000000"/>
            <w:lang w:val="en-CA"/>
          </w:rPr>
          <w:delText>T</w:delText>
        </w:r>
      </w:del>
      <w:r w:rsidR="001A4D2E">
        <w:rPr>
          <w:rFonts w:cs="Arial"/>
          <w:color w:val="000000"/>
          <w:lang w:val="en-CA"/>
        </w:rPr>
        <w:t>he property activity</w:t>
      </w:r>
      <w:del w:id="2579" w:author="Eric Boisvert" w:date="2016-01-24T13:29:00Z">
        <w:r w:rsidR="001A4D2E" w:rsidDel="00253146">
          <w:rPr>
            <w:rFonts w:cs="Arial"/>
            <w:color w:val="000000"/>
            <w:lang w:val="en-CA"/>
          </w:rPr>
          <w:delText>:CharacterString</w:delText>
        </w:r>
      </w:del>
      <w:ins w:id="2580" w:author="Eric Boisvert" w:date="2016-01-24T13:29:00Z">
        <w:r w:rsidR="00253146">
          <w:rPr>
            <w:rFonts w:cs="Arial"/>
            <w:color w:val="000000"/>
            <w:lang w:val="en-CA"/>
          </w:rPr>
          <w:t>:Primitive::CharacterString</w:t>
        </w:r>
      </w:ins>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1A4D2E">
        <w:rPr>
          <w:rFonts w:cs="Arial"/>
          <w:color w:val="000000"/>
          <w:lang w:val="en-CA"/>
        </w:rPr>
        <w:t xml:space="preserve"> </w:t>
      </w:r>
      <w:r w:rsidR="001A4D2E" w:rsidRPr="001A4D2E">
        <w:rPr>
          <w:rFonts w:cs="Arial"/>
          <w:color w:val="000000"/>
          <w:lang w:val="en-CA"/>
        </w:rPr>
        <w:t>e.g. active, dormant, stable</w:t>
      </w:r>
      <w:r w:rsidR="001A4D2E">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r w:rsidRPr="00D970E9">
        <w:rPr>
          <w:lang w:val="en-CA"/>
        </w:rPr>
        <w:lastRenderedPageBreak/>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4CDD3754" w:rsidR="00D41C9A" w:rsidRDefault="00F13D40" w:rsidP="001A4D2E">
      <w:pPr>
        <w:autoSpaceDE w:val="0"/>
        <w:autoSpaceDN w:val="0"/>
        <w:adjustRightInd w:val="0"/>
        <w:spacing w:after="0" w:line="240" w:lineRule="atLeast"/>
        <w:rPr>
          <w:rFonts w:cs="Arial"/>
          <w:color w:val="000000"/>
          <w:lang w:val="en-CA"/>
        </w:rPr>
      </w:pPr>
      <w:ins w:id="2581" w:author="Eric Boisvert" w:date="2016-03-28T13:12:00Z">
        <w:r>
          <w:t>If present, t</w:t>
        </w:r>
      </w:ins>
      <w:del w:id="2582" w:author="Eric Boisvert" w:date="2016-03-28T13:12:00Z">
        <w:r w:rsidR="00D41C9A" w:rsidDel="00F13D40">
          <w:rPr>
            <w:rFonts w:cs="Arial"/>
            <w:color w:val="000000"/>
            <w:lang w:val="en-CA"/>
          </w:rPr>
          <w:delText>T</w:delText>
        </w:r>
      </w:del>
      <w:r w:rsidR="00D41C9A">
        <w:rPr>
          <w:rFonts w:cs="Arial"/>
          <w:color w:val="000000"/>
          <w:lang w:val="en-CA"/>
        </w:rPr>
        <w:t>he property landformClass</w:t>
      </w:r>
      <w:del w:id="2583" w:author="Eric Boisvert" w:date="2016-01-24T13:29:00Z">
        <w:r w:rsidR="00D41C9A" w:rsidDel="00253146">
          <w:rPr>
            <w:rFonts w:cs="Arial"/>
            <w:color w:val="000000"/>
            <w:lang w:val="en-CA"/>
          </w:rPr>
          <w:delText>:CharacterString</w:delText>
        </w:r>
      </w:del>
      <w:ins w:id="2584" w:author="Eric Boisvert" w:date="2016-01-24T13:29:00Z">
        <w:r w:rsidR="00253146">
          <w:rPr>
            <w:rFonts w:cs="Arial"/>
            <w:color w:val="000000"/>
            <w:lang w:val="en-CA"/>
          </w:rPr>
          <w:t>:Primitive::CharacterString</w:t>
        </w:r>
      </w:ins>
      <w:r w:rsidR="00D41C9A">
        <w:rPr>
          <w:rFonts w:cs="Arial"/>
          <w:color w:val="000000"/>
          <w:lang w:val="en-CA"/>
        </w:rPr>
        <w:t xml:space="preserve"> shall contain a humain readable t</w:t>
      </w:r>
      <w:r w:rsidR="00D41C9A" w:rsidRPr="00D41C9A">
        <w:rPr>
          <w:rFonts w:cs="Arial"/>
          <w:color w:val="000000"/>
          <w:lang w:val="en-CA"/>
        </w:rPr>
        <w:t>erm to specify a b</w:t>
      </w:r>
      <w:r w:rsidR="00D41C9A">
        <w:rPr>
          <w:rFonts w:cs="Arial"/>
          <w:color w:val="000000"/>
          <w:lang w:val="en-CA"/>
        </w:rPr>
        <w:t>road classification of landford</w:t>
      </w:r>
      <w:r w:rsidR="00D41C9A" w:rsidRPr="00D41C9A">
        <w:rPr>
          <w:rFonts w:cs="Arial"/>
          <w:color w:val="000000"/>
          <w:lang w:val="en-CA"/>
        </w:rPr>
        <w:t>. (eg, anthropogenic, natural)</w:t>
      </w:r>
      <w:r w:rsidR="00D41C9A">
        <w:rPr>
          <w:rFonts w:cs="Arial"/>
          <w:color w:val="000000"/>
          <w:lang w:val="en-CA"/>
        </w:rPr>
        <w:t>.  To report an identifier from a controlled vocabulary, landformClass_uri shall be used</w:t>
      </w:r>
      <w:ins w:id="2585" w:author="Boisvert, Eric" w:date="2016-03-29T08:27:00Z">
        <w:r w:rsidR="00EA0FA3">
          <w:rPr>
            <w:rFonts w:cs="Arial"/>
            <w:color w:val="000000"/>
            <w:lang w:val="en-CA"/>
          </w:rPr>
          <w:t>.</w:t>
        </w:r>
      </w:ins>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7D3AE94" w:rsidR="00D41C9A" w:rsidRDefault="00F13D40" w:rsidP="001A4D2E">
      <w:pPr>
        <w:autoSpaceDE w:val="0"/>
        <w:autoSpaceDN w:val="0"/>
        <w:adjustRightInd w:val="0"/>
        <w:spacing w:after="0" w:line="240" w:lineRule="atLeast"/>
        <w:rPr>
          <w:rFonts w:cs="Arial"/>
          <w:color w:val="000000"/>
          <w:lang w:val="en-CA"/>
        </w:rPr>
      </w:pPr>
      <w:ins w:id="2586" w:author="Eric Boisvert" w:date="2016-03-28T13:12:00Z">
        <w:r>
          <w:t>If present, t</w:t>
        </w:r>
      </w:ins>
      <w:del w:id="2587" w:author="Eric Boisvert" w:date="2016-03-28T13:12:00Z">
        <w:r w:rsidR="00D41C9A" w:rsidDel="00F13D40">
          <w:rPr>
            <w:rFonts w:cs="Arial"/>
            <w:color w:val="000000"/>
            <w:lang w:val="en-CA"/>
          </w:rPr>
          <w:delText>T</w:delText>
        </w:r>
      </w:del>
      <w:r w:rsidR="00D41C9A">
        <w:rPr>
          <w:rFonts w:cs="Arial"/>
          <w:color w:val="000000"/>
          <w:lang w:val="en-CA"/>
        </w:rPr>
        <w:t>he property unitType</w:t>
      </w:r>
      <w:del w:id="2588" w:author="Eric Boisvert" w:date="2016-01-24T13:29:00Z">
        <w:r w:rsidR="00D41C9A" w:rsidDel="00253146">
          <w:rPr>
            <w:rFonts w:cs="Arial"/>
            <w:color w:val="000000"/>
            <w:lang w:val="en-CA"/>
          </w:rPr>
          <w:delText>:CharacterString</w:delText>
        </w:r>
      </w:del>
      <w:ins w:id="2589" w:author="Eric Boisvert" w:date="2016-01-24T13:29:00Z">
        <w:r w:rsidR="00253146">
          <w:rPr>
            <w:rFonts w:cs="Arial"/>
            <w:color w:val="000000"/>
            <w:lang w:val="en-CA"/>
          </w:rPr>
          <w:t>:Primitive::CharacterString</w:t>
        </w:r>
      </w:ins>
      <w:r w:rsidR="00D41C9A">
        <w:rPr>
          <w:rFonts w:cs="Arial"/>
          <w:color w:val="000000"/>
          <w:lang w:val="en-CA"/>
        </w:rPr>
        <w:t xml:space="preserve"> shall contain a huma</w:t>
      </w:r>
      <w:ins w:id="2590" w:author="Eric Boisvert" w:date="2016-03-28T12:54:00Z">
        <w:r w:rsidR="008A53EB">
          <w:rPr>
            <w:rFonts w:cs="Arial"/>
            <w:color w:val="000000"/>
            <w:lang w:val="en-CA"/>
          </w:rPr>
          <w:t>n</w:t>
        </w:r>
      </w:ins>
      <w:r w:rsidR="00D41C9A">
        <w:rPr>
          <w:rFonts w:cs="Arial"/>
          <w:color w:val="000000"/>
          <w:lang w:val="en-CA"/>
        </w:rPr>
        <w:t xml:space="preserve"> readable term for the t</w:t>
      </w:r>
      <w:r w:rsidR="00D41C9A" w:rsidRPr="00D41C9A">
        <w:rPr>
          <w:rFonts w:cs="Arial"/>
          <w:color w:val="000000"/>
          <w:lang w:val="en-CA"/>
        </w:rPr>
        <w:t>ype of GeomorphologicUnit (eg,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DA07E9C" w:rsidR="00D41C9A" w:rsidRDefault="00F13D40" w:rsidP="001A4D2E">
      <w:pPr>
        <w:autoSpaceDE w:val="0"/>
        <w:autoSpaceDN w:val="0"/>
        <w:adjustRightInd w:val="0"/>
        <w:spacing w:after="0" w:line="240" w:lineRule="atLeast"/>
        <w:rPr>
          <w:rFonts w:cs="Arial"/>
          <w:color w:val="000000"/>
          <w:lang w:val="en-CA"/>
        </w:rPr>
      </w:pPr>
      <w:ins w:id="2591" w:author="Eric Boisvert" w:date="2016-03-28T13:12:00Z">
        <w:r>
          <w:t>If present, t</w:t>
        </w:r>
      </w:ins>
      <w:del w:id="2592" w:author="Eric Boisvert" w:date="2016-03-28T13:12:00Z">
        <w:r w:rsidR="00D41C9A" w:rsidDel="00F13D40">
          <w:rPr>
            <w:rFonts w:cs="Arial"/>
            <w:color w:val="000000"/>
            <w:lang w:val="en-CA"/>
          </w:rPr>
          <w:delText>T</w:delText>
        </w:r>
      </w:del>
      <w:r w:rsidR="00D41C9A">
        <w:rPr>
          <w:rFonts w:cs="Arial"/>
          <w:color w:val="000000"/>
          <w:lang w:val="en-CA"/>
        </w:rPr>
        <w:t>he property lithology</w:t>
      </w:r>
      <w:del w:id="2593" w:author="Eric Boisvert" w:date="2016-01-24T13:29:00Z">
        <w:r w:rsidR="00D41C9A" w:rsidDel="00253146">
          <w:rPr>
            <w:rFonts w:cs="Arial"/>
            <w:color w:val="000000"/>
            <w:lang w:val="en-CA"/>
          </w:rPr>
          <w:delText>:CharacterString</w:delText>
        </w:r>
      </w:del>
      <w:ins w:id="2594" w:author="Eric Boisvert" w:date="2016-01-24T13:29:00Z">
        <w:r w:rsidR="00253146">
          <w:rPr>
            <w:rFonts w:cs="Arial"/>
            <w:color w:val="000000"/>
            <w:lang w:val="en-CA"/>
          </w:rPr>
          <w:t>:Primitive::CharacterString</w:t>
        </w:r>
      </w:ins>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ins w:id="2595" w:author="Eric Boisvert" w:date="2016-03-28T16:06:00Z">
        <w:r w:rsidR="003842F3">
          <w:rPr>
            <w:rFonts w:cs="Arial"/>
            <w:color w:val="000000"/>
            <w:lang w:val="en-CA"/>
          </w:rPr>
          <w:t>7.3.1.3</w:t>
        </w:r>
      </w:ins>
      <w:del w:id="2596" w:author="Eric Boisvert" w:date="2016-03-06T13:27:00Z">
        <w:r w:rsidR="00D41C9A" w:rsidDel="004D34D6">
          <w:rPr>
            <w:rFonts w:cs="Arial"/>
            <w:color w:val="000000"/>
            <w:lang w:val="en-CA"/>
          </w:rPr>
          <w:delText>8.3.2.1</w:delText>
        </w:r>
      </w:del>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ins w:id="2597" w:author="Boisvert, Eric" w:date="2016-03-29T08:27:00Z">
        <w:r w:rsidR="00EA0FA3">
          <w:rPr>
            <w:rFonts w:cs="Arial"/>
            <w:color w:val="000000"/>
            <w:lang w:val="en-CA"/>
          </w:rPr>
          <w:t>.</w:t>
        </w:r>
      </w:ins>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5B9F5B3" w:rsidR="00C50276" w:rsidRPr="00D14AF0" w:rsidRDefault="00F13D40" w:rsidP="001A4D2E">
      <w:pPr>
        <w:autoSpaceDE w:val="0"/>
        <w:autoSpaceDN w:val="0"/>
        <w:adjustRightInd w:val="0"/>
        <w:spacing w:after="0" w:line="240" w:lineRule="atLeast"/>
        <w:rPr>
          <w:rFonts w:cs="Arial"/>
          <w:color w:val="000000"/>
          <w:lang w:val="en-CA"/>
        </w:rPr>
      </w:pPr>
      <w:ins w:id="2598" w:author="Eric Boisvert" w:date="2016-03-28T13:12:00Z">
        <w:r>
          <w:t>If present, t</w:t>
        </w:r>
      </w:ins>
      <w:del w:id="2599" w:author="Eric Boisvert" w:date="2016-03-28T13:12:00Z">
        <w:r w:rsidR="00C50276" w:rsidDel="00F13D40">
          <w:rPr>
            <w:rFonts w:cs="Arial"/>
            <w:color w:val="000000"/>
            <w:lang w:val="en-CA"/>
          </w:rPr>
          <w:delText>T</w:delText>
        </w:r>
      </w:del>
      <w:r w:rsidR="00C50276">
        <w:rPr>
          <w:rFonts w:cs="Arial"/>
          <w:color w:val="000000"/>
          <w:lang w:val="en-CA"/>
        </w:rPr>
        <w:t>he property geologicHistory</w:t>
      </w:r>
      <w:del w:id="2600" w:author="Eric Boisvert" w:date="2016-01-24T13:29:00Z">
        <w:r w:rsidR="00C50276" w:rsidDel="00253146">
          <w:rPr>
            <w:rFonts w:cs="Arial"/>
            <w:color w:val="000000"/>
            <w:lang w:val="en-CA"/>
          </w:rPr>
          <w:delText>:CharacterString</w:delText>
        </w:r>
      </w:del>
      <w:ins w:id="2601" w:author="Eric Boisvert" w:date="2016-01-24T13:29:00Z">
        <w:r w:rsidR="00253146">
          <w:rPr>
            <w:rFonts w:cs="Arial"/>
            <w:color w:val="000000"/>
            <w:lang w:val="en-CA"/>
          </w:rPr>
          <w:t>:Primitive::CharacterString</w:t>
        </w:r>
      </w:ins>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possibly formatted with formal syntax</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ins w:id="2602" w:author="Eric Boisvert" w:date="2016-03-28T16:06:00Z">
        <w:r w:rsidR="003842F3">
          <w:rPr>
            <w:rFonts w:cs="Arial"/>
            <w:color w:val="000000"/>
            <w:lang w:val="en-CA"/>
          </w:rPr>
          <w:t>7.3.1.3</w:t>
        </w:r>
      </w:ins>
      <w:del w:id="2603" w:author="Eric Boisvert" w:date="2016-03-06T13:27:00Z">
        <w:r w:rsidR="00C50276" w:rsidDel="004D34D6">
          <w:rPr>
            <w:rFonts w:cs="Arial"/>
            <w:color w:val="000000"/>
            <w:lang w:val="en-CA"/>
          </w:rPr>
          <w:delText>8.3.2.1</w:delText>
        </w:r>
      </w:del>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2A13B43D" w:rsidR="00AB423B" w:rsidRDefault="00F13D40" w:rsidP="00D14AF0">
      <w:pPr>
        <w:autoSpaceDE w:val="0"/>
        <w:autoSpaceDN w:val="0"/>
        <w:adjustRightInd w:val="0"/>
        <w:spacing w:after="0" w:line="240" w:lineRule="atLeast"/>
        <w:rPr>
          <w:rFonts w:cs="Arial"/>
          <w:color w:val="000000"/>
          <w:lang w:val="en-CA"/>
        </w:rPr>
      </w:pPr>
      <w:ins w:id="2604" w:author="Eric Boisvert" w:date="2016-03-28T13:12:00Z">
        <w:r>
          <w:t>If present, t</w:t>
        </w:r>
      </w:ins>
      <w:del w:id="2605" w:author="Eric Boisvert" w:date="2016-03-28T13:12:00Z">
        <w:r w:rsidR="00AB423B" w:rsidDel="00F13D40">
          <w:rPr>
            <w:rFonts w:cs="Arial"/>
            <w:color w:val="000000"/>
            <w:lang w:val="en-CA"/>
          </w:rPr>
          <w:delText>T</w:delText>
        </w:r>
      </w:del>
      <w:r w:rsidR="00AB423B">
        <w:rPr>
          <w:rFonts w:cs="Arial"/>
          <w:color w:val="000000"/>
          <w:lang w:val="en-CA"/>
        </w:rPr>
        <w:t>he property representativeNumericAge</w:t>
      </w:r>
      <w:del w:id="2606" w:author="Eric Boisvert" w:date="2016-01-24T13:31:00Z">
        <w:r w:rsidR="00AB423B" w:rsidDel="00253146">
          <w:rPr>
            <w:rFonts w:cs="Arial"/>
            <w:color w:val="000000"/>
            <w:lang w:val="en-CA"/>
          </w:rPr>
          <w:delText>:Number</w:delText>
        </w:r>
      </w:del>
      <w:ins w:id="2607" w:author="Eric Boisvert" w:date="2016-01-24T13:31:00Z">
        <w:r w:rsidR="00253146">
          <w:rPr>
            <w:rFonts w:cs="Arial"/>
            <w:color w:val="000000"/>
            <w:lang w:val="en-CA"/>
          </w:rPr>
          <w:t>:Primitive::Number</w:t>
        </w:r>
      </w:ins>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0F64454" w:rsidR="00AB423B" w:rsidRDefault="00F13D40" w:rsidP="00D14AF0">
      <w:pPr>
        <w:autoSpaceDE w:val="0"/>
        <w:autoSpaceDN w:val="0"/>
        <w:adjustRightInd w:val="0"/>
        <w:spacing w:after="0" w:line="240" w:lineRule="atLeast"/>
        <w:rPr>
          <w:rFonts w:cs="Arial"/>
          <w:color w:val="000000"/>
          <w:lang w:val="en-CA"/>
        </w:rPr>
      </w:pPr>
      <w:ins w:id="2608" w:author="Eric Boisvert" w:date="2016-03-28T13:12:00Z">
        <w:r>
          <w:t>If present, t</w:t>
        </w:r>
      </w:ins>
      <w:del w:id="2609" w:author="Eric Boisvert" w:date="2016-03-28T13:12:00Z">
        <w:r w:rsidR="00AB423B" w:rsidDel="00F13D40">
          <w:rPr>
            <w:rFonts w:cs="Arial"/>
            <w:color w:val="000000"/>
            <w:lang w:val="en-CA"/>
          </w:rPr>
          <w:delText>T</w:delText>
        </w:r>
      </w:del>
      <w:r w:rsidR="00AB423B">
        <w:rPr>
          <w:rFonts w:cs="Arial"/>
          <w:color w:val="000000"/>
          <w:lang w:val="en-CA"/>
        </w:rPr>
        <w:t>he property observationMethod</w:t>
      </w:r>
      <w:del w:id="2610" w:author="Eric Boisvert" w:date="2016-01-24T13:29:00Z">
        <w:r w:rsidR="00AB423B" w:rsidDel="00253146">
          <w:rPr>
            <w:rFonts w:cs="Arial"/>
            <w:color w:val="000000"/>
            <w:lang w:val="en-CA"/>
          </w:rPr>
          <w:delText>:CharacterString</w:delText>
        </w:r>
      </w:del>
      <w:ins w:id="2611" w:author="Eric Boisvert" w:date="2016-01-24T13:29:00Z">
        <w:r w:rsidR="00253146">
          <w:rPr>
            <w:rFonts w:cs="Arial"/>
            <w:color w:val="000000"/>
            <w:lang w:val="en-CA"/>
          </w:rPr>
          <w:t>:Primitive::CharacterString</w:t>
        </w:r>
      </w:ins>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6B5B22C" w:rsidR="00AB423B" w:rsidRDefault="00AB423B" w:rsidP="00D14AF0">
      <w:pPr>
        <w:autoSpaceDE w:val="0"/>
        <w:autoSpaceDN w:val="0"/>
        <w:adjustRightInd w:val="0"/>
        <w:spacing w:after="0" w:line="240" w:lineRule="atLeast"/>
        <w:rPr>
          <w:rFonts w:cs="Arial"/>
          <w:color w:val="000000"/>
          <w:lang w:val="en-CA"/>
        </w:rPr>
      </w:pPr>
      <w:del w:id="2612" w:author="Eric Boisvert" w:date="2016-03-28T13:12:00Z">
        <w:r w:rsidDel="00F13D40">
          <w:rPr>
            <w:rFonts w:cs="Arial"/>
            <w:color w:val="000000"/>
            <w:lang w:val="en-CA"/>
          </w:rPr>
          <w:delText>T</w:delText>
        </w:r>
      </w:del>
      <w:ins w:id="2613" w:author="Eric Boisvert" w:date="2016-03-28T13:12:00Z">
        <w:r w:rsidR="00F13D40">
          <w:t>If present, t</w:t>
        </w:r>
      </w:ins>
      <w:r>
        <w:rPr>
          <w:rFonts w:cs="Arial"/>
          <w:color w:val="000000"/>
          <w:lang w:val="en-CA"/>
        </w:rPr>
        <w:t>he property positionAccuracy</w:t>
      </w:r>
      <w:del w:id="2614" w:author="Eric Boisvert" w:date="2016-01-24T13:29:00Z">
        <w:r w:rsidDel="00253146">
          <w:rPr>
            <w:rFonts w:cs="Arial"/>
            <w:color w:val="000000"/>
            <w:lang w:val="en-CA"/>
          </w:rPr>
          <w:delText>:CharacterString</w:delText>
        </w:r>
      </w:del>
      <w:ins w:id="2615"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1381154F" w:rsidR="00AB423B" w:rsidRDefault="00F13D40" w:rsidP="00D14AF0">
      <w:pPr>
        <w:autoSpaceDE w:val="0"/>
        <w:autoSpaceDN w:val="0"/>
        <w:adjustRightInd w:val="0"/>
        <w:spacing w:after="0" w:line="240" w:lineRule="atLeast"/>
        <w:rPr>
          <w:rFonts w:cs="Arial"/>
          <w:color w:val="000000"/>
          <w:lang w:val="en-CA"/>
        </w:rPr>
      </w:pPr>
      <w:ins w:id="2616" w:author="Eric Boisvert" w:date="2016-03-28T13:12:00Z">
        <w:r>
          <w:t>If present, t</w:t>
        </w:r>
      </w:ins>
      <w:del w:id="2617" w:author="Eric Boisvert" w:date="2016-03-28T13:12:00Z">
        <w:r w:rsidR="00AB423B" w:rsidDel="00F13D40">
          <w:rPr>
            <w:rFonts w:cs="Arial"/>
            <w:color w:val="000000"/>
            <w:lang w:val="en-CA"/>
          </w:rPr>
          <w:delText>T</w:delText>
        </w:r>
      </w:del>
      <w:r w:rsidR="00AB423B">
        <w:rPr>
          <w:rFonts w:cs="Arial"/>
          <w:color w:val="000000"/>
          <w:lang w:val="en-CA"/>
        </w:rPr>
        <w:t>he source</w:t>
      </w:r>
      <w:del w:id="2618" w:author="Eric Boisvert" w:date="2016-01-24T13:29:00Z">
        <w:r w:rsidR="00AB423B" w:rsidDel="00253146">
          <w:rPr>
            <w:rFonts w:cs="Arial"/>
            <w:color w:val="000000"/>
            <w:lang w:val="en-CA"/>
          </w:rPr>
          <w:delText>:CharacterString</w:delText>
        </w:r>
      </w:del>
      <w:ins w:id="2619" w:author="Eric Boisvert" w:date="2016-01-24T13:29:00Z">
        <w:r w:rsidR="00253146">
          <w:rPr>
            <w:rFonts w:cs="Arial"/>
            <w:color w:val="000000"/>
            <w:lang w:val="en-CA"/>
          </w:rPr>
          <w:t>:Primitive::CharacterString</w:t>
        </w:r>
      </w:ins>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5A1B2A93" w:rsidR="00447C82" w:rsidRDefault="00F13D40" w:rsidP="00D14AF0">
      <w:pPr>
        <w:autoSpaceDE w:val="0"/>
        <w:autoSpaceDN w:val="0"/>
        <w:adjustRightInd w:val="0"/>
        <w:spacing w:after="0" w:line="240" w:lineRule="atLeast"/>
        <w:rPr>
          <w:rFonts w:cs="Arial"/>
          <w:color w:val="000000"/>
          <w:lang w:val="en-CA"/>
        </w:rPr>
      </w:pPr>
      <w:ins w:id="2620" w:author="Eric Boisvert" w:date="2016-03-28T13:12:00Z">
        <w:r>
          <w:t>If present, t</w:t>
        </w:r>
      </w:ins>
      <w:del w:id="2621" w:author="Eric Boisvert" w:date="2016-03-28T13:12:00Z">
        <w:r w:rsidR="00447C82" w:rsidDel="00F13D40">
          <w:rPr>
            <w:rFonts w:cs="Arial"/>
            <w:color w:val="000000"/>
            <w:lang w:val="en-CA"/>
          </w:rPr>
          <w:delText>T</w:delText>
        </w:r>
      </w:del>
      <w:r w:rsidR="00447C82">
        <w:rPr>
          <w:rFonts w:cs="Arial"/>
          <w:color w:val="000000"/>
          <w:lang w:val="en-CA"/>
        </w:rPr>
        <w:t>he activity_uri</w:t>
      </w:r>
      <w:del w:id="2622" w:author="Eric Boisvert" w:date="2016-01-24T13:29:00Z">
        <w:r w:rsidR="00447C82" w:rsidDel="00253146">
          <w:rPr>
            <w:rFonts w:cs="Arial"/>
            <w:color w:val="000000"/>
            <w:lang w:val="en-CA"/>
          </w:rPr>
          <w:delText>:CharacterString</w:delText>
        </w:r>
      </w:del>
      <w:ins w:id="2623" w:author="Eric Boisvert" w:date="2016-01-24T13:29:00Z">
        <w:r w:rsidR="00253146">
          <w:rPr>
            <w:rFonts w:cs="Arial"/>
            <w:color w:val="000000"/>
            <w:lang w:val="en-CA"/>
          </w:rPr>
          <w:t>:Primitive::CharacterString</w:t>
        </w:r>
      </w:ins>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2803A8C4" w:rsidR="009E36A6" w:rsidRPr="00D12552" w:rsidRDefault="009E36A6" w:rsidP="001822D9">
            <w:pPr>
              <w:pStyle w:val="Tabletext10"/>
              <w:jc w:val="left"/>
              <w:rPr>
                <w:rStyle w:val="reqtext"/>
                <w:lang w:val="en-CA"/>
              </w:rPr>
            </w:pPr>
            <w:r>
              <w:rPr>
                <w:rStyle w:val="reqtext"/>
                <w:lang w:val="en-CA"/>
              </w:rPr>
              <w:t xml:space="preserve">Activity_uri </w:t>
            </w:r>
            <w:del w:id="2624" w:author="Eric Boisvert" w:date="2016-03-23T21:12:00Z">
              <w:r w:rsidDel="001822D9">
                <w:rPr>
                  <w:rStyle w:val="reqtext"/>
                  <w:lang w:val="en-CA"/>
                </w:rPr>
                <w:delText xml:space="preserve">SHALL </w:delText>
              </w:r>
            </w:del>
            <w:ins w:id="2625" w:author="Eric Boisvert" w:date="2016-03-23T21:12:00Z">
              <w:r w:rsidR="001822D9">
                <w:rPr>
                  <w:rStyle w:val="reqtext"/>
                  <w:lang w:val="en-CA"/>
                </w:rPr>
                <w:t xml:space="preserve">SHOULD </w:t>
              </w:r>
            </w:ins>
            <w:r>
              <w:rPr>
                <w:rStyle w:val="reqtext"/>
                <w:lang w:val="en-CA"/>
              </w:rPr>
              <w:t>resolve to a representation of a vocabulary term describing an activity</w:t>
            </w:r>
            <w:ins w:id="2626" w:author="Boisvert, Eric" w:date="2016-03-29T08:28:00Z">
              <w:r w:rsidR="00BF2A41">
                <w:rPr>
                  <w:rStyle w:val="reqtext"/>
                  <w:lang w:val="en-CA"/>
                </w:rPr>
                <w:t>.</w:t>
              </w:r>
            </w:ins>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F3D300D" w:rsidR="00447C82" w:rsidRDefault="00F13D40" w:rsidP="00D14AF0">
      <w:pPr>
        <w:autoSpaceDE w:val="0"/>
        <w:autoSpaceDN w:val="0"/>
        <w:adjustRightInd w:val="0"/>
        <w:spacing w:after="0" w:line="240" w:lineRule="atLeast"/>
        <w:rPr>
          <w:rFonts w:cs="Arial"/>
          <w:color w:val="000000"/>
          <w:lang w:val="en-CA"/>
        </w:rPr>
      </w:pPr>
      <w:ins w:id="2627" w:author="Eric Boisvert" w:date="2016-03-28T13:12:00Z">
        <w:r>
          <w:t>If present, t</w:t>
        </w:r>
      </w:ins>
      <w:del w:id="2628" w:author="Eric Boisvert" w:date="2016-03-28T13:12:00Z">
        <w:r w:rsidR="00447C82" w:rsidDel="00F13D40">
          <w:rPr>
            <w:rFonts w:cs="Arial"/>
            <w:color w:val="000000"/>
            <w:lang w:val="en-CA"/>
          </w:rPr>
          <w:delText>T</w:delText>
        </w:r>
      </w:del>
      <w:r w:rsidR="00447C82">
        <w:rPr>
          <w:rFonts w:cs="Arial"/>
          <w:color w:val="000000"/>
          <w:lang w:val="en-CA"/>
        </w:rPr>
        <w:t>he property landformClass_uri</w:t>
      </w:r>
      <w:del w:id="2629" w:author="Eric Boisvert" w:date="2016-01-24T13:29:00Z">
        <w:r w:rsidR="00447C82" w:rsidDel="00253146">
          <w:rPr>
            <w:rFonts w:cs="Arial"/>
            <w:color w:val="000000"/>
            <w:lang w:val="en-CA"/>
          </w:rPr>
          <w:delText>:CharacterString</w:delText>
        </w:r>
      </w:del>
      <w:ins w:id="2630" w:author="Eric Boisvert" w:date="2016-01-24T13:29:00Z">
        <w:r w:rsidR="00253146">
          <w:rPr>
            <w:rFonts w:cs="Arial"/>
            <w:color w:val="000000"/>
            <w:lang w:val="en-CA"/>
          </w:rPr>
          <w:t>:Primitive::CharacterString</w:t>
        </w:r>
      </w:ins>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2F6E1FC6" w:rsidR="009E36A6" w:rsidRPr="00D12552" w:rsidRDefault="009E36A6" w:rsidP="001822D9">
            <w:pPr>
              <w:pStyle w:val="Tabletext10"/>
              <w:jc w:val="left"/>
              <w:rPr>
                <w:rStyle w:val="reqtext"/>
                <w:lang w:val="en-CA"/>
              </w:rPr>
            </w:pPr>
            <w:r>
              <w:rPr>
                <w:rStyle w:val="reqtext"/>
                <w:lang w:val="en-CA"/>
              </w:rPr>
              <w:t xml:space="preserve">Landform_uri </w:t>
            </w:r>
            <w:del w:id="2631" w:author="Eric Boisvert" w:date="2016-03-23T21:12:00Z">
              <w:r w:rsidDel="001822D9">
                <w:rPr>
                  <w:rStyle w:val="reqtext"/>
                  <w:lang w:val="en-CA"/>
                </w:rPr>
                <w:delText xml:space="preserve">SHALL </w:delText>
              </w:r>
            </w:del>
            <w:ins w:id="2632" w:author="Eric Boisvert" w:date="2016-03-23T21:12:00Z">
              <w:r w:rsidR="001822D9">
                <w:rPr>
                  <w:rStyle w:val="reqtext"/>
                  <w:lang w:val="en-CA"/>
                </w:rPr>
                <w:t xml:space="preserve">SHOULD </w:t>
              </w:r>
            </w:ins>
            <w:r>
              <w:rPr>
                <w:rStyle w:val="reqtext"/>
                <w:lang w:val="en-CA"/>
              </w:rPr>
              <w:t>resolve to a representation of a vocabulary term describing a landform class</w:t>
            </w:r>
            <w:ins w:id="2633" w:author="Boisvert, Eric" w:date="2016-03-29T08:28:00Z">
              <w:r w:rsidR="00BF2A41">
                <w:rPr>
                  <w:rStyle w:val="reqtext"/>
                  <w:lang w:val="en-CA"/>
                </w:rPr>
                <w:t>.</w:t>
              </w:r>
            </w:ins>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49695D15" w:rsidR="00447C82" w:rsidRDefault="00F13D40" w:rsidP="00D14AF0">
      <w:pPr>
        <w:autoSpaceDE w:val="0"/>
        <w:autoSpaceDN w:val="0"/>
        <w:adjustRightInd w:val="0"/>
        <w:spacing w:after="0" w:line="240" w:lineRule="atLeast"/>
        <w:rPr>
          <w:rFonts w:cs="Arial"/>
          <w:color w:val="000000"/>
          <w:lang w:val="en-CA"/>
        </w:rPr>
      </w:pPr>
      <w:ins w:id="2634" w:author="Eric Boisvert" w:date="2016-03-28T13:12:00Z">
        <w:r>
          <w:t>If present, t</w:t>
        </w:r>
      </w:ins>
      <w:del w:id="2635" w:author="Eric Boisvert" w:date="2016-03-28T13:12:00Z">
        <w:r w:rsidR="00447C82" w:rsidDel="00F13D40">
          <w:rPr>
            <w:rFonts w:cs="Arial"/>
            <w:color w:val="000000"/>
            <w:lang w:val="en-CA"/>
          </w:rPr>
          <w:delText>T</w:delText>
        </w:r>
      </w:del>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del w:id="2636" w:author="Eric Boisvert" w:date="2016-03-28T12:54:00Z">
        <w:r w:rsidR="00447C82" w:rsidDel="008A53EB">
          <w:rPr>
            <w:rFonts w:cs="Arial"/>
            <w:color w:val="000000"/>
            <w:lang w:val="en-CA"/>
          </w:rPr>
          <w:delText>This is a m</w:delText>
        </w:r>
        <w:r w:rsidR="00447C82" w:rsidRPr="00447C82" w:rsidDel="008A53EB">
          <w:rPr>
            <w:rFonts w:cs="Arial"/>
            <w:color w:val="000000"/>
            <w:lang w:val="en-CA"/>
          </w:rPr>
          <w:delText xml:space="preserve">andatory property </w:delText>
        </w:r>
        <w:r w:rsidR="00447C82" w:rsidRPr="00447C82" w:rsidDel="008A53EB">
          <w:rPr>
            <w:rFonts w:cs="Arial"/>
            <w:color w:val="000000"/>
            <w:lang w:val="en-CA"/>
          </w:rPr>
          <w:lastRenderedPageBreak/>
          <w:delText>- if no value is provided then a URI referring to a controlled concept explaining why the value is nil must be provided.</w:delText>
        </w:r>
      </w:del>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40F92A77" w:rsidR="009E36A6" w:rsidRPr="00D12552" w:rsidRDefault="009E36A6" w:rsidP="001822D9">
            <w:pPr>
              <w:pStyle w:val="Tabletext10"/>
              <w:jc w:val="left"/>
              <w:rPr>
                <w:rStyle w:val="reqtext"/>
                <w:lang w:val="en-CA"/>
              </w:rPr>
            </w:pPr>
            <w:r>
              <w:rPr>
                <w:rStyle w:val="reqtext"/>
                <w:lang w:val="en-CA"/>
              </w:rPr>
              <w:t xml:space="preserve">unitType_uri </w:t>
            </w:r>
            <w:del w:id="2637" w:author="Eric Boisvert" w:date="2016-03-23T21:12:00Z">
              <w:r w:rsidDel="001822D9">
                <w:rPr>
                  <w:rStyle w:val="reqtext"/>
                  <w:lang w:val="en-CA"/>
                </w:rPr>
                <w:delText xml:space="preserve">SHALL </w:delText>
              </w:r>
            </w:del>
            <w:ins w:id="2638" w:author="Eric Boisvert" w:date="2016-03-23T21:12:00Z">
              <w:r w:rsidR="001822D9">
                <w:rPr>
                  <w:rStyle w:val="reqtext"/>
                  <w:lang w:val="en-CA"/>
                </w:rPr>
                <w:t xml:space="preserve">SHOULD </w:t>
              </w:r>
            </w:ins>
            <w:r>
              <w:rPr>
                <w:rStyle w:val="reqtext"/>
                <w:lang w:val="en-CA"/>
              </w:rPr>
              <w:t>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639" w:author="Eric Boisvert" w:date="2016-01-24T13:29:00Z">
        <w:r w:rsidDel="00253146">
          <w:rPr>
            <w:rFonts w:cs="Arial"/>
            <w:color w:val="000000"/>
            <w:lang w:val="en-CA"/>
          </w:rPr>
          <w:delText>:CharacterString</w:delText>
        </w:r>
      </w:del>
      <w:ins w:id="2640"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2EC5CE17" w:rsidR="009E36A6" w:rsidRPr="00D12552" w:rsidRDefault="009E36A6" w:rsidP="001822D9">
            <w:pPr>
              <w:pStyle w:val="Tabletext10"/>
              <w:jc w:val="left"/>
              <w:rPr>
                <w:rStyle w:val="reqtext"/>
                <w:lang w:val="en-CA"/>
              </w:rPr>
            </w:pPr>
            <w:r>
              <w:rPr>
                <w:rStyle w:val="reqtext"/>
                <w:lang w:val="en-CA"/>
              </w:rPr>
              <w:t xml:space="preserve">representativeLithology_uri </w:t>
            </w:r>
            <w:del w:id="2641" w:author="Eric Boisvert" w:date="2016-03-23T21:12:00Z">
              <w:r w:rsidDel="001822D9">
                <w:rPr>
                  <w:rStyle w:val="reqtext"/>
                  <w:lang w:val="en-CA"/>
                </w:rPr>
                <w:delText xml:space="preserve">SHALL </w:delText>
              </w:r>
            </w:del>
            <w:ins w:id="2642" w:author="Eric Boisvert" w:date="2016-03-23T21:12:00Z">
              <w:r w:rsidR="001822D9">
                <w:rPr>
                  <w:rStyle w:val="reqtext"/>
                  <w:lang w:val="en-CA"/>
                </w:rPr>
                <w:t xml:space="preserve">SHOULD </w:t>
              </w:r>
            </w:ins>
            <w:r>
              <w:rPr>
                <w:rStyle w:val="reqtext"/>
                <w:lang w:val="en-CA"/>
              </w:rPr>
              <w:t>resolve to a representation of a vocabulary term describing a lithology</w:t>
            </w:r>
            <w:ins w:id="2643" w:author="Boisvert, Eric" w:date="2016-03-29T08:28:00Z">
              <w:r w:rsidR="00BF2A41">
                <w:rPr>
                  <w:rStyle w:val="reqtext"/>
                  <w:lang w:val="en-CA"/>
                </w:rPr>
                <w:t>.</w:t>
              </w:r>
            </w:ins>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644" w:author="Eric Boisvert" w:date="2016-01-24T13:29:00Z">
        <w:r w:rsidDel="00253146">
          <w:rPr>
            <w:rFonts w:cs="Arial"/>
            <w:color w:val="000000"/>
            <w:lang w:val="en-CA"/>
          </w:rPr>
          <w:delText>:CharacterString</w:delText>
        </w:r>
      </w:del>
      <w:ins w:id="264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580160E" w:rsidR="009E36A6" w:rsidRPr="00D12552" w:rsidRDefault="009E36A6" w:rsidP="00037BE7">
            <w:pPr>
              <w:pStyle w:val="Tabletext10"/>
              <w:jc w:val="left"/>
              <w:rPr>
                <w:rStyle w:val="reqtext"/>
                <w:lang w:val="en-CA"/>
              </w:rPr>
            </w:pPr>
            <w:r>
              <w:rPr>
                <w:rStyle w:val="reqtext"/>
                <w:lang w:val="en-CA"/>
              </w:rPr>
              <w:t xml:space="preserve">If present, representativeAge_uri </w:t>
            </w:r>
            <w:del w:id="2646" w:author="Eric Boisvert" w:date="2016-03-25T09:36:00Z">
              <w:r w:rsidDel="00037BE7">
                <w:rPr>
                  <w:rStyle w:val="reqtext"/>
                  <w:lang w:val="en-CA"/>
                </w:rPr>
                <w:delText xml:space="preserve">SHALL </w:delText>
              </w:r>
            </w:del>
            <w:ins w:id="2647" w:author="Eric Boisvert" w:date="2016-03-25T09:36:00Z">
              <w:r w:rsidR="00037BE7">
                <w:rPr>
                  <w:rStyle w:val="reqtext"/>
                  <w:lang w:val="en-CA"/>
                </w:rPr>
                <w:t xml:space="preserve">SHOULD </w:t>
              </w:r>
            </w:ins>
            <w:r>
              <w:rPr>
                <w:rStyle w:val="reqtext"/>
                <w:lang w:val="en-CA"/>
              </w:rPr>
              <w:t>resolve to a representation of a vocabulary term describing a GeoSciML GeologicAge</w:t>
            </w:r>
            <w:ins w:id="2648" w:author="Boisvert, Eric" w:date="2016-03-29T08:28:00Z">
              <w:r w:rsidR="00BF2A41">
                <w:rPr>
                  <w:rStyle w:val="reqtext"/>
                  <w:lang w:val="en-CA"/>
                </w:rPr>
                <w:t>.</w:t>
              </w:r>
            </w:ins>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6A24B9DB" w:rsidR="009E36A6" w:rsidRDefault="00F13D40" w:rsidP="00D14AF0">
      <w:pPr>
        <w:autoSpaceDE w:val="0"/>
        <w:autoSpaceDN w:val="0"/>
        <w:adjustRightInd w:val="0"/>
        <w:spacing w:after="0" w:line="240" w:lineRule="atLeast"/>
        <w:rPr>
          <w:rFonts w:cs="Arial"/>
          <w:color w:val="000000"/>
          <w:lang w:val="en-CA"/>
        </w:rPr>
      </w:pPr>
      <w:ins w:id="2649" w:author="Eric Boisvert" w:date="2016-03-28T13:12:00Z">
        <w:r>
          <w:t>If present, t</w:t>
        </w:r>
      </w:ins>
      <w:del w:id="2650" w:author="Eric Boisvert" w:date="2016-03-28T13:12:00Z">
        <w:r w:rsidR="009E36A6" w:rsidDel="00F13D40">
          <w:rPr>
            <w:rFonts w:cs="Arial"/>
            <w:color w:val="000000"/>
            <w:lang w:val="en-CA"/>
          </w:rPr>
          <w:delText>T</w:delText>
        </w:r>
      </w:del>
      <w:r w:rsidR="009E36A6">
        <w:rPr>
          <w:rFonts w:cs="Arial"/>
          <w:color w:val="000000"/>
          <w:lang w:val="en-CA"/>
        </w:rPr>
        <w:t>he property specification_uri</w:t>
      </w:r>
      <w:del w:id="2651" w:author="Eric Boisvert" w:date="2016-01-24T13:29:00Z">
        <w:r w:rsidR="009E36A6" w:rsidDel="00253146">
          <w:rPr>
            <w:rFonts w:cs="Arial"/>
            <w:color w:val="000000"/>
            <w:lang w:val="en-CA"/>
          </w:rPr>
          <w:delText>:CharacterString</w:delText>
        </w:r>
      </w:del>
      <w:ins w:id="2652"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del w:id="2653" w:author="Eric Boisvert" w:date="2016-03-28T12:54:00Z">
        <w:r w:rsidR="009E36A6" w:rsidDel="008A53EB">
          <w:rPr>
            <w:rFonts w:cs="Arial"/>
            <w:color w:val="000000"/>
            <w:lang w:val="en-CA"/>
          </w:rPr>
          <w:delText>This is a m</w:delText>
        </w:r>
        <w:r w:rsidR="009E36A6" w:rsidRPr="009E36A6" w:rsidDel="008A53EB">
          <w:rPr>
            <w:rFonts w:cs="Arial"/>
            <w:color w:val="000000"/>
            <w:lang w:val="en-CA"/>
          </w:rPr>
          <w:delText xml:space="preserve">andatory property - if not value is provided then a URI referring to a controlled concept explaining why the value is nil </w:delText>
        </w:r>
        <w:r w:rsidR="009E36A6" w:rsidDel="008A53EB">
          <w:rPr>
            <w:rFonts w:cs="Arial"/>
            <w:color w:val="000000"/>
            <w:lang w:val="en-CA"/>
          </w:rPr>
          <w:delText>shall</w:delText>
        </w:r>
        <w:r w:rsidR="009E36A6" w:rsidRPr="009E36A6" w:rsidDel="008A53EB">
          <w:rPr>
            <w:rFonts w:cs="Arial"/>
            <w:color w:val="000000"/>
            <w:lang w:val="en-CA"/>
          </w:rPr>
          <w:delText xml:space="preserve"> be provided.</w:delText>
        </w:r>
      </w:del>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5310C5C0" w:rsidR="009E36A6" w:rsidRPr="00D12552" w:rsidRDefault="009E36A6" w:rsidP="00037BE7">
            <w:pPr>
              <w:pStyle w:val="Tabletext10"/>
              <w:jc w:val="left"/>
              <w:rPr>
                <w:rStyle w:val="reqtext"/>
                <w:lang w:val="en-CA"/>
              </w:rPr>
            </w:pPr>
            <w:r>
              <w:rPr>
                <w:rStyle w:val="reqtext"/>
                <w:lang w:val="en-CA"/>
              </w:rPr>
              <w:t xml:space="preserve">specification_uri </w:t>
            </w:r>
            <w:del w:id="2654" w:author="Eric Boisvert" w:date="2016-03-25T09:36:00Z">
              <w:r w:rsidDel="00037BE7">
                <w:rPr>
                  <w:rStyle w:val="reqtext"/>
                  <w:lang w:val="en-CA"/>
                </w:rPr>
                <w:delText xml:space="preserve">SHALL </w:delText>
              </w:r>
            </w:del>
            <w:ins w:id="2655" w:author="Eric Boisvert" w:date="2016-03-25T09:36:00Z">
              <w:r w:rsidR="00037BE7">
                <w:rPr>
                  <w:rStyle w:val="reqtext"/>
                  <w:lang w:val="en-CA"/>
                </w:rPr>
                <w:t xml:space="preserve">SHOULD </w:t>
              </w:r>
            </w:ins>
            <w:r>
              <w:rPr>
                <w:rStyle w:val="reqtext"/>
                <w:lang w:val="en-CA"/>
              </w:rPr>
              <w:t>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1DFAEE7D" w:rsidR="009E36A6" w:rsidRDefault="00F13D40" w:rsidP="00D14AF0">
      <w:pPr>
        <w:autoSpaceDE w:val="0"/>
        <w:autoSpaceDN w:val="0"/>
        <w:adjustRightInd w:val="0"/>
        <w:spacing w:after="0" w:line="240" w:lineRule="atLeast"/>
        <w:rPr>
          <w:rFonts w:cs="Arial"/>
          <w:color w:val="000000"/>
          <w:lang w:val="en-CA"/>
        </w:rPr>
      </w:pPr>
      <w:ins w:id="2656" w:author="Eric Boisvert" w:date="2016-03-28T13:12:00Z">
        <w:r>
          <w:t>If present, t</w:t>
        </w:r>
      </w:ins>
      <w:del w:id="2657" w:author="Eric Boisvert" w:date="2016-03-28T13:12:00Z">
        <w:r w:rsidR="009E36A6" w:rsidDel="00F13D40">
          <w:rPr>
            <w:rFonts w:cs="Arial"/>
            <w:color w:val="000000"/>
            <w:lang w:val="en-CA"/>
          </w:rPr>
          <w:delText>T</w:delText>
        </w:r>
      </w:del>
      <w:r w:rsidR="009E36A6">
        <w:rPr>
          <w:rFonts w:cs="Arial"/>
          <w:color w:val="000000"/>
          <w:lang w:val="en-CA"/>
        </w:rPr>
        <w:t>he property metadata_uri</w:t>
      </w:r>
      <w:del w:id="2658" w:author="Eric Boisvert" w:date="2016-01-24T13:29:00Z">
        <w:r w:rsidR="009E36A6" w:rsidDel="00253146">
          <w:rPr>
            <w:rFonts w:cs="Arial"/>
            <w:color w:val="000000"/>
            <w:lang w:val="en-CA"/>
          </w:rPr>
          <w:delText>:CharacterString</w:delText>
        </w:r>
      </w:del>
      <w:ins w:id="2659" w:author="Eric Boisvert" w:date="2016-01-24T13:29:00Z">
        <w:r w:rsidR="00253146">
          <w:rPr>
            <w:rFonts w:cs="Arial"/>
            <w:color w:val="000000"/>
            <w:lang w:val="en-CA"/>
          </w:rPr>
          <w:t>:Primitive::CharacterString</w:t>
        </w:r>
      </w:ins>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r w:rsidRPr="00C17A19">
        <w:t>genericSymbolizer</w:t>
      </w:r>
    </w:p>
    <w:p w14:paraId="179245CF" w14:textId="77777777" w:rsidR="009E36A6" w:rsidRPr="00C17A19" w:rsidRDefault="009E36A6" w:rsidP="009E36A6"/>
    <w:p w14:paraId="618CE433" w14:textId="3E9BE26A" w:rsidR="009E36A6" w:rsidRDefault="00F13D40" w:rsidP="009E36A6">
      <w:ins w:id="2660" w:author="Eric Boisvert" w:date="2016-03-28T13:12:00Z">
        <w:r>
          <w:t>If present, t</w:t>
        </w:r>
      </w:ins>
      <w:del w:id="2661" w:author="Eric Boisvert" w:date="2016-03-28T13:12:00Z">
        <w:r w:rsidR="009E36A6" w:rsidDel="00F13D40">
          <w:delText>T</w:delText>
        </w:r>
      </w:del>
      <w:r w:rsidR="009E36A6">
        <w:t xml:space="preserve">he property </w:t>
      </w:r>
      <w:r w:rsidR="009E36A6" w:rsidRPr="00C17A19">
        <w:t>genericSymbolizer</w:t>
      </w:r>
      <w:del w:id="2662" w:author="Eric Boisvert" w:date="2016-01-24T13:29:00Z">
        <w:r w:rsidR="009E36A6" w:rsidDel="00253146">
          <w:delText>:CharacterString</w:delText>
        </w:r>
      </w:del>
      <w:ins w:id="2663" w:author="Eric Boisvert" w:date="2016-01-24T13:29:00Z">
        <w:r w:rsidR="00253146">
          <w:t>:Primitive::CharacterString</w:t>
        </w:r>
      </w:ins>
      <w:r w:rsidR="009E36A6">
        <w:t xml:space="preserve"> contains a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664" w:name="BKM_75AF76F0_4AFF_4758_AA5C_4DD9A3A326DF"/>
      <w:bookmarkStart w:id="2665" w:name="BKM_AD80CBD8_BB55_4F42_B330_20E3957181FD"/>
      <w:bookmarkStart w:id="2666" w:name="BKM_B608D83A_BCB7_40BE_B5B4_7C18680327EF"/>
      <w:bookmarkStart w:id="2667" w:name="BKM_BB7DE53B_2076_4732_85CB_314A0C996CFE"/>
      <w:bookmarkStart w:id="2668" w:name="BKM_0F33C868_B8F6_4CD9_B1BE_D64AF7054352"/>
      <w:bookmarkStart w:id="2669" w:name="BKM_858F77A8_91BC_4E92_9873_3DE29220EA84"/>
      <w:bookmarkStart w:id="2670" w:name="BKM_6C47293B_9B00_4958_AE14_E2FF8C6503C9"/>
      <w:bookmarkStart w:id="2671" w:name="BKM_4798819D_722E_4089_880A_68AA29864E45"/>
      <w:bookmarkStart w:id="2672" w:name="BKM_FB28CC82_D6AA_481A_BA03_BB82515D05CD"/>
      <w:bookmarkStart w:id="2673" w:name="BKM_81066ECA_2108_4DF2_B25E_F440E68432B7"/>
      <w:bookmarkStart w:id="2674" w:name="BKM_E37CFBB1_57FD_4CA3_9961_34992E857685"/>
      <w:bookmarkStart w:id="2675" w:name="BKM_2EFAD6D8_0A90_47E6_A3AC_B0F503630287"/>
      <w:bookmarkStart w:id="2676" w:name="BKM_21524384_B208_4A32_A2E5_0FFB4D6E8D7C"/>
      <w:bookmarkStart w:id="2677" w:name="BKM_E5DB8674_7F07_4817_BA2B_997C684B521D"/>
      <w:bookmarkStart w:id="2678" w:name="BKM_B79C058B_F1A5_47C5_B3E2_CD87F62870F2"/>
      <w:bookmarkStart w:id="2679" w:name="BKM_A559EAAB_B89D_43D3_B221_4C6D46321258"/>
      <w:bookmarkStart w:id="2680" w:name="BKM_234AE185_16BA_4884_8974_68DBF37A4B28"/>
      <w:bookmarkStart w:id="2681" w:name="BKM_B342A581_116B_4A14_8384_0F4F6231BFC6"/>
      <w:bookmarkStart w:id="2682" w:name="BKM_CE5055FF_94D8_42AD_B46A_0041AB28334E"/>
      <w:bookmarkStart w:id="2683" w:name="BKM_F34DEFBD_2300_4BCD_9500_6FD1B9CE045E"/>
      <w:bookmarkStart w:id="2684" w:name="BKM_C0E26832_94FE_4E03_98DE_F2986912ECBC"/>
      <w:bookmarkStart w:id="2685" w:name="BKM_04EE2E72_5511_48AE_9048_CF9126C4A13D"/>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p>
    <w:p w14:paraId="7C9BAB4B" w14:textId="77777777" w:rsidR="00D14AF0" w:rsidRDefault="00D14AF0" w:rsidP="00D14AF0">
      <w:pPr>
        <w:pStyle w:val="Titre3"/>
        <w:rPr>
          <w:lang w:val="en-CA"/>
        </w:rPr>
      </w:pPr>
      <w:bookmarkStart w:id="2686" w:name="_Toc446944591"/>
      <w:r w:rsidRPr="00D14AF0">
        <w:rPr>
          <w:lang w:val="en-CA"/>
        </w:rPr>
        <w:t>S</w:t>
      </w:r>
      <w:bookmarkStart w:id="2687" w:name="BKM_CE5E700D_EBA4_44CA_83C8_617C916DF033"/>
      <w:bookmarkEnd w:id="2687"/>
      <w:r w:rsidRPr="00D14AF0">
        <w:rPr>
          <w:lang w:val="en-CA"/>
        </w:rPr>
        <w:t>hearDisplacementStructureView</w:t>
      </w:r>
      <w:bookmarkEnd w:id="2686"/>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4D2792" w:rsidP="00A42248">
      <w:pPr>
        <w:keepNext/>
        <w:autoSpaceDE w:val="0"/>
        <w:autoSpaceDN w:val="0"/>
        <w:adjustRightInd w:val="0"/>
        <w:spacing w:after="0" w:line="240" w:lineRule="atLeast"/>
      </w:pPr>
      <w:r>
        <w:rPr>
          <w:noProof/>
          <w:lang w:val="en-CA" w:eastAsia="en-CA"/>
        </w:rPr>
        <w:pict w14:anchorId="3D60E9B9">
          <v:shape id="_x0000_i1039" type="#_x0000_t75" style="width:197.55pt;height:284.3pt;visibility:visible;mso-wrap-style:square">
            <v:imagedata r:id="rId30" o:title=""/>
          </v:shape>
        </w:pict>
      </w:r>
    </w:p>
    <w:p w14:paraId="4DC1B88F" w14:textId="5B4237A6" w:rsidR="00A42248" w:rsidRDefault="00A42248" w:rsidP="00A12606">
      <w:pPr>
        <w:pStyle w:val="Lgende"/>
      </w:pPr>
      <w:r>
        <w:t xml:space="preserve">Figure </w:t>
      </w:r>
      <w:r>
        <w:fldChar w:fldCharType="begin"/>
      </w:r>
      <w:r>
        <w:instrText xml:space="preserve"> SEQ Figure \* ARABIC </w:instrText>
      </w:r>
      <w:r>
        <w:fldChar w:fldCharType="separate"/>
      </w:r>
      <w:ins w:id="2688" w:author="Boisvert, Eric" w:date="2016-03-29T09:08:00Z">
        <w:r w:rsidR="008279FB">
          <w:rPr>
            <w:noProof/>
          </w:rPr>
          <w:t>15</w:t>
        </w:r>
      </w:ins>
      <w:ins w:id="2689" w:author="Eric Boisvert" w:date="2016-03-28T16:06:00Z">
        <w:del w:id="2690" w:author="Boisvert, Eric" w:date="2016-03-29T08:51:00Z">
          <w:r w:rsidR="003842F3" w:rsidDel="00CB122C">
            <w:rPr>
              <w:noProof/>
            </w:rPr>
            <w:delText>15</w:delText>
          </w:r>
        </w:del>
      </w:ins>
      <w:del w:id="2691" w:author="Boisvert, Eric" w:date="2016-03-29T08:51:00Z">
        <w:r w:rsidR="0043586C" w:rsidDel="00CB122C">
          <w:rPr>
            <w:noProof/>
          </w:rPr>
          <w:delText>14</w:delText>
        </w:r>
      </w:del>
      <w:r>
        <w:fldChar w:fldCharType="end"/>
      </w:r>
      <w:r>
        <w:t xml:space="preserve"> </w:t>
      </w:r>
      <w:r w:rsidRPr="001978ED">
        <w:t>ShearDisplacementStructureView</w:t>
      </w:r>
      <w:ins w:id="2692" w:author="Boisvert, Eric" w:date="2016-03-29T08:34:00Z">
        <w:r w:rsidR="00BF2A41">
          <w:t xml:space="preserve"> feature type.</w:t>
        </w:r>
      </w:ins>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693" w:author="Eric Boisvert" w:date="2016-01-24T13:30:00Z">
        <w:r w:rsidDel="00253146">
          <w:delText>:CharacterString</w:delText>
        </w:r>
      </w:del>
      <w:ins w:id="2694"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695"/>
      <w:r>
        <w:rPr>
          <w:lang w:val="en-CA"/>
        </w:rPr>
        <w:t>3986</w:t>
      </w:r>
      <w:commentRangeEnd w:id="2695"/>
      <w:r>
        <w:rPr>
          <w:rStyle w:val="Marquedecommentaire"/>
        </w:rPr>
        <w:commentReference w:id="269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4DDAFEC9" w:rsidR="00D27756" w:rsidRPr="00D12552" w:rsidRDefault="00D27756" w:rsidP="00037BE7">
            <w:pPr>
              <w:pStyle w:val="Tabletext10"/>
              <w:jc w:val="left"/>
              <w:rPr>
                <w:rStyle w:val="reqtext"/>
                <w:lang w:val="en-CA"/>
              </w:rPr>
            </w:pPr>
            <w:r>
              <w:rPr>
                <w:rStyle w:val="reqtext"/>
                <w:lang w:val="en-CA"/>
              </w:rPr>
              <w:t xml:space="preserve">Identifier </w:t>
            </w:r>
            <w:del w:id="2696" w:author="Eric Boisvert" w:date="2016-03-25T09:36:00Z">
              <w:r w:rsidDel="00037BE7">
                <w:rPr>
                  <w:rStyle w:val="reqtext"/>
                  <w:lang w:val="en-CA"/>
                </w:rPr>
                <w:delText xml:space="preserve">SHALL </w:delText>
              </w:r>
            </w:del>
            <w:ins w:id="2697" w:author="Eric Boisvert" w:date="2016-03-25T09:36:00Z">
              <w:r w:rsidR="00037BE7">
                <w:rPr>
                  <w:rStyle w:val="reqtext"/>
                  <w:lang w:val="en-CA"/>
                </w:rPr>
                <w:t xml:space="preserve">SHOULD </w:t>
              </w:r>
            </w:ins>
            <w:r>
              <w:rPr>
                <w:rStyle w:val="reqtext"/>
                <w:lang w:val="en-CA"/>
              </w:rPr>
              <w:t>correspond to a representation of GeoSciML MappedFeature</w:t>
            </w:r>
            <w:ins w:id="2698" w:author="Boisvert, Eric" w:date="2016-03-29T08:28:00Z">
              <w:r w:rsidR="00BF2A41">
                <w:rPr>
                  <w:rStyle w:val="reqtext"/>
                  <w:lang w:val="en-CA"/>
                </w:rPr>
                <w:t>.</w:t>
              </w:r>
            </w:ins>
          </w:p>
        </w:tc>
      </w:tr>
    </w:tbl>
    <w:p w14:paraId="3DB08E16" w14:textId="77777777" w:rsidR="00D27756" w:rsidRDefault="00D27756" w:rsidP="002E6F45"/>
    <w:p w14:paraId="42793660" w14:textId="77777777" w:rsidR="002E6F45" w:rsidRDefault="002E6F45" w:rsidP="002E6F45">
      <w:r>
        <w:lastRenderedPageBreak/>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D49CE67" w:rsidR="002E6F45" w:rsidRDefault="00F13D40" w:rsidP="00D14AF0">
      <w:pPr>
        <w:autoSpaceDE w:val="0"/>
        <w:autoSpaceDN w:val="0"/>
        <w:adjustRightInd w:val="0"/>
        <w:spacing w:after="0" w:line="240" w:lineRule="atLeast"/>
        <w:rPr>
          <w:rFonts w:cs="Arial"/>
          <w:color w:val="000000"/>
          <w:lang w:val="en-CA"/>
        </w:rPr>
      </w:pPr>
      <w:ins w:id="2699" w:author="Eric Boisvert" w:date="2016-03-28T13:13:00Z">
        <w:r>
          <w:t>If present, t</w:t>
        </w:r>
      </w:ins>
      <w:del w:id="2700" w:author="Eric Boisvert" w:date="2016-03-28T13:13:00Z">
        <w:r w:rsidR="002E6F45" w:rsidDel="00F13D40">
          <w:rPr>
            <w:rFonts w:cs="Arial"/>
            <w:color w:val="000000"/>
            <w:lang w:val="en-CA"/>
          </w:rPr>
          <w:delText>T</w:delText>
        </w:r>
      </w:del>
      <w:r w:rsidR="002E6F45">
        <w:rPr>
          <w:rFonts w:cs="Arial"/>
          <w:color w:val="000000"/>
          <w:lang w:val="en-CA"/>
        </w:rPr>
        <w:t>he property name</w:t>
      </w:r>
      <w:del w:id="2701" w:author="Eric Boisvert" w:date="2016-01-24T13:30:00Z">
        <w:r w:rsidR="002E6F45" w:rsidDel="00253146">
          <w:rPr>
            <w:rFonts w:cs="Arial"/>
            <w:color w:val="000000"/>
            <w:lang w:val="en-CA"/>
          </w:rPr>
          <w:delText>:CharacterString</w:delText>
        </w:r>
      </w:del>
      <w:ins w:id="2702" w:author="Eric Boisvert" w:date="2016-01-24T13:30:00Z">
        <w:r w:rsidR="00253146">
          <w:rPr>
            <w:rFonts w:cs="Arial"/>
            <w:color w:val="000000"/>
            <w:lang w:val="en-CA"/>
          </w:rPr>
          <w:t>:Primitive::CharacterString</w:t>
        </w:r>
      </w:ins>
      <w:r w:rsidR="002E6F45">
        <w:rPr>
          <w:rFonts w:cs="Arial"/>
          <w:color w:val="000000"/>
          <w:lang w:val="en-CA"/>
        </w:rPr>
        <w:t xml:space="preserve"> shall contain a d</w:t>
      </w:r>
      <w:r w:rsidR="002E6F45"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38033B7" w:rsidR="002E6F45" w:rsidRPr="00D970E9" w:rsidRDefault="00F13D40" w:rsidP="00A12606">
      <w:pPr>
        <w:rPr>
          <w:lang w:val="en-CA"/>
        </w:rPr>
      </w:pPr>
      <w:ins w:id="2703" w:author="Eric Boisvert" w:date="2016-03-28T13:13:00Z">
        <w:r>
          <w:t>If present, t</w:t>
        </w:r>
      </w:ins>
      <w:del w:id="2704" w:author="Eric Boisvert" w:date="2016-03-28T13:13:00Z">
        <w:r w:rsidR="002E6F45" w:rsidDel="00F13D40">
          <w:rPr>
            <w:lang w:val="en-CA"/>
          </w:rPr>
          <w:delText>T</w:delText>
        </w:r>
      </w:del>
      <w:r w:rsidR="002E6F45">
        <w:rPr>
          <w:lang w:val="en-CA"/>
        </w:rPr>
        <w:t>he property description</w:t>
      </w:r>
      <w:del w:id="2705" w:author="Eric Boisvert" w:date="2016-01-24T13:30:00Z">
        <w:r w:rsidR="002E6F45" w:rsidDel="00253146">
          <w:rPr>
            <w:lang w:val="en-CA"/>
          </w:rPr>
          <w:delText>:CharacterString</w:delText>
        </w:r>
      </w:del>
      <w:ins w:id="2706" w:author="Eric Boisvert" w:date="2016-01-24T13:30:00Z">
        <w:r w:rsidR="00253146">
          <w:rPr>
            <w:lang w:val="en-CA"/>
          </w:rPr>
          <w:t>:Primitive::CharacterString</w:t>
        </w:r>
      </w:ins>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384CB558" w:rsidR="002E6F45" w:rsidRDefault="00F13D40" w:rsidP="00D14AF0">
      <w:pPr>
        <w:autoSpaceDE w:val="0"/>
        <w:autoSpaceDN w:val="0"/>
        <w:adjustRightInd w:val="0"/>
        <w:spacing w:after="0" w:line="240" w:lineRule="atLeast"/>
        <w:rPr>
          <w:rFonts w:cs="Arial"/>
          <w:color w:val="000000"/>
          <w:lang w:val="en-CA"/>
        </w:rPr>
      </w:pPr>
      <w:ins w:id="2707" w:author="Eric Boisvert" w:date="2016-03-28T13:13:00Z">
        <w:r>
          <w:t>If present, t</w:t>
        </w:r>
      </w:ins>
      <w:del w:id="2708" w:author="Eric Boisvert" w:date="2016-03-28T13:13:00Z">
        <w:r w:rsidR="002E6F45" w:rsidDel="00F13D40">
          <w:rPr>
            <w:rFonts w:cs="Arial"/>
            <w:color w:val="000000"/>
            <w:lang w:val="en-CA"/>
          </w:rPr>
          <w:delText>T</w:delText>
        </w:r>
      </w:del>
      <w:r w:rsidR="002E6F45">
        <w:rPr>
          <w:rFonts w:cs="Arial"/>
          <w:color w:val="000000"/>
          <w:lang w:val="en-CA"/>
        </w:rPr>
        <w:t>he property faultType</w:t>
      </w:r>
      <w:del w:id="2709" w:author="Eric Boisvert" w:date="2016-01-24T13:30:00Z">
        <w:r w:rsidR="002E6F45" w:rsidDel="00253146">
          <w:rPr>
            <w:rFonts w:cs="Arial"/>
            <w:color w:val="000000"/>
            <w:lang w:val="en-CA"/>
          </w:rPr>
          <w:delText>:CharacterString</w:delText>
        </w:r>
      </w:del>
      <w:ins w:id="2710" w:author="Eric Boisvert" w:date="2016-01-24T13:30:00Z">
        <w:r w:rsidR="00253146">
          <w:rPr>
            <w:rFonts w:cs="Arial"/>
            <w:color w:val="000000"/>
            <w:lang w:val="en-CA"/>
          </w:rPr>
          <w:t>:Primitive::CharacterString</w:t>
        </w:r>
      </w:ins>
      <w:r w:rsidR="002E6F45">
        <w:rPr>
          <w:rFonts w:cs="Arial"/>
          <w:color w:val="000000"/>
          <w:lang w:val="en-CA"/>
        </w:rPr>
        <w:t xml:space="preserve"> shall contain </w:t>
      </w:r>
      <w:ins w:id="2711" w:author="Eric Boisvert" w:date="2016-03-28T12:55:00Z">
        <w:r w:rsidR="008A53EB">
          <w:rPr>
            <w:rFonts w:cs="Arial"/>
            <w:color w:val="000000"/>
            <w:lang w:val="en-CA"/>
          </w:rPr>
          <w:t xml:space="preserve">a human readable description of </w:t>
        </w:r>
      </w:ins>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r w:rsidRPr="00D970E9">
        <w:rPr>
          <w:lang w:val="en-CA"/>
        </w:rPr>
        <w:t>movementType</w:t>
      </w:r>
    </w:p>
    <w:p w14:paraId="1B780820" w14:textId="77777777" w:rsidR="002E6F45" w:rsidRDefault="002E6F45" w:rsidP="00A12606">
      <w:pPr>
        <w:rPr>
          <w:lang w:val="en-CA"/>
        </w:rPr>
      </w:pPr>
    </w:p>
    <w:p w14:paraId="0A802944" w14:textId="71D5BDD8" w:rsidR="002E6F45" w:rsidRDefault="00F13D40" w:rsidP="00A12606">
      <w:pPr>
        <w:rPr>
          <w:lang w:val="en-CA"/>
        </w:rPr>
      </w:pPr>
      <w:ins w:id="2712" w:author="Eric Boisvert" w:date="2016-03-28T13:13:00Z">
        <w:r>
          <w:t>If present, t</w:t>
        </w:r>
      </w:ins>
      <w:del w:id="2713" w:author="Eric Boisvert" w:date="2016-03-28T13:13:00Z">
        <w:r w:rsidR="002E6F45" w:rsidDel="00F13D40">
          <w:rPr>
            <w:lang w:val="en-CA"/>
          </w:rPr>
          <w:delText>T</w:delText>
        </w:r>
      </w:del>
      <w:r w:rsidR="002E6F45">
        <w:rPr>
          <w:lang w:val="en-CA"/>
        </w:rPr>
        <w:t>he property movementType</w:t>
      </w:r>
      <w:del w:id="2714" w:author="Eric Boisvert" w:date="2016-01-24T13:30:00Z">
        <w:r w:rsidR="002E6F45" w:rsidDel="00253146">
          <w:rPr>
            <w:lang w:val="en-CA"/>
          </w:rPr>
          <w:delText>:CharacterString</w:delText>
        </w:r>
      </w:del>
      <w:ins w:id="2715" w:author="Eric Boisvert" w:date="2016-01-24T13:30:00Z">
        <w:r w:rsidR="00253146">
          <w:rPr>
            <w:lang w:val="en-CA"/>
          </w:rPr>
          <w:t>:Primitive::CharacterString</w:t>
        </w:r>
      </w:ins>
      <w:r w:rsidR="002E6F45">
        <w:rPr>
          <w:lang w:val="en-CA"/>
        </w:rPr>
        <w:t xml:space="preserve"> shall contain a human readable summary of</w:t>
      </w:r>
      <w:r w:rsidR="002E6F45" w:rsidRPr="002E6F45">
        <w:rPr>
          <w:lang w:val="en-CA"/>
        </w:rPr>
        <w:t xml:space="preserve"> the type of movement (eg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FE0EF3F" w:rsidR="002E6F45" w:rsidRDefault="00F13D40" w:rsidP="00A12606">
      <w:pPr>
        <w:rPr>
          <w:lang w:val="en-CA"/>
        </w:rPr>
      </w:pPr>
      <w:ins w:id="2716" w:author="Eric Boisvert" w:date="2016-03-28T13:13:00Z">
        <w:r>
          <w:t>If present, t</w:t>
        </w:r>
      </w:ins>
      <w:del w:id="2717" w:author="Eric Boisvert" w:date="2016-03-28T13:13:00Z">
        <w:r w:rsidR="002E6F45" w:rsidDel="00F13D40">
          <w:rPr>
            <w:lang w:val="en-CA"/>
          </w:rPr>
          <w:delText>T</w:delText>
        </w:r>
      </w:del>
      <w:r w:rsidR="002E6F45">
        <w:rPr>
          <w:lang w:val="en-CA"/>
        </w:rPr>
        <w:t>he property deformationStyle</w:t>
      </w:r>
      <w:del w:id="2718" w:author="Eric Boisvert" w:date="2016-01-24T13:30:00Z">
        <w:r w:rsidR="002E6F45" w:rsidDel="00253146">
          <w:rPr>
            <w:lang w:val="en-CA"/>
          </w:rPr>
          <w:delText>:CharacterString</w:delText>
        </w:r>
      </w:del>
      <w:ins w:id="2719" w:author="Eric Boisvert" w:date="2016-01-24T13:30:00Z">
        <w:r w:rsidR="00253146">
          <w:rPr>
            <w:lang w:val="en-CA"/>
          </w:rPr>
          <w:t>:Primitive::CharacterString</w:t>
        </w:r>
      </w:ins>
      <w:r w:rsidR="002E6F45">
        <w:rPr>
          <w:lang w:val="en-CA"/>
        </w:rPr>
        <w:t xml:space="preserve"> shall contain a human readable description of</w:t>
      </w:r>
      <w:r w:rsidR="002E6F45" w:rsidRPr="002E6F45">
        <w:rPr>
          <w:lang w:val="en-CA"/>
        </w:rPr>
        <w:t xml:space="preserve"> the style of deformation (eg brittle, ductile etc)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63470D64" w:rsidR="002E6F45" w:rsidRDefault="00F13D40" w:rsidP="00A12606">
      <w:pPr>
        <w:rPr>
          <w:lang w:val="en-CA"/>
        </w:rPr>
      </w:pPr>
      <w:ins w:id="2720" w:author="Eric Boisvert" w:date="2016-03-28T13:13:00Z">
        <w:r>
          <w:t>If present, t</w:t>
        </w:r>
      </w:ins>
      <w:del w:id="2721" w:author="Eric Boisvert" w:date="2016-03-28T13:13:00Z">
        <w:r w:rsidR="002E6F45" w:rsidDel="00F13D40">
          <w:rPr>
            <w:lang w:val="en-CA"/>
          </w:rPr>
          <w:delText>T</w:delText>
        </w:r>
      </w:del>
      <w:r w:rsidR="002E6F45">
        <w:rPr>
          <w:lang w:val="en-CA"/>
        </w:rPr>
        <w:t>he property displacement</w:t>
      </w:r>
      <w:del w:id="2722" w:author="Eric Boisvert" w:date="2016-01-24T13:30:00Z">
        <w:r w:rsidR="002E6F45" w:rsidDel="00253146">
          <w:rPr>
            <w:lang w:val="en-CA"/>
          </w:rPr>
          <w:delText>:CharacterString</w:delText>
        </w:r>
      </w:del>
      <w:ins w:id="2723" w:author="Eric Boisvert" w:date="2016-01-24T13:30:00Z">
        <w:r w:rsidR="00253146">
          <w:rPr>
            <w:lang w:val="en-CA"/>
          </w:rPr>
          <w:t>:Primitive::CharacterString</w:t>
        </w:r>
      </w:ins>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r>
        <w:rPr>
          <w:lang w:val="en-CA"/>
        </w:rPr>
        <w:lastRenderedPageBreak/>
        <w:t>g</w:t>
      </w:r>
      <w:r w:rsidR="002E6F45" w:rsidRPr="00D970E9">
        <w:rPr>
          <w:lang w:val="en-CA"/>
        </w:rPr>
        <w:t>eologicHistory</w:t>
      </w:r>
    </w:p>
    <w:p w14:paraId="2C1D1852" w14:textId="77777777" w:rsidR="002E6F45" w:rsidRPr="002E6F45" w:rsidRDefault="002E6F45" w:rsidP="00A12606">
      <w:pPr>
        <w:rPr>
          <w:lang w:val="en-CA"/>
        </w:rPr>
      </w:pPr>
    </w:p>
    <w:p w14:paraId="776EA9AC" w14:textId="37D99670" w:rsidR="002E6F45" w:rsidRDefault="00F13D40" w:rsidP="00A12606">
      <w:pPr>
        <w:rPr>
          <w:lang w:val="en-CA"/>
        </w:rPr>
      </w:pPr>
      <w:ins w:id="2724" w:author="Eric Boisvert" w:date="2016-03-28T13:13:00Z">
        <w:r>
          <w:t>If present, t</w:t>
        </w:r>
      </w:ins>
      <w:del w:id="2725" w:author="Eric Boisvert" w:date="2016-03-28T13:13:00Z">
        <w:r w:rsidR="002E6F45" w:rsidDel="00F13D40">
          <w:rPr>
            <w:lang w:val="en-CA"/>
          </w:rPr>
          <w:delText>T</w:delText>
        </w:r>
      </w:del>
      <w:r w:rsidR="002E6F45">
        <w:rPr>
          <w:lang w:val="en-CA"/>
        </w:rPr>
        <w:t>he property geologicHistory</w:t>
      </w:r>
      <w:del w:id="2726" w:author="Eric Boisvert" w:date="2016-01-24T13:30:00Z">
        <w:r w:rsidR="002E6F45" w:rsidDel="00253146">
          <w:rPr>
            <w:lang w:val="en-CA"/>
          </w:rPr>
          <w:delText>:CharacterString</w:delText>
        </w:r>
      </w:del>
      <w:ins w:id="2727" w:author="Eric Boisvert" w:date="2016-01-24T13:30:00Z">
        <w:r w:rsidR="00253146">
          <w:rPr>
            <w:lang w:val="en-CA"/>
          </w:rPr>
          <w:t>:Primitive::CharacterString</w:t>
        </w:r>
      </w:ins>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ins w:id="2728" w:author="Eric Boisvert" w:date="2016-03-28T16:06:00Z">
        <w:r w:rsidR="003842F3">
          <w:rPr>
            <w:lang w:val="en-CA"/>
          </w:rPr>
          <w:t>7.3.1.3</w:t>
        </w:r>
      </w:ins>
      <w:del w:id="2729" w:author="Eric Boisvert" w:date="2016-03-28T16:06:00Z">
        <w:r w:rsidR="004D34D6" w:rsidDel="003842F3">
          <w:rPr>
            <w:lang w:val="en-CA"/>
          </w:rPr>
          <w:delText>8.3.1.3</w:delText>
        </w:r>
      </w:del>
      <w:r w:rsidR="002E6F45">
        <w:rPr>
          <w:lang w:val="en-CA"/>
        </w:rPr>
        <w:fldChar w:fldCharType="end"/>
      </w:r>
      <w:r w:rsidR="002E6F45">
        <w:rPr>
          <w:lang w:val="en-CA"/>
        </w:rPr>
        <w:t xml:space="preserve">) describing </w:t>
      </w:r>
      <w:r w:rsidR="002E6F45" w:rsidRPr="002E6F45">
        <w:rPr>
          <w:lang w:val="en-CA"/>
        </w:rPr>
        <w:t xml:space="preserve"> the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r w:rsidRPr="00393486">
        <w:rPr>
          <w:lang w:val="en-CA"/>
        </w:rPr>
        <w:t>numericOlderAge</w:t>
      </w:r>
    </w:p>
    <w:p w14:paraId="18236C41" w14:textId="77777777" w:rsidR="00393486" w:rsidRPr="00393486" w:rsidRDefault="00393486" w:rsidP="00A12606">
      <w:pPr>
        <w:rPr>
          <w:lang w:val="en-CA"/>
        </w:rPr>
      </w:pPr>
    </w:p>
    <w:p w14:paraId="714E0787" w14:textId="316D09C0" w:rsidR="00393486" w:rsidRDefault="00F13D40" w:rsidP="00A12606">
      <w:pPr>
        <w:rPr>
          <w:lang w:val="en-CA"/>
        </w:rPr>
      </w:pPr>
      <w:ins w:id="2730" w:author="Eric Boisvert" w:date="2016-03-28T13:13:00Z">
        <w:r>
          <w:t>If present, t</w:t>
        </w:r>
      </w:ins>
      <w:del w:id="2731" w:author="Eric Boisvert" w:date="2016-03-28T13:13:00Z">
        <w:r w:rsidR="00393486" w:rsidDel="00F13D40">
          <w:rPr>
            <w:lang w:val="en-CA"/>
          </w:rPr>
          <w:delText>T</w:delText>
        </w:r>
      </w:del>
      <w:r w:rsidR="00393486">
        <w:rPr>
          <w:lang w:val="en-CA"/>
        </w:rPr>
        <w:t>he property numericOlderAge</w:t>
      </w:r>
      <w:del w:id="2732" w:author="Eric Boisvert" w:date="2016-01-24T13:31:00Z">
        <w:r w:rsidR="00393486" w:rsidDel="00253146">
          <w:rPr>
            <w:lang w:val="en-CA"/>
          </w:rPr>
          <w:delText>:Number</w:delText>
        </w:r>
      </w:del>
      <w:ins w:id="2733" w:author="Eric Boisvert" w:date="2016-01-24T13:31:00Z">
        <w:r w:rsidR="00253146">
          <w:rPr>
            <w:lang w:val="en-CA"/>
          </w:rPr>
          <w:t>:Primitive::Number</w:t>
        </w:r>
      </w:ins>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r w:rsidRPr="00D970E9">
        <w:rPr>
          <w:lang w:val="en-CA"/>
        </w:rPr>
        <w:t>numericYoungerAge</w:t>
      </w:r>
    </w:p>
    <w:p w14:paraId="06B60566" w14:textId="77777777" w:rsidR="007433DB" w:rsidRDefault="007433DB" w:rsidP="00A12606">
      <w:pPr>
        <w:rPr>
          <w:lang w:val="en-CA"/>
        </w:rPr>
      </w:pPr>
    </w:p>
    <w:p w14:paraId="7920F3A4" w14:textId="3F1BD408" w:rsidR="00393486" w:rsidRDefault="00F13D40" w:rsidP="00A12606">
      <w:pPr>
        <w:rPr>
          <w:lang w:val="en-CA"/>
        </w:rPr>
      </w:pPr>
      <w:ins w:id="2734" w:author="Eric Boisvert" w:date="2016-03-28T13:13:00Z">
        <w:r>
          <w:t>If present, t</w:t>
        </w:r>
      </w:ins>
      <w:del w:id="2735" w:author="Eric Boisvert" w:date="2016-03-28T13:13:00Z">
        <w:r w:rsidR="00393486" w:rsidDel="00F13D40">
          <w:rPr>
            <w:lang w:val="en-CA"/>
          </w:rPr>
          <w:delText>T</w:delText>
        </w:r>
      </w:del>
      <w:r w:rsidR="00393486">
        <w:rPr>
          <w:lang w:val="en-CA"/>
        </w:rPr>
        <w:t>he property numericYoungerAge</w:t>
      </w:r>
      <w:del w:id="2736" w:author="Eric Boisvert" w:date="2016-01-24T13:31:00Z">
        <w:r w:rsidR="00393486" w:rsidDel="00253146">
          <w:rPr>
            <w:lang w:val="en-CA"/>
          </w:rPr>
          <w:delText>:Number</w:delText>
        </w:r>
      </w:del>
      <w:ins w:id="2737" w:author="Eric Boisvert" w:date="2016-01-24T13:31:00Z">
        <w:r w:rsidR="00253146">
          <w:rPr>
            <w:lang w:val="en-CA"/>
          </w:rPr>
          <w:t>:Primitive::Number</w:t>
        </w:r>
      </w:ins>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29A2031C" w:rsidR="00393486" w:rsidRDefault="00F13D40" w:rsidP="00A12606">
      <w:pPr>
        <w:rPr>
          <w:lang w:val="en-CA"/>
        </w:rPr>
      </w:pPr>
      <w:ins w:id="2738" w:author="Eric Boisvert" w:date="2016-03-28T13:13:00Z">
        <w:r>
          <w:t>If present, t</w:t>
        </w:r>
      </w:ins>
      <w:del w:id="2739" w:author="Eric Boisvert" w:date="2016-03-28T13:13:00Z">
        <w:r w:rsidR="00393486" w:rsidDel="00F13D40">
          <w:rPr>
            <w:lang w:val="en-CA"/>
          </w:rPr>
          <w:delText>T</w:delText>
        </w:r>
      </w:del>
      <w:r w:rsidR="00393486">
        <w:rPr>
          <w:lang w:val="en-CA"/>
        </w:rPr>
        <w:t>he property observationMethod</w:t>
      </w:r>
      <w:del w:id="2740" w:author="Eric Boisvert" w:date="2016-01-24T13:30:00Z">
        <w:r w:rsidR="00393486" w:rsidDel="00253146">
          <w:rPr>
            <w:lang w:val="en-CA"/>
          </w:rPr>
          <w:delText>:CharacterString</w:delText>
        </w:r>
      </w:del>
      <w:ins w:id="2741" w:author="Eric Boisvert" w:date="2016-01-24T13:30:00Z">
        <w:r w:rsidR="00253146">
          <w:rPr>
            <w:lang w:val="en-CA"/>
          </w:rPr>
          <w:t>:Primitive::CharacterString</w:t>
        </w:r>
      </w:ins>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475E1899" w:rsidR="00393486" w:rsidRDefault="00F13D40" w:rsidP="00A12606">
      <w:pPr>
        <w:rPr>
          <w:lang w:val="en-CA"/>
        </w:rPr>
      </w:pPr>
      <w:ins w:id="2742" w:author="Eric Boisvert" w:date="2016-03-28T13:13:00Z">
        <w:r>
          <w:t>If present, t</w:t>
        </w:r>
      </w:ins>
      <w:del w:id="2743" w:author="Eric Boisvert" w:date="2016-03-28T13:13:00Z">
        <w:r w:rsidR="00393486" w:rsidDel="00F13D40">
          <w:rPr>
            <w:lang w:val="en-CA"/>
          </w:rPr>
          <w:delText>T</w:delText>
        </w:r>
      </w:del>
      <w:r w:rsidR="00393486">
        <w:rPr>
          <w:lang w:val="en-CA"/>
        </w:rPr>
        <w:t>he property positionAccuracy</w:t>
      </w:r>
      <w:del w:id="2744" w:author="Eric Boisvert" w:date="2016-01-24T13:30:00Z">
        <w:r w:rsidR="00393486" w:rsidDel="00253146">
          <w:rPr>
            <w:lang w:val="en-CA"/>
          </w:rPr>
          <w:delText>:CharacterString</w:delText>
        </w:r>
      </w:del>
      <w:ins w:id="2745" w:author="Eric Boisvert" w:date="2016-01-24T13:30:00Z">
        <w:r w:rsidR="00253146">
          <w:rPr>
            <w:lang w:val="en-CA"/>
          </w:rPr>
          <w:t>:Primitive::CharacterString</w:t>
        </w:r>
      </w:ins>
      <w:r w:rsidR="00393486">
        <w:rPr>
          <w:lang w:val="en-CA"/>
        </w:rPr>
        <w:t xml:space="preserve"> shall contain Quantitative values defining</w:t>
      </w:r>
      <w:r w:rsidR="00393486"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Titre4"/>
        <w:rPr>
          <w:lang w:val="en-CA"/>
        </w:rPr>
      </w:pPr>
      <w:r>
        <w:rPr>
          <w:lang w:val="en-CA"/>
        </w:rPr>
        <w:t>source</w:t>
      </w:r>
    </w:p>
    <w:p w14:paraId="29DC28DF" w14:textId="77777777" w:rsidR="00393486" w:rsidRDefault="00393486" w:rsidP="00A12606">
      <w:pPr>
        <w:rPr>
          <w:lang w:val="en-CA"/>
        </w:rPr>
      </w:pPr>
    </w:p>
    <w:p w14:paraId="66BB2F8A" w14:textId="7FE26DBC" w:rsidR="00393486" w:rsidRDefault="00F13D40" w:rsidP="00A12606">
      <w:pPr>
        <w:rPr>
          <w:lang w:val="en-CA"/>
        </w:rPr>
      </w:pPr>
      <w:ins w:id="2746" w:author="Eric Boisvert" w:date="2016-03-28T13:13:00Z">
        <w:r>
          <w:t>If present, t</w:t>
        </w:r>
      </w:ins>
      <w:del w:id="2747" w:author="Eric Boisvert" w:date="2016-03-28T13:13:00Z">
        <w:r w:rsidR="00393486" w:rsidDel="00F13D40">
          <w:rPr>
            <w:lang w:val="en-CA"/>
          </w:rPr>
          <w:delText>T</w:delText>
        </w:r>
      </w:del>
      <w:r w:rsidR="00393486">
        <w:rPr>
          <w:lang w:val="en-CA"/>
        </w:rPr>
        <w:t>he property source:CharacterString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w:t>
      </w:r>
      <w:del w:id="2748" w:author="Eric Boisvert" w:date="2016-03-28T12:56:00Z">
        <w:r w:rsidR="00393486" w:rsidRPr="00393486" w:rsidDel="008A53EB">
          <w:rPr>
            <w:lang w:val="en-CA"/>
          </w:rPr>
          <w:delText>a</w:delText>
        </w:r>
      </w:del>
      <w:r w:rsidR="00393486" w:rsidRPr="00393486">
        <w:rPr>
          <w:lang w:val="en-CA"/>
        </w:rPr>
        <w:t>m</w:t>
      </w:r>
      <w:ins w:id="2749" w:author="Eric Boisvert" w:date="2016-03-28T12:56:00Z">
        <w:r w:rsidR="008A53EB">
          <w:rPr>
            <w:lang w:val="en-CA"/>
          </w:rPr>
          <w:t>a</w:t>
        </w:r>
      </w:ins>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lastRenderedPageBreak/>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750" w:author="Eric Boisvert" w:date="2016-01-24T13:30:00Z">
        <w:r w:rsidDel="00253146">
          <w:rPr>
            <w:lang w:val="en-CA"/>
          </w:rPr>
          <w:delText>:CharacterString</w:delText>
        </w:r>
      </w:del>
      <w:ins w:id="275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2366A86C" w:rsidR="00D27756" w:rsidRPr="00D12552" w:rsidRDefault="00D27756" w:rsidP="00037BE7">
            <w:pPr>
              <w:pStyle w:val="Tabletext10"/>
              <w:jc w:val="left"/>
              <w:rPr>
                <w:rStyle w:val="reqtext"/>
                <w:lang w:val="en-CA"/>
              </w:rPr>
            </w:pPr>
            <w:r>
              <w:rPr>
                <w:rStyle w:val="reqtext"/>
                <w:lang w:val="en-CA"/>
              </w:rPr>
              <w:t xml:space="preserve">faultType_uri </w:t>
            </w:r>
            <w:del w:id="2752" w:author="Eric Boisvert" w:date="2016-03-25T09:36:00Z">
              <w:r w:rsidDel="00037BE7">
                <w:rPr>
                  <w:rStyle w:val="reqtext"/>
                  <w:lang w:val="en-CA"/>
                </w:rPr>
                <w:delText xml:space="preserve">SHALL </w:delText>
              </w:r>
            </w:del>
            <w:ins w:id="2753"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754" w:author="Eric Boisvert" w:date="2016-01-24T13:30:00Z">
        <w:r w:rsidDel="00253146">
          <w:rPr>
            <w:lang w:val="en-CA"/>
          </w:rPr>
          <w:delText>:CharacterString</w:delText>
        </w:r>
      </w:del>
      <w:ins w:id="275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w:t>
      </w:r>
      <w:del w:id="2756"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5B86E937" w:rsidR="00D27756" w:rsidRPr="00D12552" w:rsidRDefault="00D27756" w:rsidP="00037BE7">
            <w:pPr>
              <w:pStyle w:val="Tabletext10"/>
              <w:jc w:val="left"/>
              <w:rPr>
                <w:rStyle w:val="reqtext"/>
                <w:lang w:val="en-CA"/>
              </w:rPr>
            </w:pPr>
            <w:r>
              <w:rPr>
                <w:rStyle w:val="reqtext"/>
                <w:lang w:val="en-CA"/>
              </w:rPr>
              <w:t xml:space="preserve">movementType_uri </w:t>
            </w:r>
            <w:del w:id="2757" w:author="Eric Boisvert" w:date="2016-03-25T09:36:00Z">
              <w:r w:rsidDel="00037BE7">
                <w:rPr>
                  <w:rStyle w:val="reqtext"/>
                  <w:lang w:val="en-CA"/>
                </w:rPr>
                <w:delText xml:space="preserve">SHALL </w:delText>
              </w:r>
            </w:del>
            <w:ins w:id="2758"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241682E1" w14:textId="46E4B372"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w:t>
      </w:r>
      <w:del w:id="2759" w:author="Eric Boisvert" w:date="2016-03-28T12:56:00Z">
        <w:r w:rsidRPr="00393486" w:rsidDel="008A53EB">
          <w:rPr>
            <w:lang w:val="en-CA"/>
          </w:rPr>
          <w:delText>t</w:delText>
        </w:r>
      </w:del>
      <w:r w:rsidRPr="00393486">
        <w:rPr>
          <w:lang w:val="en-CA"/>
        </w:rPr>
        <w:t xml:space="preserve">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3BA543E0" w:rsidR="00D27756" w:rsidRPr="00D12552" w:rsidRDefault="00D27756" w:rsidP="00037BE7">
            <w:pPr>
              <w:pStyle w:val="Tabletext10"/>
              <w:jc w:val="left"/>
              <w:rPr>
                <w:rStyle w:val="reqtext"/>
                <w:lang w:val="en-CA"/>
              </w:rPr>
            </w:pPr>
            <w:r>
              <w:rPr>
                <w:rStyle w:val="reqtext"/>
                <w:lang w:val="en-CA"/>
              </w:rPr>
              <w:t xml:space="preserve">movementType_uri </w:t>
            </w:r>
            <w:del w:id="2760" w:author="Eric Boisvert" w:date="2016-03-25T09:36:00Z">
              <w:r w:rsidDel="00037BE7">
                <w:rPr>
                  <w:rStyle w:val="reqtext"/>
                  <w:lang w:val="en-CA"/>
                </w:rPr>
                <w:delText xml:space="preserve">SHALL </w:delText>
              </w:r>
            </w:del>
            <w:ins w:id="2761" w:author="Eric Boisvert" w:date="2016-03-25T09:36:00Z">
              <w:r w:rsidR="00037BE7">
                <w:rPr>
                  <w:rStyle w:val="reqtext"/>
                  <w:lang w:val="en-CA"/>
                </w:rPr>
                <w:t xml:space="preserve">SHOULD </w:t>
              </w:r>
            </w:ins>
            <w:r>
              <w:rPr>
                <w:rStyle w:val="reqtext"/>
                <w:lang w:val="en-CA"/>
              </w:rPr>
              <w:t>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4EC508C3" w:rsidR="00393486" w:rsidRDefault="00393486" w:rsidP="00A12606">
      <w:pPr>
        <w:rPr>
          <w:lang w:val="en-CA"/>
        </w:rPr>
      </w:pPr>
      <w:r>
        <w:rPr>
          <w:lang w:val="en-CA"/>
        </w:rPr>
        <w:t>The property representativeAge_uri</w:t>
      </w:r>
      <w:del w:id="2762" w:author="Eric Boisvert" w:date="2016-01-24T13:30:00Z">
        <w:r w:rsidDel="00253146">
          <w:rPr>
            <w:lang w:val="en-CA"/>
          </w:rPr>
          <w:delText>:CharacterString</w:delText>
        </w:r>
      </w:del>
      <w:ins w:id="276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64" w:author="Eric Boisvert" w:date="2016-03-28T12:56:00Z">
        <w:r w:rsidRPr="00393486" w:rsidDel="008A53EB">
          <w:rPr>
            <w:lang w:val="en-CA"/>
          </w:rPr>
          <w:delText xml:space="preserve">the </w:delText>
        </w:r>
      </w:del>
      <w:r w:rsidRPr="00393486">
        <w:rPr>
          <w:lang w:val="en-CA"/>
        </w:rPr>
        <w:t>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656D4DD8" w:rsidR="00D27756" w:rsidRPr="00D12552" w:rsidRDefault="00D27756" w:rsidP="00037BE7">
            <w:pPr>
              <w:pStyle w:val="Tabletext10"/>
              <w:jc w:val="left"/>
              <w:rPr>
                <w:rStyle w:val="reqtext"/>
                <w:lang w:val="en-CA"/>
              </w:rPr>
            </w:pPr>
            <w:r>
              <w:rPr>
                <w:rStyle w:val="reqtext"/>
                <w:lang w:val="en-CA"/>
              </w:rPr>
              <w:t xml:space="preserve">If present, representativeAge_uri </w:t>
            </w:r>
            <w:del w:id="2765" w:author="Eric Boisvert" w:date="2016-03-25T09:36:00Z">
              <w:r w:rsidDel="00037BE7">
                <w:rPr>
                  <w:rStyle w:val="reqtext"/>
                  <w:lang w:val="en-CA"/>
                </w:rPr>
                <w:delText xml:space="preserve">SHALL </w:delText>
              </w:r>
            </w:del>
            <w:ins w:id="2766" w:author="Eric Boisvert" w:date="2016-03-25T09:36:00Z">
              <w:r w:rsidR="00037BE7">
                <w:rPr>
                  <w:rStyle w:val="reqtext"/>
                  <w:lang w:val="en-CA"/>
                </w:rPr>
                <w:t xml:space="preserve">SHOULD </w:t>
              </w:r>
            </w:ins>
            <w:r>
              <w:rPr>
                <w:rStyle w:val="reqtext"/>
                <w:lang w:val="en-CA"/>
              </w:rPr>
              <w:t>resolved to a representation of GeoSciML GeologicAge</w:t>
            </w:r>
            <w:ins w:id="2767" w:author="Boisvert, Eric" w:date="2016-03-29T08:29:00Z">
              <w:r w:rsidR="00BF2A41">
                <w:rPr>
                  <w:rStyle w:val="reqtext"/>
                  <w:lang w:val="en-CA"/>
                </w:rPr>
                <w:t>.</w:t>
              </w:r>
            </w:ins>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77EDED57"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68" w:author="Eric Boisvert" w:date="2016-03-28T12:56:00Z">
        <w:r w:rsidRPr="00393486" w:rsidDel="008A53EB">
          <w:rPr>
            <w:lang w:val="en-CA"/>
          </w:rPr>
          <w:delText xml:space="preserve">the </w:delText>
        </w:r>
      </w:del>
      <w:r w:rsidRPr="00393486">
        <w:rPr>
          <w:lang w:val="en-CA"/>
        </w:rPr>
        <w:t>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2D5035BB" w:rsidR="00D27756" w:rsidRPr="00D12552" w:rsidRDefault="00D27756" w:rsidP="00037BE7">
            <w:pPr>
              <w:pStyle w:val="Tabletext10"/>
              <w:jc w:val="left"/>
              <w:rPr>
                <w:rStyle w:val="reqtext"/>
                <w:lang w:val="en-CA"/>
              </w:rPr>
            </w:pPr>
            <w:r>
              <w:rPr>
                <w:rStyle w:val="reqtext"/>
                <w:lang w:val="en-CA"/>
              </w:rPr>
              <w:t xml:space="preserve">If present, representativeOlderAge_uri </w:t>
            </w:r>
            <w:del w:id="2769" w:author="Eric Boisvert" w:date="2016-03-25T09:36:00Z">
              <w:r w:rsidDel="00037BE7">
                <w:rPr>
                  <w:rStyle w:val="reqtext"/>
                  <w:lang w:val="en-CA"/>
                </w:rPr>
                <w:delText xml:space="preserve">SHALL </w:delText>
              </w:r>
            </w:del>
            <w:ins w:id="2770" w:author="Eric Boisvert" w:date="2016-03-25T09:36:00Z">
              <w:r w:rsidR="00037BE7">
                <w:rPr>
                  <w:rStyle w:val="reqtext"/>
                  <w:lang w:val="en-CA"/>
                </w:rPr>
                <w:t xml:space="preserve">SHOULD </w:t>
              </w:r>
            </w:ins>
            <w:r>
              <w:rPr>
                <w:rStyle w:val="reqtext"/>
                <w:lang w:val="en-CA"/>
              </w:rPr>
              <w:t>resolved to a representation of GeoSciML GeologicAge</w:t>
            </w:r>
            <w:ins w:id="2771" w:author="Boisvert, Eric" w:date="2016-03-29T08:29:00Z">
              <w:r w:rsidR="00BF2A41">
                <w:rPr>
                  <w:rStyle w:val="reqtext"/>
                  <w:lang w:val="en-CA"/>
                </w:rPr>
                <w:t>.</w:t>
              </w:r>
            </w:ins>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7DB70DE6" w:rsidR="00D27756" w:rsidRDefault="00393486" w:rsidP="00A12606">
      <w:pPr>
        <w:rPr>
          <w:lang w:val="en-CA"/>
        </w:rPr>
      </w:pPr>
      <w:r>
        <w:rPr>
          <w:lang w:val="en-CA"/>
        </w:rPr>
        <w:t>The property representativeYoungerAge_uri</w:t>
      </w:r>
      <w:del w:id="2772" w:author="Eric Boisvert" w:date="2016-01-24T13:30:00Z">
        <w:r w:rsidDel="00253146">
          <w:rPr>
            <w:lang w:val="en-CA"/>
          </w:rPr>
          <w:delText>:CharacterString</w:delText>
        </w:r>
      </w:del>
      <w:ins w:id="277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event selected from the geologic feature's geological history or a value summarising </w:t>
      </w:r>
      <w:del w:id="2774" w:author="Eric Boisvert" w:date="2016-03-28T12:56:00Z">
        <w:r w:rsidRPr="00393486" w:rsidDel="008A53EB">
          <w:rPr>
            <w:lang w:val="en-CA"/>
          </w:rPr>
          <w:delText xml:space="preserve">the </w:delText>
        </w:r>
      </w:del>
      <w:r w:rsidRPr="00393486">
        <w:rPr>
          <w:lang w:val="en-CA"/>
        </w:rPr>
        <w:t>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92A0DBD" w:rsidR="00D27756" w:rsidRPr="00D12552" w:rsidRDefault="00D27756" w:rsidP="00037BE7">
            <w:pPr>
              <w:pStyle w:val="Tabletext10"/>
              <w:jc w:val="left"/>
              <w:rPr>
                <w:rStyle w:val="reqtext"/>
                <w:lang w:val="en-CA"/>
              </w:rPr>
            </w:pPr>
            <w:r>
              <w:rPr>
                <w:rStyle w:val="reqtext"/>
                <w:lang w:val="en-CA"/>
              </w:rPr>
              <w:t xml:space="preserve">If present, representativeYoungerAge_uri </w:t>
            </w:r>
            <w:del w:id="2775" w:author="Eric Boisvert" w:date="2016-03-25T09:36:00Z">
              <w:r w:rsidDel="00037BE7">
                <w:rPr>
                  <w:rStyle w:val="reqtext"/>
                  <w:lang w:val="en-CA"/>
                </w:rPr>
                <w:delText xml:space="preserve">SHALL </w:delText>
              </w:r>
            </w:del>
            <w:ins w:id="2776" w:author="Eric Boisvert" w:date="2016-03-25T09:36:00Z">
              <w:r w:rsidR="00037BE7">
                <w:rPr>
                  <w:rStyle w:val="reqtext"/>
                  <w:lang w:val="en-CA"/>
                </w:rPr>
                <w:t xml:space="preserve">SHOULD </w:t>
              </w:r>
            </w:ins>
            <w:r>
              <w:rPr>
                <w:rStyle w:val="reqtext"/>
                <w:lang w:val="en-CA"/>
              </w:rPr>
              <w:t>resolved to a representation of GeoSciML GeologicAge</w:t>
            </w:r>
            <w:ins w:id="2777" w:author="Boisvert, Eric" w:date="2016-03-29T08:29:00Z">
              <w:r w:rsidR="00BF2A41">
                <w:rPr>
                  <w:rStyle w:val="reqtext"/>
                  <w:lang w:val="en-CA"/>
                </w:rPr>
                <w:t>.</w:t>
              </w:r>
            </w:ins>
          </w:p>
        </w:tc>
      </w:tr>
    </w:tbl>
    <w:p w14:paraId="60D5FFAB" w14:textId="77777777" w:rsidR="00D27756" w:rsidRDefault="00D27756" w:rsidP="00A12606">
      <w:pPr>
        <w:rPr>
          <w:lang w:val="en-CA"/>
        </w:rPr>
      </w:pPr>
    </w:p>
    <w:p w14:paraId="6F58C1B9" w14:textId="5CF78B8B" w:rsidR="007433DB" w:rsidRDefault="007433DB" w:rsidP="00A12606">
      <w:pPr>
        <w:pStyle w:val="Titre4"/>
        <w:rPr>
          <w:lang w:val="en-CA"/>
        </w:rPr>
      </w:pPr>
      <w:r w:rsidRPr="007433DB">
        <w:rPr>
          <w:lang w:val="en-CA"/>
        </w:rPr>
        <w:t>specification_uri</w:t>
      </w:r>
    </w:p>
    <w:p w14:paraId="7BE8FD14" w14:textId="2C98C26E" w:rsidR="007433DB" w:rsidRPr="007433DB" w:rsidDel="00F13D40" w:rsidRDefault="00F13D40" w:rsidP="00A12606">
      <w:pPr>
        <w:rPr>
          <w:del w:id="2778" w:author="Eric Boisvert" w:date="2016-03-28T13:13:00Z"/>
          <w:lang w:val="en-CA"/>
        </w:rPr>
      </w:pPr>
      <w:ins w:id="2779" w:author="Eric Boisvert" w:date="2016-03-28T13:13:00Z">
        <w:r>
          <w:t>If present, t</w:t>
        </w:r>
      </w:ins>
    </w:p>
    <w:p w14:paraId="6FF6366E" w14:textId="2D4912B8" w:rsidR="007433DB" w:rsidRDefault="007433DB" w:rsidP="00A12606">
      <w:pPr>
        <w:rPr>
          <w:lang w:val="en-CA"/>
        </w:rPr>
      </w:pPr>
      <w:r>
        <w:rPr>
          <w:lang w:val="en-CA"/>
        </w:rPr>
        <w:t>The property specification_uri</w:t>
      </w:r>
      <w:del w:id="2780" w:author="Eric Boisvert" w:date="2016-01-24T13:30:00Z">
        <w:r w:rsidDel="00253146">
          <w:rPr>
            <w:lang w:val="en-CA"/>
          </w:rPr>
          <w:delText>:CharacterString</w:delText>
        </w:r>
      </w:del>
      <w:ins w:id="2781"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del w:id="2782" w:author="Eric Boisvert" w:date="2016-03-28T13:13:00Z">
        <w:r w:rsidDel="00F13D40">
          <w:rPr>
            <w:lang w:val="en-CA"/>
          </w:rPr>
          <w:delText>This is a m</w:delText>
        </w:r>
        <w:r w:rsidRPr="007433DB" w:rsidDel="00F13D40">
          <w:rPr>
            <w:lang w:val="en-CA"/>
          </w:rPr>
          <w:delText>andatory propery - if not value is provided then a URI referring to a conctrolled concept explaining why the value is nil must be provided.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6C13B956" w:rsidR="00D27756" w:rsidRPr="00D12552" w:rsidRDefault="00D27756" w:rsidP="00037BE7">
            <w:pPr>
              <w:pStyle w:val="Tabletext10"/>
              <w:jc w:val="left"/>
              <w:rPr>
                <w:rStyle w:val="reqtext"/>
                <w:lang w:val="en-CA"/>
              </w:rPr>
            </w:pPr>
            <w:r>
              <w:rPr>
                <w:rStyle w:val="reqtext"/>
                <w:lang w:val="en-CA"/>
              </w:rPr>
              <w:t xml:space="preserve">Specification_uri </w:t>
            </w:r>
            <w:del w:id="2783" w:author="Eric Boisvert" w:date="2016-03-25T09:36:00Z">
              <w:r w:rsidDel="00037BE7">
                <w:rPr>
                  <w:rStyle w:val="reqtext"/>
                  <w:lang w:val="en-CA"/>
                </w:rPr>
                <w:delText xml:space="preserve">SHALL </w:delText>
              </w:r>
            </w:del>
            <w:ins w:id="2784" w:author="Eric Boisvert" w:date="2016-03-25T09:36:00Z">
              <w:r w:rsidR="00037BE7">
                <w:rPr>
                  <w:rStyle w:val="reqtext"/>
                  <w:lang w:val="en-CA"/>
                </w:rPr>
                <w:t xml:space="preserve">SHOULD </w:t>
              </w:r>
            </w:ins>
            <w:r>
              <w:rPr>
                <w:rStyle w:val="reqtext"/>
                <w:lang w:val="en-CA"/>
              </w:rPr>
              <w:t>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675FEE37" w:rsidR="007433DB" w:rsidRDefault="00F13D40" w:rsidP="00A12606">
      <w:pPr>
        <w:rPr>
          <w:lang w:val="en-CA"/>
        </w:rPr>
      </w:pPr>
      <w:ins w:id="2785" w:author="Eric Boisvert" w:date="2016-03-28T13:13:00Z">
        <w:r>
          <w:t>If present, t</w:t>
        </w:r>
      </w:ins>
      <w:del w:id="2786" w:author="Eric Boisvert" w:date="2016-03-28T13:13:00Z">
        <w:r w:rsidR="007433DB" w:rsidDel="00F13D40">
          <w:rPr>
            <w:lang w:val="en-CA"/>
          </w:rPr>
          <w:delText>T</w:delText>
        </w:r>
      </w:del>
      <w:r w:rsidR="007433DB">
        <w:rPr>
          <w:lang w:val="en-CA"/>
        </w:rPr>
        <w:t>he property metadata_uri</w:t>
      </w:r>
      <w:del w:id="2787" w:author="Eric Boisvert" w:date="2016-01-24T13:30:00Z">
        <w:r w:rsidR="007433DB" w:rsidDel="00253146">
          <w:rPr>
            <w:lang w:val="en-CA"/>
          </w:rPr>
          <w:delText>:CharacterString</w:delText>
        </w:r>
      </w:del>
      <w:ins w:id="2788" w:author="Eric Boisvert" w:date="2016-01-24T13:30:00Z">
        <w:r w:rsidR="00253146">
          <w:rPr>
            <w:lang w:val="en-CA"/>
          </w:rPr>
          <w:t>:Primitive::CharacterString</w:t>
        </w:r>
      </w:ins>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r w:rsidRPr="00C17A19">
        <w:t>genericSymbolizer</w:t>
      </w:r>
    </w:p>
    <w:p w14:paraId="20064A2A" w14:textId="77777777" w:rsidR="007433DB" w:rsidRPr="00C17A19" w:rsidRDefault="007433DB" w:rsidP="007433DB"/>
    <w:p w14:paraId="2C57DF89" w14:textId="664297DC" w:rsidR="007433DB" w:rsidRDefault="00F13D40" w:rsidP="007433DB">
      <w:ins w:id="2789" w:author="Eric Boisvert" w:date="2016-03-28T13:14:00Z">
        <w:r>
          <w:t>If present, t</w:t>
        </w:r>
      </w:ins>
      <w:del w:id="2790" w:author="Eric Boisvert" w:date="2016-03-28T13:14:00Z">
        <w:r w:rsidR="007433DB" w:rsidDel="00F13D40">
          <w:delText>T</w:delText>
        </w:r>
      </w:del>
      <w:r w:rsidR="007433DB">
        <w:t xml:space="preserve">he property </w:t>
      </w:r>
      <w:r w:rsidR="007433DB" w:rsidRPr="00C17A19">
        <w:t>genericSymbolizer</w:t>
      </w:r>
      <w:del w:id="2791" w:author="Eric Boisvert" w:date="2016-01-24T13:30:00Z">
        <w:r w:rsidR="007433DB" w:rsidDel="00253146">
          <w:delText>:CharacterString</w:delText>
        </w:r>
      </w:del>
      <w:ins w:id="2792" w:author="Eric Boisvert" w:date="2016-01-24T13:30:00Z">
        <w:r w:rsidR="00253146">
          <w:t>:Primitive::CharacterString</w:t>
        </w:r>
      </w:ins>
      <w:r w:rsidR="007433DB">
        <w:t xml:space="preserve"> contains a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793" w:name="BKM_11E20CA8_2344_4418_A9F9_325A11426D44"/>
      <w:bookmarkStart w:id="2794" w:name="BKM_20A123B5_7607_4A2B_A3F4_2BA8EEA3BD6E"/>
      <w:bookmarkStart w:id="2795" w:name="BKM_62E65A70_EB75_497A_886F_BAAEBB60A5EC"/>
      <w:bookmarkStart w:id="2796" w:name="BKM_3F13203C_BEB3_44A2_B8B9_417C5D453C67"/>
      <w:bookmarkStart w:id="2797" w:name="BKM_D9E97001_975E_4E48_B383_84E3B817A9D6"/>
      <w:bookmarkStart w:id="2798" w:name="BKM_ABD8F88A_D6D5_49E8_B4C4_6E53A78AD465"/>
      <w:bookmarkStart w:id="2799" w:name="BKM_7660FDA3_AB42_45F9_86AB_19287D13C566"/>
      <w:bookmarkStart w:id="2800" w:name="BKM_28FFF6C1_C18B_4629_BB75_27AFBE7647AB"/>
      <w:bookmarkStart w:id="2801" w:name="BKM_DE525394_F288_4E7F_AF29_CF676A7FB892"/>
      <w:bookmarkStart w:id="2802" w:name="BKM_BDA40AB6_6C56_4E4F_9588_C051912996DC"/>
      <w:bookmarkStart w:id="2803" w:name="BKM_2209CF72_C0AB_47F3_BB22_4A2E8334027A"/>
      <w:bookmarkStart w:id="2804" w:name="BKM_BD7868DF_0409_467D_8844_EE4674C50774"/>
      <w:bookmarkStart w:id="2805" w:name="BKM_674A1294_59BE_4203_9B03_BC5D6023992F"/>
      <w:bookmarkStart w:id="2806" w:name="BKM_A1B86BC0_3316_46AB_8D32_7786DFA0771F"/>
      <w:bookmarkStart w:id="2807" w:name="BKM_5ED9FA7F_347C_499C_BF86_2B88071AD840"/>
      <w:bookmarkStart w:id="2808" w:name="BKM_EC7555C0_681D_45F5_BEFB_0F7BFDEF3CFB"/>
      <w:bookmarkStart w:id="2809" w:name="BKM_36C08EC9_BB32_4BDE_99FD_336AAA2512BB"/>
      <w:bookmarkStart w:id="2810" w:name="BKM_34B08950_B320_4DCA_B7B3_801822442BA1"/>
      <w:bookmarkStart w:id="2811" w:name="BKM_1D369827_5E0B_4F3B_99DE_498DE4F4D001"/>
      <w:bookmarkStart w:id="2812" w:name="BKM_42115B02_1C56_42D6_B0AA_D6174F756E65"/>
      <w:bookmarkStart w:id="2813" w:name="BKM_401A0B2C_FBFD_43E2_BC4F_F4876D6A55A5"/>
      <w:bookmarkStart w:id="2814" w:name="BKM_AA3C91BB_B0F8_4E56_A1E5_9C3530C146AE"/>
      <w:bookmarkStart w:id="2815" w:name="BKM_C202EED3_CA3B_4848_8F51_4E4216E311CB"/>
      <w:bookmarkStart w:id="2816" w:name="BKM_F61C54B5_53A3_4B3D_8747_890B595FF05F"/>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p>
    <w:p w14:paraId="54D90096" w14:textId="77777777" w:rsidR="00D14AF0" w:rsidRDefault="00D14AF0" w:rsidP="00CA3AC5">
      <w:pPr>
        <w:pStyle w:val="Titre3"/>
        <w:rPr>
          <w:lang w:val="en-CA"/>
        </w:rPr>
      </w:pPr>
      <w:bookmarkStart w:id="2817" w:name="_Toc446944592"/>
      <w:r w:rsidRPr="00D14AF0">
        <w:rPr>
          <w:lang w:val="en-CA"/>
        </w:rPr>
        <w:lastRenderedPageBreak/>
        <w:t>S</w:t>
      </w:r>
      <w:bookmarkStart w:id="2818" w:name="BKM_A518DA4F_2CA4_4758_BC7A_4790DC092913"/>
      <w:bookmarkEnd w:id="2818"/>
      <w:r w:rsidRPr="00D14AF0">
        <w:rPr>
          <w:lang w:val="en-CA"/>
        </w:rPr>
        <w:t>iteObservationView</w:t>
      </w:r>
      <w:bookmarkEnd w:id="2817"/>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4D2792" w:rsidP="00A42248">
      <w:pPr>
        <w:keepNext/>
        <w:autoSpaceDE w:val="0"/>
        <w:autoSpaceDN w:val="0"/>
        <w:adjustRightInd w:val="0"/>
        <w:spacing w:after="0" w:line="240" w:lineRule="atLeast"/>
      </w:pPr>
      <w:r>
        <w:rPr>
          <w:noProof/>
          <w:lang w:val="en-CA" w:eastAsia="en-CA"/>
        </w:rPr>
        <w:pict w14:anchorId="6735FE99">
          <v:shape id="_x0000_i1040" type="#_x0000_t75" style="width:198.9pt;height:240.45pt;visibility:visible;mso-wrap-style:square">
            <v:imagedata r:id="rId31" o:title=""/>
          </v:shape>
        </w:pict>
      </w:r>
    </w:p>
    <w:p w14:paraId="217086C1" w14:textId="6D359928"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ins w:id="2819" w:author="Boisvert, Eric" w:date="2016-03-29T09:08:00Z">
        <w:r w:rsidR="008279FB">
          <w:rPr>
            <w:noProof/>
          </w:rPr>
          <w:t>16</w:t>
        </w:r>
      </w:ins>
      <w:ins w:id="2820" w:author="Eric Boisvert" w:date="2016-03-28T16:06:00Z">
        <w:del w:id="2821" w:author="Boisvert, Eric" w:date="2016-03-29T08:51:00Z">
          <w:r w:rsidR="003842F3" w:rsidDel="00CB122C">
            <w:rPr>
              <w:noProof/>
            </w:rPr>
            <w:delText>16</w:delText>
          </w:r>
        </w:del>
      </w:ins>
      <w:del w:id="2822" w:author="Boisvert, Eric" w:date="2016-03-29T08:51:00Z">
        <w:r w:rsidR="0043586C" w:rsidDel="00CB122C">
          <w:rPr>
            <w:noProof/>
          </w:rPr>
          <w:delText>15</w:delText>
        </w:r>
      </w:del>
      <w:r>
        <w:fldChar w:fldCharType="end"/>
      </w:r>
      <w:r>
        <w:t xml:space="preserve"> </w:t>
      </w:r>
      <w:r w:rsidRPr="00A31DB3">
        <w:t xml:space="preserve">SiteObservationView </w:t>
      </w:r>
      <w:del w:id="2823" w:author="Boisvert, Eric" w:date="2016-03-29T08:35:00Z">
        <w:r w:rsidRPr="00A31DB3" w:rsidDel="00BF2A41">
          <w:delText>class</w:delText>
        </w:r>
      </w:del>
      <w:ins w:id="2824" w:author="Boisvert, Eric" w:date="2016-03-29T08:35:00Z">
        <w:r w:rsidR="00BF2A41">
          <w:t>feature type.</w:t>
        </w:r>
      </w:ins>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129A0C0"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ins w:id="2825" w:author="Eric Boisvert" w:date="2016-03-28T12:57:00Z">
        <w:r w:rsidR="008A53EB">
          <w:rPr>
            <w:rFonts w:cs="Arial"/>
            <w:color w:val="000000"/>
            <w:lang w:val="en-CA"/>
          </w:rPr>
          <w:t xml:space="preserve">generally </w:t>
        </w:r>
      </w:ins>
      <w:r w:rsidR="00D14AF0" w:rsidRPr="00D14AF0">
        <w:rPr>
          <w:rFonts w:cs="Arial"/>
          <w:color w:val="000000"/>
          <w:lang w:val="en-CA"/>
        </w:rPr>
        <w:t xml:space="preserve">point-located geological observation, like a structural measurement. This is a simplified instance of a sampling </w:t>
      </w:r>
      <w:del w:id="2826" w:author="Eric Boisvert" w:date="2016-03-28T12:57:00Z">
        <w:r w:rsidR="00D14AF0" w:rsidRPr="00D14AF0" w:rsidDel="008A53EB">
          <w:rPr>
            <w:rFonts w:cs="Arial"/>
            <w:color w:val="000000"/>
            <w:lang w:val="en-CA"/>
          </w:rPr>
          <w:delText xml:space="preserve">point </w:delText>
        </w:r>
      </w:del>
      <w:ins w:id="2827" w:author="Eric Boisvert" w:date="2016-03-28T12:57:00Z">
        <w:r w:rsidR="008A53EB">
          <w:rPr>
            <w:rFonts w:cs="Arial"/>
            <w:color w:val="000000"/>
            <w:lang w:val="en-CA"/>
          </w:rPr>
          <w:t>geometry</w:t>
        </w:r>
        <w:r w:rsidR="008A53EB" w:rsidRPr="00D14AF0">
          <w:rPr>
            <w:rFonts w:cs="Arial"/>
            <w:color w:val="000000"/>
            <w:lang w:val="en-CA"/>
          </w:rPr>
          <w:t xml:space="preserve"> </w:t>
        </w:r>
      </w:ins>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828" w:author="Eric Boisvert" w:date="2016-01-24T13:30:00Z">
        <w:r w:rsidDel="00253146">
          <w:delText>:CharacterString</w:delText>
        </w:r>
      </w:del>
      <w:ins w:id="2829"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30"/>
      <w:r>
        <w:rPr>
          <w:lang w:val="en-CA"/>
        </w:rPr>
        <w:t>3986</w:t>
      </w:r>
      <w:commentRangeEnd w:id="2830"/>
      <w:r>
        <w:rPr>
          <w:rStyle w:val="Marquedecommentaire"/>
        </w:rPr>
        <w:commentReference w:id="2830"/>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5D5DFE73" w:rsidR="00637CC9" w:rsidRPr="00D12552" w:rsidRDefault="00637CC9" w:rsidP="00037BE7">
            <w:pPr>
              <w:pStyle w:val="Tabletext10"/>
              <w:jc w:val="left"/>
              <w:rPr>
                <w:rStyle w:val="reqtext"/>
                <w:lang w:val="en-CA"/>
              </w:rPr>
            </w:pPr>
            <w:commentRangeStart w:id="2831"/>
            <w:r>
              <w:rPr>
                <w:rStyle w:val="reqtext"/>
                <w:lang w:val="en-CA"/>
              </w:rPr>
              <w:t xml:space="preserve">Identifier </w:t>
            </w:r>
            <w:del w:id="2832" w:author="Eric Boisvert" w:date="2016-03-25T09:37:00Z">
              <w:r w:rsidDel="00037BE7">
                <w:rPr>
                  <w:rStyle w:val="reqtext"/>
                  <w:lang w:val="en-CA"/>
                </w:rPr>
                <w:delText xml:space="preserve">SHOULD </w:delText>
              </w:r>
            </w:del>
            <w:ins w:id="2833" w:author="Eric Boisvert" w:date="2016-03-25T09:37:00Z">
              <w:r w:rsidR="00037BE7">
                <w:rPr>
                  <w:rStyle w:val="reqtext"/>
                  <w:lang w:val="en-CA"/>
                </w:rPr>
                <w:t xml:space="preserve">SHOULD </w:t>
              </w:r>
            </w:ins>
            <w:r>
              <w:rPr>
                <w:rStyle w:val="reqtext"/>
                <w:lang w:val="en-CA"/>
              </w:rPr>
              <w:t xml:space="preserve">correspond to a representation of OM_Observation </w:t>
            </w:r>
            <w:commentRangeEnd w:id="2831"/>
            <w:r>
              <w:rPr>
                <w:rStyle w:val="Marquedecommentaire"/>
                <w:rFonts w:ascii="Times New Roman" w:eastAsia="Times New Roman" w:hAnsi="Times New Roman"/>
                <w:lang w:val="en-US" w:eastAsia="en-US"/>
              </w:rPr>
              <w:commentReference w:id="2831"/>
            </w:r>
            <w:ins w:id="2834" w:author="Boisvert, Eric" w:date="2016-03-29T08:29:00Z">
              <w:r w:rsidR="00BF2A41">
                <w:rPr>
                  <w:rStyle w:val="reqtext"/>
                  <w:lang w:val="en-CA"/>
                </w:rPr>
                <w:t>.</w:t>
              </w:r>
            </w:ins>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ins w:id="2835" w:author="Boisvert, Eric" w:date="2016-03-29T08:29:00Z">
        <w:r w:rsidR="00BF2A41">
          <w:rPr>
            <w:rFonts w:cs="Arial"/>
            <w:color w:val="000000"/>
            <w:lang w:val="en-CA"/>
          </w:rPr>
          <w:t>.</w:t>
        </w:r>
      </w:ins>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2314FBF7" w:rsidR="00006FB0" w:rsidRDefault="00F13D40" w:rsidP="00D14AF0">
      <w:pPr>
        <w:autoSpaceDE w:val="0"/>
        <w:autoSpaceDN w:val="0"/>
        <w:adjustRightInd w:val="0"/>
        <w:spacing w:after="0" w:line="240" w:lineRule="atLeast"/>
        <w:rPr>
          <w:rFonts w:cs="Arial"/>
          <w:color w:val="000000"/>
          <w:lang w:val="en-CA"/>
        </w:rPr>
      </w:pPr>
      <w:ins w:id="2836" w:author="Eric Boisvert" w:date="2016-03-28T13:14:00Z">
        <w:r>
          <w:t>If present, t</w:t>
        </w:r>
      </w:ins>
      <w:del w:id="2837" w:author="Eric Boisvert" w:date="2016-03-28T13:14:00Z">
        <w:r w:rsidR="00006FB0" w:rsidDel="00F13D40">
          <w:rPr>
            <w:rFonts w:cs="Arial"/>
            <w:color w:val="000000"/>
            <w:lang w:val="en-CA"/>
          </w:rPr>
          <w:delText>T</w:delText>
        </w:r>
      </w:del>
      <w:r w:rsidR="00006FB0">
        <w:rPr>
          <w:rFonts w:cs="Arial"/>
          <w:color w:val="000000"/>
          <w:lang w:val="en-CA"/>
        </w:rPr>
        <w:t>he property siteName</w:t>
      </w:r>
      <w:del w:id="2838" w:author="Eric Boisvert" w:date="2016-01-24T13:30:00Z">
        <w:r w:rsidR="00006FB0" w:rsidDel="00253146">
          <w:rPr>
            <w:rFonts w:cs="Arial"/>
            <w:color w:val="000000"/>
            <w:lang w:val="en-CA"/>
          </w:rPr>
          <w:delText>:CharacterString</w:delText>
        </w:r>
      </w:del>
      <w:ins w:id="2839" w:author="Eric Boisvert" w:date="2016-01-24T13:30:00Z">
        <w:r w:rsidR="00253146">
          <w:rPr>
            <w:rFonts w:cs="Arial"/>
            <w:color w:val="000000"/>
            <w:lang w:val="en-CA"/>
          </w:rPr>
          <w:t>:Primitive::CharacterString</w:t>
        </w:r>
      </w:ins>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ins w:id="2840" w:author="Boisvert, Eric" w:date="2016-03-29T08:29:00Z">
        <w:r w:rsidR="00BF2A41">
          <w:rPr>
            <w:rFonts w:cs="Arial"/>
            <w:color w:val="000000"/>
            <w:lang w:val="en-CA"/>
          </w:rPr>
          <w:t>.</w:t>
        </w:r>
      </w:ins>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65535E1B" w:rsidR="00006FB0" w:rsidRDefault="00F13D40" w:rsidP="00D14AF0">
      <w:pPr>
        <w:autoSpaceDE w:val="0"/>
        <w:autoSpaceDN w:val="0"/>
        <w:adjustRightInd w:val="0"/>
        <w:spacing w:after="0" w:line="240" w:lineRule="atLeast"/>
        <w:rPr>
          <w:rFonts w:cs="Arial"/>
          <w:color w:val="000000"/>
          <w:lang w:val="en-CA"/>
        </w:rPr>
      </w:pPr>
      <w:ins w:id="2841" w:author="Eric Boisvert" w:date="2016-03-28T13:14:00Z">
        <w:r>
          <w:t>If present, t</w:t>
        </w:r>
      </w:ins>
      <w:del w:id="2842" w:author="Eric Boisvert" w:date="2016-03-28T13:14:00Z">
        <w:r w:rsidR="00006FB0" w:rsidDel="00F13D40">
          <w:delText>T</w:delText>
        </w:r>
      </w:del>
      <w:r w:rsidR="00006FB0">
        <w:t>he property observationName</w:t>
      </w:r>
      <w:ins w:id="2843" w:author="Eric Boisvert" w:date="2016-03-28T12:57:00Z">
        <w:r w:rsidR="008A53EB" w:rsidRPr="008A53EB">
          <w:t xml:space="preserve"> </w:t>
        </w:r>
        <w:r w:rsidR="008A53EB">
          <w:t>Primitive::CharacterString</w:t>
        </w:r>
      </w:ins>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77130A9E" w:rsidR="00B228FF" w:rsidRDefault="00F13D40" w:rsidP="00D14AF0">
      <w:pPr>
        <w:autoSpaceDE w:val="0"/>
        <w:autoSpaceDN w:val="0"/>
        <w:adjustRightInd w:val="0"/>
        <w:spacing w:after="0" w:line="240" w:lineRule="atLeast"/>
        <w:rPr>
          <w:rFonts w:cs="Arial"/>
          <w:color w:val="000000"/>
          <w:lang w:val="en-CA"/>
        </w:rPr>
      </w:pPr>
      <w:ins w:id="2844" w:author="Eric Boisvert" w:date="2016-03-28T13:14:00Z">
        <w:r>
          <w:t>If present, t</w:t>
        </w:r>
      </w:ins>
      <w:del w:id="2845" w:author="Eric Boisvert" w:date="2016-03-28T13:14:00Z">
        <w:r w:rsidR="00B228FF" w:rsidDel="00F13D40">
          <w:rPr>
            <w:rFonts w:cs="Arial"/>
            <w:color w:val="000000"/>
            <w:lang w:val="en-CA"/>
          </w:rPr>
          <w:delText>T</w:delText>
        </w:r>
      </w:del>
      <w:r w:rsidR="00B228FF">
        <w:rPr>
          <w:rFonts w:cs="Arial"/>
          <w:color w:val="000000"/>
          <w:lang w:val="en-CA"/>
        </w:rPr>
        <w:t>he propery label</w:t>
      </w:r>
      <w:del w:id="2846" w:author="Eric Boisvert" w:date="2016-01-24T13:30:00Z">
        <w:r w:rsidR="00B228FF" w:rsidDel="00253146">
          <w:rPr>
            <w:rFonts w:cs="Arial"/>
            <w:color w:val="000000"/>
            <w:lang w:val="en-CA"/>
          </w:rPr>
          <w:delText>:CharacterString</w:delText>
        </w:r>
      </w:del>
      <w:ins w:id="2847" w:author="Eric Boisvert" w:date="2016-01-24T13:30:00Z">
        <w:r w:rsidR="00253146">
          <w:rPr>
            <w:rFonts w:cs="Arial"/>
            <w:color w:val="000000"/>
            <w:lang w:val="en-CA"/>
          </w:rPr>
          <w:t>:Primitive::CharacterString</w:t>
        </w:r>
      </w:ins>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ins w:id="2848" w:author="Boisvert, Eric" w:date="2016-03-29T08:29:00Z">
        <w:r w:rsidR="00BF2A41">
          <w:rPr>
            <w:rFonts w:cs="Arial"/>
            <w:color w:val="000000"/>
            <w:lang w:val="en-CA"/>
          </w:rPr>
          <w:t>.</w:t>
        </w:r>
      </w:ins>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2F2A5097" w:rsidR="00D14AF0" w:rsidRDefault="00F13D40" w:rsidP="00D14AF0">
      <w:pPr>
        <w:autoSpaceDE w:val="0"/>
        <w:autoSpaceDN w:val="0"/>
        <w:adjustRightInd w:val="0"/>
        <w:spacing w:after="0" w:line="240" w:lineRule="atLeast"/>
        <w:rPr>
          <w:rFonts w:cs="Arial"/>
          <w:color w:val="000000"/>
          <w:lang w:val="en-CA"/>
        </w:rPr>
      </w:pPr>
      <w:ins w:id="2849" w:author="Eric Boisvert" w:date="2016-03-28T13:14:00Z">
        <w:r>
          <w:t>If present, t</w:t>
        </w:r>
      </w:ins>
      <w:del w:id="2850" w:author="Eric Boisvert" w:date="2016-03-28T13:14:00Z">
        <w:r w:rsidR="00B228FF" w:rsidDel="00F13D40">
          <w:rPr>
            <w:rFonts w:cs="Arial"/>
            <w:color w:val="000000"/>
            <w:lang w:val="en-CA"/>
          </w:rPr>
          <w:delText>T</w:delText>
        </w:r>
      </w:del>
      <w:r w:rsidR="00B228FF">
        <w:rPr>
          <w:rFonts w:cs="Arial"/>
          <w:color w:val="000000"/>
          <w:lang w:val="en-CA"/>
        </w:rPr>
        <w:t>he property description</w:t>
      </w:r>
      <w:del w:id="2851" w:author="Eric Boisvert" w:date="2016-01-24T13:30:00Z">
        <w:r w:rsidR="00B228FF" w:rsidDel="00253146">
          <w:rPr>
            <w:rFonts w:cs="Arial"/>
            <w:color w:val="000000"/>
            <w:lang w:val="en-CA"/>
          </w:rPr>
          <w:delText>:CharacterString</w:delText>
        </w:r>
      </w:del>
      <w:ins w:id="2852" w:author="Eric Boisvert" w:date="2016-01-24T13:30:00Z">
        <w:r w:rsidR="00253146">
          <w:rPr>
            <w:rFonts w:cs="Arial"/>
            <w:color w:val="000000"/>
            <w:lang w:val="en-CA"/>
          </w:rPr>
          <w:t>:Primitive::CharacterString</w:t>
        </w:r>
      </w:ins>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05627DE3" w:rsidR="00B228FF" w:rsidRDefault="00F13D40" w:rsidP="00D14AF0">
      <w:pPr>
        <w:autoSpaceDE w:val="0"/>
        <w:autoSpaceDN w:val="0"/>
        <w:adjustRightInd w:val="0"/>
        <w:spacing w:after="0" w:line="240" w:lineRule="atLeast"/>
        <w:rPr>
          <w:rFonts w:cs="Arial"/>
          <w:color w:val="000000"/>
          <w:lang w:val="en-CA"/>
        </w:rPr>
      </w:pPr>
      <w:ins w:id="2853" w:author="Eric Boisvert" w:date="2016-03-28T13:14:00Z">
        <w:r>
          <w:t>If present, t</w:t>
        </w:r>
      </w:ins>
      <w:del w:id="2854" w:author="Eric Boisvert" w:date="2016-03-28T13:14:00Z">
        <w:r w:rsidR="00B228FF" w:rsidDel="00F13D40">
          <w:rPr>
            <w:rFonts w:cs="Arial"/>
            <w:color w:val="000000"/>
            <w:lang w:val="en-CA"/>
          </w:rPr>
          <w:delText>T</w:delText>
        </w:r>
      </w:del>
      <w:r w:rsidR="00B228FF">
        <w:rPr>
          <w:rFonts w:cs="Arial"/>
          <w:color w:val="000000"/>
          <w:lang w:val="en-CA"/>
        </w:rPr>
        <w:t>he property featureOfInterest</w:t>
      </w:r>
      <w:del w:id="2855" w:author="Eric Boisvert" w:date="2016-01-24T13:30:00Z">
        <w:r w:rsidR="00B228FF" w:rsidDel="00253146">
          <w:rPr>
            <w:rFonts w:cs="Arial"/>
            <w:color w:val="000000"/>
            <w:lang w:val="en-CA"/>
          </w:rPr>
          <w:delText>:CharacterString</w:delText>
        </w:r>
      </w:del>
      <w:ins w:id="2856"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2E841674" w:rsidR="00B228FF" w:rsidRDefault="00F13D40" w:rsidP="00D14AF0">
      <w:pPr>
        <w:autoSpaceDE w:val="0"/>
        <w:autoSpaceDN w:val="0"/>
        <w:adjustRightInd w:val="0"/>
        <w:spacing w:after="0" w:line="240" w:lineRule="atLeast"/>
        <w:rPr>
          <w:rFonts w:cs="Arial"/>
          <w:color w:val="000000"/>
          <w:lang w:val="en-CA"/>
        </w:rPr>
      </w:pPr>
      <w:ins w:id="2857" w:author="Eric Boisvert" w:date="2016-03-28T13:14:00Z">
        <w:r>
          <w:t>If present, t</w:t>
        </w:r>
      </w:ins>
      <w:del w:id="2858" w:author="Eric Boisvert" w:date="2016-03-28T13:14:00Z">
        <w:r w:rsidR="00B228FF" w:rsidDel="00F13D40">
          <w:rPr>
            <w:rFonts w:cs="Arial"/>
            <w:color w:val="000000"/>
            <w:lang w:val="en-CA"/>
          </w:rPr>
          <w:delText>T</w:delText>
        </w:r>
      </w:del>
      <w:r w:rsidR="00B228FF">
        <w:rPr>
          <w:rFonts w:cs="Arial"/>
          <w:color w:val="000000"/>
          <w:lang w:val="en-CA"/>
        </w:rPr>
        <w:t>he property observedProperty</w:t>
      </w:r>
      <w:del w:id="2859" w:author="Eric Boisvert" w:date="2016-01-24T13:30:00Z">
        <w:r w:rsidR="00B228FF" w:rsidDel="00253146">
          <w:rPr>
            <w:rFonts w:cs="Arial"/>
            <w:color w:val="000000"/>
            <w:lang w:val="en-CA"/>
          </w:rPr>
          <w:delText>:CharacterString</w:delText>
        </w:r>
      </w:del>
      <w:ins w:id="2860" w:author="Eric Boisvert" w:date="2016-01-24T13:30:00Z">
        <w:r w:rsidR="00253146">
          <w:rPr>
            <w:rFonts w:cs="Arial"/>
            <w:color w:val="000000"/>
            <w:lang w:val="en-CA"/>
          </w:rPr>
          <w:t>:Primitive::CharacterString</w:t>
        </w:r>
      </w:ins>
      <w:r w:rsidR="00B228FF">
        <w:rPr>
          <w:rFonts w:cs="Arial"/>
          <w:color w:val="000000"/>
          <w:lang w:val="en-CA"/>
        </w:rPr>
        <w:t xml:space="preserve"> shall contain a description of t</w:t>
      </w:r>
      <w:r w:rsidR="00B228FF" w:rsidRPr="00B228FF">
        <w:rPr>
          <w:rFonts w:cs="Arial"/>
          <w:color w:val="000000"/>
          <w:lang w:val="en-CA"/>
        </w:rPr>
        <w:t>he property reported in this record. (eg. orientatio</w:t>
      </w:r>
      <w:r w:rsidR="00B228FF">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Titre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1C5E2155" w:rsidR="00863E82" w:rsidRDefault="00F13D40" w:rsidP="00D14AF0">
      <w:pPr>
        <w:autoSpaceDE w:val="0"/>
        <w:autoSpaceDN w:val="0"/>
        <w:adjustRightInd w:val="0"/>
        <w:spacing w:after="0" w:line="240" w:lineRule="atLeast"/>
        <w:rPr>
          <w:rFonts w:cs="Arial"/>
          <w:color w:val="000000"/>
          <w:lang w:val="en-CA"/>
        </w:rPr>
      </w:pPr>
      <w:ins w:id="2861" w:author="Eric Boisvert" w:date="2016-03-28T13:14:00Z">
        <w:r>
          <w:lastRenderedPageBreak/>
          <w:t>If present, t</w:t>
        </w:r>
      </w:ins>
      <w:del w:id="2862" w:author="Eric Boisvert" w:date="2016-03-28T13:14:00Z">
        <w:r w:rsidR="00793913" w:rsidDel="00F13D40">
          <w:rPr>
            <w:rFonts w:cs="Arial"/>
            <w:color w:val="000000"/>
            <w:lang w:val="en-CA"/>
          </w:rPr>
          <w:delText>T</w:delText>
        </w:r>
      </w:del>
      <w:r w:rsidR="00793913">
        <w:rPr>
          <w:rFonts w:cs="Arial"/>
          <w:color w:val="000000"/>
          <w:lang w:val="en-CA"/>
        </w:rPr>
        <w:t>he property observedValue</w:t>
      </w:r>
      <w:del w:id="2863" w:author="Eric Boisvert" w:date="2016-01-24T13:30:00Z">
        <w:r w:rsidR="00793913" w:rsidDel="00253146">
          <w:rPr>
            <w:rFonts w:cs="Arial"/>
            <w:color w:val="000000"/>
            <w:lang w:val="en-CA"/>
          </w:rPr>
          <w:delText>:CharacterString</w:delText>
        </w:r>
      </w:del>
      <w:ins w:id="2864" w:author="Eric Boisvert" w:date="2016-01-24T13:30:00Z">
        <w:r w:rsidR="00253146">
          <w:rPr>
            <w:rFonts w:cs="Arial"/>
            <w:color w:val="000000"/>
            <w:lang w:val="en-CA"/>
          </w:rPr>
          <w:t>:Primitive::CharacterString</w:t>
        </w:r>
      </w:ins>
      <w:r w:rsidR="00793913">
        <w:rPr>
          <w:rFonts w:cs="Arial"/>
          <w:color w:val="000000"/>
          <w:lang w:val="en-CA"/>
        </w:rPr>
        <w:t xml:space="preserve"> shall contain the result of the observation. </w:t>
      </w:r>
      <w:commentRangeStart w:id="2865"/>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865"/>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2865"/>
      </w:r>
    </w:p>
    <w:p w14:paraId="51FBD624" w14:textId="4553144B" w:rsidR="005679BA" w:rsidRDefault="005679BA" w:rsidP="00A12606">
      <w:pPr>
        <w:pStyle w:val="Titre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7FDAAD87" w:rsidR="005679BA" w:rsidRPr="00D970E9" w:rsidRDefault="008A53EB" w:rsidP="00A12606">
      <w:pPr>
        <w:rPr>
          <w:lang w:val="en-CA"/>
        </w:rPr>
      </w:pPr>
      <w:ins w:id="2866" w:author="Eric Boisvert" w:date="2016-03-28T12:58:00Z">
        <w:r>
          <w:rPr>
            <w:lang w:val="en-CA"/>
          </w:rPr>
          <w:t>If relevant, t</w:t>
        </w:r>
      </w:ins>
      <w:del w:id="2867" w:author="Eric Boisvert" w:date="2016-03-28T12:58:00Z">
        <w:r w:rsidR="005679BA" w:rsidDel="008A53EB">
          <w:rPr>
            <w:lang w:val="en-CA"/>
          </w:rPr>
          <w:delText>T</w:delText>
        </w:r>
      </w:del>
      <w:r w:rsidR="005679BA">
        <w:rPr>
          <w:lang w:val="en-CA"/>
        </w:rPr>
        <w:t>he property observedValueUom</w:t>
      </w:r>
      <w:del w:id="2868" w:author="Eric Boisvert" w:date="2016-01-24T13:30:00Z">
        <w:r w:rsidR="005679BA" w:rsidDel="00253146">
          <w:rPr>
            <w:lang w:val="en-CA"/>
          </w:rPr>
          <w:delText>:CharacterString</w:delText>
        </w:r>
      </w:del>
      <w:ins w:id="2869" w:author="Eric Boisvert" w:date="2016-01-24T13:30:00Z">
        <w:r w:rsidR="00253146">
          <w:rPr>
            <w:lang w:val="en-CA"/>
          </w:rPr>
          <w:t>:Primitive::CharacterString</w:t>
        </w:r>
      </w:ins>
      <w:r w:rsidR="005679BA">
        <w:rPr>
          <w:lang w:val="en-CA"/>
        </w:rPr>
        <w:t xml:space="preserve"> shall contain the</w:t>
      </w:r>
      <w:r w:rsidR="005679BA" w:rsidRPr="00D970E9">
        <w:rPr>
          <w:lang w:val="en-CA"/>
        </w:rPr>
        <w:t xml:space="preserve"> unit of measure for a numerical value of an observation or measurement, preferabl</w:t>
      </w:r>
      <w:ins w:id="2870" w:author="Eric Boisvert" w:date="2016-03-28T12:58:00Z">
        <w:r>
          <w:rPr>
            <w:lang w:val="en-CA"/>
          </w:rPr>
          <w:t>y</w:t>
        </w:r>
      </w:ins>
      <w:del w:id="2871" w:author="Eric Boisvert" w:date="2016-03-28T12:58:00Z">
        <w:r w:rsidR="005679BA" w:rsidRPr="00D970E9" w:rsidDel="008A53EB">
          <w:rPr>
            <w:lang w:val="en-CA"/>
          </w:rPr>
          <w:delText>e</w:delText>
        </w:r>
      </w:del>
      <w:r w:rsidR="005679BA" w:rsidRPr="00D970E9">
        <w:rPr>
          <w:lang w:val="en-CA"/>
        </w:rPr>
        <w:t xml:space="preserve"> from a controlled vocabulary.</w:t>
      </w:r>
    </w:p>
    <w:p w14:paraId="4BBDD2AE" w14:textId="73362A6A" w:rsidR="005679BA" w:rsidRDefault="005679BA" w:rsidP="00A12606">
      <w:pPr>
        <w:pStyle w:val="Titre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62316E67" w:rsidR="005679BA" w:rsidRDefault="00F13D40" w:rsidP="00D14AF0">
      <w:pPr>
        <w:autoSpaceDE w:val="0"/>
        <w:autoSpaceDN w:val="0"/>
        <w:adjustRightInd w:val="0"/>
        <w:spacing w:after="0" w:line="240" w:lineRule="atLeast"/>
        <w:rPr>
          <w:rFonts w:cs="Arial"/>
          <w:color w:val="000000"/>
          <w:lang w:val="en-CA"/>
        </w:rPr>
      </w:pPr>
      <w:ins w:id="2872" w:author="Eric Boisvert" w:date="2016-03-28T13:14:00Z">
        <w:r>
          <w:t>If present, t</w:t>
        </w:r>
      </w:ins>
      <w:del w:id="2873" w:author="Eric Boisvert" w:date="2016-03-28T13:14:00Z">
        <w:r w:rsidR="005679BA" w:rsidDel="00F13D40">
          <w:rPr>
            <w:rFonts w:cs="Arial"/>
            <w:color w:val="000000"/>
            <w:lang w:val="en-CA"/>
          </w:rPr>
          <w:delText>T</w:delText>
        </w:r>
      </w:del>
      <w:r w:rsidR="005679BA">
        <w:rPr>
          <w:rFonts w:cs="Arial"/>
          <w:color w:val="000000"/>
          <w:lang w:val="en-CA"/>
        </w:rPr>
        <w:t>he observationMethod</w:t>
      </w:r>
      <w:del w:id="2874" w:author="Eric Boisvert" w:date="2016-01-24T13:30:00Z">
        <w:r w:rsidR="005679BA" w:rsidDel="00253146">
          <w:rPr>
            <w:rFonts w:cs="Arial"/>
            <w:color w:val="000000"/>
            <w:lang w:val="en-CA"/>
          </w:rPr>
          <w:delText>:CharacterString</w:delText>
        </w:r>
      </w:del>
      <w:ins w:id="2875" w:author="Eric Boisvert" w:date="2016-01-24T13:30:00Z">
        <w:r w:rsidR="00253146">
          <w:rPr>
            <w:rFonts w:cs="Arial"/>
            <w:color w:val="000000"/>
            <w:lang w:val="en-CA"/>
          </w:rPr>
          <w:t>:Primitive::CharacterString</w:t>
        </w:r>
      </w:ins>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1D654BEC" w:rsidR="005679BA" w:rsidRDefault="00F13D40" w:rsidP="00D14AF0">
      <w:pPr>
        <w:autoSpaceDE w:val="0"/>
        <w:autoSpaceDN w:val="0"/>
        <w:adjustRightInd w:val="0"/>
        <w:spacing w:after="0" w:line="240" w:lineRule="atLeast"/>
        <w:rPr>
          <w:rFonts w:cs="Arial"/>
          <w:color w:val="000000"/>
          <w:lang w:val="en-CA"/>
        </w:rPr>
      </w:pPr>
      <w:ins w:id="2876" w:author="Eric Boisvert" w:date="2016-03-28T13:14:00Z">
        <w:r>
          <w:t>If present, t</w:t>
        </w:r>
      </w:ins>
      <w:del w:id="2877" w:author="Eric Boisvert" w:date="2016-03-28T13:14:00Z">
        <w:r w:rsidR="005679BA" w:rsidDel="00F13D40">
          <w:rPr>
            <w:rFonts w:cs="Arial"/>
            <w:color w:val="000000"/>
            <w:lang w:val="en-CA"/>
          </w:rPr>
          <w:delText>T</w:delText>
        </w:r>
      </w:del>
      <w:r w:rsidR="005679BA">
        <w:rPr>
          <w:rFonts w:cs="Arial"/>
          <w:color w:val="000000"/>
          <w:lang w:val="en-CA"/>
        </w:rPr>
        <w:t>he property positionAccuracy</w:t>
      </w:r>
      <w:del w:id="2878" w:author="Eric Boisvert" w:date="2016-01-24T13:30:00Z">
        <w:r w:rsidR="005679BA" w:rsidDel="00253146">
          <w:rPr>
            <w:rFonts w:cs="Arial"/>
            <w:color w:val="000000"/>
            <w:lang w:val="en-CA"/>
          </w:rPr>
          <w:delText>:CharacterString</w:delText>
        </w:r>
      </w:del>
      <w:ins w:id="2879" w:author="Eric Boisvert" w:date="2016-01-24T13:30:00Z">
        <w:r w:rsidR="00253146">
          <w:rPr>
            <w:rFonts w:cs="Arial"/>
            <w:color w:val="000000"/>
            <w:lang w:val="en-CA"/>
          </w:rPr>
          <w:t>:Primitive::CharacterString</w:t>
        </w:r>
      </w:ins>
      <w:r w:rsidR="005679BA">
        <w:rPr>
          <w:rFonts w:cs="Arial"/>
          <w:color w:val="000000"/>
          <w:lang w:val="en-CA"/>
        </w:rPr>
        <w:t xml:space="preserve"> shall provide an e</w:t>
      </w:r>
      <w:r w:rsidR="005679BA"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521E62CB" w:rsidR="005679BA" w:rsidRDefault="00F13D40" w:rsidP="00D14AF0">
      <w:pPr>
        <w:autoSpaceDE w:val="0"/>
        <w:autoSpaceDN w:val="0"/>
        <w:adjustRightInd w:val="0"/>
        <w:spacing w:after="0" w:line="240" w:lineRule="atLeast"/>
        <w:rPr>
          <w:rFonts w:cs="Arial"/>
          <w:color w:val="000000"/>
          <w:lang w:val="en-CA"/>
        </w:rPr>
      </w:pPr>
      <w:ins w:id="2880" w:author="Eric Boisvert" w:date="2016-03-28T13:14:00Z">
        <w:r>
          <w:t>If present, t</w:t>
        </w:r>
      </w:ins>
      <w:del w:id="2881" w:author="Eric Boisvert" w:date="2016-03-28T13:14:00Z">
        <w:r w:rsidR="005679BA" w:rsidDel="00F13D40">
          <w:rPr>
            <w:rFonts w:cs="Arial"/>
            <w:color w:val="000000"/>
            <w:lang w:val="en-CA"/>
          </w:rPr>
          <w:delText>T</w:delText>
        </w:r>
      </w:del>
      <w:r w:rsidR="005679BA">
        <w:rPr>
          <w:rFonts w:cs="Arial"/>
          <w:color w:val="000000"/>
          <w:lang w:val="en-CA"/>
        </w:rPr>
        <w:t>he property source</w:t>
      </w:r>
      <w:del w:id="2882" w:author="Eric Boisvert" w:date="2016-01-24T13:30:00Z">
        <w:r w:rsidR="005679BA" w:rsidDel="00253146">
          <w:rPr>
            <w:rFonts w:cs="Arial"/>
            <w:color w:val="000000"/>
            <w:lang w:val="en-CA"/>
          </w:rPr>
          <w:delText>:CharacterString</w:delText>
        </w:r>
      </w:del>
      <w:ins w:id="2883" w:author="Eric Boisvert" w:date="2016-01-24T13:30:00Z">
        <w:r w:rsidR="00253146">
          <w:rPr>
            <w:rFonts w:cs="Arial"/>
            <w:color w:val="000000"/>
            <w:lang w:val="en-CA"/>
          </w:rPr>
          <w:t>:Primitive::CharacterString</w:t>
        </w:r>
      </w:ins>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884" w:author="Eric Boisvert" w:date="2016-01-24T13:30:00Z">
        <w:r w:rsidDel="00253146">
          <w:rPr>
            <w:rFonts w:cs="Arial"/>
            <w:color w:val="000000"/>
            <w:lang w:val="en-CA"/>
          </w:rPr>
          <w:delText>:CharacterString</w:delText>
        </w:r>
      </w:del>
      <w:ins w:id="2885"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308B5213" w:rsidR="00637CC9" w:rsidRPr="00D12552" w:rsidRDefault="00637CC9" w:rsidP="00037BE7">
            <w:pPr>
              <w:pStyle w:val="Tabletext10"/>
              <w:jc w:val="left"/>
              <w:rPr>
                <w:rStyle w:val="reqtext"/>
                <w:lang w:val="en-CA"/>
              </w:rPr>
            </w:pPr>
            <w:r>
              <w:rPr>
                <w:rStyle w:val="reqtext"/>
                <w:lang w:val="en-CA"/>
              </w:rPr>
              <w:t xml:space="preserve">featureOfInterest_uri </w:t>
            </w:r>
            <w:del w:id="2886" w:author="Eric Boisvert" w:date="2016-03-25T09:37:00Z">
              <w:r w:rsidDel="00037BE7">
                <w:rPr>
                  <w:rStyle w:val="reqtext"/>
                  <w:lang w:val="en-CA"/>
                </w:rPr>
                <w:delText xml:space="preserve">SHALL </w:delText>
              </w:r>
            </w:del>
            <w:ins w:id="2887" w:author="Eric Boisvert" w:date="2016-03-25T09:37:00Z">
              <w:r w:rsidR="00037BE7">
                <w:rPr>
                  <w:rStyle w:val="reqtext"/>
                  <w:lang w:val="en-CA"/>
                </w:rPr>
                <w:t xml:space="preserve">SHOULD </w:t>
              </w:r>
            </w:ins>
            <w:r>
              <w:rPr>
                <w:rStyle w:val="reqtext"/>
                <w:lang w:val="en-CA"/>
              </w:rPr>
              <w:t>resolve to a representation of a (ISO19109) Feature</w:t>
            </w:r>
            <w:ins w:id="2888" w:author="Boisvert, Eric" w:date="2016-03-29T08:29:00Z">
              <w:r w:rsidR="00BF2A41">
                <w:rPr>
                  <w:rStyle w:val="reqtext"/>
                  <w:lang w:val="en-CA"/>
                </w:rPr>
                <w:t>.</w:t>
              </w:r>
            </w:ins>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Titre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340027E"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propertyType_uri is functi</w:t>
      </w:r>
      <w:ins w:id="2889" w:author="Eric Boisvert" w:date="2016-03-28T12:59:00Z">
        <w:r w:rsidR="008A53EB">
          <w:rPr>
            <w:rFonts w:cs="Arial"/>
            <w:color w:val="000000"/>
            <w:lang w:val="en-CA"/>
          </w:rPr>
          <w:t>o</w:t>
        </w:r>
      </w:ins>
      <w:r>
        <w:rPr>
          <w:rFonts w:cs="Arial"/>
          <w:color w:val="000000"/>
          <w:lang w:val="en-CA"/>
        </w:rPr>
        <w:t xml:space="preserve">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6BD87459" w:rsidR="00637CC9" w:rsidRPr="00D12552" w:rsidRDefault="00637CC9" w:rsidP="00037BE7">
            <w:pPr>
              <w:pStyle w:val="Tabletext10"/>
              <w:jc w:val="left"/>
              <w:rPr>
                <w:rStyle w:val="reqtext"/>
                <w:lang w:val="en-CA"/>
              </w:rPr>
            </w:pPr>
            <w:r>
              <w:rPr>
                <w:rStyle w:val="reqtext"/>
                <w:lang w:val="en-CA"/>
              </w:rPr>
              <w:t xml:space="preserve">propertyType_uri </w:t>
            </w:r>
            <w:del w:id="2890" w:author="Eric Boisvert" w:date="2016-03-25T09:37:00Z">
              <w:r w:rsidDel="00037BE7">
                <w:rPr>
                  <w:rStyle w:val="reqtext"/>
                  <w:lang w:val="en-CA"/>
                </w:rPr>
                <w:delText xml:space="preserve">SHALL </w:delText>
              </w:r>
            </w:del>
            <w:ins w:id="2891" w:author="Eric Boisvert" w:date="2016-03-25T09:37:00Z">
              <w:r w:rsidR="00037BE7">
                <w:rPr>
                  <w:rStyle w:val="reqtext"/>
                  <w:lang w:val="en-CA"/>
                </w:rPr>
                <w:t xml:space="preserve">SHOULD </w:t>
              </w:r>
            </w:ins>
            <w:r>
              <w:rPr>
                <w:rStyle w:val="reqtext"/>
                <w:lang w:val="en-CA"/>
              </w:rPr>
              <w:t>resolve to a representation of  vocabulary term describing a property (ISO 19156 observedProperty)</w:t>
            </w:r>
            <w:ins w:id="2892" w:author="Boisvert, Eric" w:date="2016-03-29T08:29:00Z">
              <w:r w:rsidR="00BF2A41">
                <w:rPr>
                  <w:rStyle w:val="reqtext"/>
                  <w:lang w:val="en-CA"/>
                </w:rPr>
                <w:t>.</w:t>
              </w:r>
            </w:ins>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72C0D937" w:rsidR="005679BA" w:rsidRDefault="00F13D40" w:rsidP="00D14AF0">
      <w:pPr>
        <w:autoSpaceDE w:val="0"/>
        <w:autoSpaceDN w:val="0"/>
        <w:adjustRightInd w:val="0"/>
        <w:spacing w:after="0" w:line="240" w:lineRule="atLeast"/>
        <w:rPr>
          <w:rFonts w:cs="Arial"/>
          <w:color w:val="000000"/>
          <w:lang w:val="en-CA"/>
        </w:rPr>
      </w:pPr>
      <w:ins w:id="2893" w:author="Eric Boisvert" w:date="2016-03-28T13:15:00Z">
        <w:r>
          <w:t>If present, t</w:t>
        </w:r>
      </w:ins>
      <w:del w:id="2894" w:author="Eric Boisvert" w:date="2016-03-28T13:15:00Z">
        <w:r w:rsidR="00637CC9" w:rsidDel="00F13D40">
          <w:rPr>
            <w:rFonts w:cs="Arial"/>
            <w:color w:val="000000"/>
            <w:lang w:val="en-CA"/>
          </w:rPr>
          <w:delText>T</w:delText>
        </w:r>
      </w:del>
      <w:r w:rsidR="00637CC9">
        <w:rPr>
          <w:rFonts w:cs="Arial"/>
          <w:color w:val="000000"/>
          <w:lang w:val="en-CA"/>
        </w:rPr>
        <w:t>he property metadata_uri</w:t>
      </w:r>
      <w:del w:id="2895" w:author="Eric Boisvert" w:date="2016-01-24T13:30:00Z">
        <w:r w:rsidR="00637CC9" w:rsidDel="00253146">
          <w:rPr>
            <w:rFonts w:cs="Arial"/>
            <w:color w:val="000000"/>
            <w:lang w:val="en-CA"/>
          </w:rPr>
          <w:delText>:CharacterString</w:delText>
        </w:r>
      </w:del>
      <w:ins w:id="2896" w:author="Eric Boisvert" w:date="2016-01-24T13:30:00Z">
        <w:r w:rsidR="00253146">
          <w:rPr>
            <w:rFonts w:cs="Arial"/>
            <w:color w:val="000000"/>
            <w:lang w:val="en-CA"/>
          </w:rPr>
          <w:t>:Primitive::CharacterString</w:t>
        </w:r>
      </w:ins>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B59FA28" w:rsidR="00637CC9" w:rsidRDefault="00F13D40" w:rsidP="00A12606">
      <w:pPr>
        <w:rPr>
          <w:lang w:val="en-CA"/>
        </w:rPr>
      </w:pPr>
      <w:ins w:id="2897" w:author="Eric Boisvert" w:date="2016-03-28T13:15:00Z">
        <w:r>
          <w:t>If present, t</w:t>
        </w:r>
      </w:ins>
      <w:del w:id="2898" w:author="Eric Boisvert" w:date="2016-03-28T13:15:00Z">
        <w:r w:rsidR="00637CC9" w:rsidDel="00F13D40">
          <w:rPr>
            <w:lang w:val="en-CA"/>
          </w:rPr>
          <w:delText>T</w:delText>
        </w:r>
      </w:del>
      <w:r w:rsidR="00637CC9">
        <w:rPr>
          <w:lang w:val="en-CA"/>
        </w:rPr>
        <w:t>he property genericSymboliser</w:t>
      </w:r>
      <w:del w:id="2899" w:author="Eric Boisvert" w:date="2016-01-24T13:30:00Z">
        <w:r w:rsidR="00637CC9" w:rsidDel="00253146">
          <w:rPr>
            <w:lang w:val="en-CA"/>
          </w:rPr>
          <w:delText>:CharacterString</w:delText>
        </w:r>
      </w:del>
      <w:ins w:id="2900" w:author="Eric Boisvert" w:date="2016-01-24T13:30:00Z">
        <w:r w:rsidR="00253146">
          <w:rPr>
            <w:lang w:val="en-CA"/>
          </w:rPr>
          <w:t>:Primitive::CharacterString</w:t>
        </w:r>
      </w:ins>
      <w:r w:rsidR="00637CC9">
        <w:rPr>
          <w:lang w:val="en-CA"/>
        </w:rPr>
        <w:t xml:space="preserve"> shall contain an</w:t>
      </w:r>
      <w:r w:rsidR="00637CC9" w:rsidRPr="00637CC9">
        <w:t xml:space="preserve"> </w:t>
      </w:r>
      <w:r w:rsidR="00637CC9">
        <w:rPr>
          <w:lang w:val="en-CA"/>
        </w:rPr>
        <w:t>i</w:t>
      </w:r>
      <w:r w:rsidR="00637CC9"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Titre4"/>
        <w:rPr>
          <w:lang w:val="en-CA"/>
        </w:rPr>
      </w:pPr>
      <w:r w:rsidRPr="00D970E9">
        <w:rPr>
          <w:lang w:val="en-CA"/>
        </w:rPr>
        <w:t>symbolRotation</w:t>
      </w:r>
    </w:p>
    <w:p w14:paraId="0F9701DB" w14:textId="77777777" w:rsidR="00637CC9" w:rsidRDefault="00637CC9" w:rsidP="00A12606">
      <w:pPr>
        <w:rPr>
          <w:lang w:val="en-CA"/>
        </w:rPr>
      </w:pPr>
    </w:p>
    <w:p w14:paraId="3CD4B7BC" w14:textId="75DEAF03" w:rsidR="00637CC9" w:rsidRDefault="00F13D40" w:rsidP="00A12606">
      <w:pPr>
        <w:rPr>
          <w:ins w:id="2901" w:author="Eric Boisvert" w:date="2016-03-28T12:59:00Z"/>
          <w:lang w:val="en-CA"/>
        </w:rPr>
      </w:pPr>
      <w:ins w:id="2902" w:author="Eric Boisvert" w:date="2016-03-28T13:15:00Z">
        <w:r>
          <w:t>If present, t</w:t>
        </w:r>
      </w:ins>
      <w:del w:id="2903" w:author="Eric Boisvert" w:date="2016-03-28T13:15:00Z">
        <w:r w:rsidR="00637CC9" w:rsidDel="00F13D40">
          <w:rPr>
            <w:lang w:val="en-CA"/>
          </w:rPr>
          <w:delText>T</w:delText>
        </w:r>
      </w:del>
      <w:r w:rsidR="00637CC9">
        <w:rPr>
          <w:lang w:val="en-CA"/>
        </w:rPr>
        <w:t>he symbolRotation:Integer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north pole,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ins w:id="2904" w:author="Eric Boisvert" w:date="2016-03-28T12:59:00Z"/>
        </w:trPr>
        <w:tc>
          <w:tcPr>
            <w:tcW w:w="4219" w:type="dxa"/>
            <w:tcBorders>
              <w:right w:val="nil"/>
            </w:tcBorders>
            <w:shd w:val="clear" w:color="auto" w:fill="auto"/>
          </w:tcPr>
          <w:p w14:paraId="0679F778" w14:textId="5B006513" w:rsidR="008A53EB" w:rsidRPr="00D12552" w:rsidRDefault="008A53EB" w:rsidP="008A53EB">
            <w:pPr>
              <w:pStyle w:val="Tabletext10"/>
              <w:rPr>
                <w:ins w:id="2905" w:author="Eric Boisvert" w:date="2016-03-28T12:59:00Z"/>
                <w:rStyle w:val="requri"/>
                <w:lang w:val="en-CA"/>
              </w:rPr>
            </w:pPr>
            <w:ins w:id="2906" w:author="Eric Boisvert" w:date="2016-03-28T12:59:00Z">
              <w:r>
                <w:rPr>
                  <w:rStyle w:val="requri"/>
                  <w:lang w:val="en-CA"/>
                </w:rPr>
                <w:t>/req/gsml4-portrayal</w:t>
              </w:r>
              <w:r w:rsidRPr="00D12552">
                <w:rPr>
                  <w:rStyle w:val="requri"/>
                  <w:lang w:val="en-CA"/>
                </w:rPr>
                <w:t>/</w:t>
              </w:r>
              <w:r>
                <w:rPr>
                  <w:rStyle w:val="requri"/>
                  <w:lang w:val="en-CA"/>
                </w:rPr>
                <w:t>siteobservationview-</w:t>
              </w:r>
            </w:ins>
            <w:ins w:id="2907" w:author="Eric Boisvert" w:date="2016-03-28T13:00:00Z">
              <w:r>
                <w:rPr>
                  <w:rStyle w:val="requri"/>
                  <w:lang w:val="en-CA"/>
                </w:rPr>
                <w:t>symbolRotation</w:t>
              </w:r>
            </w:ins>
          </w:p>
        </w:tc>
        <w:tc>
          <w:tcPr>
            <w:tcW w:w="4678" w:type="dxa"/>
            <w:tcBorders>
              <w:left w:val="nil"/>
            </w:tcBorders>
            <w:shd w:val="clear" w:color="auto" w:fill="auto"/>
          </w:tcPr>
          <w:p w14:paraId="10175FF5" w14:textId="69F4652D" w:rsidR="008A53EB" w:rsidRPr="00D12552" w:rsidRDefault="008A53EB" w:rsidP="00372D01">
            <w:pPr>
              <w:pStyle w:val="Tabletext10"/>
              <w:jc w:val="left"/>
              <w:rPr>
                <w:ins w:id="2908" w:author="Eric Boisvert" w:date="2016-03-28T12:59:00Z"/>
                <w:rStyle w:val="reqtext"/>
                <w:lang w:val="en-CA"/>
              </w:rPr>
            </w:pPr>
            <w:ins w:id="2909" w:author="Eric Boisvert" w:date="2016-03-28T12:59:00Z">
              <w:r>
                <w:rPr>
                  <w:rStyle w:val="reqtext"/>
                  <w:lang w:val="en-CA"/>
                </w:rPr>
                <w:t>If present, the symbolRotation SHALL be a value in the range [0,360[</w:t>
              </w:r>
            </w:ins>
            <w:ins w:id="2910" w:author="Boisvert, Eric" w:date="2016-03-29T08:29:00Z">
              <w:r w:rsidR="00BF2A41">
                <w:rPr>
                  <w:rStyle w:val="reqtext"/>
                  <w:lang w:val="en-CA"/>
                </w:rPr>
                <w:t>.</w:t>
              </w:r>
            </w:ins>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r>
        <w:rPr>
          <w:lang w:val="en-CA"/>
        </w:rPr>
        <w:lastRenderedPageBreak/>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11" w:name="BKM_EC69FC11_247D_4B96_A882_7E9D1AD588E0"/>
      <w:bookmarkStart w:id="2912" w:name="BKM_ADCD2F69_DA9B_47AD_AAD9_CD10F85583D7"/>
      <w:bookmarkStart w:id="2913" w:name="BKM_07E8099B_7BEC_4F52_A9CB_2057EB65CA46"/>
      <w:bookmarkStart w:id="2914" w:name="BKM_803B49B5_5346_4ECB_84C0_E9285F22A260"/>
      <w:bookmarkStart w:id="2915" w:name="BKM_EF622FE6_F231_4466_80B5_7C9E00C1AF26"/>
      <w:bookmarkStart w:id="2916" w:name="BKM_314D3BAE_F7C9_4B36_ADB6_C72D030F3753"/>
      <w:bookmarkStart w:id="2917" w:name="BKM_39715309_7964_43D3_8714_66E5FE3F5A42"/>
      <w:bookmarkStart w:id="2918" w:name="BKM_154B13F8_8CD9_473E_98B5_93572A0EB3BB"/>
      <w:bookmarkStart w:id="2919" w:name="BKM_2C39BB23_51CD_4C07_BC3D_DFD062118A45"/>
      <w:bookmarkStart w:id="2920" w:name="BKM_60CAAB90_52E0_4214_AE69_D0060C7423ED"/>
      <w:bookmarkStart w:id="2921" w:name="BKM_E7AC1443_775C_4DF5_9107_5B1DF4E1D651"/>
      <w:bookmarkStart w:id="2922" w:name="BKM_EF3CAFA8_84A6_43F7_816F_7C74C3A3DFE7"/>
      <w:bookmarkStart w:id="2923" w:name="BKM_71BA9B79_BC0A_41B7_9630_0B047D9D4660"/>
      <w:bookmarkStart w:id="2924" w:name="BKM_9A13DBF6_70E2_469B_9B7C_F26D7AD812B4"/>
      <w:bookmarkStart w:id="2925" w:name="BKM_9A6DFACA_1D0A_423A_BF5D_1157B46A0AC1"/>
      <w:bookmarkStart w:id="2926" w:name="BKM_33E68653_BDB1_481F_9DFE_82E9A91DF147"/>
      <w:bookmarkStart w:id="2927" w:name="BKM_F3F9B426_BC9F_4BBA_B792_A96166218E9B"/>
      <w:bookmarkStart w:id="2928" w:name="BKM_86911221_5DFE_449B_9D0A_484F8F57F8F9"/>
      <w:bookmarkStart w:id="2929" w:name="BKM_07EEDF2F_1AA2_45F8_B145_4B7F189B0502"/>
      <w:bookmarkStart w:id="2930" w:name="BKM_4A997C54_C45D_4E40_AC91_CE1E1615770B"/>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ins w:id="2931" w:author="Eric Boisvert" w:date="2016-01-14T05:38:00Z">
        <w:r>
          <w:br w:type="page"/>
        </w:r>
      </w:ins>
    </w:p>
    <w:p w14:paraId="76CB06FE" w14:textId="07C47958" w:rsidR="009B3BBD" w:rsidRDefault="009B3BBD" w:rsidP="00BA6B31">
      <w:pPr>
        <w:pStyle w:val="Titre2"/>
        <w:rPr>
          <w:lang w:val="en-CA"/>
        </w:rPr>
      </w:pPr>
      <w:bookmarkStart w:id="2932" w:name="_Toc446944593"/>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32"/>
    </w:p>
    <w:p w14:paraId="3BFE0768" w14:textId="77777777" w:rsidR="008A1AF4" w:rsidRDefault="008A1AF4" w:rsidP="00355CAB">
      <w:pPr>
        <w:rPr>
          <w:lang w:val="en-CA"/>
        </w:rPr>
      </w:pPr>
    </w:p>
    <w:p w14:paraId="65D82287" w14:textId="74997F1D"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del w:id="2933" w:author="Eric Boisvert" w:date="2016-03-28T15:13:00Z">
        <w:r w:rsidR="003E1755" w:rsidDel="00372D01">
          <w:rPr>
            <w:lang w:val="en-CA"/>
          </w:rPr>
          <w:delText xml:space="preserve"> </w:delText>
        </w:r>
        <w:r w:rsidR="00865F5F" w:rsidDel="00372D01">
          <w:rPr>
            <w:lang w:val="en-CA"/>
          </w:rPr>
          <w:delText>It also provides an extension of Observation and Measurement (ISO-19156) covering Boreholes, GeologicSpecimen and AnalyticalProcess for both geochemistry and geochronology</w:delText>
        </w:r>
      </w:del>
      <w:r w:rsidR="00865F5F">
        <w:rPr>
          <w:lang w:val="en-CA"/>
        </w:rPr>
        <w:t>.</w:t>
      </w:r>
      <w:r w:rsidR="003E1755">
        <w:rPr>
          <w:lang w:val="en-CA"/>
        </w:rPr>
        <w:t xml:space="preserve">  </w:t>
      </w:r>
      <w:commentRangeStart w:id="2934"/>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34"/>
      <w:r w:rsidR="00DE3D18">
        <w:rPr>
          <w:rStyle w:val="Marquedecommentaire"/>
        </w:rPr>
        <w:commentReference w:id="2934"/>
      </w:r>
    </w:p>
    <w:p w14:paraId="40081889" w14:textId="18A467A8" w:rsidR="008A1AF4" w:rsidRDefault="008A1AF4" w:rsidP="008A1AF4">
      <w:pPr>
        <w:keepNext/>
        <w:rPr>
          <w:noProof/>
          <w:lang w:val="en-CA" w:eastAsia="en-CA"/>
        </w:rPr>
      </w:pPr>
    </w:p>
    <w:p w14:paraId="2A6A1094" w14:textId="77777777" w:rsidR="000E3D9B" w:rsidRDefault="004D2792" w:rsidP="000E3D9B">
      <w:pPr>
        <w:keepNext/>
      </w:pPr>
      <w:r>
        <w:pict w14:anchorId="52378BCA">
          <v:shape id="_x0000_i1041" type="#_x0000_t75" style="width:431.55pt;height:328.15pt">
            <v:imagedata r:id="rId32" o:title=""/>
          </v:shape>
        </w:pict>
      </w:r>
    </w:p>
    <w:p w14:paraId="701D18A2" w14:textId="0F7CDD8D" w:rsidR="000E3D9B" w:rsidRDefault="000E3D9B" w:rsidP="007F03F0">
      <w:pPr>
        <w:pStyle w:val="Lgende"/>
      </w:pPr>
      <w:r>
        <w:t xml:space="preserve">Figure </w:t>
      </w:r>
      <w:r>
        <w:fldChar w:fldCharType="begin"/>
      </w:r>
      <w:r>
        <w:instrText xml:space="preserve"> SEQ Figure \* ARABIC </w:instrText>
      </w:r>
      <w:r>
        <w:fldChar w:fldCharType="separate"/>
      </w:r>
      <w:ins w:id="2935" w:author="Boisvert, Eric" w:date="2016-03-29T09:08:00Z">
        <w:r w:rsidR="008279FB">
          <w:rPr>
            <w:noProof/>
          </w:rPr>
          <w:t>17</w:t>
        </w:r>
      </w:ins>
      <w:ins w:id="2936" w:author="Eric Boisvert" w:date="2016-03-28T16:06:00Z">
        <w:del w:id="2937" w:author="Boisvert, Eric" w:date="2016-03-29T08:51:00Z">
          <w:r w:rsidR="003842F3" w:rsidDel="00CB122C">
            <w:rPr>
              <w:noProof/>
            </w:rPr>
            <w:delText>17</w:delText>
          </w:r>
        </w:del>
      </w:ins>
      <w:del w:id="2938" w:author="Boisvert, Eric" w:date="2016-03-29T08:51:00Z">
        <w:r w:rsidR="0043586C" w:rsidDel="00CB122C">
          <w:rPr>
            <w:noProof/>
          </w:rPr>
          <w:delText>16</w:delText>
        </w:r>
      </w:del>
      <w:r>
        <w:fldChar w:fldCharType="end"/>
      </w:r>
      <w:r>
        <w:t xml:space="preserve"> </w:t>
      </w:r>
      <w:r w:rsidRPr="00AE78AA">
        <w:t>GeoSciML Basic dependencies</w:t>
      </w:r>
      <w:ins w:id="2939" w:author="Boisvert, Eric" w:date="2016-03-29T08:30:00Z">
        <w:r w:rsidR="00BF2A41">
          <w:t>.</w:t>
        </w:r>
      </w:ins>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40"/>
            <w:r>
              <w:rPr>
                <w:rFonts w:eastAsia="MS Mincho"/>
                <w:b/>
                <w:color w:val="0000FF"/>
                <w:sz w:val="22"/>
                <w:lang w:val="en-CA"/>
              </w:rPr>
              <w:t>Spatial Schema ISO19107</w:t>
            </w:r>
            <w:commentRangeEnd w:id="2940"/>
            <w:r>
              <w:rPr>
                <w:rStyle w:val="Marquedecommentaire"/>
              </w:rPr>
              <w:commentReference w:id="2940"/>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4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41"/>
            <w:r>
              <w:rPr>
                <w:rStyle w:val="Marquedecommentaire"/>
              </w:rPr>
              <w:commentReference w:id="2941"/>
            </w:r>
          </w:p>
        </w:tc>
      </w:tr>
    </w:tbl>
    <w:p w14:paraId="4D25A90E" w14:textId="5F8293DE" w:rsidR="003E1755" w:rsidRDefault="00856F51" w:rsidP="00E71F84">
      <w:pPr>
        <w:pStyle w:val="Titre3"/>
        <w:rPr>
          <w:lang w:val="en-CA"/>
        </w:rPr>
      </w:pPr>
      <w:bookmarkStart w:id="2942" w:name="BKM_3984A24A_BE4B_45BE_838C_7F640CC5FF3F"/>
      <w:bookmarkStart w:id="2943" w:name="BKM_54F8D6E7_019E_4198_A5F7_8396FC39C316"/>
      <w:bookmarkStart w:id="2944" w:name="BKM_FF60F6A1_68A6_4CC7_A4D7_1484826F284D"/>
      <w:bookmarkStart w:id="2945" w:name="BKM_F6F26F14_293C_49D0_A8BA_E7C8B18052A4"/>
      <w:bookmarkStart w:id="2946" w:name="BKM_BFF13014_D294_4162_870D_8C389253B42F"/>
      <w:bookmarkStart w:id="2947" w:name="BKM_5E0576AE_899E_4630_AE79_247020186922"/>
      <w:bookmarkStart w:id="2948" w:name="BKM_F1BB51E9_D13E_42AE_BE59_3E8556BDCA72"/>
      <w:bookmarkStart w:id="2949" w:name="BKM_C0A3056D_FA18_4027_BE04_0AFA3C2B5BD7"/>
      <w:bookmarkStart w:id="2950" w:name="BKM_ADC178F9_ED86_418A_BFAF_BD9ADC797FBD"/>
      <w:bookmarkStart w:id="2951" w:name="BKM_8E1E3CAB_4A91_4093_A75E_AEF4FCA7FA5B"/>
      <w:bookmarkStart w:id="2952" w:name="BKM_64F0A908_3403_4D0B_88AD_EE7134C39157"/>
      <w:bookmarkStart w:id="2953" w:name="BKM_F047E096_3391_4C83_A31D_8616A9B842C5"/>
      <w:bookmarkStart w:id="2954" w:name="BKM_DA68D8E9_7B0C_48EF_8619_7221101DC5F1"/>
      <w:bookmarkStart w:id="2955" w:name="_Toc446944594"/>
      <w:bookmarkEnd w:id="2942"/>
      <w:bookmarkEnd w:id="2943"/>
      <w:bookmarkEnd w:id="2944"/>
      <w:bookmarkEnd w:id="2945"/>
      <w:bookmarkEnd w:id="2946"/>
      <w:bookmarkEnd w:id="2947"/>
      <w:bookmarkEnd w:id="2948"/>
      <w:bookmarkEnd w:id="2949"/>
      <w:bookmarkEnd w:id="2950"/>
      <w:bookmarkEnd w:id="2951"/>
      <w:bookmarkEnd w:id="2952"/>
      <w:bookmarkEnd w:id="2953"/>
      <w:bookmarkEnd w:id="2954"/>
      <w:r>
        <w:rPr>
          <w:lang w:val="en-CA"/>
        </w:rPr>
        <w:t xml:space="preserve">Geology </w:t>
      </w:r>
      <w:r w:rsidR="006619B2">
        <w:rPr>
          <w:lang w:val="en-CA"/>
        </w:rPr>
        <w:t>B</w:t>
      </w:r>
      <w:r>
        <w:rPr>
          <w:lang w:val="en-CA"/>
        </w:rPr>
        <w:t>asic</w:t>
      </w:r>
      <w:bookmarkEnd w:id="2955"/>
    </w:p>
    <w:p w14:paraId="38D34F62" w14:textId="77777777" w:rsidR="005166DF" w:rsidRDefault="005166DF" w:rsidP="00355CAB">
      <w:pPr>
        <w:rPr>
          <w:lang w:val="en-CA"/>
        </w:rPr>
      </w:pPr>
    </w:p>
    <w:p w14:paraId="5E592361" w14:textId="3FAE6050" w:rsidR="00523B00" w:rsidRDefault="00E3407C" w:rsidP="00355CAB">
      <w:pPr>
        <w:rPr>
          <w:lang w:val="en-CA"/>
        </w:rPr>
      </w:pPr>
      <w:r>
        <w:rPr>
          <w:lang w:val="en-CA"/>
        </w:rPr>
        <w:t>Geologic Basic is a</w:t>
      </w:r>
      <w:r w:rsidRPr="00E3407C">
        <w:rPr>
          <w:lang w:val="en-CA"/>
        </w:rPr>
        <w:t xml:space="preserve"> </w:t>
      </w:r>
      <w:commentRangeStart w:id="2956"/>
      <w:r w:rsidR="00174A58">
        <w:rPr>
          <w:lang w:val="en-CA"/>
        </w:rPr>
        <w:t>sub-</w:t>
      </w:r>
      <w:r w:rsidRPr="00E3407C">
        <w:rPr>
          <w:lang w:val="en-CA"/>
        </w:rPr>
        <w:t xml:space="preserve">package </w:t>
      </w:r>
      <w:commentRangeEnd w:id="2956"/>
      <w:r w:rsidR="00174A58">
        <w:rPr>
          <w:rStyle w:val="Marquedecommentaire"/>
        </w:rPr>
        <w:commentReference w:id="2956"/>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del w:id="2957" w:author="Eric Boisvert" w:date="2016-03-16T19:09:00Z">
        <w:r w:rsidDel="00BA27D0">
          <w:rPr>
            <w:lang w:val="en-CA"/>
          </w:rPr>
          <w:delText xml:space="preserve">described </w:delText>
        </w:r>
      </w:del>
      <w:ins w:id="2958" w:author="Eric Boisvert" w:date="2016-03-16T19:09:00Z">
        <w:r w:rsidR="00BA27D0">
          <w:rPr>
            <w:lang w:val="en-CA"/>
          </w:rPr>
          <w:t xml:space="preserve">represented </w:t>
        </w:r>
      </w:ins>
      <w:r>
        <w:rPr>
          <w:lang w:val="en-CA"/>
        </w:rPr>
        <w:t xml:space="preserve">as MappedFeature.  A map is a collection of MappedFeature.  The term “map”, generally understood as a map sheet (a given area on the surface of the earth) is only one </w:t>
      </w:r>
      <w:ins w:id="2959" w:author="Eric Boisvert" w:date="2016-03-06T13:24:00Z">
        <w:r w:rsidR="004D34D6">
          <w:rPr>
            <w:lang w:val="en-CA"/>
          </w:rPr>
          <w:t xml:space="preserve">of the </w:t>
        </w:r>
      </w:ins>
      <w:r>
        <w:rPr>
          <w:lang w:val="en-CA"/>
        </w:rPr>
        <w:t>possible collection</w:t>
      </w:r>
      <w:ins w:id="2960" w:author="Eric Boisvert" w:date="2016-03-06T13:24:00Z">
        <w:r w:rsidR="004D34D6">
          <w:rPr>
            <w:lang w:val="en-CA"/>
          </w:rPr>
          <w:t>s</w:t>
        </w:r>
      </w:ins>
      <w:r>
        <w:rPr>
          <w:lang w:val="en-CA"/>
        </w:rPr>
        <w:t xml:space="preserve"> of MappedFeature.  Other examples are </w:t>
      </w:r>
      <w:r w:rsidR="00523B00">
        <w:rPr>
          <w:lang w:val="en-CA"/>
        </w:rPr>
        <w:t>cross-sections, block diagram</w:t>
      </w:r>
      <w:ins w:id="2961" w:author="Eric Boisvert" w:date="2016-03-16T19:09:00Z">
        <w:r w:rsidR="00BA27D0">
          <w:rPr>
            <w:lang w:val="en-CA"/>
          </w:rPr>
          <w:t>s</w:t>
        </w:r>
      </w:ins>
      <w:r w:rsidR="00523B00">
        <w:rPr>
          <w:lang w:val="en-CA"/>
        </w:rPr>
        <w:t>, or even</w:t>
      </w:r>
      <w:del w:id="2962" w:author="Eric Boisvert" w:date="2016-03-16T19:09:00Z">
        <w:r w:rsidR="00523B00" w:rsidDel="00BA27D0">
          <w:rPr>
            <w:lang w:val="en-CA"/>
          </w:rPr>
          <w:delText>t</w:delText>
        </w:r>
      </w:del>
      <w:r w:rsidR="00523B00">
        <w:rPr>
          <w:lang w:val="en-CA"/>
        </w:rPr>
        <w:t xml:space="preserve"> </w:t>
      </w:r>
      <w:del w:id="2963" w:author="Eric Boisvert" w:date="2016-03-16T19:10:00Z">
        <w:r w:rsidR="00523B00" w:rsidDel="00BA27D0">
          <w:rPr>
            <w:lang w:val="en-CA"/>
          </w:rPr>
          <w:delText>a</w:delText>
        </w:r>
      </w:del>
      <w:r w:rsidR="00523B00">
        <w:rPr>
          <w:lang w:val="en-CA"/>
        </w:rPr>
        <w:t xml:space="preserve"> borehole log</w:t>
      </w:r>
      <w:ins w:id="2964" w:author="Eric Boisvert" w:date="2016-03-16T19:10:00Z">
        <w:r w:rsidR="00BA27D0">
          <w:rPr>
            <w:lang w:val="en-CA"/>
          </w:rPr>
          <w:t>s</w:t>
        </w:r>
      </w:ins>
      <w:r w:rsidR="00523B00">
        <w:rPr>
          <w:lang w:val="en-CA"/>
        </w:rPr>
        <w:t xml:space="preserve"> (a linear map).</w:t>
      </w:r>
      <w:r w:rsidR="009C2685">
        <w:rPr>
          <w:lang w:val="en-CA"/>
        </w:rPr>
        <w:t xml:space="preserve">  MappedFeature can represent any features</w:t>
      </w:r>
      <w:ins w:id="2965" w:author="Eric Boisvert" w:date="2016-03-06T13:25:00Z">
        <w:r w:rsidR="004D34D6">
          <w:rPr>
            <w:lang w:val="en-CA"/>
          </w:rPr>
          <w:t xml:space="preserve"> and</w:t>
        </w:r>
      </w:ins>
      <w:del w:id="2966" w:author="Eric Boisvert" w:date="2016-03-06T13:24:00Z">
        <w:r w:rsidR="009C2685" w:rsidDel="004D34D6">
          <w:rPr>
            <w:lang w:val="en-CA"/>
          </w:rPr>
          <w:delText>;</w:delText>
        </w:r>
      </w:del>
      <w:r w:rsidR="009C2685">
        <w:rPr>
          <w:lang w:val="en-CA"/>
        </w:rPr>
        <w:t xml:space="preserve"> GeologicFeatures are </w:t>
      </w:r>
      <w:ins w:id="2967" w:author="Eric Boisvert" w:date="2016-03-16T19:10:00Z">
        <w:r w:rsidR="0073072D">
          <w:rPr>
            <w:lang w:val="en-CA"/>
          </w:rPr>
          <w:t>one of the kinds of</w:t>
        </w:r>
      </w:ins>
      <w:del w:id="2968" w:author="Eric Boisvert" w:date="2016-03-16T19:10:00Z">
        <w:r w:rsidR="009C2685" w:rsidDel="0073072D">
          <w:rPr>
            <w:lang w:val="en-CA"/>
          </w:rPr>
          <w:delText xml:space="preserve">a subset of </w:delText>
        </w:r>
      </w:del>
      <w:ins w:id="2969" w:author="Eric Boisvert" w:date="2016-03-28T15:14:00Z">
        <w:r w:rsidR="00372D01">
          <w:rPr>
            <w:lang w:val="en-CA"/>
          </w:rPr>
          <w:t xml:space="preserve"> </w:t>
        </w:r>
      </w:ins>
      <w:r w:rsidR="009C2685">
        <w:rPr>
          <w:lang w:val="en-CA"/>
        </w:rPr>
        <w:t>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70" w:author="Eric Boisvert" w:date="2016-03-28T16:06:00Z">
        <w:r w:rsidR="003842F3">
          <w:t xml:space="preserve">Figure </w:t>
        </w:r>
        <w:r w:rsidR="003842F3">
          <w:rPr>
            <w:noProof/>
          </w:rPr>
          <w:t>18</w:t>
        </w:r>
      </w:ins>
      <w:del w:id="2971"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4D2792" w:rsidP="00523B00">
      <w:pPr>
        <w:keepNext/>
      </w:pPr>
      <w:r>
        <w:pict w14:anchorId="3DDD8EA3">
          <v:shape id="_x0000_i1042" type="#_x0000_t75" style="width:430.6pt;height:261.25pt">
            <v:imagedata r:id="rId33" o:title=""/>
          </v:shape>
        </w:pict>
      </w:r>
    </w:p>
    <w:p w14:paraId="24FB8F26" w14:textId="5FDA704C" w:rsidR="00523B00" w:rsidRDefault="00523B00" w:rsidP="007F03F0">
      <w:pPr>
        <w:pStyle w:val="Lgende"/>
      </w:pPr>
      <w:bookmarkStart w:id="2972" w:name="_Ref439843623"/>
      <w:r>
        <w:t xml:space="preserve">Figure </w:t>
      </w:r>
      <w:r>
        <w:fldChar w:fldCharType="begin"/>
      </w:r>
      <w:r>
        <w:instrText xml:space="preserve"> SEQ Figure \* ARABIC </w:instrText>
      </w:r>
      <w:r>
        <w:fldChar w:fldCharType="separate"/>
      </w:r>
      <w:ins w:id="2973" w:author="Boisvert, Eric" w:date="2016-03-29T09:08:00Z">
        <w:r w:rsidR="008279FB">
          <w:rPr>
            <w:noProof/>
          </w:rPr>
          <w:t>18</w:t>
        </w:r>
      </w:ins>
      <w:ins w:id="2974" w:author="Eric Boisvert" w:date="2016-03-28T16:06:00Z">
        <w:del w:id="2975" w:author="Boisvert, Eric" w:date="2016-03-29T08:51:00Z">
          <w:r w:rsidR="003842F3" w:rsidDel="00CB122C">
            <w:rPr>
              <w:noProof/>
            </w:rPr>
            <w:delText>18</w:delText>
          </w:r>
        </w:del>
      </w:ins>
      <w:del w:id="2976" w:author="Boisvert, Eric" w:date="2016-03-29T08:51:00Z">
        <w:r w:rsidR="0043586C" w:rsidDel="00CB122C">
          <w:rPr>
            <w:noProof/>
          </w:rPr>
          <w:delText>17</w:delText>
        </w:r>
      </w:del>
      <w:r>
        <w:fldChar w:fldCharType="end"/>
      </w:r>
      <w:bookmarkEnd w:id="2972"/>
      <w:r>
        <w:t xml:space="preserve"> </w:t>
      </w:r>
      <w:r w:rsidRPr="008617E7">
        <w:t>Geologic Feature and MappedFeature</w:t>
      </w:r>
      <w:ins w:id="2977" w:author="Boisvert, Eric" w:date="2016-03-29T08:30:00Z">
        <w:r w:rsidR="00BF2A41">
          <w:t>.</w:t>
        </w:r>
      </w:ins>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lastRenderedPageBreak/>
        <w:t>GeologicFeature</w:t>
      </w:r>
    </w:p>
    <w:p w14:paraId="5D6BEAC4" w14:textId="77777777" w:rsidR="00C97318" w:rsidRDefault="00C97318" w:rsidP="00044F45"/>
    <w:p w14:paraId="68111B3F" w14:textId="768F6B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w:t>
      </w:r>
      <w:ins w:id="2978" w:author="Eric Boisvert" w:date="2016-03-16T19:12:00Z">
        <w:r w:rsidR="0073072D">
          <w:rPr>
            <w:lang w:val="en-CA"/>
          </w:rPr>
          <w:t xml:space="preserve">A </w:t>
        </w:r>
      </w:ins>
      <w:r w:rsidR="00044F45">
        <w:rPr>
          <w:lang w:val="en-CA"/>
        </w:rPr>
        <w:t>GeologicFeature appearing on a map is considered as an “instance”.</w:t>
      </w:r>
    </w:p>
    <w:p w14:paraId="45BF8A1F" w14:textId="77777777" w:rsidR="00ED2525" w:rsidRDefault="00ED2525" w:rsidP="00ED2525"/>
    <w:p w14:paraId="4EDD0665" w14:textId="77777777" w:rsidR="001D79AD" w:rsidRDefault="004D2792" w:rsidP="007F03F0">
      <w:pPr>
        <w:keepNext/>
      </w:pPr>
      <w:r>
        <w:pict w14:anchorId="2F1B3772">
          <v:shape id="_x0000_i1043" type="#_x0000_t75" style="width:6in;height:240.45pt">
            <v:imagedata r:id="rId34" o:title=""/>
          </v:shape>
        </w:pict>
      </w:r>
    </w:p>
    <w:p w14:paraId="4E13E83C" w14:textId="00A45625" w:rsidR="001D79AD" w:rsidRDefault="001D79AD" w:rsidP="007F03F0">
      <w:pPr>
        <w:pStyle w:val="Lgende"/>
      </w:pPr>
      <w:r>
        <w:t xml:space="preserve">Figure </w:t>
      </w:r>
      <w:r>
        <w:fldChar w:fldCharType="begin"/>
      </w:r>
      <w:r>
        <w:instrText xml:space="preserve"> SEQ Figure \* ARABIC </w:instrText>
      </w:r>
      <w:r>
        <w:fldChar w:fldCharType="separate"/>
      </w:r>
      <w:ins w:id="2979" w:author="Boisvert, Eric" w:date="2016-03-29T09:08:00Z">
        <w:r w:rsidR="008279FB">
          <w:rPr>
            <w:noProof/>
          </w:rPr>
          <w:t>19</w:t>
        </w:r>
      </w:ins>
      <w:ins w:id="2980" w:author="Eric Boisvert" w:date="2016-03-28T16:06:00Z">
        <w:del w:id="2981" w:author="Boisvert, Eric" w:date="2016-03-29T08:51:00Z">
          <w:r w:rsidR="003842F3" w:rsidDel="00CB122C">
            <w:rPr>
              <w:noProof/>
            </w:rPr>
            <w:delText>19</w:delText>
          </w:r>
        </w:del>
      </w:ins>
      <w:del w:id="2982" w:author="Boisvert, Eric" w:date="2016-03-29T08:51:00Z">
        <w:r w:rsidR="0043586C" w:rsidDel="00CB122C">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83" w:name="BKM_6A81087A_0778_4235_8F6A_3CADBB0E9016"/>
      <w:bookmarkEnd w:id="2983"/>
    </w:p>
    <w:p w14:paraId="52EAD25C" w14:textId="6D65E81E" w:rsidR="00C97318" w:rsidRDefault="00C97318" w:rsidP="007F03F0">
      <w:pPr>
        <w:pStyle w:val="Titre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53D73E2D" w:rsidR="00C97318" w:rsidRDefault="00C97318">
      <w:pPr>
        <w:rPr>
          <w:lang w:val="en-CA"/>
        </w:rPr>
        <w:pPrChange w:id="2984" w:author="Eric Boisvert" w:date="2016-03-16T19:12:00Z">
          <w:pPr>
            <w:autoSpaceDE w:val="0"/>
            <w:autoSpaceDN w:val="0"/>
            <w:adjustRightInd w:val="0"/>
            <w:spacing w:after="0"/>
          </w:pPr>
        </w:pPrChange>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2985"/>
      <w:r w:rsidRPr="00C97318">
        <w:rPr>
          <w:lang w:val="en-CA"/>
        </w:rPr>
        <w:t xml:space="preserve">For a borehole, the GeologicFeature observation method specifies how the geologic properties </w:t>
      </w:r>
      <w:r w:rsidRPr="00C97318">
        <w:rPr>
          <w:lang w:val="en-CA"/>
        </w:rPr>
        <w:lastRenderedPageBreak/>
        <w:t xml:space="preserve">were determined (eg, visual observation, or standard </w:t>
      </w:r>
      <w:del w:id="2986" w:author="Eric Boisvert" w:date="2016-03-28T15:16:00Z">
        <w:r w:rsidRPr="00C97318" w:rsidDel="00372D01">
          <w:rPr>
            <w:lang w:val="en-CA"/>
          </w:rPr>
          <w:delText xml:space="preserve">AzGS </w:delText>
        </w:r>
      </w:del>
      <w:ins w:id="2987" w:author="Eric Boisvert" w:date="2016-03-28T15:16:00Z">
        <w:r w:rsidR="00372D01">
          <w:rPr>
            <w:lang w:val="en-CA"/>
          </w:rPr>
          <w:t>corporate</w:t>
        </w:r>
        <w:r w:rsidR="00372D01" w:rsidRPr="00C97318">
          <w:rPr>
            <w:lang w:val="en-CA"/>
          </w:rPr>
          <w:t xml:space="preserve"> </w:t>
        </w:r>
      </w:ins>
      <w:r w:rsidRPr="00C97318">
        <w:rPr>
          <w:lang w:val="en-CA"/>
        </w:rPr>
        <w:t xml:space="preserve">logging procedure (described in detail somewhere else)).  </w:t>
      </w:r>
      <w:commentRangeEnd w:id="2985"/>
      <w:r>
        <w:rPr>
          <w:rStyle w:val="Marquedecommentaire"/>
        </w:rPr>
        <w:commentReference w:id="298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2988" w:name="_Ref440112192"/>
      <w:r>
        <w:rPr>
          <w:lang w:val="en-CA"/>
        </w:rPr>
        <w:t>p</w:t>
      </w:r>
      <w:r w:rsidR="00C97318" w:rsidRPr="00C97318">
        <w:rPr>
          <w:lang w:val="en-CA"/>
        </w:rPr>
        <w:t>urpose</w:t>
      </w:r>
      <w:bookmarkEnd w:id="2988"/>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05E3B412" w:rsidR="00C97318" w:rsidRDefault="00C97318">
      <w:pPr>
        <w:rPr>
          <w:lang w:val="en-CA"/>
        </w:rPr>
        <w:pPrChange w:id="2989" w:author="Eric Boisvert" w:date="2016-03-16T19:12:00Z">
          <w:pPr>
            <w:autoSpaceDE w:val="0"/>
            <w:autoSpaceDN w:val="0"/>
            <w:adjustRightInd w:val="0"/>
            <w:spacing w:after="0"/>
          </w:pPr>
        </w:pPrChange>
      </w:pPr>
      <w:r>
        <w:rPr>
          <w:lang w:val="en-CA"/>
        </w:rPr>
        <w:t>The property purpose:DescriptionPurpose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73072D">
        <w:rPr>
          <w:b/>
          <w:lang w:val="en-CA"/>
          <w:rPrChange w:id="2990" w:author="Eric Boisvert" w:date="2016-03-16T19:13:00Z">
            <w:rPr>
              <w:lang w:val="en-CA"/>
            </w:rPr>
          </w:rPrChange>
        </w:rPr>
        <w:t>instance</w:t>
      </w:r>
      <w:r w:rsidRPr="00C97318">
        <w:rPr>
          <w:lang w:val="en-CA"/>
        </w:rPr>
        <w:t xml:space="preserve">, </w:t>
      </w:r>
      <w:r w:rsidRPr="0073072D">
        <w:rPr>
          <w:b/>
          <w:lang w:val="en-CA"/>
          <w:rPrChange w:id="2991" w:author="Eric Boisvert" w:date="2016-03-16T19:13:00Z">
            <w:rPr>
              <w:lang w:val="en-CA"/>
            </w:rPr>
          </w:rPrChange>
        </w:rPr>
        <w:t>typicalNorm</w:t>
      </w:r>
      <w:r w:rsidRPr="00C97318">
        <w:rPr>
          <w:lang w:val="en-CA"/>
        </w:rPr>
        <w:t>,</w:t>
      </w:r>
      <w:ins w:id="2992" w:author="Eric Boisvert" w:date="2016-03-16T19:13:00Z">
        <w:r w:rsidR="0073072D">
          <w:rPr>
            <w:lang w:val="en-CA"/>
          </w:rPr>
          <w:t xml:space="preserve"> and </w:t>
        </w:r>
      </w:ins>
      <w:r w:rsidRPr="00C97318">
        <w:rPr>
          <w:lang w:val="en-CA"/>
        </w:rPr>
        <w:t xml:space="preserve"> </w:t>
      </w:r>
      <w:r w:rsidRPr="0073072D">
        <w:rPr>
          <w:b/>
          <w:lang w:val="en-CA"/>
          <w:rPrChange w:id="2993" w:author="Eric Boisvert" w:date="2016-03-16T19:13:00Z">
            <w:rPr>
              <w:lang w:val="en-CA"/>
            </w:rPr>
          </w:rPrChange>
        </w:rPr>
        <w:t>definingNorm</w:t>
      </w:r>
      <w:r w:rsidRPr="00C97318">
        <w:rPr>
          <w:lang w:val="en-CA"/>
        </w:rPr>
        <w:t>.</w:t>
      </w:r>
      <w:r>
        <w:rPr>
          <w:lang w:val="en-CA"/>
        </w:rPr>
        <w:t xml:space="preserve">  </w:t>
      </w:r>
    </w:p>
    <w:p w14:paraId="71998346" w14:textId="77777777" w:rsidR="00C97318" w:rsidRDefault="00C97318">
      <w:pPr>
        <w:rPr>
          <w:lang w:val="en-CA"/>
        </w:rPr>
        <w:pPrChange w:id="2994" w:author="Eric Boisvert" w:date="2016-03-16T19:12:00Z">
          <w:pPr>
            <w:autoSpaceDE w:val="0"/>
            <w:autoSpaceDN w:val="0"/>
            <w:adjustRightInd w:val="0"/>
            <w:spacing w:after="0"/>
          </w:pPr>
        </w:pPrChange>
      </w:pPr>
    </w:p>
    <w:p w14:paraId="294DFDA1" w14:textId="3007E43A" w:rsidR="00C97318" w:rsidRDefault="00C97318">
      <w:pPr>
        <w:rPr>
          <w:lang w:val="en-CA"/>
        </w:rPr>
        <w:pPrChange w:id="2995" w:author="Eric Boisvert" w:date="2016-03-16T19:12:00Z">
          <w:pPr>
            <w:autoSpaceDE w:val="0"/>
            <w:autoSpaceDN w:val="0"/>
            <w:adjustRightInd w:val="0"/>
            <w:spacing w:after="0"/>
          </w:pPr>
        </w:pPrChange>
      </w:pPr>
      <w:commentRangeStart w:id="2996"/>
      <w:r w:rsidRPr="00C97318">
        <w:rPr>
          <w:lang w:val="en-CA"/>
        </w:rPr>
        <w:t>Scoped name because intention is asserted by author of the data instance.</w:t>
      </w:r>
      <w:commentRangeEnd w:id="2996"/>
      <w:r>
        <w:rPr>
          <w:rStyle w:val="Marquedecommentaire"/>
        </w:rPr>
        <w:commentReference w:id="299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Lgende"/>
        <w:keepNext/>
      </w:pPr>
      <w:bookmarkStart w:id="2997" w:name="_Ref440042995"/>
      <w:r>
        <w:t xml:space="preserve">Table </w:t>
      </w:r>
      <w:ins w:id="2998" w:author="Eric Boisvert" w:date="2016-02-14T13:33:00Z">
        <w:r w:rsidR="00415E41">
          <w:fldChar w:fldCharType="begin"/>
        </w:r>
        <w:r w:rsidR="00415E41">
          <w:instrText xml:space="preserve"> SEQ Table \* ARABIC </w:instrText>
        </w:r>
      </w:ins>
      <w:r w:rsidR="00415E41">
        <w:fldChar w:fldCharType="separate"/>
      </w:r>
      <w:ins w:id="2999" w:author="Eric Boisvert" w:date="2016-03-28T16:06:00Z">
        <w:r w:rsidR="003842F3">
          <w:rPr>
            <w:noProof/>
          </w:rPr>
          <w:t>2</w:t>
        </w:r>
      </w:ins>
      <w:ins w:id="3000" w:author="Eric Boisvert" w:date="2016-02-14T13:33:00Z">
        <w:r w:rsidR="00415E41">
          <w:fldChar w:fldCharType="end"/>
        </w:r>
      </w:ins>
      <w:del w:id="3001"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9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300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3842F3">
              <w:t xml:space="preserve">Table </w:t>
            </w:r>
            <w:r w:rsidR="003842F3">
              <w:rPr>
                <w:noProof/>
              </w:rPr>
              <w:t>2</w:t>
            </w:r>
            <w:r>
              <w:rPr>
                <w:rStyle w:val="reqtext"/>
                <w:lang w:val="en-CA"/>
              </w:rPr>
              <w:fldChar w:fldCharType="end"/>
            </w:r>
            <w:r>
              <w:rPr>
                <w:rStyle w:val="reqtext"/>
                <w:lang w:val="en-CA"/>
              </w:rPr>
              <w:t xml:space="preserve"> </w:t>
            </w:r>
            <w:commentRangeEnd w:id="3002"/>
            <w:r>
              <w:rPr>
                <w:rStyle w:val="Marquedecommentaire"/>
                <w:rFonts w:ascii="Times New Roman" w:eastAsia="Times New Roman" w:hAnsi="Times New Roman"/>
                <w:lang w:val="en-US" w:eastAsia="en-US"/>
              </w:rPr>
              <w:commentReference w:id="3002"/>
            </w:r>
            <w:ins w:id="3003" w:author="Boisvert, Eric" w:date="2016-03-29T08:36:00Z">
              <w:r w:rsidR="00BA5AB0">
                <w:rPr>
                  <w:rStyle w:val="reqtext"/>
                  <w:lang w:val="en-CA"/>
                </w:rPr>
                <w:t>.</w:t>
              </w:r>
            </w:ins>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486EBCEE"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ins w:id="3004" w:author="Boisvert, Eric" w:date="2016-03-29T08:36:00Z">
        <w:r w:rsidR="00BA5AB0">
          <w:rPr>
            <w:lang w:val="en-CA"/>
          </w:rPr>
          <w:t>.</w:t>
        </w:r>
      </w:ins>
    </w:p>
    <w:p w14:paraId="5EC1D89E" w14:textId="3F02E95D" w:rsidR="00C97318" w:rsidRDefault="00450B27" w:rsidP="007F03F0">
      <w:pPr>
        <w:pStyle w:val="Titre5"/>
        <w:rPr>
          <w:lang w:val="en-CA"/>
        </w:rPr>
      </w:pPr>
      <w:r w:rsidRPr="00D970E9">
        <w:rPr>
          <w:lang w:val="en-CA"/>
        </w:rPr>
        <w:t>occurrence</w:t>
      </w:r>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ins w:id="3005" w:author="Boisvert, Eric" w:date="2016-03-29T08:36:00Z">
        <w:r w:rsidR="00BA5AB0">
          <w:rPr>
            <w:lang w:val="en-CA"/>
          </w:rPr>
          <w:t>.</w:t>
        </w:r>
      </w:ins>
    </w:p>
    <w:p w14:paraId="7DEC8FD4" w14:textId="38A08574" w:rsidR="0016408B" w:rsidRDefault="0016408B" w:rsidP="007F03F0">
      <w:pPr>
        <w:pStyle w:val="Titre5"/>
        <w:rPr>
          <w:lang w:val="en-CA"/>
        </w:rPr>
      </w:pPr>
      <w:r w:rsidRPr="00D970E9">
        <w:rPr>
          <w:lang w:val="en-CA"/>
        </w:rPr>
        <w:t>geologicHistory</w:t>
      </w:r>
    </w:p>
    <w:p w14:paraId="012C95E6" w14:textId="77777777" w:rsidR="0016408B" w:rsidRPr="0016408B" w:rsidRDefault="0016408B" w:rsidP="007F03F0">
      <w:pPr>
        <w:rPr>
          <w:lang w:val="en-CA"/>
        </w:rPr>
      </w:pPr>
    </w:p>
    <w:p w14:paraId="7598328E" w14:textId="03791B58" w:rsidR="0016408B" w:rsidRDefault="0016408B" w:rsidP="0016408B">
      <w:r>
        <w:rPr>
          <w:lang w:val="en-CA"/>
        </w:rPr>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ins w:id="3006" w:author="Eric Boisvert" w:date="2016-03-28T15:18:00Z">
        <w:r w:rsidR="00372D01">
          <w:t>::</w:t>
        </w:r>
      </w:ins>
      <w:del w:id="3007" w:author="Eric Boisvert" w:date="2016-03-28T15:18:00Z">
        <w:r w:rsidDel="00372D01">
          <w:delText>/</w:delText>
        </w:r>
      </w:del>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w:t>
      </w:r>
      <w:del w:id="3008" w:author="Eric Boisvert" w:date="2016-03-28T15:19:00Z">
        <w:r w:rsidDel="00372D01">
          <w:delText>n</w:delText>
        </w:r>
      </w:del>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8B40566" w:rsidR="0016408B" w:rsidDel="005A7585" w:rsidRDefault="0016408B" w:rsidP="0016408B">
      <w:pPr>
        <w:rPr>
          <w:del w:id="3009" w:author="Eric Boisvert" w:date="2016-03-25T12:25:00Z"/>
        </w:rPr>
      </w:pPr>
      <w:commentRangeStart w:id="3010"/>
      <w:del w:id="3011" w:author="Eric Boisvert" w:date="2016-03-25T12:25:00Z">
        <w:r w:rsidDel="005A7585">
          <w:delText xml:space="preserve">To prevent confusion and promote consistency, association between GeologicFeature and GeologicEvent, for the purpose of describing geologic history, and therefore geologic </w:delText>
        </w:r>
      </w:del>
      <w:commentRangeEnd w:id="3010"/>
      <w:r w:rsidR="005A7585">
        <w:rPr>
          <w:rStyle w:val="Marquedecommentaire"/>
        </w:rPr>
        <w:commentReference w:id="3010"/>
      </w:r>
      <w:del w:id="3012" w:author="Eric Boisvert" w:date="2016-03-25T12:25:00Z">
        <w:r w:rsidDel="005A7585">
          <w:delText>age, shall use geologicHistory property.</w:delText>
        </w:r>
      </w:del>
    </w:p>
    <w:p w14:paraId="4C24A7A2" w14:textId="2D401F5B" w:rsidR="0016408B" w:rsidDel="005A7585" w:rsidRDefault="0016408B" w:rsidP="0016408B">
      <w:pPr>
        <w:rPr>
          <w:del w:id="3013" w:author="Eric Boisvert" w:date="2016-03-25T12: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rsidDel="005A7585" w14:paraId="090818BD" w14:textId="178A26CD" w:rsidTr="001E5387">
        <w:trPr>
          <w:cantSplit/>
          <w:del w:id="3014" w:author="Eric Boisvert" w:date="2016-03-25T12:25:00Z"/>
        </w:trPr>
        <w:tc>
          <w:tcPr>
            <w:tcW w:w="4219" w:type="dxa"/>
            <w:tcBorders>
              <w:right w:val="nil"/>
            </w:tcBorders>
            <w:shd w:val="clear" w:color="auto" w:fill="auto"/>
          </w:tcPr>
          <w:p w14:paraId="353FC6F9" w14:textId="3B7FD1E0" w:rsidR="0016408B" w:rsidRPr="00D12552" w:rsidDel="005A7585" w:rsidRDefault="0016408B" w:rsidP="001E5387">
            <w:pPr>
              <w:pStyle w:val="Tabletext10"/>
              <w:rPr>
                <w:del w:id="3015" w:author="Eric Boisvert" w:date="2016-03-25T12:25:00Z"/>
                <w:rStyle w:val="requri"/>
                <w:lang w:val="en-CA"/>
              </w:rPr>
            </w:pPr>
            <w:del w:id="3016" w:author="Eric Boisvert" w:date="2016-03-25T12:25:00Z">
              <w:r w:rsidDel="005A7585">
                <w:rPr>
                  <w:rStyle w:val="requri"/>
                  <w:lang w:val="en-CA"/>
                </w:rPr>
                <w:delText>/req/gsml4-basic</w:delText>
              </w:r>
              <w:r w:rsidRPr="00D12552" w:rsidDel="005A7585">
                <w:rPr>
                  <w:rStyle w:val="requri"/>
                  <w:lang w:val="en-CA"/>
                </w:rPr>
                <w:delText>/</w:delText>
              </w:r>
              <w:r w:rsidDel="005A7585">
                <w:rPr>
                  <w:rStyle w:val="requri"/>
                  <w:lang w:val="en-CA"/>
                </w:rPr>
                <w:delText>geologicfeature-history</w:delText>
              </w:r>
            </w:del>
          </w:p>
        </w:tc>
        <w:tc>
          <w:tcPr>
            <w:tcW w:w="4678" w:type="dxa"/>
            <w:tcBorders>
              <w:left w:val="nil"/>
            </w:tcBorders>
            <w:shd w:val="clear" w:color="auto" w:fill="auto"/>
          </w:tcPr>
          <w:p w14:paraId="6AC0FF1E" w14:textId="79178D06" w:rsidR="0016408B" w:rsidRPr="00D12552" w:rsidDel="005A7585" w:rsidRDefault="0016408B" w:rsidP="001E5387">
            <w:pPr>
              <w:pStyle w:val="Tabletext10"/>
              <w:jc w:val="left"/>
              <w:rPr>
                <w:del w:id="3017" w:author="Eric Boisvert" w:date="2016-03-25T12:25:00Z"/>
                <w:rStyle w:val="reqtext"/>
                <w:lang w:val="en-CA"/>
              </w:rPr>
            </w:pPr>
            <w:del w:id="3018" w:author="Eric Boisvert" w:date="2016-03-25T12:25:00Z">
              <w:r w:rsidDel="005A7585">
                <w:rPr>
                  <w:rStyle w:val="reqtext"/>
                  <w:lang w:val="en-CA"/>
                </w:rPr>
                <w:delText>Association between GeologicFeature and GeologicEvent SHALL not use GeologicRelation</w:delText>
              </w:r>
            </w:del>
          </w:p>
        </w:tc>
      </w:tr>
    </w:tbl>
    <w:p w14:paraId="67BDC0BE" w14:textId="77777777" w:rsidR="0016408B" w:rsidRDefault="0016408B" w:rsidP="007F03F0">
      <w:pPr>
        <w:rPr>
          <w:lang w:val="en-CA"/>
        </w:rPr>
      </w:pPr>
    </w:p>
    <w:p w14:paraId="267F5B78" w14:textId="27C708AD" w:rsidR="0016408B" w:rsidRDefault="0016408B" w:rsidP="007F03F0">
      <w:pPr>
        <w:pStyle w:val="Titre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4EAB60B6"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3019"/>
      <w:r w:rsidRPr="0016408B">
        <w:rPr>
          <w:lang w:val="en-CA"/>
        </w:rPr>
        <w:t>There is always a single source and a single target</w:t>
      </w:r>
      <w:ins w:id="3020" w:author="Eric Boisvert" w:date="2016-03-17T05:48:00Z">
        <w:r w:rsidR="009C6C9E">
          <w:rPr>
            <w:lang w:val="en-CA"/>
          </w:rPr>
          <w:t xml:space="preserve"> for a given FeatureRelation (which is abstract in GeoSciML Basic)</w:t>
        </w:r>
      </w:ins>
      <w:r w:rsidRPr="0016408B">
        <w:rPr>
          <w:lang w:val="en-CA"/>
        </w:rPr>
        <w:t xml:space="preserve">.  </w:t>
      </w:r>
      <w:commentRangeEnd w:id="3019"/>
      <w:r w:rsidR="00D24007">
        <w:rPr>
          <w:rStyle w:val="Marquedecommentaire"/>
        </w:rPr>
        <w:commentReference w:id="3019"/>
      </w:r>
      <w:r w:rsidRPr="0016408B">
        <w:rPr>
          <w:lang w:val="en-CA"/>
        </w:rPr>
        <w:t xml:space="preserve">The relationship is always defined from the perspective of the Source and is generally an active verb.  </w:t>
      </w:r>
    </w:p>
    <w:p w14:paraId="65FD56EB" w14:textId="0FDABED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3021"/>
      <w:del w:id="3022" w:author="Eric Boisvert" w:date="2016-03-17T05:49:00Z">
        <w:r w:rsidR="00F25A29" w:rsidDel="009C6C9E">
          <w:rPr>
            <w:lang w:val="en-CA"/>
          </w:rPr>
          <w:delText xml:space="preserve">may </w:delText>
        </w:r>
      </w:del>
      <w:ins w:id="3023" w:author="Eric Boisvert" w:date="2016-03-17T05:49:00Z">
        <w:r w:rsidR="009C6C9E">
          <w:rPr>
            <w:lang w:val="en-CA"/>
          </w:rPr>
          <w:t xml:space="preserve">will </w:t>
        </w:r>
      </w:ins>
      <w:r w:rsidR="00F25A29">
        <w:rPr>
          <w:lang w:val="en-CA"/>
        </w:rPr>
        <w:t>allow a “by reference” value using a pointer (for example xlink:href) to an external instance.</w:t>
      </w:r>
      <w:commentRangeEnd w:id="3021"/>
      <w:r w:rsidR="00F25A29">
        <w:rPr>
          <w:rStyle w:val="Marquedecommentaire"/>
        </w:rPr>
        <w:commentReference w:id="3021"/>
      </w:r>
    </w:p>
    <w:p w14:paraId="3E406639" w14:textId="77777777" w:rsidR="00D10719" w:rsidRDefault="00D10719" w:rsidP="00ED2525">
      <w:bookmarkStart w:id="3024" w:name="BKM_F1244213_660C_4D77_8475_08F73D4EC81C"/>
      <w:bookmarkStart w:id="3025" w:name="BKM_3B089F6A_116B_4A4A_91A0_17A52F7181FF"/>
      <w:bookmarkStart w:id="3026" w:name="BKM_26B10141_733E_4FC5_A8B6_E0EA8C9C1A8A"/>
      <w:bookmarkEnd w:id="3024"/>
      <w:bookmarkEnd w:id="3025"/>
      <w:bookmarkEnd w:id="3026"/>
    </w:p>
    <w:p w14:paraId="6F9F37DE" w14:textId="77777777" w:rsidR="00ED2525" w:rsidRDefault="001050D1" w:rsidP="001050D1">
      <w:pPr>
        <w:pStyle w:val="Titre4"/>
      </w:pPr>
      <w:r>
        <w:lastRenderedPageBreak/>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3027"/>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3027"/>
      <w:r w:rsidR="00BA23FE">
        <w:rPr>
          <w:rStyle w:val="Marquedecommentaire"/>
        </w:rPr>
        <w:commentReference w:id="3027"/>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F480D65" w:rsidR="00E52A0E" w:rsidRDefault="00E52A0E" w:rsidP="001050D1">
      <w:r>
        <w:t xml:space="preserve">The </w:t>
      </w:r>
      <w:del w:id="3028" w:author="Eric Boisvert" w:date="2016-03-28T15:30:00Z">
        <w:r w:rsidDel="005C137B">
          <w:delText xml:space="preserve">occurrence </w:delText>
        </w:r>
      </w:del>
      <w:ins w:id="3029" w:author="Eric Boisvert" w:date="2016-03-28T15:30:00Z">
        <w:r w:rsidR="005C137B">
          <w:t xml:space="preserve">specification </w:t>
        </w:r>
      </w:ins>
      <w:r>
        <w:t xml:space="preserve">association identifies what notional feature is being mapped.  This specification does not constrain what kind of feature can be represented, but for typical geological maps (or other representation), the MappedFeature </w:t>
      </w:r>
      <w:del w:id="3030" w:author="Eric Boisvert" w:date="2016-03-28T15:31:00Z">
        <w:r w:rsidDel="005C137B">
          <w:delText>occurrence</w:delText>
        </w:r>
        <w:r w:rsidR="00AA535D" w:rsidDel="005C137B">
          <w:delText>s</w:delText>
        </w:r>
        <w:r w:rsidDel="005C137B">
          <w:delText xml:space="preserve"> </w:delText>
        </w:r>
      </w:del>
      <w:ins w:id="3031" w:author="Eric Boisvert" w:date="2016-03-28T15:31:00Z">
        <w:r w:rsidR="005C137B">
          <w:t xml:space="preserve">specifications </w:t>
        </w:r>
      </w:ins>
      <w:r>
        <w:t>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032"/>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032"/>
      <w:r w:rsidR="00EA3CAB">
        <w:rPr>
          <w:rStyle w:val="Marquedecommentaire"/>
        </w:rPr>
        <w:commentReference w:id="3032"/>
      </w:r>
    </w:p>
    <w:p w14:paraId="5AD2AC20" w14:textId="77777777" w:rsidR="001050D1" w:rsidRDefault="001050D1" w:rsidP="001050D1"/>
    <w:p w14:paraId="5F2228E1" w14:textId="77777777" w:rsidR="00ED2525" w:rsidRDefault="001050D1" w:rsidP="001050D1">
      <w:commentRangeStart w:id="3033"/>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033"/>
      <w:r w:rsidR="00E52A0E">
        <w:rPr>
          <w:rStyle w:val="Marquedecommentaire"/>
        </w:rPr>
        <w:commentReference w:id="3033"/>
      </w:r>
    </w:p>
    <w:p w14:paraId="3C873719" w14:textId="03E9908B" w:rsidR="002E694E" w:rsidRDefault="00507F3E" w:rsidP="007F03F0">
      <w:pPr>
        <w:pStyle w:val="Titre5"/>
        <w:rPr>
          <w:lang w:val="en-CA"/>
        </w:rPr>
      </w:pPr>
      <w:bookmarkStart w:id="3034" w:name="BKM_FD0714CD_89E3_4F6A_B187_CB7A50E6C5C0"/>
      <w:bookmarkEnd w:id="3034"/>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0A36D24E" w:rsidR="00507F3E" w:rsidRDefault="00507F3E">
      <w:pPr>
        <w:rPr>
          <w:lang w:val="en-CA"/>
        </w:rPr>
        <w:pPrChange w:id="3035" w:author="Eric Boisvert" w:date="2016-03-17T05:43:00Z">
          <w:pPr>
            <w:autoSpaceDE w:val="0"/>
            <w:autoSpaceDN w:val="0"/>
            <w:adjustRightInd w:val="0"/>
            <w:spacing w:after="0"/>
          </w:pPr>
        </w:pPrChange>
      </w:pPr>
      <w:r>
        <w:rPr>
          <w:lang w:val="en-CA"/>
        </w:rPr>
        <w:t xml:space="preserve">The observationMethod property (swe:Category) shall describe a element in a list of categories (a controlled vocabulary) indicating how </w:t>
      </w:r>
      <w:del w:id="3036" w:author="Eric Boisvert" w:date="2016-03-28T15:33:00Z">
        <w:r w:rsidRPr="00507F3E" w:rsidDel="005C137B">
          <w:rPr>
            <w:lang w:val="en-CA"/>
          </w:rPr>
          <w:delText xml:space="preserve">snippet indicating how </w:delText>
        </w:r>
      </w:del>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pPr>
        <w:rPr>
          <w:lang w:val="en-CA"/>
        </w:rPr>
        <w:pPrChange w:id="3037" w:author="Eric Boisvert" w:date="2016-03-17T05:43:00Z">
          <w:pPr>
            <w:autoSpaceDE w:val="0"/>
            <w:autoSpaceDN w:val="0"/>
            <w:adjustRightInd w:val="0"/>
            <w:spacing w:after="0"/>
          </w:pPr>
        </w:pPrChange>
      </w:pPr>
    </w:p>
    <w:p w14:paraId="10517FF2" w14:textId="21A60E07" w:rsidR="00507F3E" w:rsidRDefault="00507F3E">
      <w:pPr>
        <w:rPr>
          <w:lang w:val="en-CA"/>
        </w:rPr>
        <w:pPrChange w:id="3038" w:author="Eric Boisvert" w:date="2016-03-17T05:43:00Z">
          <w:pPr>
            <w:autoSpaceDE w:val="0"/>
            <w:autoSpaceDN w:val="0"/>
            <w:adjustRightInd w:val="0"/>
            <w:spacing w:after="0"/>
          </w:pPr>
        </w:pPrChange>
      </w:pPr>
      <w:r w:rsidRPr="007F03F0">
        <w:rPr>
          <w:highlight w:val="yellow"/>
          <w:lang w:val="en-CA"/>
        </w:rPr>
        <w:t>(below is the original scope notes: does not make sense for a Category)</w:t>
      </w:r>
    </w:p>
    <w:p w14:paraId="6435C4F1" w14:textId="142D5EB7" w:rsidR="00507F3E" w:rsidRDefault="00507F3E">
      <w:pPr>
        <w:rPr>
          <w:lang w:val="en-CA"/>
        </w:rPr>
        <w:pPrChange w:id="3039" w:author="Eric Boisvert" w:date="2016-03-17T05:43:00Z">
          <w:pPr>
            <w:autoSpaceDE w:val="0"/>
            <w:autoSpaceDN w:val="0"/>
            <w:adjustRightInd w:val="0"/>
            <w:spacing w:after="0"/>
          </w:pPr>
        </w:pPrChange>
      </w:pPr>
      <w:commentRangeStart w:id="3040"/>
      <w:r w:rsidRPr="00507F3E">
        <w:rPr>
          <w:lang w:val="en-CA"/>
        </w:rPr>
        <w:t xml:space="preserve">MappedFeature ObservationMethod is a metadata snippet indicating how the spatial extent of the mapped feature was determined, and the basis for association of the geometry with some GeologicFeature specification to define a MappedFeature. For a </w:t>
      </w:r>
      <w:r w:rsidRPr="00507F3E">
        <w:rPr>
          <w:lang w:val="en-CA"/>
        </w:rPr>
        <w:lastRenderedPageBreak/>
        <w:t>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ins w:id="3041" w:author="Boisvert, Eric" w:date="2016-03-29T08:36:00Z">
        <w:r w:rsidR="00BA5AB0">
          <w:rPr>
            <w:lang w:val="en-CA"/>
          </w:rPr>
          <w:t>.</w:t>
        </w:r>
      </w:ins>
    </w:p>
    <w:commentRangeEnd w:id="3040"/>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3040"/>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pPr>
        <w:rPr>
          <w:lang w:val="en-CA"/>
        </w:rPr>
        <w:pPrChange w:id="3042" w:author="Eric Boisvert" w:date="2016-03-17T05:43:00Z">
          <w:pPr>
            <w:autoSpaceDE w:val="0"/>
            <w:autoSpaceDN w:val="0"/>
            <w:adjustRightInd w:val="0"/>
            <w:spacing w:after="0"/>
          </w:pPr>
        </w:pPrChange>
      </w:pPr>
      <w:r>
        <w:rPr>
          <w:lang w:val="en-CA"/>
        </w:rPr>
        <w:t>The positionalAccuracy property (</w:t>
      </w:r>
      <w:del w:id="3043" w:author="Eric Boisvert" w:date="2016-01-24T13:31:00Z">
        <w:r w:rsidDel="00253146">
          <w:rPr>
            <w:lang w:val="en-CA"/>
          </w:rPr>
          <w:delText>swe:Quantity</w:delText>
        </w:r>
      </w:del>
      <w:ins w:id="3044" w:author="Eric Boisvert" w:date="2016-01-24T13:31:00Z">
        <w:r w:rsidR="00253146">
          <w:rPr>
            <w:lang w:val="en-CA"/>
          </w:rPr>
          <w:t>SWE::Quantity</w:t>
        </w:r>
      </w:ins>
      <w:r>
        <w:rPr>
          <w:lang w:val="en-CA"/>
        </w:rPr>
        <w:t>) shall provide a quantitative value</w:t>
      </w:r>
      <w:del w:id="3045" w:author="Eric Boisvert" w:date="2016-03-28T15:33:00Z">
        <w:r w:rsidDel="005C137B">
          <w:rPr>
            <w:lang w:val="en-CA"/>
          </w:rPr>
          <w:delText>s</w:delText>
        </w:r>
      </w:del>
      <w:r>
        <w:rPr>
          <w:lang w:val="en-CA"/>
        </w:rPr>
        <w:t xml:space="preserve"> defining</w:t>
      </w:r>
      <w:r w:rsidRPr="00507F3E">
        <w:rPr>
          <w:lang w:val="en-CA"/>
        </w:rPr>
        <w:t xml:space="preserve"> the radius of an uncertainty buffer around a mappedFeature (eg: a positionAccuracy of 100 m for a line feature defines a buffer polygon of total width 200 m centred on the line).</w:t>
      </w:r>
      <w:r>
        <w:rPr>
          <w:lang w:val="en-CA"/>
        </w:rPr>
        <w:t xml:space="preserve">  The property is equivalent to </w:t>
      </w:r>
      <w:r w:rsidRPr="00507F3E">
        <w:rPr>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r w:rsidRPr="00507F3E">
        <w:rPr>
          <w:lang w:val="en-CA"/>
        </w:rPr>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6E7BF29" w:rsidR="00507F3E" w:rsidRDefault="00507F3E">
      <w:pPr>
        <w:rPr>
          <w:lang w:val="en-CA"/>
        </w:rPr>
        <w:pPrChange w:id="3046" w:author="Eric Boisvert" w:date="2016-03-17T05:43:00Z">
          <w:pPr>
            <w:autoSpaceDE w:val="0"/>
            <w:autoSpaceDN w:val="0"/>
            <w:adjustRightInd w:val="0"/>
            <w:spacing w:after="0"/>
          </w:pPr>
        </w:pPrChange>
      </w:pPr>
      <w:r>
        <w:rPr>
          <w:lang w:val="en-CA"/>
        </w:rPr>
        <w:t>The property resul</w:t>
      </w:r>
      <w:ins w:id="3047" w:author="Eric Boisvert" w:date="2016-03-28T15:34:00Z">
        <w:r w:rsidR="005C137B">
          <w:rPr>
            <w:lang w:val="en-CA"/>
          </w:rPr>
          <w:t>u</w:t>
        </w:r>
      </w:ins>
      <w:r>
        <w:rPr>
          <w:lang w:val="en-CA"/>
        </w:rPr>
        <w:t>tionRepresentativeFraction:Integer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(ie,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pPr>
        <w:rPr>
          <w:lang w:val="en-CA"/>
        </w:rPr>
        <w:pPrChange w:id="3048" w:author="Eric Boisvert" w:date="2016-03-17T05:43:00Z">
          <w:pPr>
            <w:autoSpaceDE w:val="0"/>
            <w:autoSpaceDN w:val="0"/>
            <w:adjustRightInd w:val="0"/>
            <w:spacing w:after="0"/>
          </w:pPr>
        </w:pPrChange>
      </w:pPr>
      <w:r>
        <w:rPr>
          <w:lang w:val="en-CA"/>
        </w:rPr>
        <w:t>The mappingFrame:MappingFrameTerm shall provide a t</w:t>
      </w:r>
      <w:r w:rsidRPr="00337EC6">
        <w:rPr>
          <w:lang w:val="en-CA"/>
        </w:rPr>
        <w:t>erm</w:t>
      </w:r>
      <w:del w:id="3049" w:author="Eric Boisvert" w:date="2016-03-28T15:34:00Z">
        <w:r w:rsidRPr="00337EC6" w:rsidDel="005C137B">
          <w:rPr>
            <w:lang w:val="en-CA"/>
          </w:rPr>
          <w:delText>s</w:delText>
        </w:r>
      </w:del>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pPr>
        <w:rPr>
          <w:lang w:val="en-CA"/>
        </w:rPr>
        <w:pPrChange w:id="3050" w:author="Eric Boisvert" w:date="2016-03-17T05:43:00Z">
          <w:pPr>
            <w:autoSpaceDE w:val="0"/>
            <w:autoSpaceDN w:val="0"/>
            <w:adjustRightInd w:val="0"/>
            <w:spacing w:after="0"/>
          </w:pPr>
        </w:pPrChange>
      </w:pPr>
      <w:r>
        <w:rPr>
          <w:lang w:val="en-CA"/>
        </w:rPr>
        <w:t xml:space="preserve">The exposure:ExposureTerm property shall provide a term for </w:t>
      </w:r>
      <w:r w:rsidRPr="000A1C4C">
        <w:rPr>
          <w:lang w:val="en-CA"/>
        </w:rPr>
        <w:t>the nature of the expression of the mapped feature at the earth's surface (eg,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pPr>
        <w:rPr>
          <w:lang w:val="en-CA"/>
        </w:rPr>
        <w:pPrChange w:id="3051" w:author="Eric Boisvert" w:date="2016-03-17T05:43:00Z">
          <w:pPr>
            <w:autoSpaceDE w:val="0"/>
            <w:autoSpaceDN w:val="0"/>
            <w:adjustRightInd w:val="0"/>
            <w:spacing w:after="0"/>
          </w:pPr>
        </w:pPrChange>
      </w:pPr>
      <w:r>
        <w:rPr>
          <w:lang w:val="en-CA"/>
        </w:rPr>
        <w:t xml:space="preserve">The shape:GM_Object property shall contain the </w:t>
      </w:r>
      <w:r w:rsidRPr="001A44F0">
        <w:rPr>
          <w:lang w:val="en-CA"/>
        </w:rPr>
        <w:t>geometry</w:t>
      </w:r>
      <w:r>
        <w:rPr>
          <w:lang w:val="en-CA"/>
        </w:rPr>
        <w:t xml:space="preserve"> delimiting the mapped feature.  Note that while in  most cases, the geometry will be a 2D polygon, it is not </w:t>
      </w:r>
      <w:r>
        <w:rPr>
          <w:lang w:val="en-CA"/>
        </w:rPr>
        <w:lastRenderedPageBreak/>
        <w:t>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pPr>
        <w:rPr>
          <w:lang w:val="en-CA"/>
        </w:rPr>
        <w:pPrChange w:id="3052" w:author="Eric Boisvert" w:date="2016-03-17T05:43:00Z">
          <w:pPr>
            <w:autoSpaceDE w:val="0"/>
            <w:autoSpaceDN w:val="0"/>
            <w:adjustRightInd w:val="0"/>
            <w:spacing w:after="0"/>
          </w:pPr>
        </w:pPrChange>
      </w:pPr>
    </w:p>
    <w:p w14:paraId="08CEE0C4" w14:textId="46791B2C" w:rsidR="000A1C4C" w:rsidRDefault="001E5387" w:rsidP="007F03F0">
      <w:pPr>
        <w:pStyle w:val="Titre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65C210D2" w:rsidR="001A44F0" w:rsidRDefault="001A44F0">
      <w:pPr>
        <w:rPr>
          <w:lang w:val="en-CA"/>
        </w:rPr>
        <w:pPrChange w:id="3053" w:author="Eric Boisvert" w:date="2016-03-17T05:43:00Z">
          <w:pPr>
            <w:autoSpaceDE w:val="0"/>
            <w:autoSpaceDN w:val="0"/>
            <w:adjustRightInd w:val="0"/>
            <w:spacing w:after="0"/>
          </w:pPr>
        </w:pPrChange>
      </w:pPr>
      <w:r>
        <w:rPr>
          <w:lang w:val="en-CA"/>
        </w:rPr>
        <w:t xml:space="preserve">The specification association shall link an instance of MappedFeature to the </w:t>
      </w:r>
      <w:del w:id="3054" w:author="Eric Boisvert" w:date="2016-03-28T15:35:00Z">
        <w:r w:rsidDel="005C137B">
          <w:rPr>
            <w:lang w:val="en-CA"/>
          </w:rPr>
          <w:delText xml:space="preserve">Feature </w:delText>
        </w:r>
      </w:del>
      <w:ins w:id="3055" w:author="Eric Boisvert" w:date="2016-03-28T15:35:00Z">
        <w:r w:rsidR="005C137B">
          <w:rPr>
            <w:lang w:val="en-CA"/>
          </w:rPr>
          <w:t xml:space="preserve">GFI_Feature </w:t>
        </w:r>
      </w:ins>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3056" w:name="BKM_37DE5892_2942_443B_A8C3_8C1AB5CBE877"/>
      <w:bookmarkStart w:id="3057" w:name="BKM_6B3E10C1_3AAE_4196_94F0_B9A235705FCC"/>
      <w:bookmarkStart w:id="3058" w:name="BKM_1FCE659F_6DE4_40C1_996C_C1E6E981D3A0"/>
      <w:bookmarkStart w:id="3059" w:name="BKM_E9804216_8300_4609_B607_127F0178BAB6"/>
      <w:bookmarkStart w:id="3060" w:name="BKM_E3A6BA8A_712F_4182_95C4_285048E21544"/>
      <w:bookmarkStart w:id="3061" w:name="BKM_2EB23880_DDF1_4995_AB7F_3DC0E40E7A89"/>
      <w:bookmarkEnd w:id="3056"/>
      <w:bookmarkEnd w:id="3057"/>
      <w:bookmarkEnd w:id="3058"/>
      <w:bookmarkEnd w:id="3059"/>
      <w:bookmarkEnd w:id="3060"/>
      <w:bookmarkEnd w:id="3061"/>
    </w:p>
    <w:p w14:paraId="7D4ABF8F" w14:textId="77777777" w:rsidR="00884FA7" w:rsidRDefault="00F92942" w:rsidP="00856F51">
      <w:pPr>
        <w:pStyle w:val="Titre4"/>
      </w:pPr>
      <w:bookmarkStart w:id="3062" w:name="_Ref440800006"/>
      <w:r>
        <w:t>GeologicUnit</w:t>
      </w:r>
      <w:bookmarkEnd w:id="3062"/>
    </w:p>
    <w:p w14:paraId="37A3D1FA" w14:textId="77777777" w:rsidR="00F92942" w:rsidRDefault="00F92942" w:rsidP="00F92942"/>
    <w:p w14:paraId="1F8B0457" w14:textId="77777777" w:rsidR="00965167" w:rsidRDefault="00F92942" w:rsidP="00965167">
      <w:pPr>
        <w:rPr>
          <w:ins w:id="3063" w:author="Eric Boisvert" w:date="2016-03-28T15:47:00Z"/>
        </w:rPr>
      </w:pPr>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ins w:id="3064" w:author="Eric Boisvert" w:date="2016-03-28T15:47:00Z">
        <w:r w:rsidR="00965167">
          <w:t xml:space="preserve"> In simpler terms, a geologic unit is a package of earth material (generally rock). </w:t>
        </w:r>
      </w:ins>
    </w:p>
    <w:p w14:paraId="43D27398" w14:textId="772D4A5F" w:rsidR="001E2A9F" w:rsidRDefault="001E2A9F" w:rsidP="001E2A9F"/>
    <w:p w14:paraId="212F4F0C" w14:textId="7F64F74B" w:rsidR="001E2A9F" w:rsidRDefault="001E2A9F" w:rsidP="001E2A9F"/>
    <w:p w14:paraId="143DC968" w14:textId="77777777" w:rsidR="00CE526C" w:rsidRDefault="004D2792" w:rsidP="007F03F0">
      <w:pPr>
        <w:keepNext/>
      </w:pPr>
      <w:r>
        <w:rPr>
          <w:noProof/>
          <w:lang w:val="en-CA" w:eastAsia="en-CA"/>
        </w:rPr>
        <w:lastRenderedPageBreak/>
        <w:pict w14:anchorId="75B7A484">
          <v:shape id="_x0000_i1044" type="#_x0000_t75" style="width:431.55pt;height:264pt;visibility:visible;mso-wrap-style:square">
            <v:imagedata r:id="rId35" o:title=""/>
          </v:shape>
        </w:pict>
      </w:r>
    </w:p>
    <w:p w14:paraId="21645D9F" w14:textId="2B974F66" w:rsidR="00CE526C" w:rsidRDefault="00CE526C" w:rsidP="00CE526C">
      <w:pPr>
        <w:pStyle w:val="Lgende"/>
      </w:pPr>
      <w:r>
        <w:t xml:space="preserve">Figure </w:t>
      </w:r>
      <w:r>
        <w:fldChar w:fldCharType="begin"/>
      </w:r>
      <w:r>
        <w:instrText xml:space="preserve"> SEQ Figure \* ARABIC </w:instrText>
      </w:r>
      <w:r>
        <w:fldChar w:fldCharType="separate"/>
      </w:r>
      <w:ins w:id="3065" w:author="Boisvert, Eric" w:date="2016-03-29T09:08:00Z">
        <w:r w:rsidR="008279FB">
          <w:rPr>
            <w:noProof/>
          </w:rPr>
          <w:t>20</w:t>
        </w:r>
      </w:ins>
      <w:ins w:id="3066" w:author="Eric Boisvert" w:date="2016-03-28T16:06:00Z">
        <w:del w:id="3067" w:author="Boisvert, Eric" w:date="2016-03-29T08:51:00Z">
          <w:r w:rsidR="003842F3" w:rsidDel="00CB122C">
            <w:rPr>
              <w:noProof/>
            </w:rPr>
            <w:delText>20</w:delText>
          </w:r>
        </w:del>
      </w:ins>
      <w:del w:id="3068" w:author="Boisvert, Eric" w:date="2016-03-29T08:51:00Z">
        <w:r w:rsidR="0043586C" w:rsidDel="00CB122C">
          <w:rPr>
            <w:noProof/>
          </w:rPr>
          <w:delText>19</w:delText>
        </w:r>
      </w:del>
      <w:r>
        <w:fldChar w:fldCharType="end"/>
      </w:r>
      <w:r>
        <w:t xml:space="preserve"> Geologic Unit context diagram</w:t>
      </w:r>
      <w:ins w:id="3069" w:author="Boisvert, Eric" w:date="2016-03-29T08:36:00Z">
        <w:r w:rsidR="00BA5AB0">
          <w:t>.</w:t>
        </w:r>
      </w:ins>
    </w:p>
    <w:p w14:paraId="0302DC0A" w14:textId="1ECB4546" w:rsidR="00F92942" w:rsidDel="00965167" w:rsidRDefault="001E5387" w:rsidP="001E2A9F">
      <w:pPr>
        <w:rPr>
          <w:del w:id="3070" w:author="Eric Boisvert" w:date="2016-03-28T15:47:00Z"/>
        </w:rPr>
      </w:pPr>
      <w:del w:id="3071" w:author="Eric Boisvert" w:date="2016-03-28T15:47:00Z">
        <w:r w:rsidDel="00965167">
          <w:delText xml:space="preserve"> In simpler terms, a geologic unit is a package of earth material (generally rock). </w:delText>
        </w:r>
      </w:del>
    </w:p>
    <w:p w14:paraId="40DC187A" w14:textId="6E10EFB0" w:rsidR="001E5387" w:rsidRDefault="001E5387" w:rsidP="00F92942">
      <w:r>
        <w:t>Operationally, a GeologicUnit is a container used to associate geologic properties with some mapped occurrence (through GeologicFeature</w:t>
      </w:r>
      <w:ins w:id="3072" w:author="Eric Boisvert" w:date="2016-03-28T15:47:00Z">
        <w:r w:rsidR="00965167">
          <w:t>::</w:t>
        </w:r>
      </w:ins>
      <w:del w:id="3073" w:author="Eric Boisvert" w:date="2016-03-28T15:47:00Z">
        <w:r w:rsidDel="00965167">
          <w:delText>.</w:delText>
        </w:r>
      </w:del>
      <w:r>
        <w:t>occurrence</w:t>
      </w:r>
      <w:ins w:id="3074" w:author="Eric Boisvert" w:date="2016-03-28T15:47:00Z">
        <w:r w:rsidR="00965167">
          <w:t>::</w:t>
        </w:r>
      </w:ins>
      <w:del w:id="3075" w:author="Eric Boisvert" w:date="2016-03-28T15:47:00Z">
        <w:r w:rsidDel="00965167">
          <w:delText xml:space="preserve"> -&gt; </w:delText>
        </w:r>
      </w:del>
      <w:r>
        <w:t>MappedFeature link), or with a geologic unit with a vocabulary (through the GeologicUnit</w:t>
      </w:r>
      <w:ins w:id="3076" w:author="Eric Boisvert" w:date="2016-03-28T15:47:00Z">
        <w:r w:rsidR="00965167">
          <w:t>::</w:t>
        </w:r>
      </w:ins>
      <w:del w:id="3077" w:author="Eric Boisvert" w:date="2016-03-28T15:47:00Z">
        <w:r w:rsidDel="00965167">
          <w:delText>.</w:delText>
        </w:r>
      </w:del>
      <w:r>
        <w: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Titre5"/>
        <w:rPr>
          <w:lang w:val="en-CA"/>
        </w:rPr>
      </w:pPr>
      <w:r>
        <w:rPr>
          <w:lang w:val="en-CA"/>
        </w:rPr>
        <w:t>r</w:t>
      </w:r>
      <w:r w:rsidR="00CE526C" w:rsidRPr="00D970E9">
        <w:rPr>
          <w:lang w:val="en-CA"/>
        </w:rPr>
        <w:t>ank</w:t>
      </w:r>
    </w:p>
    <w:p w14:paraId="492EA3BE" w14:textId="77777777" w:rsidR="00E72E0A" w:rsidRDefault="00E72E0A" w:rsidP="00CE526C">
      <w:pPr>
        <w:rPr>
          <w:ins w:id="3078" w:author="Eric Boisvert" w:date="2016-02-27T12:47:00Z"/>
        </w:rPr>
      </w:pPr>
    </w:p>
    <w:p w14:paraId="7582C67B" w14:textId="1AC8316B" w:rsidR="00CE526C" w:rsidRDefault="00CE526C" w:rsidP="00CE526C">
      <w:r>
        <w:t>The property rank:RankTerm s</w:t>
      </w:r>
      <w:ins w:id="3079" w:author="Eric Boisvert" w:date="2016-03-28T15:48:00Z">
        <w:r w:rsidR="00965167">
          <w:t>h</w:t>
        </w:r>
      </w:ins>
      <w:r>
        <w:t xml:space="preserve">all contain a term that classifies the geologic unit in a generalization hierarchy from most local/smallest volume to most regional. </w:t>
      </w:r>
      <w:commentRangeStart w:id="3080"/>
      <w:r>
        <w:t>Scoped name because classification is asserted, not based on observational data.</w:t>
      </w:r>
      <w:commentRangeEnd w:id="3080"/>
      <w:r>
        <w:rPr>
          <w:rStyle w:val="Marquedecommentaire"/>
        </w:rPr>
        <w:commentReference w:id="3080"/>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r w:rsidRPr="00D970E9">
        <w:rPr>
          <w:lang w:val="en-CA"/>
        </w:rPr>
        <w:lastRenderedPageBreak/>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81" w:author="Eric Boisvert" w:date="2016-03-28T16:06:00Z">
        <w:r w:rsidR="003842F3">
          <w:t>7.4.1.4</w:t>
        </w:r>
      </w:ins>
      <w:del w:id="3082"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r>
        <w:t>c</w:t>
      </w:r>
      <w:r w:rsidRPr="00291871">
        <w:t>omposition</w:t>
      </w:r>
    </w:p>
    <w:p w14:paraId="2BC0CD35" w14:textId="77777777" w:rsidR="00291871" w:rsidRDefault="00291871" w:rsidP="00CE526C"/>
    <w:p w14:paraId="4C7BD6C9" w14:textId="0D1CA0BA" w:rsidR="00291871" w:rsidRDefault="00291871" w:rsidP="00CE526C">
      <w:r>
        <w:t>The properry composition is an association that links a GeologicUnit with CompositionParts to d</w:t>
      </w:r>
      <w:r w:rsidRPr="00291871">
        <w:t>escribes the</w:t>
      </w:r>
      <w:ins w:id="3083" w:author="Eric Boisvert" w:date="2016-03-28T15:49:00Z">
        <w:r w:rsidR="00965167">
          <w:t xml:space="preserve"> material</w:t>
        </w:r>
      </w:ins>
      <w:r w:rsidRPr="00291871">
        <w:t xml:space="preserve"> composition (detailed, instance specific, lithologic description) of the GeologicUnit</w:t>
      </w:r>
    </w:p>
    <w:p w14:paraId="0143DFDB" w14:textId="5BAF08CF" w:rsidR="00291871" w:rsidRDefault="00540089" w:rsidP="007F03F0">
      <w:pPr>
        <w:pStyle w:val="Titre5"/>
      </w:pPr>
      <w:r w:rsidRPr="00540089">
        <w:t>gbMaterialDescription</w:t>
      </w:r>
      <w:r>
        <w:t xml:space="preserve"> (stub property)</w:t>
      </w:r>
    </w:p>
    <w:p w14:paraId="700DD81B" w14:textId="77777777" w:rsidR="00895888" w:rsidRPr="00895888" w:rsidRDefault="00895888"/>
    <w:p w14:paraId="0C3155A3" w14:textId="5E279304"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3842F3">
        <w:t>5.2.1</w:t>
      </w:r>
      <w:r w:rsidR="00895888">
        <w:fldChar w:fldCharType="end"/>
      </w:r>
      <w:r w:rsidR="00895888">
        <w:t xml:space="preserve">) </w:t>
      </w:r>
      <w:r w:rsidRPr="00540089">
        <w:t>in GeoSciML Basic</w:t>
      </w:r>
      <w:r w:rsidR="00895888">
        <w:t xml:space="preserve"> as EarthMaterialAbstractDescription is abstract and </w:t>
      </w:r>
      <w:del w:id="3084" w:author="Eric Boisvert" w:date="2016-03-28T15:50:00Z">
        <w:r w:rsidR="00895888" w:rsidDel="00965167">
          <w:delText xml:space="preserve">has no </w:delText>
        </w:r>
      </w:del>
      <w:r w:rsidR="00895888">
        <w:t xml:space="preserve">subtypes </w:t>
      </w:r>
      <w:ins w:id="3085" w:author="Eric Boisvert" w:date="2016-03-28T15:50:00Z">
        <w:r w:rsidR="00965167">
          <w:t xml:space="preserve">are defined </w:t>
        </w:r>
      </w:ins>
      <w:r w:rsidR="00895888">
        <w:t xml:space="preserve">in GeoSciML </w:t>
      </w:r>
      <w:del w:id="3086" w:author="Eric Boisvert" w:date="2016-03-28T15:50:00Z">
        <w:r w:rsidR="00895888" w:rsidDel="00965167">
          <w:delText>Basic</w:delText>
        </w:r>
      </w:del>
      <w:ins w:id="3087" w:author="Eric Boisvert" w:date="2016-03-28T15:50:00Z">
        <w:r w:rsidR="00965167">
          <w:t>Extension</w:t>
        </w:r>
      </w:ins>
      <w:r w:rsidR="00895888">
        <w:t xml:space="preserve">.  </w:t>
      </w:r>
    </w:p>
    <w:p w14:paraId="6A24DC74" w14:textId="221AA8B3" w:rsidR="00895888" w:rsidRDefault="00895888" w:rsidP="007F03F0">
      <w:pPr>
        <w:pStyle w:val="Titre5"/>
      </w:pPr>
      <w:r w:rsidRPr="00895888">
        <w:t>gbUnitDescription</w:t>
      </w:r>
      <w:r w:rsidR="002004D2">
        <w:t>(stub property)</w:t>
      </w:r>
    </w:p>
    <w:p w14:paraId="1281E35F" w14:textId="2C6EE3CB" w:rsidR="00895888" w:rsidRPr="00895888" w:rsidRDefault="00895888"/>
    <w:p w14:paraId="6390DCD1" w14:textId="1AD699F4"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3842F3">
        <w:t>5.2.1</w:t>
      </w:r>
      <w:r>
        <w:fldChar w:fldCharType="end"/>
      </w:r>
      <w:r>
        <w:t xml:space="preserve">) </w:t>
      </w:r>
      <w:r w:rsidRPr="00540089">
        <w:t>in GeoSciML Basic</w:t>
      </w:r>
      <w:r>
        <w:t xml:space="preserve"> as GeologicUnitAbstractDescription is abstract and </w:t>
      </w:r>
      <w:del w:id="3088" w:author="Eric Boisvert" w:date="2016-03-28T15:50:00Z">
        <w:r w:rsidDel="00965167">
          <w:delText xml:space="preserve">has no </w:delText>
        </w:r>
      </w:del>
      <w:r>
        <w:t>subtypes</w:t>
      </w:r>
      <w:ins w:id="3089" w:author="Eric Boisvert" w:date="2016-03-28T15:50:00Z">
        <w:r w:rsidR="00965167">
          <w:t xml:space="preserve"> are defined</w:t>
        </w:r>
      </w:ins>
      <w:r>
        <w:t xml:space="preserve"> in GeoSciML </w:t>
      </w:r>
      <w:del w:id="3090" w:author="Eric Boisvert" w:date="2016-03-28T15:50:00Z">
        <w:r w:rsidDel="00965167">
          <w:delText>Basic</w:delText>
        </w:r>
      </w:del>
      <w:ins w:id="3091" w:author="Eric Boisvert" w:date="2016-03-28T15:50:00Z">
        <w:r w:rsidR="00965167">
          <w:t>Extension</w:t>
        </w:r>
      </w:ins>
      <w:r>
        <w:t xml:space="preserve">.  </w:t>
      </w:r>
    </w:p>
    <w:p w14:paraId="426A44E0" w14:textId="77777777" w:rsidR="00895888" w:rsidRDefault="00895888" w:rsidP="00895888"/>
    <w:p w14:paraId="7804C30B" w14:textId="77777777" w:rsidR="00A07C65" w:rsidRDefault="00A07C65" w:rsidP="00A07C65">
      <w:pPr>
        <w:pStyle w:val="Titre4"/>
      </w:pPr>
      <w:bookmarkStart w:id="3092" w:name="BKM_A1329A5F_042F_4AF8_BF84_0B471B65BC55"/>
      <w:bookmarkStart w:id="3093" w:name="BKM_7F4D7787_7293_418E_8B38_1A72EA1F4CC0"/>
      <w:bookmarkStart w:id="3094" w:name="_Ref440064217"/>
      <w:bookmarkEnd w:id="3092"/>
      <w:bookmarkEnd w:id="3093"/>
      <w:r>
        <w:t>GeologicUnitHierarchy</w:t>
      </w:r>
      <w:bookmarkEnd w:id="3094"/>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Titre5"/>
      </w:pPr>
      <w:r>
        <w:t>r</w:t>
      </w:r>
      <w:r w:rsidRPr="00924939">
        <w:t>ole</w:t>
      </w:r>
    </w:p>
    <w:p w14:paraId="4638CA43" w14:textId="77777777" w:rsidR="003842F3" w:rsidRDefault="003842F3" w:rsidP="00ED2525">
      <w:pPr>
        <w:rPr>
          <w:ins w:id="3095" w:author="Eric Boisvert" w:date="2016-03-28T16:01:00Z"/>
        </w:rPr>
      </w:pPr>
    </w:p>
    <w:p w14:paraId="6A782BC1" w14:textId="66CDC961"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ins w:id="3096" w:author="Boisvert, Eric" w:date="2016-03-29T08:36:00Z">
        <w:r w:rsidR="00BA5AB0">
          <w:t>.</w:t>
        </w:r>
      </w:ins>
      <w:del w:id="3097" w:author="Boisvert, Eric" w:date="2016-03-29T08:36:00Z">
        <w:r w:rsidRPr="00924939" w:rsidDel="00BA5AB0">
          <w:delText>,</w:delText>
        </w:r>
      </w:del>
    </w:p>
    <w:p w14:paraId="1B4CFD25" w14:textId="659350ED" w:rsidR="00924939" w:rsidRDefault="00924939" w:rsidP="007F03F0">
      <w:pPr>
        <w:pStyle w:val="Titre5"/>
      </w:pPr>
      <w:r>
        <w:t>p</w:t>
      </w:r>
      <w:r w:rsidRPr="00924939">
        <w:t>roportion</w:t>
      </w:r>
    </w:p>
    <w:p w14:paraId="5F948F81" w14:textId="77777777" w:rsidR="00924939" w:rsidRDefault="00924939" w:rsidP="00ED2525"/>
    <w:p w14:paraId="09C12C6D" w14:textId="22E7AD82" w:rsidR="00924939" w:rsidRDefault="00924939" w:rsidP="00ED2525">
      <w:r>
        <w:t>The proportion property (</w:t>
      </w:r>
      <w:del w:id="3098" w:author="Eric Boisvert" w:date="2016-01-24T13:31:00Z">
        <w:r w:rsidDel="00253146">
          <w:delText>swe:Quantity</w:delText>
        </w:r>
      </w:del>
      <w:ins w:id="3099" w:author="Eric Boisvert" w:date="2016-01-24T13:31:00Z">
        <w:r w:rsidR="00253146">
          <w:t>SWE::Quantity</w:t>
        </w:r>
      </w:ins>
      <w:r>
        <w:t>Range) shall provide a q</w:t>
      </w:r>
      <w:r w:rsidRPr="00924939">
        <w:t xml:space="preserve">uantity that </w:t>
      </w:r>
      <w:del w:id="3100" w:author="Eric Boisvert" w:date="2016-03-28T16:02:00Z">
        <w:r w:rsidRPr="00924939" w:rsidDel="003842F3">
          <w:delText>specifies</w:delText>
        </w:r>
      </w:del>
      <w:ins w:id="3101" w:author="Eric Boisvert" w:date="2016-03-28T16:02:00Z">
        <w:r w:rsidR="003842F3">
          <w:t>represents</w:t>
        </w:r>
      </w:ins>
      <w:r w:rsidRPr="00924939">
        <w:t xml:space="preserve"> the fraction of the geologic unit formed by the part.</w:t>
      </w:r>
    </w:p>
    <w:p w14:paraId="615227EB" w14:textId="4C533C20" w:rsidR="00924939" w:rsidRDefault="00924939" w:rsidP="007F03F0">
      <w:pPr>
        <w:pStyle w:val="Titre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102" w:name="BKM_F1AE88A3_ADC1_4E05_8AA4_DF5F90DB4C60"/>
      <w:bookmarkStart w:id="3103" w:name="BKM_C5C77165_16DE_4DA6_948B_748CCB10594C"/>
      <w:bookmarkEnd w:id="3102"/>
      <w:bookmarkEnd w:id="3103"/>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ins w:id="3104" w:author="Eric Boisvert" w:date="2016-03-28T16:03:00Z">
        <w:r w:rsidR="003842F3">
          <w:t xml:space="preserve">the </w:t>
        </w:r>
      </w:ins>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3105" w:author="Eric Boisvert" w:date="2016-01-24T13:31:00Z">
        <w:r w:rsidDel="00253146">
          <w:delText>swe:Quantity</w:delText>
        </w:r>
      </w:del>
      <w:ins w:id="3106"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commentRangeStart w:id="3107"/>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commentRangeEnd w:id="3107"/>
            <w:r w:rsidR="0022247C">
              <w:rPr>
                <w:rStyle w:val="Marquedecommentaire"/>
                <w:rFonts w:ascii="Times New Roman" w:eastAsia="Times New Roman" w:hAnsi="Times New Roman"/>
                <w:lang w:val="en-US" w:eastAsia="en-US"/>
              </w:rPr>
              <w:commentReference w:id="3107"/>
            </w:r>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199E1E14" w:rsidR="00A56B9D" w:rsidRDefault="00A56B9D" w:rsidP="00ED2525">
      <w:r>
        <w:t>The material:EarthMaterial property shall contain the material description of the  composing</w:t>
      </w:r>
      <w:r w:rsidRPr="00A56B9D">
        <w:t xml:space="preserve"> part.</w:t>
      </w:r>
    </w:p>
    <w:p w14:paraId="7619CEFE" w14:textId="2972A20E" w:rsidR="00856F51" w:rsidRDefault="00856F51" w:rsidP="00B537EA">
      <w:pPr>
        <w:pStyle w:val="Titre4"/>
      </w:pPr>
      <w:bookmarkStart w:id="3108" w:name="BKM_D0CF8372_E2E7_44FE_8452_567F1CFF1C66"/>
      <w:bookmarkStart w:id="3109" w:name="BKM_F115EB74_32B6_4EFC_8D26_C2D2AD40E6EB"/>
      <w:bookmarkStart w:id="3110" w:name="_Ref440800018"/>
      <w:bookmarkEnd w:id="3108"/>
      <w:bookmarkEnd w:id="3109"/>
      <w:r>
        <w:lastRenderedPageBreak/>
        <w:t>EarthMaterial</w:t>
      </w:r>
      <w:bookmarkEnd w:id="3110"/>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111" w:author="Eric Boisvert" w:date="2016-02-27T12:47:00Z">
        <w:r w:rsidR="00E72E0A">
          <w:t>E</w:t>
        </w:r>
      </w:ins>
      <w:commentRangeStart w:id="3112"/>
      <w:r w:rsidRPr="00856F51">
        <w:t xml:space="preserve">arth </w:t>
      </w:r>
      <w:r w:rsidR="00A47566">
        <w:t>m</w:t>
      </w:r>
      <w:r w:rsidRPr="00856F51">
        <w:t xml:space="preserve">aterials </w:t>
      </w:r>
      <w:commentRangeEnd w:id="3112"/>
      <w:r w:rsidR="005D6D19">
        <w:rPr>
          <w:rStyle w:val="Marquedecommentaire"/>
        </w:rPr>
        <w:commentReference w:id="3112"/>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4D2792" w:rsidP="00856F51">
      <w:pPr>
        <w:keepNext/>
      </w:pPr>
      <w:r>
        <w:rPr>
          <w:noProof/>
          <w:lang w:val="en-CA" w:eastAsia="en-CA"/>
        </w:rPr>
        <w:pict w14:anchorId="7395DB86">
          <v:shape id="_x0000_i1045" type="#_x0000_t75" style="width:424.6pt;height:330.45pt;visibility:visible;mso-wrap-style:square">
            <v:imagedata r:id="rId36" o:title=""/>
          </v:shape>
        </w:pict>
      </w:r>
    </w:p>
    <w:p w14:paraId="0D050E87" w14:textId="7FB37975"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ins w:id="3113" w:author="Boisvert, Eric" w:date="2016-03-29T09:08:00Z">
        <w:r w:rsidR="008279FB">
          <w:rPr>
            <w:noProof/>
          </w:rPr>
          <w:t>21</w:t>
        </w:r>
      </w:ins>
      <w:ins w:id="3114" w:author="Eric Boisvert" w:date="2016-03-28T16:06:00Z">
        <w:del w:id="3115" w:author="Boisvert, Eric" w:date="2016-03-29T08:51:00Z">
          <w:r w:rsidR="003842F3" w:rsidDel="00CB122C">
            <w:rPr>
              <w:noProof/>
            </w:rPr>
            <w:delText>21</w:delText>
          </w:r>
        </w:del>
      </w:ins>
      <w:del w:id="3116" w:author="Boisvert, Eric" w:date="2016-03-29T08:51:00Z">
        <w:r w:rsidR="0043586C" w:rsidDel="00CB122C">
          <w:rPr>
            <w:noProof/>
          </w:rPr>
          <w:delText>20</w:delText>
        </w:r>
      </w:del>
      <w:r w:rsidR="00673E83">
        <w:rPr>
          <w:noProof/>
        </w:rPr>
        <w:fldChar w:fldCharType="end"/>
      </w:r>
      <w:r>
        <w:t xml:space="preserve"> : EarthMaterial and related classes</w:t>
      </w:r>
      <w:ins w:id="3117" w:author="Boisvert, Eric" w:date="2016-03-29T08:37:00Z">
        <w:r w:rsidR="00BA5AB0">
          <w:t>.</w:t>
        </w:r>
      </w:ins>
    </w:p>
    <w:p w14:paraId="70C0F642" w14:textId="1B5C8030" w:rsidR="00A47566" w:rsidRDefault="00A47566" w:rsidP="007F03F0">
      <w:pPr>
        <w:pStyle w:val="Titre5"/>
      </w:pPr>
      <w:r w:rsidRPr="00A47566">
        <w:t>color</w:t>
      </w:r>
    </w:p>
    <w:p w14:paraId="12D2BA9E" w14:textId="77777777" w:rsidR="00A47566" w:rsidRDefault="00A47566" w:rsidP="007F03F0"/>
    <w:p w14:paraId="35B42721" w14:textId="1A914922" w:rsidR="00A47566" w:rsidRDefault="00A47566" w:rsidP="007F03F0">
      <w:r>
        <w:t>The color property (</w:t>
      </w:r>
      <w:ins w:id="3118" w:author="Eric Boisvert" w:date="2016-02-27T12:48:00Z">
        <w:r w:rsidR="00E72E0A">
          <w:t>SWE:</w:t>
        </w:r>
      </w:ins>
      <w:del w:id="3119" w:author="Eric Boisvert" w:date="2016-02-27T12:47:00Z">
        <w:r w:rsidDel="00E72E0A">
          <w:delText>swe</w:delText>
        </w:r>
      </w:del>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pPr>
        <w:pStyle w:val="Titre5"/>
        <w:rPr>
          <w:lang w:val="en-CA"/>
        </w:rPr>
        <w:pPrChange w:id="3120" w:author="Eric Boisvert" w:date="2016-03-28T16:05:00Z">
          <w:pPr/>
        </w:pPrChange>
      </w:pPr>
      <w:r w:rsidRPr="00D970E9">
        <w:rPr>
          <w:lang w:val="en-CA"/>
        </w:rPr>
        <w:t>Purpose</w:t>
      </w:r>
    </w:p>
    <w:p w14:paraId="22A382D6" w14:textId="23477AF0" w:rsidR="00A47566" w:rsidRPr="00A47566" w:rsidRDefault="00A47566" w:rsidP="007F03F0">
      <w:r>
        <w:lastRenderedPageBreak/>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ins w:id="3121" w:author="Eric Boisvert" w:date="2016-03-28T16:06:00Z">
        <w:r w:rsidR="003842F3">
          <w:t>7.4.1.1.2</w:t>
        </w:r>
      </w:ins>
      <w:del w:id="3122" w:author="Eric Boisvert" w:date="2016-03-28T16:06:00Z">
        <w:r w:rsidR="004D34D6" w:rsidDel="003842F3">
          <w:delText>8.4.1.1.2</w:delText>
        </w:r>
      </w:del>
      <w:r>
        <w:fldChar w:fldCharType="end"/>
      </w:r>
      <w:r>
        <w:t xml:space="preserve">) </w:t>
      </w:r>
      <w:commentRangeStart w:id="3123"/>
      <w:r>
        <w:t>and it shares the same vocabulary (instance, typicalNorm, identifyingNorm)</w:t>
      </w:r>
      <w:commentRangeEnd w:id="3123"/>
      <w:r>
        <w:rPr>
          <w:rStyle w:val="Marquedecommentaire"/>
        </w:rPr>
        <w:commentReference w:id="3123"/>
      </w:r>
      <w:ins w:id="3124" w:author="Boisvert, Eric" w:date="2016-03-29T08:37:00Z">
        <w:r w:rsidR="00BA5AB0">
          <w:t>.</w:t>
        </w:r>
      </w:ins>
    </w:p>
    <w:p w14:paraId="3E150316" w14:textId="3E5A0882" w:rsidR="00A47566" w:rsidRPr="00D970E9" w:rsidRDefault="00A47566" w:rsidP="007F03F0">
      <w:pPr>
        <w:pStyle w:val="Titre5"/>
        <w:rPr>
          <w:lang w:val="en-CA"/>
        </w:rPr>
      </w:pPr>
      <w:bookmarkStart w:id="3125" w:name="BKM_BD5C03BF_666A_4A06_9108_21CA3469AFBC"/>
      <w:bookmarkEnd w:id="3125"/>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2214F86B"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w:t>
      </w:r>
      <w:del w:id="3126" w:author="Eric Boisvert" w:date="2016-03-28T16:07:00Z">
        <w:r w:rsidDel="000056AB">
          <w:rPr>
            <w:lang w:val="en-CA"/>
          </w:rPr>
          <w:delText>and does not have any concrete</w:delText>
        </w:r>
      </w:del>
      <w:ins w:id="3127" w:author="Eric Boisvert" w:date="2016-03-28T16:07:00Z">
        <w:r w:rsidR="000056AB">
          <w:rPr>
            <w:lang w:val="en-CA"/>
          </w:rPr>
          <w:t>and has</w:t>
        </w:r>
      </w:ins>
      <w:r>
        <w:rPr>
          <w:lang w:val="en-CA"/>
        </w:rPr>
        <w:t xml:space="preserve"> subtypes in GeoSciML </w:t>
      </w:r>
      <w:del w:id="3128" w:author="Eric Boisvert" w:date="2016-03-28T16:07:00Z">
        <w:r w:rsidDel="000056AB">
          <w:rPr>
            <w:lang w:val="en-CA"/>
          </w:rPr>
          <w:delText>Basic</w:delText>
        </w:r>
      </w:del>
      <w:ins w:id="3129" w:author="Eric Boisvert" w:date="2016-03-28T16:07:00Z">
        <w:r w:rsidR="000056AB">
          <w:rPr>
            <w:lang w:val="en-CA"/>
          </w:rPr>
          <w:t>Extension</w:t>
        </w:r>
      </w:ins>
      <w:r>
        <w:rPr>
          <w:lang w:val="en-CA"/>
        </w:rPr>
        <w:t>.</w:t>
      </w:r>
    </w:p>
    <w:p w14:paraId="6D7B53A7" w14:textId="15ECDE7C" w:rsidR="00856F51" w:rsidRDefault="00856F51" w:rsidP="00B537EA">
      <w:pPr>
        <w:pStyle w:val="Titre4"/>
        <w:rPr>
          <w:lang w:val="en-CA"/>
        </w:rPr>
      </w:pPr>
      <w:bookmarkStart w:id="3130" w:name="BKM_18D25AC3_6FC0_4C65_A8A5_F0142E2E6CE0"/>
      <w:bookmarkStart w:id="3131" w:name="BKM_18EC1705_589B_4DEF_A044_9A1610E567B6"/>
      <w:bookmarkStart w:id="3132" w:name="BKM_69643EA7_2142_46B5_9F91_BA2962E773C2"/>
      <w:bookmarkEnd w:id="3130"/>
      <w:bookmarkEnd w:id="3131"/>
      <w:bookmarkEnd w:id="313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ins w:id="3133" w:author="Eric Boisvert" w:date="2016-03-28T16:09:00Z">
        <w:r w:rsidR="000056AB">
          <w:t xml:space="preserve">in </w:t>
        </w:r>
      </w:ins>
      <w:r w:rsidR="005F1086">
        <w:t>GeoSciML Extension</w:t>
      </w:r>
      <w:ins w:id="3134" w:author="Boisvert, Eric" w:date="2016-03-29T08:37:00Z">
        <w:r w:rsidR="00BA5AB0">
          <w:t>.</w:t>
        </w:r>
      </w:ins>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33A29309" w:rsidR="005F1086" w:rsidRDefault="005F1086" w:rsidP="00856F51">
      <w:pPr>
        <w:autoSpaceDE w:val="0"/>
        <w:autoSpaceDN w:val="0"/>
        <w:adjustRightInd w:val="0"/>
        <w:spacing w:after="0" w:line="240" w:lineRule="atLeast"/>
      </w:pPr>
      <w:r>
        <w:t>The lithology:LithologyTerm property shall provide a term identif</w:t>
      </w:r>
      <w:ins w:id="3135" w:author="Eric Boisvert" w:date="2016-03-28T16:09:00Z">
        <w:r w:rsidR="000056AB">
          <w:t>ying</w:t>
        </w:r>
      </w:ins>
      <w:del w:id="3136" w:author="Eric Boisvert" w:date="2016-03-28T16:09:00Z">
        <w:r w:rsidDel="000056AB">
          <w:delText>ier</w:delText>
        </w:r>
      </w:del>
      <w:r>
        <w:t xml:space="preserve"> the </w:t>
      </w:r>
      <w:r w:rsidRPr="005F1086">
        <w:t>lithology class from a controlled vocabulary</w:t>
      </w:r>
      <w:ins w:id="3137" w:author="Boisvert, Eric" w:date="2016-03-29T08:37:00Z">
        <w:r w:rsidR="00BA5AB0">
          <w:t>.</w:t>
        </w:r>
      </w:ins>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3138" w:name="BKM_0198932B_28DD_424D_8B50_FABE0D235C84"/>
      <w:bookmarkStart w:id="3139" w:name="BKM_7A5570E9_5272_4DAD_BC83_4E0D06E5C57A"/>
      <w:bookmarkStart w:id="3140" w:name="_Toc446944595"/>
      <w:bookmarkEnd w:id="3138"/>
      <w:bookmarkEnd w:id="3139"/>
      <w:r>
        <w:t>Geologic Event</w:t>
      </w:r>
      <w:bookmarkEnd w:id="3140"/>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w:t>
      </w:r>
      <w:r>
        <w:lastRenderedPageBreak/>
        <w:t>age of crystallization). The GeologicEvent class allows to explicitly document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ins w:id="3141" w:author="Boisvert, Eric" w:date="2016-03-29T08:37:00Z">
        <w:r w:rsidR="00BA5AB0">
          <w:t>.</w:t>
        </w:r>
      </w:ins>
    </w:p>
    <w:p w14:paraId="6C961A9E" w14:textId="0039B69D" w:rsidR="00F20F81" w:rsidRDefault="00DA45AF" w:rsidP="00DA45AF">
      <w:r>
        <w:t>The age attributes are age representation</w:t>
      </w:r>
      <w:ins w:id="3142" w:author="Eric Boisvert" w:date="2016-03-28T16:29:00Z">
        <w:r w:rsidR="0034572C">
          <w:t>s</w:t>
        </w:r>
      </w:ins>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3143"/>
      <w:r w:rsidR="00F20F81">
        <w:t>(a.k.a, Steno laws; Steno, 1669)</w:t>
      </w:r>
      <w:commentRangeEnd w:id="3143"/>
      <w:r w:rsidR="0034572C">
        <w:rPr>
          <w:rStyle w:val="Marquedecommentaire"/>
        </w:rPr>
        <w:commentReference w:id="3143"/>
      </w:r>
      <w:ins w:id="3144" w:author="Boisvert, Eric" w:date="2016-03-29T08:37:00Z">
        <w:r w:rsidR="00BA5AB0">
          <w:t>.</w:t>
        </w:r>
      </w:ins>
    </w:p>
    <w:p w14:paraId="03FE6CA6" w14:textId="77777777" w:rsidR="00B537EA" w:rsidRDefault="00B537EA" w:rsidP="00856F51"/>
    <w:p w14:paraId="3DACF261" w14:textId="765AD8ED" w:rsidR="00B537EA" w:rsidRDefault="004D2792" w:rsidP="00B537EA">
      <w:pPr>
        <w:keepNext/>
      </w:pPr>
      <w:r>
        <w:rPr>
          <w:noProof/>
          <w:lang w:val="en-CA" w:eastAsia="en-CA"/>
        </w:rPr>
        <w:lastRenderedPageBreak/>
        <w:pict w14:anchorId="5D71EB40">
          <v:shape id="_x0000_i1046" type="#_x0000_t75" style="width:431.55pt;height:364.15pt;visibility:visible;mso-wrap-style:square">
            <v:imagedata r:id="rId37" o:title=""/>
          </v:shape>
        </w:pict>
      </w:r>
    </w:p>
    <w:p w14:paraId="634E7DC8" w14:textId="74FA9934"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ins w:id="3145" w:author="Boisvert, Eric" w:date="2016-03-29T09:08:00Z">
        <w:r w:rsidR="008279FB">
          <w:rPr>
            <w:noProof/>
          </w:rPr>
          <w:t>22</w:t>
        </w:r>
      </w:ins>
      <w:ins w:id="3146" w:author="Eric Boisvert" w:date="2016-03-28T16:06:00Z">
        <w:del w:id="3147" w:author="Boisvert, Eric" w:date="2016-03-29T08:51:00Z">
          <w:r w:rsidR="003842F3" w:rsidDel="00CB122C">
            <w:rPr>
              <w:noProof/>
            </w:rPr>
            <w:delText>22</w:delText>
          </w:r>
        </w:del>
      </w:ins>
      <w:del w:id="3148" w:author="Boisvert, Eric" w:date="2016-03-29T08:51:00Z">
        <w:r w:rsidR="0043586C" w:rsidDel="00CB122C">
          <w:rPr>
            <w:noProof/>
          </w:rPr>
          <w:delText>21</w:delText>
        </w:r>
      </w:del>
      <w:r w:rsidR="00673E83">
        <w:rPr>
          <w:noProof/>
        </w:rPr>
        <w:fldChar w:fldCharType="end"/>
      </w:r>
      <w:r>
        <w:t>: Geologic Event</w:t>
      </w:r>
      <w:ins w:id="3149" w:author="Boisvert, Eric" w:date="2016-03-29T08:37:00Z">
        <w:r w:rsidR="00BA5AB0">
          <w:t xml:space="preserve"> summary diagram.</w:t>
        </w:r>
      </w:ins>
    </w:p>
    <w:p w14:paraId="59870292" w14:textId="00E80337" w:rsidR="00EA4029" w:rsidRDefault="00DB2D3A" w:rsidP="00DB2D3A">
      <w:pPr>
        <w:pStyle w:val="Titre4"/>
        <w:rPr>
          <w:lang w:val="en-CA"/>
        </w:rPr>
      </w:pPr>
      <w:bookmarkStart w:id="3150" w:name="BKM_0E4402F5_70D7_41B4_8F46_2909F6D349A5"/>
      <w:bookmarkEnd w:id="3150"/>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151" w:author="Eric Boisvert" w:date="2016-02-14T14:44:00Z">
        <w:r>
          <w:rPr>
            <w:lang w:val="en-CA"/>
          </w:rPr>
          <w:t>A GeologicEvent is a</w:t>
        </w:r>
      </w:ins>
      <w:del w:id="3152"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153" w:author="Eric Boisvert" w:date="2016-02-14T14:44:00Z">
        <w:r w:rsidR="00980C8A" w:rsidRPr="00980C8A" w:rsidDel="00D70F03">
          <w:rPr>
            <w:lang w:val="en-CA"/>
          </w:rPr>
          <w:delText>A GeologicEvent</w:delText>
        </w:r>
      </w:del>
      <w:ins w:id="3154"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081CBFDD" w:rsidR="00C9272B" w:rsidRDefault="0034572C">
      <w:pPr>
        <w:rPr>
          <w:lang w:val="en-CA"/>
        </w:rPr>
        <w:pPrChange w:id="3155" w:author="Eric Boisvert" w:date="2016-02-14T14:45:00Z">
          <w:pPr>
            <w:autoSpaceDE w:val="0"/>
            <w:autoSpaceDN w:val="0"/>
            <w:adjustRightInd w:val="0"/>
            <w:spacing w:after="0"/>
          </w:pPr>
        </w:pPrChange>
      </w:pPr>
      <w:ins w:id="3156" w:author="Eric Boisvert" w:date="2016-03-28T16:31:00Z">
        <w:r>
          <w:rPr>
            <w:lang w:val="en-CA"/>
          </w:rPr>
          <w:t xml:space="preserve">Because associated </w:t>
        </w:r>
      </w:ins>
      <w:ins w:id="3157" w:author="Eric Boisvert" w:date="2016-03-28T16:32:00Z">
        <w:r>
          <w:rPr>
            <w:lang w:val="en-CA"/>
          </w:rPr>
          <w:t>processes</w:t>
        </w:r>
      </w:ins>
      <w:ins w:id="3158" w:author="Eric Boisvert" w:date="2016-03-28T16:31:00Z">
        <w:r>
          <w:rPr>
            <w:lang w:val="en-CA"/>
          </w:rPr>
          <w:t xml:space="preserve"> are incompatible, </w:t>
        </w:r>
      </w:ins>
      <w:ins w:id="3159" w:author="Eric Boisvert" w:date="2016-03-28T16:32:00Z">
        <w:r>
          <w:rPr>
            <w:lang w:val="en-CA"/>
          </w:rPr>
          <w:t>a</w:t>
        </w:r>
      </w:ins>
      <w:del w:id="3160" w:author="Eric Boisvert" w:date="2016-03-28T16:32:00Z">
        <w:r w:rsidR="00C9272B" w:rsidDel="0034572C">
          <w:rPr>
            <w:lang w:val="en-CA"/>
          </w:rPr>
          <w:delText>A</w:delText>
        </w:r>
      </w:del>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4CD45A19" w:rsidR="00C9272B" w:rsidRPr="00D12552" w:rsidRDefault="00C9272B" w:rsidP="00592027">
            <w:pPr>
              <w:pStyle w:val="Tabletext10"/>
              <w:jc w:val="left"/>
              <w:rPr>
                <w:rStyle w:val="reqtext"/>
                <w:lang w:val="en-CA"/>
              </w:rPr>
            </w:pPr>
            <w:r w:rsidRPr="00481AF6">
              <w:rPr>
                <w:rStyle w:val="reqtext"/>
                <w:lang w:val="en-CA"/>
              </w:rPr>
              <w:t xml:space="preserve">An individual </w:t>
            </w:r>
            <w:del w:id="3161" w:author="Eric Boisvert" w:date="2016-03-25T10:08:00Z">
              <w:r w:rsidRPr="00481AF6" w:rsidDel="00592027">
                <w:rPr>
                  <w:rStyle w:val="reqtext"/>
                  <w:lang w:val="en-CA"/>
                </w:rPr>
                <w:delText xml:space="preserve">event </w:delText>
              </w:r>
            </w:del>
            <w:ins w:id="3162" w:author="Eric Boisvert" w:date="2016-03-25T10:08:00Z">
              <w:r w:rsidR="00592027">
                <w:rPr>
                  <w:rStyle w:val="reqtext"/>
                  <w:lang w:val="en-CA"/>
                </w:rPr>
                <w:t>GeologicEvent</w:t>
              </w:r>
              <w:r w:rsidR="00592027" w:rsidRPr="00481AF6">
                <w:rPr>
                  <w:rStyle w:val="reqtext"/>
                  <w:lang w:val="en-CA"/>
                </w:rPr>
                <w:t xml:space="preserve"> </w:t>
              </w:r>
            </w:ins>
            <w:r>
              <w:rPr>
                <w:rStyle w:val="reqtext"/>
                <w:lang w:val="en-CA"/>
              </w:rPr>
              <w:t>SHALL</w:t>
            </w:r>
            <w:r w:rsidRPr="00481AF6">
              <w:rPr>
                <w:rStyle w:val="reqtext"/>
                <w:lang w:val="en-CA"/>
              </w:rPr>
              <w:t xml:space="preserve"> only apply to one of {DisplacementEvent, AlterationDescription, MetamorphicDescription}</w:t>
            </w:r>
            <w:ins w:id="3163" w:author="Boisvert, Eric" w:date="2016-03-29T08:37:00Z">
              <w:r w:rsidR="00BA5AB0">
                <w:rPr>
                  <w:rStyle w:val="reqtext"/>
                  <w:lang w:val="en-CA"/>
                </w:rPr>
                <w:t>.</w:t>
              </w:r>
            </w:ins>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pPr>
        <w:rPr>
          <w:lang w:val="en-CA"/>
        </w:rPr>
        <w:pPrChange w:id="3164" w:author="Eric Boisvert" w:date="2016-03-25T10:11:00Z">
          <w:pPr>
            <w:autoSpaceDE w:val="0"/>
            <w:autoSpaceDN w:val="0"/>
            <w:adjustRightInd w:val="0"/>
            <w:spacing w:after="0"/>
          </w:pPr>
        </w:pPrChange>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r w:rsidRPr="00D970E9">
        <w:t>numericAge</w:t>
      </w:r>
    </w:p>
    <w:p w14:paraId="4F1C2872" w14:textId="77777777" w:rsidR="00D70F03" w:rsidRDefault="00D70F03" w:rsidP="00980C8A">
      <w:pPr>
        <w:rPr>
          <w:ins w:id="3165" w:author="Eric Boisvert" w:date="2016-02-14T14:45:00Z"/>
          <w:lang w:val="en-CA"/>
        </w:rPr>
      </w:pPr>
      <w:commentRangeStart w:id="3166"/>
    </w:p>
    <w:p w14:paraId="5C774029" w14:textId="1E556117" w:rsidR="006D6AC1" w:rsidDel="00D050CC" w:rsidRDefault="006D6AC1" w:rsidP="00980C8A">
      <w:pPr>
        <w:rPr>
          <w:del w:id="3167" w:author="Eric Boisvert" w:date="2016-02-14T14:50:00Z"/>
          <w:lang w:val="en-CA"/>
        </w:rPr>
      </w:pPr>
      <w:r>
        <w:rPr>
          <w:lang w:val="en-CA"/>
        </w:rPr>
        <w:t>The numericAge:NumericAgeRange property shall provide an a</w:t>
      </w:r>
      <w:r w:rsidRPr="006D6AC1">
        <w:rPr>
          <w:lang w:val="en-CA"/>
        </w:rPr>
        <w:t>ge in absolute year before present</w:t>
      </w:r>
      <w:ins w:id="3168" w:author="Eric Boisvert" w:date="2016-02-14T14:49:00Z">
        <w:r w:rsidR="00D050CC">
          <w:rPr>
            <w:lang w:val="en-CA"/>
          </w:rPr>
          <w:t xml:space="preserve"> (BP)</w:t>
        </w:r>
      </w:ins>
      <w:r>
        <w:rPr>
          <w:lang w:val="en-CA"/>
        </w:rPr>
        <w:t>.</w:t>
      </w:r>
      <w:ins w:id="3169" w:author="Eric Boisvert" w:date="2016-02-14T14:48:00Z">
        <w:r w:rsidR="00D050CC">
          <w:rPr>
            <w:lang w:val="en-CA"/>
          </w:rPr>
          <w:t xml:space="preserve">  Present is defined </w:t>
        </w:r>
      </w:ins>
      <w:ins w:id="3170" w:author="Eric Boisvert" w:date="2016-02-14T14:50:00Z">
        <w:r w:rsidR="00D050CC">
          <w:rPr>
            <w:lang w:val="en-CA"/>
          </w:rPr>
          <w:t>by convention to be January 1</w:t>
        </w:r>
        <w:r w:rsidR="00D050CC" w:rsidRPr="00D050CC">
          <w:rPr>
            <w:vertAlign w:val="superscript"/>
            <w:lang w:val="en-CA"/>
            <w:rPrChange w:id="3171" w:author="Eric Boisvert" w:date="2016-02-14T14:50:00Z">
              <w:rPr>
                <w:lang w:val="en-CA"/>
              </w:rPr>
            </w:rPrChange>
          </w:rPr>
          <w:t>st</w:t>
        </w:r>
        <w:r w:rsidR="00D050CC">
          <w:rPr>
            <w:lang w:val="en-CA"/>
          </w:rPr>
          <w:t xml:space="preserve"> 1950</w:t>
        </w:r>
      </w:ins>
      <w:ins w:id="3172" w:author="Eric Boisvert" w:date="2016-02-14T14:51:00Z">
        <w:r w:rsidR="00D050CC">
          <w:rPr>
            <w:lang w:val="en-CA"/>
          </w:rPr>
          <w:t xml:space="preserve"> (</w:t>
        </w:r>
      </w:ins>
      <w:ins w:id="3173" w:author="Eric Boisvert" w:date="2016-02-14T14:52:00Z">
        <w:r w:rsidR="00D050CC">
          <w:rPr>
            <w:lang w:val="en-CA"/>
          </w:rPr>
          <w:t>although van der Plitch &amp; Hogg, 2006</w:t>
        </w:r>
      </w:ins>
      <w:ins w:id="3174" w:author="Eric Boisvert" w:date="2016-02-14T14:53:00Z">
        <w:r w:rsidR="00D050CC">
          <w:rPr>
            <w:lang w:val="en-CA"/>
          </w:rPr>
          <w:t xml:space="preserve"> suggests this convention to be restricted to radiocarbon estimations</w:t>
        </w:r>
      </w:ins>
      <w:ins w:id="3175" w:author="Eric Boisvert" w:date="2016-02-14T14:51:00Z">
        <w:r w:rsidR="00D050CC">
          <w:rPr>
            <w:lang w:val="en-CA"/>
          </w:rPr>
          <w:t>)</w:t>
        </w:r>
      </w:ins>
      <w:ins w:id="3176" w:author="Eric Boisvert" w:date="2016-03-28T16:33:00Z">
        <w:r w:rsidR="0034572C">
          <w:rPr>
            <w:lang w:val="en-CA"/>
          </w:rPr>
          <w:t>.</w:t>
        </w:r>
      </w:ins>
      <w:del w:id="3177" w:author="Eric Boisvert" w:date="2016-02-14T14:50:00Z">
        <w:r w:rsidDel="00D050CC">
          <w:rPr>
            <w:lang w:val="en-CA"/>
          </w:rPr>
          <w:delText xml:space="preserve">  </w:delText>
        </w:r>
        <w:commentRangeEnd w:id="3166"/>
        <w:r w:rsidR="00D70F03" w:rsidDel="00D050CC">
          <w:rPr>
            <w:rStyle w:val="Marquedecommentaire"/>
          </w:rPr>
          <w:commentReference w:id="3166"/>
        </w:r>
      </w:del>
    </w:p>
    <w:p w14:paraId="26535E7B" w14:textId="5BB06E66" w:rsidR="006D6AC1" w:rsidRDefault="006D6AC1" w:rsidP="00BA5AB0">
      <w:pPr>
        <w:pStyle w:val="Titre5"/>
        <w:rPr>
          <w:lang w:val="en-CA"/>
        </w:rPr>
      </w:pP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ins w:id="3178" w:author="Eric Boisvert" w:date="2016-03-28T16:33:00Z">
        <w:r w:rsidR="0034572C">
          <w:rPr>
            <w:lang w:val="en-CA"/>
          </w:rPr>
          <w:t>.</w:t>
        </w:r>
      </w:ins>
    </w:p>
    <w:p w14:paraId="1A882E67" w14:textId="7E53FC88" w:rsidR="006D6AC1" w:rsidRDefault="006D6AC1" w:rsidP="007F03F0">
      <w:pPr>
        <w:pStyle w:val="Titre5"/>
        <w:rPr>
          <w:lang w:val="en-CA"/>
        </w:rPr>
      </w:pPr>
      <w:r w:rsidRPr="006D6AC1">
        <w:rPr>
          <w:lang w:val="en-CA"/>
        </w:rPr>
        <w:t>youngerNamedAge</w:t>
      </w:r>
    </w:p>
    <w:p w14:paraId="5A437021" w14:textId="77777777" w:rsidR="006D6AC1" w:rsidRDefault="006D6AC1" w:rsidP="00980C8A">
      <w:pPr>
        <w:rPr>
          <w:lang w:val="en-CA"/>
        </w:rPr>
      </w:pPr>
    </w:p>
    <w:p w14:paraId="6C5946D2" w14:textId="4C7A653A"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ins w:id="3179" w:author="Eric Boisvert" w:date="2016-03-28T16:33:00Z">
        <w:r w:rsidR="0034572C">
          <w:rPr>
            <w:lang w:val="en-CA"/>
          </w:rPr>
          <w:t>.</w:t>
        </w:r>
      </w:ins>
    </w:p>
    <w:p w14:paraId="2DDEDFFB" w14:textId="7391E238" w:rsidR="006D6AC1" w:rsidRDefault="006D6AC1" w:rsidP="007F03F0">
      <w:pPr>
        <w:pStyle w:val="Titre5"/>
        <w:rPr>
          <w:lang w:val="en-CA"/>
        </w:rPr>
      </w:pPr>
      <w:r w:rsidRPr="006D6AC1">
        <w:rPr>
          <w:lang w:val="en-CA"/>
        </w:rPr>
        <w:t>eventEnvironment</w:t>
      </w:r>
    </w:p>
    <w:p w14:paraId="0E8A52EA" w14:textId="77777777" w:rsidR="0034572C" w:rsidRDefault="0034572C" w:rsidP="00980C8A">
      <w:pPr>
        <w:rPr>
          <w:ins w:id="3180" w:author="Eric Boisvert" w:date="2016-03-28T16:34:00Z"/>
          <w:lang w:val="en-CA"/>
        </w:rPr>
      </w:pP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28BE95EA"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del w:id="3181" w:author="Eric Boisvert" w:date="2016-03-28T16:34:00Z">
        <w:r w:rsidDel="0034572C">
          <w:rPr>
            <w:lang w:val="en-CA"/>
          </w:rPr>
          <w:delText>does not have any</w:delText>
        </w:r>
      </w:del>
      <w:ins w:id="3182" w:author="Eric Boisvert" w:date="2016-03-28T16:34:00Z">
        <w:r w:rsidR="0034572C">
          <w:rPr>
            <w:lang w:val="en-CA"/>
          </w:rPr>
          <w:t>only has</w:t>
        </w:r>
      </w:ins>
      <w:r>
        <w:rPr>
          <w:lang w:val="en-CA"/>
        </w:rPr>
        <w:t xml:space="preserve"> concrete subtype</w:t>
      </w:r>
      <w:ins w:id="3183" w:author="Eric Boisvert" w:date="2016-03-28T16:35:00Z">
        <w:r w:rsidR="0034572C">
          <w:rPr>
            <w:lang w:val="en-CA"/>
          </w:rPr>
          <w:t>s</w:t>
        </w:r>
      </w:ins>
      <w:r>
        <w:rPr>
          <w:lang w:val="en-CA"/>
        </w:rPr>
        <w:t xml:space="preserve"> in GeoSciML </w:t>
      </w:r>
      <w:del w:id="3184" w:author="Eric Boisvert" w:date="2016-03-28T16:35:00Z">
        <w:r w:rsidDel="0034572C">
          <w:rPr>
            <w:lang w:val="en-CA"/>
          </w:rPr>
          <w:delText>Basic</w:delText>
        </w:r>
      </w:del>
      <w:ins w:id="3185" w:author="Eric Boisvert" w:date="2016-03-28T16:35:00Z">
        <w:r w:rsidR="0034572C">
          <w:rPr>
            <w:lang w:val="en-CA"/>
          </w:rPr>
          <w:t>Extension</w:t>
        </w:r>
      </w:ins>
      <w:r>
        <w:rPr>
          <w:lang w:val="en-CA"/>
        </w:rPr>
        <w:t>.</w:t>
      </w:r>
    </w:p>
    <w:p w14:paraId="0BFCCF8F" w14:textId="77777777" w:rsidR="00EA4029" w:rsidRDefault="00EA4029" w:rsidP="00DB2D3A">
      <w:pPr>
        <w:pStyle w:val="Titre4"/>
        <w:rPr>
          <w:lang w:val="en-CA"/>
        </w:rPr>
      </w:pPr>
      <w:bookmarkStart w:id="3186" w:name="BKM_E578F2B2_741C_4353_B7F8_02F0AE878A52"/>
      <w:bookmarkStart w:id="3187" w:name="BKM_B4649898_DB40_445B_BA02_FB50DB166B1F"/>
      <w:bookmarkStart w:id="3188" w:name="BKM_97F5720D_724D_44A6_8C82_6D7A6D6B5F0E"/>
      <w:bookmarkStart w:id="3189" w:name="BKM_94B4A111_399A_4144_8BC6_D1BBA5249175"/>
      <w:bookmarkStart w:id="3190" w:name="BKM_23198178_9024_4323_9F34_11F193914E4D"/>
      <w:bookmarkStart w:id="3191" w:name="BKM_669B19C2_AABA_42AD_8B76_978659231695"/>
      <w:bookmarkEnd w:id="3186"/>
      <w:bookmarkEnd w:id="3187"/>
      <w:bookmarkEnd w:id="3188"/>
      <w:bookmarkEnd w:id="3189"/>
      <w:bookmarkEnd w:id="3190"/>
      <w:bookmarkEnd w:id="3191"/>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73ECE166" w:rsidR="00B43D07" w:rsidRDefault="00B43D07" w:rsidP="007F03F0">
      <w:pPr>
        <w:rPr>
          <w:lang w:val="en-CA"/>
        </w:rPr>
      </w:pPr>
      <w:r>
        <w:rPr>
          <w:lang w:val="en-CA"/>
        </w:rPr>
        <w:t>The reportingDate (</w:t>
      </w:r>
      <w:del w:id="3192" w:author="Eric Boisvert" w:date="2016-01-24T13:31:00Z">
        <w:r w:rsidDel="00253146">
          <w:rPr>
            <w:lang w:val="en-CA"/>
          </w:rPr>
          <w:delText>swe:Quantity</w:delText>
        </w:r>
      </w:del>
      <w:ins w:id="3193"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ins w:id="3194" w:author="Eric Boisvert" w:date="2016-03-28T16:35:00Z">
        <w:r w:rsidR="0034572C">
          <w:rPr>
            <w:lang w:val="en-CA"/>
          </w:rPr>
          <w:t>.</w:t>
        </w:r>
      </w:ins>
    </w:p>
    <w:p w14:paraId="6096F5D4" w14:textId="3EA4561B" w:rsidR="000841A4" w:rsidRDefault="000841A4" w:rsidP="007F03F0">
      <w:pPr>
        <w:pStyle w:val="Titre5"/>
        <w:rPr>
          <w:lang w:val="en-CA"/>
        </w:rPr>
      </w:pPr>
      <w:r w:rsidRPr="00D970E9">
        <w:rPr>
          <w:lang w:val="en-CA"/>
        </w:rPr>
        <w:t>olderBoundDate</w:t>
      </w:r>
    </w:p>
    <w:p w14:paraId="16FC4502" w14:textId="77777777" w:rsidR="000841A4" w:rsidRDefault="000841A4" w:rsidP="007F03F0">
      <w:pPr>
        <w:rPr>
          <w:lang w:val="en-CA"/>
        </w:rPr>
      </w:pPr>
    </w:p>
    <w:p w14:paraId="1A619D9C" w14:textId="328A04F4" w:rsidR="000841A4" w:rsidRDefault="000841A4" w:rsidP="007F03F0">
      <w:pPr>
        <w:rPr>
          <w:lang w:val="en-CA"/>
        </w:rPr>
      </w:pPr>
      <w:r>
        <w:rPr>
          <w:lang w:val="en-CA"/>
        </w:rPr>
        <w:t>The olderBoundDate (</w:t>
      </w:r>
      <w:del w:id="3195" w:author="Eric Boisvert" w:date="2016-01-24T13:31:00Z">
        <w:r w:rsidDel="00253146">
          <w:rPr>
            <w:lang w:val="en-CA"/>
          </w:rPr>
          <w:delText>swe:Quantity</w:delText>
        </w:r>
      </w:del>
      <w:ins w:id="3196" w:author="Eric Boisvert" w:date="2016-01-24T13:31:00Z">
        <w:r w:rsidR="00253146">
          <w:rPr>
            <w:lang w:val="en-CA"/>
          </w:rPr>
          <w:t>SWE::Quantity</w:t>
        </w:r>
      </w:ins>
      <w:r>
        <w:rPr>
          <w:lang w:val="en-CA"/>
        </w:rPr>
        <w:t>) property shall report t</w:t>
      </w:r>
      <w:r w:rsidRPr="000841A4">
        <w:rPr>
          <w:lang w:val="en-CA"/>
        </w:rPr>
        <w:t>he older bounding time coordinate in an age range</w:t>
      </w:r>
      <w:ins w:id="3197" w:author="Eric Boisvert" w:date="2016-03-28T16:35:00Z">
        <w:r w:rsidR="0034572C">
          <w:rPr>
            <w:lang w:val="en-CA"/>
          </w:rPr>
          <w:t>.</w:t>
        </w:r>
      </w:ins>
    </w:p>
    <w:p w14:paraId="403FC1AA" w14:textId="26969E1C" w:rsidR="00B43D07" w:rsidRDefault="000841A4" w:rsidP="007F03F0">
      <w:pPr>
        <w:pStyle w:val="Titre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6190014F" w:rsidR="000841A4" w:rsidRDefault="000841A4" w:rsidP="007F03F0">
      <w:pPr>
        <w:rPr>
          <w:lang w:val="en-CA"/>
        </w:rPr>
      </w:pPr>
      <w:r>
        <w:rPr>
          <w:lang w:val="en-CA"/>
        </w:rPr>
        <w:t>The youngerBoundData (</w:t>
      </w:r>
      <w:del w:id="3198" w:author="Eric Boisvert" w:date="2016-01-24T13:31:00Z">
        <w:r w:rsidDel="00253146">
          <w:rPr>
            <w:lang w:val="en-CA"/>
          </w:rPr>
          <w:delText>swe:Quantity</w:delText>
        </w:r>
      </w:del>
      <w:ins w:id="3199" w:author="Eric Boisvert" w:date="2016-01-24T13:31:00Z">
        <w:r w:rsidR="00253146">
          <w:rPr>
            <w:lang w:val="en-CA"/>
          </w:rPr>
          <w:t>SWE::Quantity</w:t>
        </w:r>
      </w:ins>
      <w:r>
        <w:rPr>
          <w:lang w:val="en-CA"/>
        </w:rPr>
        <w:t>) property shall report t</w:t>
      </w:r>
      <w:r w:rsidRPr="000841A4">
        <w:rPr>
          <w:lang w:val="en-CA"/>
        </w:rPr>
        <w:t>he younger bounding time coordinate in an age range</w:t>
      </w:r>
      <w:ins w:id="3200" w:author="Eric Boisvert" w:date="2016-03-28T16:35:00Z">
        <w:r w:rsidR="0034572C">
          <w:rPr>
            <w:lang w:val="en-CA"/>
          </w:rPr>
          <w:t>.</w:t>
        </w:r>
      </w:ins>
    </w:p>
    <w:p w14:paraId="038F5FA1" w14:textId="5AAD5342" w:rsidR="00B537EA" w:rsidRDefault="00CF6174" w:rsidP="00CF6174">
      <w:pPr>
        <w:pStyle w:val="Titre3"/>
      </w:pPr>
      <w:bookmarkStart w:id="3201" w:name="BKM_6B9E4BC3_EF2C_43B8_97EF_B6AD57F690A4"/>
      <w:bookmarkStart w:id="3202" w:name="BKM_2ED006FF_62EF_4E32_BE1A_054C3322F7C1"/>
      <w:bookmarkStart w:id="3203" w:name="BKM_BE4D4818_8828_40DD_8E59_5906619F59A7"/>
      <w:bookmarkStart w:id="3204" w:name="_Toc446944596"/>
      <w:bookmarkEnd w:id="3201"/>
      <w:bookmarkEnd w:id="3202"/>
      <w:bookmarkEnd w:id="3203"/>
      <w:r>
        <w:t>Geologic Structure</w:t>
      </w:r>
      <w:bookmarkEnd w:id="3204"/>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205"/>
      <w:r w:rsidRPr="00CF6174">
        <w:t xml:space="preserve">inhomogeneities </w:t>
      </w:r>
      <w:commentRangeEnd w:id="3205"/>
      <w:r>
        <w:rPr>
          <w:rStyle w:val="Marquedecommentaire"/>
        </w:rPr>
        <w:commentReference w:id="3205"/>
      </w:r>
      <w:r w:rsidRPr="00CF6174">
        <w:t xml:space="preserve">include fractures, mineral grain boundaries, and boundaries between parts of the rock with different particle geometry (texture) or composition. </w:t>
      </w:r>
    </w:p>
    <w:p w14:paraId="381C76BF" w14:textId="4BA1C3C8" w:rsidR="00CF6174" w:rsidRDefault="00CF6174" w:rsidP="00856F51">
      <w:r w:rsidRPr="00CF6174">
        <w:t>Geologic structure is grounded in relationships between parts of a rock or rock body. As used here, it includes sedimentary structures. The identity of a Geologic Structure is independent of the material that is the substrate for the structure</w:t>
      </w:r>
      <w:ins w:id="3206" w:author="Eric Boisvert" w:date="2016-03-28T16:36:00Z">
        <w:r w:rsidR="0034572C">
          <w:t xml:space="preserve"> altough</w:t>
        </w:r>
      </w:ins>
      <w:del w:id="3207" w:author="Eric Boisvert" w:date="2016-03-28T16:36:00Z">
        <w:r w:rsidRPr="00CF6174" w:rsidDel="0034572C">
          <w:delText>.</w:delText>
        </w:r>
      </w:del>
      <w:ins w:id="3208" w:author="Eric Boisvert" w:date="2016-03-28T16:37:00Z">
        <w:r w:rsidR="0034572C">
          <w:t>t</w:t>
        </w:r>
      </w:ins>
      <w:del w:id="3209" w:author="Eric Boisvert" w:date="2016-03-28T16:37:00Z">
        <w:r w:rsidRPr="00CF6174" w:rsidDel="0034572C">
          <w:delText xml:space="preserve"> T</w:delText>
        </w:r>
      </w:del>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4D2792" w:rsidP="00415CBF">
      <w:pPr>
        <w:keepNext/>
      </w:pPr>
      <w:r>
        <w:rPr>
          <w:noProof/>
          <w:lang w:val="en-CA" w:eastAsia="en-CA"/>
        </w:rPr>
        <w:pict w14:anchorId="102324F8">
          <v:shape id="_x0000_i1047" type="#_x0000_t75" style="width:432.9pt;height:262.15pt;visibility:visible;mso-wrap-style:square">
            <v:imagedata r:id="rId38" o:title=""/>
          </v:shape>
        </w:pict>
      </w:r>
    </w:p>
    <w:p w14:paraId="679021F4" w14:textId="2CE8D5EE"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10" w:author="Boisvert, Eric" w:date="2016-03-29T09:08:00Z">
        <w:r w:rsidR="008279FB">
          <w:rPr>
            <w:noProof/>
          </w:rPr>
          <w:t>23</w:t>
        </w:r>
      </w:ins>
      <w:ins w:id="3211" w:author="Eric Boisvert" w:date="2016-03-28T16:06:00Z">
        <w:del w:id="3212" w:author="Boisvert, Eric" w:date="2016-03-29T08:51:00Z">
          <w:r w:rsidR="003842F3" w:rsidDel="00CB122C">
            <w:rPr>
              <w:noProof/>
            </w:rPr>
            <w:delText>23</w:delText>
          </w:r>
        </w:del>
      </w:ins>
      <w:del w:id="3213" w:author="Boisvert, Eric" w:date="2016-03-29T08:51:00Z">
        <w:r w:rsidR="0043586C" w:rsidDel="00CB122C">
          <w:rPr>
            <w:noProof/>
          </w:rPr>
          <w:delText>22</w:delText>
        </w:r>
      </w:del>
      <w:r w:rsidR="00673E83">
        <w:rPr>
          <w:noProof/>
        </w:rPr>
        <w:fldChar w:fldCharType="end"/>
      </w:r>
      <w:r>
        <w:t xml:space="preserve">: </w:t>
      </w:r>
      <w:r w:rsidRPr="009A428B">
        <w:t>Summary diagram of Geologic structures</w:t>
      </w:r>
      <w:ins w:id="3214" w:author="Boisvert, Eric" w:date="2016-03-29T08:38:00Z">
        <w:r w:rsidR="00853941">
          <w:t>.</w:t>
        </w:r>
      </w:ins>
    </w:p>
    <w:p w14:paraId="61BB8E46" w14:textId="1C007F79" w:rsidR="00CF6174" w:rsidRDefault="008B7091" w:rsidP="008B7091">
      <w:pPr>
        <w:pStyle w:val="Titre4"/>
      </w:pPr>
      <w:bookmarkStart w:id="3215" w:name="_Ref440800034"/>
      <w:r>
        <w:t>GeologicStructure</w:t>
      </w:r>
      <w:bookmarkEnd w:id="3215"/>
    </w:p>
    <w:p w14:paraId="5B470527" w14:textId="77777777" w:rsidR="008B7091" w:rsidRDefault="008B7091" w:rsidP="008B7091"/>
    <w:p w14:paraId="4C420682" w14:textId="7B63E8F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ins w:id="3216" w:author="Eric Boisvert" w:date="2016-03-28T16:06:00Z">
        <w:r w:rsidR="003842F3">
          <w:t>7.5</w:t>
        </w:r>
      </w:ins>
      <w:del w:id="3217" w:author="Eric Boisvert" w:date="2016-03-28T16:06:00Z">
        <w:r w:rsidR="004D34D6" w:rsidDel="003842F3">
          <w:delText>8.5</w:delText>
        </w:r>
      </w:del>
      <w:r>
        <w:fldChar w:fldCharType="end"/>
      </w:r>
      <w:r>
        <w:t>)</w:t>
      </w:r>
      <w:r w:rsidR="008B7091">
        <w:t xml:space="preserve"> is used to associate penetrative GeologicStructures with GeologicUnits.</w:t>
      </w:r>
      <w:r w:rsidR="00F011FC">
        <w:t xml:space="preserve">  GeoSciML Basic only provide</w:t>
      </w:r>
      <w:ins w:id="3218" w:author="Eric Boisvert" w:date="2016-03-28T16:38:00Z">
        <w:r w:rsidR="0034572C">
          <w:t>s</w:t>
        </w:r>
      </w:ins>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3842F3">
        <w:t>5.2.1</w:t>
      </w:r>
      <w:r w:rsidR="00F011FC">
        <w:fldChar w:fldCharType="end"/>
      </w:r>
      <w:r w:rsidR="00F011FC">
        <w:t>) and geologic structure types are available from the Extension package</w:t>
      </w:r>
      <w:ins w:id="3219" w:author="Boisvert, Eric" w:date="2016-03-29T08:38:00Z">
        <w:r w:rsidR="00853941">
          <w:t>.</w:t>
        </w:r>
      </w:ins>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220"/>
      <w:r>
        <w:lastRenderedPageBreak/>
        <w:t>Bedding measured as discrete surfaces in the case that those are the feature of interest (e.g. individual cross set surfaces for paleocurrent analysis) should be represented here.</w:t>
      </w:r>
      <w:commentRangeEnd w:id="3220"/>
      <w:r w:rsidR="005D6D19">
        <w:rPr>
          <w:rStyle w:val="Marquedecommentaire"/>
        </w:rPr>
        <w:commentReference w:id="3220"/>
      </w:r>
    </w:p>
    <w:p w14:paraId="0051FF29" w14:textId="702F013C" w:rsidR="008B7091" w:rsidRDefault="004D2792" w:rsidP="008B7091">
      <w:pPr>
        <w:keepNext/>
      </w:pPr>
      <w:r>
        <w:rPr>
          <w:noProof/>
          <w:lang w:val="en-CA" w:eastAsia="en-CA"/>
        </w:rPr>
        <w:pict w14:anchorId="7B25B21D">
          <v:shape id="_x0000_i1048" type="#_x0000_t75" style="width:319.85pt;height:343.85pt;visibility:visible;mso-wrap-style:square">
            <v:imagedata r:id="rId39" o:title=""/>
          </v:shape>
        </w:pict>
      </w:r>
    </w:p>
    <w:p w14:paraId="28CA1BE0" w14:textId="3B70E7E9"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21" w:author="Boisvert, Eric" w:date="2016-03-29T09:08:00Z">
        <w:r w:rsidR="008279FB">
          <w:rPr>
            <w:noProof/>
          </w:rPr>
          <w:t>24</w:t>
        </w:r>
      </w:ins>
      <w:ins w:id="3222" w:author="Eric Boisvert" w:date="2016-03-28T16:06:00Z">
        <w:del w:id="3223" w:author="Boisvert, Eric" w:date="2016-03-29T08:51:00Z">
          <w:r w:rsidR="003842F3" w:rsidDel="00CB122C">
            <w:rPr>
              <w:noProof/>
            </w:rPr>
            <w:delText>24</w:delText>
          </w:r>
        </w:del>
      </w:ins>
      <w:del w:id="3224" w:author="Boisvert, Eric" w:date="2016-03-29T08:51:00Z">
        <w:r w:rsidR="0043586C" w:rsidDel="00CB122C">
          <w:rPr>
            <w:noProof/>
          </w:rPr>
          <w:delText>23</w:delText>
        </w:r>
      </w:del>
      <w:r w:rsidR="00673E83">
        <w:rPr>
          <w:noProof/>
        </w:rPr>
        <w:fldChar w:fldCharType="end"/>
      </w:r>
      <w:r>
        <w:t>: Contact</w:t>
      </w:r>
      <w:ins w:id="3225" w:author="Boisvert, Eric" w:date="2016-03-29T08:38:00Z">
        <w:r w:rsidR="00853941">
          <w:t xml:space="preserve"> context diagram.</w:t>
        </w:r>
      </w:ins>
    </w:p>
    <w:p w14:paraId="192D30EB" w14:textId="647C994E" w:rsidR="008B7091" w:rsidRDefault="005D6D19" w:rsidP="007F03F0">
      <w:pPr>
        <w:pStyle w:val="Titre5"/>
        <w:rPr>
          <w:lang w:val="en-CA"/>
        </w:rPr>
      </w:pPr>
      <w:bookmarkStart w:id="3226" w:name="BKM_1A59C48F_A7B9_4BDC_B008_53504A772FCF"/>
      <w:bookmarkEnd w:id="3226"/>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3227" w:name="BKM_F722D1E4_88A1_4807_BB66_32AB9BD44381"/>
      <w:bookmarkEnd w:id="3227"/>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228"/>
      <w:r w:rsidRPr="008B7091">
        <w:t xml:space="preserve">GeologicStructure </w:t>
      </w:r>
      <w:commentRangeEnd w:id="3228"/>
      <w:r w:rsidR="005D6D19">
        <w:rPr>
          <w:rStyle w:val="Marquedecommentaire"/>
        </w:rPr>
        <w:commentReference w:id="3228"/>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4D2792" w:rsidP="008B7091">
      <w:pPr>
        <w:keepNext/>
      </w:pPr>
      <w:r>
        <w:rPr>
          <w:noProof/>
          <w:lang w:val="en-CA" w:eastAsia="en-CA"/>
        </w:rPr>
        <w:pict w14:anchorId="14420536">
          <v:shape id="_x0000_i1049" type="#_x0000_t75" style="width:342pt;height:5in;visibility:visible;mso-wrap-style:square">
            <v:imagedata r:id="rId40" o:title=""/>
          </v:shape>
        </w:pict>
      </w:r>
    </w:p>
    <w:p w14:paraId="10BE36B7" w14:textId="757D9BB3"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ins w:id="3229" w:author="Boisvert, Eric" w:date="2016-03-29T09:08:00Z">
        <w:r w:rsidR="008279FB">
          <w:rPr>
            <w:noProof/>
          </w:rPr>
          <w:t>25</w:t>
        </w:r>
      </w:ins>
      <w:ins w:id="3230" w:author="Eric Boisvert" w:date="2016-03-28T16:06:00Z">
        <w:del w:id="3231" w:author="Boisvert, Eric" w:date="2016-03-29T08:51:00Z">
          <w:r w:rsidR="003842F3" w:rsidDel="00CB122C">
            <w:rPr>
              <w:noProof/>
            </w:rPr>
            <w:delText>25</w:delText>
          </w:r>
        </w:del>
      </w:ins>
      <w:del w:id="3232" w:author="Boisvert, Eric" w:date="2016-03-29T08:51:00Z">
        <w:r w:rsidR="0043586C" w:rsidDel="00CB122C">
          <w:rPr>
            <w:noProof/>
          </w:rPr>
          <w:delText>24</w:delText>
        </w:r>
      </w:del>
      <w:r w:rsidR="00673E83">
        <w:rPr>
          <w:noProof/>
        </w:rPr>
        <w:fldChar w:fldCharType="end"/>
      </w:r>
      <w:r>
        <w:t>: Fold</w:t>
      </w:r>
      <w:ins w:id="3233" w:author="Boisvert, Eric" w:date="2016-03-29T08:38:00Z">
        <w:r w:rsidR="00853941">
          <w:t xml:space="preserve"> context diagram.</w:t>
        </w:r>
      </w:ins>
    </w:p>
    <w:p w14:paraId="1B7ED5D9" w14:textId="2D1BCAB0" w:rsidR="005D6D19" w:rsidRDefault="005D6D19" w:rsidP="007F03F0">
      <w:pPr>
        <w:pStyle w:val="Titre5"/>
      </w:pPr>
      <w:r w:rsidRPr="005D6D19">
        <w:t>profileType</w:t>
      </w:r>
    </w:p>
    <w:p w14:paraId="29837698" w14:textId="77777777" w:rsidR="00F011FC" w:rsidRPr="00F011FC" w:rsidRDefault="00F011FC" w:rsidP="007F03F0"/>
    <w:p w14:paraId="1E3B8CCB" w14:textId="6ECB1BDC"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ins w:id="3234" w:author="Boisvert, Eric" w:date="2016-03-29T08:39:00Z">
        <w:r w:rsidR="00853941">
          <w:t>.</w:t>
        </w:r>
      </w:ins>
    </w:p>
    <w:p w14:paraId="6FBB0573" w14:textId="77777777" w:rsidR="00F011FC" w:rsidRDefault="00F011FC" w:rsidP="007F03F0"/>
    <w:p w14:paraId="74CCF54D" w14:textId="452A6C37" w:rsidR="00F011FC" w:rsidRDefault="00F011FC" w:rsidP="007F03F0">
      <w:pPr>
        <w:pStyle w:val="Titre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 xml:space="preserve">shall provide </w:t>
      </w:r>
      <w:ins w:id="3235" w:author="Eric Boisvert" w:date="2016-03-28T16:53:00Z">
        <w:r w:rsidR="003D7505">
          <w:rPr>
            <w:lang w:val="en-CA"/>
          </w:rPr>
          <w:t xml:space="preserve">a </w:t>
        </w:r>
      </w:ins>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3236" w:name="BKM_1562D6E5_754D_41F1_8BCA_821E81C1C77B"/>
      <w:bookmarkStart w:id="3237" w:name="BKM_2577AA17_B965_493F_8575_D32112AD8348"/>
      <w:bookmarkEnd w:id="3236"/>
      <w:bookmarkEnd w:id="3237"/>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del w:id="3238" w:author="Eric Boisvert" w:date="2016-03-28T16:58:00Z">
        <w:r w:rsidR="00F011FC" w:rsidDel="003D7505">
          <w:delText xml:space="preserve"> </w:delText>
        </w:r>
      </w:del>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4D2792" w:rsidP="00415CBF">
      <w:pPr>
        <w:keepNext/>
      </w:pPr>
      <w:r>
        <w:rPr>
          <w:noProof/>
          <w:lang w:val="en-CA" w:eastAsia="en-CA"/>
        </w:rPr>
        <w:lastRenderedPageBreak/>
        <w:pict w14:anchorId="063E3F96">
          <v:shape id="_x0000_i1050" type="#_x0000_t75" style="width:322.15pt;height:337.4pt;visibility:visible;mso-wrap-style:square">
            <v:imagedata r:id="rId41" o:title=""/>
          </v:shape>
        </w:pict>
      </w:r>
    </w:p>
    <w:p w14:paraId="7217E5C7" w14:textId="00F8AE1A"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39" w:author="Boisvert, Eric" w:date="2016-03-29T09:08:00Z">
        <w:r w:rsidR="008279FB">
          <w:rPr>
            <w:noProof/>
          </w:rPr>
          <w:t>26</w:t>
        </w:r>
      </w:ins>
      <w:ins w:id="3240" w:author="Eric Boisvert" w:date="2016-03-28T16:06:00Z">
        <w:del w:id="3241" w:author="Boisvert, Eric" w:date="2016-03-29T08:51:00Z">
          <w:r w:rsidR="003842F3" w:rsidDel="00CB122C">
            <w:rPr>
              <w:noProof/>
            </w:rPr>
            <w:delText>26</w:delText>
          </w:r>
        </w:del>
      </w:ins>
      <w:del w:id="3242" w:author="Boisvert, Eric" w:date="2016-03-29T08:51:00Z">
        <w:r w:rsidR="0043586C" w:rsidDel="00CB122C">
          <w:rPr>
            <w:noProof/>
          </w:rPr>
          <w:delText>25</w:delText>
        </w:r>
      </w:del>
      <w:r w:rsidR="00673E83">
        <w:rPr>
          <w:noProof/>
        </w:rPr>
        <w:fldChar w:fldCharType="end"/>
      </w:r>
      <w:r>
        <w:t>: Foliation</w:t>
      </w:r>
      <w:ins w:id="3243" w:author="Boisvert, Eric" w:date="2016-03-29T08:39:00Z">
        <w:r w:rsidR="00853941">
          <w:t xml:space="preserve"> context diagram.</w:t>
        </w:r>
      </w:ins>
    </w:p>
    <w:p w14:paraId="2F639981" w14:textId="4E6D1442" w:rsidR="00415CBF" w:rsidRDefault="00F011FC" w:rsidP="007F03F0">
      <w:pPr>
        <w:pStyle w:val="Titre5"/>
        <w:rPr>
          <w:lang w:val="en-CA"/>
        </w:rPr>
      </w:pPr>
      <w:bookmarkStart w:id="3244" w:name="BKM_22F72D69_6FF6_4012_89A7_3FFAC0091563"/>
      <w:bookmarkEnd w:id="3244"/>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ins w:id="3245" w:author="Boisvert, Eric" w:date="2016-03-29T08:39:00Z">
        <w:r w:rsidR="00853941">
          <w:rPr>
            <w:lang w:val="en-CA"/>
          </w:rPr>
          <w:t>.</w:t>
        </w:r>
      </w:ins>
    </w:p>
    <w:p w14:paraId="6D6B6AB2" w14:textId="2896B8C9" w:rsidR="00F011FC" w:rsidRDefault="00624F7C" w:rsidP="007F03F0">
      <w:pPr>
        <w:pStyle w:val="Titre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Del="003D7505" w:rsidRDefault="00624F7C" w:rsidP="00624F7C">
      <w:pPr>
        <w:rPr>
          <w:del w:id="3246" w:author="Eric Boisvert" w:date="2016-03-28T16:59:00Z"/>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pPr>
        <w:rPr>
          <w:color w:val="000000"/>
          <w:sz w:val="20"/>
          <w:szCs w:val="20"/>
          <w:lang w:val="en-CA"/>
        </w:rPr>
        <w:pPrChange w:id="3247" w:author="Eric Boisvert" w:date="2016-03-28T16:59:00Z">
          <w:pPr>
            <w:autoSpaceDE w:val="0"/>
            <w:autoSpaceDN w:val="0"/>
            <w:adjustRightInd w:val="0"/>
            <w:spacing w:after="0"/>
          </w:pPr>
        </w:pPrChange>
      </w:pPr>
    </w:p>
    <w:p w14:paraId="4428B379" w14:textId="230A3945" w:rsidR="00415CBF" w:rsidRDefault="00415CBF" w:rsidP="00415CBF">
      <w:pPr>
        <w:pStyle w:val="Titre4"/>
      </w:pPr>
      <w:bookmarkStart w:id="3248" w:name="BKM_D602E51F_1A69_4732_803D_A550C06800AD"/>
      <w:bookmarkStart w:id="3249" w:name="_Ref440799060"/>
      <w:bookmarkEnd w:id="3248"/>
      <w:r>
        <w:t>ShearDisplacementStructure</w:t>
      </w:r>
      <w:bookmarkEnd w:id="3249"/>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ins w:id="3250" w:author="Eric Boisvert" w:date="2016-03-28T16:06:00Z">
        <w:r w:rsidR="003842F3">
          <w:t>7.5.1.1</w:t>
        </w:r>
      </w:ins>
      <w:del w:id="3251" w:author="Eric Boisvert" w:date="2016-03-28T16:06:00Z">
        <w:r w:rsidR="004D34D6" w:rsidDel="003842F3">
          <w:delText>8.5.1.1</w:delText>
        </w:r>
      </w:del>
      <w:r w:rsidR="004631F8">
        <w:fldChar w:fldCharType="end"/>
      </w:r>
      <w:r w:rsidR="004631F8">
        <w:t>)</w:t>
      </w:r>
      <w:r w:rsidR="00624F7C">
        <w:t>.</w:t>
      </w:r>
    </w:p>
    <w:p w14:paraId="6E425B04" w14:textId="0FAC8E1A" w:rsidR="00415CBF" w:rsidRDefault="004D2792" w:rsidP="00415CBF">
      <w:pPr>
        <w:keepNext/>
      </w:pPr>
      <w:r>
        <w:rPr>
          <w:noProof/>
          <w:lang w:val="en-CA" w:eastAsia="en-CA"/>
        </w:rPr>
        <w:pict w14:anchorId="485212EB">
          <v:shape id="_x0000_i1051" type="#_x0000_t75" style="width:312.45pt;height:340.15pt;visibility:visible;mso-wrap-style:square">
            <v:imagedata r:id="rId42" o:title=""/>
          </v:shape>
        </w:pict>
      </w:r>
    </w:p>
    <w:p w14:paraId="34B6DF0C" w14:textId="15303D6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ins w:id="3252" w:author="Boisvert, Eric" w:date="2016-03-29T09:08:00Z">
        <w:r w:rsidR="008279FB">
          <w:rPr>
            <w:noProof/>
          </w:rPr>
          <w:t>27</w:t>
        </w:r>
      </w:ins>
      <w:ins w:id="3253" w:author="Eric Boisvert" w:date="2016-03-28T16:06:00Z">
        <w:del w:id="3254" w:author="Boisvert, Eric" w:date="2016-03-29T08:51:00Z">
          <w:r w:rsidR="003842F3" w:rsidDel="00CB122C">
            <w:rPr>
              <w:noProof/>
            </w:rPr>
            <w:delText>27</w:delText>
          </w:r>
        </w:del>
      </w:ins>
      <w:del w:id="3255" w:author="Boisvert, Eric" w:date="2016-03-29T08:51:00Z">
        <w:r w:rsidR="0043586C" w:rsidDel="00CB122C">
          <w:rPr>
            <w:noProof/>
          </w:rPr>
          <w:delText>26</w:delText>
        </w:r>
      </w:del>
      <w:r w:rsidR="00673E83">
        <w:rPr>
          <w:noProof/>
        </w:rPr>
        <w:fldChar w:fldCharType="end"/>
      </w:r>
      <w:r>
        <w:t xml:space="preserve"> : ShearDisplacementStructure</w:t>
      </w:r>
      <w:ins w:id="3256" w:author="Boisvert, Eric" w:date="2016-03-29T08:39:00Z">
        <w:r w:rsidR="00853941">
          <w:t xml:space="preserve"> context diagram.</w:t>
        </w:r>
      </w:ins>
    </w:p>
    <w:p w14:paraId="0A7D20B1" w14:textId="2F0E0A73" w:rsidR="00415CBF" w:rsidRDefault="00415CBF" w:rsidP="00415CBF">
      <w:pPr>
        <w:autoSpaceDE w:val="0"/>
        <w:autoSpaceDN w:val="0"/>
        <w:adjustRightInd w:val="0"/>
        <w:spacing w:after="0"/>
        <w:rPr>
          <w:color w:val="000000"/>
          <w:sz w:val="20"/>
          <w:szCs w:val="20"/>
          <w:lang w:val="en-CA"/>
        </w:rPr>
      </w:pPr>
      <w:bookmarkStart w:id="3257" w:name="BKM_2C0BAC72_25F4_4403_B6F3_8CD29CC45162"/>
      <w:bookmarkEnd w:id="3257"/>
    </w:p>
    <w:p w14:paraId="2DF78B31" w14:textId="7F6BAD5C" w:rsidR="000427E6" w:rsidRDefault="000427E6" w:rsidP="007F03F0">
      <w:pPr>
        <w:pStyle w:val="Titre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Titre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3258" w:name="BKM_6D164D9B_00C6_4467_A49F_201E1DB05D3E"/>
      <w:bookmarkStart w:id="3259" w:name="_Toc446944597"/>
      <w:bookmarkEnd w:id="3258"/>
      <w:r>
        <w:t>Geomorphology</w:t>
      </w:r>
      <w:bookmarkEnd w:id="3259"/>
    </w:p>
    <w:p w14:paraId="54B0C7D1" w14:textId="77777777" w:rsidR="00FB057B" w:rsidRDefault="00FB057B" w:rsidP="00415CBF"/>
    <w:p w14:paraId="07C9989B" w14:textId="2202DF72" w:rsidR="008E711C" w:rsidRDefault="00FB057B" w:rsidP="00415CBF">
      <w:r w:rsidRPr="00FB057B">
        <w:t xml:space="preserve">The Geomorphology </w:t>
      </w:r>
      <w:r w:rsidR="00174A58">
        <w:t>sub-</w:t>
      </w:r>
      <w:r w:rsidRPr="00FB057B">
        <w:t xml:space="preserve">package describes features that comprise the shape and nature of the Earth's land surface (ie, landforms).  These landforms may be created by natural Earth processes </w:t>
      </w:r>
      <w:del w:id="3260" w:author="Eric Boisvert" w:date="2016-03-28T17:01:00Z">
        <w:r w:rsidRPr="00FB057B" w:rsidDel="003D7505">
          <w:delText>(eg, river channel, beach, moraine</w:delText>
        </w:r>
        <w:r w:rsidR="00174A58" w:rsidDel="003D7505">
          <w:delText xml:space="preserve"> or</w:delText>
        </w:r>
        <w:r w:rsidRPr="00FB057B" w:rsidDel="003D7505">
          <w:delText xml:space="preserve"> mountain) or through human (anthropogenic)</w:delText>
        </w:r>
      </w:del>
      <w:r w:rsidRPr="00FB057B">
        <w:t xml:space="preserve"> activity</w:t>
      </w:r>
      <w:del w:id="3261" w:author="Eric Boisvert" w:date="2016-03-28T17:01:00Z">
        <w:r w:rsidRPr="00FB057B" w:rsidDel="003D7505">
          <w:delText xml:space="preserve"> (eg, dredged channel, reclaimed land, mine waste dumps)</w:delText>
        </w:r>
      </w:del>
      <w:r w:rsidRPr="00FB057B">
        <w:t>.</w:t>
      </w:r>
    </w:p>
    <w:p w14:paraId="294AE53A" w14:textId="77777777" w:rsidR="00415CBF" w:rsidRDefault="00415CBF" w:rsidP="00415CBF"/>
    <w:p w14:paraId="618391C0" w14:textId="51EBD537" w:rsidR="00FB057B" w:rsidRDefault="004D2792" w:rsidP="00FB057B">
      <w:pPr>
        <w:keepNext/>
      </w:pPr>
      <w:ins w:id="3262" w:author="Eric Boisvert" w:date="2016-02-01T05:10:00Z">
        <w:r>
          <w:rPr>
            <w:noProof/>
            <w:lang w:val="en-CA" w:eastAsia="en-CA"/>
          </w:rPr>
          <w:pict w14:anchorId="3C9AC551">
            <v:shape id="_x0000_i1052" type="#_x0000_t75" style="width:6in;height:297.25pt">
              <v:imagedata r:id="rId43" o:title=""/>
            </v:shape>
          </w:pict>
        </w:r>
      </w:ins>
    </w:p>
    <w:p w14:paraId="77BC1D0D" w14:textId="76AFF0DA"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ins w:id="3263" w:author="Boisvert, Eric" w:date="2016-03-29T09:08:00Z">
        <w:r w:rsidR="008279FB">
          <w:rPr>
            <w:noProof/>
          </w:rPr>
          <w:t>28</w:t>
        </w:r>
      </w:ins>
      <w:ins w:id="3264" w:author="Eric Boisvert" w:date="2016-03-28T16:06:00Z">
        <w:del w:id="3265" w:author="Boisvert, Eric" w:date="2016-03-29T08:51:00Z">
          <w:r w:rsidR="003842F3" w:rsidDel="00CB122C">
            <w:rPr>
              <w:noProof/>
            </w:rPr>
            <w:delText>28</w:delText>
          </w:r>
        </w:del>
      </w:ins>
      <w:del w:id="3266" w:author="Boisvert, Eric" w:date="2016-03-29T08:51:00Z">
        <w:r w:rsidR="0043586C" w:rsidDel="00CB122C">
          <w:rPr>
            <w:noProof/>
          </w:rPr>
          <w:delText>27</w:delText>
        </w:r>
      </w:del>
      <w:r w:rsidR="00673E83">
        <w:rPr>
          <w:noProof/>
        </w:rPr>
        <w:fldChar w:fldCharType="end"/>
      </w:r>
      <w:r>
        <w:t xml:space="preserve"> : Geomorphologic feature</w:t>
      </w:r>
      <w:r w:rsidR="00174A58">
        <w:t xml:space="preserve"> summary diagram</w:t>
      </w:r>
      <w:ins w:id="3267" w:author="Boisvert, Eric" w:date="2016-03-29T08:39:00Z">
        <w:r w:rsidR="00853941">
          <w:t>.</w:t>
        </w:r>
      </w:ins>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6A871C02" w:rsidR="00FB057B" w:rsidRDefault="00FB057B" w:rsidP="00FB057B">
      <w:r>
        <w:t>A geomorphologic feature is a</w:t>
      </w:r>
      <w:r w:rsidRPr="00FB057B">
        <w:t xml:space="preserve"> </w:t>
      </w:r>
      <w:ins w:id="3268" w:author="Eric Boisvert" w:date="2016-03-28T17:01:00Z">
        <w:r w:rsidR="003D7505">
          <w:t>kind of Geologic Feature</w:t>
        </w:r>
      </w:ins>
      <w:del w:id="3269" w:author="Eric Boisvert" w:date="2016-03-28T17:01:00Z">
        <w:r w:rsidRPr="00FB057B" w:rsidDel="003D7505">
          <w:delText>feature</w:delText>
        </w:r>
      </w:del>
      <w:r w:rsidRPr="00FB057B">
        <w:t xml:space="preserv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r>
        <w:t xml:space="preserve">Example describing </w:t>
      </w:r>
      <w:r w:rsidR="00C01850">
        <w:t>Etna volcano</w:t>
      </w:r>
      <w:ins w:id="3270" w:author="Boisvert, Eric" w:date="2016-03-29T08:39:00Z">
        <w:r w:rsidR="00853941">
          <w:t>.</w:t>
        </w:r>
      </w:ins>
    </w:p>
    <w:p w14:paraId="4464C7AB" w14:textId="3FFC55D0" w:rsidR="00C01850" w:rsidRDefault="004D2792" w:rsidP="007F03F0">
      <w:pPr>
        <w:keepNext/>
      </w:pPr>
      <w:r>
        <w:pict w14:anchorId="5A6095A9">
          <v:shape id="_x0000_i1053" type="#_x0000_t75" style="width:432.45pt;height:206.75pt">
            <v:imagedata r:id="rId44" o:title=""/>
          </v:shape>
        </w:pict>
      </w:r>
    </w:p>
    <w:p w14:paraId="0745F577" w14:textId="66F2A397" w:rsidR="00ED4EA5" w:rsidRDefault="00C01850" w:rsidP="007F03F0">
      <w:pPr>
        <w:pStyle w:val="Lgende"/>
      </w:pPr>
      <w:bookmarkStart w:id="3271" w:name="_Ref440194521"/>
      <w:r>
        <w:t xml:space="preserve">Figure </w:t>
      </w:r>
      <w:r>
        <w:fldChar w:fldCharType="begin"/>
      </w:r>
      <w:r>
        <w:instrText xml:space="preserve"> SEQ Figure \* ARABIC </w:instrText>
      </w:r>
      <w:r>
        <w:fldChar w:fldCharType="separate"/>
      </w:r>
      <w:ins w:id="3272" w:author="Boisvert, Eric" w:date="2016-03-29T09:08:00Z">
        <w:r w:rsidR="008279FB">
          <w:rPr>
            <w:noProof/>
          </w:rPr>
          <w:t>29</w:t>
        </w:r>
      </w:ins>
      <w:ins w:id="3273" w:author="Eric Boisvert" w:date="2016-03-28T16:06:00Z">
        <w:del w:id="3274" w:author="Boisvert, Eric" w:date="2016-03-29T08:51:00Z">
          <w:r w:rsidR="003842F3" w:rsidDel="00CB122C">
            <w:rPr>
              <w:noProof/>
            </w:rPr>
            <w:delText>29</w:delText>
          </w:r>
        </w:del>
      </w:ins>
      <w:del w:id="3275" w:author="Boisvert, Eric" w:date="2016-03-29T08:51:00Z">
        <w:r w:rsidR="0043586C" w:rsidDel="00CB122C">
          <w:rPr>
            <w:noProof/>
          </w:rPr>
          <w:delText>28</w:delText>
        </w:r>
      </w:del>
      <w:r>
        <w:fldChar w:fldCharType="end"/>
      </w:r>
      <w:bookmarkEnd w:id="3271"/>
      <w:r>
        <w:t xml:space="preserve"> Partial encoding of Etna volcano geomorphological unit (</w:t>
      </w:r>
      <w:ins w:id="3276" w:author="Eric Boisvert" w:date="2016-03-28T17:02:00Z">
        <w:r w:rsidR="003D7505">
          <w:t xml:space="preserve">encoded from a map </w:t>
        </w:r>
      </w:ins>
      <w:r>
        <w:t>from Branca et al, 2011)</w:t>
      </w:r>
      <w:ins w:id="3277" w:author="Boisvert, Eric" w:date="2016-03-29T08:39:00Z">
        <w:r w:rsidR="00853941">
          <w:t>.</w:t>
        </w:r>
      </w:ins>
    </w:p>
    <w:p w14:paraId="56DFE2E4" w14:textId="7CCA65C8" w:rsidR="0070194D" w:rsidRPr="0070194D" w:rsidRDefault="0070194D">
      <w:r>
        <w:fldChar w:fldCharType="begin"/>
      </w:r>
      <w:r>
        <w:instrText xml:space="preserve"> REF _Ref440194521 \h </w:instrText>
      </w:r>
      <w:r>
        <w:fldChar w:fldCharType="separate"/>
      </w:r>
      <w:ins w:id="3278" w:author="Eric Boisvert" w:date="2016-03-28T16:06:00Z">
        <w:r w:rsidR="003842F3">
          <w:t xml:space="preserve">Figure </w:t>
        </w:r>
        <w:r w:rsidR="003842F3">
          <w:rPr>
            <w:noProof/>
          </w:rPr>
          <w:t>29</w:t>
        </w:r>
      </w:ins>
      <w:del w:id="3279"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r w:rsidRPr="00174A58">
        <w:t>unitDescription</w:t>
      </w:r>
    </w:p>
    <w:p w14:paraId="1CDEFE6F" w14:textId="77777777" w:rsidR="00174A58" w:rsidRPr="00174A58" w:rsidRDefault="00174A58"/>
    <w:p w14:paraId="612BBE8C" w14:textId="2432B50A" w:rsidR="00174A58" w:rsidRDefault="00174A58" w:rsidP="00FB057B">
      <w:r>
        <w:t>The unitDescrition property is an association that shall link the geomorphologic feature to a g</w:t>
      </w:r>
      <w:r w:rsidRPr="00174A58">
        <w:t>eologic description (eg, related stratigraphic units and earth materials</w:t>
      </w:r>
      <w:r>
        <w:t>)</w:t>
      </w:r>
      <w:ins w:id="3280" w:author="Eric Boisvert" w:date="2016-03-28T17:03:00Z">
        <w:r w:rsidR="008D422E">
          <w:t>.</w:t>
        </w:r>
      </w:ins>
    </w:p>
    <w:p w14:paraId="5A3420E6" w14:textId="4D1E0836" w:rsidR="00174A58" w:rsidRDefault="00174A58" w:rsidP="007F03F0">
      <w:pPr>
        <w:pStyle w:val="Titre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r w:rsidRPr="003D6337">
        <w:lastRenderedPageBreak/>
        <w:t>naturalGeomorphologicFeatureType</w:t>
      </w:r>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ins w:id="3281" w:author="Eric Boisvert" w:date="2016-03-28T17:03:00Z">
        <w:r w:rsidR="008D422E">
          <w:t>.</w:t>
        </w:r>
      </w:ins>
    </w:p>
    <w:p w14:paraId="7A5651AC" w14:textId="378AA02B" w:rsidR="00E1402F" w:rsidRDefault="00E1402F" w:rsidP="00E1402F">
      <w:pPr>
        <w:autoSpaceDE w:val="0"/>
        <w:autoSpaceDN w:val="0"/>
        <w:adjustRightInd w:val="0"/>
        <w:spacing w:after="0"/>
        <w:rPr>
          <w:color w:val="000000"/>
          <w:sz w:val="20"/>
          <w:szCs w:val="20"/>
          <w:lang w:val="en-CA"/>
        </w:rPr>
      </w:pPr>
      <w:bookmarkStart w:id="3282" w:name="BKM_4E3AD03A_F983_4BE7_BAD7_D46FA41454DA"/>
      <w:bookmarkEnd w:id="3282"/>
    </w:p>
    <w:p w14:paraId="566339D6" w14:textId="1B104237" w:rsidR="003D6337" w:rsidRDefault="003D6337" w:rsidP="007F03F0">
      <w:pPr>
        <w:pStyle w:val="Titre5"/>
        <w:rPr>
          <w:lang w:val="en-CA"/>
        </w:rPr>
      </w:pPr>
      <w:del w:id="3283" w:author="Eric Boisvert" w:date="2016-03-28T17:04:00Z">
        <w:r w:rsidRPr="00D970E9" w:rsidDel="008D422E">
          <w:rPr>
            <w:lang w:val="en-CA"/>
          </w:rPr>
          <w:delText>A</w:delText>
        </w:r>
      </w:del>
      <w:ins w:id="3284" w:author="Eric Boisvert" w:date="2016-03-28T17:04:00Z">
        <w:r w:rsidR="008D422E">
          <w:rPr>
            <w:lang w:val="en-CA"/>
          </w:rPr>
          <w:t>a</w:t>
        </w:r>
      </w:ins>
      <w:r w:rsidRPr="00D970E9">
        <w:rPr>
          <w:lang w:val="en-CA"/>
        </w:rPr>
        <w:t>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7C04664D"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ins w:id="3285" w:author="Eric Boisvert" w:date="2016-03-28T17:04:00Z">
        <w:r w:rsidR="008D422E">
          <w:rPr>
            <w:lang w:val="en-CA"/>
          </w:rPr>
          <w:t>.</w:t>
        </w:r>
      </w:ins>
    </w:p>
    <w:p w14:paraId="7601DBAC" w14:textId="22D988BA" w:rsidR="00E1402F" w:rsidRDefault="00E1402F" w:rsidP="00E1402F">
      <w:pPr>
        <w:pStyle w:val="Titre4"/>
      </w:pPr>
      <w:bookmarkStart w:id="3286" w:name="BKM_D58E407D_6BD7_451C_AC84_ED75498146C5"/>
      <w:bookmarkStart w:id="3287" w:name="BKM_60D7A041_DA67_4836_A9CF_067E59A5AD76"/>
      <w:bookmarkEnd w:id="3286"/>
      <w:bookmarkEnd w:id="3287"/>
      <w:r w:rsidRPr="00E1402F">
        <w:t>AnthropogenicGeomorphologicFeature</w:t>
      </w:r>
    </w:p>
    <w:p w14:paraId="003D96E3" w14:textId="77777777" w:rsidR="00E1402F" w:rsidRPr="00E1402F" w:rsidRDefault="00E1402F" w:rsidP="00E1402F"/>
    <w:p w14:paraId="0E5F08C3" w14:textId="0D79281C" w:rsidR="00E1402F" w:rsidRDefault="00E1402F" w:rsidP="00FB057B">
      <w:pPr>
        <w:rPr>
          <w:ins w:id="3288" w:author="Eric Boisvert" w:date="2016-03-28T17:04:00Z"/>
        </w:rPr>
      </w:pPr>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w:t>
      </w:r>
      <w:ins w:id="3289" w:author="Eric Boisvert" w:date="2016-03-28T17:04:00Z">
        <w:r w:rsidR="008D422E">
          <w:t>, a</w:t>
        </w:r>
      </w:ins>
      <w:del w:id="3290" w:author="Eric Boisvert" w:date="2016-03-28T17:04:00Z">
        <w:r w:rsidRPr="00E1402F" w:rsidDel="008D422E">
          <w:delText xml:space="preserve">, </w:delText>
        </w:r>
      </w:del>
      <w:r w:rsidRPr="00E1402F">
        <w:t>dredged channel,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r w:rsidRPr="00D970E9">
        <w:rPr>
          <w:lang w:val="en-CA"/>
        </w:rPr>
        <w:t>anthropogenicGeomorphologicFeatureType</w:t>
      </w:r>
    </w:p>
    <w:p w14:paraId="095558B2" w14:textId="447AE1FB" w:rsidR="00F829B5" w:rsidRDefault="00F829B5" w:rsidP="00F829B5">
      <w:pPr>
        <w:rPr>
          <w:ins w:id="3291" w:author="Eric Boisvert" w:date="2016-03-28T17:04:00Z"/>
        </w:rPr>
      </w:pPr>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3292" w:name="BKM_226E2406_CB91_4741_B565_53E336A2E054"/>
      <w:bookmarkStart w:id="3293" w:name="BKM_FB2680F3_627E_464F_82B9_677F1AC277D7"/>
      <w:bookmarkStart w:id="3294" w:name="_Toc446944598"/>
      <w:bookmarkEnd w:id="3292"/>
      <w:bookmarkEnd w:id="3293"/>
      <w:r>
        <w:rPr>
          <w:lang w:val="en-CA"/>
        </w:rPr>
        <w:t>Collection</w:t>
      </w:r>
      <w:bookmarkEnd w:id="3294"/>
    </w:p>
    <w:p w14:paraId="5027A8ED" w14:textId="77777777" w:rsidR="008D422E" w:rsidRDefault="008D422E" w:rsidP="00390DF7">
      <w:pPr>
        <w:rPr>
          <w:ins w:id="3295" w:author="Eric Boisvert" w:date="2016-03-28T17:05:00Z"/>
        </w:rPr>
      </w:pPr>
    </w:p>
    <w:p w14:paraId="43EFB6DB" w14:textId="557442E5" w:rsidR="00390DF7" w:rsidRDefault="00F829B5" w:rsidP="00390DF7">
      <w:r>
        <w:t>A GeoSciML collection is a convenience class to manage</w:t>
      </w:r>
      <w:del w:id="3296" w:author="Eric Boisvert" w:date="2016-03-28T17:05:00Z">
        <w:r w:rsidDel="008D422E">
          <w:delText>r</w:delText>
        </w:r>
      </w:del>
      <w:r>
        <w:t xml:space="preserv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4D2792" w:rsidP="00390DF7">
      <w:pPr>
        <w:keepNext/>
      </w:pPr>
      <w:r>
        <w:rPr>
          <w:noProof/>
          <w:lang w:val="en-CA" w:eastAsia="en-CA"/>
        </w:rPr>
        <w:lastRenderedPageBreak/>
        <w:pict w14:anchorId="2908CF57">
          <v:shape id="_x0000_i1054" type="#_x0000_t75" style="width:6in;height:386.75pt;visibility:visible;mso-wrap-style:square">
            <v:imagedata r:id="rId45" o:title=""/>
          </v:shape>
        </w:pict>
      </w:r>
    </w:p>
    <w:p w14:paraId="16086824" w14:textId="54D3A837" w:rsidR="00390DF7" w:rsidRDefault="00390DF7" w:rsidP="00390DF7">
      <w:pPr>
        <w:pStyle w:val="Lgende"/>
      </w:pPr>
      <w:bookmarkStart w:id="3297" w:name="_Ref432749513"/>
      <w:r>
        <w:t xml:space="preserve">Figure </w:t>
      </w:r>
      <w:r w:rsidR="00673E83">
        <w:fldChar w:fldCharType="begin"/>
      </w:r>
      <w:r w:rsidR="00673E83">
        <w:instrText xml:space="preserve"> SEQ Figure \* ARABIC </w:instrText>
      </w:r>
      <w:r w:rsidR="00673E83">
        <w:fldChar w:fldCharType="separate"/>
      </w:r>
      <w:ins w:id="3298" w:author="Boisvert, Eric" w:date="2016-03-29T09:08:00Z">
        <w:r w:rsidR="008279FB">
          <w:rPr>
            <w:noProof/>
          </w:rPr>
          <w:t>30</w:t>
        </w:r>
      </w:ins>
      <w:ins w:id="3299" w:author="Eric Boisvert" w:date="2016-03-28T16:06:00Z">
        <w:del w:id="3300" w:author="Boisvert, Eric" w:date="2016-03-29T08:51:00Z">
          <w:r w:rsidR="003842F3" w:rsidDel="00CB122C">
            <w:rPr>
              <w:noProof/>
            </w:rPr>
            <w:delText>30</w:delText>
          </w:r>
        </w:del>
      </w:ins>
      <w:del w:id="3301" w:author="Boisvert, Eric" w:date="2016-03-29T08:51:00Z">
        <w:r w:rsidR="0043586C" w:rsidDel="00CB122C">
          <w:rPr>
            <w:noProof/>
          </w:rPr>
          <w:delText>29</w:delText>
        </w:r>
      </w:del>
      <w:r w:rsidR="00673E83">
        <w:rPr>
          <w:noProof/>
        </w:rPr>
        <w:fldChar w:fldCharType="end"/>
      </w:r>
      <w:bookmarkEnd w:id="3297"/>
      <w:r>
        <w:t xml:space="preserve">: GSML collection </w:t>
      </w:r>
      <w:ins w:id="3302" w:author="Boisvert, Eric" w:date="2016-03-29T08:40:00Z">
        <w:r w:rsidR="00853941">
          <w:t xml:space="preserve">summary </w:t>
        </w:r>
      </w:ins>
      <w:r>
        <w:t>diagram</w:t>
      </w:r>
      <w:ins w:id="3303" w:author="Boisvert, Eric" w:date="2016-03-29T08:40:00Z">
        <w:r w:rsidR="00853941">
          <w:t>.</w:t>
        </w:r>
      </w:ins>
    </w:p>
    <w:p w14:paraId="30502326" w14:textId="66CAEB2C" w:rsidR="00C800D0" w:rsidRDefault="00C800D0" w:rsidP="007F03F0">
      <w:pPr>
        <w:pStyle w:val="Titre4"/>
      </w:pPr>
      <w:r>
        <w:t>GSML</w:t>
      </w:r>
    </w:p>
    <w:p w14:paraId="1C885BF9" w14:textId="77777777" w:rsidR="008D422E" w:rsidRDefault="008D422E" w:rsidP="00390DF7">
      <w:pPr>
        <w:rPr>
          <w:ins w:id="3304" w:author="Eric Boisvert" w:date="2016-03-28T17:05:00Z"/>
        </w:rPr>
      </w:pP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305"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Titre5"/>
      </w:pPr>
      <w:r>
        <w:t>collectionType</w:t>
      </w:r>
    </w:p>
    <w:p w14:paraId="69DA2835" w14:textId="77777777" w:rsidR="003B49DD" w:rsidRPr="003B49DD" w:rsidRDefault="003B49DD"/>
    <w:p w14:paraId="56D37AFB" w14:textId="6E258CDE" w:rsidR="00C800D0" w:rsidRDefault="00C800D0" w:rsidP="00390DF7">
      <w:commentRangeStart w:id="3306"/>
      <w:r>
        <w:lastRenderedPageBreak/>
        <w:t>The collectionType:CollectionTypeTerm property shall be a term from a controlled vocabulary describing th</w:t>
      </w:r>
      <w:r w:rsidR="003B49DD">
        <w:t>e type of collection.</w:t>
      </w:r>
      <w:commentRangeEnd w:id="3306"/>
      <w:r w:rsidR="003B49DD">
        <w:rPr>
          <w:rStyle w:val="Marquedecommentaire"/>
        </w:rPr>
        <w:commentReference w:id="3306"/>
      </w:r>
    </w:p>
    <w:p w14:paraId="476C3A5A" w14:textId="6DE0D5C6" w:rsidR="00C800D0" w:rsidRDefault="00C800D0" w:rsidP="007F03F0">
      <w:pPr>
        <w:pStyle w:val="Titre4"/>
      </w:pPr>
      <w:r>
        <w:t>GSMLItem</w:t>
      </w:r>
    </w:p>
    <w:p w14:paraId="77334CF6" w14:textId="77777777" w:rsidR="00C800D0" w:rsidRDefault="00C800D0" w:rsidP="00390DF7"/>
    <w:p w14:paraId="0A1E3B0B" w14:textId="56E928E2" w:rsidR="00390DF7" w:rsidRDefault="00390DF7" w:rsidP="00390DF7">
      <w:r>
        <w:t>GSML</w:t>
      </w:r>
      <w:r w:rsidR="00C800D0">
        <w:t>Item</w:t>
      </w:r>
      <w:r>
        <w:t xml:space="preserve"> (</w:t>
      </w:r>
      <w:r>
        <w:fldChar w:fldCharType="begin"/>
      </w:r>
      <w:r>
        <w:instrText xml:space="preserve"> REF _Ref432749513 \h </w:instrText>
      </w:r>
      <w:r>
        <w:fldChar w:fldCharType="separate"/>
      </w:r>
      <w:ins w:id="3307" w:author="Eric Boisvert" w:date="2016-03-28T16:06:00Z">
        <w:r w:rsidR="003842F3">
          <w:t xml:space="preserve">Figure </w:t>
        </w:r>
        <w:r w:rsidR="003842F3">
          <w:rPr>
            <w:noProof/>
          </w:rPr>
          <w:t>30</w:t>
        </w:r>
      </w:ins>
      <w:del w:id="3308"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309" w:author="Eric Boisvert" w:date="2016-01-24T13:33:00Z">
        <w:r w:rsidR="0099305B">
          <w:t>OM::</w:t>
        </w:r>
      </w:ins>
      <w:r>
        <w:t xml:space="preserve">SF_SamplingFeature.  </w:t>
      </w:r>
      <w:ins w:id="3310" w:author="Eric Boisvert" w:date="2016-02-27T14:29:00Z">
        <w:r w:rsidR="003E7F91">
          <w:t>GSMLItem has the stereotype &lt;&lt;Union&gt;&gt; and according to ISO19</w:t>
        </w:r>
      </w:ins>
      <w:ins w:id="3311" w:author="Eric Boisvert" w:date="2016-02-27T14:38:00Z">
        <w:r w:rsidR="003E7F91">
          <w:t>103</w:t>
        </w:r>
      </w:ins>
      <w:ins w:id="3312" w:author="Eric Boisvert" w:date="2016-02-27T14:30:00Z">
        <w:r w:rsidR="003E7F91">
          <w:t xml:space="preserve"> (Clause </w:t>
        </w:r>
      </w:ins>
      <w:ins w:id="3313" w:author="Eric Boisvert" w:date="2016-02-27T14:38:00Z">
        <w:r w:rsidR="003E7F91">
          <w:t>6.8.2</w:t>
        </w:r>
      </w:ins>
      <w:ins w:id="3314" w:author="Eric Boisvert" w:date="2016-02-27T14:30:00Z">
        <w:r w:rsidR="003E7F91">
          <w:t xml:space="preserve">), only one of the properties can be </w:t>
        </w:r>
      </w:ins>
      <w:ins w:id="3315" w:author="Eric Boisvert" w:date="2016-02-27T14:31:00Z">
        <w:r w:rsidR="003E7F91">
          <w:t>materialized</w:t>
        </w:r>
      </w:ins>
      <w:ins w:id="3316" w:author="Eric Boisvert" w:date="2016-02-27T14:30:00Z">
        <w:r w:rsidR="003E7F91">
          <w:t xml:space="preserve"> </w:t>
        </w:r>
      </w:ins>
      <w:ins w:id="3317" w:author="Eric Boisvert" w:date="2016-02-27T14:31:00Z">
        <w:r w:rsidR="003E7F91">
          <w:t xml:space="preserve">at the time. </w:t>
        </w:r>
      </w:ins>
      <w:r>
        <w:t>It is important to note that the &lt;&lt;Union&gt;&gt; stereotype can be encoded in two distinct ways</w:t>
      </w:r>
      <w:ins w:id="3318" w:author="Boisvert, Eric" w:date="2016-03-29T08:40:00Z">
        <w:r w:rsidR="00853941">
          <w:t>.</w:t>
        </w:r>
      </w:ins>
    </w:p>
    <w:p w14:paraId="44CBDCA1" w14:textId="51CA6068" w:rsidR="00390DF7" w:rsidRPr="00390DF7" w:rsidRDefault="00390DF7" w:rsidP="00292781">
      <w:pPr>
        <w:pStyle w:val="Paragraphedeliste"/>
        <w:numPr>
          <w:ilvl w:val="0"/>
          <w:numId w:val="17"/>
        </w:numPr>
        <w:rPr>
          <w:lang w:val="en-CA"/>
        </w:rPr>
      </w:pPr>
      <w:r>
        <w:t>by materializing the GSMLItem  (as prescribed by ISO 19136</w:t>
      </w:r>
      <w:del w:id="3319" w:author="Eric Boisvert" w:date="2016-02-27T14:39:00Z">
        <w:r w:rsidDel="003E7F91">
          <w:delText xml:space="preserve"> for example</w:delText>
        </w:r>
      </w:del>
      <w:r>
        <w:t>)</w:t>
      </w:r>
      <w:r>
        <w:br/>
      </w:r>
      <w:r>
        <w:br/>
      </w:r>
      <w:r w:rsidR="004D2792">
        <w:rPr>
          <w:noProof/>
          <w:lang w:val="en-CA" w:eastAsia="en-CA"/>
        </w:rPr>
        <w:pict w14:anchorId="469BCCD1">
          <v:shape id="_x0000_i1055" type="#_x0000_t75" style="width:332.75pt;height:47.55pt;visibility:visible;mso-wrap-style:square">
            <v:imagedata r:id="rId46" o:title=""/>
          </v:shape>
        </w:pict>
      </w:r>
      <w:r>
        <w:br/>
      </w:r>
    </w:p>
    <w:p w14:paraId="5BDBD8D7" w14:textId="25F93C90"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3320"/>
      <w:r>
        <w:t xml:space="preserve">(as prescribed by </w:t>
      </w:r>
      <w:r w:rsidR="00241C7C">
        <w:t>GML 3.3</w:t>
      </w:r>
      <w:r>
        <w:t xml:space="preserve">) </w:t>
      </w:r>
      <w:r>
        <w:br/>
      </w:r>
      <w:commentRangeEnd w:id="3320"/>
      <w:r>
        <w:rPr>
          <w:rStyle w:val="Marquedecommentaire"/>
        </w:rPr>
        <w:commentReference w:id="3320"/>
      </w:r>
      <w:r>
        <w:br/>
      </w:r>
      <w:r w:rsidR="004D2792">
        <w:rPr>
          <w:rFonts w:ascii="Courier New" w:hAnsi="Courier New" w:cs="Courier New"/>
          <w:noProof/>
          <w:lang w:val="en-CA" w:eastAsia="en-CA"/>
        </w:rPr>
        <w:pict w14:anchorId="7623DFC3">
          <v:shape id="_x0000_i1056" type="#_x0000_t75" style="width:207.25pt;height:58.15pt;visibility:visible;mso-wrap-style:square">
            <v:imagedata r:id="rId47" o:title=""/>
          </v:shape>
        </w:pict>
      </w:r>
    </w:p>
    <w:p w14:paraId="1C1A8D78" w14:textId="1C3BD621"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ins w:id="3321" w:author="Eric Boisvert" w:date="2016-03-25T10:15:00Z">
        <w:r w:rsidR="00E13DE0">
          <w:rPr>
            <w:lang w:val="en-CA"/>
          </w:rPr>
          <w:t xml:space="preserve">(See  </w:t>
        </w:r>
        <w:r w:rsidR="00E13DE0">
          <w:rPr>
            <w:lang w:val="en-CA"/>
          </w:rPr>
          <w:fldChar w:fldCharType="begin"/>
        </w:r>
        <w:r w:rsidR="00E13DE0">
          <w:rPr>
            <w:lang w:val="en-CA"/>
          </w:rPr>
          <w:instrText xml:space="preserve"> REF _Ref446664275 \r \h </w:instrText>
        </w:r>
      </w:ins>
      <w:r w:rsidR="00E13DE0">
        <w:rPr>
          <w:lang w:val="en-CA"/>
        </w:rPr>
      </w:r>
      <w:r w:rsidR="00E13DE0">
        <w:rPr>
          <w:lang w:val="en-CA"/>
        </w:rPr>
        <w:fldChar w:fldCharType="separate"/>
      </w:r>
      <w:ins w:id="3322" w:author="Eric Boisvert" w:date="2016-03-28T16:06:00Z">
        <w:r w:rsidR="003842F3">
          <w:rPr>
            <w:lang w:val="en-CA"/>
          </w:rPr>
          <w:t>8.5</w:t>
        </w:r>
      </w:ins>
      <w:ins w:id="3323" w:author="Eric Boisvert" w:date="2016-03-25T10:15:00Z">
        <w:r w:rsidR="00E13DE0">
          <w:rPr>
            <w:lang w:val="en-CA"/>
          </w:rPr>
          <w:fldChar w:fldCharType="end"/>
        </w:r>
        <w:r w:rsidR="00E13DE0">
          <w:rPr>
            <w:lang w:val="en-CA"/>
          </w:rPr>
          <w:t xml:space="preserve">) </w:t>
        </w:r>
      </w:ins>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3842F3">
        <w:t xml:space="preserve">Table </w:t>
      </w:r>
      <w:r w:rsidR="003842F3">
        <w:rPr>
          <w:noProof/>
        </w:rPr>
        <w:t>3</w:t>
      </w:r>
      <w:r w:rsidR="003842F3">
        <w:t xml:space="preserve"> GSMLItem property</w:t>
      </w:r>
      <w:r>
        <w:fldChar w:fldCharType="end"/>
      </w:r>
      <w:r>
        <w:t xml:space="preserve"> describes the each of the GSMLItem properties</w:t>
      </w:r>
      <w:ins w:id="3324" w:author="Boisvert, Eric" w:date="2016-03-29T08:40:00Z">
        <w:r w:rsidR="00853941">
          <w:t>.</w:t>
        </w:r>
      </w:ins>
    </w:p>
    <w:p w14:paraId="0ACFC2A5" w14:textId="26529F87" w:rsidR="00292781" w:rsidRDefault="00292781" w:rsidP="007F03F0">
      <w:pPr>
        <w:pStyle w:val="Lgende"/>
        <w:keepNext/>
      </w:pPr>
      <w:bookmarkStart w:id="3325" w:name="_Ref440205961"/>
      <w:r>
        <w:t xml:space="preserve">Table </w:t>
      </w:r>
      <w:ins w:id="3326" w:author="Eric Boisvert" w:date="2016-02-14T13:33:00Z">
        <w:r w:rsidR="00415E41">
          <w:fldChar w:fldCharType="begin"/>
        </w:r>
        <w:r w:rsidR="00415E41">
          <w:instrText xml:space="preserve"> SEQ Table \* ARABIC </w:instrText>
        </w:r>
      </w:ins>
      <w:r w:rsidR="00415E41">
        <w:fldChar w:fldCharType="separate"/>
      </w:r>
      <w:ins w:id="3327" w:author="Eric Boisvert" w:date="2016-03-28T16:06:00Z">
        <w:r w:rsidR="003842F3">
          <w:rPr>
            <w:noProof/>
          </w:rPr>
          <w:t>3</w:t>
        </w:r>
      </w:ins>
      <w:ins w:id="3328" w:author="Eric Boisvert" w:date="2016-02-14T13:33:00Z">
        <w:r w:rsidR="00415E41">
          <w:fldChar w:fldCharType="end"/>
        </w:r>
      </w:ins>
      <w:del w:id="3329"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325"/>
      <w:ins w:id="3330" w:author="Boisvert, Eric" w:date="2016-03-29T08:40:00Z">
        <w:r w:rsidR="00853941">
          <w:t>.</w:t>
        </w:r>
      </w:ins>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3331" w:name="_Toc446944599"/>
      <w:r>
        <w:rPr>
          <w:lang w:val="en-CA"/>
        </w:rPr>
        <w:t>GeoSciML Data Types</w:t>
      </w:r>
      <w:bookmarkEnd w:id="3331"/>
    </w:p>
    <w:p w14:paraId="519F32B6" w14:textId="77777777" w:rsidR="00657E64" w:rsidRDefault="00657E64" w:rsidP="00657E64">
      <w:pPr>
        <w:rPr>
          <w:lang w:val="en-CA"/>
        </w:rPr>
      </w:pPr>
    </w:p>
    <w:p w14:paraId="636940E3" w14:textId="35002EE2" w:rsidR="00657E64" w:rsidDel="007C5519" w:rsidRDefault="00657E64" w:rsidP="00657E64">
      <w:pPr>
        <w:rPr>
          <w:del w:id="3332" w:author="Boisvert, Eric" w:date="2016-03-29T07:54:00Z"/>
          <w:lang w:val="en-CA"/>
        </w:rPr>
      </w:pPr>
      <w:r>
        <w:rPr>
          <w:lang w:val="en-CA"/>
        </w:rPr>
        <w:t>GeoSciML Data is a</w:t>
      </w:r>
      <w:r w:rsidRPr="004A7E4D">
        <w:rPr>
          <w:lang w:val="en-CA"/>
        </w:rPr>
        <w:t xml:space="preserve"> package of </w:t>
      </w:r>
      <w:del w:id="3333" w:author="Boisvert, Eric" w:date="2016-03-29T07:53:00Z">
        <w:r w:rsidRPr="004A7E4D" w:rsidDel="007C5519">
          <w:rPr>
            <w:lang w:val="en-CA"/>
          </w:rPr>
          <w:delText xml:space="preserve">classes </w:delText>
        </w:r>
      </w:del>
      <w:ins w:id="3334" w:author="Boisvert, Eric" w:date="2016-03-29T07:53:00Z">
        <w:r w:rsidR="007C5519">
          <w:rPr>
            <w:lang w:val="en-CA"/>
          </w:rPr>
          <w:t>data types</w:t>
        </w:r>
        <w:r w:rsidR="007C5519" w:rsidRPr="004A7E4D">
          <w:rPr>
            <w:lang w:val="en-CA"/>
          </w:rPr>
          <w:t xml:space="preserve"> </w:t>
        </w:r>
      </w:ins>
      <w:r w:rsidRPr="004A7E4D">
        <w:rPr>
          <w:lang w:val="en-CA"/>
        </w:rPr>
        <w:t>t</w:t>
      </w:r>
      <w:ins w:id="3335" w:author="Boisvert, Eric" w:date="2016-03-29T07:53:00Z">
        <w:r w:rsidR="007C5519">
          <w:rPr>
            <w:lang w:val="en-CA"/>
          </w:rPr>
          <w:t>hat</w:t>
        </w:r>
      </w:ins>
      <w:del w:id="3336" w:author="Boisvert, Eric" w:date="2016-03-29T07:53:00Z">
        <w:r w:rsidRPr="004A7E4D" w:rsidDel="007C5519">
          <w:rPr>
            <w:lang w:val="en-CA"/>
          </w:rPr>
          <w:delText>o</w:delText>
        </w:r>
      </w:del>
      <w:r w:rsidRPr="004A7E4D">
        <w:rPr>
          <w:lang w:val="en-CA"/>
        </w:rPr>
        <w:t xml:space="preserve"> describe</w:t>
      </w:r>
      <w:ins w:id="3337" w:author="Boisvert, Eric" w:date="2016-03-29T07:53:00Z">
        <w:r w:rsidR="007C5519">
          <w:rPr>
            <w:lang w:val="en-CA"/>
          </w:rPr>
          <w:t>s</w:t>
        </w:r>
      </w:ins>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ins w:id="3338" w:author="Boisvert, Eric" w:date="2016-03-29T07:54:00Z">
        <w:r w:rsidR="007C5519">
          <w:rPr>
            <w:lang w:val="en-CA"/>
          </w:rPr>
          <w:t xml:space="preserve">  </w:t>
        </w:r>
      </w:ins>
      <w:r w:rsidRPr="00C034E3">
        <w:rPr>
          <w:lang w:val="en-CA"/>
        </w:rPr>
        <w:t xml:space="preserve">An additional GSML_QuantityRange class extends </w:t>
      </w:r>
      <w:del w:id="3339" w:author="Eric Boisvert" w:date="2016-01-24T13:31:00Z">
        <w:r w:rsidRPr="00C034E3" w:rsidDel="00253146">
          <w:rPr>
            <w:lang w:val="en-CA"/>
          </w:rPr>
          <w:delText>swe:Quantity</w:delText>
        </w:r>
      </w:del>
      <w:ins w:id="3340" w:author="Eric Boisvert" w:date="2016-01-24T13:31:00Z">
        <w:r w:rsidR="00253146">
          <w:rPr>
            <w:lang w:val="en-CA"/>
          </w:rPr>
          <w:t>SWE::Quantity</w:t>
        </w:r>
      </w:ins>
      <w:r w:rsidRPr="00C034E3">
        <w:rPr>
          <w:lang w:val="en-CA"/>
        </w:rPr>
        <w:t xml:space="preserve">Range to allow upper and lower values </w:t>
      </w:r>
      <w:del w:id="3341" w:author="Boisvert, Eric" w:date="2016-03-29T07:54:00Z">
        <w:r w:rsidRPr="00C034E3" w:rsidDel="007C5519">
          <w:rPr>
            <w:lang w:val="en-CA"/>
          </w:rPr>
          <w:delText xml:space="preserve">in </w:delText>
        </w:r>
      </w:del>
      <w:ins w:id="3342" w:author="Boisvert, Eric" w:date="2016-03-29T07:54:00Z">
        <w:r w:rsidR="007C5519">
          <w:rPr>
            <w:lang w:val="en-CA"/>
          </w:rPr>
          <w:t>of</w:t>
        </w:r>
        <w:r w:rsidR="007C5519" w:rsidRPr="00C034E3">
          <w:rPr>
            <w:lang w:val="en-CA"/>
          </w:rPr>
          <w:t xml:space="preserve"> </w:t>
        </w:r>
      </w:ins>
      <w:r w:rsidRPr="00C034E3">
        <w:rPr>
          <w:lang w:val="en-CA"/>
        </w:rPr>
        <w:t>a numerical range to be delivered as two separate at</w:t>
      </w:r>
      <w:r>
        <w:rPr>
          <w:lang w:val="en-CA"/>
        </w:rPr>
        <w:t xml:space="preserve">tributes. </w:t>
      </w:r>
    </w:p>
    <w:p w14:paraId="57EB3D53" w14:textId="63136F36"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4D2792" w:rsidP="00657E64">
      <w:pPr>
        <w:keepNext/>
      </w:pPr>
      <w:r>
        <w:rPr>
          <w:noProof/>
          <w:lang w:val="en-CA" w:eastAsia="en-CA"/>
        </w:rPr>
        <w:lastRenderedPageBreak/>
        <w:pict w14:anchorId="74C7BFF3">
          <v:shape id="_x0000_i1057" type="#_x0000_t75" style="width:6in;height:493.4pt;visibility:visible;mso-wrap-style:square">
            <v:imagedata r:id="rId48" o:title=""/>
          </v:shape>
        </w:pict>
      </w:r>
    </w:p>
    <w:p w14:paraId="6AE02CD9" w14:textId="319E4219" w:rsidR="00657E64" w:rsidRDefault="00657E64" w:rsidP="00657E64">
      <w:pPr>
        <w:pStyle w:val="Lgende"/>
      </w:pPr>
      <w:r>
        <w:t xml:space="preserve">Figure </w:t>
      </w:r>
      <w:r>
        <w:fldChar w:fldCharType="begin"/>
      </w:r>
      <w:r>
        <w:instrText xml:space="preserve"> SEQ Figure \* ARABIC </w:instrText>
      </w:r>
      <w:r>
        <w:fldChar w:fldCharType="separate"/>
      </w:r>
      <w:ins w:id="3343" w:author="Boisvert, Eric" w:date="2016-03-29T09:08:00Z">
        <w:r w:rsidR="008279FB">
          <w:rPr>
            <w:noProof/>
          </w:rPr>
          <w:t>31</w:t>
        </w:r>
      </w:ins>
      <w:ins w:id="3344" w:author="Eric Boisvert" w:date="2016-03-28T16:06:00Z">
        <w:del w:id="3345" w:author="Boisvert, Eric" w:date="2016-03-29T08:51:00Z">
          <w:r w:rsidR="003842F3" w:rsidDel="00CB122C">
            <w:rPr>
              <w:noProof/>
            </w:rPr>
            <w:delText>31</w:delText>
          </w:r>
        </w:del>
      </w:ins>
      <w:del w:id="3346" w:author="Boisvert, Eric" w:date="2016-03-29T08:51:00Z">
        <w:r w:rsidR="0043586C" w:rsidDel="00CB122C">
          <w:rPr>
            <w:noProof/>
          </w:rPr>
          <w:delText>32</w:delText>
        </w:r>
      </w:del>
      <w:r>
        <w:rPr>
          <w:noProof/>
        </w:rPr>
        <w:fldChar w:fldCharType="end"/>
      </w:r>
      <w:r>
        <w:t xml:space="preserve"> : </w:t>
      </w:r>
      <w:ins w:id="3347" w:author="Boisvert, Eric" w:date="2016-03-29T08:40:00Z">
        <w:r w:rsidR="00853941">
          <w:t>Summary diagram of s</w:t>
        </w:r>
      </w:ins>
      <w:del w:id="3348" w:author="Boisvert, Eric" w:date="2016-03-29T08:40:00Z">
        <w:r w:rsidDel="00853941">
          <w:delText>S</w:delText>
        </w:r>
      </w:del>
      <w:r>
        <w:t>pecialised GeoSciML data types</w:t>
      </w:r>
      <w:ins w:id="3349" w:author="Boisvert, Eric" w:date="2016-03-29T08:40:00Z">
        <w:r w:rsidR="00853941">
          <w:t>.</w:t>
        </w:r>
      </w:ins>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1F5A9672" w:rsidR="00657E64" w:rsidRDefault="00657E64" w:rsidP="00657E64">
      <w:r>
        <w:t xml:space="preserve">GSML_GeometricDescriptionValue is a special abstract data types for descriptions of planar or linear orientations of a geologic feature.   They allow specifying direction by DirectionVector (eg Dip/Dip Direction), compass point (NE), </w:t>
      </w:r>
      <w:del w:id="3350" w:author="Boisvert, Eric" w:date="2016-03-29T12:36:00Z">
        <w:r w:rsidDel="0024128E">
          <w:delText xml:space="preserve"> </w:delText>
        </w:r>
      </w:del>
      <w:r>
        <w:t>description ("toward fold hinge", "below')</w:t>
      </w:r>
      <w:ins w:id="3351" w:author="Boisvert, Eric" w:date="2016-03-29T08:40:00Z">
        <w:r w:rsidR="00853941">
          <w:t>.</w:t>
        </w:r>
      </w:ins>
    </w:p>
    <w:p w14:paraId="2E0FD80D" w14:textId="56B7D24D" w:rsidR="00657E64" w:rsidRDefault="002570EB" w:rsidP="007F03F0">
      <w:pPr>
        <w:pStyle w:val="Titre5"/>
        <w:rPr>
          <w:lang w:val="en-CA"/>
        </w:rPr>
      </w:pPr>
      <w:r w:rsidRPr="00D970E9">
        <w:rPr>
          <w:lang w:val="en-CA"/>
        </w:rPr>
        <w:lastRenderedPageBreak/>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14AE2A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w:t>
      </w:r>
      <w:del w:id="3352" w:author="Boisvert, Eric" w:date="2016-03-29T07:55:00Z">
        <w:r w:rsidDel="007C5519">
          <w:rPr>
            <w:lang w:val="en-CA"/>
          </w:rPr>
          <w:delText>e</w:delText>
        </w:r>
      </w:del>
      <w:r>
        <w:rPr>
          <w:lang w:val="en-CA"/>
        </w:rPr>
        <w:t>perty shall d</w:t>
      </w:r>
      <w:r w:rsidRPr="002570EB">
        <w:rPr>
          <w:lang w:val="en-CA"/>
        </w:rPr>
        <w:t>escribe</w:t>
      </w:r>
      <w:del w:id="3353" w:author="Boisvert, Eric" w:date="2016-03-29T07:55:00Z">
        <w:r w:rsidRPr="002570EB" w:rsidDel="007C5519">
          <w:rPr>
            <w:lang w:val="en-CA"/>
          </w:rPr>
          <w:delText>s</w:delText>
        </w:r>
      </w:del>
      <w:r w:rsidRPr="002570EB">
        <w:rPr>
          <w:lang w:val="en-CA"/>
        </w:rPr>
        <w:t xml:space="preserve">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Titre5"/>
        <w:rPr>
          <w:lang w:val="en-CA"/>
        </w:rPr>
      </w:pPr>
      <w:r w:rsidRPr="00D970E9">
        <w:rPr>
          <w:lang w:val="en-CA"/>
        </w:rPr>
        <w:t>descriptiveOrientation</w:t>
      </w:r>
    </w:p>
    <w:p w14:paraId="2C4D3043" w14:textId="77777777" w:rsidR="002570EB" w:rsidRDefault="002570EB" w:rsidP="007F03F0">
      <w:pPr>
        <w:rPr>
          <w:lang w:val="en-CA"/>
        </w:rPr>
      </w:pPr>
    </w:p>
    <w:p w14:paraId="284142CC" w14:textId="769A353F" w:rsidR="002570EB" w:rsidRDefault="002570EB" w:rsidP="007F03F0">
      <w:pPr>
        <w:rPr>
          <w:lang w:val="en-CA"/>
        </w:rPr>
      </w:pPr>
      <w:r>
        <w:rPr>
          <w:lang w:val="en-CA"/>
        </w:rPr>
        <w:t>The descriptionOrientation</w:t>
      </w:r>
      <w:del w:id="3354" w:author="Eric Boisvert" w:date="2016-01-24T13:30:00Z">
        <w:r w:rsidDel="00253146">
          <w:rPr>
            <w:lang w:val="en-CA"/>
          </w:rPr>
          <w:delText>:CharacterString</w:delText>
        </w:r>
      </w:del>
      <w:ins w:id="3355"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ins w:id="3356" w:author="Boisvert, Eric" w:date="2016-03-29T14:42:00Z">
        <w:r w:rsidR="00224214">
          <w:rPr>
            <w:lang w:val="en-CA"/>
          </w:rPr>
          <w:t xml:space="preserve"> </w:t>
        </w:r>
        <w:r w:rsidR="00224214">
          <w:t>( eg. "toward fold hinge", "below')</w:t>
        </w:r>
      </w:ins>
      <w:ins w:id="3357" w:author="Boisvert, Eric" w:date="2016-03-29T07:55:00Z">
        <w:r w:rsidR="007C5519">
          <w:rPr>
            <w:lang w:val="en-CA"/>
          </w:rPr>
          <w:t>.</w:t>
        </w:r>
      </w:ins>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ins w:id="3358" w:author="Boisvert, Eric" w:date="2016-03-29T14:42:00Z">
        <w:r w:rsidR="00224214">
          <w:rPr>
            <w:lang w:val="en-CA"/>
          </w:rPr>
          <w:t>,</w:t>
        </w:r>
      </w:ins>
      <w:r w:rsidRPr="001A7909">
        <w:rPr>
          <w:lang w:val="en-CA"/>
        </w:rPr>
        <w:t xml:space="preserve"> etc.</w:t>
      </w:r>
      <w:r>
        <w:rPr>
          <w:lang w:val="en-CA"/>
        </w:rPr>
        <w:t xml:space="preserve">  There are several conventions to encode a planar orientation and this specification does </w:t>
      </w:r>
      <w:commentRangeStart w:id="3359"/>
      <w:r>
        <w:rPr>
          <w:lang w:val="en-CA"/>
        </w:rPr>
        <w:t xml:space="preserve">not impose one </w:t>
      </w:r>
      <w:commentRangeEnd w:id="3359"/>
      <w:r w:rsidR="00DD26B8">
        <w:rPr>
          <w:rStyle w:val="Marquedecommentaire"/>
        </w:rPr>
        <w:commentReference w:id="3359"/>
      </w:r>
      <w:r>
        <w:rPr>
          <w:lang w:val="en-CA"/>
        </w:rPr>
        <w:t>but provide</w:t>
      </w:r>
      <w:ins w:id="3360" w:author="Boisvert, Eric" w:date="2016-03-29T14:42:00Z">
        <w:r w:rsidR="00224214">
          <w:rPr>
            <w:lang w:val="en-CA"/>
          </w:rPr>
          <w:t>s</w:t>
        </w:r>
      </w:ins>
      <w:r>
        <w:rPr>
          <w:lang w:val="en-CA"/>
        </w:rPr>
        <w:t xml:space="preserve"> a convention property to report it. </w:t>
      </w:r>
      <w:commentRangeStart w:id="3361"/>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361"/>
      <w:r>
        <w:rPr>
          <w:rStyle w:val="Marquedecommentaire"/>
        </w:rPr>
        <w:commentReference w:id="3361"/>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ins w:id="3362" w:author="Boisvert, Eric" w:date="2016-03-29T08:40:00Z">
              <w:r w:rsidR="00853941">
                <w:t>.</w:t>
              </w:r>
            </w:ins>
          </w:p>
        </w:tc>
      </w:tr>
    </w:tbl>
    <w:p w14:paraId="0A5F3575" w14:textId="77777777" w:rsidR="00245451" w:rsidRDefault="00245451" w:rsidP="00245451"/>
    <w:p w14:paraId="1827D35B" w14:textId="41E3FB78" w:rsidR="00245451" w:rsidRDefault="00245451" w:rsidP="00245451">
      <w:pPr>
        <w:rPr>
          <w:lang w:val="en-CA"/>
        </w:rPr>
      </w:pPr>
      <w:r>
        <w:rPr>
          <w:lang w:val="en-CA"/>
        </w:rPr>
        <w:t>The Planar orientation shall have at least a value for polarity, azimuth or dip</w:t>
      </w:r>
      <w:del w:id="3363" w:author="Boisvert, Eric" w:date="2016-03-29T14:43:00Z">
        <w:r w:rsidDel="00224214">
          <w:rPr>
            <w:lang w:val="en-CA"/>
          </w:rPr>
          <w:delText>, otherwise there is no useful information to report.</w:delText>
        </w:r>
      </w:del>
      <w:ins w:id="3364" w:author="Boisvert, Eric" w:date="2016-03-29T14:43:00Z">
        <w:r w:rsidR="00224214">
          <w:rPr>
            <w:lang w:val="en-CA"/>
          </w:rPr>
          <w:t>.</w:t>
        </w:r>
      </w:ins>
    </w:p>
    <w:p w14:paraId="6ACF1A83" w14:textId="5A61EC2B" w:rsidR="002570EB" w:rsidRDefault="002570EB" w:rsidP="007F03F0">
      <w:pPr>
        <w:pStyle w:val="Titre5"/>
        <w:rPr>
          <w:lang w:val="en-CA"/>
        </w:rPr>
      </w:pPr>
      <w:bookmarkStart w:id="3365" w:name="_Ref440279067"/>
      <w:r>
        <w:rPr>
          <w:lang w:val="en-CA"/>
        </w:rPr>
        <w:t>c</w:t>
      </w:r>
      <w:r w:rsidRPr="00D970E9">
        <w:rPr>
          <w:lang w:val="en-CA"/>
        </w:rPr>
        <w:t>onvention</w:t>
      </w:r>
      <w:bookmarkEnd w:id="3365"/>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r>
        <w:rPr>
          <w:lang w:val="en-CA"/>
        </w:rPr>
        <w:t>azimuth</w:t>
      </w:r>
    </w:p>
    <w:p w14:paraId="0ECA6EC5" w14:textId="77777777" w:rsidR="00245451" w:rsidRPr="00245451" w:rsidRDefault="00245451">
      <w:pPr>
        <w:rPr>
          <w:lang w:val="en-CA"/>
        </w:rPr>
      </w:pPr>
    </w:p>
    <w:p w14:paraId="2E43A43F" w14:textId="5A9CC3BA" w:rsidR="00245451" w:rsidRDefault="00245451">
      <w:pPr>
        <w:rPr>
          <w:lang w:val="en-CA"/>
        </w:rPr>
      </w:pPr>
      <w:r w:rsidRPr="00245451">
        <w:rPr>
          <w:lang w:val="en-CA"/>
        </w:rPr>
        <w:t>The azimuth</w:t>
      </w:r>
      <w:r>
        <w:rPr>
          <w:lang w:val="en-CA"/>
        </w:rPr>
        <w:t xml:space="preserve"> (</w:t>
      </w:r>
      <w:del w:id="3366" w:author="Eric Boisvert" w:date="2016-01-24T13:31:00Z">
        <w:r w:rsidDel="00253146">
          <w:rPr>
            <w:lang w:val="en-CA"/>
          </w:rPr>
          <w:delText>swe:Quantity</w:delText>
        </w:r>
      </w:del>
      <w:ins w:id="3367"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w:t>
      </w:r>
      <w:ins w:id="3368" w:author="Boisvert, Eric" w:date="2016-03-29T14:43:00Z">
        <w:r w:rsidR="00224214">
          <w:rPr>
            <w:lang w:val="en-CA"/>
          </w:rPr>
          <w:t>e</w:t>
        </w:r>
      </w:ins>
      <w:del w:id="3369" w:author="Boisvert, Eric" w:date="2016-03-29T14:43:00Z">
        <w:r w:rsidDel="00224214">
          <w:rPr>
            <w:lang w:val="en-CA"/>
          </w:rPr>
          <w:delText>s</w:delText>
        </w:r>
      </w:del>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ins w:id="3370" w:author="Eric Boisvert" w:date="2016-03-28T16:06:00Z">
        <w:r w:rsidR="003842F3">
          <w:rPr>
            <w:lang w:val="en-CA"/>
          </w:rPr>
          <w:t>7.4.6.2.1</w:t>
        </w:r>
      </w:ins>
      <w:del w:id="3371" w:author="Eric Boisvert" w:date="2016-03-28T16:06:00Z">
        <w:r w:rsidR="004D34D6" w:rsidDel="003842F3">
          <w:rPr>
            <w:lang w:val="en-CA"/>
          </w:rPr>
          <w:delText>8.4.6.2.1</w:delText>
        </w:r>
      </w:del>
      <w:r>
        <w:rPr>
          <w:lang w:val="en-CA"/>
        </w:rPr>
        <w:fldChar w:fldCharType="end"/>
      </w:r>
      <w:r>
        <w:rPr>
          <w:lang w:val="en-CA"/>
        </w:rPr>
        <w:t>)</w:t>
      </w:r>
      <w:r w:rsidRPr="00245451">
        <w:rPr>
          <w:lang w:val="en-CA"/>
        </w:rPr>
        <w:t xml:space="preserve"> reports how azimuth is interpreted; if is quadrant. Allowance of different convention</w:t>
      </w:r>
      <w:ins w:id="3372" w:author="Boisvert, Eric" w:date="2016-03-29T14:43:00Z">
        <w:r w:rsidR="00224214">
          <w:rPr>
            <w:lang w:val="en-CA"/>
          </w:rPr>
          <w:t>s</w:t>
        </w:r>
      </w:ins>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ins w:id="3373" w:author="Boisvert, Eric" w:date="2016-03-29T08:40:00Z">
              <w:r w:rsidR="00853941">
                <w:t>.</w:t>
              </w:r>
            </w:ins>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Titre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556ABFB6" w:rsidR="00245451" w:rsidRDefault="002570EB" w:rsidP="00245451">
      <w:pPr>
        <w:rPr>
          <w:lang w:val="en-CA"/>
        </w:rPr>
      </w:pPr>
      <w:r>
        <w:rPr>
          <w:lang w:val="en-CA"/>
        </w:rPr>
        <w:t>The dip (</w:t>
      </w:r>
      <w:del w:id="3374" w:author="Eric Boisvert" w:date="2016-01-24T13:31:00Z">
        <w:r w:rsidDel="00253146">
          <w:rPr>
            <w:lang w:val="en-CA"/>
          </w:rPr>
          <w:delText>swe:Quantity</w:delText>
        </w:r>
      </w:del>
      <w:ins w:id="3375"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ins w:id="3376" w:author="Boisvert, Eric" w:date="2016-03-29T08:41:00Z">
        <w:r w:rsidR="00853941">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94133BD" w:rsidR="00245451" w:rsidRPr="004A7E4D" w:rsidRDefault="00245451" w:rsidP="00DE367C">
            <w:pPr>
              <w:pStyle w:val="Tabletext10"/>
              <w:jc w:val="left"/>
              <w:rPr>
                <w:rStyle w:val="reqtext"/>
                <w:rFonts w:cs="Times New Roman"/>
                <w:sz w:val="20"/>
              </w:rPr>
            </w:pPr>
            <w:r>
              <w:t>Dips SHALL be values in range [0,90]</w:t>
            </w:r>
            <w:del w:id="3377" w:author="Boisvert, Eric" w:date="2016-03-29T08:41:00Z">
              <w:r w:rsidDel="00853941">
                <w:delText xml:space="preserve">   </w:delText>
              </w:r>
            </w:del>
            <w:ins w:id="3378" w:author="Boisvert, Eric" w:date="2016-03-29T08:41:00Z">
              <w:r w:rsidR="00853941">
                <w:t>.</w:t>
              </w:r>
            </w:ins>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5D0327F1"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ins w:id="3379" w:author="Eric Boisvert" w:date="2016-03-25T10:33:00Z">
              <w:r w:rsidR="00FC044E">
                <w:rPr>
                  <w:rStyle w:val="requri"/>
                  <w:lang w:val="en-CA"/>
                </w:rPr>
                <w:t>trend</w:t>
              </w:r>
            </w:ins>
            <w:del w:id="3380" w:author="Eric Boisvert" w:date="2016-03-25T10:33:00Z">
              <w:r w:rsidDel="00FC044E">
                <w:rPr>
                  <w:rStyle w:val="requri"/>
                  <w:lang w:val="en-CA"/>
                </w:rPr>
                <w:delText>dip</w:delText>
              </w:r>
            </w:del>
            <w:r>
              <w:rPr>
                <w:rStyle w:val="requri"/>
                <w:lang w:val="en-CA"/>
              </w:rPr>
              <w:t>-plunge-not-null</w:t>
            </w:r>
          </w:p>
        </w:tc>
        <w:tc>
          <w:tcPr>
            <w:tcW w:w="4678" w:type="dxa"/>
            <w:tcBorders>
              <w:left w:val="nil"/>
            </w:tcBorders>
            <w:shd w:val="clear" w:color="auto" w:fill="auto"/>
          </w:tcPr>
          <w:p w14:paraId="38B247A1" w14:textId="4022CAA1"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del w:id="3381" w:author="Boisvert, Eric" w:date="2016-03-29T14:56:00Z">
              <w:r w:rsidRPr="0046445D" w:rsidDel="00DD26B8">
                <w:rPr>
                  <w:rFonts w:ascii="Segoe UI" w:hAnsi="Segoe UI" w:cs="Segoe UI"/>
                  <w:sz w:val="18"/>
                  <w:szCs w:val="18"/>
                  <w:lang w:val="en-CA"/>
                </w:rPr>
                <w:delText xml:space="preserve">not </w:delText>
              </w:r>
            </w:del>
            <w:ins w:id="3382" w:author="Boisvert, Eric" w:date="2016-03-29T14:56:00Z">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ins>
            <w:r w:rsidRPr="0046445D">
              <w:rPr>
                <w:rFonts w:ascii="Segoe UI" w:hAnsi="Segoe UI" w:cs="Segoe UI"/>
                <w:sz w:val="18"/>
                <w:szCs w:val="18"/>
                <w:lang w:val="en-CA"/>
              </w:rPr>
              <w:t>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r>
        <w:t>directed</w:t>
      </w:r>
    </w:p>
    <w:p w14:paraId="10C30DC1" w14:textId="77777777" w:rsidR="00245451" w:rsidRPr="00245451" w:rsidRDefault="00245451"/>
    <w:p w14:paraId="3FE0D3AA" w14:textId="11A57FDE" w:rsidR="00245451" w:rsidRDefault="00245451" w:rsidP="00657E64">
      <w:r>
        <w:lastRenderedPageBreak/>
        <w:t>The directed:</w:t>
      </w:r>
      <w:r w:rsidRPr="00245451">
        <w:t>LinearDirectedCode</w:t>
      </w:r>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del w:id="3383" w:author="Boisvert, Eric" w:date="2016-03-29T14:45:00Z">
        <w:r w:rsidRPr="00245451" w:rsidDel="00224214">
          <w:delText xml:space="preserve">to </w:delText>
        </w:r>
      </w:del>
      <w:ins w:id="3384" w:author="Boisvert, Eric" w:date="2016-03-29T14:45:00Z">
        <w:r w:rsidR="00224214">
          <w:t>will</w:t>
        </w:r>
        <w:r w:rsidR="00224214" w:rsidRPr="00245451">
          <w:t xml:space="preserve"> </w:t>
        </w:r>
      </w:ins>
      <w:r w:rsidRPr="00245451">
        <w:t>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3385" w:author="Eric Boisvert" w:date="2016-01-24T13:31:00Z">
        <w:r w:rsidDel="00253146">
          <w:delText>swe:Quantity</w:delText>
        </w:r>
      </w:del>
      <w:ins w:id="3386"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ins w:id="3387" w:author="Boisvert, Eric" w:date="2016-03-29T08:41:00Z">
              <w:r w:rsidR="00853941">
                <w:t>.</w:t>
              </w:r>
            </w:ins>
            <w:r>
              <w:t xml:space="preserve">   </w:t>
            </w:r>
          </w:p>
        </w:tc>
      </w:tr>
    </w:tbl>
    <w:p w14:paraId="3A7C1C33" w14:textId="77777777" w:rsidR="00185884" w:rsidRDefault="00185884" w:rsidP="00185884"/>
    <w:p w14:paraId="6FE7FD0E" w14:textId="143DE025" w:rsidR="00245451" w:rsidRDefault="00185884" w:rsidP="00657E64">
      <w:r>
        <w:t xml:space="preserve">Plunges shall be a value </w:t>
      </w:r>
      <w:del w:id="3388" w:author="Boisvert, Eric" w:date="2016-03-29T14:46:00Z">
        <w:r w:rsidDel="00224214">
          <w:delText xml:space="preserve">between </w:delText>
        </w:r>
      </w:del>
      <w:ins w:id="3389" w:author="Boisvert, Eric" w:date="2016-03-29T14:46:00Z">
        <w:r w:rsidR="00224214">
          <w:t xml:space="preserve">&gt;= </w:t>
        </w:r>
      </w:ins>
      <w:r>
        <w:t xml:space="preserve">0 and </w:t>
      </w:r>
      <w:ins w:id="3390" w:author="Boisvert, Eric" w:date="2016-03-29T14:46:00Z">
        <w:r w:rsidR="00224214">
          <w:t>&lt;=</w:t>
        </w:r>
      </w:ins>
      <w:r>
        <w:t>90 (pointing up or down, depe</w:t>
      </w:r>
      <w:r w:rsidR="00D97666">
        <w:t>nding of the directed property)</w:t>
      </w:r>
      <w:ins w:id="3391" w:author="Boisvert, Eric" w:date="2016-03-29T08:41:00Z">
        <w:r w:rsidR="00853941">
          <w:t>.</w:t>
        </w:r>
      </w:ins>
    </w:p>
    <w:p w14:paraId="31E40357" w14:textId="2B224764" w:rsidR="00245451" w:rsidRDefault="00185884" w:rsidP="007F03F0">
      <w:pPr>
        <w:pStyle w:val="Titre5"/>
      </w:pPr>
      <w:r>
        <w:t>t</w:t>
      </w:r>
      <w:r w:rsidR="00245451">
        <w:t>rend</w:t>
      </w:r>
    </w:p>
    <w:p w14:paraId="5D199B40" w14:textId="77777777" w:rsidR="00185884" w:rsidRPr="00185884" w:rsidRDefault="00185884"/>
    <w:p w14:paraId="4B96871B" w14:textId="15FCF0C7" w:rsidR="00657E64" w:rsidRDefault="00245451" w:rsidP="00657E64">
      <w:r>
        <w:t>The property trend (</w:t>
      </w:r>
      <w:del w:id="3392" w:author="Eric Boisvert" w:date="2016-01-24T13:31:00Z">
        <w:r w:rsidDel="00253146">
          <w:delText>swe:Quantity</w:delText>
        </w:r>
      </w:del>
      <w:ins w:id="3393"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10C6DC42" w:rsidR="00657E64" w:rsidRPr="00D12552" w:rsidRDefault="00657E64" w:rsidP="00C17A19">
            <w:pPr>
              <w:pStyle w:val="Tabletext10"/>
              <w:rPr>
                <w:rStyle w:val="requri"/>
                <w:lang w:val="en-CA"/>
              </w:rPr>
            </w:pPr>
            <w:commentRangeStart w:id="3394"/>
            <w:r>
              <w:rPr>
                <w:rStyle w:val="requri"/>
                <w:lang w:val="en-CA"/>
              </w:rPr>
              <w:t>/req/gsml4-basic</w:t>
            </w:r>
            <w:r w:rsidRPr="00D12552">
              <w:rPr>
                <w:rStyle w:val="requri"/>
                <w:lang w:val="en-CA"/>
              </w:rPr>
              <w:t>/</w:t>
            </w:r>
            <w:r>
              <w:rPr>
                <w:rStyle w:val="requri"/>
                <w:lang w:val="en-CA"/>
              </w:rPr>
              <w:t>linear-</w:t>
            </w:r>
            <w:ins w:id="3395" w:author="Eric Boisvert" w:date="2016-03-25T10:39:00Z">
              <w:r w:rsidR="00AA08C5">
                <w:rPr>
                  <w:rStyle w:val="requri"/>
                  <w:lang w:val="en-CA"/>
                </w:rPr>
                <w:t>trend</w:t>
              </w:r>
            </w:ins>
            <w:del w:id="3396" w:author="Eric Boisvert" w:date="2016-03-25T10:39:00Z">
              <w:r w:rsidDel="00AA08C5">
                <w:rPr>
                  <w:rStyle w:val="requri"/>
                  <w:lang w:val="en-CA"/>
                </w:rPr>
                <w:delText>az</w:delText>
              </w:r>
            </w:del>
            <w:r>
              <w:rPr>
                <w:rStyle w:val="requri"/>
                <w:lang w:val="en-CA"/>
              </w:rPr>
              <w:t>-degree</w:t>
            </w:r>
          </w:p>
        </w:tc>
        <w:tc>
          <w:tcPr>
            <w:tcW w:w="4678" w:type="dxa"/>
            <w:tcBorders>
              <w:left w:val="nil"/>
            </w:tcBorders>
            <w:shd w:val="clear" w:color="auto" w:fill="auto"/>
          </w:tcPr>
          <w:p w14:paraId="2627A1B8" w14:textId="6995CE26" w:rsidR="00657E64" w:rsidRPr="00D12552" w:rsidRDefault="00657E64" w:rsidP="00C17A19">
            <w:pPr>
              <w:pStyle w:val="Tabletext10"/>
              <w:jc w:val="left"/>
              <w:rPr>
                <w:rStyle w:val="reqtext"/>
                <w:lang w:val="en-CA"/>
              </w:rPr>
            </w:pPr>
            <w:r>
              <w:t>Trend SHALL be expressed in clockwise degree from geographic north</w:t>
            </w:r>
            <w:commentRangeEnd w:id="3394"/>
            <w:r>
              <w:rPr>
                <w:rStyle w:val="Marquedecommentaire"/>
                <w:rFonts w:ascii="Times New Roman" w:eastAsia="Times New Roman" w:hAnsi="Times New Roman"/>
                <w:lang w:val="en-US" w:eastAsia="en-US"/>
              </w:rPr>
              <w:commentReference w:id="3394"/>
            </w:r>
            <w:ins w:id="3397" w:author="Boisvert, Eric" w:date="2016-03-29T08:41:00Z">
              <w:r w:rsidR="00853941">
                <w:t>.</w:t>
              </w:r>
            </w:ins>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ins w:id="3398" w:author="Boisvert, Eric" w:date="2016-03-29T08:41:00Z">
        <w:r w:rsidR="00853941">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ins w:id="3399" w:author="Boisvert, Eric" w:date="2016-03-29T08:41:00Z">
              <w:r w:rsidR="00853941">
                <w:t>.</w:t>
              </w:r>
            </w:ins>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ins w:id="3400" w:author="Boisvert, Eric" w:date="2016-03-29T08:41:00Z">
        <w:r w:rsidR="00853941">
          <w:rPr>
            <w:lang w:val="en-CA"/>
          </w:rPr>
          <w:t>.</w:t>
        </w:r>
      </w:ins>
    </w:p>
    <w:p w14:paraId="4EED6D4C" w14:textId="0AAC5C64" w:rsidR="00657E64" w:rsidRDefault="00476D1D" w:rsidP="007F03F0">
      <w:pPr>
        <w:pStyle w:val="Titre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401" w:author="Eric Boisvert" w:date="2016-01-24T13:31:00Z">
        <w:r w:rsidDel="00253146">
          <w:rPr>
            <w:lang w:val="en-CA"/>
          </w:rPr>
          <w:delText>swe:Quantity</w:delText>
        </w:r>
      </w:del>
      <w:ins w:id="3402"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3403" w:name="_Ref446254520"/>
      <w:r>
        <w:t>GSML_QuantityRange</w:t>
      </w:r>
      <w:bookmarkEnd w:id="3403"/>
    </w:p>
    <w:p w14:paraId="6742D8AB" w14:textId="77777777" w:rsidR="00657E64" w:rsidRDefault="00657E64" w:rsidP="00657E64"/>
    <w:p w14:paraId="0A7F0FC9" w14:textId="372C9590" w:rsidR="00657E64" w:rsidRPr="000D2673" w:rsidRDefault="00657E64" w:rsidP="00657E64">
      <w:r>
        <w:t xml:space="preserve">GSML_QuantityRange range is a specialization of SWE Common (OGC 08-094r1, Clause 7.2.13)  where lower and upper values are made explicit, instead of using an array of values (RealPair, see Clause 7.2.1) where the lowest value is the first element and the highest the second.  This convenience </w:t>
      </w:r>
      <w:del w:id="3404" w:author="Boisvert, Eric" w:date="2016-03-29T14:57:00Z">
        <w:r w:rsidDel="00DD26B8">
          <w:delText xml:space="preserve">class </w:delText>
        </w:r>
      </w:del>
      <w:ins w:id="3405" w:author="Boisvert, Eric" w:date="2016-03-29T14:57:00Z">
        <w:r w:rsidR="00DD26B8">
          <w:t xml:space="preserve">Data Type </w:t>
        </w:r>
      </w:ins>
      <w:r>
        <w:t>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Appelnotedebasdep"/>
        </w:rPr>
        <w:footnoteReference w:id="2"/>
      </w:r>
      <w:r>
        <w:t xml:space="preserve"> (eg. Filter Encoding Specification 2.0 – OGC 09-029r2)</w:t>
      </w:r>
      <w:ins w:id="3408" w:author="Boisvert, Eric" w:date="2016-03-29T08:41:00Z">
        <w:r w:rsidR="00853941">
          <w:t>.</w:t>
        </w:r>
      </w:ins>
    </w:p>
    <w:p w14:paraId="478D4891" w14:textId="77777777" w:rsidR="00657E64" w:rsidRDefault="004D2792" w:rsidP="00657E64">
      <w:pPr>
        <w:keepNext/>
        <w:spacing w:after="0"/>
      </w:pPr>
      <w:r>
        <w:rPr>
          <w:rFonts w:cs="Arial"/>
          <w:b/>
          <w:noProof/>
          <w:szCs w:val="26"/>
          <w:lang w:val="en-CA" w:eastAsia="en-CA"/>
        </w:rPr>
        <w:lastRenderedPageBreak/>
        <w:pict w14:anchorId="2E1BD1C1">
          <v:shape id="_x0000_i1058" type="#_x0000_t75" style="width:157.85pt;height:391.85pt;visibility:visible;mso-wrap-style:square">
            <v:imagedata r:id="rId49" o:title=""/>
          </v:shape>
        </w:pict>
      </w:r>
    </w:p>
    <w:p w14:paraId="1225C582" w14:textId="693F2BAA" w:rsidR="00657E64" w:rsidRDefault="00657E64" w:rsidP="00657E64">
      <w:pPr>
        <w:pStyle w:val="Lgende"/>
      </w:pPr>
      <w:r>
        <w:t xml:space="preserve">Figure </w:t>
      </w:r>
      <w:r>
        <w:fldChar w:fldCharType="begin"/>
      </w:r>
      <w:r>
        <w:instrText xml:space="preserve"> SEQ Figure \* ARABIC </w:instrText>
      </w:r>
      <w:r>
        <w:fldChar w:fldCharType="separate"/>
      </w:r>
      <w:ins w:id="3409" w:author="Boisvert, Eric" w:date="2016-03-29T09:08:00Z">
        <w:r w:rsidR="008279FB">
          <w:rPr>
            <w:noProof/>
          </w:rPr>
          <w:t>32</w:t>
        </w:r>
      </w:ins>
      <w:ins w:id="3410" w:author="Eric Boisvert" w:date="2016-03-28T16:06:00Z">
        <w:del w:id="3411" w:author="Boisvert, Eric" w:date="2016-03-29T08:51:00Z">
          <w:r w:rsidR="003842F3" w:rsidDel="00CB122C">
            <w:rPr>
              <w:noProof/>
            </w:rPr>
            <w:delText>32</w:delText>
          </w:r>
        </w:del>
      </w:ins>
      <w:del w:id="3412" w:author="Boisvert, Eric" w:date="2016-03-29T08:51:00Z">
        <w:r w:rsidR="0043586C" w:rsidDel="00CB122C">
          <w:rPr>
            <w:noProof/>
          </w:rPr>
          <w:delText>33</w:delText>
        </w:r>
      </w:del>
      <w:r>
        <w:rPr>
          <w:noProof/>
        </w:rPr>
        <w:fldChar w:fldCharType="end"/>
      </w:r>
      <w:r>
        <w:t xml:space="preserve"> : </w:t>
      </w:r>
      <w:ins w:id="3413" w:author="Boisvert, Eric" w:date="2016-03-29T08:41:00Z">
        <w:r w:rsidR="00853941">
          <w:t xml:space="preserve">Context diagram for </w:t>
        </w:r>
      </w:ins>
      <w:r>
        <w:t>QuantityRange making lower and upper values explicit</w:t>
      </w:r>
      <w:ins w:id="3414" w:author="Boisvert, Eric" w:date="2016-03-29T08:41:00Z">
        <w:r w:rsidR="00853941">
          <w:t>.</w:t>
        </w:r>
      </w:ins>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26902304" w:rsidR="00806192" w:rsidRPr="00D12552" w:rsidRDefault="00DD26B8" w:rsidP="00DE367C">
            <w:pPr>
              <w:pStyle w:val="Tabletext10"/>
              <w:jc w:val="left"/>
              <w:rPr>
                <w:rStyle w:val="reqtext"/>
                <w:lang w:val="en-CA"/>
              </w:rPr>
            </w:pPr>
            <w:ins w:id="3415" w:author="Boisvert, Eric" w:date="2016-03-29T14:58:00Z">
              <w:r>
                <w:t xml:space="preserve">The </w:t>
              </w:r>
            </w:ins>
            <w:r w:rsidR="00806192">
              <w:t>lowerValue SHALL be less o</w:t>
            </w:r>
            <w:ins w:id="3416" w:author="Boisvert, Eric" w:date="2016-03-29T14:58:00Z">
              <w:r>
                <w:t>r</w:t>
              </w:r>
            </w:ins>
            <w:del w:id="3417" w:author="Boisvert, Eric" w:date="2016-03-29T14:58:00Z">
              <w:r w:rsidR="00806192" w:rsidDel="00DD26B8">
                <w:delText>f</w:delText>
              </w:r>
            </w:del>
            <w:r w:rsidR="00806192">
              <w:t xml:space="preserve"> equals to upperValue</w:t>
            </w:r>
            <w:ins w:id="3418" w:author="Boisvert, Eric" w:date="2016-03-29T08:42:00Z">
              <w:r w:rsidR="00853941">
                <w:t>.</w:t>
              </w:r>
            </w:ins>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BF07CAA" w:rsidR="00806192" w:rsidRPr="00D12552" w:rsidRDefault="00806192" w:rsidP="00DD26B8">
            <w:pPr>
              <w:pStyle w:val="Tabletext10"/>
              <w:jc w:val="left"/>
              <w:rPr>
                <w:rStyle w:val="reqtext"/>
                <w:lang w:val="en-CA"/>
              </w:rPr>
            </w:pPr>
            <w:r>
              <w:t xml:space="preserve">Value[0] </w:t>
            </w:r>
            <w:del w:id="3419" w:author="Boisvert, Eric" w:date="2016-03-29T14:58:00Z">
              <w:r w:rsidDel="00DD26B8">
                <w:delText xml:space="preserve">should </w:delText>
              </w:r>
            </w:del>
            <w:ins w:id="3420" w:author="Boisvert, Eric" w:date="2016-03-29T14:58:00Z">
              <w:r w:rsidR="00DD26B8">
                <w:t xml:space="preserve">SHALL </w:t>
              </w:r>
            </w:ins>
            <w:r>
              <w:t>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Titre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4D2792" w:rsidP="007F03F0">
      <w:pPr>
        <w:keepNext/>
      </w:pPr>
      <w:r>
        <w:rPr>
          <w:noProof/>
          <w:lang w:val="en-CA" w:eastAsia="en-CA"/>
        </w:rPr>
        <w:pict w14:anchorId="5F85BE3D">
          <v:shape id="_x0000_i1059" type="#_x0000_t75" style="width:117.7pt;height:91.4pt;visibility:visible;mso-wrap-style:square">
            <v:imagedata r:id="rId50" o:title=""/>
          </v:shape>
        </w:pict>
      </w:r>
    </w:p>
    <w:p w14:paraId="7A252712" w14:textId="0814CB92" w:rsidR="00DE367C" w:rsidRDefault="00DE367C" w:rsidP="007F03F0">
      <w:pPr>
        <w:pStyle w:val="Lgende"/>
      </w:pPr>
      <w:r>
        <w:t xml:space="preserve">Figure </w:t>
      </w:r>
      <w:r>
        <w:fldChar w:fldCharType="begin"/>
      </w:r>
      <w:r>
        <w:instrText xml:space="preserve"> SEQ Figure \* ARABIC </w:instrText>
      </w:r>
      <w:r>
        <w:fldChar w:fldCharType="separate"/>
      </w:r>
      <w:ins w:id="3421" w:author="Boisvert, Eric" w:date="2016-03-29T09:08:00Z">
        <w:r w:rsidR="008279FB">
          <w:rPr>
            <w:noProof/>
          </w:rPr>
          <w:t>33</w:t>
        </w:r>
      </w:ins>
      <w:ins w:id="3422" w:author="Eric Boisvert" w:date="2016-03-28T16:06:00Z">
        <w:del w:id="3423" w:author="Boisvert, Eric" w:date="2016-03-29T08:51:00Z">
          <w:r w:rsidR="003842F3" w:rsidDel="00CB122C">
            <w:rPr>
              <w:noProof/>
            </w:rPr>
            <w:delText>33</w:delText>
          </w:r>
        </w:del>
      </w:ins>
      <w:del w:id="3424" w:author="Boisvert, Eric" w:date="2016-03-29T08:51:00Z">
        <w:r w:rsidR="0043586C" w:rsidDel="00CB122C">
          <w:rPr>
            <w:noProof/>
          </w:rPr>
          <w:delText>34</w:delText>
        </w:r>
      </w:del>
      <w:r>
        <w:fldChar w:fldCharType="end"/>
      </w:r>
      <w:r>
        <w:t xml:space="preserve"> Encoding of a quantity range of [15.6,26.7].  Note that the value is encoded in both lowerValue,upperValue and in value as an array</w:t>
      </w:r>
      <w:ins w:id="3425" w:author="Boisvert, Eric" w:date="2016-03-29T08:42:00Z">
        <w:r w:rsidR="00853941">
          <w:t>.</w:t>
        </w:r>
      </w:ins>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3426" w:name="_Toc446944600"/>
      <w:r>
        <w:rPr>
          <w:lang w:val="en-CA"/>
        </w:rPr>
        <w:t>GeoSciML basic vocabularies</w:t>
      </w:r>
      <w:bookmarkEnd w:id="3426"/>
    </w:p>
    <w:p w14:paraId="1BEB2B8A" w14:textId="77777777" w:rsidR="00DB2D3A" w:rsidRDefault="00DB2D3A" w:rsidP="00ED2525">
      <w:pPr>
        <w:rPr>
          <w:lang w:val="en-CA"/>
        </w:rPr>
      </w:pPr>
    </w:p>
    <w:p w14:paraId="72DBCE36" w14:textId="53EB7061"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842F3">
        <w:t xml:space="preserve">Table </w:t>
      </w:r>
      <w:r w:rsidR="003842F3">
        <w:rPr>
          <w:noProof/>
        </w:rPr>
        <w:t>4</w:t>
      </w:r>
      <w:r w:rsidR="003C190E">
        <w:rPr>
          <w:lang w:val="en-CA"/>
        </w:rPr>
        <w:fldChar w:fldCharType="end"/>
      </w:r>
      <w:r w:rsidR="003C190E">
        <w:rPr>
          <w:lang w:val="en-CA"/>
        </w:rPr>
        <w:t xml:space="preserve"> lists the vocabularies used in </w:t>
      </w:r>
      <w:ins w:id="3427" w:author="Boisvert, Eric" w:date="2016-03-29T14:59:00Z">
        <w:r w:rsidR="00DD26B8">
          <w:rPr>
            <w:lang w:val="en-CA"/>
          </w:rPr>
          <w:t xml:space="preserve">GeoSciML </w:t>
        </w:r>
      </w:ins>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del w:id="3428" w:author="Eric Boisvert" w:date="2016-03-25T12:21:00Z">
        <w:r w:rsidR="003C190E" w:rsidDel="005A7585">
          <w:rPr>
            <w:lang w:val="en-CA"/>
          </w:rPr>
          <w:delText xml:space="preserve"> </w:delText>
        </w:r>
      </w:del>
      <w:ins w:id="3429" w:author="Eric Boisvert" w:date="2016-03-25T12:22:00Z">
        <w:r w:rsidR="005A7585">
          <w:rPr>
            <w:lang w:val="en-CA"/>
          </w:rPr>
          <w:fldChar w:fldCharType="begin"/>
        </w:r>
        <w:r w:rsidR="005A7585">
          <w:rPr>
            <w:lang w:val="en-CA"/>
          </w:rPr>
          <w:instrText xml:space="preserve"> REF _Ref446671865 \r \h </w:instrText>
        </w:r>
      </w:ins>
      <w:r w:rsidR="005A7585">
        <w:rPr>
          <w:lang w:val="en-CA"/>
        </w:rPr>
      </w:r>
      <w:r w:rsidR="005A7585">
        <w:rPr>
          <w:lang w:val="en-CA"/>
        </w:rPr>
        <w:fldChar w:fldCharType="separate"/>
      </w:r>
      <w:ins w:id="3430" w:author="Eric Boisvert" w:date="2016-03-28T16:06:00Z">
        <w:r w:rsidR="003842F3">
          <w:rPr>
            <w:lang w:val="en-CA"/>
          </w:rPr>
          <w:t>7.2.7</w:t>
        </w:r>
      </w:ins>
      <w:ins w:id="3431" w:author="Eric Boisvert" w:date="2016-03-25T12:22:00Z">
        <w:r w:rsidR="005A7585">
          <w:rPr>
            <w:lang w:val="en-CA"/>
          </w:rPr>
          <w:fldChar w:fldCharType="end"/>
        </w:r>
      </w:ins>
    </w:p>
    <w:p w14:paraId="090C5302" w14:textId="0610A029" w:rsidR="003C190E" w:rsidRDefault="003C190E" w:rsidP="003C190E">
      <w:pPr>
        <w:pStyle w:val="Lgende"/>
        <w:keepNext/>
      </w:pPr>
      <w:bookmarkStart w:id="3432" w:name="_Ref432861594"/>
      <w:r>
        <w:t xml:space="preserve">Table </w:t>
      </w:r>
      <w:ins w:id="3433" w:author="Eric Boisvert" w:date="2016-02-14T13:33:00Z">
        <w:r w:rsidR="00415E41">
          <w:fldChar w:fldCharType="begin"/>
        </w:r>
        <w:r w:rsidR="00415E41">
          <w:instrText xml:space="preserve"> SEQ Table \* ARABIC </w:instrText>
        </w:r>
      </w:ins>
      <w:r w:rsidR="00415E41">
        <w:fldChar w:fldCharType="separate"/>
      </w:r>
      <w:ins w:id="3434" w:author="Eric Boisvert" w:date="2016-03-28T16:06:00Z">
        <w:r w:rsidR="003842F3">
          <w:rPr>
            <w:noProof/>
          </w:rPr>
          <w:t>4</w:t>
        </w:r>
      </w:ins>
      <w:ins w:id="3435" w:author="Eric Boisvert" w:date="2016-02-14T13:33:00Z">
        <w:r w:rsidR="00415E41">
          <w:fldChar w:fldCharType="end"/>
        </w:r>
      </w:ins>
      <w:del w:id="3436"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432"/>
      <w:r>
        <w:t>: Vocabularies used in GeoSciML Basic</w:t>
      </w:r>
      <w:ins w:id="3437" w:author="Boisvert, Eric" w:date="2016-03-29T08:42:00Z">
        <w:r w:rsidR="00853941">
          <w:t>.</w:t>
        </w:r>
      </w:ins>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3438"/>
            <w:r w:rsidRPr="003F5AA4">
              <w:rPr>
                <w:rFonts w:ascii="Calibri" w:hAnsi="Calibri"/>
                <w:color w:val="000000"/>
                <w:sz w:val="18"/>
                <w:szCs w:val="18"/>
                <w:lang w:val="en-CA"/>
              </w:rPr>
              <w:t>DescriptionPurpose</w:t>
            </w:r>
          </w:p>
        </w:tc>
        <w:tc>
          <w:tcPr>
            <w:tcW w:w="5804" w:type="dxa"/>
            <w:shd w:val="clear" w:color="auto" w:fill="auto"/>
          </w:tcPr>
          <w:p w14:paraId="65BF3F4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3438"/>
            <w:r w:rsidRPr="003F5AA4">
              <w:rPr>
                <w:rStyle w:val="Marquedecommentaire"/>
                <w:rFonts w:ascii="Calibri" w:hAnsi="Calibri"/>
                <w:color w:val="000000"/>
                <w:sz w:val="18"/>
                <w:szCs w:val="18"/>
              </w:rPr>
              <w:commentReference w:id="3438"/>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02FDE2CA" w14:textId="0EFF5BDF" w:rsidR="00CF6174" w:rsidRPr="003F5AA4" w:rsidDel="00853941" w:rsidRDefault="00CF6174" w:rsidP="003F5AA4">
            <w:pPr>
              <w:autoSpaceDE w:val="0"/>
              <w:autoSpaceDN w:val="0"/>
              <w:adjustRightInd w:val="0"/>
              <w:spacing w:after="1"/>
              <w:rPr>
                <w:del w:id="3439"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(eg, exposed, concealed)</w:t>
            </w:r>
            <w:ins w:id="3440" w:author="Boisvert, Eric" w:date="2016-03-29T08:43:00Z">
              <w:r w:rsidR="00853941" w:rsidRPr="003F5AA4">
                <w:rPr>
                  <w:rFonts w:ascii="Calibri" w:hAnsi="Calibri" w:cs="Segoe UI"/>
                  <w:color w:val="000000"/>
                  <w:sz w:val="18"/>
                  <w:szCs w:val="18"/>
                  <w:lang w:val="en-CA"/>
                </w:rPr>
                <w:t>.</w:t>
              </w:r>
            </w:ins>
          </w:p>
          <w:p w14:paraId="703AAB96"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4107B30D" w14:textId="75742CF6" w:rsidR="00CF6174" w:rsidRPr="003F5AA4" w:rsidDel="00853941" w:rsidRDefault="00CF6174" w:rsidP="003F5AA4">
            <w:pPr>
              <w:autoSpaceDE w:val="0"/>
              <w:autoSpaceDN w:val="0"/>
              <w:adjustRightInd w:val="0"/>
              <w:spacing w:after="1"/>
              <w:rPr>
                <w:del w:id="3441" w:author="Boisvert, Eric" w:date="2016-03-29T08:45:00Z"/>
                <w:rFonts w:ascii="Calibri" w:hAnsi="Calibri" w:cs="Segoe UI"/>
                <w:color w:val="000000"/>
                <w:sz w:val="18"/>
                <w:szCs w:val="18"/>
                <w:lang w:val="en-CA"/>
              </w:rPr>
            </w:pPr>
            <w:r w:rsidRPr="003F5AA4">
              <w:rPr>
                <w:rFonts w:ascii="Calibri" w:hAnsi="Calibri" w:cs="Segoe UI"/>
                <w:color w:val="000000"/>
                <w:sz w:val="18"/>
                <w:szCs w:val="18"/>
                <w:lang w:val="en-CA"/>
              </w:rPr>
              <w:t>Role of the unit in the hierarchy</w:t>
            </w:r>
            <w:ins w:id="3442" w:author="Boisvert, Eric" w:date="2016-03-29T08:43:00Z">
              <w:r w:rsidR="00853941" w:rsidRPr="003F5AA4">
                <w:rPr>
                  <w:rFonts w:ascii="Calibri" w:hAnsi="Calibri" w:cs="Segoe UI"/>
                  <w:color w:val="000000"/>
                  <w:sz w:val="18"/>
                  <w:szCs w:val="18"/>
                  <w:lang w:val="en-CA"/>
                </w:rPr>
                <w:t>.</w:t>
              </w:r>
            </w:ins>
          </w:p>
          <w:p w14:paraId="5DD85D2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ins w:id="3443" w:author="Boisvert, Eric" w:date="2016-03-29T15:00:00Z">
              <w:r w:rsidR="00315E3F">
                <w:rPr>
                  <w:rFonts w:ascii="Calibri" w:hAnsi="Calibri" w:cs="Segoe UI"/>
                  <w:color w:val="000000"/>
                  <w:sz w:val="18"/>
                  <w:szCs w:val="18"/>
                  <w:lang w:val="en-CA"/>
                </w:rPr>
                <w:t xml:space="preserve">of </w:t>
              </w:r>
            </w:ins>
            <w:r w:rsidRPr="003F5AA4">
              <w:rPr>
                <w:rFonts w:ascii="Calibri" w:hAnsi="Calibri" w:cs="Segoe UI"/>
                <w:color w:val="000000"/>
                <w:sz w:val="18"/>
                <w:szCs w:val="18"/>
                <w:lang w:val="en-CA"/>
              </w:rPr>
              <w:t xml:space="preserve">values: GeologicUnit, AllostratigraphicUnit, </w:t>
            </w:r>
          </w:p>
          <w:p w14:paraId="7D8C44CC" w14:textId="2894E220" w:rsidR="00CF6174" w:rsidRPr="003F5AA4" w:rsidDel="00853941" w:rsidRDefault="00CF6174" w:rsidP="003F5AA4">
            <w:pPr>
              <w:autoSpaceDE w:val="0"/>
              <w:autoSpaceDN w:val="0"/>
              <w:adjustRightInd w:val="0"/>
              <w:spacing w:after="1"/>
              <w:rPr>
                <w:del w:id="3444" w:author="Boisvert, Eric" w:date="2016-03-29T08:43:00Z"/>
                <w:rFonts w:ascii="Calibri" w:hAnsi="Calibri" w:cs="Segoe UI"/>
                <w:color w:val="000000"/>
                <w:sz w:val="18"/>
                <w:szCs w:val="18"/>
                <w:lang w:val="en-CA"/>
              </w:rPr>
            </w:pPr>
            <w:r w:rsidRPr="003F5AA4">
              <w:rPr>
                <w:rFonts w:ascii="Calibri" w:hAnsi="Calibri" w:cs="Segoe UI"/>
                <w:color w:val="000000"/>
                <w:sz w:val="18"/>
                <w:szCs w:val="18"/>
                <w:lang w:val="en-CA"/>
              </w:rPr>
              <w:t>AlterationUnit, ArtificialGround, BiostratigraphicUnit, ChronostratigraphicUnit ,</w:t>
            </w:r>
            <w:ins w:id="3445"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DeformationUnit,</w:t>
            </w:r>
            <w:ins w:id="3446" w:author="Boisvert, Eric" w:date="2016-03-29T15:03:00Z">
              <w:r w:rsidR="00315E3F">
                <w:rPr>
                  <w:rFonts w:ascii="Calibri" w:hAnsi="Calibri" w:cs="Segoe UI"/>
                  <w:color w:val="000000"/>
                  <w:sz w:val="18"/>
                  <w:szCs w:val="18"/>
                  <w:lang w:val="en-CA"/>
                </w:rPr>
                <w:t xml:space="preserve"> </w:t>
              </w:r>
            </w:ins>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ins w:id="3447" w:author="Boisvert, Eric" w:date="2016-03-29T08:43:00Z">
              <w:r w:rsidR="00853941" w:rsidRPr="003F5AA4">
                <w:rPr>
                  <w:rFonts w:ascii="Calibri" w:hAnsi="Calibri" w:cs="Segoe UI"/>
                  <w:color w:val="000000"/>
                  <w:sz w:val="18"/>
                  <w:szCs w:val="18"/>
                  <w:lang w:val="en-CA"/>
                </w:rPr>
                <w:t>.</w:t>
              </w:r>
            </w:ins>
          </w:p>
          <w:p w14:paraId="7A6C3CAA" w14:textId="77777777" w:rsidR="00CF6174" w:rsidRPr="003F5AA4" w:rsidRDefault="00CF6174" w:rsidP="00ED2525">
            <w:pPr>
              <w:rPr>
                <w:rFonts w:ascii="Calibri" w:hAnsi="Calibri"/>
                <w:color w:val="000000"/>
                <w:sz w:val="18"/>
                <w:szCs w:val="18"/>
                <w:lang w:val="en-CA"/>
              </w:rPr>
            </w:pP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7DC7A2CE" w14:textId="27EF757F" w:rsidR="00CF6174" w:rsidRPr="003F5AA4" w:rsidDel="00853941" w:rsidRDefault="00CF6174" w:rsidP="003F5AA4">
            <w:pPr>
              <w:autoSpaceDE w:val="0"/>
              <w:autoSpaceDN w:val="0"/>
              <w:adjustRightInd w:val="0"/>
              <w:spacing w:after="1"/>
              <w:rPr>
                <w:del w:id="3448"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parts of a geologic unit, e.g. facies, stratigraphic, interbeds, geographic, eastern facies</w:t>
            </w:r>
            <w:ins w:id="3449" w:author="Boisvert, Eric" w:date="2016-03-29T08:43:00Z">
              <w:r w:rsidR="00853941" w:rsidRPr="003F5AA4">
                <w:rPr>
                  <w:rFonts w:ascii="Calibri" w:hAnsi="Calibri" w:cs="Segoe UI"/>
                  <w:color w:val="000000"/>
                  <w:sz w:val="18"/>
                  <w:szCs w:val="18"/>
                  <w:lang w:val="en-CA"/>
                </w:rPr>
                <w:t>.</w:t>
              </w:r>
            </w:ins>
            <w:del w:id="3450" w:author="Boisvert, Eric" w:date="2016-03-29T08:43:00Z">
              <w:r w:rsidRPr="003F5AA4" w:rsidDel="00853941">
                <w:rPr>
                  <w:rFonts w:ascii="Calibri" w:hAnsi="Calibri" w:cs="Segoe UI"/>
                  <w:color w:val="000000"/>
                  <w:sz w:val="18"/>
                  <w:szCs w:val="18"/>
                  <w:lang w:val="en-CA"/>
                </w:rPr>
                <w:delText xml:space="preserve">, </w:delText>
              </w:r>
            </w:del>
          </w:p>
          <w:p w14:paraId="318E87B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5CF0BDD" w14:textId="77777777" w:rsidR="00CF6174" w:rsidRPr="003F5AA4" w:rsidDel="00853941" w:rsidRDefault="00CF6174" w:rsidP="003F5AA4">
            <w:pPr>
              <w:autoSpaceDE w:val="0"/>
              <w:autoSpaceDN w:val="0"/>
              <w:adjustRightInd w:val="0"/>
              <w:spacing w:after="1"/>
              <w:rPr>
                <w:del w:id="3451"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(eg, granite, sandstone, schist)</w:t>
            </w:r>
          </w:p>
          <w:p w14:paraId="5BE2CFC9"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287B430F"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Borehole </w:t>
            </w:r>
            <w:ins w:id="3452" w:author="Boisvert, Eric" w:date="2016-03-29T08:44:00Z">
              <w:r w:rsidR="00853941" w:rsidRPr="003F5AA4">
                <w:rPr>
                  <w:rFonts w:ascii="Calibri" w:hAnsi="Calibri"/>
                  <w:color w:val="1A1A1A"/>
                  <w:sz w:val="18"/>
                  <w:szCs w:val="18"/>
                  <w:shd w:val="clear" w:color="auto" w:fill="FAFAFA"/>
                </w:rPr>
                <w:t>.</w:t>
              </w:r>
            </w:ins>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1BC85996"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(eg, Group, Formation, Member, etc)</w:t>
            </w:r>
            <w:ins w:id="3453" w:author="Boisvert, Eric" w:date="2016-03-29T08:44:00Z">
              <w:r w:rsidR="00853941" w:rsidRPr="003F5AA4">
                <w:rPr>
                  <w:rFonts w:ascii="Calibri" w:hAnsi="Calibri" w:cs="Segoe UI"/>
                  <w:color w:val="000000"/>
                  <w:sz w:val="18"/>
                  <w:szCs w:val="18"/>
                  <w:lang w:val="en-CA"/>
                </w:rPr>
                <w:t>.</w:t>
              </w:r>
            </w:ins>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7C3718B7" w14:textId="77777777" w:rsidR="00CF6174" w:rsidRPr="003F5AA4" w:rsidDel="00853941" w:rsidRDefault="00CF6174" w:rsidP="003F5AA4">
            <w:pPr>
              <w:autoSpaceDE w:val="0"/>
              <w:autoSpaceDN w:val="0"/>
              <w:adjustRightInd w:val="0"/>
              <w:spacing w:after="1"/>
              <w:rPr>
                <w:del w:id="3454"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26BFBC5C" w14:textId="77777777" w:rsidR="00CF6174" w:rsidRPr="003F5AA4" w:rsidDel="00853941" w:rsidRDefault="00CF6174" w:rsidP="003F5AA4">
            <w:pPr>
              <w:autoSpaceDE w:val="0"/>
              <w:autoSpaceDN w:val="0"/>
              <w:adjustRightInd w:val="0"/>
              <w:spacing w:after="1"/>
              <w:rPr>
                <w:del w:id="3455"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p w14:paraId="4F63EF0C"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71B4F922" w14:textId="77777777" w:rsidR="00CF6174" w:rsidRPr="003F5AA4" w:rsidDel="00853941" w:rsidRDefault="00CF6174" w:rsidP="003F5AA4">
            <w:pPr>
              <w:autoSpaceDE w:val="0"/>
              <w:autoSpaceDN w:val="0"/>
              <w:adjustRightInd w:val="0"/>
              <w:spacing w:after="1"/>
              <w:rPr>
                <w:del w:id="3456"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(eg; thrust fault, normal fault, wrench fault)</w:t>
            </w:r>
          </w:p>
          <w:p w14:paraId="31F9D2D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75D5815" w14:textId="77777777" w:rsidR="00CF6174" w:rsidRPr="003F5AA4" w:rsidDel="00853941" w:rsidRDefault="00CF6174" w:rsidP="003F5AA4">
            <w:pPr>
              <w:autoSpaceDE w:val="0"/>
              <w:autoSpaceDN w:val="0"/>
              <w:adjustRightInd w:val="0"/>
              <w:spacing w:after="1"/>
              <w:rPr>
                <w:del w:id="3457" w:author="Boisvert, Eric" w:date="2016-03-29T08:44:00Z"/>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3F5AA4" w:rsidRDefault="00CF6174" w:rsidP="003F5AA4">
            <w:pPr>
              <w:autoSpaceDE w:val="0"/>
              <w:autoSpaceDN w:val="0"/>
              <w:adjustRightInd w:val="0"/>
              <w:spacing w:after="1"/>
              <w:rPr>
                <w:rFonts w:ascii="Calibri" w:hAnsi="Calibri"/>
                <w:color w:val="000000"/>
                <w:sz w:val="18"/>
                <w:szCs w:val="18"/>
                <w:lang w:val="en-CA"/>
              </w:rPr>
            </w:pP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convention </w:t>
            </w:r>
            <w:r w:rsidRPr="003F5AA4">
              <w:rPr>
                <w:rFonts w:ascii="Calibri" w:hAnsi="Calibri" w:cs="Segoe UI"/>
                <w:color w:val="000000"/>
                <w:sz w:val="18"/>
                <w:szCs w:val="18"/>
                <w:lang w:val="en-CA"/>
              </w:rPr>
              <w:lastRenderedPageBreak/>
              <w:t>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8DC83DF" w:rsidR="00CF6174" w:rsidRPr="003F5AA4" w:rsidRDefault="00CF6174" w:rsidP="003F5AA4">
            <w:pPr>
              <w:autoSpaceDE w:val="0"/>
              <w:autoSpaceDN w:val="0"/>
              <w:adjustRightInd w:val="0"/>
              <w:spacing w:after="1"/>
              <w:rPr>
                <w:rFonts w:ascii="Calibri" w:hAnsi="Calibri" w:cs="Segoe UI"/>
                <w:color w:val="000000"/>
                <w:sz w:val="18"/>
                <w:szCs w:val="18"/>
                <w:lang w:val="en-CA"/>
              </w:rPr>
            </w:pPr>
            <w:del w:id="3458" w:author="Boisvert, Eric" w:date="2016-03-29T08:45:00Z">
              <w:r w:rsidRPr="003F5AA4" w:rsidDel="00853941">
                <w:rPr>
                  <w:rFonts w:ascii="Calibri" w:hAnsi="Calibri" w:cs="Segoe UI"/>
                  <w:color w:val="000000"/>
                  <w:sz w:val="18"/>
                  <w:szCs w:val="18"/>
                  <w:lang w:val="en-CA"/>
                </w:rPr>
                <w:delText xml:space="preserve">eg, </w:delText>
              </w:r>
            </w:del>
            <w:ins w:id="3459" w:author="Boisvert, Eric" w:date="2016-03-29T08:45:00Z">
              <w:r w:rsidR="00853941" w:rsidRPr="003F5AA4">
                <w:rPr>
                  <w:rFonts w:ascii="Calibri" w:hAnsi="Calibri" w:cs="Segoe UI"/>
                  <w:color w:val="000000"/>
                  <w:sz w:val="18"/>
                  <w:szCs w:val="18"/>
                  <w:lang w:val="en-CA"/>
                </w:rPr>
                <w:t>Examples</w:t>
              </w:r>
            </w:ins>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3460" w:name="_Toc446944601"/>
      <w:r>
        <w:rPr>
          <w:lang w:val="en-CA"/>
        </w:rPr>
        <w:t>Instance example</w:t>
      </w:r>
      <w:bookmarkEnd w:id="3460"/>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ins w:id="3461" w:author="Eric Boisvert" w:date="2016-01-14T05:40:00Z">
        <w:r w:rsidR="007F03F0">
          <w:rPr>
            <w:lang w:val="en-CA"/>
          </w:rPr>
          <w:t xml:space="preserve">  </w:t>
        </w:r>
        <w:commentRangeStart w:id="3462"/>
        <w:r w:rsidR="007F03F0">
          <w:rPr>
            <w:lang w:val="en-CA"/>
          </w:rPr>
          <w:t>This example has been chosen because it was selected for a similar exercise for the North American Data Model (</w:t>
        </w:r>
      </w:ins>
      <w:ins w:id="3463"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Lienhypertexte"/>
            <w:lang w:val="en-CA"/>
          </w:rPr>
          <w:t>http://ngmdb.usgs.gov/www-nadm/dmdt/</w:t>
        </w:r>
        <w:r w:rsidR="0032727A">
          <w:rPr>
            <w:lang w:val="en-CA"/>
          </w:rPr>
          <w:fldChar w:fldCharType="end"/>
        </w:r>
      </w:ins>
      <w:ins w:id="3464" w:author="Eric Boisvert" w:date="2016-01-14T05:40:00Z">
        <w:r w:rsidR="007F03F0">
          <w:rPr>
            <w:lang w:val="en-CA"/>
          </w:rPr>
          <w:t>)</w:t>
        </w:r>
      </w:ins>
      <w:ins w:id="3465" w:author="Eric Boisvert" w:date="2016-01-14T05:46:00Z">
        <w:r w:rsidR="0032727A">
          <w:rPr>
            <w:lang w:val="en-CA"/>
          </w:rPr>
          <w:t>.</w:t>
        </w:r>
      </w:ins>
      <w:r>
        <w:rPr>
          <w:lang w:val="en-CA"/>
        </w:rPr>
        <w:t xml:space="preserve">  </w:t>
      </w:r>
      <w:commentRangeEnd w:id="3462"/>
      <w:r w:rsidR="0032727A">
        <w:rPr>
          <w:rStyle w:val="Marquedecommentaire"/>
        </w:rPr>
        <w:commentReference w:id="3462"/>
      </w:r>
      <w:r>
        <w:rPr>
          <w:lang w:val="en-CA"/>
        </w:rPr>
        <w:fldChar w:fldCharType="begin"/>
      </w:r>
      <w:r>
        <w:rPr>
          <w:lang w:val="en-CA"/>
        </w:rPr>
        <w:instrText xml:space="preserve"> REF _Ref440297651 \h </w:instrText>
      </w:r>
      <w:r>
        <w:rPr>
          <w:lang w:val="en-CA"/>
        </w:rPr>
      </w:r>
      <w:r>
        <w:rPr>
          <w:lang w:val="en-CA"/>
        </w:rPr>
        <w:fldChar w:fldCharType="separate"/>
      </w:r>
      <w:ins w:id="3466" w:author="Eric Boisvert" w:date="2016-03-28T16:06:00Z">
        <w:r w:rsidR="003842F3">
          <w:t xml:space="preserve">Figure </w:t>
        </w:r>
        <w:r w:rsidR="003842F3">
          <w:rPr>
            <w:noProof/>
          </w:rPr>
          <w:t>34</w:t>
        </w:r>
      </w:ins>
      <w:del w:id="3467"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468" w:author="Eric Boisvert" w:date="2016-03-28T16:06:00Z">
        <w:r w:rsidR="003842F3">
          <w:t xml:space="preserve">Figure </w:t>
        </w:r>
        <w:r w:rsidR="003842F3">
          <w:rPr>
            <w:noProof/>
          </w:rPr>
          <w:t>35</w:t>
        </w:r>
      </w:ins>
      <w:del w:id="3469"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4D2792" w:rsidP="007F03F0">
      <w:pPr>
        <w:keepNext/>
      </w:pPr>
      <w:r>
        <w:rPr>
          <w:noProof/>
          <w:lang w:val="en-CA" w:eastAsia="en-CA"/>
        </w:rPr>
        <w:lastRenderedPageBreak/>
        <w:pict w14:anchorId="2BB35D0D">
          <v:shape id="_x0000_i1060" type="#_x0000_t75" style="width:378.9pt;height:248.3pt;visibility:visible;mso-wrap-style:square">
            <v:imagedata r:id="rId51" o:title=""/>
          </v:shape>
        </w:pict>
      </w:r>
    </w:p>
    <w:p w14:paraId="223D74AC" w14:textId="6803FF91" w:rsidR="006F2329" w:rsidRDefault="006F2329" w:rsidP="007F03F0">
      <w:pPr>
        <w:pStyle w:val="Lgende"/>
      </w:pPr>
      <w:bookmarkStart w:id="3470" w:name="_Ref440297651"/>
      <w:r>
        <w:t xml:space="preserve">Figure </w:t>
      </w:r>
      <w:r>
        <w:fldChar w:fldCharType="begin"/>
      </w:r>
      <w:r>
        <w:instrText xml:space="preserve"> SEQ Figure \* ARABIC </w:instrText>
      </w:r>
      <w:r>
        <w:fldChar w:fldCharType="separate"/>
      </w:r>
      <w:ins w:id="3471" w:author="Boisvert, Eric" w:date="2016-03-29T09:08:00Z">
        <w:r w:rsidR="008279FB">
          <w:rPr>
            <w:noProof/>
          </w:rPr>
          <w:t>34</w:t>
        </w:r>
      </w:ins>
      <w:ins w:id="3472" w:author="Eric Boisvert" w:date="2016-03-28T16:06:00Z">
        <w:del w:id="3473" w:author="Boisvert, Eric" w:date="2016-03-29T08:51:00Z">
          <w:r w:rsidR="003842F3" w:rsidDel="00CB122C">
            <w:rPr>
              <w:noProof/>
            </w:rPr>
            <w:delText>34</w:delText>
          </w:r>
        </w:del>
      </w:ins>
      <w:del w:id="3474" w:author="Boisvert, Eric" w:date="2016-03-29T08:51:00Z">
        <w:r w:rsidR="0043586C" w:rsidDel="00CB122C">
          <w:rPr>
            <w:noProof/>
          </w:rPr>
          <w:delText>35</w:delText>
        </w:r>
      </w:del>
      <w:r>
        <w:fldChar w:fldCharType="end"/>
      </w:r>
      <w:bookmarkEnd w:id="3470"/>
      <w:r w:rsidR="00A05D5D">
        <w:t xml:space="preserve"> : Excerp from Drewes</w:t>
      </w:r>
      <w:r>
        <w:t xml:space="preserve"> map with Dacitic vent highlighted (Ttv)</w:t>
      </w:r>
    </w:p>
    <w:p w14:paraId="6B28618A" w14:textId="77777777" w:rsidR="006F2329" w:rsidRDefault="004D2792" w:rsidP="007F03F0">
      <w:pPr>
        <w:keepNext/>
      </w:pPr>
      <w:r>
        <w:rPr>
          <w:noProof/>
          <w:lang w:val="en-CA" w:eastAsia="en-CA"/>
        </w:rPr>
        <w:pict w14:anchorId="3774E021">
          <v:shape id="_x0000_i1061" type="#_x0000_t75" style="width:263.55pt;height:111.7pt;visibility:visible;mso-wrap-style:square">
            <v:imagedata r:id="rId52" o:title=""/>
          </v:shape>
        </w:pict>
      </w:r>
    </w:p>
    <w:p w14:paraId="0A3BF8D1" w14:textId="723A82D9" w:rsidR="006F2329" w:rsidRDefault="006F2329" w:rsidP="007F03F0">
      <w:pPr>
        <w:pStyle w:val="Lgende"/>
      </w:pPr>
      <w:bookmarkStart w:id="3475" w:name="_Ref440297725"/>
      <w:r>
        <w:t xml:space="preserve">Figure </w:t>
      </w:r>
      <w:r>
        <w:fldChar w:fldCharType="begin"/>
      </w:r>
      <w:r>
        <w:instrText xml:space="preserve"> SEQ Figure \* ARABIC </w:instrText>
      </w:r>
      <w:r>
        <w:fldChar w:fldCharType="separate"/>
      </w:r>
      <w:ins w:id="3476" w:author="Boisvert, Eric" w:date="2016-03-29T09:08:00Z">
        <w:r w:rsidR="008279FB">
          <w:rPr>
            <w:noProof/>
          </w:rPr>
          <w:t>35</w:t>
        </w:r>
      </w:ins>
      <w:ins w:id="3477" w:author="Eric Boisvert" w:date="2016-03-28T16:06:00Z">
        <w:del w:id="3478" w:author="Boisvert, Eric" w:date="2016-03-29T08:51:00Z">
          <w:r w:rsidR="003842F3" w:rsidDel="00CB122C">
            <w:rPr>
              <w:noProof/>
            </w:rPr>
            <w:delText>35</w:delText>
          </w:r>
        </w:del>
      </w:ins>
      <w:del w:id="3479" w:author="Boisvert, Eric" w:date="2016-03-29T08:51:00Z">
        <w:r w:rsidR="0043586C" w:rsidDel="00CB122C">
          <w:rPr>
            <w:noProof/>
          </w:rPr>
          <w:delText>36</w:delText>
        </w:r>
      </w:del>
      <w:r>
        <w:fldChar w:fldCharType="end"/>
      </w:r>
      <w:bookmarkEnd w:id="3475"/>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480" w:author="Eric Boisvert" w:date="2016-03-28T16:06:00Z">
        <w:r w:rsidR="003842F3">
          <w:t xml:space="preserve">Figure </w:t>
        </w:r>
        <w:r w:rsidR="003842F3">
          <w:rPr>
            <w:noProof/>
          </w:rPr>
          <w:t>36</w:t>
        </w:r>
      </w:ins>
      <w:del w:id="3481"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4D2792" w:rsidP="007F03F0">
      <w:pPr>
        <w:keepNext/>
      </w:pPr>
      <w:r>
        <w:rPr>
          <w:noProof/>
          <w:lang w:val="en-CA" w:eastAsia="en-CA"/>
        </w:rPr>
        <w:pict w14:anchorId="0F292D58">
          <v:shape id="_x0000_i1062" type="#_x0000_t75" style="width:198.9pt;height:85.85pt;visibility:visible;mso-wrap-style:square">
            <v:imagedata r:id="rId53" o:title=""/>
          </v:shape>
        </w:pict>
      </w:r>
    </w:p>
    <w:p w14:paraId="1848DBBF" w14:textId="2D22F5DB" w:rsidR="006F2329" w:rsidRDefault="006F2329" w:rsidP="007F03F0">
      <w:pPr>
        <w:pStyle w:val="Lgende"/>
      </w:pPr>
      <w:bookmarkStart w:id="3482" w:name="_Ref440297766"/>
      <w:r>
        <w:t xml:space="preserve">Figure </w:t>
      </w:r>
      <w:r>
        <w:fldChar w:fldCharType="begin"/>
      </w:r>
      <w:r>
        <w:instrText xml:space="preserve"> SEQ Figure \* ARABIC </w:instrText>
      </w:r>
      <w:r>
        <w:fldChar w:fldCharType="separate"/>
      </w:r>
      <w:ins w:id="3483" w:author="Boisvert, Eric" w:date="2016-03-29T09:08:00Z">
        <w:r w:rsidR="008279FB">
          <w:rPr>
            <w:noProof/>
          </w:rPr>
          <w:t>36</w:t>
        </w:r>
      </w:ins>
      <w:ins w:id="3484" w:author="Eric Boisvert" w:date="2016-03-28T16:06:00Z">
        <w:del w:id="3485" w:author="Boisvert, Eric" w:date="2016-03-29T08:51:00Z">
          <w:r w:rsidR="003842F3" w:rsidDel="00CB122C">
            <w:rPr>
              <w:noProof/>
            </w:rPr>
            <w:delText>36</w:delText>
          </w:r>
        </w:del>
      </w:ins>
      <w:del w:id="3486" w:author="Boisvert, Eric" w:date="2016-03-29T08:51:00Z">
        <w:r w:rsidR="0043586C" w:rsidDel="00CB122C">
          <w:rPr>
            <w:noProof/>
          </w:rPr>
          <w:delText>37</w:delText>
        </w:r>
      </w:del>
      <w:r>
        <w:fldChar w:fldCharType="end"/>
      </w:r>
      <w:bookmarkEnd w:id="3482"/>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4D2792" w:rsidP="007F03F0">
      <w:pPr>
        <w:keepNext/>
      </w:pPr>
      <w:r>
        <w:rPr>
          <w:lang w:val="en-CA"/>
        </w:rPr>
        <w:lastRenderedPageBreak/>
        <w:pict w14:anchorId="696916B7">
          <v:shape id="_x0000_i1063" type="#_x0000_t75" style="width:430.6pt;height:343.85pt">
            <v:imagedata r:id="rId54" o:title=""/>
          </v:shape>
        </w:pict>
      </w:r>
    </w:p>
    <w:p w14:paraId="474FCCD1" w14:textId="2E832C28" w:rsidR="001A44F0" w:rsidRDefault="006F2329" w:rsidP="007F03F0">
      <w:pPr>
        <w:pStyle w:val="Lgende"/>
        <w:rPr>
          <w:lang w:val="en-CA"/>
        </w:rPr>
      </w:pPr>
      <w:r>
        <w:t xml:space="preserve">Figure </w:t>
      </w:r>
      <w:r>
        <w:fldChar w:fldCharType="begin"/>
      </w:r>
      <w:r>
        <w:instrText xml:space="preserve"> SEQ Figure \* ARABIC </w:instrText>
      </w:r>
      <w:r>
        <w:fldChar w:fldCharType="separate"/>
      </w:r>
      <w:ins w:id="3487" w:author="Boisvert, Eric" w:date="2016-03-29T09:08:00Z">
        <w:r w:rsidR="008279FB">
          <w:rPr>
            <w:noProof/>
          </w:rPr>
          <w:t>37</w:t>
        </w:r>
      </w:ins>
      <w:ins w:id="3488" w:author="Eric Boisvert" w:date="2016-03-28T16:06:00Z">
        <w:del w:id="3489" w:author="Boisvert, Eric" w:date="2016-03-29T08:51:00Z">
          <w:r w:rsidR="003842F3" w:rsidDel="00CB122C">
            <w:rPr>
              <w:noProof/>
            </w:rPr>
            <w:delText>37</w:delText>
          </w:r>
        </w:del>
      </w:ins>
      <w:del w:id="3490" w:author="Boisvert, Eric" w:date="2016-03-29T08:51:00Z">
        <w:r w:rsidR="0043586C" w:rsidDel="00CB122C">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491" w:author="Eric Boisvert" w:date="2016-01-14T05:36:00Z">
        <w:r>
          <w:rPr>
            <w:lang w:val="en-CA"/>
          </w:rPr>
          <w:br w:type="page"/>
        </w:r>
      </w:ins>
    </w:p>
    <w:p w14:paraId="160AFAA2" w14:textId="176FD094" w:rsidR="009B3BBD" w:rsidRDefault="009B3BBD" w:rsidP="009B3BBD">
      <w:pPr>
        <w:pStyle w:val="Titre2"/>
        <w:rPr>
          <w:lang w:val="en-CA"/>
        </w:rPr>
      </w:pPr>
      <w:bookmarkStart w:id="3492" w:name="_Ref440187941"/>
      <w:bookmarkStart w:id="3493" w:name="_Toc446944602"/>
      <w:r w:rsidRPr="00D12552">
        <w:rPr>
          <w:lang w:val="en-CA"/>
        </w:rPr>
        <w:t xml:space="preserve">GeoSciML </w:t>
      </w:r>
      <w:r>
        <w:rPr>
          <w:lang w:val="en-CA"/>
        </w:rPr>
        <w:t>Extension</w:t>
      </w:r>
      <w:r w:rsidRPr="00D12552">
        <w:rPr>
          <w:lang w:val="en-CA"/>
        </w:rPr>
        <w:t xml:space="preserve"> </w:t>
      </w:r>
      <w:ins w:id="3494" w:author="Eric Boisvert" w:date="2015-11-03T05:14:00Z">
        <w:r w:rsidR="004F0DC1">
          <w:rPr>
            <w:lang w:val="en-CA"/>
          </w:rPr>
          <w:t xml:space="preserve">Abstract </w:t>
        </w:r>
      </w:ins>
      <w:r w:rsidRPr="00D12552">
        <w:rPr>
          <w:lang w:val="en-CA"/>
        </w:rPr>
        <w:t>Requirements Class</w:t>
      </w:r>
      <w:bookmarkEnd w:id="3492"/>
      <w:bookmarkEnd w:id="3493"/>
    </w:p>
    <w:p w14:paraId="43B21534" w14:textId="77777777" w:rsidR="00FD3D73" w:rsidRDefault="00FD3D73" w:rsidP="00355CAB">
      <w:pPr>
        <w:rPr>
          <w:ins w:id="3495"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496" w:author="Eric Boisvert" w:date="2016-01-13T05:19:00Z">
        <w:r w:rsidR="00FD3D73">
          <w:rPr>
            <w:lang w:val="en-CA"/>
          </w:rPr>
          <w:t>s</w:t>
        </w:r>
      </w:ins>
      <w:del w:id="3497" w:author="Eric Boisvert" w:date="2016-01-13T05:19:00Z">
        <w:r w:rsidR="00CD7325" w:rsidDel="00FD3D73">
          <w:rPr>
            <w:lang w:val="en-CA"/>
          </w:rPr>
          <w:delText xml:space="preserve"> between basic classes</w:delText>
        </w:r>
      </w:del>
      <w:r w:rsidR="00CD7325">
        <w:rPr>
          <w:lang w:val="en-CA"/>
        </w:rPr>
        <w:t xml:space="preserve">.  It extends </w:t>
      </w:r>
      <w:del w:id="3498" w:author="Eric Boisvert" w:date="2016-01-13T05:21:00Z">
        <w:r w:rsidR="00CD7325" w:rsidDel="00FD3D73">
          <w:rPr>
            <w:lang w:val="en-CA"/>
          </w:rPr>
          <w:delText xml:space="preserve">AbstractDescription </w:delText>
        </w:r>
      </w:del>
      <w:ins w:id="3499" w:author="Eric Boisvert" w:date="2016-01-13T05:21:00Z">
        <w:r w:rsidR="00FD3D73">
          <w:rPr>
            <w:lang w:val="en-CA"/>
          </w:rPr>
          <w:t xml:space="preserve">abstract description </w:t>
        </w:r>
      </w:ins>
      <w:r w:rsidR="00CD7325">
        <w:rPr>
          <w:lang w:val="en-CA"/>
        </w:rPr>
        <w:t>stubs declared in basic package</w:t>
      </w:r>
      <w:del w:id="3500" w:author="Eric Boisvert" w:date="2016-01-13T05:22:00Z">
        <w:r w:rsidR="00CD7325" w:rsidDel="00FD3D73">
          <w:rPr>
            <w:lang w:val="en-CA"/>
          </w:rPr>
          <w:delText>.</w:delText>
        </w:r>
        <w:r w:rsidR="003E1755" w:rsidDel="00FD3D73">
          <w:rPr>
            <w:lang w:val="en-CA"/>
          </w:rPr>
          <w:delText xml:space="preserve">  It also</w:delText>
        </w:r>
      </w:del>
      <w:ins w:id="3501"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4D2792" w:rsidP="00364200">
      <w:pPr>
        <w:keepNext/>
      </w:pPr>
      <w:r>
        <w:rPr>
          <w:noProof/>
          <w:lang w:val="en-CA" w:eastAsia="en-CA"/>
        </w:rPr>
        <w:pict w14:anchorId="6A9CCE55">
          <v:shape id="_x0000_i1064" type="#_x0000_t75" style="width:6in;height:327.7pt;visibility:visible;mso-wrap-style:square">
            <v:imagedata r:id="rId55" o:title=""/>
          </v:shape>
        </w:pict>
      </w:r>
    </w:p>
    <w:p w14:paraId="1DAC8896" w14:textId="75280BCF"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ins w:id="3502" w:author="Boisvert, Eric" w:date="2016-03-29T09:08:00Z">
        <w:r w:rsidR="008279FB">
          <w:rPr>
            <w:noProof/>
          </w:rPr>
          <w:t>38</w:t>
        </w:r>
      </w:ins>
      <w:ins w:id="3503" w:author="Eric Boisvert" w:date="2016-03-28T16:06:00Z">
        <w:del w:id="3504" w:author="Boisvert, Eric" w:date="2016-03-29T08:51:00Z">
          <w:r w:rsidR="003842F3" w:rsidDel="00CB122C">
            <w:rPr>
              <w:noProof/>
            </w:rPr>
            <w:delText>38</w:delText>
          </w:r>
        </w:del>
      </w:ins>
      <w:del w:id="3505" w:author="Boisvert, Eric" w:date="2016-03-29T08:51:00Z">
        <w:r w:rsidR="00090DCF" w:rsidDel="00CB122C">
          <w:rPr>
            <w:noProof/>
          </w:rPr>
          <w:delText>29</w:delText>
        </w:r>
      </w:del>
      <w:r w:rsidR="00673E83">
        <w:rPr>
          <w:noProof/>
        </w:rPr>
        <w:fldChar w:fldCharType="end"/>
      </w:r>
      <w:r>
        <w:t xml:space="preserve">: GeoSciML extension </w:t>
      </w:r>
      <w:ins w:id="3506" w:author="Boisvert, Eric" w:date="2016-03-29T08:46:00Z">
        <w:r w:rsidR="00853941">
          <w:t xml:space="preserve">package </w:t>
        </w:r>
      </w:ins>
      <w:r>
        <w:t>dependencies</w:t>
      </w:r>
      <w:ins w:id="3507" w:author="Boisvert, Eric" w:date="2016-03-29T08:46:00Z">
        <w:r w:rsidR="00853941">
          <w:t>.</w:t>
        </w:r>
      </w:ins>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508"/>
            <w:r>
              <w:rPr>
                <w:rFonts w:eastAsia="MS Mincho"/>
                <w:b/>
                <w:color w:val="FF0000"/>
                <w:sz w:val="22"/>
                <w:lang w:val="en-CA"/>
              </w:rPr>
              <w:t>/req/gsml4-basic</w:t>
            </w:r>
            <w:commentRangeEnd w:id="3508"/>
            <w:r w:rsidR="00C61E47">
              <w:rPr>
                <w:rStyle w:val="Marquedecommentaire"/>
              </w:rPr>
              <w:commentReference w:id="3508"/>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3509" w:name="_Toc446944603"/>
      <w:r>
        <w:rPr>
          <w:lang w:val="en-CA"/>
        </w:rPr>
        <w:t>Geologic Relations</w:t>
      </w:r>
      <w:bookmarkEnd w:id="3509"/>
    </w:p>
    <w:p w14:paraId="05E3DBF0" w14:textId="77777777" w:rsidR="000D4260" w:rsidRPr="000D4260" w:rsidRDefault="000D4260" w:rsidP="000D4260">
      <w:pPr>
        <w:rPr>
          <w:lang w:val="en-CA"/>
        </w:rPr>
      </w:pPr>
    </w:p>
    <w:p w14:paraId="11E3941A" w14:textId="54A04291" w:rsidR="009C64B2" w:rsidRDefault="004D2792" w:rsidP="009C64B2">
      <w:pPr>
        <w:keepNext/>
      </w:pPr>
      <w:r>
        <w:rPr>
          <w:noProof/>
          <w:lang w:val="en-CA" w:eastAsia="en-CA"/>
        </w:rPr>
        <w:pict w14:anchorId="0C19CB7D">
          <v:shape id="_x0000_i1065" type="#_x0000_t75" style="width:6in;height:467.1pt;visibility:visible;mso-wrap-style:square">
            <v:imagedata r:id="rId56" o:title=""/>
          </v:shape>
        </w:pict>
      </w:r>
    </w:p>
    <w:p w14:paraId="6AC44A74" w14:textId="5037B588"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ins w:id="3510" w:author="Boisvert, Eric" w:date="2016-03-29T09:08:00Z">
        <w:r w:rsidR="008279FB">
          <w:rPr>
            <w:noProof/>
          </w:rPr>
          <w:t>39</w:t>
        </w:r>
      </w:ins>
      <w:ins w:id="3511" w:author="Eric Boisvert" w:date="2016-03-28T16:06:00Z">
        <w:del w:id="3512" w:author="Boisvert, Eric" w:date="2016-03-29T08:51:00Z">
          <w:r w:rsidR="003842F3" w:rsidDel="00CB122C">
            <w:rPr>
              <w:noProof/>
            </w:rPr>
            <w:delText>39</w:delText>
          </w:r>
        </w:del>
      </w:ins>
      <w:del w:id="3513" w:author="Boisvert, Eric" w:date="2016-03-29T08:51:00Z">
        <w:r w:rsidR="00090DCF" w:rsidDel="00CB122C">
          <w:rPr>
            <w:noProof/>
          </w:rPr>
          <w:delText>30</w:delText>
        </w:r>
      </w:del>
      <w:r w:rsidR="00673E83">
        <w:rPr>
          <w:noProof/>
        </w:rPr>
        <w:fldChar w:fldCharType="end"/>
      </w:r>
      <w:r>
        <w:t xml:space="preserve">: </w:t>
      </w:r>
      <w:ins w:id="3514" w:author="Boisvert, Eric" w:date="2016-03-29T08:46:00Z">
        <w:r w:rsidR="00853941">
          <w:t xml:space="preserve">Summary diagram of </w:t>
        </w:r>
      </w:ins>
      <w:r w:rsidRPr="00077DFC">
        <w:t xml:space="preserve">GeologicFeatureRelation </w:t>
      </w:r>
      <w:del w:id="3515" w:author="Boisvert, Eric" w:date="2016-03-29T08:46:00Z">
        <w:r w:rsidRPr="00077DFC" w:rsidDel="00853941">
          <w:delText>i</w:delText>
        </w:r>
      </w:del>
      <w:ins w:id="3516" w:author="Boisvert, Eric" w:date="2016-03-29T08:46:00Z">
        <w:r w:rsidR="00853941">
          <w:t>a</w:t>
        </w:r>
      </w:ins>
      <w:r w:rsidRPr="00077DFC">
        <w:t>s a concrete subtype of AbstractFeatureRelation stub class</w:t>
      </w:r>
    </w:p>
    <w:p w14:paraId="6BED8677" w14:textId="77777777" w:rsidR="00390DF7" w:rsidRDefault="00390DF7" w:rsidP="00355CAB">
      <w:pPr>
        <w:rPr>
          <w:ins w:id="3517" w:author="Eric Boisvert" w:date="2016-01-13T05:30:00Z"/>
          <w:lang w:val="en-CA"/>
        </w:rPr>
      </w:pPr>
    </w:p>
    <w:p w14:paraId="39D9E0D7" w14:textId="769373BD" w:rsidR="009D650C" w:rsidRDefault="009D650C">
      <w:pPr>
        <w:pStyle w:val="Titre4"/>
        <w:rPr>
          <w:lang w:val="en-CA"/>
        </w:rPr>
        <w:pPrChange w:id="3518" w:author="Boisvert, Eric" w:date="2016-03-29T08:47:00Z">
          <w:pPr/>
        </w:pPrChange>
      </w:pPr>
      <w:commentRangeStart w:id="3519"/>
      <w:ins w:id="3520" w:author="Eric Boisvert" w:date="2016-01-13T05:30:00Z">
        <w:r>
          <w:rPr>
            <w:lang w:val="en-CA"/>
          </w:rPr>
          <w:lastRenderedPageBreak/>
          <w:t>GeologicHistory</w:t>
        </w:r>
      </w:ins>
      <w:commentRangeEnd w:id="3519"/>
      <w:ins w:id="3521" w:author="Eric Boisvert" w:date="2016-01-13T05:56:00Z">
        <w:r w:rsidR="000944A6">
          <w:rPr>
            <w:rStyle w:val="Marquedecommentaire"/>
          </w:rPr>
          <w:commentReference w:id="3519"/>
        </w:r>
      </w:ins>
    </w:p>
    <w:p w14:paraId="043C07F0" w14:textId="77777777" w:rsidR="00853941" w:rsidRDefault="00853941" w:rsidP="00894DAA">
      <w:pPr>
        <w:rPr>
          <w:ins w:id="3522" w:author="Boisvert, Eric" w:date="2016-03-29T08:47:00Z"/>
        </w:rPr>
      </w:pPr>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ins w:id="3523" w:author="Eric Boisvert" w:date="2016-03-25T12:29:00Z">
        <w:r w:rsidR="005A7585">
          <w:t xml:space="preserve">  The consequence of this business rule is that GeologicEvent associated to a GeologicFeature through a GeologicRelation will be not be considered as describing the age of GeologicFeature.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A GeologicFeatureRelation SHALL not be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3524" w:name="_Ref440189613"/>
      <w:r>
        <w:rPr>
          <w:lang w:val="en-CA"/>
        </w:rPr>
        <w:t>GeologicFeatureRelation</w:t>
      </w:r>
      <w:bookmarkEnd w:id="3524"/>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525" w:author="Eric Boisvert" w:date="2016-01-13T05:50:00Z">
        <w:r w:rsidR="000944A6">
          <w:rPr>
            <w:lang w:val="en-CA"/>
          </w:rPr>
          <w:t>Feature</w:t>
        </w:r>
      </w:ins>
      <w:r w:rsidRPr="000D4260">
        <w:rPr>
          <w:lang w:val="en-CA"/>
        </w:rPr>
        <w:t xml:space="preserve">Relation class </w:t>
      </w:r>
      <w:del w:id="3526"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527" w:author="Eric Boisvert" w:date="2016-01-13T05:50:00Z">
        <w:r w:rsidR="000944A6" w:rsidRPr="000D4260">
          <w:rPr>
            <w:lang w:val="en-CA"/>
          </w:rPr>
          <w:t xml:space="preserve">GeoSciML </w:t>
        </w:r>
      </w:ins>
      <w:r w:rsidRPr="000D4260">
        <w:rPr>
          <w:lang w:val="en-CA"/>
        </w:rPr>
        <w:t>feature type</w:t>
      </w:r>
      <w:ins w:id="3528" w:author="Eric Boisvert" w:date="2016-01-13T05:50:00Z">
        <w:r w:rsidR="000944A6">
          <w:rPr>
            <w:lang w:val="en-CA"/>
          </w:rPr>
          <w:t>s</w:t>
        </w:r>
      </w:ins>
      <w:del w:id="3529"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530"/>
      <w:del w:id="3531" w:author="Eric Boisvert" w:date="2016-01-13T05:52:00Z">
        <w:r w:rsidRPr="000D4260" w:rsidDel="000944A6">
          <w:rPr>
            <w:lang w:val="en-CA"/>
          </w:rPr>
          <w:delText xml:space="preserve">between spatial objects </w:delText>
        </w:r>
      </w:del>
      <w:commentRangeEnd w:id="3530"/>
      <w:r w:rsidR="000944A6">
        <w:rPr>
          <w:rStyle w:val="Marquedecommentaire"/>
        </w:rPr>
        <w:commentReference w:id="3530"/>
      </w:r>
      <w:r w:rsidRPr="000D4260">
        <w:rPr>
          <w:lang w:val="en-CA"/>
        </w:rPr>
        <w:t>could be described where they are scientifically significant.</w:t>
      </w:r>
    </w:p>
    <w:p w14:paraId="2E642AFC" w14:textId="48E63A77" w:rsidR="000D4260" w:rsidRDefault="004D2792" w:rsidP="000D4260">
      <w:pPr>
        <w:keepNext/>
      </w:pPr>
      <w:r>
        <w:rPr>
          <w:noProof/>
          <w:lang w:val="en-CA" w:eastAsia="en-CA"/>
        </w:rPr>
        <w:lastRenderedPageBreak/>
        <w:pict w14:anchorId="7FED2D0D">
          <v:shape id="_x0000_i1066" type="#_x0000_t75" style="width:382.6pt;height:270.45pt;visibility:visible;mso-wrap-style:square">
            <v:imagedata r:id="rId57" o:title=""/>
          </v:shape>
        </w:pict>
      </w:r>
    </w:p>
    <w:p w14:paraId="146E8FDB" w14:textId="323C5F30"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32" w:author="Boisvert, Eric" w:date="2016-03-29T09:08:00Z">
        <w:r w:rsidR="008279FB">
          <w:rPr>
            <w:noProof/>
          </w:rPr>
          <w:t>40</w:t>
        </w:r>
      </w:ins>
      <w:ins w:id="3533" w:author="Eric Boisvert" w:date="2016-03-28T16:06:00Z">
        <w:del w:id="3534" w:author="Boisvert, Eric" w:date="2016-03-29T08:51:00Z">
          <w:r w:rsidR="003842F3" w:rsidDel="00CB122C">
            <w:rPr>
              <w:noProof/>
            </w:rPr>
            <w:delText>40</w:delText>
          </w:r>
        </w:del>
      </w:ins>
      <w:del w:id="3535" w:author="Boisvert, Eric" w:date="2016-03-29T08:51:00Z">
        <w:r w:rsidR="00090DCF" w:rsidDel="00CB122C">
          <w:rPr>
            <w:noProof/>
          </w:rPr>
          <w:delText>31</w:delText>
        </w:r>
      </w:del>
      <w:r w:rsidR="00673E83">
        <w:rPr>
          <w:noProof/>
        </w:rPr>
        <w:fldChar w:fldCharType="end"/>
      </w:r>
      <w:r>
        <w:t>: Generic geologic feature relation</w:t>
      </w:r>
    </w:p>
    <w:p w14:paraId="00113C7F" w14:textId="5121EB99" w:rsidR="000D4260" w:rsidRDefault="000944A6" w:rsidP="00D20646">
      <w:pPr>
        <w:pStyle w:val="Titre5"/>
        <w:rPr>
          <w:lang w:val="en-CA"/>
        </w:rPr>
      </w:pPr>
      <w:r w:rsidRPr="00D970E9">
        <w:rPr>
          <w:lang w:val="en-CA"/>
        </w:rPr>
        <w:t>relationship</w:t>
      </w:r>
    </w:p>
    <w:p w14:paraId="6123B248" w14:textId="77777777" w:rsidR="000944A6" w:rsidRDefault="000944A6" w:rsidP="000D4260">
      <w:pPr>
        <w:autoSpaceDE w:val="0"/>
        <w:autoSpaceDN w:val="0"/>
        <w:adjustRightInd w:val="0"/>
        <w:spacing w:after="0"/>
        <w:rPr>
          <w:color w:val="000000"/>
          <w:sz w:val="20"/>
          <w:szCs w:val="20"/>
          <w:lang w:val="en-CA"/>
        </w:rPr>
      </w:pPr>
      <w:bookmarkStart w:id="3536" w:name="BKM_D050A55A_5C1C_4F4B_986C_7C31687F2ED2"/>
      <w:bookmarkEnd w:id="3536"/>
    </w:p>
    <w:p w14:paraId="29C61658" w14:textId="0E093A63" w:rsidR="000D4260" w:rsidRDefault="000944A6" w:rsidP="00D20646">
      <w:pPr>
        <w:rPr>
          <w:lang w:val="en-CA"/>
        </w:rPr>
      </w:pPr>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id="3537" w:author="Boisvert, Eric" w:date="2016-03-29T08:47:00Z">
        <w:r w:rsidR="00853941">
          <w:rPr>
            <w:lang w:val="en-CA"/>
          </w:rPr>
          <w:t>.</w:t>
        </w:r>
      </w:ins>
    </w:p>
    <w:p w14:paraId="2DC3A804" w14:textId="05A4C1F6" w:rsidR="000944A6" w:rsidRDefault="000944A6" w:rsidP="00D20646">
      <w:pPr>
        <w:pStyle w:val="Titre5"/>
        <w:rPr>
          <w:lang w:val="en-CA"/>
        </w:rPr>
      </w:pPr>
      <w:r w:rsidRPr="000944A6">
        <w:rPr>
          <w:lang w:val="en-CA"/>
        </w:rPr>
        <w:t>sourceRole</w:t>
      </w:r>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311A449" w:rsidR="000944A6" w:rsidRDefault="000944A6" w:rsidP="00D20646">
      <w:pPr>
        <w:rPr>
          <w:lang w:val="en-CA"/>
        </w:rPr>
      </w:pPr>
      <w:r>
        <w:rPr>
          <w:lang w:val="en-CA"/>
        </w:rPr>
        <w:t>The property sourceRole:RelationRoleProperry shall contain a term from a controlled vocabulary describing t</w:t>
      </w:r>
      <w:r w:rsidRPr="000944A6">
        <w:rPr>
          <w:lang w:val="en-CA"/>
        </w:rPr>
        <w:t>he role played by the source geologic feature or object (eg, overlying unit, underlying unit)</w:t>
      </w:r>
      <w:r>
        <w:rPr>
          <w:lang w:val="en-CA"/>
        </w:rPr>
        <w:t xml:space="preserve"> </w:t>
      </w:r>
      <w:ins w:id="3538" w:author="Boisvert, Eric" w:date="2016-03-29T08:47:00Z">
        <w:r w:rsidR="00853941">
          <w:rPr>
            <w:lang w:val="en-CA"/>
          </w:rPr>
          <w:t>.</w:t>
        </w:r>
      </w:ins>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r w:rsidRPr="00D970E9">
        <w:rPr>
          <w:lang w:val="en-CA"/>
        </w:rPr>
        <w:t>targetRole</w:t>
      </w:r>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targetRole:RelationRoleTerm shall contain a term from a controlled vocabulary describing t</w:t>
      </w:r>
      <w:r w:rsidRPr="000944A6">
        <w:rPr>
          <w:lang w:val="en-CA"/>
        </w:rPr>
        <w:t>he role played by the target geologic feature or object. (eg, overlying unit, underlying unit)</w:t>
      </w:r>
    </w:p>
    <w:p w14:paraId="0C850F85" w14:textId="1094149E" w:rsidR="000D4260" w:rsidRDefault="000D4260" w:rsidP="000D4260">
      <w:pPr>
        <w:pStyle w:val="Titre4"/>
        <w:rPr>
          <w:lang w:val="en-CA"/>
        </w:rPr>
      </w:pPr>
      <w:bookmarkStart w:id="3539" w:name="BKM_18C9D12A_7280_4CA8_9066_431A68398F08"/>
      <w:bookmarkStart w:id="3540" w:name="BKM_B740241F_3BC0_40B4_9972_D590F470452B"/>
      <w:bookmarkStart w:id="3541" w:name="BKM_38727CDD_F0E8_4D00_A48C_555F0912BF41"/>
      <w:bookmarkEnd w:id="3539"/>
      <w:bookmarkEnd w:id="3540"/>
      <w:bookmarkEnd w:id="354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4D2792" w:rsidP="000D4260">
      <w:pPr>
        <w:keepNext/>
      </w:pPr>
      <w:r>
        <w:rPr>
          <w:noProof/>
          <w:lang w:val="en-CA" w:eastAsia="en-CA"/>
        </w:rPr>
        <w:pict w14:anchorId="34D80D6D">
          <v:shape id="_x0000_i1067" type="#_x0000_t75" style="width:372pt;height:379.4pt;visibility:visible;mso-wrap-style:square">
            <v:imagedata r:id="rId58" o:title=""/>
          </v:shape>
        </w:pict>
      </w:r>
    </w:p>
    <w:p w14:paraId="01E71704" w14:textId="26D8407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ins w:id="3542" w:author="Boisvert, Eric" w:date="2016-03-29T09:08:00Z">
        <w:r w:rsidR="008279FB">
          <w:rPr>
            <w:noProof/>
          </w:rPr>
          <w:t>41</w:t>
        </w:r>
      </w:ins>
      <w:ins w:id="3543" w:author="Eric Boisvert" w:date="2016-03-28T16:06:00Z">
        <w:del w:id="3544" w:author="Boisvert, Eric" w:date="2016-03-29T08:51:00Z">
          <w:r w:rsidR="003842F3" w:rsidDel="00CB122C">
            <w:rPr>
              <w:noProof/>
            </w:rPr>
            <w:delText>41</w:delText>
          </w:r>
        </w:del>
      </w:ins>
      <w:del w:id="3545" w:author="Boisvert, Eric" w:date="2016-03-29T08:51:00Z">
        <w:r w:rsidR="0085617E" w:rsidDel="00CB122C">
          <w:rPr>
            <w:noProof/>
          </w:rPr>
          <w:delText>43</w:delText>
        </w:r>
      </w:del>
      <w:r w:rsidR="00673E83">
        <w:rPr>
          <w:noProof/>
        </w:rPr>
        <w:fldChar w:fldCharType="end"/>
      </w:r>
      <w:r>
        <w:t>: Material relation</w:t>
      </w:r>
      <w:del w:id="3546" w:author="Boisvert, Eric" w:date="2016-03-29T08:48:00Z">
        <w:r w:rsidDel="00853941">
          <w:delText>s</w:delText>
        </w:r>
      </w:del>
      <w:ins w:id="3547" w:author="Boisvert, Eric" w:date="2016-03-29T08:47:00Z">
        <w:r w:rsidR="00853941">
          <w:t xml:space="preserve"> context diagram.</w:t>
        </w:r>
      </w:ins>
    </w:p>
    <w:p w14:paraId="2487E3B1" w14:textId="6ECBFB72" w:rsidR="000D4260" w:rsidRDefault="001150E2" w:rsidP="00D20646">
      <w:pPr>
        <w:pStyle w:val="Titre5"/>
        <w:rPr>
          <w:lang w:val="en-CA"/>
        </w:rPr>
      </w:pPr>
      <w:bookmarkStart w:id="3548" w:name="BKM_C0695B09_DC02_4BDD_AE59_38E8AE1F4632"/>
      <w:bookmarkEnd w:id="3548"/>
      <w:r>
        <w:rPr>
          <w:lang w:val="en-CA"/>
        </w:rPr>
        <w:t>relationship</w:t>
      </w:r>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512DD4B2" w:rsidR="001150E2" w:rsidRDefault="001150E2" w:rsidP="00D20646">
      <w:pPr>
        <w:rPr>
          <w:lang w:val="en-CA"/>
        </w:rPr>
      </w:pPr>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id="3549" w:author="Boisvert, Eric" w:date="2016-03-29T08:48:00Z">
        <w:r w:rsidR="00853941">
          <w:rPr>
            <w:lang w:val="en-CA"/>
          </w:rPr>
          <w:t>.</w:t>
        </w:r>
      </w:ins>
    </w:p>
    <w:p w14:paraId="180C502E" w14:textId="2B6CA378" w:rsidR="001150E2" w:rsidRDefault="001150E2" w:rsidP="00D20646">
      <w:pPr>
        <w:pStyle w:val="Titre5"/>
        <w:rPr>
          <w:lang w:val="en-CA"/>
        </w:rPr>
      </w:pPr>
      <w:r w:rsidRPr="00D970E9">
        <w:rPr>
          <w:lang w:val="en-CA"/>
        </w:rPr>
        <w:t>sourceRole</w:t>
      </w:r>
    </w:p>
    <w:p w14:paraId="227A47C5" w14:textId="664584BB" w:rsidR="001150E2" w:rsidRDefault="001150E2" w:rsidP="00D20646">
      <w:pPr>
        <w:rPr>
          <w:lang w:val="en-CA"/>
        </w:rPr>
      </w:pPr>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id="3550" w:author="Boisvert, Eric" w:date="2016-03-29T08:48:00Z">
        <w:r w:rsidR="00853941">
          <w:rPr>
            <w:lang w:val="en-CA"/>
          </w:rPr>
          <w:t>.</w:t>
        </w:r>
      </w:ins>
    </w:p>
    <w:p w14:paraId="0DF31BBC" w14:textId="57845DEE" w:rsidR="001150E2" w:rsidRDefault="001150E2" w:rsidP="00D20646">
      <w:pPr>
        <w:pStyle w:val="Titre5"/>
        <w:rPr>
          <w:lang w:val="en-CA"/>
        </w:rPr>
      </w:pPr>
      <w:r w:rsidRPr="001150E2">
        <w:rPr>
          <w:lang w:val="en-CA"/>
        </w:rPr>
        <w:t>targetRole</w:t>
      </w:r>
    </w:p>
    <w:p w14:paraId="31B3F423" w14:textId="77777777" w:rsidR="001150E2" w:rsidRPr="001150E2" w:rsidRDefault="001150E2" w:rsidP="00D20646">
      <w:pPr>
        <w:rPr>
          <w:lang w:val="en-CA"/>
        </w:rPr>
      </w:pPr>
    </w:p>
    <w:p w14:paraId="52BB40AC" w14:textId="1401F27F" w:rsidR="000D4260" w:rsidRDefault="001150E2" w:rsidP="00355CAB">
      <w:pPr>
        <w:rPr>
          <w:lang w:val="en-CA"/>
        </w:rPr>
      </w:pPr>
      <w:r>
        <w:rPr>
          <w:lang w:val="en-CA"/>
        </w:rPr>
        <w:t>The targetRole:RelationRoleTerm shall contain a term describing t</w:t>
      </w:r>
      <w:r w:rsidRPr="001150E2">
        <w:rPr>
          <w:lang w:val="en-CA"/>
        </w:rPr>
        <w:t>he role played by the target earth material part (eg, matrix, clast, overgrowth)</w:t>
      </w:r>
      <w:bookmarkStart w:id="3551" w:name="BKM_F11CCC02_4943_439C_97BD_3878F0BA0970"/>
      <w:bookmarkStart w:id="3552" w:name="BKM_8ABBD347_C257_4419_A3F6_0485375DCF7F"/>
      <w:bookmarkStart w:id="3553" w:name="BKM_40919ABF_3C16_41E1_8906_0D3CE189EB1B"/>
      <w:bookmarkEnd w:id="3551"/>
      <w:bookmarkEnd w:id="3552"/>
      <w:bookmarkEnd w:id="3553"/>
      <w:ins w:id="3554" w:author="Boisvert, Eric" w:date="2016-03-29T08:48:00Z">
        <w:r w:rsidR="00853941">
          <w:rPr>
            <w:lang w:val="en-CA"/>
          </w:rPr>
          <w:t>.</w:t>
        </w:r>
      </w:ins>
    </w:p>
    <w:p w14:paraId="74ACF777" w14:textId="5B50C3FD" w:rsidR="000D4260" w:rsidRDefault="00AE357E" w:rsidP="00AE357E">
      <w:pPr>
        <w:pStyle w:val="Titre3"/>
        <w:rPr>
          <w:lang w:val="en-CA"/>
        </w:rPr>
      </w:pPr>
      <w:bookmarkStart w:id="3555" w:name="_Toc446944604"/>
      <w:r>
        <w:rPr>
          <w:lang w:val="en-CA"/>
        </w:rPr>
        <w:t xml:space="preserve">Earth material </w:t>
      </w:r>
      <w:r w:rsidR="00481AF6">
        <w:rPr>
          <w:lang w:val="en-CA"/>
        </w:rPr>
        <w:t>details</w:t>
      </w:r>
      <w:bookmarkEnd w:id="355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4D2792" w:rsidP="00AE357E">
      <w:pPr>
        <w:keepNext/>
      </w:pPr>
      <w:r>
        <w:rPr>
          <w:noProof/>
          <w:lang w:val="en-CA" w:eastAsia="en-CA"/>
        </w:rPr>
        <w:pict w14:anchorId="78508E6C">
          <v:shape id="_x0000_i1068" type="#_x0000_t75" style="width:432.45pt;height:260.3pt;visibility:visible;mso-wrap-style:square">
            <v:imagedata r:id="rId59" o:title=""/>
          </v:shape>
        </w:pict>
      </w:r>
    </w:p>
    <w:p w14:paraId="787DD0D7" w14:textId="29C0AF94"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ins w:id="3556" w:author="Boisvert, Eric" w:date="2016-03-29T09:08:00Z">
        <w:r w:rsidR="008279FB">
          <w:rPr>
            <w:noProof/>
          </w:rPr>
          <w:t>42</w:t>
        </w:r>
      </w:ins>
      <w:ins w:id="3557" w:author="Eric Boisvert" w:date="2016-03-28T16:06:00Z">
        <w:del w:id="3558" w:author="Boisvert, Eric" w:date="2016-03-29T08:51:00Z">
          <w:r w:rsidR="003842F3" w:rsidDel="00CB122C">
            <w:rPr>
              <w:noProof/>
            </w:rPr>
            <w:delText>42</w:delText>
          </w:r>
        </w:del>
      </w:ins>
      <w:del w:id="3559" w:author="Boisvert, Eric" w:date="2016-03-29T08:51:00Z">
        <w:r w:rsidR="0085617E" w:rsidDel="00CB122C">
          <w:rPr>
            <w:noProof/>
          </w:rPr>
          <w:delText>44</w:delText>
        </w:r>
      </w:del>
      <w:r w:rsidR="00673E83">
        <w:rPr>
          <w:noProof/>
        </w:rPr>
        <w:fldChar w:fldCharType="end"/>
      </w:r>
      <w:r>
        <w:t>: Overview of earth material description</w:t>
      </w:r>
      <w:ins w:id="3560" w:author="Boisvert, Eric" w:date="2016-03-29T08:48:00Z">
        <w:r w:rsidR="00853941">
          <w:t>.</w:t>
        </w:r>
      </w:ins>
    </w:p>
    <w:p w14:paraId="6A6B155F" w14:textId="2A473E63" w:rsidR="00AE357E" w:rsidRDefault="00AE357E" w:rsidP="00AE357E">
      <w:pPr>
        <w:pStyle w:val="Titre4"/>
      </w:pPr>
      <w:r>
        <w:lastRenderedPageBreak/>
        <w:t>Alteration description</w:t>
      </w:r>
    </w:p>
    <w:p w14:paraId="601C9881" w14:textId="77777777" w:rsidR="00853941" w:rsidRDefault="00853941" w:rsidP="00AE357E">
      <w:pPr>
        <w:rPr>
          <w:ins w:id="3561" w:author="Boisvert, Eric" w:date="2016-03-29T08:48:00Z"/>
        </w:rPr>
      </w:pPr>
    </w:p>
    <w:p w14:paraId="2051B298" w14:textId="1FE9F147" w:rsidR="001150E2" w:rsidRDefault="00AE357E" w:rsidP="00AE357E">
      <w:pPr>
        <w:rPr>
          <w:ins w:id="3562" w:author="Boisvert, Eric" w:date="2016-03-29T08:48:00Z"/>
        </w:rPr>
      </w:pPr>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 xml:space="preserve">For example, </w:t>
      </w:r>
      <w:r>
        <w:t xml:space="preserve"> </w:t>
      </w:r>
      <w:r w:rsidR="001150E2">
        <w:t>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6CD9FABF" w:rsidR="0016580A" w:rsidRDefault="0016580A" w:rsidP="0016580A">
      <w:pPr>
        <w:keepNext/>
      </w:pPr>
      <w:r w:rsidRPr="0016580A">
        <w:rPr>
          <w:noProof/>
          <w:lang w:val="en-CA" w:eastAsia="en-CA"/>
        </w:rPr>
        <w:t xml:space="preserve"> </w:t>
      </w:r>
      <w:r w:rsidR="004D2792">
        <w:rPr>
          <w:noProof/>
          <w:lang w:val="en-CA" w:eastAsia="en-CA"/>
        </w:rPr>
        <w:pict w14:anchorId="4387B44A">
          <v:shape id="_x0000_i1069" type="#_x0000_t75" style="width:340.6pt;height:102pt;visibility:visible;mso-wrap-style:square">
            <v:imagedata r:id="rId60" o:title=""/>
          </v:shape>
        </w:pict>
      </w:r>
    </w:p>
    <w:p w14:paraId="7FAEF6A0" w14:textId="4413819A" w:rsidR="0016580A" w:rsidRDefault="0016580A" w:rsidP="00D20646">
      <w:pPr>
        <w:pStyle w:val="Lgende"/>
      </w:pPr>
      <w:r>
        <w:t xml:space="preserve">Figure </w:t>
      </w:r>
      <w:r>
        <w:fldChar w:fldCharType="begin"/>
      </w:r>
      <w:r>
        <w:instrText xml:space="preserve"> SEQ Figure \* ARABIC </w:instrText>
      </w:r>
      <w:r>
        <w:fldChar w:fldCharType="separate"/>
      </w:r>
      <w:ins w:id="3563" w:author="Boisvert, Eric" w:date="2016-03-29T09:08:00Z">
        <w:r w:rsidR="008279FB">
          <w:rPr>
            <w:noProof/>
          </w:rPr>
          <w:t>43</w:t>
        </w:r>
      </w:ins>
      <w:ins w:id="3564" w:author="Eric Boisvert" w:date="2016-03-28T16:06:00Z">
        <w:del w:id="3565" w:author="Boisvert, Eric" w:date="2016-03-29T08:51:00Z">
          <w:r w:rsidR="003842F3" w:rsidDel="00CB122C">
            <w:rPr>
              <w:noProof/>
            </w:rPr>
            <w:delText>43</w:delText>
          </w:r>
        </w:del>
      </w:ins>
      <w:del w:id="3566" w:author="Boisvert, Eric" w:date="2016-03-29T08:51:00Z">
        <w:r w:rsidR="0085617E" w:rsidDel="00CB122C">
          <w:rPr>
            <w:noProof/>
          </w:rPr>
          <w:delText>45</w:delText>
        </w:r>
      </w:del>
      <w:r>
        <w:fldChar w:fldCharType="end"/>
      </w:r>
      <w:r>
        <w:t xml:space="preserve"> </w:t>
      </w:r>
      <w:r w:rsidRPr="000D2BCF">
        <w:t>Example of a weathering profile</w:t>
      </w:r>
      <w:ins w:id="3567" w:author="Boisvert, Eric" w:date="2016-03-29T08:48:00Z">
        <w:r w:rsidR="00853941">
          <w:t>.</w:t>
        </w:r>
      </w:ins>
    </w:p>
    <w:p w14:paraId="56717D41" w14:textId="77777777" w:rsidR="0043586C" w:rsidRDefault="004D2792" w:rsidP="00D20646">
      <w:pPr>
        <w:keepNext/>
      </w:pPr>
      <w:r>
        <w:rPr>
          <w:noProof/>
          <w:lang w:val="en-CA" w:eastAsia="en-CA"/>
        </w:rPr>
        <w:lastRenderedPageBreak/>
        <w:pict w14:anchorId="379383D8">
          <v:shape id="_x0000_i1070" type="#_x0000_t75" style="width:6in;height:463.4pt;visibility:visible;mso-wrap-style:square">
            <v:imagedata r:id="rId61" o:title=""/>
          </v:shape>
        </w:pict>
      </w:r>
    </w:p>
    <w:p w14:paraId="0A31306A" w14:textId="64ED92F3" w:rsidR="00AE357E" w:rsidRPr="00BF2A41" w:rsidRDefault="0043586C" w:rsidP="00D20646">
      <w:pPr>
        <w:pStyle w:val="Lgende"/>
        <w:rPr>
          <w:noProof/>
          <w:lang w:val="fr-CA" w:eastAsia="en-CA"/>
          <w:rPrChange w:id="3568" w:author="Boisvert, Eric" w:date="2016-03-29T08:30:00Z">
            <w:rPr>
              <w:noProof/>
              <w:lang w:val="en-CA" w:eastAsia="en-CA"/>
            </w:rPr>
          </w:rPrChange>
        </w:rPr>
      </w:pPr>
      <w:r w:rsidRPr="00BF2A41">
        <w:rPr>
          <w:lang w:val="fr-CA"/>
          <w:rPrChange w:id="3569" w:author="Boisvert, Eric" w:date="2016-03-29T08:30:00Z">
            <w:rPr/>
          </w:rPrChange>
        </w:rPr>
        <w:t xml:space="preserve">Figure </w:t>
      </w:r>
      <w:r>
        <w:fldChar w:fldCharType="begin"/>
      </w:r>
      <w:r w:rsidRPr="00BF2A41">
        <w:rPr>
          <w:lang w:val="fr-CA"/>
          <w:rPrChange w:id="3570" w:author="Boisvert, Eric" w:date="2016-03-29T08:30:00Z">
            <w:rPr/>
          </w:rPrChange>
        </w:rPr>
        <w:instrText xml:space="preserve"> SEQ Figure \* ARABIC </w:instrText>
      </w:r>
      <w:r>
        <w:fldChar w:fldCharType="separate"/>
      </w:r>
      <w:ins w:id="3571" w:author="Boisvert, Eric" w:date="2016-03-29T09:08:00Z">
        <w:r w:rsidR="008279FB">
          <w:rPr>
            <w:noProof/>
            <w:lang w:val="fr-CA"/>
          </w:rPr>
          <w:t>44</w:t>
        </w:r>
      </w:ins>
      <w:ins w:id="3572" w:author="Eric Boisvert" w:date="2016-03-28T16:06:00Z">
        <w:del w:id="3573" w:author="Boisvert, Eric" w:date="2016-03-29T08:51:00Z">
          <w:r w:rsidR="003842F3" w:rsidRPr="00BF2A41" w:rsidDel="00CB122C">
            <w:rPr>
              <w:noProof/>
              <w:lang w:val="fr-CA"/>
              <w:rPrChange w:id="3574" w:author="Boisvert, Eric" w:date="2016-03-29T08:30:00Z">
                <w:rPr>
                  <w:noProof/>
                </w:rPr>
              </w:rPrChange>
            </w:rPr>
            <w:delText>44</w:delText>
          </w:r>
        </w:del>
      </w:ins>
      <w:del w:id="3575" w:author="Boisvert, Eric" w:date="2016-03-29T08:51:00Z">
        <w:r w:rsidR="0085617E" w:rsidRPr="00BF2A41" w:rsidDel="00CB122C">
          <w:rPr>
            <w:noProof/>
            <w:lang w:val="fr-CA"/>
            <w:rPrChange w:id="3576" w:author="Boisvert, Eric" w:date="2016-03-29T08:30:00Z">
              <w:rPr>
                <w:noProof/>
              </w:rPr>
            </w:rPrChange>
          </w:rPr>
          <w:delText>46</w:delText>
        </w:r>
      </w:del>
      <w:r>
        <w:fldChar w:fldCharType="end"/>
      </w:r>
      <w:r w:rsidRPr="00BF2A41">
        <w:rPr>
          <w:lang w:val="fr-CA"/>
          <w:rPrChange w:id="3577" w:author="Boisvert, Eric" w:date="2016-03-29T08:30:00Z">
            <w:rPr/>
          </w:rPrChange>
        </w:rPr>
        <w:t xml:space="preserve"> Alteration description context diagram</w:t>
      </w:r>
      <w:ins w:id="3578" w:author="Boisvert, Eric" w:date="2016-03-29T08:48:00Z">
        <w:r w:rsidR="00853941">
          <w:rPr>
            <w:lang w:val="fr-CA"/>
          </w:rPr>
          <w:t>.</w:t>
        </w:r>
      </w:ins>
    </w:p>
    <w:p w14:paraId="2230D1EF" w14:textId="5C64585A" w:rsidR="0043586C" w:rsidRDefault="004D2792" w:rsidP="00D20646">
      <w:pPr>
        <w:keepNext/>
      </w:pPr>
      <w:r>
        <w:lastRenderedPageBreak/>
        <w:pict w14:anchorId="42D9FBAE">
          <v:shape id="_x0000_i1071" type="#_x0000_t75" style="width:431.55pt;height:281.1pt">
            <v:imagedata r:id="rId62" o:title=""/>
          </v:shape>
        </w:pict>
      </w:r>
    </w:p>
    <w:p w14:paraId="2DEBC792" w14:textId="3AA08234" w:rsidR="0043586C" w:rsidRDefault="0043586C" w:rsidP="00D20646">
      <w:pPr>
        <w:pStyle w:val="Lgende"/>
        <w:rPr>
          <w:noProof/>
          <w:lang w:val="en-CA" w:eastAsia="en-CA"/>
        </w:rPr>
      </w:pPr>
      <w:r>
        <w:t xml:space="preserve">Figure </w:t>
      </w:r>
      <w:r>
        <w:fldChar w:fldCharType="begin"/>
      </w:r>
      <w:r>
        <w:instrText xml:space="preserve"> SEQ Figure \* ARABIC </w:instrText>
      </w:r>
      <w:r>
        <w:fldChar w:fldCharType="separate"/>
      </w:r>
      <w:ins w:id="3579" w:author="Boisvert, Eric" w:date="2016-03-29T09:08:00Z">
        <w:r w:rsidR="008279FB">
          <w:rPr>
            <w:noProof/>
          </w:rPr>
          <w:t>45</w:t>
        </w:r>
      </w:ins>
      <w:ins w:id="3580" w:author="Eric Boisvert" w:date="2016-03-28T16:06:00Z">
        <w:del w:id="3581" w:author="Boisvert, Eric" w:date="2016-03-29T08:51:00Z">
          <w:r w:rsidR="003842F3" w:rsidDel="00CB122C">
            <w:rPr>
              <w:noProof/>
            </w:rPr>
            <w:delText>45</w:delText>
          </w:r>
        </w:del>
      </w:ins>
      <w:del w:id="3582" w:author="Boisvert, Eric" w:date="2016-03-29T08:51:00Z">
        <w:r w:rsidR="0085617E" w:rsidDel="00CB122C">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r>
        <w:t>alterationType</w:t>
      </w:r>
    </w:p>
    <w:p w14:paraId="006AABF8" w14:textId="77777777" w:rsidR="0016580A" w:rsidRPr="0016580A" w:rsidRDefault="0016580A"/>
    <w:p w14:paraId="36214D7B" w14:textId="44FC14C1" w:rsidR="0016580A" w:rsidRDefault="0016580A" w:rsidP="00AE357E">
      <w:r>
        <w:t>The property alterationType:</w:t>
      </w:r>
      <w:r w:rsidRPr="0016580A">
        <w:t>AlterationTypeTerm</w:t>
      </w:r>
      <w:r>
        <w:t xml:space="preserve"> shall contain a term </w:t>
      </w:r>
      <w:r w:rsidRPr="0016580A">
        <w:t>from a controlled vocabulary of alteration types (eg; potassic, argillic, advanced argillic)</w:t>
      </w:r>
      <w:ins w:id="3583" w:author="Boisvert, Eric" w:date="2016-03-29T08:48:00Z">
        <w:r w:rsidR="00CB122C">
          <w:t>.</w:t>
        </w:r>
      </w:ins>
    </w:p>
    <w:p w14:paraId="5998506E" w14:textId="435263F7" w:rsidR="0016580A" w:rsidRDefault="0016580A" w:rsidP="00D20646">
      <w:pPr>
        <w:pStyle w:val="Titre5"/>
        <w:rPr>
          <w:lang w:val="en-CA"/>
        </w:rPr>
      </w:pPr>
      <w:r w:rsidRPr="00D970E9">
        <w:rPr>
          <w:lang w:val="en-CA"/>
        </w:rPr>
        <w:t>alterationProduct</w:t>
      </w:r>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r w:rsidRPr="00D970E9">
        <w:rPr>
          <w:lang w:val="en-CA"/>
        </w:rPr>
        <w:t>alterationDistribution</w:t>
      </w:r>
    </w:p>
    <w:p w14:paraId="03CE8B1A" w14:textId="77777777" w:rsidR="0016580A" w:rsidRPr="00D20646" w:rsidRDefault="0016580A">
      <w:pPr>
        <w:rPr>
          <w:lang w:val="en-CA"/>
        </w:rPr>
      </w:pPr>
    </w:p>
    <w:p w14:paraId="0167B527" w14:textId="15B51292" w:rsidR="0016580A" w:rsidRDefault="0016580A" w:rsidP="00AE357E">
      <w:r>
        <w:t xml:space="preserve">The alterationDistribution (swe:Category) property shall </w:t>
      </w:r>
      <w:r w:rsidRPr="0016580A">
        <w:t>describes the spatial distribution or geometry of alteration zones</w:t>
      </w:r>
      <w:r>
        <w:t xml:space="preserve"> using a term from a controlled vocabulary</w:t>
      </w:r>
      <w:r w:rsidRPr="0016580A">
        <w:t>. eg: patchy, spotted, banded, viens, vein breccia, pervasive, disseminated, etc</w:t>
      </w:r>
      <w:ins w:id="3584" w:author="Boisvert, Eric" w:date="2016-03-29T08:48:00Z">
        <w:r w:rsidR="00CB122C">
          <w:t>.</w:t>
        </w:r>
      </w:ins>
    </w:p>
    <w:p w14:paraId="3BB9444D" w14:textId="12CB8A5A" w:rsidR="00AE357E" w:rsidRDefault="0016580A" w:rsidP="00D20646">
      <w:pPr>
        <w:pStyle w:val="Titre5"/>
        <w:rPr>
          <w:lang w:val="en-CA"/>
        </w:rPr>
      </w:pPr>
      <w:bookmarkStart w:id="3585" w:name="BKM_8201810A_8593_4A0C_A4FE_B4A134FDF11D"/>
      <w:bookmarkEnd w:id="3585"/>
      <w:r w:rsidRPr="00D970E9">
        <w:rPr>
          <w:lang w:val="en-CA"/>
        </w:rPr>
        <w:t>alterationDegree</w:t>
      </w:r>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 xml:space="preserve">The property alterationDegree (swe:Category)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r w:rsidRPr="0083280E">
        <w:rPr>
          <w:lang w:val="en-CA"/>
        </w:rPr>
        <w:t>alterationEvent</w:t>
      </w:r>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Titre4"/>
      </w:pPr>
      <w:bookmarkStart w:id="3586" w:name="BKM_7C508FBF_33D9_484F_911B_6377C69AD667"/>
      <w:bookmarkStart w:id="3587" w:name="BKM_ED5D19E5_9BBB_4493_91D3_D708625FA37A"/>
      <w:bookmarkStart w:id="3588" w:name="BKM_E45C3931_F3F9_4BB2_B916_F57604E1D027"/>
      <w:bookmarkStart w:id="3589" w:name="BKM_26449531_DA00_4286_BEAD_53641C8C6B18"/>
      <w:bookmarkEnd w:id="3586"/>
      <w:bookmarkEnd w:id="3587"/>
      <w:bookmarkEnd w:id="3588"/>
      <w:bookmarkEnd w:id="3589"/>
      <w:r>
        <w:t>Chemical Composition</w:t>
      </w:r>
    </w:p>
    <w:p w14:paraId="599250ED" w14:textId="77777777" w:rsidR="009B560C" w:rsidRDefault="009B560C" w:rsidP="00AE357E"/>
    <w:p w14:paraId="22990790" w14:textId="6F175585" w:rsidR="00604E1E" w:rsidRDefault="009B560C" w:rsidP="00AE357E">
      <w:r>
        <w:t xml:space="preserve">ChemicalComposition is a </w:t>
      </w:r>
      <w:r w:rsidR="00604E1E" w:rsidRPr="00604E1E">
        <w:t xml:space="preserve"> </w:t>
      </w:r>
      <w:r>
        <w:t>kind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4D2792" w:rsidP="00604E1E">
      <w:pPr>
        <w:keepNext/>
      </w:pPr>
      <w:r>
        <w:rPr>
          <w:noProof/>
          <w:lang w:val="en-CA" w:eastAsia="en-CA"/>
        </w:rPr>
        <w:pict w14:anchorId="30B53D03">
          <v:shape id="_x0000_i1072" type="#_x0000_t75" style="width:367.85pt;height:239.55pt;visibility:visible;mso-wrap-style:square">
            <v:imagedata r:id="rId63" o:title=""/>
          </v:shape>
        </w:pict>
      </w:r>
    </w:p>
    <w:p w14:paraId="63C3EBAA" w14:textId="5E963870"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590" w:author="Boisvert, Eric" w:date="2016-03-29T09:08:00Z">
        <w:r w:rsidR="008279FB">
          <w:rPr>
            <w:noProof/>
          </w:rPr>
          <w:t>46</w:t>
        </w:r>
      </w:ins>
      <w:ins w:id="3591" w:author="Eric Boisvert" w:date="2016-03-28T16:06:00Z">
        <w:del w:id="3592" w:author="Boisvert, Eric" w:date="2016-03-29T08:51:00Z">
          <w:r w:rsidR="003842F3" w:rsidDel="00CB122C">
            <w:rPr>
              <w:noProof/>
            </w:rPr>
            <w:delText>46</w:delText>
          </w:r>
        </w:del>
      </w:ins>
      <w:del w:id="3593" w:author="Boisvert, Eric" w:date="2016-03-29T08:51:00Z">
        <w:r w:rsidR="0085617E" w:rsidDel="00CB122C">
          <w:rPr>
            <w:noProof/>
          </w:rPr>
          <w:delText>48</w:delText>
        </w:r>
      </w:del>
      <w:r w:rsidR="00673E83">
        <w:rPr>
          <w:noProof/>
        </w:rPr>
        <w:fldChar w:fldCharType="end"/>
      </w:r>
      <w:r>
        <w:t>: Chemical composition</w:t>
      </w:r>
      <w:ins w:id="3594" w:author="Boisvert, Eric" w:date="2016-03-29T08:48:00Z">
        <w:r w:rsidR="00CB122C">
          <w:t xml:space="preserve"> context diagram.</w:t>
        </w:r>
      </w:ins>
    </w:p>
    <w:p w14:paraId="6EB7E3F8" w14:textId="3222DDB4" w:rsidR="00604E1E" w:rsidRDefault="00BF4178" w:rsidP="00D20646">
      <w:pPr>
        <w:pStyle w:val="Titre5"/>
        <w:rPr>
          <w:lang w:val="en-CA"/>
        </w:rPr>
      </w:pPr>
      <w:bookmarkStart w:id="3595" w:name="BKM_D4FBCA43_958A_4AEF_8332_5F96792672DF"/>
      <w:bookmarkEnd w:id="3595"/>
      <w:r w:rsidRPr="00D970E9">
        <w:rPr>
          <w:lang w:val="en-CA"/>
        </w:rPr>
        <w:t>chemicalAnalysis</w:t>
      </w:r>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40012E1" w:rsidR="00BF4178" w:rsidRDefault="00BF4178" w:rsidP="00D20646">
      <w:pPr>
        <w:rPr>
          <w:lang w:val="en-CA"/>
        </w:rPr>
      </w:pPr>
      <w:r>
        <w:rPr>
          <w:lang w:val="en-CA"/>
        </w:rPr>
        <w:t>The chemichalAnalysis property (swe:DataRecord) shall contain a collection of geochemical results in a form of a DataRecord (a collection of fields composed of description and values)</w:t>
      </w:r>
      <w:ins w:id="3596" w:author="Boisvert, Eric" w:date="2016-03-29T08:48:00Z">
        <w:r w:rsidR="00CB122C">
          <w:rPr>
            <w:lang w:val="en-CA"/>
          </w:rPr>
          <w:t>.</w:t>
        </w:r>
      </w:ins>
    </w:p>
    <w:p w14:paraId="6A6F8840" w14:textId="77777777" w:rsidR="00AE357E" w:rsidRDefault="00AE357E" w:rsidP="00AE357E">
      <w:bookmarkStart w:id="3597" w:name="BKM_7DA6E39E_93F3_43B7_9C51_9F05A691932A"/>
      <w:bookmarkEnd w:id="3597"/>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4D2792" w:rsidP="00604E1E">
      <w:pPr>
        <w:keepNext/>
      </w:pPr>
      <w:r>
        <w:rPr>
          <w:noProof/>
          <w:lang w:val="en-CA" w:eastAsia="en-CA"/>
        </w:rPr>
        <w:pict w14:anchorId="28B167D3">
          <v:shape id="_x0000_i1073" type="#_x0000_t75" style="width:6in;height:382.15pt;visibility:visible;mso-wrap-style:square">
            <v:imagedata r:id="rId64" o:title=""/>
          </v:shape>
        </w:pict>
      </w:r>
    </w:p>
    <w:p w14:paraId="34F96725" w14:textId="55AAF526"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ins w:id="3598" w:author="Boisvert, Eric" w:date="2016-03-29T09:08:00Z">
        <w:r w:rsidR="008279FB">
          <w:rPr>
            <w:noProof/>
          </w:rPr>
          <w:t>47</w:t>
        </w:r>
      </w:ins>
      <w:ins w:id="3599" w:author="Eric Boisvert" w:date="2016-03-28T16:06:00Z">
        <w:del w:id="3600" w:author="Boisvert, Eric" w:date="2016-03-29T08:51:00Z">
          <w:r w:rsidR="003842F3" w:rsidDel="00CB122C">
            <w:rPr>
              <w:noProof/>
            </w:rPr>
            <w:delText>47</w:delText>
          </w:r>
        </w:del>
      </w:ins>
      <w:del w:id="3601" w:author="Boisvert, Eric" w:date="2016-03-29T08:51:00Z">
        <w:r w:rsidR="0085617E" w:rsidDel="00CB122C">
          <w:rPr>
            <w:noProof/>
          </w:rPr>
          <w:delText>49</w:delText>
        </w:r>
      </w:del>
      <w:r w:rsidR="00673E83">
        <w:rPr>
          <w:noProof/>
        </w:rPr>
        <w:fldChar w:fldCharType="end"/>
      </w:r>
      <w:r>
        <w:t>: Compound material description</w:t>
      </w:r>
      <w:ins w:id="3602" w:author="Boisvert, Eric" w:date="2016-03-29T08:49:00Z">
        <w:r w:rsidR="00CB122C">
          <w:t xml:space="preserve"> context diagram.</w:t>
        </w:r>
      </w:ins>
    </w:p>
    <w:p w14:paraId="1817E2F9" w14:textId="12994A65" w:rsidR="00604E1E" w:rsidRDefault="00224DF5" w:rsidP="00D20646">
      <w:pPr>
        <w:pStyle w:val="Titre5"/>
        <w:rPr>
          <w:lang w:val="en-CA"/>
        </w:rPr>
      </w:pPr>
      <w:bookmarkStart w:id="3603" w:name="BKM_0126A46B_77F6_4F3D_8366_99D7292A119E"/>
      <w:bookmarkEnd w:id="3603"/>
      <w:r w:rsidRPr="00D970E9">
        <w:rPr>
          <w:lang w:val="en-CA"/>
        </w:rPr>
        <w:t>compositionCategory</w:t>
      </w:r>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(swe:Category) shall provide a t</w:t>
      </w:r>
      <w:r w:rsidRPr="00224DF5">
        <w:rPr>
          <w:lang w:val="en-CA"/>
        </w:rPr>
        <w:t xml:space="preserve">erm </w:t>
      </w:r>
      <w:r>
        <w:rPr>
          <w:lang w:val="en-CA"/>
        </w:rPr>
        <w:t xml:space="preserve">from a controlled vocabulary </w:t>
      </w:r>
      <w:r w:rsidRPr="00224DF5">
        <w:rPr>
          <w:lang w:val="en-CA"/>
        </w:rPr>
        <w:t>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r w:rsidRPr="00D970E9">
        <w:rPr>
          <w:lang w:val="en-CA"/>
        </w:rPr>
        <w:t>geneticCategory</w:t>
      </w:r>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p>
    <w:p w14:paraId="2988E3B5" w14:textId="1D1E09FE" w:rsidR="00224DF5" w:rsidRDefault="00224DF5" w:rsidP="00D20646">
      <w:pPr>
        <w:pStyle w:val="Titre5"/>
        <w:rPr>
          <w:lang w:val="en-CA"/>
        </w:rPr>
      </w:pPr>
      <w:r w:rsidRPr="00224DF5">
        <w:rPr>
          <w:lang w:val="en-CA"/>
        </w:rPr>
        <w:t>particleGeometry</w:t>
      </w:r>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particleGeometry:ParticleGeometryDescription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3604" w:name="BKM_68F68CA6_F7FB_411D_8560_851B7315C00E"/>
      <w:bookmarkStart w:id="3605" w:name="BKM_F5243BEF_0ABC_4433_AFCB_2FCD01906472"/>
      <w:bookmarkEnd w:id="3604"/>
      <w:bookmarkEnd w:id="3605"/>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4D2792" w:rsidP="00D20646">
      <w:pPr>
        <w:keepNext/>
      </w:pPr>
      <w:r>
        <w:rPr>
          <w:noProof/>
          <w:lang w:val="en-CA" w:eastAsia="en-CA"/>
        </w:rPr>
        <w:lastRenderedPageBreak/>
        <w:pict w14:anchorId="7928CF19">
          <v:shape id="_x0000_i1074" type="#_x0000_t75" style="width:190.6pt;height:317.55pt;visibility:visible;mso-wrap-style:square">
            <v:imagedata r:id="rId65" o:title=""/>
          </v:shape>
        </w:pict>
      </w:r>
    </w:p>
    <w:p w14:paraId="516FE13B" w14:textId="78C7F472" w:rsidR="00DE657E" w:rsidRDefault="00DE657E" w:rsidP="00D20646">
      <w:pPr>
        <w:pStyle w:val="Lgende"/>
      </w:pPr>
      <w:r>
        <w:t xml:space="preserve">Figure </w:t>
      </w:r>
      <w:r>
        <w:fldChar w:fldCharType="begin"/>
      </w:r>
      <w:r>
        <w:instrText xml:space="preserve"> SEQ Figure \* ARABIC </w:instrText>
      </w:r>
      <w:r>
        <w:fldChar w:fldCharType="separate"/>
      </w:r>
      <w:ins w:id="3606" w:author="Boisvert, Eric" w:date="2016-03-29T09:08:00Z">
        <w:r w:rsidR="008279FB">
          <w:rPr>
            <w:noProof/>
          </w:rPr>
          <w:t>48</w:t>
        </w:r>
      </w:ins>
      <w:ins w:id="3607" w:author="Eric Boisvert" w:date="2016-03-28T16:06:00Z">
        <w:del w:id="3608" w:author="Boisvert, Eric" w:date="2016-03-29T08:51:00Z">
          <w:r w:rsidR="003842F3" w:rsidDel="00CB122C">
            <w:rPr>
              <w:noProof/>
            </w:rPr>
            <w:delText>48</w:delText>
          </w:r>
        </w:del>
      </w:ins>
      <w:del w:id="3609" w:author="Boisvert, Eric" w:date="2016-03-29T08:51:00Z">
        <w:r w:rsidR="0085617E" w:rsidDel="00CB122C">
          <w:rPr>
            <w:noProof/>
          </w:rPr>
          <w:delText>50</w:delText>
        </w:r>
      </w:del>
      <w:r>
        <w:fldChar w:fldCharType="end"/>
      </w:r>
      <w:r>
        <w:t>: ParticleGeometry</w:t>
      </w:r>
      <w:r w:rsidR="004B1BCF">
        <w:t xml:space="preserve"> context diagram</w:t>
      </w:r>
    </w:p>
    <w:p w14:paraId="4C206BCD" w14:textId="58BA27BB" w:rsidR="00DE657E" w:rsidRDefault="004B1BCF">
      <w:pPr>
        <w:pStyle w:val="Titre5"/>
        <w:pPrChange w:id="3610" w:author="Eric Boisvert" w:date="2016-03-25T12:33:00Z">
          <w:pPr/>
        </w:pPrChange>
      </w:pPr>
      <w:r w:rsidRPr="004B1BCF">
        <w:t>particleType</w:t>
      </w:r>
    </w:p>
    <w:p w14:paraId="5796C57D" w14:textId="77777777" w:rsidR="00E105E6" w:rsidRDefault="00E105E6">
      <w:pPr>
        <w:rPr>
          <w:ins w:id="3611" w:author="Eric Boisvert" w:date="2016-03-25T12:34:00Z"/>
        </w:rPr>
        <w:pPrChange w:id="3612" w:author="Eric Boisvert" w:date="2016-03-25T12:33:00Z">
          <w:pPr>
            <w:pStyle w:val="Titre5"/>
          </w:pPr>
        </w:pPrChange>
      </w:pPr>
    </w:p>
    <w:p w14:paraId="5E59B820" w14:textId="0033412A" w:rsidR="0032727A" w:rsidDel="00E105E6" w:rsidRDefault="004B1BCF" w:rsidP="00E105E6">
      <w:pPr>
        <w:rPr>
          <w:del w:id="3613" w:author="Eric Boisvert" w:date="2016-03-25T12:33:00Z"/>
        </w:rPr>
      </w:pPr>
      <w:r>
        <w:t>The particleType:ParticleTypeTerm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ins w:id="3614" w:author="Boisvert, Eric" w:date="2016-03-30T07:55:00Z">
        <w:r w:rsidR="004D2792">
          <w:t>s</w:t>
        </w:r>
      </w:ins>
      <w:del w:id="3615" w:author="Boisvert, Eric" w:date="2016-03-30T07:55:00Z">
        <w:r w:rsidDel="004D2792">
          <w:delText>z</w:delText>
        </w:r>
      </w:del>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ins w:id="3616" w:author="Boisvert, Eric" w:date="2016-03-29T08:49:00Z">
        <w:r w:rsidR="00CB122C">
          <w:t>.</w:t>
        </w:r>
      </w:ins>
    </w:p>
    <w:p w14:paraId="4C292BE9" w14:textId="6FA033EE" w:rsidR="0032727A" w:rsidRPr="0032727A" w:rsidRDefault="00E105E6">
      <w:pPr>
        <w:pStyle w:val="Titre5"/>
        <w:pPrChange w:id="3617" w:author="Eric Boisvert" w:date="2016-03-25T12:33:00Z">
          <w:pPr/>
        </w:pPrChange>
      </w:pPr>
      <w:ins w:id="3618" w:author="Eric Boisvert" w:date="2016-03-25T12:33:00Z">
        <w:r>
          <w:t>aspectRatio</w:t>
        </w:r>
      </w:ins>
    </w:p>
    <w:p w14:paraId="6FF52C91" w14:textId="77777777" w:rsidR="00E105E6" w:rsidRDefault="00E105E6" w:rsidP="004B1BCF">
      <w:pPr>
        <w:rPr>
          <w:ins w:id="3619" w:author="Eric Boisvert" w:date="2016-03-25T12:34:00Z"/>
        </w:rPr>
      </w:pPr>
    </w:p>
    <w:p w14:paraId="6E5DDB30" w14:textId="44F93AA9" w:rsidR="0032727A" w:rsidRDefault="0032727A" w:rsidP="004B1BCF">
      <w:r>
        <w:t>The aspectRatio property (</w:t>
      </w:r>
      <w:del w:id="3620" w:author="Boisvert, Eric" w:date="2016-03-30T07:55:00Z">
        <w:r w:rsidDel="0057428A">
          <w:delText>swe</w:delText>
        </w:r>
      </w:del>
      <w:ins w:id="3621" w:author="Boisvert, Eric" w:date="2016-03-30T07:55:00Z">
        <w:r w:rsidR="0057428A">
          <w:t>SWE:</w:t>
        </w:r>
      </w:ins>
      <w:r>
        <w:t>:Category)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(eg: prolate, slightly flattened, very bladed, equant, acicular, tabular)</w:t>
      </w:r>
      <w:ins w:id="3622" w:author="Boisvert, Eric" w:date="2016-03-29T08:49:00Z">
        <w:r w:rsidR="00CB122C">
          <w:t>.</w:t>
        </w:r>
      </w:ins>
    </w:p>
    <w:p w14:paraId="578F6A22" w14:textId="480E655F" w:rsidR="0032727A" w:rsidRDefault="0032727A" w:rsidP="00D20646">
      <w:pPr>
        <w:pStyle w:val="Titre5"/>
      </w:pPr>
      <w:commentRangeStart w:id="3623"/>
      <w:r>
        <w:t>s</w:t>
      </w:r>
      <w:r w:rsidRPr="0032727A">
        <w:t>hape</w:t>
      </w:r>
      <w:commentRangeEnd w:id="3623"/>
      <w:r>
        <w:rPr>
          <w:rStyle w:val="Marquedecommentaire"/>
          <w:b w:val="0"/>
          <w:bCs w:val="0"/>
          <w:i w:val="0"/>
          <w:iCs w:val="0"/>
        </w:rPr>
        <w:commentReference w:id="3623"/>
      </w:r>
    </w:p>
    <w:p w14:paraId="6B53B85D" w14:textId="77777777" w:rsidR="0032727A" w:rsidRPr="0032727A" w:rsidRDefault="0032727A"/>
    <w:p w14:paraId="028A1B0E" w14:textId="740840B5" w:rsidR="0032727A" w:rsidRDefault="0032727A" w:rsidP="004B1BCF">
      <w:r>
        <w:t>The s</w:t>
      </w:r>
      <w:r w:rsidRPr="0032727A">
        <w:t xml:space="preserve">hape </w:t>
      </w:r>
      <w:r>
        <w:t>property (</w:t>
      </w:r>
      <w:ins w:id="3624" w:author="Boisvert, Eric" w:date="2016-03-30T07:57:00Z">
        <w:r w:rsidR="0057428A">
          <w:t>SWE</w:t>
        </w:r>
      </w:ins>
      <w:del w:id="3625" w:author="Boisvert, Eric" w:date="2016-03-30T07:57:00Z">
        <w:r w:rsidDel="0057428A">
          <w:delText>swe</w:delText>
        </w:r>
      </w:del>
      <w:r>
        <w:t>:Category)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BA75131" w:rsidR="0032727A" w:rsidRDefault="0057428A" w:rsidP="00D20646">
      <w:pPr>
        <w:numPr>
          <w:ilvl w:val="0"/>
          <w:numId w:val="36"/>
        </w:numPr>
        <w:spacing w:after="0"/>
      </w:pPr>
      <w:ins w:id="3626" w:author="Boisvert, Eric" w:date="2016-03-30T07:57:00Z">
        <w:r>
          <w:t xml:space="preserve">the </w:t>
        </w:r>
      </w:ins>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7B4180DF"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ins w:id="3627" w:author="Boisvert, Eric" w:date="2016-03-29T08:49:00Z">
        <w:r w:rsidR="00CB122C">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358035F5" w:rsidR="00031808" w:rsidRPr="00D12552" w:rsidRDefault="00031808" w:rsidP="00D16D48">
            <w:pPr>
              <w:pStyle w:val="Tabletext10"/>
              <w:jc w:val="left"/>
              <w:rPr>
                <w:rStyle w:val="reqtext"/>
                <w:lang w:val="en-CA"/>
              </w:rPr>
            </w:pPr>
            <w:r>
              <w:t>The particle shape term SHALL be appropriate for the kind of compound material</w:t>
            </w:r>
            <w:ins w:id="3628" w:author="Boisvert, Eric" w:date="2016-03-29T08:49:00Z">
              <w:r w:rsidR="00CB122C">
                <w:t>.</w:t>
              </w:r>
            </w:ins>
            <w:r>
              <w:t xml:space="preserve">   </w:t>
            </w:r>
          </w:p>
        </w:tc>
      </w:tr>
    </w:tbl>
    <w:p w14:paraId="79C26157" w14:textId="77777777" w:rsidR="0032727A" w:rsidRDefault="0032727A" w:rsidP="004B1BCF"/>
    <w:p w14:paraId="46FC7ABE" w14:textId="1D65A5A4" w:rsidR="00DE441D" w:rsidRDefault="00DE441D" w:rsidP="00D20646">
      <w:pPr>
        <w:pStyle w:val="Titre5"/>
      </w:pPr>
      <w:r>
        <w:t>s</w:t>
      </w:r>
      <w:r w:rsidRPr="00DE441D">
        <w:t>ize</w:t>
      </w:r>
    </w:p>
    <w:p w14:paraId="3F26D7A1" w14:textId="77777777" w:rsidR="00DE441D" w:rsidRDefault="00DE441D" w:rsidP="004B1BCF"/>
    <w:p w14:paraId="67A0AB71" w14:textId="12A2BF44"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629"/>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629"/>
      <w:r>
        <w:rPr>
          <w:rStyle w:val="Marquedecommentaire"/>
        </w:rPr>
        <w:commentReference w:id="3629"/>
      </w:r>
      <w:ins w:id="3630" w:author="Boisvert, Eric" w:date="2016-03-29T08:49:00Z">
        <w:r w:rsidR="00CB122C">
          <w:t>.</w:t>
        </w:r>
      </w:ins>
    </w:p>
    <w:p w14:paraId="25C08882" w14:textId="206DA40E" w:rsidR="00DE441D" w:rsidRDefault="00DE441D" w:rsidP="00D20646">
      <w:pPr>
        <w:pStyle w:val="Titre5"/>
        <w:rPr>
          <w:lang w:val="en-CA"/>
        </w:rPr>
      </w:pPr>
      <w:r>
        <w:rPr>
          <w:lang w:val="en-CA"/>
        </w:rPr>
        <w:t>s</w:t>
      </w:r>
      <w:r w:rsidRPr="00D970E9">
        <w:rPr>
          <w:lang w:val="en-CA"/>
        </w:rPr>
        <w:t>orting</w:t>
      </w:r>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(swe:Category) shall hold</w:t>
      </w:r>
      <w:r w:rsidRPr="00DE441D">
        <w:rPr>
          <w:lang w:val="en-CA"/>
        </w:rPr>
        <w:t xml:space="preserve"> </w:t>
      </w:r>
      <w:r>
        <w:rPr>
          <w:lang w:val="en-CA"/>
        </w:rPr>
        <w:t xml:space="preserve">a </w:t>
      </w:r>
      <w:r w:rsidRPr="00DE441D">
        <w:rPr>
          <w:lang w:val="en-CA"/>
        </w:rPr>
        <w:t>term</w:t>
      </w:r>
      <w:del w:id="3631" w:author="Boisvert, Eric" w:date="2016-03-30T09:36:00Z">
        <w:r w:rsidRPr="00DE441D" w:rsidDel="00AC23CF">
          <w:rPr>
            <w:lang w:val="en-CA"/>
          </w:rPr>
          <w:delText>s</w:delText>
        </w:r>
      </w:del>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0086F799" w14:textId="54D55251" w:rsidR="003B691E" w:rsidRDefault="003B691E" w:rsidP="00D20646">
      <w:pPr>
        <w:pStyle w:val="Titre5"/>
        <w:rPr>
          <w:lang w:val="en-CA"/>
        </w:rPr>
      </w:pPr>
      <w:r w:rsidRPr="00D970E9">
        <w:rPr>
          <w:lang w:val="en-CA"/>
        </w:rPr>
        <w:t>sourceOrganism</w:t>
      </w:r>
    </w:p>
    <w:p w14:paraId="13061897" w14:textId="77777777" w:rsidR="003B691E" w:rsidRPr="00D20646" w:rsidRDefault="003B691E">
      <w:pPr>
        <w:rPr>
          <w:lang w:val="en-CA"/>
        </w:rPr>
      </w:pPr>
    </w:p>
    <w:p w14:paraId="2C6007F3" w14:textId="2A69335C" w:rsidR="003B691E" w:rsidRDefault="003B691E">
      <w:r>
        <w:lastRenderedPageBreak/>
        <w:t xml:space="preserve">The sourceOrganism property shall be an association between a ParticleGeometryDescription and an </w:t>
      </w:r>
      <w:r w:rsidRPr="003B691E">
        <w:t xml:space="preserve">Organism that </w:t>
      </w:r>
      <w:del w:id="3632" w:author="Boisvert, Eric" w:date="2016-03-30T09:37:00Z">
        <w:r w:rsidRPr="003B691E" w:rsidDel="00AC23CF">
          <w:delText xml:space="preserve">are </w:delText>
        </w:r>
      </w:del>
      <w:ins w:id="3633" w:author="Boisvert, Eric" w:date="2016-03-30T09:37:00Z">
        <w:r w:rsidR="00AC23CF">
          <w:t>is</w:t>
        </w:r>
        <w:r w:rsidR="00AC23CF" w:rsidRPr="003B691E">
          <w:t xml:space="preserve"> </w:t>
        </w:r>
      </w:ins>
      <w:r w:rsidRPr="003B691E">
        <w:t>the source of the particles (sponge spicules, bivalvia shells, etc</w:t>
      </w:r>
      <w:del w:id="3634" w:author="Boisvert, Eric" w:date="2016-03-29T08:49:00Z">
        <w:r w:rsidRPr="003B691E" w:rsidDel="00CB122C">
          <w:delText>.</w:delText>
        </w:r>
      </w:del>
      <w:r w:rsidRPr="003B691E">
        <w:t>)</w:t>
      </w:r>
      <w:ins w:id="3635" w:author="Boisvert, Eric" w:date="2016-03-29T08:49:00Z">
        <w:r w:rsidR="00CB122C">
          <w:t>.</w:t>
        </w:r>
      </w:ins>
    </w:p>
    <w:p w14:paraId="0949F96F" w14:textId="7FD35FD5" w:rsidR="00604E1E" w:rsidRDefault="00E66A9E" w:rsidP="00E66A9E">
      <w:pPr>
        <w:pStyle w:val="Titre4"/>
      </w:pPr>
      <w:bookmarkStart w:id="3636" w:name="BKM_D2D5D1B2_3FF4_4650_95E3_DA08EE4A7DFF"/>
      <w:bookmarkStart w:id="3637" w:name="BKM_7D2E3FD4_C90D_40DB_8BA1_3E5458C981C0"/>
      <w:bookmarkStart w:id="3638" w:name="BKM_13EF909A_AB70_4901_8CA1_C3BA3F992378"/>
      <w:bookmarkStart w:id="3639" w:name="BKM_A7128990_6B6B_49DD_9D88_9E8D7207A879"/>
      <w:bookmarkStart w:id="3640" w:name="BKM_92F07FBA_BBCD_4C39_9112_B2569C6076C8"/>
      <w:bookmarkStart w:id="3641" w:name="BKM_02F24C6F_6A70_4304_88F6_978891E8D391"/>
      <w:bookmarkEnd w:id="3636"/>
      <w:bookmarkEnd w:id="3637"/>
      <w:bookmarkEnd w:id="3638"/>
      <w:bookmarkEnd w:id="3639"/>
      <w:bookmarkEnd w:id="3640"/>
      <w:bookmarkEnd w:id="3641"/>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3642" w:name="BKM_D2385579_8CEC_41FC_ACD0_1242C0AEF96E"/>
      <w:bookmarkEnd w:id="3642"/>
      <w:r>
        <w:rPr>
          <w:lang w:val="en-CA"/>
        </w:rPr>
        <w:t>role</w:t>
      </w:r>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88DEB00"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643"/>
      <w:r>
        <w:rPr>
          <w:lang w:val="en-CA"/>
        </w:rPr>
        <w:t>(</w:t>
      </w:r>
      <w:ins w:id="3644" w:author="Boisvert, Eric" w:date="2016-03-30T09:39:00Z">
        <w:r w:rsidR="00AC23CF">
          <w:rPr>
            <w:lang w:val="en-CA"/>
          </w:rPr>
          <w:t xml:space="preserve">“groundmass” is </w:t>
        </w:r>
      </w:ins>
      <w:r>
        <w:rPr>
          <w:lang w:val="en-CA"/>
        </w:rPr>
        <w:t>a ConstituentPart</w:t>
      </w:r>
      <w:del w:id="3645" w:author="Boisvert, Eric" w:date="2016-03-30T09:42:00Z">
        <w:r w:rsidDel="00AC23CF">
          <w:rPr>
            <w:lang w:val="en-CA"/>
          </w:rPr>
          <w:delText>.</w:delText>
        </w:r>
      </w:del>
      <w:ins w:id="3646" w:author="Boisvert, Eric" w:date="2016-03-30T09:42:00Z">
        <w:r w:rsidR="00AC23CF">
          <w:rPr>
            <w:lang w:val="en-CA"/>
          </w:rPr>
          <w:t>::</w:t>
        </w:r>
      </w:ins>
      <w:r w:rsidRPr="00D16D48">
        <w:rPr>
          <w:lang w:val="en-CA"/>
        </w:rPr>
        <w:t>role) and as p</w:t>
      </w:r>
      <w:r>
        <w:rPr>
          <w:lang w:val="en-CA"/>
        </w:rPr>
        <w:t xml:space="preserve">henocrysts </w:t>
      </w:r>
      <w:ins w:id="3647" w:author="Boisvert, Eric" w:date="2016-03-30T09:42:00Z">
        <w:r w:rsidR="00AC23CF">
          <w:rPr>
            <w:lang w:val="en-CA"/>
          </w:rPr>
          <w:t>(“phenocryst” is another</w:t>
        </w:r>
      </w:ins>
      <w:del w:id="3648" w:author="Boisvert, Eric" w:date="2016-03-30T09:42:00Z">
        <w:r w:rsidDel="00AC23CF">
          <w:rPr>
            <w:lang w:val="en-CA"/>
          </w:rPr>
          <w:delText>(a</w:delText>
        </w:r>
      </w:del>
      <w:r>
        <w:rPr>
          <w:lang w:val="en-CA"/>
        </w:rPr>
        <w:t xml:space="preserve"> ConstituentPart</w:t>
      </w:r>
      <w:ins w:id="3649" w:author="Boisvert, Eric" w:date="2016-03-30T09:42:00Z">
        <w:r w:rsidR="00AC23CF">
          <w:rPr>
            <w:lang w:val="en-CA"/>
          </w:rPr>
          <w:t>::</w:t>
        </w:r>
      </w:ins>
      <w:del w:id="3650" w:author="Boisvert, Eric" w:date="2016-03-30T09:42:00Z">
        <w:r w:rsidDel="00AC23CF">
          <w:rPr>
            <w:lang w:val="en-CA"/>
          </w:rPr>
          <w:delText>.</w:delText>
        </w:r>
      </w:del>
      <w:r w:rsidRPr="00D16D48">
        <w:rPr>
          <w:lang w:val="en-CA"/>
        </w:rPr>
        <w:t>role) within a single igneous rock.</w:t>
      </w:r>
      <w:commentRangeEnd w:id="3643"/>
      <w:r>
        <w:rPr>
          <w:rStyle w:val="Marquedecommentaire"/>
        </w:rPr>
        <w:commentReference w:id="3643"/>
      </w:r>
    </w:p>
    <w:p w14:paraId="69BC0A63" w14:textId="077D30AD" w:rsidR="00D16D48" w:rsidRDefault="00AC23CF" w:rsidP="00D20646">
      <w:pPr>
        <w:pStyle w:val="Titre5"/>
        <w:rPr>
          <w:lang w:val="en-CA"/>
        </w:rPr>
      </w:pPr>
      <w:ins w:id="3651" w:author="Boisvert, Eric" w:date="2016-03-30T09:42:00Z">
        <w:r>
          <w:rPr>
            <w:lang w:val="en-CA"/>
          </w:rPr>
          <w:t>p</w:t>
        </w:r>
      </w:ins>
      <w:del w:id="3652" w:author="Boisvert, Eric" w:date="2016-03-30T09:42:00Z">
        <w:r w:rsidR="00D16D48" w:rsidRPr="00D16D48" w:rsidDel="00AC23CF">
          <w:rPr>
            <w:lang w:val="en-CA"/>
          </w:rPr>
          <w:delText>P</w:delText>
        </w:r>
      </w:del>
      <w:r w:rsidR="00D16D48" w:rsidRPr="00D16D48">
        <w:rPr>
          <w:lang w:val="en-CA"/>
        </w:rPr>
        <w:t>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pPr>
        <w:pStyle w:val="Titre5"/>
        <w:rPr>
          <w:lang w:val="en-CA"/>
        </w:rPr>
        <w:pPrChange w:id="3653" w:author="Boisvert, Eric" w:date="2016-03-29T08:50:00Z">
          <w:pPr/>
        </w:pPrChange>
      </w:pPr>
      <w:r w:rsidRPr="00D16D48">
        <w:rPr>
          <w:lang w:val="en-CA"/>
        </w:rPr>
        <w:t>constituentMaterial</w:t>
      </w:r>
    </w:p>
    <w:p w14:paraId="3156E009" w14:textId="77777777" w:rsidR="00CB122C" w:rsidRDefault="00CB122C" w:rsidP="00D20646">
      <w:pPr>
        <w:rPr>
          <w:ins w:id="3654" w:author="Boisvert, Eric" w:date="2016-03-29T08:50:00Z"/>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655" w:name="BKM_C5A88E79_2FB3_4893_8914_60419C00F2D2"/>
      <w:bookmarkStart w:id="3656" w:name="BKM_A4F3FCE3_772C_4588_A2A4_96535416D1B6"/>
      <w:bookmarkEnd w:id="3655"/>
      <w:bookmarkEnd w:id="3656"/>
    </w:p>
    <w:p w14:paraId="2343428C" w14:textId="59DBA3B7" w:rsidR="008E4068" w:rsidRDefault="003A479F" w:rsidP="003A479F">
      <w:pPr>
        <w:pStyle w:val="Titre4"/>
      </w:pPr>
      <w:r>
        <w:lastRenderedPageBreak/>
        <w:t>Fabric Description</w:t>
      </w:r>
    </w:p>
    <w:p w14:paraId="683123E5" w14:textId="77777777" w:rsidR="003A479F" w:rsidRDefault="003A479F" w:rsidP="003A479F"/>
    <w:p w14:paraId="20F0A6D9" w14:textId="1F0EFC8F" w:rsidR="003A479F" w:rsidRDefault="003A479F" w:rsidP="003A479F">
      <w:r>
        <w:t xml:space="preserve">The FabricDescription </w:t>
      </w:r>
      <w:del w:id="3657" w:author="Boisvert, Eric" w:date="2016-03-30T09:51:00Z">
        <w:r w:rsidDel="00656751">
          <w:delText xml:space="preserve">class </w:delText>
        </w:r>
      </w:del>
      <w:ins w:id="3658" w:author="Boisvert, Eric" w:date="2016-03-30T09:51:00Z">
        <w:r w:rsidR="00656751">
          <w:t>Data Type</w:t>
        </w:r>
        <w:r w:rsidR="00656751">
          <w:t xml:space="preserve"> </w:t>
        </w:r>
      </w:ins>
      <w:r>
        <w:t xml:space="preserve">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w:t>
      </w:r>
      <w:ins w:id="3659" w:author="Boisvert, Eric" w:date="2016-03-30T09:52:00Z">
        <w:r w:rsidR="00656751">
          <w:t>(</w:t>
        </w:r>
      </w:ins>
      <w:del w:id="3660" w:author="Boisvert, Eric" w:date="2016-03-30T09:52:00Z">
        <w:r w:rsidDel="00656751">
          <w:delText>[</w:delText>
        </w:r>
      </w:del>
      <w:r>
        <w:t>Passchier and Trouw, 1998</w:t>
      </w:r>
      <w:ins w:id="3661" w:author="Boisvert, Eric" w:date="2016-03-30T09:52:00Z">
        <w:r w:rsidR="00656751">
          <w:t>)</w:t>
        </w:r>
      </w:ins>
      <w:del w:id="3662" w:author="Boisvert, Eric" w:date="2016-03-30T09:52:00Z">
        <w:r w:rsidDel="00656751">
          <w:delText>]</w:delText>
        </w:r>
      </w:del>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663" w:author="Eric Boisvert" w:date="2016-01-14T17:20:00Z">
        <w:r w:rsidR="004A04F6">
          <w:t>p</w:t>
        </w:r>
      </w:ins>
      <w:del w:id="3664" w:author="Eric Boisvert" w:date="2016-01-14T17:20:00Z">
        <w:r w:rsidDel="004A04F6">
          <w:delText>P</w:delText>
        </w:r>
      </w:del>
      <w:r>
        <w:t xml:space="preserve">article </w:t>
      </w:r>
      <w:ins w:id="3665" w:author="Eric Boisvert" w:date="2016-01-14T17:20:00Z">
        <w:r w:rsidR="004A04F6">
          <w:t>g</w:t>
        </w:r>
      </w:ins>
      <w:del w:id="3666"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4D2792" w:rsidP="003A479F">
      <w:pPr>
        <w:keepNext/>
      </w:pPr>
      <w:r>
        <w:rPr>
          <w:noProof/>
          <w:lang w:val="en-CA" w:eastAsia="en-CA"/>
        </w:rPr>
        <w:pict w14:anchorId="06368E1E">
          <v:shape id="_x0000_i1075" type="#_x0000_t75" style="width:320.3pt;height:242.3pt;visibility:visible;mso-wrap-style:square">
            <v:imagedata r:id="rId66" o:title=""/>
          </v:shape>
        </w:pict>
      </w:r>
    </w:p>
    <w:p w14:paraId="13AEE541" w14:textId="6CDD8731" w:rsidR="003A479F" w:rsidRPr="00CB122C" w:rsidRDefault="003A479F" w:rsidP="003A479F">
      <w:pPr>
        <w:pStyle w:val="Lgende"/>
        <w:rPr>
          <w:lang w:val="fr-CA"/>
          <w:rPrChange w:id="3667" w:author="Boisvert, Eric" w:date="2016-03-29T08:50:00Z">
            <w:rPr/>
          </w:rPrChange>
        </w:rPr>
      </w:pPr>
      <w:r w:rsidRPr="00CB122C">
        <w:rPr>
          <w:lang w:val="fr-CA"/>
          <w:rPrChange w:id="3668" w:author="Boisvert, Eric" w:date="2016-03-29T08:50:00Z">
            <w:rPr/>
          </w:rPrChange>
        </w:rPr>
        <w:t xml:space="preserve">Figure </w:t>
      </w:r>
      <w:r w:rsidR="00673E83">
        <w:fldChar w:fldCharType="begin"/>
      </w:r>
      <w:r w:rsidR="00673E83" w:rsidRPr="00CB122C">
        <w:rPr>
          <w:lang w:val="fr-CA"/>
          <w:rPrChange w:id="3669" w:author="Boisvert, Eric" w:date="2016-03-29T08:50:00Z">
            <w:rPr/>
          </w:rPrChange>
        </w:rPr>
        <w:instrText xml:space="preserve"> SEQ Figure \* ARABIC </w:instrText>
      </w:r>
      <w:r w:rsidR="00673E83">
        <w:fldChar w:fldCharType="separate"/>
      </w:r>
      <w:ins w:id="3670" w:author="Boisvert, Eric" w:date="2016-03-29T09:08:00Z">
        <w:r w:rsidR="008279FB">
          <w:rPr>
            <w:noProof/>
            <w:lang w:val="fr-CA"/>
          </w:rPr>
          <w:t>49</w:t>
        </w:r>
      </w:ins>
      <w:ins w:id="3671" w:author="Eric Boisvert" w:date="2016-03-28T16:06:00Z">
        <w:del w:id="3672" w:author="Boisvert, Eric" w:date="2016-03-29T08:51:00Z">
          <w:r w:rsidR="003842F3" w:rsidRPr="00CB122C" w:rsidDel="00CB122C">
            <w:rPr>
              <w:noProof/>
              <w:lang w:val="fr-CA"/>
              <w:rPrChange w:id="3673" w:author="Boisvert, Eric" w:date="2016-03-29T08:50:00Z">
                <w:rPr>
                  <w:noProof/>
                </w:rPr>
              </w:rPrChange>
            </w:rPr>
            <w:delText>49</w:delText>
          </w:r>
        </w:del>
      </w:ins>
      <w:del w:id="3674" w:author="Boisvert, Eric" w:date="2016-03-29T08:51:00Z">
        <w:r w:rsidR="0085617E" w:rsidRPr="00CB122C" w:rsidDel="00CB122C">
          <w:rPr>
            <w:noProof/>
            <w:lang w:val="fr-CA"/>
            <w:rPrChange w:id="3675" w:author="Boisvert, Eric" w:date="2016-03-29T08:50:00Z">
              <w:rPr>
                <w:noProof/>
              </w:rPr>
            </w:rPrChange>
          </w:rPr>
          <w:delText>51</w:delText>
        </w:r>
      </w:del>
      <w:r w:rsidR="00673E83">
        <w:rPr>
          <w:noProof/>
        </w:rPr>
        <w:fldChar w:fldCharType="end"/>
      </w:r>
      <w:r w:rsidRPr="00CB122C">
        <w:rPr>
          <w:lang w:val="fr-CA"/>
          <w:rPrChange w:id="3676" w:author="Boisvert, Eric" w:date="2016-03-29T08:50:00Z">
            <w:rPr/>
          </w:rPrChange>
        </w:rPr>
        <w:t>: Fabric description</w:t>
      </w:r>
      <w:ins w:id="3677" w:author="Boisvert, Eric" w:date="2016-03-29T08:50:00Z">
        <w:r w:rsidR="00CB122C" w:rsidRPr="00CB122C">
          <w:rPr>
            <w:lang w:val="fr-CA"/>
            <w:rPrChange w:id="3678" w:author="Boisvert, Eric" w:date="2016-03-29T08:50:00Z">
              <w:rPr/>
            </w:rPrChange>
          </w:rPr>
          <w:t xml:space="preserve"> context diagram.</w:t>
        </w:r>
      </w:ins>
    </w:p>
    <w:p w14:paraId="3F8639BF" w14:textId="54088A99" w:rsidR="004A04F6" w:rsidRDefault="004A04F6" w:rsidP="00D20646">
      <w:pPr>
        <w:pStyle w:val="Titre5"/>
        <w:rPr>
          <w:lang w:val="en-CA"/>
        </w:rPr>
      </w:pPr>
      <w:r w:rsidRPr="00D970E9">
        <w:rPr>
          <w:lang w:val="en-CA"/>
        </w:rPr>
        <w:t>fabricType</w:t>
      </w:r>
    </w:p>
    <w:p w14:paraId="100E2C46" w14:textId="77777777" w:rsidR="004A04F6" w:rsidRPr="004A04F6" w:rsidRDefault="004A04F6" w:rsidP="00D20646">
      <w:pPr>
        <w:rPr>
          <w:lang w:val="en-CA"/>
        </w:rPr>
      </w:pPr>
    </w:p>
    <w:p w14:paraId="66B9EE24" w14:textId="31B779B3" w:rsidR="004A04F6" w:rsidRDefault="004A04F6" w:rsidP="00D20646">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w:t>
      </w:r>
      <w:r w:rsidRPr="004A04F6">
        <w:lastRenderedPageBreak/>
        <w:t xml:space="preserve">constituents are distributed throughout the rock volume at the scale of observation </w:t>
      </w:r>
      <w:ins w:id="3679" w:author="Boisvert, Eric" w:date="2016-03-30T09:54:00Z">
        <w:r w:rsidR="00656751">
          <w:t>(</w:t>
        </w:r>
      </w:ins>
      <w:del w:id="3680" w:author="Boisvert, Eric" w:date="2016-03-30T09:54:00Z">
        <w:r w:rsidRPr="004A04F6" w:rsidDel="00656751">
          <w:delText>[</w:delText>
        </w:r>
      </w:del>
      <w:r w:rsidRPr="004A04F6">
        <w:t>Passchier and Trouw, 1998</w:t>
      </w:r>
      <w:ins w:id="3681" w:author="Boisvert, Eric" w:date="2016-03-30T09:54:00Z">
        <w:r w:rsidR="00656751">
          <w:t>)</w:t>
        </w:r>
      </w:ins>
      <w:del w:id="3682" w:author="Boisvert, Eric" w:date="2016-03-30T09:54:00Z">
        <w:r w:rsidRPr="004A04F6" w:rsidDel="00656751">
          <w:delText>]</w:delText>
        </w:r>
      </w:del>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3683" w:name="BKM_CEE739CE_1DAA_46F5_B493_438C458DE763"/>
      <w:bookmarkStart w:id="3684" w:name="BKM_F9869380_E0FA_4E99_89A5_99DF9CC6BB40"/>
      <w:bookmarkEnd w:id="3683"/>
      <w:bookmarkEnd w:id="3684"/>
      <w:r>
        <w:t>Inorganic fluid</w:t>
      </w:r>
    </w:p>
    <w:p w14:paraId="216E48B8" w14:textId="77777777" w:rsidR="00656751" w:rsidRDefault="00656751" w:rsidP="003A479F">
      <w:pPr>
        <w:rPr>
          <w:ins w:id="3685" w:author="Boisvert, Eric" w:date="2016-03-30T09:57:00Z"/>
        </w:rPr>
      </w:pPr>
    </w:p>
    <w:p w14:paraId="47D3B8EF" w14:textId="04DAB997" w:rsidR="003A479F" w:rsidRDefault="003A479F" w:rsidP="003A479F">
      <w:r>
        <w:t>An inorganic</w:t>
      </w:r>
      <w:ins w:id="3686" w:author="Boisvert, Eric" w:date="2016-03-30T09:57:00Z">
        <w:r w:rsidR="00656751">
          <w:t xml:space="preserve"> fluid</w:t>
        </w:r>
      </w:ins>
      <w:r w:rsidR="004A04F6">
        <w:t xml:space="preserve"> is a</w:t>
      </w:r>
      <w:r>
        <w:t xml:space="preserve"> non-crystalline EarthMaterial (solid, liquid, or gas) that tends to flow or conform to the shape of its container</w:t>
      </w:r>
      <w:ins w:id="3687" w:author="Boisvert, Eric" w:date="2016-03-30T10:00:00Z">
        <w:r w:rsidR="00656751">
          <w:t xml:space="preserve"> </w:t>
        </w:r>
        <w:r w:rsidR="00656751">
          <w:t>(examples: water, brine, glass)</w:t>
        </w:r>
      </w:ins>
      <w:r>
        <w:t>.</w:t>
      </w:r>
      <w:del w:id="3688" w:author="Boisvert, Eric" w:date="2016-03-30T10:00:00Z">
        <w:r w:rsidDel="00656751">
          <w:delText xml:space="preserve"> </w:delText>
        </w:r>
        <w:r w:rsidR="004A04F6" w:rsidDel="00656751">
          <w:delText>It i</w:delText>
        </w:r>
        <w:r w:rsidDel="00656751">
          <w:delText>ncludes glass</w:delText>
        </w:r>
      </w:del>
      <w:r>
        <w:t>.  By convention liquid mercury is considered a mineral</w:t>
      </w:r>
      <w:del w:id="3689" w:author="Boisvert, Eric" w:date="2016-03-30T10:00:00Z">
        <w:r w:rsidDel="00656751">
          <w:delText xml:space="preserve"> (examples: water, brine, glass)</w:delText>
        </w:r>
      </w:del>
      <w:r>
        <w:t>.   This class is an empty placeholder for extension at a later date, or by other domain models.</w:t>
      </w:r>
    </w:p>
    <w:p w14:paraId="69E636DF" w14:textId="77777777" w:rsidR="003A479F" w:rsidRDefault="003A479F" w:rsidP="00AE357E"/>
    <w:p w14:paraId="4C29A535" w14:textId="4C0FF790" w:rsidR="003A479F" w:rsidRDefault="004D2792" w:rsidP="003A479F">
      <w:pPr>
        <w:keepNext/>
      </w:pPr>
      <w:r>
        <w:rPr>
          <w:noProof/>
          <w:lang w:val="en-CA" w:eastAsia="en-CA"/>
        </w:rPr>
        <w:pict w14:anchorId="1F88541F">
          <v:shape id="_x0000_i1076" type="#_x0000_t75" style="width:3in;height:252.9pt;visibility:visible;mso-wrap-style:square">
            <v:imagedata r:id="rId67" o:title=""/>
          </v:shape>
        </w:pict>
      </w:r>
    </w:p>
    <w:p w14:paraId="3FD3F38F" w14:textId="09985F69"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690" w:author="Boisvert, Eric" w:date="2016-03-29T09:08:00Z">
        <w:r w:rsidR="008279FB">
          <w:rPr>
            <w:noProof/>
          </w:rPr>
          <w:t>50</w:t>
        </w:r>
      </w:ins>
      <w:ins w:id="3691" w:author="Eric Boisvert" w:date="2016-03-28T16:06:00Z">
        <w:del w:id="3692" w:author="Boisvert, Eric" w:date="2016-03-29T08:51:00Z">
          <w:r w:rsidR="003842F3" w:rsidDel="00CB122C">
            <w:rPr>
              <w:noProof/>
            </w:rPr>
            <w:delText>50</w:delText>
          </w:r>
        </w:del>
      </w:ins>
      <w:del w:id="3693" w:author="Boisvert, Eric" w:date="2016-03-29T08:51:00Z">
        <w:r w:rsidR="0085617E" w:rsidDel="00CB122C">
          <w:rPr>
            <w:noProof/>
          </w:rPr>
          <w:delText>52</w:delText>
        </w:r>
      </w:del>
      <w:r w:rsidR="00673E83">
        <w:rPr>
          <w:noProof/>
        </w:rPr>
        <w:fldChar w:fldCharType="end"/>
      </w:r>
      <w:r>
        <w:t>: Inorganic fluid</w:t>
      </w:r>
      <w:ins w:id="3694" w:author="Boisvert, Eric" w:date="2016-03-29T08:50:00Z">
        <w:r w:rsidR="00CB122C">
          <w:t xml:space="preserve"> context diagram.</w:t>
        </w:r>
      </w:ins>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2BDF7CF"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ins w:id="3695" w:author="Boisvert, Eric" w:date="2016-03-30T10:01:00Z">
        <w:r w:rsidR="00FB4793">
          <w:t xml:space="preserve">  A MetamorphicDescription provides a link to the GeologicEven</w:t>
        </w:r>
      </w:ins>
      <w:ins w:id="3696" w:author="Boisvert, Eric" w:date="2016-03-30T10:02:00Z">
        <w:r w:rsidR="00FB4793">
          <w:t xml:space="preserve"> associated to the metamorphic event.</w:t>
        </w:r>
      </w:ins>
    </w:p>
    <w:p w14:paraId="25C51777" w14:textId="1FC7ECE6" w:rsidR="003A479F" w:rsidRDefault="004D2792" w:rsidP="003A479F">
      <w:pPr>
        <w:keepNext/>
      </w:pPr>
      <w:r>
        <w:rPr>
          <w:noProof/>
          <w:lang w:val="en-CA" w:eastAsia="en-CA"/>
        </w:rPr>
        <w:lastRenderedPageBreak/>
        <w:pict w14:anchorId="56A8AB7E">
          <v:shape id="_x0000_i1077" type="#_x0000_t75" style="width:6in;height:458.3pt;visibility:visible;mso-wrap-style:square">
            <v:imagedata r:id="rId68" o:title=""/>
          </v:shape>
        </w:pict>
      </w:r>
    </w:p>
    <w:p w14:paraId="57CFA55C" w14:textId="094A52C8"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ins w:id="3697" w:author="Boisvert, Eric" w:date="2016-03-29T09:08:00Z">
        <w:r w:rsidR="008279FB">
          <w:rPr>
            <w:noProof/>
          </w:rPr>
          <w:t>51</w:t>
        </w:r>
      </w:ins>
      <w:ins w:id="3698" w:author="Eric Boisvert" w:date="2016-03-28T16:06:00Z">
        <w:del w:id="3699" w:author="Boisvert, Eric" w:date="2016-03-29T08:51:00Z">
          <w:r w:rsidR="003842F3" w:rsidDel="00CB122C">
            <w:rPr>
              <w:noProof/>
            </w:rPr>
            <w:delText>51</w:delText>
          </w:r>
        </w:del>
      </w:ins>
      <w:del w:id="3700" w:author="Boisvert, Eric" w:date="2016-03-29T08:51:00Z">
        <w:r w:rsidR="0085617E" w:rsidDel="00CB122C">
          <w:rPr>
            <w:noProof/>
          </w:rPr>
          <w:delText>53</w:delText>
        </w:r>
      </w:del>
      <w:r w:rsidR="00673E83">
        <w:rPr>
          <w:noProof/>
        </w:rPr>
        <w:fldChar w:fldCharType="end"/>
      </w:r>
      <w:r>
        <w:t xml:space="preserve">: Metamorphic </w:t>
      </w:r>
      <w:ins w:id="3701" w:author="Boisvert, Eric" w:date="2016-03-29T08:50:00Z">
        <w:r w:rsidR="00CB122C">
          <w:t>d</w:t>
        </w:r>
      </w:ins>
      <w:del w:id="3702" w:author="Boisvert, Eric" w:date="2016-03-29T08:50:00Z">
        <w:r w:rsidDel="00CB122C">
          <w:delText>D</w:delText>
        </w:r>
      </w:del>
      <w:r>
        <w:t>escription</w:t>
      </w:r>
      <w:ins w:id="3703" w:author="Boisvert, Eric" w:date="2016-03-29T08:50:00Z">
        <w:r w:rsidR="00CB122C">
          <w:t xml:space="preserve"> context diagram.</w:t>
        </w:r>
      </w:ins>
    </w:p>
    <w:p w14:paraId="7CBC1C81" w14:textId="557CFE6A" w:rsidR="009021BE" w:rsidRDefault="00B11874" w:rsidP="00D20646">
      <w:pPr>
        <w:pStyle w:val="Titre5"/>
      </w:pPr>
      <w:r w:rsidRPr="00B11874">
        <w:t>metamorphicFacies</w:t>
      </w:r>
    </w:p>
    <w:p w14:paraId="660FA01A" w14:textId="77777777" w:rsidR="00B11874" w:rsidRPr="00B11874" w:rsidRDefault="00B11874"/>
    <w:p w14:paraId="37390CEA" w14:textId="50C7EF16" w:rsidR="00B11874" w:rsidRDefault="00B11874" w:rsidP="009021BE">
      <w:r>
        <w:t>The metamorphicFacies property (</w:t>
      </w:r>
      <w:ins w:id="3704" w:author="Boisvert, Eric" w:date="2016-03-30T10:03:00Z">
        <w:r w:rsidR="00FB4793">
          <w:t>SWE</w:t>
        </w:r>
      </w:ins>
      <w:del w:id="3705" w:author="Boisvert, Eric" w:date="2016-03-30T10:03:00Z">
        <w:r w:rsidDel="00FB4793">
          <w:delText>swe</w:delText>
        </w:r>
      </w:del>
      <w:r>
        <w:t xml:space="preserve">:Category) shall contain a term from a controlled vocabulary that describes a </w:t>
      </w:r>
      <w:r w:rsidRPr="00B11874">
        <w:t>characteristic mineral assemblages indicative of certain metamorphic P</w:t>
      </w:r>
      <w:ins w:id="3706" w:author="Boisvert, Eric" w:date="2016-03-30T10:03:00Z">
        <w:r w:rsidR="00FB4793">
          <w:t xml:space="preserve">ressure and </w:t>
        </w:r>
      </w:ins>
      <w:del w:id="3707" w:author="Boisvert, Eric" w:date="2016-03-30T10:03:00Z">
        <w:r w:rsidRPr="00B11874" w:rsidDel="00FB4793">
          <w:delText>-</w:delText>
        </w:r>
      </w:del>
      <w:r w:rsidRPr="00B11874">
        <w:t>T</w:t>
      </w:r>
      <w:ins w:id="3708" w:author="Boisvert, Eric" w:date="2016-03-30T10:03:00Z">
        <w:r w:rsidR="00FB4793">
          <w:t>emperature</w:t>
        </w:r>
      </w:ins>
      <w:r w:rsidRPr="00B11874">
        <w:t xml:space="preserve">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Titre5"/>
      </w:pPr>
      <w:r w:rsidRPr="00F21FA6">
        <w:t>metamorphicGrade</w:t>
      </w:r>
    </w:p>
    <w:p w14:paraId="0B1DFD96" w14:textId="212C02F3" w:rsidR="00F21FA6" w:rsidRDefault="00F21FA6" w:rsidP="00F21FA6">
      <w:r>
        <w:lastRenderedPageBreak/>
        <w:t>The metamorphicGrade property (</w:t>
      </w:r>
      <w:ins w:id="3709" w:author="Boisvert, Eric" w:date="2016-03-30T10:03:00Z">
        <w:r w:rsidR="00FB4793">
          <w:t>SWE</w:t>
        </w:r>
      </w:ins>
      <w:del w:id="3710" w:author="Boisvert, Eric" w:date="2016-03-30T10:03:00Z">
        <w:r w:rsidDel="00FB4793">
          <w:delText>swe</w:delText>
        </w:r>
      </w:del>
      <w:r>
        <w:t>:Category)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Titre5"/>
      </w:pPr>
      <w:r w:rsidRPr="00F21FA6">
        <w:t>peakPressureValue</w:t>
      </w:r>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r w:rsidRPr="00F21FA6">
        <w:t>peakTemperatureValue</w:t>
      </w:r>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r w:rsidRPr="00F21FA6">
        <w:t>protolithLithology</w:t>
      </w:r>
    </w:p>
    <w:p w14:paraId="10BF3859" w14:textId="77777777" w:rsidR="00F21FA6" w:rsidRDefault="00F21FA6" w:rsidP="009021BE"/>
    <w:p w14:paraId="6D6F907B" w14:textId="79D41515" w:rsidR="00F21FA6" w:rsidRDefault="00F21FA6" w:rsidP="009021BE">
      <w:r>
        <w:t xml:space="preserve">The protolithLithology shall be an association between a MetamorphicDescription and an EarthMaterial </w:t>
      </w:r>
      <w:r w:rsidRPr="00F21FA6">
        <w:t xml:space="preserve">that </w:t>
      </w:r>
      <w:del w:id="3711" w:author="Boisvert, Eric" w:date="2016-03-30T10:11:00Z">
        <w:r w:rsidRPr="00F21FA6" w:rsidDel="003607F6">
          <w:delText xml:space="preserve">constituted </w:delText>
        </w:r>
      </w:del>
      <w:ins w:id="3712" w:author="Boisvert, Eric" w:date="2016-03-30T10:11:00Z">
        <w:r w:rsidR="003607F6">
          <w:t>describes</w:t>
        </w:r>
        <w:r w:rsidR="003607F6" w:rsidRPr="00F21FA6">
          <w:t xml:space="preserve"> </w:t>
        </w:r>
      </w:ins>
      <w:r w:rsidRPr="00F21FA6">
        <w:t>the pre-metamorphic lithology for this metamorphosed CompoundMaterial.</w:t>
      </w:r>
    </w:p>
    <w:p w14:paraId="6D2CBFF4" w14:textId="6BB39FFC" w:rsidR="00F21FA6" w:rsidRDefault="00F21FA6" w:rsidP="00D20646">
      <w:pPr>
        <w:pStyle w:val="Titre5"/>
      </w:pPr>
      <w:r w:rsidRPr="00F21FA6">
        <w:t>metamorphicEvent</w:t>
      </w:r>
    </w:p>
    <w:p w14:paraId="52FFF882" w14:textId="77777777" w:rsidR="00F21FA6" w:rsidRPr="00F21FA6" w:rsidRDefault="00F21FA6"/>
    <w:p w14:paraId="718F9F5D" w14:textId="03567802" w:rsidR="009021BE" w:rsidRDefault="00F21FA6" w:rsidP="00D20646">
      <w:pPr>
        <w:rPr>
          <w:lang w:val="en-CA"/>
        </w:rPr>
      </w:pPr>
      <w:bookmarkStart w:id="3713" w:name="BKM_593C69E3_0EC2_4CB1_8B2B_D0FE22B7C017"/>
      <w:bookmarkEnd w:id="3713"/>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id="3714" w:author="Boisvert, Eric" w:date="2016-03-29T08:50:00Z">
        <w:r w:rsidR="00CB122C">
          <w:rPr>
            <w:lang w:val="en-CA"/>
          </w:rPr>
          <w:t>.</w:t>
        </w:r>
      </w:ins>
    </w:p>
    <w:p w14:paraId="579E742D" w14:textId="3E22C134" w:rsidR="009021BE" w:rsidRDefault="00267D2C" w:rsidP="00267D2C">
      <w:pPr>
        <w:pStyle w:val="Titre4"/>
      </w:pPr>
      <w:bookmarkStart w:id="3715" w:name="BKM_0ACE92C1_088C_42CF_93C8_D003E3CC8FC3"/>
      <w:bookmarkStart w:id="3716" w:name="BKM_14E0F14F_4532_4342_B7F1_67313964C676"/>
      <w:bookmarkStart w:id="3717" w:name="BKM_80AE61D4_C509_4CAA_B004_0231DB42B137"/>
      <w:bookmarkStart w:id="3718" w:name="BKM_5F5D6549_09AD_4BCF_806A_9B95D5D4E734"/>
      <w:bookmarkStart w:id="3719" w:name="BKM_80BAF21E_2C4E_40CD_B42E_41BCEA94DECC"/>
      <w:bookmarkEnd w:id="3715"/>
      <w:bookmarkEnd w:id="3716"/>
      <w:bookmarkEnd w:id="3717"/>
      <w:bookmarkEnd w:id="3718"/>
      <w:bookmarkEnd w:id="3719"/>
      <w:r>
        <w:t>OrganicMaterial</w:t>
      </w:r>
    </w:p>
    <w:p w14:paraId="50ADFF2A" w14:textId="77777777" w:rsidR="00267D2C" w:rsidRDefault="00267D2C" w:rsidP="009021BE"/>
    <w:p w14:paraId="1370954B" w14:textId="5839CD93" w:rsidR="00267D2C" w:rsidRDefault="00746E7F" w:rsidP="00267D2C">
      <w:r>
        <w:t>An Organi</w:t>
      </w:r>
      <w:ins w:id="3720" w:author="Boisvert, Eric" w:date="2016-03-30T10:12:00Z">
        <w:r w:rsidR="003607F6">
          <w:t>c</w:t>
        </w:r>
      </w:ins>
      <w:del w:id="3721" w:author="Boisvert, Eric" w:date="2016-03-30T10:12:00Z">
        <w:r w:rsidDel="003607F6">
          <w:delText>s</w:delText>
        </w:r>
      </w:del>
      <w:r>
        <w:t>Material is a</w:t>
      </w:r>
      <w:r w:rsidR="00267D2C">
        <w:t xml:space="preserve">n EarthMaterial that belongs to the class of chemical compounds having a reduced carbon basis (as distinct from carbonates), and derived from living organisms. </w:t>
      </w:r>
      <w:r>
        <w:t>It</w:t>
      </w:r>
      <w:del w:id="3722" w:author="Boisvert, Eric" w:date="2016-03-30T10:12:00Z">
        <w:r w:rsidDel="003607F6">
          <w:delText xml:space="preserve"> </w:delText>
        </w:r>
      </w:del>
      <w:r w:rsidR="00267D2C">
        <w:t xml:space="preserve"> </w:t>
      </w:r>
      <w:r>
        <w:t>i</w:t>
      </w:r>
      <w:r w:rsidR="00267D2C">
        <w:t>ncludes high-carbon EarthMaterials such as bitumen, peat, and coal.   This class is an empty placeholder for extension at a later date, or by other domain models</w:t>
      </w:r>
      <w:ins w:id="3723" w:author="Boisvert, Eric" w:date="2016-03-29T08:50:00Z">
        <w:r w:rsidR="00CB122C">
          <w:t>.</w:t>
        </w:r>
      </w:ins>
    </w:p>
    <w:p w14:paraId="15D8A032" w14:textId="77777777" w:rsidR="00CB122C" w:rsidRDefault="004D2792">
      <w:pPr>
        <w:keepNext/>
        <w:rPr>
          <w:ins w:id="3724" w:author="Boisvert, Eric" w:date="2016-03-29T08:51:00Z"/>
        </w:rPr>
        <w:pPrChange w:id="3725" w:author="Boisvert, Eric" w:date="2016-03-29T08:51:00Z">
          <w:pPr/>
        </w:pPrChange>
      </w:pPr>
      <w:r>
        <w:rPr>
          <w:noProof/>
          <w:lang w:val="en-CA" w:eastAsia="en-CA"/>
        </w:rPr>
        <w:lastRenderedPageBreak/>
        <w:pict w14:anchorId="7EC5C33A">
          <v:shape id="_x0000_i1078" type="#_x0000_t75" style="width:3in;height:243.7pt;visibility:visible;mso-wrap-style:square">
            <v:imagedata r:id="rId69" o:title=""/>
          </v:shape>
        </w:pict>
      </w:r>
    </w:p>
    <w:p w14:paraId="565AC4A7" w14:textId="3AB75E4D" w:rsidR="00267D2C" w:rsidRDefault="00CB122C">
      <w:pPr>
        <w:pStyle w:val="Lgende"/>
        <w:rPr>
          <w:ins w:id="3726" w:author="Boisvert, Eric" w:date="2016-03-29T08:51:00Z"/>
        </w:rPr>
        <w:pPrChange w:id="3727" w:author="Boisvert, Eric" w:date="2016-03-29T08:51:00Z">
          <w:pPr/>
        </w:pPrChange>
      </w:pPr>
      <w:ins w:id="3728" w:author="Boisvert, Eric" w:date="2016-03-29T08:51:00Z">
        <w:r>
          <w:t xml:space="preserve">Figure </w:t>
        </w:r>
        <w:r>
          <w:fldChar w:fldCharType="begin"/>
        </w:r>
        <w:r>
          <w:instrText xml:space="preserve"> SEQ Figure \* ARABIC </w:instrText>
        </w:r>
      </w:ins>
      <w:r>
        <w:fldChar w:fldCharType="separate"/>
      </w:r>
      <w:ins w:id="3729" w:author="Boisvert, Eric" w:date="2016-03-29T09:08:00Z">
        <w:r w:rsidR="008279FB">
          <w:rPr>
            <w:noProof/>
          </w:rPr>
          <w:t>52</w:t>
        </w:r>
      </w:ins>
      <w:ins w:id="3730" w:author="Boisvert, Eric" w:date="2016-03-29T08:51:00Z">
        <w:r>
          <w:fldChar w:fldCharType="end"/>
        </w:r>
        <w:r>
          <w:t xml:space="preserve"> : Organic material context diagram.</w:t>
        </w:r>
      </w:ins>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ins w:id="3731" w:author="Boisvert, Eric" w:date="2016-03-30T10:12:00Z">
        <w:r w:rsidR="003607F6">
          <w:t>s</w:t>
        </w:r>
      </w:ins>
      <w:r w:rsidR="00267D2C" w:rsidRPr="00267D2C">
        <w:t>. This is the connection to taxonomy/biology for fossils.</w:t>
      </w:r>
      <w:ins w:id="3732" w:author="Boisvert, Eric" w:date="2016-03-30T10:13:00Z">
        <w:r w:rsidR="003607F6">
          <w:t xml:space="preserve">  </w:t>
        </w:r>
        <w:r w:rsidR="003607F6">
          <w:t>This class is an empty placeholder for extension at a later date, or by other domain models</w:t>
        </w:r>
        <w:r w:rsidR="003607F6">
          <w:t>.</w:t>
        </w:r>
      </w:ins>
    </w:p>
    <w:p w14:paraId="167EB540" w14:textId="32ED4B26" w:rsidR="00267D2C" w:rsidRDefault="004D2792" w:rsidP="00267D2C">
      <w:pPr>
        <w:keepNext/>
      </w:pPr>
      <w:r>
        <w:rPr>
          <w:noProof/>
          <w:lang w:val="en-CA" w:eastAsia="en-CA"/>
        </w:rPr>
        <w:lastRenderedPageBreak/>
        <w:pict w14:anchorId="05D40C6C">
          <v:shape id="_x0000_i1079" type="#_x0000_t75" style="width:190.6pt;height:317.55pt;visibility:visible;mso-wrap-style:square">
            <v:imagedata r:id="rId70" o:title=""/>
          </v:shape>
        </w:pict>
      </w:r>
    </w:p>
    <w:p w14:paraId="107DAD59" w14:textId="2BA33E8F"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33" w:author="Boisvert, Eric" w:date="2016-03-29T09:08:00Z">
        <w:r w:rsidR="008279FB">
          <w:rPr>
            <w:noProof/>
          </w:rPr>
          <w:t>53</w:t>
        </w:r>
      </w:ins>
      <w:ins w:id="3734" w:author="Eric Boisvert" w:date="2016-03-28T16:06:00Z">
        <w:del w:id="3735" w:author="Boisvert, Eric" w:date="2016-03-29T08:51:00Z">
          <w:r w:rsidR="003842F3" w:rsidDel="00CB122C">
            <w:rPr>
              <w:noProof/>
            </w:rPr>
            <w:delText>52</w:delText>
          </w:r>
        </w:del>
      </w:ins>
      <w:del w:id="3736" w:author="Boisvert, Eric" w:date="2016-03-29T08:51:00Z">
        <w:r w:rsidR="0085617E" w:rsidDel="00CB122C">
          <w:rPr>
            <w:noProof/>
          </w:rPr>
          <w:delText>54</w:delText>
        </w:r>
      </w:del>
      <w:r w:rsidR="00673E83">
        <w:rPr>
          <w:noProof/>
        </w:rPr>
        <w:fldChar w:fldCharType="end"/>
      </w:r>
      <w:r>
        <w:t>: Organism</w:t>
      </w:r>
      <w:r w:rsidR="00746E7F">
        <w:t xml:space="preserve"> context diagram</w:t>
      </w:r>
      <w:ins w:id="3737" w:author="Boisvert, Eric" w:date="2016-03-29T08:51:00Z">
        <w:r w:rsidR="00CB122C">
          <w:t>.</w:t>
        </w:r>
      </w:ins>
    </w:p>
    <w:p w14:paraId="67B4687F" w14:textId="77777777" w:rsidR="00267D2C" w:rsidRDefault="00267D2C" w:rsidP="009021BE"/>
    <w:p w14:paraId="4014D048" w14:textId="551E9592" w:rsidR="00267D2C" w:rsidRDefault="00267D2C" w:rsidP="00267D2C">
      <w:pPr>
        <w:pStyle w:val="Titre4"/>
      </w:pPr>
      <w:bookmarkStart w:id="3738" w:name="_Ref447104844"/>
      <w:r>
        <w:t>Physical Description</w:t>
      </w:r>
      <w:bookmarkEnd w:id="3738"/>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ins w:id="3739" w:author="Eric Boisvert" w:date="2016-03-28T16:06:00Z">
        <w:r w:rsidR="003842F3">
          <w:t>7.4.1.3</w:t>
        </w:r>
      </w:ins>
      <w:del w:id="3740" w:author="Eric Boisvert" w:date="2016-03-28T16:06:00Z">
        <w:r w:rsidR="004D34D6" w:rsidDel="003842F3">
          <w:delText>8.4.1.3</w:delText>
        </w:r>
      </w:del>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ins w:id="3741" w:author="Eric Boisvert" w:date="2016-03-28T16:06:00Z">
        <w:r w:rsidR="003842F3">
          <w:t>7.4.1.6</w:t>
        </w:r>
      </w:ins>
      <w:del w:id="3742" w:author="Eric Boisvert" w:date="2016-03-28T16:06:00Z">
        <w:r w:rsidR="004D34D6" w:rsidDel="003842F3">
          <w:delText>8.4.1.6</w:delText>
        </w:r>
      </w:del>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ins w:id="3743" w:author="Eric Boisvert" w:date="2016-03-28T16:06:00Z">
        <w:r w:rsidR="003842F3">
          <w:t>7.4.3.1</w:t>
        </w:r>
      </w:ins>
      <w:del w:id="3744" w:author="Eric Boisvert" w:date="2016-03-28T16:06:00Z">
        <w:r w:rsidR="004D34D6" w:rsidDel="003842F3">
          <w:delText>8.4.3.1</w:delText>
        </w:r>
      </w:del>
      <w:r w:rsidR="006619B2">
        <w:fldChar w:fldCharType="end"/>
      </w:r>
      <w:r w:rsidR="006619B2">
        <w:t>)</w:t>
      </w:r>
      <w:r w:rsidR="00267D2C">
        <w:t>. (eg; density, porosity, magnetic susceptibility, remanent magnetism).  These properties are modelled here as scalar numeric values (</w:t>
      </w:r>
      <w:r w:rsidR="00253146">
        <w:t>SWE::Quantity</w:t>
      </w:r>
      <w:r w:rsidR="00267D2C">
        <w:t xml:space="preserve">).  </w:t>
      </w:r>
    </w:p>
    <w:p w14:paraId="798742E7" w14:textId="612B6716"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GeologicUnit, GeologicStructure or EarthMaterial are valid </w:t>
      </w:r>
      <w:del w:id="3745" w:author="Boisvert, Eric" w:date="2016-03-30T10:18:00Z">
        <w:r w:rsidR="006619B2" w:rsidDel="003607F6">
          <w:delText xml:space="preserve">OM_Observation </w:delText>
        </w:r>
      </w:del>
      <w:r w:rsidR="006619B2">
        <w:t>feature</w:t>
      </w:r>
      <w:ins w:id="3746" w:author="Boisvert, Eric" w:date="2016-03-30T10:15:00Z">
        <w:r w:rsidR="003607F6">
          <w:t>s</w:t>
        </w:r>
      </w:ins>
      <w:r w:rsidR="006619B2">
        <w:t xml:space="preserve"> of interest</w:t>
      </w:r>
      <w:ins w:id="3747" w:author="Boisvert, Eric" w:date="2016-03-30T10:18:00Z">
        <w:r w:rsidR="003607F6">
          <w:t xml:space="preserve"> for any </w:t>
        </w:r>
        <w:r w:rsidR="003607F6">
          <w:t>OM_Observation</w:t>
        </w:r>
      </w:ins>
      <w:del w:id="3748" w:author="Boisvert, Eric" w:date="2016-03-30T10:18:00Z">
        <w:r w:rsidR="006619B2" w:rsidDel="003607F6">
          <w:delText>.</w:delText>
        </w:r>
      </w:del>
    </w:p>
    <w:p w14:paraId="038780F7" w14:textId="77777777" w:rsidR="006619B2" w:rsidRDefault="006619B2" w:rsidP="00267D2C"/>
    <w:p w14:paraId="51ADD180" w14:textId="208FAA36" w:rsidR="00267D2C" w:rsidRDefault="004D2792" w:rsidP="00267D2C">
      <w:pPr>
        <w:keepNext/>
      </w:pPr>
      <w:r>
        <w:rPr>
          <w:noProof/>
          <w:lang w:val="en-CA" w:eastAsia="en-CA"/>
        </w:rPr>
        <w:lastRenderedPageBreak/>
        <w:pict w14:anchorId="52F1C7ED">
          <v:shape id="_x0000_i1080" type="#_x0000_t75" style="width:383.1pt;height:375.7pt;visibility:visible;mso-wrap-style:square">
            <v:imagedata r:id="rId71" o:title=""/>
          </v:shape>
        </w:pict>
      </w:r>
    </w:p>
    <w:p w14:paraId="115CF369" w14:textId="2E9843B4"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49" w:author="Boisvert, Eric" w:date="2016-03-29T09:08:00Z">
        <w:r w:rsidR="008279FB">
          <w:rPr>
            <w:noProof/>
          </w:rPr>
          <w:t>54</w:t>
        </w:r>
      </w:ins>
      <w:ins w:id="3750" w:author="Eric Boisvert" w:date="2016-03-28T16:06:00Z">
        <w:del w:id="3751" w:author="Boisvert, Eric" w:date="2016-03-29T08:51:00Z">
          <w:r w:rsidR="003842F3" w:rsidDel="00CB122C">
            <w:rPr>
              <w:noProof/>
            </w:rPr>
            <w:delText>53</w:delText>
          </w:r>
        </w:del>
      </w:ins>
      <w:del w:id="3752" w:author="Boisvert, Eric" w:date="2016-03-29T08:51:00Z">
        <w:r w:rsidR="0085617E" w:rsidDel="00CB122C">
          <w:rPr>
            <w:noProof/>
          </w:rPr>
          <w:delText>55</w:delText>
        </w:r>
      </w:del>
      <w:r w:rsidR="00673E83">
        <w:rPr>
          <w:noProof/>
        </w:rPr>
        <w:fldChar w:fldCharType="end"/>
      </w:r>
      <w:r>
        <w:t xml:space="preserve">: Physical </w:t>
      </w:r>
      <w:ins w:id="3753" w:author="Boisvert, Eric" w:date="2016-03-29T08:51:00Z">
        <w:r w:rsidR="00CB122C">
          <w:t>d</w:t>
        </w:r>
      </w:ins>
      <w:del w:id="3754" w:author="Boisvert, Eric" w:date="2016-03-29T08:51:00Z">
        <w:r w:rsidDel="00CB122C">
          <w:delText>D</w:delText>
        </w:r>
      </w:del>
      <w:r>
        <w:t>escription</w:t>
      </w:r>
      <w:ins w:id="3755" w:author="Boisvert, Eric" w:date="2016-03-29T08:51:00Z">
        <w:r w:rsidR="00CB122C">
          <w:t xml:space="preserve"> context diagram.</w:t>
        </w:r>
      </w:ins>
    </w:p>
    <w:p w14:paraId="009D8A4A" w14:textId="3698F6CB" w:rsidR="00267D2C" w:rsidRDefault="00746E7F" w:rsidP="00D20646">
      <w:pPr>
        <w:pStyle w:val="Titre5"/>
      </w:pPr>
      <w:r>
        <w:t>propertyName</w:t>
      </w:r>
    </w:p>
    <w:p w14:paraId="11F0E779" w14:textId="77777777" w:rsidR="00746E7F" w:rsidRDefault="00746E7F" w:rsidP="00267D2C"/>
    <w:p w14:paraId="29F1A6CE" w14:textId="21749E7D" w:rsidR="00746E7F" w:rsidRDefault="00746E7F" w:rsidP="00267D2C">
      <w:r>
        <w:t>The property propertyName:</w:t>
      </w:r>
      <w:r w:rsidRPr="00746E7F">
        <w:t xml:space="preserve">PhysicalPropertyTerm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Titre5"/>
        <w:rPr>
          <w:lang w:val="en-CA"/>
        </w:rPr>
      </w:pPr>
      <w:r w:rsidRPr="00D970E9">
        <w:rPr>
          <w:lang w:val="en-CA"/>
        </w:rPr>
        <w:t>propertyMeasure</w:t>
      </w:r>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ins w:id="3756" w:author="Boisvert, Eric" w:date="2016-03-29T08:51:00Z">
        <w:r w:rsidR="00CB122C">
          <w:t>.</w:t>
        </w:r>
      </w:ins>
    </w:p>
    <w:p w14:paraId="3F6B2C30" w14:textId="77777777" w:rsidR="00267D2C" w:rsidRDefault="00267D2C" w:rsidP="00267D2C">
      <w:bookmarkStart w:id="3757" w:name="BKM_DF21AB41_C085_4AC9_B6F6_DFFDFCF925FF"/>
      <w:bookmarkStart w:id="3758" w:name="BKM_41B8BC40_9B55_499E_B59B_A3F4FD630754"/>
      <w:bookmarkStart w:id="3759" w:name="BKM_1184394F_75EC_44D4_8904_2EB2061759E4"/>
      <w:bookmarkEnd w:id="3757"/>
      <w:bookmarkEnd w:id="3758"/>
      <w:bookmarkEnd w:id="3759"/>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4D2792" w:rsidP="00267D2C">
      <w:pPr>
        <w:keepNext/>
      </w:pPr>
      <w:r>
        <w:rPr>
          <w:noProof/>
          <w:lang w:val="en-CA" w:eastAsia="en-CA"/>
        </w:rPr>
        <w:pict w14:anchorId="61D2979C">
          <v:shape id="_x0000_i1081" type="#_x0000_t75" style="width:186.45pt;height:521.1pt;visibility:visible;mso-wrap-style:square">
            <v:imagedata r:id="rId72" o:title=""/>
          </v:shape>
        </w:pict>
      </w:r>
    </w:p>
    <w:p w14:paraId="5D13B185" w14:textId="59AA1BB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ins w:id="3760" w:author="Boisvert, Eric" w:date="2016-03-29T09:08:00Z">
        <w:r w:rsidR="008279FB">
          <w:rPr>
            <w:noProof/>
          </w:rPr>
          <w:t>55</w:t>
        </w:r>
      </w:ins>
      <w:ins w:id="3761" w:author="Eric Boisvert" w:date="2016-03-28T16:06:00Z">
        <w:del w:id="3762" w:author="Boisvert, Eric" w:date="2016-03-29T08:51:00Z">
          <w:r w:rsidR="003842F3" w:rsidDel="00CB122C">
            <w:rPr>
              <w:noProof/>
            </w:rPr>
            <w:delText>54</w:delText>
          </w:r>
        </w:del>
      </w:ins>
      <w:del w:id="3763" w:author="Boisvert, Eric" w:date="2016-03-29T08:51:00Z">
        <w:r w:rsidR="0085617E" w:rsidDel="00CB122C">
          <w:rPr>
            <w:noProof/>
          </w:rPr>
          <w:delText>56</w:delText>
        </w:r>
      </w:del>
      <w:r w:rsidR="00673E83">
        <w:rPr>
          <w:noProof/>
        </w:rPr>
        <w:fldChar w:fldCharType="end"/>
      </w:r>
      <w:r>
        <w:t>: Rock material description</w:t>
      </w:r>
      <w:ins w:id="3764" w:author="Boisvert, Eric" w:date="2016-03-29T08:51:00Z">
        <w:r w:rsidR="00CB122C">
          <w:t xml:space="preserve"> context diagram.</w:t>
        </w:r>
      </w:ins>
    </w:p>
    <w:p w14:paraId="67FB9F13" w14:textId="3A41DC70" w:rsidR="00267D2C" w:rsidRDefault="00994C33" w:rsidP="00D20646">
      <w:pPr>
        <w:pStyle w:val="Titre5"/>
        <w:rPr>
          <w:lang w:val="en-CA"/>
        </w:rPr>
      </w:pPr>
      <w:bookmarkStart w:id="3765" w:name="BKM_54B0933A_5E39_4E6A_A950_9E63F5E10F0B"/>
      <w:bookmarkEnd w:id="3765"/>
      <w:r w:rsidRPr="00994C33">
        <w:rPr>
          <w:lang w:val="en-CA"/>
        </w:rPr>
        <w:t>consolidationDegree</w:t>
      </w:r>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591EAB48"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ins w:id="3766" w:author="Boisvert, Eric" w:date="2016-03-30T10:20:00Z">
        <w:r w:rsidR="003607F6">
          <w:rPr>
            <w:lang w:val="en-CA"/>
          </w:rPr>
          <w:t>SWE</w:t>
        </w:r>
      </w:ins>
      <w:del w:id="3767" w:author="Boisvert, Eric" w:date="2016-03-30T10:20:00Z">
        <w:r w:rsidDel="003607F6">
          <w:rPr>
            <w:lang w:val="en-CA"/>
          </w:rPr>
          <w:delText>swe</w:delText>
        </w:r>
      </w:del>
      <w:r>
        <w:rPr>
          <w:lang w:val="en-CA"/>
        </w:rPr>
        <w:t>:Category) shall contain a term from a controlled vocabulary</w:t>
      </w:r>
      <w:r w:rsidRPr="00994C33">
        <w:rPr>
          <w:lang w:val="en-CA"/>
        </w:rPr>
        <w:t xml:space="preserve"> that specifies the degree to which an aggregation of EarthMaterial </w:t>
      </w:r>
      <w:r w:rsidRPr="00994C33">
        <w:rPr>
          <w:lang w:val="en-CA"/>
        </w:rPr>
        <w:lastRenderedPageBreak/>
        <w:t>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id="3768" w:author="Boisvert, Eric" w:date="2016-03-29T08:51:00Z">
        <w:r w:rsidR="00CB122C">
          <w:rPr>
            <w:lang w:val="en-CA"/>
          </w:rPr>
          <w:t>.</w:t>
        </w:r>
      </w:ins>
    </w:p>
    <w:p w14:paraId="447B9940" w14:textId="73E087CF" w:rsidR="00481AF6" w:rsidRDefault="00481AF6" w:rsidP="00481AF6">
      <w:pPr>
        <w:pStyle w:val="Titre3"/>
      </w:pPr>
      <w:bookmarkStart w:id="3769" w:name="BKM_CE58381D_F747_4812_83C3_00C6282DB05A"/>
      <w:bookmarkStart w:id="3770" w:name="_Toc446944605"/>
      <w:bookmarkEnd w:id="3769"/>
      <w:r>
        <w:t>GeologicAgeDetails</w:t>
      </w:r>
      <w:bookmarkEnd w:id="3770"/>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77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ins w:id="3772" w:author="Eric Boisvert" w:date="2016-03-28T16:06:00Z">
        <w:r w:rsidR="003842F3">
          <w:t>7.6</w:t>
        </w:r>
      </w:ins>
      <w:del w:id="3773" w:author="Eric Boisvert" w:date="2016-03-28T16:06:00Z">
        <w:r w:rsidR="004D34D6" w:rsidDel="003842F3">
          <w:delText>8.6</w:delText>
        </w:r>
      </w:del>
      <w:r w:rsidR="00AB10FC">
        <w:fldChar w:fldCharType="end"/>
      </w:r>
      <w:r w:rsidR="00AB10FC">
        <w:t>).</w:t>
      </w:r>
      <w:commentRangeEnd w:id="3771"/>
      <w:r w:rsidR="00AB10FC">
        <w:rPr>
          <w:rStyle w:val="Marquedecommentaire"/>
        </w:rPr>
        <w:commentReference w:id="3771"/>
      </w:r>
    </w:p>
    <w:p w14:paraId="32597B25" w14:textId="164046D8" w:rsidR="00AB10FC" w:rsidRDefault="004D2792" w:rsidP="00AB10FC">
      <w:pPr>
        <w:keepNext/>
      </w:pPr>
      <w:r>
        <w:rPr>
          <w:noProof/>
          <w:lang w:val="en-CA" w:eastAsia="en-CA"/>
        </w:rPr>
        <w:lastRenderedPageBreak/>
        <w:pict w14:anchorId="19F2E4CD">
          <v:shape id="_x0000_i1082" type="#_x0000_t75" style="width:6in;height:571.4pt;visibility:visible;mso-wrap-style:square">
            <v:imagedata r:id="rId73" o:title=""/>
          </v:shape>
        </w:pict>
      </w:r>
    </w:p>
    <w:p w14:paraId="41259C92" w14:textId="2DC95A84"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774" w:author="Boisvert, Eric" w:date="2016-03-29T09:08:00Z">
        <w:r w:rsidR="008279FB">
          <w:rPr>
            <w:noProof/>
          </w:rPr>
          <w:t>56</w:t>
        </w:r>
      </w:ins>
      <w:ins w:id="3775" w:author="Eric Boisvert" w:date="2016-03-28T16:06:00Z">
        <w:del w:id="3776" w:author="Boisvert, Eric" w:date="2016-03-29T08:51:00Z">
          <w:r w:rsidR="003842F3" w:rsidDel="00CB122C">
            <w:rPr>
              <w:noProof/>
            </w:rPr>
            <w:delText>55</w:delText>
          </w:r>
        </w:del>
      </w:ins>
      <w:del w:id="3777" w:author="Boisvert, Eric" w:date="2016-03-29T08:51:00Z">
        <w:r w:rsidR="0085617E" w:rsidDel="00CB122C">
          <w:rPr>
            <w:noProof/>
          </w:rPr>
          <w:delText>57</w:delText>
        </w:r>
      </w:del>
      <w:r w:rsidR="00673E83">
        <w:rPr>
          <w:noProof/>
        </w:rPr>
        <w:fldChar w:fldCharType="end"/>
      </w:r>
      <w:r>
        <w:t xml:space="preserve">: GeologicEventDescription </w:t>
      </w:r>
      <w:ins w:id="3778" w:author="Boisvert, Eric" w:date="2016-03-29T08:52:00Z">
        <w:r w:rsidR="00CB122C">
          <w:t>summary diagram.</w:t>
        </w:r>
      </w:ins>
    </w:p>
    <w:p w14:paraId="195E5696" w14:textId="3D1C4343" w:rsidR="00AB10FC" w:rsidRDefault="00633964" w:rsidP="00D20646">
      <w:pPr>
        <w:pStyle w:val="Titre4"/>
        <w:rPr>
          <w:lang w:val="en-CA"/>
        </w:rPr>
      </w:pPr>
      <w:commentRangeStart w:id="3779"/>
      <w:r w:rsidRPr="00D970E9">
        <w:rPr>
          <w:lang w:val="en-CA"/>
        </w:rPr>
        <w:t>olderGeochronologicEra</w:t>
      </w:r>
      <w:commentRangeEnd w:id="3779"/>
      <w:r w:rsidR="00757C20">
        <w:rPr>
          <w:rStyle w:val="Marquedecommentaire"/>
          <w:b w:val="0"/>
          <w:bCs w:val="0"/>
        </w:rPr>
        <w:commentReference w:id="3779"/>
      </w:r>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Titre4"/>
        <w:rPr>
          <w:lang w:val="en-CA"/>
        </w:rPr>
      </w:pPr>
      <w:r>
        <w:rPr>
          <w:lang w:val="en-CA"/>
        </w:rPr>
        <w:t>younger</w:t>
      </w:r>
      <w:r w:rsidRPr="00D970E9">
        <w:rPr>
          <w:lang w:val="en-CA"/>
        </w:rPr>
        <w:t>GeochronologicEra</w:t>
      </w:r>
    </w:p>
    <w:p w14:paraId="36CA2CFA" w14:textId="77777777" w:rsidR="00633964" w:rsidRDefault="00633964" w:rsidP="00633964"/>
    <w:p w14:paraId="052C35E3" w14:textId="5CCFD35D" w:rsidR="00633964" w:rsidRDefault="00633964" w:rsidP="00633964">
      <w:pPr>
        <w:rPr>
          <w:ins w:id="3780" w:author="Boisvert, Eric" w:date="2016-03-30T10:24:00Z"/>
        </w:rPr>
      </w:pPr>
      <w:r>
        <w:t xml:space="preserve">The youngerGeochronologicalEra property shall be an association between a GeologicalEventDescription and a GeochronologicalEra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3781" w:name="BKM_D8A9D87B_FAA3_4CC2_BC9F_D27B111A2980"/>
      <w:bookmarkStart w:id="3782" w:name="BKM_C843AC0B_80BB_4AD8_B2F6_459B6FFBBEB7"/>
      <w:bookmarkStart w:id="3783" w:name="_Toc446944606"/>
      <w:bookmarkEnd w:id="3781"/>
      <w:bookmarkEnd w:id="3782"/>
      <w:r>
        <w:t>Geologic Structure Details</w:t>
      </w:r>
      <w:bookmarkEnd w:id="3783"/>
    </w:p>
    <w:p w14:paraId="234AB6D3" w14:textId="77777777" w:rsidR="00733354" w:rsidRDefault="00733354" w:rsidP="00267D2C">
      <w:pPr>
        <w:rPr>
          <w:ins w:id="3784" w:author="Boisvert, Eric" w:date="2016-03-30T10:25:00Z"/>
        </w:rPr>
      </w:pPr>
    </w:p>
    <w:p w14:paraId="264C8A90" w14:textId="39DC6B71" w:rsidR="00AB10FC" w:rsidRDefault="00AB10FC" w:rsidP="00267D2C">
      <w:r w:rsidRPr="00AB10FC">
        <w:t>The Geologic</w:t>
      </w:r>
      <w:ins w:id="3785" w:author="Boisvert, Eric" w:date="2016-03-30T10:25:00Z">
        <w:r w:rsidR="00733354">
          <w:t xml:space="preserve"> </w:t>
        </w:r>
      </w:ins>
      <w:r w:rsidRPr="00AB10FC">
        <w:t>Structure</w:t>
      </w:r>
      <w:ins w:id="3786" w:author="Boisvert, Eric" w:date="2016-03-30T10:25:00Z">
        <w:r w:rsidR="00733354">
          <w:t xml:space="preserve"> </w:t>
        </w:r>
      </w:ins>
      <w:r w:rsidRPr="00AB10FC">
        <w:t>Details package provides for extended descriptions of geologic structures.</w:t>
      </w:r>
      <w:r>
        <w:t xml:space="preserve">  </w:t>
      </w:r>
    </w:p>
    <w:p w14:paraId="50C723CE" w14:textId="1566B96F" w:rsidR="00AB10FC" w:rsidRDefault="004D2792" w:rsidP="00AB10FC">
      <w:pPr>
        <w:keepNext/>
      </w:pPr>
      <w:r>
        <w:rPr>
          <w:noProof/>
          <w:lang w:val="en-CA" w:eastAsia="en-CA"/>
        </w:rPr>
        <w:pict w14:anchorId="23DAA132">
          <v:shape id="_x0000_i1083" type="#_x0000_t75" style="width:432.45pt;height:336pt;visibility:visible;mso-wrap-style:square">
            <v:imagedata r:id="rId74" o:title=""/>
          </v:shape>
        </w:pict>
      </w:r>
    </w:p>
    <w:p w14:paraId="35EDFFC2" w14:textId="1A09CC12"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ins w:id="3787" w:author="Boisvert, Eric" w:date="2016-03-29T09:08:00Z">
        <w:r w:rsidR="008279FB">
          <w:rPr>
            <w:noProof/>
          </w:rPr>
          <w:t>57</w:t>
        </w:r>
      </w:ins>
      <w:ins w:id="3788" w:author="Eric Boisvert" w:date="2016-03-28T16:06:00Z">
        <w:del w:id="3789" w:author="Boisvert, Eric" w:date="2016-03-29T08:51:00Z">
          <w:r w:rsidR="003842F3" w:rsidDel="00CB122C">
            <w:rPr>
              <w:noProof/>
            </w:rPr>
            <w:delText>56</w:delText>
          </w:r>
        </w:del>
      </w:ins>
      <w:del w:id="3790" w:author="Boisvert, Eric" w:date="2016-03-29T08:51:00Z">
        <w:r w:rsidR="0085617E" w:rsidDel="00CB122C">
          <w:rPr>
            <w:noProof/>
          </w:rPr>
          <w:delText>58</w:delText>
        </w:r>
      </w:del>
      <w:r w:rsidR="00673E83">
        <w:rPr>
          <w:noProof/>
        </w:rPr>
        <w:fldChar w:fldCharType="end"/>
      </w:r>
      <w:r>
        <w:t>: Summary diagram of GeologicStructureDetail</w:t>
      </w:r>
      <w:del w:id="3791" w:author="Boisvert, Eric" w:date="2016-03-29T08:52:00Z">
        <w:r w:rsidDel="00CB122C">
          <w:delText>e</w:delText>
        </w:r>
      </w:del>
      <w:r>
        <w:t>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581297C7"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del w:id="3792" w:author="Boisvert, Eric" w:date="2016-03-30T10:26:00Z">
        <w:r w:rsidR="00FC626E" w:rsidRPr="00FC626E" w:rsidDel="00733354">
          <w:delText xml:space="preserve">contact </w:delText>
        </w:r>
      </w:del>
      <w:r w:rsidR="00FC626E" w:rsidRPr="00FC626E">
        <w:t>with a geochronologic (ie, time zone) boundary that may correlate with it.</w:t>
      </w:r>
    </w:p>
    <w:p w14:paraId="2B9EAF5E" w14:textId="2F6AB352" w:rsidR="00FC626E" w:rsidRDefault="004D2792" w:rsidP="00FC626E">
      <w:pPr>
        <w:keepNext/>
      </w:pPr>
      <w:r>
        <w:rPr>
          <w:noProof/>
          <w:lang w:val="en-CA" w:eastAsia="en-CA"/>
        </w:rPr>
        <w:pict w14:anchorId="140F70E5">
          <v:shape id="_x0000_i1084" type="#_x0000_t75" style="width:432.45pt;height:390.45pt;visibility:visible;mso-wrap-style:square">
            <v:imagedata r:id="rId75" o:title=""/>
          </v:shape>
        </w:pict>
      </w:r>
    </w:p>
    <w:p w14:paraId="777DACC5" w14:textId="09901CCF" w:rsidR="00AB10FC" w:rsidRPr="00CB122C" w:rsidRDefault="00FC626E" w:rsidP="00FC626E">
      <w:pPr>
        <w:pStyle w:val="Lgende"/>
        <w:rPr>
          <w:lang w:val="fr-CA"/>
          <w:rPrChange w:id="3793" w:author="Boisvert, Eric" w:date="2016-03-29T08:52:00Z">
            <w:rPr/>
          </w:rPrChange>
        </w:rPr>
      </w:pPr>
      <w:r w:rsidRPr="00CB122C">
        <w:rPr>
          <w:lang w:val="fr-CA"/>
          <w:rPrChange w:id="3794" w:author="Boisvert, Eric" w:date="2016-03-29T08:52:00Z">
            <w:rPr/>
          </w:rPrChange>
        </w:rPr>
        <w:t xml:space="preserve">Figure </w:t>
      </w:r>
      <w:r w:rsidR="00673E83">
        <w:fldChar w:fldCharType="begin"/>
      </w:r>
      <w:r w:rsidR="00673E83" w:rsidRPr="00CB122C">
        <w:rPr>
          <w:lang w:val="fr-CA"/>
          <w:rPrChange w:id="3795" w:author="Boisvert, Eric" w:date="2016-03-29T08:52:00Z">
            <w:rPr/>
          </w:rPrChange>
        </w:rPr>
        <w:instrText xml:space="preserve"> SEQ Figure \* ARABIC </w:instrText>
      </w:r>
      <w:r w:rsidR="00673E83">
        <w:fldChar w:fldCharType="separate"/>
      </w:r>
      <w:ins w:id="3796" w:author="Boisvert, Eric" w:date="2016-03-29T09:08:00Z">
        <w:r w:rsidR="008279FB">
          <w:rPr>
            <w:noProof/>
            <w:lang w:val="fr-CA"/>
          </w:rPr>
          <w:t>58</w:t>
        </w:r>
      </w:ins>
      <w:ins w:id="3797" w:author="Eric Boisvert" w:date="2016-03-28T16:06:00Z">
        <w:del w:id="3798" w:author="Boisvert, Eric" w:date="2016-03-29T08:51:00Z">
          <w:r w:rsidR="003842F3" w:rsidRPr="00CB122C" w:rsidDel="00CB122C">
            <w:rPr>
              <w:noProof/>
              <w:lang w:val="fr-CA"/>
              <w:rPrChange w:id="3799" w:author="Boisvert, Eric" w:date="2016-03-29T08:52:00Z">
                <w:rPr>
                  <w:noProof/>
                </w:rPr>
              </w:rPrChange>
            </w:rPr>
            <w:delText>57</w:delText>
          </w:r>
        </w:del>
      </w:ins>
      <w:del w:id="3800" w:author="Boisvert, Eric" w:date="2016-03-29T08:51:00Z">
        <w:r w:rsidR="0085617E" w:rsidRPr="00CB122C" w:rsidDel="00CB122C">
          <w:rPr>
            <w:noProof/>
            <w:lang w:val="fr-CA"/>
            <w:rPrChange w:id="3801" w:author="Boisvert, Eric" w:date="2016-03-29T08:52:00Z">
              <w:rPr>
                <w:noProof/>
              </w:rPr>
            </w:rPrChange>
          </w:rPr>
          <w:delText>59</w:delText>
        </w:r>
      </w:del>
      <w:r w:rsidR="00673E83">
        <w:rPr>
          <w:noProof/>
        </w:rPr>
        <w:fldChar w:fldCharType="end"/>
      </w:r>
      <w:r w:rsidRPr="00CB122C">
        <w:rPr>
          <w:lang w:val="fr-CA"/>
          <w:rPrChange w:id="3802" w:author="Boisvert, Eric" w:date="2016-03-29T08:52:00Z">
            <w:rPr/>
          </w:rPrChange>
        </w:rPr>
        <w:t>: Contact</w:t>
      </w:r>
      <w:ins w:id="3803" w:author="Boisvert, Eric" w:date="2016-03-29T08:52:00Z">
        <w:r w:rsidR="00CB122C" w:rsidRPr="00CB122C">
          <w:rPr>
            <w:lang w:val="fr-CA"/>
            <w:rPrChange w:id="3804" w:author="Boisvert, Eric" w:date="2016-03-29T08:52:00Z">
              <w:rPr/>
            </w:rPrChange>
          </w:rPr>
          <w:t xml:space="preserve"> </w:t>
        </w:r>
        <w:r w:rsidR="00CB122C">
          <w:rPr>
            <w:lang w:val="fr-CA"/>
          </w:rPr>
          <w:t>d</w:t>
        </w:r>
      </w:ins>
      <w:del w:id="3805" w:author="Boisvert, Eric" w:date="2016-03-29T08:52:00Z">
        <w:r w:rsidRPr="00CB122C" w:rsidDel="00CB122C">
          <w:rPr>
            <w:lang w:val="fr-CA"/>
            <w:rPrChange w:id="3806" w:author="Boisvert, Eric" w:date="2016-03-29T08:52:00Z">
              <w:rPr/>
            </w:rPrChange>
          </w:rPr>
          <w:delText>D</w:delText>
        </w:r>
      </w:del>
      <w:r w:rsidRPr="00CB122C">
        <w:rPr>
          <w:lang w:val="fr-CA"/>
          <w:rPrChange w:id="3807" w:author="Boisvert, Eric" w:date="2016-03-29T08:52:00Z">
            <w:rPr/>
          </w:rPrChange>
        </w:rPr>
        <w:t>escription</w:t>
      </w:r>
      <w:r w:rsidR="008B0EF5" w:rsidRPr="00CB122C">
        <w:rPr>
          <w:lang w:val="fr-CA"/>
          <w:rPrChange w:id="3808" w:author="Boisvert, Eric" w:date="2016-03-29T08:52:00Z">
            <w:rPr/>
          </w:rPrChange>
        </w:rPr>
        <w:t xml:space="preserve"> context diagram.</w:t>
      </w:r>
    </w:p>
    <w:p w14:paraId="6FB9FDC1" w14:textId="1E154429" w:rsidR="00FC626E" w:rsidRPr="00CB122C" w:rsidRDefault="00FC626E" w:rsidP="00FC626E">
      <w:pPr>
        <w:autoSpaceDE w:val="0"/>
        <w:autoSpaceDN w:val="0"/>
        <w:adjustRightInd w:val="0"/>
        <w:spacing w:after="0"/>
        <w:rPr>
          <w:color w:val="000000"/>
          <w:sz w:val="20"/>
          <w:szCs w:val="20"/>
          <w:lang w:val="fr-CA"/>
          <w:rPrChange w:id="3809" w:author="Boisvert, Eric" w:date="2016-03-29T08:52:00Z">
            <w:rPr>
              <w:color w:val="000000"/>
              <w:sz w:val="20"/>
              <w:szCs w:val="20"/>
              <w:lang w:val="en-CA"/>
            </w:rPr>
          </w:rPrChange>
        </w:rPr>
      </w:pPr>
      <w:bookmarkStart w:id="3810" w:name="BKM_E2CFECC1_AAB5_40F6_ABD4_D77907DA9990"/>
      <w:bookmarkEnd w:id="3810"/>
    </w:p>
    <w:p w14:paraId="3A75C278" w14:textId="1AF205C7" w:rsidR="008B0EF5" w:rsidRDefault="008B0EF5" w:rsidP="00D20646">
      <w:pPr>
        <w:pStyle w:val="Titre5"/>
        <w:rPr>
          <w:lang w:val="en-CA"/>
        </w:rPr>
      </w:pPr>
      <w:r w:rsidRPr="00D970E9">
        <w:rPr>
          <w:lang w:val="en-CA"/>
        </w:rPr>
        <w:t>contactCharacter</w:t>
      </w:r>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5F2E3CEC" w:rsidR="008B0EF5" w:rsidDel="00733354" w:rsidRDefault="008B0EF5" w:rsidP="00D20646">
      <w:pPr>
        <w:rPr>
          <w:del w:id="3811" w:author="Boisvert, Eric" w:date="2016-03-30T10:27:00Z"/>
          <w:lang w:val="en-CA"/>
        </w:rPr>
      </w:pPr>
      <w:r>
        <w:rPr>
          <w:lang w:val="en-CA"/>
        </w:rPr>
        <w:t>The contactCharacter (</w:t>
      </w:r>
      <w:ins w:id="3812" w:author="Boisvert, Eric" w:date="2016-03-30T10:27:00Z">
        <w:r w:rsidR="00733354">
          <w:rPr>
            <w:lang w:val="en-CA"/>
          </w:rPr>
          <w:t>SWE</w:t>
        </w:r>
      </w:ins>
      <w:del w:id="3813" w:author="Boisvert, Eric" w:date="2016-03-30T10:27:00Z">
        <w:r w:rsidDel="00733354">
          <w:rPr>
            <w:lang w:val="en-CA"/>
          </w:rPr>
          <w:delText>swe</w:delText>
        </w:r>
      </w:del>
      <w:r>
        <w:rPr>
          <w:lang w:val="en-CA"/>
        </w:rPr>
        <w:t xml:space="preserve">:Category) shall contain a term from a controlled voculabury that describes the </w:t>
      </w:r>
      <w:r w:rsidRPr="008B0EF5">
        <w:rPr>
          <w:lang w:val="en-CA"/>
        </w:rPr>
        <w:t>character of the boundary</w:t>
      </w:r>
      <w:ins w:id="3814" w:author="Boisvert, Eric" w:date="2016-03-30T10:27:00Z">
        <w:r w:rsidR="00733354">
          <w:rPr>
            <w:lang w:val="en-CA"/>
          </w:rPr>
          <w:t xml:space="preserve"> (</w:t>
        </w:r>
        <w:r w:rsidR="00733354" w:rsidRPr="008B0EF5">
          <w:rPr>
            <w:lang w:val="en-CA"/>
          </w:rPr>
          <w:t>e.g. abrupt, gradational</w:t>
        </w:r>
        <w:r w:rsidR="00733354">
          <w:rPr>
            <w:lang w:val="en-CA"/>
          </w:rPr>
          <w:t>)</w:t>
        </w:r>
      </w:ins>
      <w:r w:rsidRPr="008B0EF5">
        <w:rPr>
          <w:lang w:val="en-CA"/>
        </w:rPr>
        <w:t xml:space="preserve">, as opposed to its type. </w:t>
      </w:r>
      <w:del w:id="3815" w:author="Boisvert, Eric" w:date="2016-03-30T10:27:00Z">
        <w:r w:rsidRPr="008B0EF5" w:rsidDel="00733354">
          <w:rPr>
            <w:lang w:val="en-CA"/>
          </w:rPr>
          <w:delText>e.g. abrupt, gradational</w:delText>
        </w:r>
      </w:del>
    </w:p>
    <w:p w14:paraId="1C16BD53" w14:textId="3B6D2C8E" w:rsidR="008B0EF5" w:rsidRDefault="008B0EF5" w:rsidP="00733354">
      <w:pPr>
        <w:rPr>
          <w:lang w:val="en-CA"/>
        </w:rPr>
        <w:pPrChange w:id="3816" w:author="Boisvert, Eric" w:date="2016-03-30T10:27:00Z">
          <w:pPr>
            <w:pStyle w:val="Titre5"/>
          </w:pPr>
        </w:pPrChange>
      </w:pPr>
      <w:r>
        <w:rPr>
          <w:lang w:val="en-CA"/>
        </w:rPr>
        <w:t>orientation</w:t>
      </w:r>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r w:rsidRPr="008B0EF5">
        <w:rPr>
          <w:lang w:val="en-CA"/>
        </w:rPr>
        <w:t>GSML_PlanarOrientation</w:t>
      </w:r>
      <w:r>
        <w:rPr>
          <w:lang w:val="en-CA"/>
        </w:rPr>
        <w:t xml:space="preserve"> property shall report the</w:t>
      </w:r>
      <w:r w:rsidRPr="008B0EF5">
        <w:rPr>
          <w:lang w:val="en-CA"/>
        </w:rPr>
        <w:t xml:space="preserve"> </w:t>
      </w:r>
      <w:ins w:id="3817" w:author="Boisvert, Eric" w:date="2016-03-30T10:28:00Z">
        <w:r w:rsidR="00733354">
          <w:rPr>
            <w:lang w:val="en-CA"/>
          </w:rPr>
          <w:t xml:space="preserve">general </w:t>
        </w:r>
      </w:ins>
      <w:r w:rsidRPr="008B0EF5">
        <w:rPr>
          <w:lang w:val="en-CA"/>
        </w:rPr>
        <w:t>orientation of the contact surface</w:t>
      </w:r>
      <w:r>
        <w:rPr>
          <w:lang w:val="en-CA"/>
        </w:rPr>
        <w:t>.</w:t>
      </w:r>
    </w:p>
    <w:p w14:paraId="447CC07B" w14:textId="00F1078D" w:rsidR="008B0EF5" w:rsidRDefault="008B0EF5" w:rsidP="00D20646">
      <w:pPr>
        <w:pStyle w:val="Titre5"/>
        <w:rPr>
          <w:lang w:val="en-CA"/>
        </w:rPr>
      </w:pPr>
      <w:r w:rsidRPr="00D970E9">
        <w:rPr>
          <w:lang w:val="en-CA"/>
        </w:rPr>
        <w:t>correlatesWith</w:t>
      </w:r>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818" w:name="BKM_C1076615_3AE6_4988_8393_E66493CD8FB0"/>
            <w:bookmarkStart w:id="3819" w:name="BKM_A9BDB16E_7011_463E_B96E_FB003E3472AA"/>
            <w:bookmarkEnd w:id="3818"/>
            <w:bookmarkEnd w:id="381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ins w:id="3820" w:author="Boisvert, Eric" w:date="2016-03-29T08:52:00Z">
              <w:r w:rsidR="00CB122C">
                <w:rPr>
                  <w:rStyle w:val="reqtext"/>
                  <w:lang w:val="en-CA"/>
                </w:rPr>
                <w:t>.</w:t>
              </w:r>
            </w:ins>
          </w:p>
        </w:tc>
      </w:tr>
    </w:tbl>
    <w:p w14:paraId="07FDD6C9" w14:textId="77777777" w:rsidR="008B0EF5" w:rsidRDefault="008B0EF5" w:rsidP="00AB10FC"/>
    <w:p w14:paraId="4D1E2A9F" w14:textId="6063425E" w:rsidR="00D33E64" w:rsidRDefault="008B0EF5" w:rsidP="00AB10FC">
      <w:r>
        <w:t xml:space="preserve">A contact </w:t>
      </w:r>
      <w:del w:id="3821" w:author="Boisvert, Eric" w:date="2016-03-30T10:35:00Z">
        <w:r w:rsidDel="003C6266">
          <w:delText>can correlate</w:delText>
        </w:r>
      </w:del>
      <w:ins w:id="3822" w:author="Boisvert, Eric" w:date="2016-03-30T10:35:00Z">
        <w:r w:rsidR="003C6266">
          <w:t>correlation</w:t>
        </w:r>
      </w:ins>
      <w:r>
        <w:t xml:space="preserve"> with a Geochr</w:t>
      </w:r>
      <w:ins w:id="3823" w:author="Boisvert, Eric" w:date="2016-03-30T10:35:00Z">
        <w:r w:rsidR="003C6266">
          <w:t>o</w:t>
        </w:r>
      </w:ins>
      <w:r>
        <w:t xml:space="preserve">nologicBoundary SHALL </w:t>
      </w:r>
      <w:ins w:id="3824" w:author="Boisvert, Eric" w:date="2016-03-30T10:35:00Z">
        <w:r w:rsidR="003C6266">
          <w:t xml:space="preserve">ONLY </w:t>
        </w:r>
      </w:ins>
      <w:r>
        <w:t xml:space="preserve">be allowed </w:t>
      </w:r>
      <w:del w:id="3825" w:author="Boisvert, Eric" w:date="2016-03-30T10:35:00Z">
        <w:r w:rsidDel="003C6266">
          <w:delText xml:space="preserve">ONLY </w:delText>
        </w:r>
      </w:del>
      <w:r>
        <w:t xml:space="preserve">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rsidDel="00E105E6" w14:paraId="7F94E9EE" w14:textId="63ED3D58" w:rsidTr="00385692">
        <w:trPr>
          <w:cantSplit/>
          <w:del w:id="3826" w:author="Eric Boisvert" w:date="2016-03-25T12:40:00Z"/>
        </w:trPr>
        <w:tc>
          <w:tcPr>
            <w:tcW w:w="4219" w:type="dxa"/>
            <w:tcBorders>
              <w:right w:val="nil"/>
            </w:tcBorders>
            <w:shd w:val="clear" w:color="auto" w:fill="auto"/>
          </w:tcPr>
          <w:p w14:paraId="6F49C030" w14:textId="0622B29B" w:rsidR="008B0EF5" w:rsidRPr="00D12552" w:rsidDel="00E105E6" w:rsidRDefault="008B0EF5" w:rsidP="008B0EF5">
            <w:pPr>
              <w:pStyle w:val="Tabletext10"/>
              <w:rPr>
                <w:del w:id="3827" w:author="Eric Boisvert" w:date="2016-03-25T12:40:00Z"/>
                <w:rStyle w:val="requri"/>
                <w:lang w:val="en-CA"/>
              </w:rPr>
            </w:pPr>
            <w:del w:id="3828" w:author="Eric Boisvert" w:date="2016-03-25T12:40:00Z">
              <w:r w:rsidDel="00E105E6">
                <w:rPr>
                  <w:rStyle w:val="requri"/>
                  <w:lang w:val="en-CA"/>
                </w:rPr>
                <w:delText>/req/gsml4-extension</w:delText>
              </w:r>
              <w:r w:rsidRPr="00D12552" w:rsidDel="00E105E6">
                <w:rPr>
                  <w:rStyle w:val="requri"/>
                  <w:lang w:val="en-CA"/>
                </w:rPr>
                <w:delText>/</w:delText>
              </w:r>
              <w:r w:rsidDel="00E105E6">
                <w:rPr>
                  <w:rStyle w:val="requri"/>
                  <w:lang w:val="en-CA"/>
                </w:rPr>
                <w:delText>contact-geochronologic</w:delText>
              </w:r>
            </w:del>
          </w:p>
        </w:tc>
        <w:tc>
          <w:tcPr>
            <w:tcW w:w="4678" w:type="dxa"/>
            <w:tcBorders>
              <w:left w:val="nil"/>
            </w:tcBorders>
            <w:shd w:val="clear" w:color="auto" w:fill="auto"/>
          </w:tcPr>
          <w:p w14:paraId="7B5ED16B" w14:textId="6A1FE050" w:rsidR="008B0EF5" w:rsidRPr="00D12552" w:rsidDel="00E105E6" w:rsidRDefault="008B0EF5" w:rsidP="00385692">
            <w:pPr>
              <w:pStyle w:val="Tabletext10"/>
              <w:jc w:val="left"/>
              <w:rPr>
                <w:del w:id="3829" w:author="Eric Boisvert" w:date="2016-03-25T12:40:00Z"/>
                <w:rStyle w:val="reqtext"/>
                <w:lang w:val="en-CA"/>
              </w:rPr>
            </w:pPr>
            <w:del w:id="3830" w:author="Eric Boisvert" w:date="2016-03-25T12:40:00Z">
              <w:r w:rsidDel="00E105E6">
                <w:rPr>
                  <w:rStyle w:val="reqtext"/>
                  <w:lang w:val="en-CA"/>
                </w:rPr>
                <w:delText xml:space="preserve">correlatesWith association to a GeochronologicBoundary SHALL be allowed only when contactType = </w:delText>
              </w:r>
              <w:r w:rsidRPr="00FC626E" w:rsidDel="00E105E6">
                <w:rPr>
                  <w:rStyle w:val="reqtext"/>
                  <w:lang w:val="en-CA"/>
                </w:rPr>
                <w:delText>ChronostratigraphicBoundary</w:delText>
              </w:r>
            </w:del>
          </w:p>
        </w:tc>
      </w:tr>
    </w:tbl>
    <w:p w14:paraId="416180C4" w14:textId="77777777" w:rsidR="008B0EF5" w:rsidRDefault="008B0EF5" w:rsidP="00AB10FC"/>
    <w:p w14:paraId="7A5BF1A8" w14:textId="5AF606FC" w:rsidR="008B0EF5" w:rsidRDefault="008B0EF5" w:rsidP="00AB10FC">
      <w:r>
        <w:t>A contact SHALL be the boundary of 2 and only 2 GeologicUnit</w:t>
      </w:r>
      <w:ins w:id="3831" w:author="Boisvert, Eric" w:date="2016-03-30T10:35:00Z">
        <w:r w:rsidR="003C6266">
          <w:t>s</w:t>
        </w:r>
      </w:ins>
      <w:r>
        <w:t>. The relationship between a contact and boundering units is encoded using GeologicFeatureRelation when the type is a contactType (erosionalContact, etc..)</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4CC4B0EF" w:rsidR="008B0EF5" w:rsidRPr="003C6266" w:rsidRDefault="00E041CF" w:rsidP="003C6266">
            <w:pPr>
              <w:pStyle w:val="Tabletext10"/>
              <w:jc w:val="left"/>
              <w:rPr>
                <w:rStyle w:val="reqtext"/>
                <w:lang w:val="en-US"/>
                <w:rPrChange w:id="3832" w:author="Boisvert, Eric" w:date="2016-03-30T10:36:00Z">
                  <w:rPr>
                    <w:rStyle w:val="reqtext"/>
                    <w:lang w:val="en-CA"/>
                  </w:rPr>
                </w:rPrChange>
              </w:rPr>
            </w:pPr>
            <w:commentRangeStart w:id="3833"/>
            <w:r>
              <w:rPr>
                <w:rStyle w:val="reqtext"/>
                <w:lang w:val="en-CA"/>
              </w:rPr>
              <w:t xml:space="preserve">A contact SHALL have 2 and </w:t>
            </w:r>
            <w:ins w:id="3834" w:author="Eric Boisvert" w:date="2016-03-25T12:41:00Z">
              <w:r w:rsidR="00E105E6">
                <w:rPr>
                  <w:rStyle w:val="reqtext"/>
                  <w:lang w:val="en-CA"/>
                </w:rPr>
                <w:t xml:space="preserve">only </w:t>
              </w:r>
            </w:ins>
            <w:r>
              <w:rPr>
                <w:rStyle w:val="reqtext"/>
                <w:lang w:val="en-CA"/>
              </w:rPr>
              <w:t xml:space="preserve">2 two instances of GeologicFeatureRelation </w:t>
            </w:r>
            <w:del w:id="3835" w:author="Boisvert, Eric" w:date="2016-03-30T10:36:00Z">
              <w:r w:rsidDel="003C6266">
                <w:rPr>
                  <w:rStyle w:val="reqtext"/>
                  <w:lang w:val="en-CA"/>
                </w:rPr>
                <w:delText xml:space="preserve">with </w:delText>
              </w:r>
            </w:del>
            <w:ins w:id="3836" w:author="Boisvert, Eric" w:date="2016-03-30T10:36:00Z">
              <w:r w:rsidR="003C6266">
                <w:rPr>
                  <w:rStyle w:val="reqtext"/>
                  <w:lang w:val="en-CA"/>
                </w:rPr>
                <w:t>which roles are boundaries and targets are</w:t>
              </w:r>
              <w:r w:rsidR="003C6266">
                <w:rPr>
                  <w:rStyle w:val="reqtext"/>
                  <w:lang w:val="en-CA"/>
                </w:rPr>
                <w:t xml:space="preserve"> </w:t>
              </w:r>
            </w:ins>
            <w:r>
              <w:rPr>
                <w:rStyle w:val="reqtext"/>
                <w:lang w:val="en-CA"/>
              </w:rPr>
              <w:t xml:space="preserve">GeologicUnit. </w:t>
            </w:r>
            <w:commentRangeEnd w:id="3833"/>
            <w:r w:rsidR="00F97733">
              <w:rPr>
                <w:rStyle w:val="Marquedecommentaire"/>
                <w:rFonts w:ascii="Times New Roman" w:eastAsia="Times New Roman" w:hAnsi="Times New Roman"/>
                <w:lang w:val="en-US" w:eastAsia="en-US"/>
              </w:rPr>
              <w:commentReference w:id="3833"/>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4D2792" w:rsidP="00FC626E">
      <w:pPr>
        <w:keepNext/>
      </w:pPr>
      <w:r>
        <w:rPr>
          <w:noProof/>
          <w:lang w:val="en-CA" w:eastAsia="en-CA"/>
        </w:rPr>
        <w:lastRenderedPageBreak/>
        <w:pict w14:anchorId="34B470B1">
          <v:shape id="_x0000_i1085" type="#_x0000_t75" style="width:309.25pt;height:452.75pt;visibility:visible;mso-wrap-style:square">
            <v:imagedata r:id="rId76" o:title=""/>
          </v:shape>
        </w:pict>
      </w:r>
    </w:p>
    <w:p w14:paraId="40398DF5" w14:textId="0731D726" w:rsidR="00FC626E" w:rsidRDefault="00FC626E" w:rsidP="00FC626E">
      <w:pPr>
        <w:pStyle w:val="Lgende"/>
      </w:pPr>
      <w:bookmarkStart w:id="3837" w:name="_Ref446932377"/>
      <w:r>
        <w:t xml:space="preserve">Figure </w:t>
      </w:r>
      <w:r w:rsidR="00673E83">
        <w:fldChar w:fldCharType="begin"/>
      </w:r>
      <w:r w:rsidR="00673E83">
        <w:instrText xml:space="preserve"> SEQ Figure \* ARABIC </w:instrText>
      </w:r>
      <w:r w:rsidR="00673E83">
        <w:fldChar w:fldCharType="separate"/>
      </w:r>
      <w:ins w:id="3838" w:author="Boisvert, Eric" w:date="2016-03-29T09:08:00Z">
        <w:r w:rsidR="008279FB">
          <w:rPr>
            <w:noProof/>
          </w:rPr>
          <w:t>59</w:t>
        </w:r>
      </w:ins>
      <w:ins w:id="3839" w:author="Eric Boisvert" w:date="2016-03-28T16:06:00Z">
        <w:del w:id="3840" w:author="Boisvert, Eric" w:date="2016-03-29T08:51:00Z">
          <w:r w:rsidR="003842F3" w:rsidDel="00CB122C">
            <w:rPr>
              <w:noProof/>
            </w:rPr>
            <w:delText>58</w:delText>
          </w:r>
        </w:del>
      </w:ins>
      <w:del w:id="3841" w:author="Boisvert, Eric" w:date="2016-03-29T08:51:00Z">
        <w:r w:rsidR="0085617E" w:rsidDel="00CB122C">
          <w:rPr>
            <w:noProof/>
          </w:rPr>
          <w:delText>60</w:delText>
        </w:r>
      </w:del>
      <w:r w:rsidR="00673E83">
        <w:rPr>
          <w:noProof/>
        </w:rPr>
        <w:fldChar w:fldCharType="end"/>
      </w:r>
      <w:bookmarkEnd w:id="3837"/>
      <w:r>
        <w:t>: DisplacementEvent</w:t>
      </w:r>
      <w:r w:rsidR="00A63650">
        <w:t xml:space="preserve"> context diagram</w:t>
      </w:r>
    </w:p>
    <w:p w14:paraId="667B317C" w14:textId="45068993" w:rsidR="00A63650" w:rsidRDefault="00A63650" w:rsidP="00D20646">
      <w:pPr>
        <w:pStyle w:val="Titre5"/>
        <w:rPr>
          <w:lang w:val="en-CA"/>
        </w:rPr>
      </w:pPr>
      <w:r w:rsidRPr="00D970E9">
        <w:rPr>
          <w:lang w:val="en-CA"/>
        </w:rPr>
        <w:t>incrementalDisplacement</w:t>
      </w:r>
    </w:p>
    <w:p w14:paraId="484C4FD9" w14:textId="77777777" w:rsidR="00A63650" w:rsidRDefault="00A63650" w:rsidP="00D20646"/>
    <w:p w14:paraId="26D8AAE4" w14:textId="6D7C98C2" w:rsidR="00A63650" w:rsidRDefault="00A63650" w:rsidP="00D20646">
      <w:r>
        <w:t xml:space="preserve">The incrementalDisplacement:DisplacementValue property shall </w:t>
      </w:r>
      <w:ins w:id="3842" w:author="Boisvert, Eric" w:date="2016-03-30T10:37:00Z">
        <w:r w:rsidR="003C6266">
          <w:t xml:space="preserve">be an association between a DiplacementEvent and a DisplacementValue </w:t>
        </w:r>
      </w:ins>
      <w:r>
        <w:t>report</w:t>
      </w:r>
      <w:ins w:id="3843" w:author="Boisvert, Eric" w:date="2016-03-30T10:38:00Z">
        <w:r w:rsidR="003C6266">
          <w:t>ing</w:t>
        </w:r>
      </w:ins>
      <w:r>
        <w:t xml:space="preserve"> </w:t>
      </w:r>
      <w:del w:id="3844" w:author="Boisvert, Eric" w:date="2016-03-30T10:38:00Z">
        <w:r w:rsidDel="003C6266">
          <w:delText>the d</w:delText>
        </w:r>
        <w:r w:rsidRPr="00A63650" w:rsidDel="003C6266">
          <w:delText xml:space="preserve">escription of </w:delText>
        </w:r>
      </w:del>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63F3FBB4" w:rsidR="009A0D4B" w:rsidRDefault="003C6266" w:rsidP="00D20646">
      <w:ins w:id="3845" w:author="Boisvert, Eric" w:date="2016-03-30T10:38:00Z">
        <w:r>
          <w:lastRenderedPageBreak/>
          <w:t>A p</w:t>
        </w:r>
      </w:ins>
      <w:del w:id="3846" w:author="Boisvert, Eric" w:date="2016-03-30T10:38:00Z">
        <w:r w:rsidR="009A0D4B" w:rsidRPr="009A0D4B" w:rsidDel="003C6266">
          <w:delText>P</w:delText>
        </w:r>
      </w:del>
      <w:r w:rsidR="009A0D4B" w:rsidRPr="009A0D4B">
        <w:t>lanar foliation</w:t>
      </w:r>
      <w:ins w:id="3847" w:author="Boisvert, Eric" w:date="2016-03-30T10:38:00Z">
        <w:r>
          <w:t xml:space="preserve"> is</w:t>
        </w:r>
      </w:ins>
      <w:r w:rsidR="009A0D4B" w:rsidRPr="009A0D4B">
        <w:t xml:space="preserve"> defined by a tabular succession of layers &gt; 5 mm thick. This definition is based on the proposed definition of gneiss by the NADM Science Language Technical Team</w:t>
      </w:r>
      <w:ins w:id="3848" w:author="Boisvert, Eric" w:date="2016-03-30T10:38:00Z">
        <w:r>
          <w:t xml:space="preserve"> (NADMSC 2004) </w:t>
        </w:r>
      </w:ins>
      <w:r w:rsidR="009A0D4B" w:rsidRPr="009A0D4B">
        <w:t xml:space="preserve">, so that the GeologicStructure characteristic of gneiss is layering. </w:t>
      </w:r>
      <w:del w:id="3849" w:author="Boisvert, Eric" w:date="2016-03-30T10:39:00Z">
        <w:r w:rsidR="009A0D4B" w:rsidRPr="009A0D4B" w:rsidDel="003C6266">
          <w:delText>The committee discussed the possibility that layering should be considered a kind of foliation, but the majority opinion was that it is a different kind of structure.  Kept so that instance documents have a "Layering" tag</w:delText>
        </w:r>
      </w:del>
    </w:p>
    <w:p w14:paraId="4319CBB1" w14:textId="3CFFC4ED" w:rsidR="009A0D4B" w:rsidRDefault="004D2792" w:rsidP="00D20646">
      <w:pPr>
        <w:keepNext/>
      </w:pPr>
      <w:r>
        <w:rPr>
          <w:noProof/>
          <w:lang w:val="en-CA" w:eastAsia="en-CA"/>
        </w:rPr>
        <w:pict w14:anchorId="67477FD4">
          <v:shape id="_x0000_i1086" type="#_x0000_t75" style="width:386.75pt;height:296.3pt;visibility:visible;mso-wrap-style:square">
            <v:imagedata r:id="rId77" o:title=""/>
          </v:shape>
        </w:pict>
      </w:r>
    </w:p>
    <w:p w14:paraId="46B783CF" w14:textId="16C77B09" w:rsidR="009A0D4B" w:rsidRDefault="009A0D4B" w:rsidP="00D20646">
      <w:pPr>
        <w:pStyle w:val="Lgende"/>
      </w:pPr>
      <w:r>
        <w:t xml:space="preserve">Figure </w:t>
      </w:r>
      <w:r>
        <w:fldChar w:fldCharType="begin"/>
      </w:r>
      <w:r>
        <w:instrText xml:space="preserve"> SEQ Figure \* ARABIC </w:instrText>
      </w:r>
      <w:r>
        <w:fldChar w:fldCharType="separate"/>
      </w:r>
      <w:ins w:id="3850" w:author="Boisvert, Eric" w:date="2016-03-29T09:08:00Z">
        <w:r w:rsidR="008279FB">
          <w:rPr>
            <w:noProof/>
          </w:rPr>
          <w:t>60</w:t>
        </w:r>
      </w:ins>
      <w:ins w:id="3851" w:author="Eric Boisvert" w:date="2016-03-28T16:06:00Z">
        <w:del w:id="3852" w:author="Boisvert, Eric" w:date="2016-03-29T08:51:00Z">
          <w:r w:rsidR="003842F3" w:rsidDel="00CB122C">
            <w:rPr>
              <w:noProof/>
            </w:rPr>
            <w:delText>59</w:delText>
          </w:r>
        </w:del>
      </w:ins>
      <w:del w:id="3853" w:author="Boisvert, Eric" w:date="2016-03-29T08:51:00Z">
        <w:r w:rsidR="0085617E" w:rsidDel="00CB122C">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r>
        <w:t>layeringComposition</w:t>
      </w:r>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ins w:id="3854" w:author="Boisvert, Eric" w:date="2016-03-29T09:03:00Z">
        <w:r w:rsidR="008279FB">
          <w:t>.</w:t>
        </w:r>
      </w:ins>
    </w:p>
    <w:p w14:paraId="1B2977DC" w14:textId="77777777" w:rsidR="00A63650" w:rsidRDefault="00A63650" w:rsidP="00D20646"/>
    <w:p w14:paraId="4FF3F9A9" w14:textId="77777777" w:rsidR="009A0D4B" w:rsidRDefault="009A0D4B" w:rsidP="009A0D4B">
      <w:pPr>
        <w:pStyle w:val="Titre4"/>
      </w:pPr>
      <w:r>
        <w:t>DisplacementValue</w:t>
      </w:r>
    </w:p>
    <w:p w14:paraId="220C1111" w14:textId="77777777" w:rsidR="003C6266" w:rsidRDefault="003C6266" w:rsidP="00FC626E">
      <w:pPr>
        <w:rPr>
          <w:ins w:id="3855" w:author="Boisvert, Eric" w:date="2016-03-30T10:39:00Z"/>
        </w:rPr>
      </w:pPr>
    </w:p>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ins w:id="3856" w:author="Boisvert, Eric" w:date="2016-03-29T09:03:00Z">
        <w:r w:rsidR="008279FB">
          <w:t>.</w:t>
        </w:r>
      </w:ins>
    </w:p>
    <w:p w14:paraId="14044106" w14:textId="77777777" w:rsidR="00777586" w:rsidRDefault="00777586" w:rsidP="00FC626E"/>
    <w:p w14:paraId="470D8BA5" w14:textId="4D0C94C2" w:rsidR="00386910" w:rsidRDefault="004D2792" w:rsidP="00386910">
      <w:pPr>
        <w:keepNext/>
      </w:pPr>
      <w:r>
        <w:rPr>
          <w:noProof/>
          <w:lang w:val="en-CA" w:eastAsia="en-CA"/>
        </w:rPr>
        <w:pict w14:anchorId="637CFD41">
          <v:shape id="_x0000_i1087" type="#_x0000_t75" style="width:431.55pt;height:366pt;visibility:visible;mso-wrap-style:square">
            <v:imagedata r:id="rId78" o:title=""/>
          </v:shape>
        </w:pict>
      </w:r>
    </w:p>
    <w:p w14:paraId="6B5034BE" w14:textId="23A3F9F0"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ins w:id="3857" w:author="Boisvert, Eric" w:date="2016-03-29T09:08:00Z">
        <w:r w:rsidR="008279FB">
          <w:rPr>
            <w:noProof/>
          </w:rPr>
          <w:t>61</w:t>
        </w:r>
      </w:ins>
      <w:ins w:id="3858" w:author="Eric Boisvert" w:date="2016-03-28T16:06:00Z">
        <w:del w:id="3859" w:author="Boisvert, Eric" w:date="2016-03-29T08:51:00Z">
          <w:r w:rsidR="003842F3" w:rsidDel="00CB122C">
            <w:rPr>
              <w:noProof/>
            </w:rPr>
            <w:delText>60</w:delText>
          </w:r>
        </w:del>
      </w:ins>
      <w:del w:id="3860" w:author="Boisvert, Eric" w:date="2016-03-29T08:51:00Z">
        <w:r w:rsidR="0085617E" w:rsidDel="00CB122C">
          <w:rPr>
            <w:noProof/>
          </w:rPr>
          <w:delText>62</w:delText>
        </w:r>
      </w:del>
      <w:r w:rsidR="00673E83">
        <w:rPr>
          <w:noProof/>
        </w:rPr>
        <w:fldChar w:fldCharType="end"/>
      </w:r>
      <w:r>
        <w:t xml:space="preserve">: </w:t>
      </w:r>
      <w:r w:rsidRPr="00E94CE7">
        <w:t>Displacement value subtypes</w:t>
      </w:r>
      <w:ins w:id="3861" w:author="Boisvert, Eric" w:date="2016-03-29T09:03:00Z">
        <w:r w:rsidR="008279FB">
          <w:t xml:space="preserve"> context diagram.</w:t>
        </w:r>
      </w:ins>
    </w:p>
    <w:p w14:paraId="10EB9AA4" w14:textId="3F9C9837" w:rsidR="008C4F74" w:rsidRDefault="008C4F74" w:rsidP="008C4F74">
      <w:pPr>
        <w:autoSpaceDE w:val="0"/>
        <w:autoSpaceDN w:val="0"/>
        <w:adjustRightInd w:val="0"/>
        <w:spacing w:after="0"/>
        <w:rPr>
          <w:color w:val="000000"/>
          <w:sz w:val="20"/>
          <w:szCs w:val="20"/>
          <w:lang w:val="en-CA"/>
        </w:rPr>
      </w:pPr>
      <w:bookmarkStart w:id="3862" w:name="BKM_0148DBC7_BEFE_411F_BDA0_ED2509780C45"/>
      <w:bookmarkEnd w:id="3862"/>
    </w:p>
    <w:p w14:paraId="2969A0DB" w14:textId="32F22047" w:rsidR="00A41036" w:rsidRDefault="00A41036" w:rsidP="00D20646">
      <w:pPr>
        <w:pStyle w:val="Titre5"/>
        <w:rPr>
          <w:lang w:val="en-CA"/>
        </w:rPr>
      </w:pPr>
      <w:r w:rsidRPr="00D970E9">
        <w:rPr>
          <w:lang w:val="en-CA"/>
        </w:rPr>
        <w:t>hangingWallDirection</w:t>
      </w:r>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r>
        <w:t>:</w:t>
      </w:r>
      <w:r w:rsidRPr="00A41036">
        <w:rPr>
          <w:lang w:val="en-CA"/>
        </w:rPr>
        <w:t>GSML_LinearOrientation</w:t>
      </w:r>
      <w:r>
        <w:rPr>
          <w:lang w:val="en-CA"/>
        </w:rPr>
        <w:t xml:space="preserve"> shall describe</w:t>
      </w:r>
      <w:del w:id="3863" w:author="Boisvert, Eric" w:date="2016-03-30T10:39:00Z">
        <w:r w:rsidDel="003C6266">
          <w:rPr>
            <w:lang w:val="en-CA"/>
          </w:rPr>
          <w:delText xml:space="preserve"> a</w:delText>
        </w:r>
      </w:del>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r>
        <w:rPr>
          <w:lang w:val="en-CA"/>
        </w:rPr>
        <w:t>movementSense</w:t>
      </w:r>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000BD149" w:rsidR="00AF6A26" w:rsidRDefault="00AF6A26" w:rsidP="00D20646">
      <w:pPr>
        <w:rPr>
          <w:lang w:val="en-CA"/>
        </w:rPr>
      </w:pPr>
      <w:r>
        <w:rPr>
          <w:lang w:val="en-CA"/>
        </w:rPr>
        <w:t>The movementSense:MovementSenseTerm shall be a term from a controlled vocabulary that describes t</w:t>
      </w:r>
      <w:r w:rsidRPr="00AF6A26">
        <w:rPr>
          <w:lang w:val="en-CA"/>
        </w:rPr>
        <w:t>he movement sense of displacement along a geologic structure (eg, dextral, sinistral)</w:t>
      </w:r>
      <w:ins w:id="3864" w:author="Boisvert, Eric" w:date="2016-03-29T09:03:00Z">
        <w:r w:rsidR="008279FB">
          <w:rPr>
            <w:lang w:val="en-CA"/>
          </w:rPr>
          <w:t>.</w:t>
        </w:r>
      </w:ins>
    </w:p>
    <w:p w14:paraId="10ADEFA4" w14:textId="7BCF1E52" w:rsidR="00AF6A26" w:rsidRDefault="00AF6A26" w:rsidP="00D20646">
      <w:pPr>
        <w:pStyle w:val="Titre5"/>
        <w:rPr>
          <w:lang w:val="en-CA"/>
        </w:rPr>
      </w:pPr>
      <w:r w:rsidRPr="00D970E9">
        <w:rPr>
          <w:lang w:val="en-CA"/>
        </w:rPr>
        <w:t>movementType</w:t>
      </w:r>
    </w:p>
    <w:p w14:paraId="6B1E694D" w14:textId="64B82A27" w:rsidR="00AF6A26" w:rsidRDefault="00AF6A26" w:rsidP="00D20646">
      <w:pPr>
        <w:rPr>
          <w:lang w:val="en-CA"/>
        </w:rPr>
      </w:pPr>
      <w:r>
        <w:rPr>
          <w:lang w:val="en-CA"/>
        </w:rPr>
        <w:lastRenderedPageBreak/>
        <w:t xml:space="preserve">The property movementType:MovementTypeTerm shall contain a term from a controlled vocabulary that </w:t>
      </w:r>
      <w:del w:id="3865" w:author="Boisvert, Eric" w:date="2016-03-30T10:40:00Z">
        <w:r w:rsidDel="003C6266">
          <w:rPr>
            <w:lang w:val="en-CA"/>
          </w:rPr>
          <w:delText xml:space="preserve"> </w:delText>
        </w:r>
      </w:del>
      <w:r>
        <w:rPr>
          <w:lang w:val="en-CA"/>
        </w:rPr>
        <w:t>d</w:t>
      </w:r>
      <w:r w:rsidRPr="00AF6A26">
        <w:rPr>
          <w:lang w:val="en-CA"/>
        </w:rPr>
        <w:t>efines the type of movement  (eg dip-slip, strike-slip)</w:t>
      </w:r>
      <w:ins w:id="3866" w:author="Boisvert, Eric" w:date="2016-03-29T09:03:00Z">
        <w:r w:rsidR="008279FB">
          <w:rPr>
            <w:lang w:val="en-CA"/>
          </w:rPr>
          <w:t>.</w:t>
        </w:r>
      </w:ins>
    </w:p>
    <w:p w14:paraId="7C024198" w14:textId="7D9B5B0D" w:rsidR="00AF6A26" w:rsidRDefault="00AF6A26" w:rsidP="00D20646">
      <w:pPr>
        <w:pStyle w:val="Titre5"/>
        <w:rPr>
          <w:lang w:val="en-CA"/>
        </w:rPr>
      </w:pPr>
      <w:r w:rsidRPr="00D970E9">
        <w:rPr>
          <w:lang w:val="en-CA"/>
        </w:rPr>
        <w:t>displacementEvent</w:t>
      </w:r>
    </w:p>
    <w:p w14:paraId="54889A66" w14:textId="77777777" w:rsidR="00AF6A26" w:rsidRPr="00D20646" w:rsidRDefault="00AF6A26" w:rsidP="00D20646">
      <w:pPr>
        <w:rPr>
          <w:lang w:val="en-CA"/>
        </w:rPr>
      </w:pPr>
    </w:p>
    <w:p w14:paraId="27FE90A0" w14:textId="3CD6AF80" w:rsidR="00AF6A26" w:rsidRDefault="00AF6A26" w:rsidP="00D20646">
      <w:pPr>
        <w:rPr>
          <w:lang w:val="en-CA"/>
        </w:rPr>
      </w:pPr>
      <w:r>
        <w:rPr>
          <w:lang w:val="en-CA"/>
        </w:rPr>
        <w:t>The property displacementEvent</w:t>
      </w:r>
      <w:del w:id="3867" w:author="Boisvert, Eric" w:date="2016-03-30T10:41:00Z">
        <w:r w:rsidDel="003C6266">
          <w:rPr>
            <w:lang w:val="en-CA"/>
          </w:rPr>
          <w:delText>:Disp</w:delText>
        </w:r>
      </w:del>
      <w:del w:id="3868" w:author="Boisvert, Eric" w:date="2016-03-30T10:40:00Z">
        <w:r w:rsidDel="003C6266">
          <w:rPr>
            <w:lang w:val="en-CA"/>
          </w:rPr>
          <w:delText>a</w:delText>
        </w:r>
      </w:del>
      <w:del w:id="3869" w:author="Boisvert, Eric" w:date="2016-03-30T10:41:00Z">
        <w:r w:rsidDel="003C6266">
          <w:rPr>
            <w:lang w:val="en-CA"/>
          </w:rPr>
          <w:delText>lcement</w:delText>
        </w:r>
      </w:del>
      <w:r>
        <w:rPr>
          <w:lang w:val="en-CA"/>
        </w:rPr>
        <w:t xml:space="preserve"> event shall </w:t>
      </w:r>
      <w:ins w:id="3870" w:author="Boisvert, Eric" w:date="2016-03-30T10:41:00Z">
        <w:r w:rsidR="003C6266">
          <w:rPr>
            <w:lang w:val="en-CA"/>
          </w:rPr>
          <w:t xml:space="preserve">be an association between </w:t>
        </w:r>
      </w:ins>
      <w:ins w:id="3871" w:author="Boisvert, Eric" w:date="2016-03-30T10:42:00Z">
        <w:r w:rsidR="003C6266">
          <w:rPr>
            <w:lang w:val="en-CA"/>
          </w:rPr>
          <w:t xml:space="preserve">a Displacement and a GeologicEvent that </w:t>
        </w:r>
      </w:ins>
      <w:r>
        <w:rPr>
          <w:lang w:val="en-CA"/>
        </w:rPr>
        <w:t>contain</w:t>
      </w:r>
      <w:ins w:id="3872" w:author="Boisvert, Eric" w:date="2016-03-30T10:42:00Z">
        <w:r w:rsidR="003C6266">
          <w:rPr>
            <w:lang w:val="en-CA"/>
          </w:rPr>
          <w:t>s</w:t>
        </w:r>
      </w:ins>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3873" w:name="BKM_3201DCDD_D133_49AE_90CB_9F86F5B18ACE"/>
      <w:bookmarkStart w:id="3874" w:name="BKM_5AEA7724_2100_40A1_BA99_6516E4CE2A3E"/>
      <w:bookmarkStart w:id="3875" w:name="BKM_65E9638C_341E_4069_9C8F_D8BC2F8B7601"/>
      <w:bookmarkEnd w:id="3873"/>
      <w:bookmarkEnd w:id="3874"/>
      <w:bookmarkEnd w:id="3875"/>
      <w:r>
        <w:t>SeparationValue</w:t>
      </w:r>
    </w:p>
    <w:p w14:paraId="0835FC54" w14:textId="77777777" w:rsidR="008279FB" w:rsidRDefault="008279FB" w:rsidP="00AB10FC">
      <w:pPr>
        <w:rPr>
          <w:ins w:id="3876" w:author="Boisvert, Eric" w:date="2016-03-29T09:03:00Z"/>
        </w:rPr>
      </w:pP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r w:rsidRPr="00C74871">
        <w:t>GSML_Vector</w:t>
      </w:r>
      <w:r>
        <w:t xml:space="preserve"> shall report the </w:t>
      </w:r>
      <w:r w:rsidRPr="00C74871">
        <w:t>apparent offset of planar feature, report</w:t>
      </w:r>
      <w:r>
        <w:t>ed</w:t>
      </w:r>
      <w:r w:rsidRPr="00C74871">
        <w:t xml:space="preserve"> as </w:t>
      </w:r>
      <w:ins w:id="3877" w:author="Boisvert, Eric" w:date="2016-03-30T10:42:00Z">
        <w:r w:rsidR="003C6266">
          <w:t xml:space="preserve">a </w:t>
        </w:r>
      </w:ins>
      <w:r w:rsidRPr="00C74871">
        <w:t>vector.</w:t>
      </w:r>
    </w:p>
    <w:p w14:paraId="50543842" w14:textId="45A24A54" w:rsidR="00777586" w:rsidRDefault="00777586" w:rsidP="00777586">
      <w:pPr>
        <w:pStyle w:val="Titre4"/>
      </w:pPr>
      <w:bookmarkStart w:id="3878" w:name="BKM_08A92A70_F1F3_4B2A_9DC3_7E931F02BD38"/>
      <w:bookmarkStart w:id="3879" w:name="BKM_3F7EC057_E707_4A06_A6E3_17A0DD602106"/>
      <w:bookmarkEnd w:id="3878"/>
      <w:bookmarkEnd w:id="3879"/>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r w:rsidRPr="00D970E9">
        <w:rPr>
          <w:lang w:val="en-CA"/>
        </w:rPr>
        <w:t>netSlip</w:t>
      </w:r>
    </w:p>
    <w:p w14:paraId="1FEE56C3" w14:textId="77777777" w:rsidR="00C74871" w:rsidRDefault="00C74871">
      <w:pPr>
        <w:rPr>
          <w:lang w:val="en-CA"/>
        </w:rPr>
      </w:pPr>
    </w:p>
    <w:p w14:paraId="63409A79" w14:textId="0B6FED20" w:rsidR="00C74871" w:rsidRDefault="00C74871">
      <w:pPr>
        <w:rPr>
          <w:lang w:val="en-CA"/>
        </w:rPr>
      </w:pPr>
      <w:r>
        <w:rPr>
          <w:lang w:val="en-CA"/>
        </w:rPr>
        <w:t>The property netSlip:GSML_Vector shall report t</w:t>
      </w:r>
      <w:r w:rsidRPr="00C74871">
        <w:rPr>
          <w:lang w:val="en-CA"/>
        </w:rPr>
        <w:t xml:space="preserve">he value of the net slip, expressed as </w:t>
      </w:r>
      <w:ins w:id="3880" w:author="Boisvert, Eric" w:date="2016-03-30T10:42:00Z">
        <w:r w:rsidR="003C6266">
          <w:rPr>
            <w:lang w:val="en-CA"/>
          </w:rPr>
          <w:t xml:space="preserve">a </w:t>
        </w:r>
      </w:ins>
      <w:r w:rsidRPr="00C74871">
        <w:rPr>
          <w:lang w:val="en-CA"/>
        </w:rPr>
        <w:t>vector.</w:t>
      </w:r>
    </w:p>
    <w:p w14:paraId="1F166851" w14:textId="39ACBAED" w:rsidR="00C74871" w:rsidRDefault="00C74871" w:rsidP="00D20646">
      <w:pPr>
        <w:pStyle w:val="Titre5"/>
        <w:rPr>
          <w:lang w:val="en-CA"/>
        </w:rPr>
      </w:pPr>
      <w:r w:rsidRPr="00D970E9">
        <w:rPr>
          <w:lang w:val="en-CA"/>
        </w:rPr>
        <w:t>slipComponent</w:t>
      </w:r>
    </w:p>
    <w:p w14:paraId="26EAEE9A" w14:textId="77777777" w:rsidR="00C74871" w:rsidRDefault="00C74871" w:rsidP="00C74871"/>
    <w:p w14:paraId="328BE539" w14:textId="6A0A444B" w:rsidR="00C74871" w:rsidRDefault="00C74871" w:rsidP="00C74871">
      <w:r>
        <w:t>The slipComponent:SlipComponents property shall associate</w:t>
      </w:r>
      <w:r w:rsidRPr="00C74871">
        <w:t xml:space="preserve"> the individual slip components with the net slip values.</w:t>
      </w:r>
    </w:p>
    <w:p w14:paraId="15BF2CAA" w14:textId="6830264E" w:rsidR="00FE753A" w:rsidRDefault="00FE753A" w:rsidP="00FE753A">
      <w:pPr>
        <w:pStyle w:val="Titre4"/>
      </w:pPr>
      <w:bookmarkStart w:id="3881" w:name="BKM_5D7D3A73_2BA5_4999_B2D9_B2638FD2E3F3"/>
      <w:bookmarkStart w:id="3882" w:name="BKM_7025CFD1_5818_4184_A744_DEA2C7504840"/>
      <w:bookmarkEnd w:id="3881"/>
      <w:bookmarkEnd w:id="3882"/>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lastRenderedPageBreak/>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ins w:id="3883" w:author="Boisvert, Eric" w:date="2016-03-30T10:43:00Z">
              <w:r w:rsidR="003C6266">
                <w:rPr>
                  <w:rStyle w:val="reqtext"/>
                  <w:lang w:val="en-CA"/>
                </w:rPr>
                <w:t xml:space="preserve">be a </w:t>
              </w:r>
            </w:ins>
            <w:ins w:id="3884" w:author="Eric Boisvert" w:date="2016-03-25T12:44:00Z">
              <w:r w:rsidR="00A22FE0">
                <w:rPr>
                  <w:rStyle w:val="reqtext"/>
                  <w:lang w:val="en-CA"/>
                </w:rPr>
                <w:t xml:space="preserve">non-null </w:t>
              </w:r>
            </w:ins>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r>
        <w:rPr>
          <w:lang w:val="en-CA"/>
        </w:rPr>
        <w:t>h</w:t>
      </w:r>
      <w:r w:rsidRPr="00D970E9">
        <w:rPr>
          <w:lang w:val="en-CA"/>
        </w:rPr>
        <w:t>eave</w:t>
      </w:r>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heave:GSML_Vector shall contain a c</w:t>
      </w:r>
      <w:r w:rsidRPr="00CF2518">
        <w:rPr>
          <w:lang w:val="en-CA"/>
        </w:rPr>
        <w:t>omponent of slip in the horizontal, and perpendicular to the strike of the fault</w:t>
      </w:r>
      <w:ins w:id="3885" w:author="Boisvert, Eric" w:date="2016-03-29T09:03:00Z">
        <w:r w:rsidR="008279FB">
          <w:rPr>
            <w:lang w:val="en-CA"/>
          </w:rPr>
          <w:t>.</w:t>
        </w:r>
      </w:ins>
    </w:p>
    <w:p w14:paraId="281AEA35" w14:textId="726D260F" w:rsidR="00CF2518" w:rsidRDefault="00CF2518" w:rsidP="00D20646">
      <w:pPr>
        <w:pStyle w:val="Titre5"/>
      </w:pPr>
      <w:r w:rsidRPr="00CF2518">
        <w:t>horizontalSlip</w:t>
      </w:r>
    </w:p>
    <w:p w14:paraId="365774C3" w14:textId="77777777" w:rsidR="00CF2518" w:rsidRPr="00CF2518" w:rsidRDefault="00CF2518"/>
    <w:p w14:paraId="605A0376" w14:textId="4FC43CA5" w:rsidR="00CF2518" w:rsidRDefault="00CF2518" w:rsidP="00CF2518">
      <w:r>
        <w:t>The property horizontalSlip:GSML_Vector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r>
        <w:rPr>
          <w:lang w:val="en-CA"/>
        </w:rPr>
        <w:t>t</w:t>
      </w:r>
      <w:r w:rsidRPr="00D970E9">
        <w:rPr>
          <w:lang w:val="en-CA"/>
        </w:rPr>
        <w:t>hrow</w:t>
      </w:r>
    </w:p>
    <w:p w14:paraId="6C315263" w14:textId="77777777" w:rsidR="00CF2518" w:rsidRPr="00D20646" w:rsidRDefault="00CF2518">
      <w:pPr>
        <w:rPr>
          <w:lang w:val="en-CA"/>
        </w:rPr>
      </w:pPr>
    </w:p>
    <w:p w14:paraId="021E884D" w14:textId="0653F9BE" w:rsidR="00CF2518" w:rsidRDefault="00CF2518">
      <w:r>
        <w:rPr>
          <w:lang w:val="en-CA"/>
        </w:rPr>
        <w:t>The property throw:GSML_Vector shall contain the v</w:t>
      </w:r>
      <w:r w:rsidRPr="00CF2518">
        <w:rPr>
          <w:lang w:val="en-CA"/>
        </w:rPr>
        <w:t>ertical component of slip.</w:t>
      </w:r>
    </w:p>
    <w:p w14:paraId="16A51A8E" w14:textId="77777777" w:rsidR="00E231D7" w:rsidRDefault="00E231D7" w:rsidP="00AB10FC">
      <w:bookmarkStart w:id="3886" w:name="BKM_D8F0C163_8545_458E_90CD_CA5151787B07"/>
      <w:bookmarkStart w:id="3887" w:name="BKM_C37626AA_696F_429A_B16D_4833F8339B50"/>
      <w:bookmarkStart w:id="3888" w:name="BKM_8E0A8CD6_1952_49E4_ACE7_469172BABBA7"/>
      <w:bookmarkStart w:id="3889" w:name="BKM_498C83DB_DFDB_4234_B978_7C656FD73043"/>
      <w:bookmarkEnd w:id="3886"/>
      <w:bookmarkEnd w:id="3887"/>
      <w:bookmarkEnd w:id="3888"/>
      <w:bookmarkEnd w:id="3889"/>
    </w:p>
    <w:p w14:paraId="5BB0F76E" w14:textId="3DDDCD36" w:rsidR="00FE753A" w:rsidRDefault="00FE753A" w:rsidP="00FE753A">
      <w:pPr>
        <w:pStyle w:val="Titre4"/>
      </w:pPr>
      <w:r>
        <w:t>FoldDescription</w:t>
      </w:r>
    </w:p>
    <w:p w14:paraId="2F11184B" w14:textId="77777777" w:rsidR="00FE753A" w:rsidRDefault="00FE753A" w:rsidP="00AB10FC"/>
    <w:p w14:paraId="19D35EBD" w14:textId="055C8650" w:rsidR="00FC626E" w:rsidRDefault="00072862" w:rsidP="00AB10FC">
      <w:r>
        <w:t>FoldDescription is an e</w:t>
      </w:r>
      <w:r w:rsidR="00FE753A" w:rsidRPr="00FE753A">
        <w:t>xtended descriptive propert</w:t>
      </w:r>
      <w:ins w:id="3890" w:author="Boisvert, Eric" w:date="2016-03-29T09:04:00Z">
        <w:r w:rsidR="008279FB">
          <w:t>y</w:t>
        </w:r>
      </w:ins>
      <w:del w:id="3891" w:author="Boisvert, Eric" w:date="2016-03-29T09:03:00Z">
        <w:r w:rsidR="00FE753A" w:rsidRPr="00FE753A" w:rsidDel="008279FB">
          <w:delText>ies</w:delText>
        </w:r>
      </w:del>
      <w:r w:rsidR="00FE753A" w:rsidRPr="00FE753A">
        <w:t xml:space="preserve"> of a fold structure.</w:t>
      </w:r>
    </w:p>
    <w:p w14:paraId="0C9B8DB0" w14:textId="14298A17" w:rsidR="00FE753A" w:rsidRDefault="001E6E27" w:rsidP="00FE753A">
      <w:pPr>
        <w:keepNext/>
      </w:pPr>
      <w:r w:rsidRPr="001E6E27">
        <w:lastRenderedPageBreak/>
        <w:t xml:space="preserve"> </w:t>
      </w:r>
      <w:r w:rsidR="004D2792">
        <w:pict w14:anchorId="7340E358">
          <v:shape id="_x0000_i1088" type="#_x0000_t75" style="width:6in;height:400.6pt">
            <v:imagedata r:id="rId79" o:title=""/>
          </v:shape>
        </w:pict>
      </w:r>
    </w:p>
    <w:p w14:paraId="67314E9E" w14:textId="49995625"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892" w:author="Boisvert, Eric" w:date="2016-03-29T09:08:00Z">
        <w:r w:rsidR="008279FB">
          <w:rPr>
            <w:noProof/>
          </w:rPr>
          <w:t>62</w:t>
        </w:r>
      </w:ins>
      <w:ins w:id="3893" w:author="Eric Boisvert" w:date="2016-03-28T16:06:00Z">
        <w:del w:id="3894" w:author="Boisvert, Eric" w:date="2016-03-29T08:51:00Z">
          <w:r w:rsidR="003842F3" w:rsidDel="00CB122C">
            <w:rPr>
              <w:noProof/>
            </w:rPr>
            <w:delText>61</w:delText>
          </w:r>
        </w:del>
      </w:ins>
      <w:del w:id="3895" w:author="Boisvert, Eric" w:date="2016-03-29T08:51:00Z">
        <w:r w:rsidR="0085617E" w:rsidDel="00CB122C">
          <w:rPr>
            <w:noProof/>
          </w:rPr>
          <w:delText>63</w:delText>
        </w:r>
      </w:del>
      <w:r w:rsidR="00673E83">
        <w:rPr>
          <w:noProof/>
        </w:rPr>
        <w:fldChar w:fldCharType="end"/>
      </w:r>
      <w:r>
        <w:t>: FoldDescription</w:t>
      </w:r>
      <w:r w:rsidR="001E6E27">
        <w:t xml:space="preserve"> context diagram</w:t>
      </w:r>
      <w:ins w:id="3896" w:author="Boisvert, Eric" w:date="2016-03-29T09:04:00Z">
        <w:r w:rsidR="008279FB">
          <w:t>.</w:t>
        </w:r>
      </w:ins>
    </w:p>
    <w:p w14:paraId="2C0473CB" w14:textId="573BEE77" w:rsidR="00FE753A" w:rsidRDefault="00385692" w:rsidP="00D20646">
      <w:pPr>
        <w:pStyle w:val="Titre5"/>
        <w:rPr>
          <w:lang w:val="en-CA"/>
        </w:rPr>
      </w:pPr>
      <w:bookmarkStart w:id="3897" w:name="BKM_D8139323_6092_443C_A360_3F3BE3361CC0"/>
      <w:bookmarkEnd w:id="3897"/>
      <w:r>
        <w:rPr>
          <w:lang w:val="en-CA"/>
        </w:rPr>
        <w:t>amplitude</w:t>
      </w:r>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r w:rsidRPr="00D970E9">
        <w:rPr>
          <w:lang w:val="en-CA"/>
        </w:rPr>
        <w:t>axialSurfaceOrientation</w:t>
      </w:r>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p>
    <w:p w14:paraId="36B7DA46" w14:textId="5209F42D" w:rsidR="00385692" w:rsidRDefault="00385692" w:rsidP="00D20646">
      <w:pPr>
        <w:pStyle w:val="Titre5"/>
        <w:rPr>
          <w:lang w:val="en-CA"/>
        </w:rPr>
      </w:pPr>
      <w:r w:rsidRPr="00D970E9">
        <w:rPr>
          <w:lang w:val="en-CA"/>
        </w:rPr>
        <w:t>geneticModel</w:t>
      </w:r>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65E792" w:rsidR="00385692" w:rsidRDefault="00385692" w:rsidP="00D20646">
      <w:r>
        <w:rPr>
          <w:lang w:val="en-CA"/>
        </w:rPr>
        <w:t>The property geneticModel (</w:t>
      </w:r>
      <w:del w:id="3898" w:author="Boisvert, Eric" w:date="2016-03-30T10:46:00Z">
        <w:r w:rsidDel="00732681">
          <w:rPr>
            <w:lang w:val="en-CA"/>
          </w:rPr>
          <w:delText>swe</w:delText>
        </w:r>
      </w:del>
      <w:ins w:id="3899" w:author="Boisvert, Eric" w:date="2016-03-30T10:46:00Z">
        <w:r w:rsidR="00732681">
          <w:rPr>
            <w:lang w:val="en-CA"/>
          </w:rPr>
          <w:t>SWE:</w:t>
        </w:r>
      </w:ins>
      <w:r>
        <w:rPr>
          <w:lang w:val="en-CA"/>
        </w:rPr>
        <w:t xml:space="preserve">:Category) shall contain a term from a controlled vocabulary describing the </w:t>
      </w:r>
      <w:ins w:id="3900" w:author="Boisvert, Eric" w:date="2016-03-30T10:46:00Z">
        <w:r w:rsidR="00732681">
          <w:rPr>
            <w:lang w:val="en-CA"/>
          </w:rPr>
          <w:t>s</w:t>
        </w:r>
      </w:ins>
      <w:del w:id="3901" w:author="Boisvert, Eric" w:date="2016-03-30T10:46:00Z">
        <w:r w:rsidRPr="00D970E9" w:rsidDel="00732681">
          <w:rPr>
            <w:lang w:val="en-CA"/>
          </w:rPr>
          <w:delText>S</w:delText>
        </w:r>
      </w:del>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r w:rsidRPr="00385692">
        <w:rPr>
          <w:lang w:val="en-CA"/>
        </w:rPr>
        <w:t>hingeLineCurvature</w:t>
      </w:r>
    </w:p>
    <w:p w14:paraId="7A49D19A" w14:textId="77777777" w:rsidR="00385692" w:rsidRPr="00385692" w:rsidRDefault="00385692" w:rsidP="00D20646">
      <w:pPr>
        <w:rPr>
          <w:lang w:val="en-CA"/>
        </w:rPr>
      </w:pPr>
    </w:p>
    <w:p w14:paraId="36BBC52F" w14:textId="58279F32" w:rsidR="00385692" w:rsidRPr="00D970E9" w:rsidRDefault="00385692" w:rsidP="00D20646">
      <w:pPr>
        <w:rPr>
          <w:lang w:val="en-CA"/>
        </w:rPr>
      </w:pPr>
      <w:del w:id="3902" w:author="Boisvert, Eric" w:date="2016-03-30T10:47:00Z">
        <w:r w:rsidDel="00732681">
          <w:rPr>
            <w:lang w:val="en-CA"/>
          </w:rPr>
          <w:delText>t</w:delText>
        </w:r>
      </w:del>
      <w:ins w:id="3903" w:author="Boisvert, Eric" w:date="2016-03-30T10:47:00Z">
        <w:r w:rsidR="00732681">
          <w:rPr>
            <w:lang w:val="en-CA"/>
          </w:rPr>
          <w:t>T</w:t>
        </w:r>
      </w:ins>
      <w:r>
        <w:rPr>
          <w:lang w:val="en-CA"/>
        </w:rPr>
        <w:t>he hingeLineCurvature property (</w:t>
      </w:r>
      <w:del w:id="3904" w:author="Boisvert, Eric" w:date="2016-03-30T10:47:00Z">
        <w:r w:rsidDel="00732681">
          <w:rPr>
            <w:lang w:val="en-CA"/>
          </w:rPr>
          <w:delText>swe</w:delText>
        </w:r>
      </w:del>
      <w:ins w:id="3905" w:author="Boisvert, Eric" w:date="2016-03-30T10:47:00Z">
        <w:r w:rsidR="00732681">
          <w:rPr>
            <w:lang w:val="en-CA"/>
          </w:rPr>
          <w:t>SWE</w:t>
        </w:r>
      </w:ins>
      <w:r>
        <w:rPr>
          <w:lang w:val="en-CA"/>
        </w:rPr>
        <w:t>:Category)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id="3906" w:author="Boisvert, Eric" w:date="2016-03-29T09:04:00Z">
        <w:r w:rsidR="008279FB">
          <w:rPr>
            <w:lang w:val="en-CA"/>
          </w:rPr>
          <w:t>.</w:t>
        </w:r>
      </w:ins>
    </w:p>
    <w:p w14:paraId="0B6D4864" w14:textId="1449CF15" w:rsidR="00385692" w:rsidRDefault="007A315C" w:rsidP="00D20646">
      <w:pPr>
        <w:pStyle w:val="Titre5"/>
        <w:rPr>
          <w:lang w:val="en-CA"/>
        </w:rPr>
      </w:pPr>
      <w:r w:rsidRPr="007A315C">
        <w:rPr>
          <w:lang w:val="en-CA"/>
        </w:rPr>
        <w:t>hingeLineOrientation</w:t>
      </w:r>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hingeLineOrientation:GSML_LinearOrientation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w:t>
      </w:r>
      <w:del w:id="3907" w:author="Boisvert, Eric" w:date="2016-03-30T11:18:00Z">
        <w:r w:rsidRPr="007A315C" w:rsidDel="00C1314B">
          <w:rPr>
            <w:lang w:val="en-CA"/>
          </w:rPr>
          <w:delText xml:space="preserve">... </w:delText>
        </w:r>
      </w:del>
      <w:r w:rsidRPr="007A315C">
        <w:rPr>
          <w:lang w:val="en-CA"/>
        </w:rPr>
        <w:t>sub-horizontal, reclined and vertical for special cases in which hinge plunge is close to axial surface dip. 0..* cardinality allows for both a numeric specification a term specification.</w:t>
      </w:r>
    </w:p>
    <w:p w14:paraId="6E9A05E2" w14:textId="4FC39A88" w:rsidR="007A315C" w:rsidRDefault="007A315C" w:rsidP="00D20646">
      <w:pPr>
        <w:pStyle w:val="Titre5"/>
        <w:rPr>
          <w:lang w:val="en-CA"/>
        </w:rPr>
      </w:pPr>
      <w:r w:rsidRPr="00D970E9">
        <w:rPr>
          <w:lang w:val="en-CA"/>
        </w:rPr>
        <w:t>hingeShape</w:t>
      </w:r>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4DC49EEE" w:rsidR="007A315C" w:rsidRPr="00DA196D" w:rsidDel="00C1314B" w:rsidRDefault="007A315C" w:rsidP="00D20646">
      <w:pPr>
        <w:rPr>
          <w:del w:id="3908" w:author="Boisvert, Eric" w:date="2016-03-30T11:25:00Z"/>
          <w:lang w:val="en-CA"/>
        </w:rPr>
      </w:pPr>
      <w:r w:rsidRPr="00D20646">
        <w:rPr>
          <w:bCs/>
          <w:lang w:val="en-CA"/>
        </w:rPr>
        <w:t>The property hingeShape (</w:t>
      </w:r>
      <w:ins w:id="3909" w:author="Boisvert, Eric" w:date="2016-03-30T11:19:00Z">
        <w:r w:rsidR="00C1314B">
          <w:rPr>
            <w:bCs/>
            <w:lang w:val="en-CA"/>
          </w:rPr>
          <w:t>SWE</w:t>
        </w:r>
      </w:ins>
      <w:del w:id="3910" w:author="Boisvert, Eric" w:date="2016-03-30T11:19:00Z">
        <w:r w:rsidRPr="00D20646" w:rsidDel="00C1314B">
          <w:rPr>
            <w:bCs/>
            <w:lang w:val="en-CA"/>
          </w:rPr>
          <w:delText>swe</w:delText>
        </w:r>
      </w:del>
      <w:r w:rsidRPr="00D20646">
        <w:rPr>
          <w:bCs/>
          <w:lang w:val="en-CA"/>
        </w:rPr>
        <w:t xml:space="preserve">:Category)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ins w:id="3911" w:author="Boisvert, Eric" w:date="2016-03-29T09:04:00Z">
        <w:r w:rsidR="008279FB">
          <w:rPr>
            <w:lang w:val="en-CA"/>
          </w:rPr>
          <w:t>.</w:t>
        </w:r>
      </w:ins>
    </w:p>
    <w:p w14:paraId="0D63B090" w14:textId="44793F35" w:rsidR="007A315C" w:rsidRDefault="007A315C" w:rsidP="00C1314B">
      <w:pPr>
        <w:rPr>
          <w:rFonts w:ascii="Calibri" w:hAnsi="Calibri"/>
          <w:b/>
          <w:bCs/>
          <w:color w:val="000000"/>
          <w:sz w:val="20"/>
          <w:szCs w:val="20"/>
          <w:lang w:val="en-CA"/>
        </w:rPr>
        <w:pPrChange w:id="3912" w:author="Boisvert, Eric" w:date="2016-03-30T11:25:00Z">
          <w:pPr>
            <w:autoSpaceDE w:val="0"/>
            <w:autoSpaceDN w:val="0"/>
            <w:adjustRightInd w:val="0"/>
            <w:spacing w:after="0"/>
          </w:pPr>
        </w:pPrChange>
      </w:pPr>
    </w:p>
    <w:p w14:paraId="54531A01" w14:textId="12A51AFB" w:rsidR="007A315C" w:rsidRDefault="00B66D7C" w:rsidP="00D20646">
      <w:pPr>
        <w:pStyle w:val="Titre5"/>
        <w:rPr>
          <w:lang w:val="en-CA"/>
        </w:rPr>
      </w:pPr>
      <w:r>
        <w:rPr>
          <w:lang w:val="en-CA"/>
        </w:rPr>
        <w:t>interLimbAngle</w:t>
      </w:r>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0B11FADD" w:rsidR="00B66D7C" w:rsidRDefault="00B66D7C" w:rsidP="00B66D7C">
      <w:pPr>
        <w:rPr>
          <w:lang w:val="en-CA"/>
        </w:rPr>
      </w:pPr>
      <w:r>
        <w:rPr>
          <w:lang w:val="en-CA"/>
        </w:rPr>
        <w:t>The property interLimbAngle (</w:t>
      </w:r>
      <w:ins w:id="3913" w:author="Boisvert, Eric" w:date="2016-03-30T11:26:00Z">
        <w:r w:rsidR="00C1314B">
          <w:rPr>
            <w:lang w:val="en-CA"/>
          </w:rPr>
          <w:t>SWE</w:t>
        </w:r>
      </w:ins>
      <w:del w:id="3914" w:author="Boisvert, Eric" w:date="2016-03-30T11:26:00Z">
        <w:r w:rsidDel="00C1314B">
          <w:rPr>
            <w:lang w:val="en-CA"/>
          </w:rPr>
          <w:delText>swe</w:delText>
        </w:r>
      </w:del>
      <w:r>
        <w:rPr>
          <w:lang w:val="en-CA"/>
        </w:rPr>
        <w:t xml:space="preserve">:Category)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r w:rsidRPr="00B66D7C">
        <w:rPr>
          <w:lang w:val="en-CA"/>
        </w:rPr>
        <w:t>limbShape</w:t>
      </w:r>
    </w:p>
    <w:p w14:paraId="00D0B916" w14:textId="77777777" w:rsidR="00B66D7C" w:rsidRPr="00B66D7C" w:rsidRDefault="00B66D7C">
      <w:pPr>
        <w:rPr>
          <w:lang w:val="en-CA"/>
        </w:rPr>
      </w:pPr>
    </w:p>
    <w:p w14:paraId="7E0EE71C" w14:textId="441CC62B" w:rsidR="00B66D7C" w:rsidRDefault="00B66D7C" w:rsidP="00B66D7C">
      <w:pPr>
        <w:rPr>
          <w:lang w:val="en-CA"/>
        </w:rPr>
      </w:pPr>
      <w:r>
        <w:rPr>
          <w:lang w:val="en-CA"/>
        </w:rPr>
        <w:t>The limbShape property (</w:t>
      </w:r>
      <w:ins w:id="3915" w:author="Boisvert, Eric" w:date="2016-03-30T11:26:00Z">
        <w:r w:rsidR="00C1314B">
          <w:rPr>
            <w:lang w:val="en-CA"/>
          </w:rPr>
          <w:t>SWE</w:t>
        </w:r>
      </w:ins>
      <w:del w:id="3916" w:author="Boisvert, Eric" w:date="2016-03-30T11:26:00Z">
        <w:r w:rsidDel="00C1314B">
          <w:rPr>
            <w:lang w:val="en-CA"/>
          </w:rPr>
          <w:delText>swe</w:delText>
        </w:r>
      </w:del>
      <w:r>
        <w:rPr>
          <w:lang w:val="en-CA"/>
        </w:rPr>
        <w:t>:Category) shall contain a term from a controlled vocabulary describing the shape of the lim</w:t>
      </w:r>
      <w:ins w:id="3917" w:author="Boisvert, Eric" w:date="2016-03-30T11:26:00Z">
        <w:r w:rsidR="00C1314B">
          <w:rPr>
            <w:lang w:val="en-CA"/>
          </w:rPr>
          <w:t>b</w:t>
        </w:r>
      </w:ins>
      <w:del w:id="3918" w:author="Boisvert, Eric" w:date="2016-03-30T11:26:00Z">
        <w:r w:rsidDel="00C1314B">
          <w:rPr>
            <w:lang w:val="en-CA"/>
          </w:rPr>
          <w:delText>n</w:delText>
        </w:r>
      </w:del>
      <w:r>
        <w:rPr>
          <w:lang w:val="en-CA"/>
        </w:rPr>
        <w:t xml:space="preserve"> (eg.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r>
        <w:rPr>
          <w:lang w:val="en-CA"/>
        </w:rPr>
        <w:t>s</w:t>
      </w:r>
      <w:r w:rsidRPr="00D970E9">
        <w:rPr>
          <w:lang w:val="en-CA"/>
        </w:rPr>
        <w:t>pan</w:t>
      </w:r>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r>
        <w:rPr>
          <w:lang w:val="en-CA"/>
        </w:rPr>
        <w:t>s</w:t>
      </w:r>
      <w:r w:rsidRPr="007E7F7B">
        <w:rPr>
          <w:lang w:val="en-CA"/>
        </w:rPr>
        <w:t>ymmetry</w:t>
      </w:r>
    </w:p>
    <w:p w14:paraId="75FF131E" w14:textId="77777777" w:rsidR="007E7F7B" w:rsidRPr="007E7F7B" w:rsidRDefault="007E7F7B">
      <w:pPr>
        <w:rPr>
          <w:lang w:val="en-CA"/>
        </w:rPr>
      </w:pPr>
    </w:p>
    <w:p w14:paraId="01290D45" w14:textId="25DC5BE7" w:rsidR="007E7F7B" w:rsidRDefault="007E7F7B" w:rsidP="00B66D7C">
      <w:pPr>
        <w:rPr>
          <w:lang w:val="en-CA"/>
        </w:rPr>
      </w:pPr>
      <w:r>
        <w:rPr>
          <w:lang w:val="en-CA"/>
        </w:rPr>
        <w:t>The symmetry property (</w:t>
      </w:r>
      <w:ins w:id="3919" w:author="Boisvert, Eric" w:date="2016-03-30T11:26:00Z">
        <w:r w:rsidR="00C1314B">
          <w:rPr>
            <w:lang w:val="en-CA"/>
          </w:rPr>
          <w:t>SWE</w:t>
        </w:r>
      </w:ins>
      <w:del w:id="3920" w:author="Boisvert, Eric" w:date="2016-03-30T11:26:00Z">
        <w:r w:rsidDel="00C1314B">
          <w:rPr>
            <w:lang w:val="en-CA"/>
          </w:rPr>
          <w:delText>swe</w:delText>
        </w:r>
      </w:del>
      <w:r>
        <w:rPr>
          <w:lang w:val="en-CA"/>
        </w:rPr>
        <w:t>:Category)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ins w:id="3921" w:author="Boisvert, Eric" w:date="2016-03-30T11:27:00Z">
        <w:r w:rsidR="00C1314B">
          <w:rPr>
            <w:lang w:val="en-CA"/>
          </w:rPr>
          <w:t>The d</w:t>
        </w:r>
      </w:ins>
      <w:del w:id="3922" w:author="Boisvert, Eric" w:date="2016-03-30T11:27:00Z">
        <w:r w:rsidRPr="007E7F7B" w:rsidDel="00C1314B">
          <w:rPr>
            <w:lang w:val="en-CA"/>
          </w:rPr>
          <w:delText>D</w:delText>
        </w:r>
      </w:del>
      <w:r w:rsidRPr="007E7F7B">
        <w:rPr>
          <w:lang w:val="en-CA"/>
        </w:rPr>
        <w:t>efintion based on bisecting surface/axial surface angle depends on having multiple surfaces defined such that the axial surface may be identified</w:t>
      </w:r>
      <w:del w:id="3923" w:author="Boisvert, Eric" w:date="2016-03-30T11:27:00Z">
        <w:r w:rsidRPr="007E7F7B" w:rsidDel="00C1314B">
          <w:rPr>
            <w:lang w:val="en-CA"/>
          </w:rPr>
          <w:delText>.</w:delText>
        </w:r>
      </w:del>
      <w:r w:rsidRPr="007E7F7B">
        <w:rPr>
          <w:lang w:val="en-CA"/>
        </w:rPr>
        <w:t xml:space="preserve"> (symmetric, assymetric)</w:t>
      </w:r>
      <w:r>
        <w:rPr>
          <w:lang w:val="en-CA"/>
        </w:rPr>
        <w:t>.</w:t>
      </w:r>
    </w:p>
    <w:p w14:paraId="28CFD071" w14:textId="51F7782B" w:rsidR="007E7F7B" w:rsidRDefault="007E7F7B" w:rsidP="00D20646">
      <w:pPr>
        <w:pStyle w:val="Titre5"/>
        <w:rPr>
          <w:lang w:val="en-CA"/>
        </w:rPr>
      </w:pPr>
      <w:del w:id="3924" w:author="Boisvert, Eric" w:date="2016-03-30T11:27:00Z">
        <w:r w:rsidDel="00C1314B">
          <w:rPr>
            <w:lang w:val="en-CA"/>
          </w:rPr>
          <w:delText>S</w:delText>
        </w:r>
      </w:del>
      <w:ins w:id="3925" w:author="Boisvert, Eric" w:date="2016-03-30T11:27:00Z">
        <w:r w:rsidR="00C1314B">
          <w:rPr>
            <w:lang w:val="en-CA"/>
          </w:rPr>
          <w:t>s</w:t>
        </w:r>
      </w:ins>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3926" w:name="BKM_9F55EEFA_C0E3_452C_8F3E_4601CB5BDD65"/>
      <w:bookmarkStart w:id="3927" w:name="BKM_B6CF2C95_A27D_49AD_BB55_36897A8B9A93"/>
      <w:bookmarkStart w:id="3928" w:name="BKM_C47055C6_23E4_4FE1_89C3_7EA3E53F016F"/>
      <w:bookmarkStart w:id="3929" w:name="BKM_BE3EB69A_2E9F_4015_9A53_7E29585ADF99"/>
      <w:bookmarkStart w:id="3930" w:name="BKM_D49811C3_C3B3_4361_989B_69411D4795BC"/>
      <w:bookmarkStart w:id="3931" w:name="BKM_6411C0D6_8DBF_4DB6_A7B6_ADED17047AE5"/>
      <w:bookmarkStart w:id="3932" w:name="BKM_2C450E0F_0DB6_4DEB_964F_DE2661303D3A"/>
      <w:bookmarkStart w:id="3933" w:name="BKM_5CAB0B26_2CE6_42AB_B2CE_2FA413E9F025"/>
      <w:bookmarkStart w:id="3934" w:name="BKM_FA6FE08B_7A03_4337_979E_0DF7D1B98F33"/>
      <w:bookmarkStart w:id="3935" w:name="BKM_922E2E10_A22B_488C_B866_3D68572C1248"/>
      <w:bookmarkEnd w:id="3926"/>
      <w:bookmarkEnd w:id="3927"/>
      <w:bookmarkEnd w:id="3928"/>
      <w:bookmarkEnd w:id="3929"/>
      <w:bookmarkEnd w:id="3930"/>
      <w:bookmarkEnd w:id="3931"/>
      <w:bookmarkEnd w:id="3932"/>
      <w:bookmarkEnd w:id="3933"/>
      <w:bookmarkEnd w:id="3934"/>
      <w:bookmarkEnd w:id="3935"/>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4D2792" w:rsidP="00FE753A">
      <w:pPr>
        <w:keepNext/>
      </w:pPr>
      <w:r>
        <w:rPr>
          <w:noProof/>
          <w:lang w:val="en-CA" w:eastAsia="en-CA"/>
        </w:rPr>
        <w:lastRenderedPageBreak/>
        <w:pict w14:anchorId="66F3638C">
          <v:shape id="_x0000_i1089" type="#_x0000_t75" style="width:432.45pt;height:450pt;visibility:visible;mso-wrap-style:square">
            <v:imagedata r:id="rId80" o:title=""/>
          </v:shape>
        </w:pict>
      </w:r>
    </w:p>
    <w:p w14:paraId="580337F0" w14:textId="0A62CD97"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ins w:id="3936" w:author="Boisvert, Eric" w:date="2016-03-29T09:08:00Z">
        <w:r w:rsidR="008279FB">
          <w:rPr>
            <w:noProof/>
          </w:rPr>
          <w:t>63</w:t>
        </w:r>
      </w:ins>
      <w:ins w:id="3937" w:author="Eric Boisvert" w:date="2016-03-28T16:06:00Z">
        <w:del w:id="3938" w:author="Boisvert, Eric" w:date="2016-03-29T08:51:00Z">
          <w:r w:rsidR="003842F3" w:rsidDel="00CB122C">
            <w:rPr>
              <w:noProof/>
            </w:rPr>
            <w:delText>62</w:delText>
          </w:r>
        </w:del>
      </w:ins>
      <w:del w:id="3939" w:author="Boisvert, Eric" w:date="2016-03-29T08:51:00Z">
        <w:r w:rsidR="0085617E" w:rsidDel="00CB122C">
          <w:rPr>
            <w:noProof/>
          </w:rPr>
          <w:delText>64</w:delText>
        </w:r>
      </w:del>
      <w:r w:rsidR="00673E83">
        <w:rPr>
          <w:noProof/>
        </w:rPr>
        <w:fldChar w:fldCharType="end"/>
      </w:r>
      <w:r>
        <w:t>: FoldSystem</w:t>
      </w:r>
      <w:ins w:id="3940" w:author="Boisvert, Eric" w:date="2016-03-29T09:04:00Z">
        <w:r w:rsidR="008279FB">
          <w:t xml:space="preserve"> context diagram.</w:t>
        </w:r>
      </w:ins>
    </w:p>
    <w:p w14:paraId="7E491F8F" w14:textId="530829F6" w:rsidR="00FE753A" w:rsidRDefault="00FE753A" w:rsidP="00FE753A">
      <w:pPr>
        <w:autoSpaceDE w:val="0"/>
        <w:autoSpaceDN w:val="0"/>
        <w:adjustRightInd w:val="0"/>
        <w:spacing w:after="0"/>
        <w:rPr>
          <w:color w:val="000000"/>
          <w:sz w:val="20"/>
          <w:szCs w:val="20"/>
          <w:lang w:val="en-CA"/>
        </w:rPr>
      </w:pPr>
      <w:bookmarkStart w:id="3941" w:name="BKM_60CC5835_79D2_4A13_B4A8_D7D9DBF215A3"/>
      <w:bookmarkEnd w:id="3941"/>
    </w:p>
    <w:p w14:paraId="0CE00831" w14:textId="3332F363" w:rsidR="007E7F7B" w:rsidRDefault="007E7F7B" w:rsidP="00D20646">
      <w:pPr>
        <w:pStyle w:val="Titre5"/>
        <w:rPr>
          <w:lang w:val="en-CA"/>
        </w:rPr>
      </w:pPr>
      <w:r>
        <w:rPr>
          <w:lang w:val="en-CA"/>
        </w:rPr>
        <w:t>periodic</w:t>
      </w:r>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ins w:id="3942" w:author="Boisvert, Eric" w:date="2016-03-30T11:27:00Z">
        <w:r w:rsidR="00C1314B">
          <w:rPr>
            <w:lang w:val="en-CA"/>
          </w:rPr>
          <w:t>Primitive::</w:t>
        </w:r>
      </w:ins>
      <w:r>
        <w:rPr>
          <w:lang w:val="en-CA"/>
        </w:rPr>
        <w:t>Boolean shall report TRUE is the hinges in a train are regularly spaced, and FALSE otherwise.</w:t>
      </w:r>
    </w:p>
    <w:p w14:paraId="023E20CD" w14:textId="6B130738" w:rsidR="007E7F7B" w:rsidRDefault="007E7F7B" w:rsidP="00D20646">
      <w:pPr>
        <w:pStyle w:val="Titre5"/>
        <w:rPr>
          <w:lang w:val="en-CA"/>
        </w:rPr>
      </w:pPr>
      <w:r>
        <w:rPr>
          <w:lang w:val="en-CA"/>
        </w:rPr>
        <w:t>wavelength</w:t>
      </w:r>
    </w:p>
    <w:p w14:paraId="5408D9BE" w14:textId="77777777" w:rsidR="007E7F7B" w:rsidRPr="007E7F7B" w:rsidRDefault="007E7F7B" w:rsidP="00D20646">
      <w:pPr>
        <w:rPr>
          <w:lang w:val="en-CA"/>
        </w:rPr>
      </w:pPr>
    </w:p>
    <w:p w14:paraId="44AFF6BB" w14:textId="4418D60C" w:rsidR="007E7F7B" w:rsidRDefault="007E7F7B" w:rsidP="00D20646">
      <w:pPr>
        <w:rPr>
          <w:lang w:val="en-CA"/>
        </w:rPr>
      </w:pPr>
      <w:r>
        <w:rPr>
          <w:lang w:val="en-CA"/>
        </w:rPr>
        <w:lastRenderedPageBreak/>
        <w:t>The property wavelength (</w:t>
      </w:r>
      <w:r w:rsidR="00253146">
        <w:rPr>
          <w:lang w:val="en-CA"/>
        </w:rPr>
        <w:t>SWE::Quantity</w:t>
      </w:r>
      <w:r>
        <w:rPr>
          <w:lang w:val="en-CA"/>
        </w:rPr>
        <w:t>Range) shall contain a q</w:t>
      </w:r>
      <w:r w:rsidRPr="007E7F7B">
        <w:rPr>
          <w:lang w:val="en-CA"/>
        </w:rPr>
        <w:t xml:space="preserve">uantitative </w:t>
      </w:r>
      <w:del w:id="3943" w:author="Boisvert, Eric" w:date="2016-03-30T11:28:00Z">
        <w:r w:rsidRPr="007E7F7B" w:rsidDel="00C1314B">
          <w:rPr>
            <w:lang w:val="en-CA"/>
          </w:rPr>
          <w:delText xml:space="preserve">specification </w:delText>
        </w:r>
      </w:del>
      <w:ins w:id="3944" w:author="Boisvert, Eric" w:date="2016-03-30T11:28:00Z">
        <w:r w:rsidR="00C1314B">
          <w:rPr>
            <w:lang w:val="en-CA"/>
          </w:rPr>
          <w:t>description</w:t>
        </w:r>
        <w:r w:rsidR="00C1314B" w:rsidRPr="007E7F7B">
          <w:rPr>
            <w:lang w:val="en-CA"/>
          </w:rPr>
          <w:t xml:space="preserve"> </w:t>
        </w:r>
      </w:ins>
      <w:r w:rsidRPr="007E7F7B">
        <w:rPr>
          <w:lang w:val="en-CA"/>
        </w:rPr>
        <w:t xml:space="preserve">of </w:t>
      </w:r>
      <w:ins w:id="3945" w:author="Boisvert, Eric" w:date="2016-03-30T11:28:00Z">
        <w:r w:rsidR="00C1314B">
          <w:rPr>
            <w:lang w:val="en-CA"/>
          </w:rPr>
          <w:t xml:space="preserve">the </w:t>
        </w:r>
      </w:ins>
      <w:r w:rsidRPr="007E7F7B">
        <w:rPr>
          <w:lang w:val="en-CA"/>
        </w:rPr>
        <w:t>length between adjacent antiforms (or synforms) in a fold train.</w:t>
      </w:r>
    </w:p>
    <w:p w14:paraId="051C9F9E" w14:textId="36241E7B" w:rsidR="007E7F7B" w:rsidRDefault="007E7F7B" w:rsidP="00D20646">
      <w:pPr>
        <w:pStyle w:val="Titre5"/>
        <w:rPr>
          <w:lang w:val="en-CA"/>
        </w:rPr>
      </w:pPr>
      <w:r w:rsidRPr="00D970E9">
        <w:rPr>
          <w:lang w:val="en-CA"/>
        </w:rPr>
        <w:t>foldSystemMember</w:t>
      </w:r>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ins w:id="3946" w:author="Boisvert, Eric" w:date="2016-03-30T11:28:00Z">
        <w:r w:rsidR="00C1314B">
          <w:rPr>
            <w:lang w:val="en-CA"/>
          </w:rPr>
          <w:t>s</w:t>
        </w:r>
      </w:ins>
      <w:r>
        <w:rPr>
          <w:lang w:val="en-CA"/>
        </w:rPr>
        <w:t xml:space="preserve"> of that system.</w:t>
      </w:r>
    </w:p>
    <w:p w14:paraId="69156B22" w14:textId="4576B81B" w:rsidR="00FE753A" w:rsidRDefault="003804FE" w:rsidP="003804FE">
      <w:pPr>
        <w:pStyle w:val="Titre4"/>
      </w:pPr>
      <w:bookmarkStart w:id="3947" w:name="BKM_50AAAF20_CB99_4ABC_9FAE_60AD6D1987FD"/>
      <w:bookmarkStart w:id="3948" w:name="BKM_15CC129A_078F_4F7E_80FD_248D1D0D33F2"/>
      <w:bookmarkEnd w:id="3947"/>
      <w:bookmarkEnd w:id="3948"/>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4D2792" w:rsidP="003804FE">
      <w:pPr>
        <w:keepNext/>
      </w:pPr>
      <w:r>
        <w:rPr>
          <w:noProof/>
          <w:lang w:val="en-CA" w:eastAsia="en-CA"/>
        </w:rPr>
        <w:lastRenderedPageBreak/>
        <w:pict w14:anchorId="0A454231">
          <v:shape id="_x0000_i1090" type="#_x0000_t75" style="width:6in;height:461.1pt;visibility:visible;mso-wrap-style:square">
            <v:imagedata r:id="rId81" o:title=""/>
          </v:shape>
        </w:pict>
      </w:r>
    </w:p>
    <w:p w14:paraId="0A7AE18D" w14:textId="0B75CA0A"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ins w:id="3949" w:author="Boisvert, Eric" w:date="2016-03-29T09:08:00Z">
        <w:r w:rsidR="008279FB">
          <w:rPr>
            <w:noProof/>
          </w:rPr>
          <w:t>64</w:t>
        </w:r>
      </w:ins>
      <w:ins w:id="3950" w:author="Eric Boisvert" w:date="2016-03-28T16:06:00Z">
        <w:del w:id="3951" w:author="Boisvert, Eric" w:date="2016-03-29T08:51:00Z">
          <w:r w:rsidR="003842F3" w:rsidDel="00CB122C">
            <w:rPr>
              <w:noProof/>
            </w:rPr>
            <w:delText>63</w:delText>
          </w:r>
        </w:del>
      </w:ins>
      <w:del w:id="3952" w:author="Boisvert, Eric" w:date="2016-03-29T08:51:00Z">
        <w:r w:rsidR="0085617E" w:rsidDel="00CB122C">
          <w:rPr>
            <w:noProof/>
          </w:rPr>
          <w:delText>65</w:delText>
        </w:r>
      </w:del>
      <w:r w:rsidR="00673E83">
        <w:rPr>
          <w:noProof/>
        </w:rPr>
        <w:fldChar w:fldCharType="end"/>
      </w:r>
      <w:r>
        <w:t>: FoliationDescription</w:t>
      </w:r>
      <w:r w:rsidR="007E7F7B">
        <w:t xml:space="preserve"> context diagram</w:t>
      </w:r>
      <w:ins w:id="3953" w:author="Boisvert, Eric" w:date="2016-03-29T09:04:00Z">
        <w:r w:rsidR="008279FB">
          <w:t>.</w:t>
        </w:r>
      </w:ins>
    </w:p>
    <w:p w14:paraId="6E96E876" w14:textId="06F1021C" w:rsidR="003804FE" w:rsidRDefault="003804FE" w:rsidP="003804FE">
      <w:pPr>
        <w:autoSpaceDE w:val="0"/>
        <w:autoSpaceDN w:val="0"/>
        <w:adjustRightInd w:val="0"/>
        <w:spacing w:after="0"/>
        <w:rPr>
          <w:color w:val="000000"/>
          <w:sz w:val="20"/>
          <w:szCs w:val="20"/>
          <w:lang w:val="en-CA"/>
        </w:rPr>
      </w:pPr>
      <w:bookmarkStart w:id="3954" w:name="BKM_FDDB3C9C_445F_40FB_AB70_ED1438E267DC"/>
      <w:bookmarkEnd w:id="3954"/>
    </w:p>
    <w:p w14:paraId="0D9D3DBE" w14:textId="6111EA8A" w:rsidR="007E7F7B" w:rsidRDefault="007E7F7B" w:rsidP="00D20646">
      <w:pPr>
        <w:pStyle w:val="Titre5"/>
        <w:rPr>
          <w:lang w:val="en-CA"/>
        </w:rPr>
      </w:pPr>
      <w:r>
        <w:rPr>
          <w:lang w:val="en-CA"/>
        </w:rPr>
        <w:t xml:space="preserve">definingElement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01C6B11B" w:rsidR="007E7F7B" w:rsidRDefault="007E7F7B" w:rsidP="00D20646">
      <w:pPr>
        <w:rPr>
          <w:lang w:val="en-CA"/>
        </w:rPr>
      </w:pPr>
      <w:r>
        <w:rPr>
          <w:lang w:val="en-CA"/>
        </w:rPr>
        <w:t>The property definingElement (</w:t>
      </w:r>
      <w:ins w:id="3955" w:author="Boisvert, Eric" w:date="2016-03-30T11:29:00Z">
        <w:r w:rsidR="00734129">
          <w:rPr>
            <w:lang w:val="en-CA"/>
          </w:rPr>
          <w:t>SWE</w:t>
        </w:r>
      </w:ins>
      <w:del w:id="3956" w:author="Boisvert, Eric" w:date="2016-03-30T11:29:00Z">
        <w:r w:rsidDel="00734129">
          <w:rPr>
            <w:lang w:val="en-CA"/>
          </w:rPr>
          <w:delText>swe</w:delText>
        </w:r>
      </w:del>
      <w:r>
        <w:rPr>
          <w:lang w:val="en-CA"/>
        </w:rPr>
        <w:t>:Category)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r>
        <w:rPr>
          <w:lang w:val="en-CA"/>
        </w:rPr>
        <w:t>c</w:t>
      </w:r>
      <w:r w:rsidRPr="00DA196D">
        <w:rPr>
          <w:lang w:val="en-CA"/>
        </w:rPr>
        <w:t>ontinuity</w:t>
      </w:r>
    </w:p>
    <w:p w14:paraId="75788F81" w14:textId="77777777" w:rsidR="00DA196D" w:rsidRPr="00DA196D" w:rsidRDefault="00DA196D" w:rsidP="009C163F">
      <w:pPr>
        <w:rPr>
          <w:lang w:val="en-CA"/>
        </w:rPr>
      </w:pPr>
    </w:p>
    <w:p w14:paraId="285B1039" w14:textId="1023DF04" w:rsidR="00DA196D" w:rsidRDefault="00DA196D" w:rsidP="00734129">
      <w:pPr>
        <w:rPr>
          <w:lang w:val="en-CA"/>
        </w:rPr>
        <w:pPrChange w:id="3957" w:author="Boisvert, Eric" w:date="2016-03-30T11:29:00Z">
          <w:pPr>
            <w:autoSpaceDE w:val="0"/>
            <w:autoSpaceDN w:val="0"/>
            <w:adjustRightInd w:val="0"/>
            <w:spacing w:after="0"/>
          </w:pPr>
        </w:pPrChange>
      </w:pPr>
      <w:r>
        <w:rPr>
          <w:lang w:val="en-CA"/>
        </w:rPr>
        <w:t>The continuity proper</w:t>
      </w:r>
      <w:del w:id="3958" w:author="Boisvert, Eric" w:date="2016-03-30T11:29:00Z">
        <w:r w:rsidDel="00734129">
          <w:rPr>
            <w:lang w:val="en-CA"/>
          </w:rPr>
          <w:delText>r</w:delText>
        </w:r>
      </w:del>
      <w:ins w:id="3959" w:author="Boisvert, Eric" w:date="2016-03-30T11:29:00Z">
        <w:r w:rsidR="00734129">
          <w:rPr>
            <w:lang w:val="en-CA"/>
          </w:rPr>
          <w:t>t</w:t>
        </w:r>
      </w:ins>
      <w:r>
        <w:rPr>
          <w:lang w:val="en-CA"/>
        </w:rPr>
        <w:t>y (</w:t>
      </w:r>
      <w:ins w:id="3960" w:author="Boisvert, Eric" w:date="2016-03-30T11:29:00Z">
        <w:r w:rsidR="00734129">
          <w:rPr>
            <w:lang w:val="en-CA"/>
          </w:rPr>
          <w:t>SWE</w:t>
        </w:r>
      </w:ins>
      <w:del w:id="3961" w:author="Boisvert, Eric" w:date="2016-03-30T11:29:00Z">
        <w:r w:rsidDel="00734129">
          <w:rPr>
            <w:lang w:val="en-CA"/>
          </w:rPr>
          <w:delText>swe</w:delText>
        </w:r>
      </w:del>
      <w:r>
        <w:rPr>
          <w:lang w:val="en-CA"/>
        </w:rPr>
        <w:t xml:space="preserve">:Category)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r>
        <w:rPr>
          <w:lang w:val="en-CA"/>
        </w:rPr>
        <w:t>intensity</w:t>
      </w:r>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7611AE93" w:rsidR="00DA196D" w:rsidRPr="00DA196D" w:rsidRDefault="00DA196D" w:rsidP="00DA196D">
      <w:pPr>
        <w:rPr>
          <w:lang w:val="en-CA"/>
        </w:rPr>
      </w:pPr>
      <w:r>
        <w:rPr>
          <w:lang w:val="en-CA"/>
        </w:rPr>
        <w:t xml:space="preserve">The </w:t>
      </w:r>
      <w:del w:id="3962" w:author="Boisvert, Eric" w:date="2016-03-30T12:30:00Z">
        <w:r w:rsidDel="00FA3C67">
          <w:rPr>
            <w:lang w:val="en-CA"/>
          </w:rPr>
          <w:delText xml:space="preserve">continuity </w:delText>
        </w:r>
      </w:del>
      <w:ins w:id="3963" w:author="Boisvert, Eric" w:date="2016-03-30T12:30:00Z">
        <w:r w:rsidR="00FA3C67">
          <w:rPr>
            <w:lang w:val="en-CA"/>
          </w:rPr>
          <w:t>intensity</w:t>
        </w:r>
        <w:r w:rsidR="00FA3C67">
          <w:rPr>
            <w:lang w:val="en-CA"/>
          </w:rPr>
          <w:t xml:space="preserve"> </w:t>
        </w:r>
      </w:ins>
      <w:r>
        <w:rPr>
          <w:lang w:val="en-CA"/>
        </w:rPr>
        <w:t>property (</w:t>
      </w:r>
      <w:ins w:id="3964" w:author="Boisvert, Eric" w:date="2016-03-30T12:32:00Z">
        <w:r w:rsidR="00FA3C67">
          <w:rPr>
            <w:lang w:val="en-CA"/>
          </w:rPr>
          <w:t>SWE</w:t>
        </w:r>
      </w:ins>
      <w:del w:id="3965" w:author="Boisvert, Eric" w:date="2016-03-30T12:32:00Z">
        <w:r w:rsidDel="00FA3C67">
          <w:rPr>
            <w:lang w:val="en-CA"/>
          </w:rPr>
          <w:delText>swe</w:delText>
        </w:r>
      </w:del>
      <w:r>
        <w:rPr>
          <w:lang w:val="en-CA"/>
        </w:rPr>
        <w:t>:Category)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r w:rsidRPr="00DA196D">
        <w:rPr>
          <w:lang w:val="en-CA"/>
        </w:rPr>
        <w:t>mineralElement</w:t>
      </w:r>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r>
        <w:rPr>
          <w:lang w:val="en-CA"/>
        </w:rPr>
        <w:t>o</w:t>
      </w:r>
      <w:r w:rsidRPr="00DA196D">
        <w:rPr>
          <w:lang w:val="en-CA"/>
        </w:rPr>
        <w:t>rientation</w:t>
      </w:r>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orientation:GSML_PlanarOrientation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r>
        <w:rPr>
          <w:lang w:val="en-CA"/>
        </w:rPr>
        <w:t>s</w:t>
      </w:r>
      <w:r w:rsidRPr="00D970E9">
        <w:rPr>
          <w:lang w:val="en-CA"/>
        </w:rPr>
        <w:t>pacing</w:t>
      </w:r>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a </w:t>
      </w:r>
      <w:del w:id="3966" w:author="Boisvert, Eric" w:date="2016-03-30T12:36:00Z">
        <w:r w:rsidDel="00D331B1">
          <w:rPr>
            <w:lang w:val="en-CA"/>
          </w:rPr>
          <w:delText xml:space="preserve"> </w:delText>
        </w:r>
      </w:del>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3967" w:name="BKM_19D968ED_E9E9_4696_A463_9B8A89B9A29C"/>
      <w:bookmarkStart w:id="3968" w:name="BKM_A9E84D60_87E8_4274_B497_38C594525434"/>
      <w:bookmarkStart w:id="3969" w:name="BKM_F7EC3986_4D93_479D_BDAB_FDA23552D58F"/>
      <w:bookmarkStart w:id="3970" w:name="BKM_3788366B_341E_49F9_A366_57B90FBEF589"/>
      <w:bookmarkStart w:id="3971" w:name="BKM_472C9381_9698_46F2_8E04_2E603A1474CC"/>
      <w:bookmarkStart w:id="3972" w:name="BKM_33E4A038_4438_4CEF_A4A6_6E8349B6FDCC"/>
      <w:bookmarkEnd w:id="3967"/>
      <w:bookmarkEnd w:id="3968"/>
      <w:bookmarkEnd w:id="3969"/>
      <w:bookmarkEnd w:id="3970"/>
      <w:bookmarkEnd w:id="3971"/>
      <w:bookmarkEnd w:id="3972"/>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ins w:id="3973" w:author="Eric Boisvert" w:date="2016-03-28T16:06:00Z">
        <w:r w:rsidR="003842F3">
          <w:t>7.4.3.5</w:t>
        </w:r>
      </w:ins>
      <w:del w:id="3974" w:author="Eric Boisvert" w:date="2016-03-28T16:06:00Z">
        <w:r w:rsidR="004D34D6" w:rsidDel="003842F3">
          <w:delText>8.4.3.5</w:delText>
        </w:r>
      </w:del>
      <w:r>
        <w:fldChar w:fldCharType="end"/>
      </w:r>
      <w:r>
        <w:t xml:space="preserve"> by extending the abstract property block ShearDisplacementStructureAbstractDescription.</w:t>
      </w:r>
    </w:p>
    <w:p w14:paraId="30DEBDCB" w14:textId="7CFC2286" w:rsidR="00617E36" w:rsidRDefault="004D2792" w:rsidP="00617E36">
      <w:pPr>
        <w:keepNext/>
      </w:pPr>
      <w:r>
        <w:rPr>
          <w:noProof/>
          <w:lang w:val="en-CA" w:eastAsia="en-CA"/>
        </w:rPr>
        <w:lastRenderedPageBreak/>
        <w:pict w14:anchorId="61B1CC6B">
          <v:shape id="_x0000_i1091" type="#_x0000_t75" style="width:431.1pt;height:318.9pt;visibility:visible;mso-wrap-style:square">
            <v:imagedata r:id="rId82" o:title=""/>
          </v:shape>
        </w:pict>
      </w:r>
      <w:r w:rsidR="001B4102">
        <w:rPr>
          <w:rStyle w:val="Marquedecommentaire"/>
        </w:rPr>
        <w:commentReference w:id="3975"/>
      </w:r>
    </w:p>
    <w:p w14:paraId="3149E471" w14:textId="3FD5DD57"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ins w:id="3976" w:author="Boisvert, Eric" w:date="2016-03-29T09:08:00Z">
        <w:r w:rsidR="008279FB">
          <w:rPr>
            <w:noProof/>
          </w:rPr>
          <w:t>65</w:t>
        </w:r>
      </w:ins>
      <w:ins w:id="3977" w:author="Eric Boisvert" w:date="2016-03-28T16:06:00Z">
        <w:del w:id="3978" w:author="Boisvert, Eric" w:date="2016-03-29T08:51:00Z">
          <w:r w:rsidR="003842F3" w:rsidDel="00CB122C">
            <w:rPr>
              <w:noProof/>
            </w:rPr>
            <w:delText>64</w:delText>
          </w:r>
        </w:del>
      </w:ins>
      <w:del w:id="3979" w:author="Boisvert, Eric" w:date="2016-03-29T08:51:00Z">
        <w:r w:rsidR="0085617E" w:rsidDel="00CB122C">
          <w:rPr>
            <w:noProof/>
          </w:rPr>
          <w:delText>66</w:delText>
        </w:r>
      </w:del>
      <w:r w:rsidR="00673E83">
        <w:rPr>
          <w:noProof/>
        </w:rPr>
        <w:fldChar w:fldCharType="end"/>
      </w:r>
      <w:r>
        <w:t>: ShearDisplacementStructureDescription</w:t>
      </w:r>
      <w:ins w:id="3980" w:author="Boisvert, Eric" w:date="2016-03-29T09:04:00Z">
        <w:r w:rsidR="008279FB">
          <w:t xml:space="preserve"> context diagram.</w:t>
        </w:r>
      </w:ins>
    </w:p>
    <w:p w14:paraId="4C496C34" w14:textId="4AAC8A86" w:rsidR="00617E36" w:rsidRDefault="001B4102" w:rsidP="00D20646">
      <w:pPr>
        <w:pStyle w:val="Titre5"/>
        <w:rPr>
          <w:lang w:val="en-CA"/>
        </w:rPr>
      </w:pPr>
      <w:bookmarkStart w:id="3981" w:name="BKM_E32F3F79_7117_4294_86FD_A68126B03F62"/>
      <w:bookmarkEnd w:id="3981"/>
      <w:r w:rsidRPr="001B4102">
        <w:rPr>
          <w:lang w:val="en-CA"/>
        </w:rPr>
        <w:t>deformationStyle</w:t>
      </w:r>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r>
        <w:rPr>
          <w:lang w:val="en-CA"/>
        </w:rPr>
        <w:t>:DeformationStyleTerm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Titre5"/>
        <w:rPr>
          <w:lang w:val="en-CA"/>
        </w:rPr>
      </w:pPr>
      <w:r w:rsidRPr="001B4102">
        <w:rPr>
          <w:lang w:val="en-CA"/>
        </w:rPr>
        <w:t>planeOrientation</w:t>
      </w:r>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 xml:space="preserve">The property planeOrientation:GSML_PlanarOrientation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r w:rsidRPr="00D970E9">
        <w:rPr>
          <w:lang w:val="en-CA"/>
        </w:rPr>
        <w:t>stPhysicalProperty</w:t>
      </w:r>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 xml:space="preserve">The property stPhysicalProperty:PhysicalDescription </w:t>
      </w:r>
      <w:ins w:id="3982" w:author="Boisvert, Eric" w:date="2016-03-30T12:37:00Z">
        <w:r w:rsidR="00D331B1">
          <w:rPr>
            <w:lang w:val="en-CA"/>
          </w:rPr>
          <w:t>(</w:t>
        </w:r>
      </w:ins>
      <w:ins w:id="3983" w:author="Boisvert, Eric" w:date="2016-03-30T12:38:00Z">
        <w:r w:rsidR="00D331B1">
          <w:rPr>
            <w:lang w:val="en-CA"/>
          </w:rPr>
          <w:fldChar w:fldCharType="begin"/>
        </w:r>
        <w:r w:rsidR="00D331B1">
          <w:rPr>
            <w:lang w:val="en-CA"/>
          </w:rPr>
          <w:instrText xml:space="preserve"> REF _Ref447104844 \r \h </w:instrText>
        </w:r>
        <w:r w:rsidR="00D331B1">
          <w:rPr>
            <w:lang w:val="en-CA"/>
          </w:rPr>
        </w:r>
      </w:ins>
      <w:r w:rsidR="00D331B1">
        <w:rPr>
          <w:lang w:val="en-CA"/>
        </w:rPr>
        <w:fldChar w:fldCharType="separate"/>
      </w:r>
      <w:ins w:id="3984" w:author="Boisvert, Eric" w:date="2016-03-30T12:38:00Z">
        <w:r w:rsidR="00D331B1">
          <w:rPr>
            <w:lang w:val="en-CA"/>
          </w:rPr>
          <w:t>7.5.2.11</w:t>
        </w:r>
        <w:r w:rsidR="00D331B1">
          <w:rPr>
            <w:lang w:val="en-CA"/>
          </w:rPr>
          <w:fldChar w:fldCharType="end"/>
        </w:r>
      </w:ins>
      <w:ins w:id="3985" w:author="Boisvert, Eric" w:date="2016-03-30T12:37:00Z">
        <w:r w:rsidR="00D331B1">
          <w:rPr>
            <w:lang w:val="en-CA"/>
          </w:rPr>
          <w:t>)</w:t>
        </w:r>
      </w:ins>
      <w:ins w:id="3986" w:author="Boisvert, Eric" w:date="2016-03-30T12:38:00Z">
        <w:r w:rsidR="00D331B1">
          <w:rPr>
            <w:lang w:val="en-CA"/>
          </w:rPr>
          <w:t xml:space="preserve"> </w:t>
        </w:r>
      </w:ins>
      <w:r>
        <w:rPr>
          <w:lang w:val="en-CA"/>
        </w:rPr>
        <w:t>shall contain value of generic physical properties not addressed in this specification.</w:t>
      </w:r>
    </w:p>
    <w:p w14:paraId="16C26230" w14:textId="4787F2BB" w:rsidR="00CB339F" w:rsidRDefault="00CB339F" w:rsidP="00CB339F">
      <w:pPr>
        <w:pStyle w:val="Titre3"/>
      </w:pPr>
      <w:bookmarkStart w:id="3987" w:name="BKM_76F0AF36_F011_4216_B99A_7C75820C7A2C"/>
      <w:bookmarkStart w:id="3988" w:name="BKM_B13360B8_167E_4DA8_A7B7_EA7DCABE7993"/>
      <w:bookmarkStart w:id="3989" w:name="_Toc446944607"/>
      <w:bookmarkEnd w:id="3987"/>
      <w:bookmarkEnd w:id="3988"/>
      <w:r>
        <w:t>Geologic Unit Details</w:t>
      </w:r>
      <w:bookmarkEnd w:id="3989"/>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ins w:id="3990" w:author="Eric Boisvert" w:date="2016-03-28T16:06:00Z">
        <w:r w:rsidR="003842F3">
          <w:t>7.4.1.3</w:t>
        </w:r>
      </w:ins>
      <w:del w:id="3991" w:author="Eric Boisvert" w:date="2016-03-28T16:06:00Z">
        <w:r w:rsidR="004D34D6" w:rsidDel="003842F3">
          <w:delText>8.4.1.3</w:delText>
        </w:r>
      </w:del>
      <w:r w:rsidR="00297011">
        <w:fldChar w:fldCharType="end"/>
      </w:r>
      <w:r w:rsidR="00297011">
        <w:t>)</w:t>
      </w:r>
      <w:r w:rsidRPr="00CB339F">
        <w:t>.</w:t>
      </w:r>
    </w:p>
    <w:p w14:paraId="47A20F63" w14:textId="16F8E84A" w:rsidR="00CB339F" w:rsidRDefault="004D2792" w:rsidP="00CB339F">
      <w:pPr>
        <w:keepNext/>
      </w:pPr>
      <w:r>
        <w:rPr>
          <w:noProof/>
          <w:lang w:val="en-CA" w:eastAsia="en-CA"/>
        </w:rPr>
        <w:pict w14:anchorId="30A076C3">
          <v:shape id="_x0000_i1092" type="#_x0000_t75" style="width:253.85pt;height:554.3pt;visibility:visible;mso-wrap-style:square">
            <v:imagedata r:id="rId83" o:title=""/>
          </v:shape>
        </w:pict>
      </w:r>
    </w:p>
    <w:p w14:paraId="0BFCB1FE" w14:textId="3178D9B7"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ins w:id="3992" w:author="Boisvert, Eric" w:date="2016-03-29T09:08:00Z">
        <w:r w:rsidR="008279FB">
          <w:rPr>
            <w:noProof/>
          </w:rPr>
          <w:t>66</w:t>
        </w:r>
      </w:ins>
      <w:ins w:id="3993" w:author="Eric Boisvert" w:date="2016-03-28T16:06:00Z">
        <w:del w:id="3994" w:author="Boisvert, Eric" w:date="2016-03-29T08:51:00Z">
          <w:r w:rsidR="003842F3" w:rsidDel="00CB122C">
            <w:rPr>
              <w:noProof/>
            </w:rPr>
            <w:delText>65</w:delText>
          </w:r>
        </w:del>
      </w:ins>
      <w:del w:id="3995" w:author="Boisvert, Eric" w:date="2016-03-29T08:51:00Z">
        <w:r w:rsidR="0085617E" w:rsidDel="00CB122C">
          <w:rPr>
            <w:noProof/>
          </w:rPr>
          <w:delText>67</w:delText>
        </w:r>
      </w:del>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ins w:id="3996" w:author="Eric Boisvert" w:date="2016-03-28T16:06:00Z">
        <w:r w:rsidR="003842F3">
          <w:t>7.4.1.3</w:t>
        </w:r>
      </w:ins>
      <w:del w:id="3997" w:author="Eric Boisvert" w:date="2016-03-28T16:06:00Z">
        <w:r w:rsidR="004D34D6" w:rsidDel="003842F3">
          <w:delText>8.4.1.3</w:delText>
        </w:r>
      </w:del>
      <w:r>
        <w:fldChar w:fldCharType="end"/>
      </w:r>
      <w:r>
        <w:t>)</w:t>
      </w:r>
      <w:r w:rsidRPr="00CB339F">
        <w:t>.</w:t>
      </w:r>
    </w:p>
    <w:p w14:paraId="5E871F43" w14:textId="7D7B38ED" w:rsidR="00CB339F" w:rsidRDefault="00297011" w:rsidP="00D20646">
      <w:pPr>
        <w:pStyle w:val="Titre5"/>
        <w:rPr>
          <w:lang w:val="en-CA"/>
        </w:rPr>
      </w:pPr>
      <w:bookmarkStart w:id="3998" w:name="BKM_E8CC2926_B007_4DFB_997F_F78EC469DF9A"/>
      <w:bookmarkEnd w:id="3998"/>
      <w:r w:rsidRPr="00297011">
        <w:rPr>
          <w:lang w:val="en-CA"/>
        </w:rPr>
        <w:t>bodyMorphology</w:t>
      </w:r>
    </w:p>
    <w:p w14:paraId="7B43DA20" w14:textId="77777777" w:rsidR="00297011" w:rsidRDefault="00297011" w:rsidP="00D20646">
      <w:pPr>
        <w:rPr>
          <w:lang w:val="en-CA"/>
        </w:rPr>
      </w:pPr>
    </w:p>
    <w:p w14:paraId="7513F6EE" w14:textId="13148ECA" w:rsidR="00297011" w:rsidRDefault="00297011" w:rsidP="00D20646">
      <w:pPr>
        <w:rPr>
          <w:lang w:val="en-CA"/>
        </w:rPr>
      </w:pPr>
      <w:r>
        <w:rPr>
          <w:lang w:val="en-CA"/>
        </w:rPr>
        <w:t xml:space="preserve">The </w:t>
      </w:r>
      <w:r w:rsidRPr="00297011">
        <w:rPr>
          <w:lang w:val="en-CA"/>
        </w:rPr>
        <w:t>bodyMorphology</w:t>
      </w:r>
      <w:r>
        <w:rPr>
          <w:lang w:val="en-CA"/>
        </w:rPr>
        <w:t xml:space="preserve"> property (</w:t>
      </w:r>
      <w:ins w:id="3999" w:author="Boisvert, Eric" w:date="2016-03-30T12:39:00Z">
        <w:r w:rsidR="00D331B1">
          <w:rPr>
            <w:lang w:val="en-CA"/>
          </w:rPr>
          <w:t>SWE</w:t>
        </w:r>
      </w:ins>
      <w:del w:id="4000" w:author="Boisvert, Eric" w:date="2016-03-30T12:39:00Z">
        <w:r w:rsidDel="00D331B1">
          <w:rPr>
            <w:lang w:val="en-CA"/>
          </w:rPr>
          <w:delText>swe</w:delText>
        </w:r>
      </w:del>
      <w:r>
        <w:rPr>
          <w:lang w:val="en-CA"/>
        </w:rPr>
        <w:t xml:space="preserve">:Category)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4001"/>
      <w:r w:rsidRPr="00297011">
        <w:rPr>
          <w:lang w:val="en-CA"/>
        </w:rPr>
        <w:t xml:space="preserve">is independent </w:t>
      </w:r>
      <w:commentRangeEnd w:id="4001"/>
      <w:r>
        <w:rPr>
          <w:rStyle w:val="Marquedecommentaire"/>
        </w:rPr>
        <w:commentReference w:id="4001"/>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r w:rsidRPr="00D970E9">
        <w:rPr>
          <w:lang w:val="en-CA"/>
        </w:rPr>
        <w:t>unitComposition</w:t>
      </w:r>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75C9D1A0" w:rsidR="00297011" w:rsidRDefault="00297011" w:rsidP="00D20646">
      <w:pPr>
        <w:rPr>
          <w:lang w:val="en-CA"/>
        </w:rPr>
      </w:pPr>
      <w:r>
        <w:rPr>
          <w:lang w:val="en-CA"/>
        </w:rPr>
        <w:t>The unitComposition property (</w:t>
      </w:r>
      <w:ins w:id="4002" w:author="Boisvert, Eric" w:date="2016-03-30T12:40:00Z">
        <w:r w:rsidR="00D331B1">
          <w:rPr>
            <w:lang w:val="en-CA"/>
          </w:rPr>
          <w:t>SWE</w:t>
        </w:r>
      </w:ins>
      <w:del w:id="4003" w:author="Boisvert, Eric" w:date="2016-03-30T12:40:00Z">
        <w:r w:rsidDel="00D331B1">
          <w:rPr>
            <w:lang w:val="en-CA"/>
          </w:rPr>
          <w:delText>swe</w:delText>
        </w:r>
      </w:del>
      <w:r>
        <w:rPr>
          <w:lang w:val="en-CA"/>
        </w:rPr>
        <w:t xml:space="preserve">:Category)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r w:rsidRPr="00297011">
        <w:rPr>
          <w:lang w:val="en-CA"/>
        </w:rPr>
        <w:t>outcropCharacter</w:t>
      </w:r>
    </w:p>
    <w:p w14:paraId="183964F0" w14:textId="77777777" w:rsidR="00297011" w:rsidRPr="00297011" w:rsidRDefault="00297011" w:rsidP="00D20646">
      <w:pPr>
        <w:rPr>
          <w:lang w:val="en-CA"/>
        </w:rPr>
      </w:pPr>
    </w:p>
    <w:p w14:paraId="40C3828C" w14:textId="5A7BCFCC" w:rsidR="00297011" w:rsidRDefault="00297011" w:rsidP="00D20646">
      <w:pPr>
        <w:rPr>
          <w:lang w:val="en-CA"/>
        </w:rPr>
      </w:pPr>
      <w:r>
        <w:rPr>
          <w:lang w:val="en-CA"/>
        </w:rPr>
        <w:t>The property outcropCharacter (</w:t>
      </w:r>
      <w:ins w:id="4004" w:author="Boisvert, Eric" w:date="2016-03-30T12:41:00Z">
        <w:r w:rsidR="00D331B1">
          <w:rPr>
            <w:lang w:val="en-CA"/>
          </w:rPr>
          <w:t>SWE</w:t>
        </w:r>
      </w:ins>
      <w:del w:id="4005" w:author="Boisvert, Eric" w:date="2016-03-30T12:41:00Z">
        <w:r w:rsidDel="00D331B1">
          <w:rPr>
            <w:lang w:val="en-CA"/>
          </w:rPr>
          <w:delText>swe</w:delText>
        </w:r>
      </w:del>
      <w:r>
        <w:rPr>
          <w:lang w:val="en-CA"/>
        </w:rPr>
        <w:t>:Category) shall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2F914FD3" w14:textId="77777777" w:rsidR="00297011" w:rsidRDefault="00297011" w:rsidP="00D20646">
      <w:pPr>
        <w:pStyle w:val="Titre5"/>
        <w:rPr>
          <w:lang w:val="en-CA"/>
        </w:rPr>
      </w:pPr>
      <w:r w:rsidRPr="00D970E9">
        <w:rPr>
          <w:lang w:val="en-CA"/>
        </w:rPr>
        <w:t>unitThickness</w:t>
      </w:r>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4006"/>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4006"/>
      <w:r w:rsidR="00D331B1">
        <w:rPr>
          <w:rStyle w:val="Marquedecommentaire"/>
        </w:rPr>
        <w:commentReference w:id="4006"/>
      </w:r>
    </w:p>
    <w:p w14:paraId="7FEBD3D2" w14:textId="460CBEC4" w:rsidR="00297011" w:rsidRDefault="00E97193" w:rsidP="00D20646">
      <w:pPr>
        <w:pStyle w:val="Titre5"/>
        <w:rPr>
          <w:lang w:val="en-CA"/>
        </w:rPr>
      </w:pPr>
      <w:r>
        <w:rPr>
          <w:lang w:val="en-CA"/>
        </w:rPr>
        <w:t>b</w:t>
      </w:r>
      <w:r w:rsidR="00297011" w:rsidRPr="00D970E9">
        <w:rPr>
          <w:lang w:val="en-CA"/>
        </w:rPr>
        <w:t>edding</w:t>
      </w:r>
    </w:p>
    <w:p w14:paraId="203C7EA5" w14:textId="77777777" w:rsidR="00E97193" w:rsidRDefault="00E97193" w:rsidP="00D20646">
      <w:pPr>
        <w:rPr>
          <w:lang w:val="en-CA"/>
        </w:rPr>
      </w:pPr>
    </w:p>
    <w:p w14:paraId="0B9C9B62" w14:textId="0A991FDC" w:rsidR="00297011" w:rsidRDefault="00297011" w:rsidP="00D20646">
      <w:pPr>
        <w:rPr>
          <w:lang w:val="en-CA"/>
        </w:rPr>
      </w:pPr>
      <w:r>
        <w:rPr>
          <w:lang w:val="en-CA"/>
        </w:rPr>
        <w:t>The bedding:BeddingDescription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ins w:id="4007" w:author="Eric Boisvert" w:date="2016-03-28T16:06:00Z">
        <w:r w:rsidR="003842F3">
          <w:rPr>
            <w:lang w:val="en-CA"/>
          </w:rPr>
          <w:t>7.5.5.2</w:t>
        </w:r>
      </w:ins>
      <w:del w:id="4008" w:author="Eric Boisvert" w:date="2016-03-28T16:06:00Z">
        <w:r w:rsidR="004D34D6" w:rsidDel="003842F3">
          <w:rPr>
            <w:lang w:val="en-CA"/>
          </w:rPr>
          <w:delText>8.5.5.2</w:delText>
        </w:r>
      </w:del>
      <w:r w:rsidR="00E97193">
        <w:rPr>
          <w:lang w:val="en-CA"/>
        </w:rPr>
        <w:fldChar w:fldCharType="end"/>
      </w:r>
      <w:r w:rsidR="00E97193">
        <w:rPr>
          <w:lang w:val="en-CA"/>
        </w:rPr>
        <w:t>)</w:t>
      </w:r>
      <w:ins w:id="4009" w:author="Boisvert, Eric" w:date="2016-03-29T09:05:00Z">
        <w:r w:rsidR="008279FB">
          <w:rPr>
            <w:lang w:val="en-CA"/>
          </w:rPr>
          <w:t>.</w:t>
        </w:r>
      </w:ins>
    </w:p>
    <w:p w14:paraId="442C7D8D" w14:textId="2436C79B" w:rsidR="006045F2" w:rsidRDefault="006045F2" w:rsidP="006045F2">
      <w:pPr>
        <w:pStyle w:val="Titre4"/>
      </w:pPr>
      <w:bookmarkStart w:id="4010" w:name="BKM_BB58E692_A1AE_4D52_B50D_8A8583AB1BE4"/>
      <w:bookmarkStart w:id="4011" w:name="BKM_31BF4296_6E8D_413D_AA94_37BAA601A4E2"/>
      <w:bookmarkStart w:id="4012" w:name="BKM_0CE007A8_3CE4_4605_997D_014E0E71F898"/>
      <w:bookmarkStart w:id="4013" w:name="BKM_4ACCDAB5_D34A_4312_AB32_2B6F03610F7A"/>
      <w:bookmarkStart w:id="4014" w:name="_Ref440802024"/>
      <w:bookmarkEnd w:id="4010"/>
      <w:bookmarkEnd w:id="4011"/>
      <w:bookmarkEnd w:id="4012"/>
      <w:bookmarkEnd w:id="4013"/>
      <w:r>
        <w:t>BeddingDescription</w:t>
      </w:r>
      <w:bookmarkEnd w:id="4014"/>
    </w:p>
    <w:p w14:paraId="30D66ADD" w14:textId="77777777" w:rsidR="006045F2" w:rsidRPr="006045F2" w:rsidRDefault="006045F2" w:rsidP="006045F2"/>
    <w:p w14:paraId="79D9664E" w14:textId="30131C9E" w:rsidR="006045F2" w:rsidRDefault="00E97193" w:rsidP="00AB10FC">
      <w:r>
        <w:t>BeddingDescription provide</w:t>
      </w:r>
      <w:ins w:id="4015" w:author="Boisvert, Eric" w:date="2016-03-30T12:44:00Z">
        <w:r w:rsidR="00D331B1">
          <w:t>s</w:t>
        </w:r>
      </w:ins>
      <w:del w:id="4016" w:author="Boisvert, Eric" w:date="2016-03-30T12:44:00Z">
        <w:r w:rsidDel="00D331B1">
          <w:delText>d</w:delText>
        </w:r>
      </w:del>
      <w:r>
        <w:t xml:space="preserve"> a detailed</w:t>
      </w:r>
      <w:del w:id="4017" w:author="Boisvert, Eric" w:date="2016-03-30T12:44:00Z">
        <w:r w:rsidDel="00D331B1">
          <w:delText xml:space="preserve"> </w:delText>
        </w:r>
      </w:del>
      <w:r w:rsidR="006045F2" w:rsidRPr="006045F2">
        <w:t xml:space="preserve"> description of the bedding characteristics of a geologic unit.</w:t>
      </w:r>
    </w:p>
    <w:p w14:paraId="640335DF" w14:textId="258B4A9D" w:rsidR="006045F2" w:rsidRDefault="00E97193" w:rsidP="00D20646">
      <w:pPr>
        <w:pStyle w:val="Titre5"/>
        <w:rPr>
          <w:lang w:val="en-CA"/>
        </w:rPr>
      </w:pPr>
      <w:bookmarkStart w:id="4018" w:name="BKM_19472229_5BF0_45F8_BED6_B86B706423A9"/>
      <w:bookmarkEnd w:id="4018"/>
      <w:r w:rsidRPr="00D970E9">
        <w:rPr>
          <w:lang w:val="en-CA"/>
        </w:rPr>
        <w:lastRenderedPageBreak/>
        <w:t>beddingPattern</w:t>
      </w:r>
    </w:p>
    <w:p w14:paraId="58E0D95D" w14:textId="77777777" w:rsidR="00E97193" w:rsidRDefault="00E97193" w:rsidP="00D20646">
      <w:pPr>
        <w:rPr>
          <w:lang w:val="en-CA"/>
        </w:rPr>
      </w:pPr>
    </w:p>
    <w:p w14:paraId="4A3C66C4" w14:textId="7F04968A" w:rsidR="00E97193" w:rsidRDefault="00E97193" w:rsidP="00D20646">
      <w:pPr>
        <w:rPr>
          <w:lang w:val="en-CA"/>
        </w:rPr>
      </w:pPr>
      <w:r>
        <w:rPr>
          <w:lang w:val="en-CA"/>
        </w:rPr>
        <w:t>The property beddingPattern (</w:t>
      </w:r>
      <w:del w:id="4019" w:author="Boisvert, Eric" w:date="2016-03-30T12:45:00Z">
        <w:r w:rsidDel="00D331B1">
          <w:rPr>
            <w:lang w:val="en-CA"/>
          </w:rPr>
          <w:delText>swe</w:delText>
        </w:r>
      </w:del>
      <w:ins w:id="4020" w:author="Boisvert, Eric" w:date="2016-03-30T12:45:00Z">
        <w:r w:rsidR="00D331B1">
          <w:rPr>
            <w:lang w:val="en-CA"/>
          </w:rPr>
          <w:t>SWE</w:t>
        </w:r>
      </w:ins>
      <w:r>
        <w:rPr>
          <w:lang w:val="en-CA"/>
        </w:rPr>
        <w:t xml:space="preserve">:Category) shall provide a term from a controlled vocabulary </w:t>
      </w:r>
      <w:r w:rsidRPr="00E97193">
        <w:rPr>
          <w:lang w:val="en-CA"/>
        </w:rPr>
        <w:t xml:space="preserve"> specifying patterns of bedding thickness or relationships between bedding packages. (eg;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r w:rsidRPr="00D1762E">
        <w:rPr>
          <w:lang w:val="en-CA"/>
        </w:rPr>
        <w:t>beddingStyle</w:t>
      </w:r>
    </w:p>
    <w:p w14:paraId="60066019" w14:textId="77777777" w:rsidR="00336ECD" w:rsidRPr="00336ECD" w:rsidRDefault="00336ECD" w:rsidP="00D20646">
      <w:pPr>
        <w:rPr>
          <w:lang w:val="en-CA"/>
        </w:rPr>
      </w:pPr>
    </w:p>
    <w:p w14:paraId="0BAB2450" w14:textId="6E102956" w:rsidR="00D1762E" w:rsidRDefault="00D1762E" w:rsidP="00D20646">
      <w:pPr>
        <w:rPr>
          <w:lang w:val="en-CA"/>
        </w:rPr>
      </w:pPr>
      <w:r>
        <w:rPr>
          <w:lang w:val="en-CA"/>
        </w:rPr>
        <w:t>The property beddingStyle (</w:t>
      </w:r>
      <w:ins w:id="4021" w:author="Boisvert, Eric" w:date="2016-03-30T12:45:00Z">
        <w:r w:rsidR="00D331B1">
          <w:rPr>
            <w:lang w:val="en-CA"/>
          </w:rPr>
          <w:t>SWE</w:t>
        </w:r>
      </w:ins>
      <w:del w:id="4022" w:author="Boisvert, Eric" w:date="2016-03-30T12:45:00Z">
        <w:r w:rsidDel="00D331B1">
          <w:rPr>
            <w:lang w:val="en-CA"/>
          </w:rPr>
          <w:delText>swe</w:delText>
        </w:r>
      </w:del>
      <w:r>
        <w:rPr>
          <w:lang w:val="en-CA"/>
        </w:rPr>
        <w:t xml:space="preserv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r w:rsidRPr="00336ECD">
        <w:rPr>
          <w:lang w:val="en-CA"/>
        </w:rPr>
        <w:t>beddingThickness</w:t>
      </w:r>
    </w:p>
    <w:p w14:paraId="0486BD06" w14:textId="77777777" w:rsidR="00336ECD" w:rsidRDefault="00336ECD" w:rsidP="00D20646">
      <w:pPr>
        <w:rPr>
          <w:lang w:val="en-CA"/>
        </w:rPr>
      </w:pPr>
    </w:p>
    <w:p w14:paraId="5E11BC67" w14:textId="7D0EB629" w:rsidR="00336ECD" w:rsidRDefault="00336ECD" w:rsidP="00D20646">
      <w:pPr>
        <w:rPr>
          <w:lang w:val="en-CA"/>
        </w:rPr>
      </w:pPr>
      <w:r>
        <w:rPr>
          <w:lang w:val="en-CA"/>
        </w:rPr>
        <w:t>The property beddingThickness (</w:t>
      </w:r>
      <w:ins w:id="4023" w:author="Boisvert, Eric" w:date="2016-03-30T12:45:00Z">
        <w:r w:rsidR="00D331B1">
          <w:rPr>
            <w:lang w:val="en-CA"/>
          </w:rPr>
          <w:t>SWE</w:t>
        </w:r>
      </w:ins>
      <w:del w:id="4024" w:author="Boisvert, Eric" w:date="2016-03-30T12:45:00Z">
        <w:r w:rsidDel="00D331B1">
          <w:rPr>
            <w:lang w:val="en-CA"/>
          </w:rPr>
          <w:delText>swe</w:delText>
        </w:r>
      </w:del>
      <w:r>
        <w:rPr>
          <w:lang w:val="en-CA"/>
        </w:rPr>
        <w:t xml:space="preserve">:Category) shall provide </w:t>
      </w:r>
      <w:commentRangeStart w:id="4025"/>
      <w:r>
        <w:rPr>
          <w:lang w:val="en-CA"/>
        </w:rPr>
        <w:t>a term</w:t>
      </w:r>
      <w:commentRangeEnd w:id="4025"/>
      <w:r>
        <w:rPr>
          <w:rStyle w:val="Marquedecommentaire"/>
        </w:rPr>
        <w:commentReference w:id="4025"/>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4026" w:name="BKM_B8E145AE_8356_455D_8AF6_DD01E80B774C"/>
      <w:bookmarkStart w:id="4027" w:name="BKM_8FB90A67_2503_406F_8326_44811B80D96C"/>
      <w:bookmarkStart w:id="4028" w:name="BKM_32D036C1_ECEB_4E0E_8D49_567109DB3963"/>
      <w:bookmarkStart w:id="4029" w:name="_Toc446944608"/>
      <w:bookmarkEnd w:id="4026"/>
      <w:bookmarkEnd w:id="4027"/>
      <w:bookmarkEnd w:id="4028"/>
      <w:r>
        <w:t>GeoSciML extension vocabularies</w:t>
      </w:r>
      <w:bookmarkEnd w:id="4029"/>
    </w:p>
    <w:p w14:paraId="28B7FC06" w14:textId="77777777" w:rsidR="00FE43AC" w:rsidRDefault="00FE43AC" w:rsidP="00FE43AC"/>
    <w:p w14:paraId="354C2EA6" w14:textId="2F67F8D0"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4030" w:author="Eric Boisvert" w:date="2016-03-28T16:06:00Z">
        <w:r w:rsidR="003842F3">
          <w:t xml:space="preserve">Table </w:t>
        </w:r>
        <w:r w:rsidR="003842F3">
          <w:rPr>
            <w:noProof/>
          </w:rPr>
          <w:t>5</w:t>
        </w:r>
      </w:ins>
      <w:del w:id="4031" w:author="Eric Boisvert" w:date="2016-03-06T13:27:00Z">
        <w:r w:rsidDel="004D34D6">
          <w:delText xml:space="preserve">Table </w:delText>
        </w:r>
        <w:r w:rsidDel="004D34D6">
          <w:rPr>
            <w:noProof/>
          </w:rPr>
          <w:delText>15</w:delText>
        </w:r>
      </w:del>
      <w:r>
        <w:fldChar w:fldCharType="end"/>
      </w:r>
      <w:ins w:id="4032" w:author="Boisvert, Eric" w:date="2016-03-29T09:05:00Z">
        <w:r w:rsidR="008279FB">
          <w:t>.</w:t>
        </w:r>
      </w:ins>
    </w:p>
    <w:p w14:paraId="3DB0B66F" w14:textId="77777777" w:rsidR="00FE43AC" w:rsidRDefault="00FE43AC" w:rsidP="00AB10FC"/>
    <w:p w14:paraId="4E5106A3" w14:textId="42C11EC0" w:rsidR="00FE43AC" w:rsidRDefault="00FE43AC" w:rsidP="00FE43AC">
      <w:pPr>
        <w:pStyle w:val="Lgende"/>
        <w:keepNext/>
      </w:pPr>
      <w:bookmarkStart w:id="4033" w:name="_Ref433004816"/>
      <w:r>
        <w:t xml:space="preserve">Table </w:t>
      </w:r>
      <w:r w:rsidR="00415E41">
        <w:fldChar w:fldCharType="begin"/>
      </w:r>
      <w:r w:rsidR="00415E41">
        <w:instrText xml:space="preserve"> SEQ Table \* ARABIC </w:instrText>
      </w:r>
      <w:r w:rsidR="00415E41">
        <w:fldChar w:fldCharType="separate"/>
      </w:r>
      <w:r w:rsidR="003842F3">
        <w:rPr>
          <w:noProof/>
        </w:rPr>
        <w:t>5</w:t>
      </w:r>
      <w:r w:rsidR="00415E41">
        <w:fldChar w:fldCharType="end"/>
      </w:r>
      <w:bookmarkEnd w:id="4033"/>
      <w:r>
        <w:t xml:space="preserve"> : GeoSciML vocabularies</w:t>
      </w:r>
      <w:ins w:id="4034" w:author="Boisvert, Eric" w:date="2016-03-29T09:05:00Z">
        <w:r w:rsidR="008279FB">
          <w:t>.</w:t>
        </w:r>
      </w:ins>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Change w:id="4035">
          <w:tblGrid>
            <w:gridCol w:w="3658"/>
            <w:gridCol w:w="5198"/>
          </w:tblGrid>
        </w:tblGridChange>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Refers to a vocabulary of terms describing a relationships between geologic features or objects</w:t>
            </w:r>
            <w:ins w:id="4036" w:author="Boisvert, Eric" w:date="2016-03-29T09:05:00Z">
              <w:r w:rsidR="008279FB" w:rsidRPr="00935765">
                <w:rPr>
                  <w:rFonts w:ascii="Calibri" w:hAnsi="Calibri"/>
                  <w:color w:val="000000"/>
                  <w:lang w:val="en-CA"/>
                </w:rPr>
                <w:t>.</w:t>
              </w:r>
            </w:ins>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ins w:id="4037" w:author="Boisvert, Eric" w:date="2016-03-29T09:05:00Z">
              <w:r w:rsidR="008279FB" w:rsidRPr="00935765">
                <w:rPr>
                  <w:rFonts w:ascii="Calibri" w:hAnsi="Calibri"/>
                  <w:color w:val="000000"/>
                </w:rPr>
                <w:t>.</w:t>
              </w:r>
            </w:ins>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4E2DEA43"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(eg, matrix, phenocryst)</w:t>
            </w:r>
            <w:ins w:id="4038" w:author="Boisvert, Eric" w:date="2016-03-29T09:05:00Z">
              <w:r w:rsidR="008279FB" w:rsidRPr="00935765">
                <w:rPr>
                  <w:rFonts w:ascii="Calibri" w:hAnsi="Calibri"/>
                  <w:color w:val="000000"/>
                </w:rPr>
                <w:t>.</w:t>
              </w:r>
            </w:ins>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ins w:id="4039" w:author="Boisvert, Eric" w:date="2016-03-29T09:05:00Z">
              <w:r w:rsidR="008279FB" w:rsidRPr="00935765">
                <w:rPr>
                  <w:rFonts w:ascii="Calibri" w:hAnsi="Calibri"/>
                  <w:color w:val="000000"/>
                </w:rPr>
                <w:t>.</w:t>
              </w:r>
            </w:ins>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ins w:id="4040" w:author="Boisvert, Eric" w:date="2016-03-29T09:05:00Z">
              <w:r w:rsidR="008279FB" w:rsidRPr="00935765">
                <w:rPr>
                  <w:rFonts w:ascii="Calibri" w:hAnsi="Calibri"/>
                  <w:color w:val="000000"/>
                </w:rPr>
                <w:t>.</w:t>
              </w:r>
            </w:ins>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1A8B1A16"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(eg, bioclast, phenocryst, pyroclast)</w:t>
            </w:r>
            <w:ins w:id="4041" w:author="Boisvert, Eric" w:date="2016-03-29T09:05:00Z">
              <w:r w:rsidR="008279FB" w:rsidRPr="00935765">
                <w:rPr>
                  <w:rFonts w:ascii="Calibri" w:hAnsi="Calibri"/>
                  <w:color w:val="000000"/>
                </w:rPr>
                <w:t>.</w:t>
              </w:r>
            </w:ins>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65748878"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(eg, density, porosity, magnetic susceptibility, magnetic remanence, conductivity, etc)</w:t>
            </w:r>
            <w:ins w:id="4042" w:author="Boisvert, Eric" w:date="2016-03-29T09:05:00Z">
              <w:r w:rsidR="008279FB" w:rsidRPr="00935765">
                <w:rPr>
                  <w:rFonts w:ascii="Calibri" w:hAnsi="Calibri"/>
                  <w:color w:val="000000"/>
                </w:rPr>
                <w:t>.</w:t>
              </w:r>
            </w:ins>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7C2934AC"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(eg,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ins w:id="4043" w:author="Boisvert, Eric" w:date="2016-03-29T09:05:00Z">
              <w:r w:rsidR="008279FB" w:rsidRPr="00935765">
                <w:rPr>
                  <w:rFonts w:ascii="Calibri" w:hAnsi="Calibri"/>
                  <w:color w:val="000000"/>
                </w:rPr>
                <w:t>.</w:t>
              </w:r>
            </w:ins>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3500388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movement  (eg, dip-slip, strike-slip)</w:t>
            </w:r>
            <w:ins w:id="4044" w:author="Boisvert, Eric" w:date="2016-03-29T09:05:00Z">
              <w:r w:rsidR="008279FB" w:rsidRPr="00935765">
                <w:rPr>
                  <w:rFonts w:ascii="Calibri" w:hAnsi="Calibri"/>
                  <w:color w:val="000000"/>
                </w:rPr>
                <w:t>.</w:t>
              </w:r>
            </w:ins>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64856131"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(eg, miarolitic cavity, flame structure, load cast, shatter cone, trace fossil, fossil mold, etc)</w:t>
            </w:r>
            <w:ins w:id="4045" w:author="Boisvert, Eric" w:date="2016-03-29T09:05:00Z">
              <w:r w:rsidR="008279FB" w:rsidRPr="00935765">
                <w:rPr>
                  <w:rFonts w:ascii="Calibri" w:hAnsi="Calibri"/>
                  <w:color w:val="000000"/>
                </w:rPr>
                <w:t>.</w:t>
              </w:r>
            </w:ins>
          </w:p>
        </w:tc>
      </w:tr>
    </w:tbl>
    <w:p w14:paraId="05CB90CE" w14:textId="77777777" w:rsidR="00FE43AC" w:rsidRDefault="00FE43AC" w:rsidP="00AB10FC"/>
    <w:p w14:paraId="10A3206D" w14:textId="5F8BFE94" w:rsidR="006045F2" w:rsidRPr="00AB10FC" w:rsidRDefault="00D331B1" w:rsidP="00AB10FC">
      <w:ins w:id="4046" w:author="Boisvert, Eric" w:date="2016-03-30T12:46:00Z">
        <w:r>
          <w:br w:type="page"/>
        </w:r>
      </w:ins>
    </w:p>
    <w:p w14:paraId="62BDB0BB" w14:textId="37A18CAA" w:rsidR="003666A1" w:rsidRDefault="003666A1" w:rsidP="003666A1">
      <w:pPr>
        <w:pStyle w:val="Titre2"/>
        <w:rPr>
          <w:lang w:val="en-CA"/>
        </w:rPr>
      </w:pPr>
      <w:bookmarkStart w:id="4047" w:name="_Ref432948522"/>
      <w:bookmarkStart w:id="4048" w:name="_Toc446944609"/>
      <w:r w:rsidRPr="00D12552">
        <w:rPr>
          <w:lang w:val="en-CA"/>
        </w:rPr>
        <w:t xml:space="preserve">GeoSciML </w:t>
      </w:r>
      <w:r>
        <w:rPr>
          <w:lang w:val="en-CA"/>
        </w:rPr>
        <w:t>GeologicTime</w:t>
      </w:r>
      <w:r w:rsidRPr="00D12552">
        <w:rPr>
          <w:lang w:val="en-CA"/>
        </w:rPr>
        <w:t xml:space="preserve"> </w:t>
      </w:r>
      <w:ins w:id="4049" w:author="Eric Boisvert" w:date="2015-11-03T05:15:00Z">
        <w:r w:rsidR="004F0DC1">
          <w:rPr>
            <w:lang w:val="en-CA"/>
          </w:rPr>
          <w:t xml:space="preserve">Abstract </w:t>
        </w:r>
      </w:ins>
      <w:r w:rsidRPr="00D12552">
        <w:rPr>
          <w:lang w:val="en-CA"/>
        </w:rPr>
        <w:t>Requirements Class</w:t>
      </w:r>
      <w:bookmarkEnd w:id="4047"/>
      <w:bookmarkEnd w:id="4048"/>
    </w:p>
    <w:p w14:paraId="2285F0D3" w14:textId="77777777" w:rsidR="002A58E0" w:rsidRDefault="002A58E0" w:rsidP="00355CAB">
      <w:pPr>
        <w:rPr>
          <w:lang w:val="en-CA"/>
        </w:rPr>
      </w:pPr>
    </w:p>
    <w:p w14:paraId="2231DF6F" w14:textId="3B55C2CB" w:rsidR="003666A1" w:rsidRDefault="003666A1" w:rsidP="00355CAB">
      <w:pPr>
        <w:rPr>
          <w:lang w:val="en-CA"/>
        </w:rPr>
      </w:pPr>
      <w:r w:rsidRPr="003666A1">
        <w:rPr>
          <w:lang w:val="en-CA"/>
        </w:rPr>
        <w:t>The Geologic Time package</w:t>
      </w:r>
      <w:ins w:id="4050" w:author="Boisvert, Eric" w:date="2016-03-30T13:06:00Z">
        <w:r w:rsidR="00775F72">
          <w:rPr>
            <w:lang w:val="en-CA"/>
          </w:rPr>
          <w:t xml:space="preserve">, developed by </w:t>
        </w:r>
      </w:ins>
      <w:del w:id="4051" w:author="Boisvert, Eric" w:date="2016-03-30T13:06:00Z">
        <w:r w:rsidRPr="003666A1" w:rsidDel="00775F72">
          <w:rPr>
            <w:lang w:val="en-CA"/>
          </w:rPr>
          <w:delText xml:space="preserve"> </w:delText>
        </w:r>
      </w:del>
      <w:ins w:id="4052" w:author="Boisvert, Eric" w:date="2016-03-30T13:06:00Z">
        <w:r w:rsidR="00775F72">
          <w:rPr>
            <w:lang w:val="en-CA"/>
          </w:rPr>
          <w:t>Cox and Richard (2005)</w:t>
        </w:r>
        <w:r w:rsidR="00775F72">
          <w:rPr>
            <w:lang w:val="en-CA"/>
          </w:rPr>
          <w:t xml:space="preserve">, </w:t>
        </w:r>
      </w:ins>
      <w:r w:rsidRPr="003666A1">
        <w:rPr>
          <w:lang w:val="en-CA"/>
        </w:rPr>
        <w:t>contains elements used to describe the classification of geologic time: time periods, time boundaries, and the relationships between them as defined by the International Commission on Stratigraphy.</w:t>
      </w:r>
      <w:ins w:id="4053" w:author="Boisvert, Eric" w:date="2016-03-30T12:55:00Z">
        <w:r w:rsidR="00695488">
          <w:rPr>
            <w:lang w:val="en-CA"/>
          </w:rPr>
          <w:t xml:space="preserve"> </w:t>
        </w:r>
      </w:ins>
    </w:p>
    <w:p w14:paraId="15F819CB" w14:textId="231AB160" w:rsidR="000B1244" w:rsidRDefault="000B1244" w:rsidP="00355CAB">
      <w:pPr>
        <w:rPr>
          <w:noProof/>
          <w:lang w:val="en-CA" w:eastAsia="en-CA"/>
        </w:rPr>
      </w:pPr>
    </w:p>
    <w:p w14:paraId="219AE101" w14:textId="75D1A00B" w:rsidR="000B1244" w:rsidRDefault="00695488" w:rsidP="000B1244">
      <w:pPr>
        <w:keepNext/>
      </w:pPr>
      <w:r>
        <w:rPr>
          <w:noProof/>
          <w:lang w:val="en-CA" w:eastAsia="en-CA"/>
        </w:rPr>
        <w:pict w14:anchorId="45B11095">
          <v:shape id="_x0000_i1093" type="#_x0000_t75" style="width:377.55pt;height:424.6pt;visibility:visible;mso-wrap-style:square">
            <v:imagedata r:id="rId84" o:title=""/>
          </v:shape>
        </w:pict>
      </w:r>
    </w:p>
    <w:p w14:paraId="1CA1FBA7" w14:textId="6BEE7FF2"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054" w:author="Boisvert, Eric" w:date="2016-03-29T09:08:00Z">
        <w:r w:rsidR="008279FB">
          <w:rPr>
            <w:noProof/>
          </w:rPr>
          <w:t>67</w:t>
        </w:r>
      </w:ins>
      <w:ins w:id="4055" w:author="Eric Boisvert" w:date="2016-03-28T16:06:00Z">
        <w:del w:id="4056" w:author="Boisvert, Eric" w:date="2016-03-29T08:51:00Z">
          <w:r w:rsidR="003842F3" w:rsidDel="00CB122C">
            <w:rPr>
              <w:noProof/>
            </w:rPr>
            <w:delText>66</w:delText>
          </w:r>
        </w:del>
      </w:ins>
      <w:del w:id="4057" w:author="Boisvert, Eric" w:date="2016-03-29T08:51:00Z">
        <w:r w:rsidR="00090DCF" w:rsidDel="00CB122C">
          <w:rPr>
            <w:noProof/>
          </w:rPr>
          <w:delText>52</w:delText>
        </w:r>
      </w:del>
      <w:r w:rsidR="00673E83">
        <w:rPr>
          <w:noProof/>
        </w:rPr>
        <w:fldChar w:fldCharType="end"/>
      </w:r>
      <w:r>
        <w:t>: GeologicTime dependencies</w:t>
      </w:r>
      <w:ins w:id="4058" w:author="Boisvert, Eric" w:date="2016-03-29T09:05:00Z">
        <w:r w:rsidR="008279FB">
          <w:t>.</w:t>
        </w:r>
      </w:ins>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4D2792" w:rsidP="008F4E9C">
      <w:pPr>
        <w:keepNext/>
      </w:pPr>
      <w:r>
        <w:rPr>
          <w:noProof/>
          <w:lang w:val="en-CA" w:eastAsia="en-CA"/>
        </w:rPr>
        <w:pict w14:anchorId="1784F587">
          <v:shape id="_x0000_i1094" type="#_x0000_t75" style="width:432.45pt;height:373.85pt;visibility:visible;mso-wrap-style:square">
            <v:imagedata r:id="rId85" o:title=""/>
          </v:shape>
        </w:pict>
      </w:r>
    </w:p>
    <w:p w14:paraId="7CF7A581" w14:textId="37AF5D60"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ins w:id="4059" w:author="Boisvert, Eric" w:date="2016-03-29T09:08:00Z">
        <w:r w:rsidR="008279FB">
          <w:rPr>
            <w:noProof/>
          </w:rPr>
          <w:t>68</w:t>
        </w:r>
      </w:ins>
      <w:ins w:id="4060" w:author="Eric Boisvert" w:date="2016-03-28T16:06:00Z">
        <w:del w:id="4061" w:author="Boisvert, Eric" w:date="2016-03-29T08:51:00Z">
          <w:r w:rsidR="003842F3" w:rsidDel="00CB122C">
            <w:rPr>
              <w:noProof/>
            </w:rPr>
            <w:delText>67</w:delText>
          </w:r>
        </w:del>
      </w:ins>
      <w:del w:id="4062" w:author="Boisvert, Eric" w:date="2016-03-29T08:51:00Z">
        <w:r w:rsidR="00090DCF" w:rsidDel="00CB122C">
          <w:rPr>
            <w:noProof/>
          </w:rPr>
          <w:delText>53</w:delText>
        </w:r>
      </w:del>
      <w:r w:rsidR="00673E83">
        <w:rPr>
          <w:noProof/>
        </w:rPr>
        <w:fldChar w:fldCharType="end"/>
      </w:r>
      <w:r>
        <w:t>: Geologic Time summary diagram</w:t>
      </w:r>
      <w:ins w:id="4063" w:author="Boisvert, Eric" w:date="2016-03-29T09:05:00Z">
        <w:r w:rsidR="008279FB">
          <w:t>.</w:t>
        </w:r>
      </w:ins>
    </w:p>
    <w:p w14:paraId="1B5DD8CD" w14:textId="60B4F9D0" w:rsidR="008F4E9C" w:rsidRDefault="008F4E9C" w:rsidP="00D81A7B">
      <w:pPr>
        <w:pStyle w:val="Titre3"/>
      </w:pPr>
      <w:bookmarkStart w:id="4064" w:name="_Toc446944610"/>
      <w:r w:rsidRPr="008F4E9C">
        <w:t>Global Boundary Stratotype Sections and Points</w:t>
      </w:r>
      <w:bookmarkEnd w:id="4064"/>
    </w:p>
    <w:p w14:paraId="10D727D8" w14:textId="77777777" w:rsidR="00821F1F" w:rsidRDefault="00821F1F" w:rsidP="008F4E9C"/>
    <w:p w14:paraId="7A52FF85" w14:textId="2F0AC543" w:rsidR="008F4E9C" w:rsidRDefault="008F4E9C" w:rsidP="008F4E9C">
      <w:r w:rsidRPr="008F4E9C">
        <w:t xml:space="preserve">The GSSP model describes </w:t>
      </w:r>
      <w:ins w:id="4065" w:author="Boisvert, Eric" w:date="2016-03-30T13:11:00Z">
        <w:r w:rsidR="00DB4939">
          <w:t xml:space="preserve">the </w:t>
        </w:r>
      </w:ins>
      <w:r w:rsidRPr="008F4E9C">
        <w:t>"Global Boundary Stratotype Sections and Points" as defined by the International Stratigraphy Commission.</w:t>
      </w:r>
    </w:p>
    <w:p w14:paraId="2AC2EF4D" w14:textId="5E910B00" w:rsidR="00821F1F" w:rsidRDefault="004D2792" w:rsidP="00821F1F">
      <w:pPr>
        <w:keepNext/>
      </w:pPr>
      <w:r>
        <w:rPr>
          <w:noProof/>
          <w:lang w:val="en-CA" w:eastAsia="en-CA"/>
        </w:rPr>
        <w:lastRenderedPageBreak/>
        <w:pict w14:anchorId="4B5A3431">
          <v:shape id="_x0000_i1095" type="#_x0000_t75" style="width:431.55pt;height:326.3pt;visibility:visible;mso-wrap-style:square">
            <v:imagedata r:id="rId86" o:title=""/>
          </v:shape>
        </w:pict>
      </w:r>
    </w:p>
    <w:p w14:paraId="5D21835B" w14:textId="5D9E0C75"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ins w:id="4066" w:author="Boisvert, Eric" w:date="2016-03-29T09:08:00Z">
        <w:r w:rsidR="008279FB">
          <w:rPr>
            <w:noProof/>
          </w:rPr>
          <w:t>69</w:t>
        </w:r>
      </w:ins>
      <w:ins w:id="4067" w:author="Eric Boisvert" w:date="2016-03-28T16:06:00Z">
        <w:del w:id="4068" w:author="Boisvert, Eric" w:date="2016-03-29T08:51:00Z">
          <w:r w:rsidR="003842F3" w:rsidDel="00CB122C">
            <w:rPr>
              <w:noProof/>
            </w:rPr>
            <w:delText>68</w:delText>
          </w:r>
        </w:del>
      </w:ins>
      <w:del w:id="4069" w:author="Boisvert, Eric" w:date="2016-03-29T08:51:00Z">
        <w:r w:rsidR="0085617E" w:rsidDel="00CB122C">
          <w:rPr>
            <w:noProof/>
          </w:rPr>
          <w:delText>70</w:delText>
        </w:r>
      </w:del>
      <w:r w:rsidR="00673E83">
        <w:rPr>
          <w:noProof/>
        </w:rPr>
        <w:fldChar w:fldCharType="end"/>
      </w:r>
      <w:r>
        <w:t xml:space="preserve">: </w:t>
      </w:r>
      <w:r w:rsidRPr="00AE031B">
        <w:t>Global Boundary Stratotype Sections and Points</w:t>
      </w:r>
      <w:ins w:id="4070" w:author="Boisvert, Eric" w:date="2016-03-29T09:05:00Z">
        <w:r w:rsidR="008279FB">
          <w:t>.</w:t>
        </w:r>
      </w:ins>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ins w:id="4071" w:author="Boisvert, Eric" w:date="2016-03-29T09:05:00Z">
        <w:r w:rsidR="008279FB">
          <w:t>.</w:t>
        </w:r>
      </w:ins>
    </w:p>
    <w:p w14:paraId="6C5E99E9" w14:textId="6DEBB3B9" w:rsidR="00821F1F" w:rsidRDefault="004D2792" w:rsidP="00821F1F">
      <w:pPr>
        <w:keepNext/>
      </w:pPr>
      <w:r>
        <w:rPr>
          <w:noProof/>
          <w:lang w:val="en-CA" w:eastAsia="en-CA"/>
        </w:rPr>
        <w:lastRenderedPageBreak/>
        <w:pict w14:anchorId="7C6C9DB9">
          <v:shape id="_x0000_i1096" type="#_x0000_t75" style="width:241.85pt;height:365.55pt;visibility:visible;mso-wrap-style:square">
            <v:imagedata r:id="rId87" o:title=""/>
          </v:shape>
        </w:pict>
      </w:r>
    </w:p>
    <w:p w14:paraId="27847BD6" w14:textId="2830403B" w:rsidR="00821F1F" w:rsidRPr="00BF2A41" w:rsidRDefault="00821F1F" w:rsidP="00821F1F">
      <w:pPr>
        <w:pStyle w:val="Lgende"/>
        <w:rPr>
          <w:lang w:val="fr-CA"/>
          <w:rPrChange w:id="4072" w:author="Boisvert, Eric" w:date="2016-03-29T08:30:00Z">
            <w:rPr/>
          </w:rPrChange>
        </w:rPr>
      </w:pPr>
      <w:r w:rsidRPr="00BF2A41">
        <w:rPr>
          <w:lang w:val="fr-CA"/>
          <w:rPrChange w:id="4073" w:author="Boisvert, Eric" w:date="2016-03-29T08:30:00Z">
            <w:rPr/>
          </w:rPrChange>
        </w:rPr>
        <w:t xml:space="preserve">Figure </w:t>
      </w:r>
      <w:r w:rsidR="00673E83">
        <w:fldChar w:fldCharType="begin"/>
      </w:r>
      <w:r w:rsidR="00673E83" w:rsidRPr="00BF2A41">
        <w:rPr>
          <w:lang w:val="fr-CA"/>
          <w:rPrChange w:id="4074" w:author="Boisvert, Eric" w:date="2016-03-29T08:30:00Z">
            <w:rPr/>
          </w:rPrChange>
        </w:rPr>
        <w:instrText xml:space="preserve"> SEQ Figure \* ARABIC </w:instrText>
      </w:r>
      <w:r w:rsidR="00673E83">
        <w:fldChar w:fldCharType="separate"/>
      </w:r>
      <w:ins w:id="4075" w:author="Boisvert, Eric" w:date="2016-03-29T09:08:00Z">
        <w:r w:rsidR="008279FB">
          <w:rPr>
            <w:noProof/>
            <w:lang w:val="fr-CA"/>
          </w:rPr>
          <w:t>70</w:t>
        </w:r>
      </w:ins>
      <w:ins w:id="4076" w:author="Eric Boisvert" w:date="2016-03-28T16:06:00Z">
        <w:del w:id="4077" w:author="Boisvert, Eric" w:date="2016-03-29T08:51:00Z">
          <w:r w:rsidR="003842F3" w:rsidRPr="00BF2A41" w:rsidDel="00CB122C">
            <w:rPr>
              <w:noProof/>
              <w:lang w:val="fr-CA"/>
              <w:rPrChange w:id="4078" w:author="Boisvert, Eric" w:date="2016-03-29T08:30:00Z">
                <w:rPr>
                  <w:noProof/>
                </w:rPr>
              </w:rPrChange>
            </w:rPr>
            <w:delText>69</w:delText>
          </w:r>
        </w:del>
      </w:ins>
      <w:del w:id="4079" w:author="Boisvert, Eric" w:date="2016-03-29T08:51:00Z">
        <w:r w:rsidR="0085617E" w:rsidRPr="00BF2A41" w:rsidDel="00CB122C">
          <w:rPr>
            <w:noProof/>
            <w:lang w:val="fr-CA"/>
            <w:rPrChange w:id="4080" w:author="Boisvert, Eric" w:date="2016-03-29T08:30:00Z">
              <w:rPr>
                <w:noProof/>
              </w:rPr>
            </w:rPrChange>
          </w:rPr>
          <w:delText>71</w:delText>
        </w:r>
      </w:del>
      <w:r w:rsidR="00673E83">
        <w:rPr>
          <w:noProof/>
        </w:rPr>
        <w:fldChar w:fldCharType="end"/>
      </w:r>
      <w:r w:rsidR="00024B9A" w:rsidRPr="00BF2A41">
        <w:rPr>
          <w:lang w:val="fr-CA"/>
          <w:rPrChange w:id="4081" w:author="Boisvert, Eric" w:date="2016-03-29T08:30:00Z">
            <w:rPr/>
          </w:rPrChange>
        </w:rPr>
        <w:t>: Stratigraphic points</w:t>
      </w:r>
      <w:r w:rsidR="009328CD" w:rsidRPr="00BF2A41">
        <w:rPr>
          <w:lang w:val="fr-CA"/>
          <w:rPrChange w:id="4082" w:author="Boisvert, Eric" w:date="2016-03-29T08:30:00Z">
            <w:rPr/>
          </w:rPrChange>
        </w:rPr>
        <w:t xml:space="preserve"> context diagram</w:t>
      </w:r>
    </w:p>
    <w:p w14:paraId="427387EE" w14:textId="1AD380E8" w:rsidR="000B1244" w:rsidRDefault="009328CD" w:rsidP="00D20646">
      <w:pPr>
        <w:pStyle w:val="Titre5"/>
      </w:pPr>
      <w:r w:rsidRPr="009328CD">
        <w:t>primaryGuidingCriterion</w:t>
      </w:r>
    </w:p>
    <w:p w14:paraId="3C98EEDE" w14:textId="77777777" w:rsidR="009328CD" w:rsidRDefault="009328CD" w:rsidP="000B1244"/>
    <w:p w14:paraId="3F0500E6" w14:textId="1C46CB85" w:rsidR="009328CD" w:rsidRPr="000B1244" w:rsidRDefault="009328CD" w:rsidP="009328CD">
      <w:commentRangeStart w:id="4083"/>
      <w:r>
        <w:t xml:space="preserve">The property </w:t>
      </w:r>
      <w:r w:rsidRPr="00D970E9">
        <w:rPr>
          <w:lang w:val="en-CA"/>
        </w:rPr>
        <w:t>primaryGuidingCriterion</w:t>
      </w:r>
      <w:r w:rsidR="00253146">
        <w:rPr>
          <w:lang w:val="en-CA"/>
        </w:rPr>
        <w:t>:Primitive::CharacterString</w:t>
      </w:r>
      <w:r>
        <w:rPr>
          <w:lang w:val="en-CA"/>
        </w:rPr>
        <w:t xml:space="preserve"> shall contain a </w:t>
      </w:r>
      <w:r w:rsidRPr="009328CD">
        <w:rPr>
          <w:lang w:val="en-CA"/>
        </w:rPr>
        <w:t>description of the primary criterion used to establish this stratigraphic point</w:t>
      </w:r>
      <w:r>
        <w:rPr>
          <w:lang w:val="en-CA"/>
        </w:rPr>
        <w:t>.</w:t>
      </w:r>
      <w:commentRangeEnd w:id="4083"/>
      <w:r>
        <w:rPr>
          <w:rStyle w:val="Marquedecommentaire"/>
        </w:rPr>
        <w:commentReference w:id="4083"/>
      </w:r>
    </w:p>
    <w:p w14:paraId="25A5D343" w14:textId="6B08E83F" w:rsidR="00821F1F" w:rsidRDefault="009328CD" w:rsidP="00D20646">
      <w:pPr>
        <w:pStyle w:val="Titre5"/>
        <w:rPr>
          <w:lang w:val="en-CA"/>
        </w:rPr>
      </w:pPr>
      <w:bookmarkStart w:id="4084" w:name="BKM_58D632CF_BB56_4A60_B802_C78FC42B4B0D"/>
      <w:bookmarkEnd w:id="4084"/>
      <w:r w:rsidRPr="00D970E9">
        <w:rPr>
          <w:lang w:val="en-CA"/>
        </w:rPr>
        <w:t>additionalCorrelationProperty</w:t>
      </w:r>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r w:rsidR="00253146">
        <w:rPr>
          <w:lang w:val="en-CA"/>
        </w:rPr>
        <w:t>:Primitive::CharacterString</w:t>
      </w:r>
      <w:r>
        <w:rPr>
          <w:lang w:val="en-CA"/>
        </w:rPr>
        <w:t xml:space="preserve"> shall contain a</w:t>
      </w:r>
      <w:r w:rsidRPr="009328CD">
        <w:rPr>
          <w:lang w:val="en-CA"/>
        </w:rPr>
        <w:t>ny additional criteria used to establish this stratigraphic point</w:t>
      </w:r>
      <w:ins w:id="4085" w:author="Boisvert, Eric" w:date="2016-03-29T09:06:00Z">
        <w:r w:rsidR="008279FB">
          <w:rPr>
            <w:lang w:val="en-CA"/>
          </w:rPr>
          <w:t>.</w:t>
        </w:r>
      </w:ins>
    </w:p>
    <w:p w14:paraId="066F111F" w14:textId="1D51BF86" w:rsidR="009328CD" w:rsidRDefault="009328CD" w:rsidP="00D20646">
      <w:pPr>
        <w:pStyle w:val="Titre5"/>
        <w:rPr>
          <w:lang w:val="en-CA"/>
        </w:rPr>
      </w:pPr>
      <w:r>
        <w:rPr>
          <w:lang w:val="en-CA"/>
        </w:rPr>
        <w:t>s</w:t>
      </w:r>
      <w:r w:rsidRPr="009328CD">
        <w:rPr>
          <w:lang w:val="en-CA"/>
        </w:rPr>
        <w:t>tatus</w:t>
      </w:r>
    </w:p>
    <w:p w14:paraId="679E5A10" w14:textId="77777777" w:rsidR="009328CD" w:rsidRDefault="009328CD" w:rsidP="00D20646">
      <w:pPr>
        <w:rPr>
          <w:lang w:val="en-CA"/>
        </w:rPr>
      </w:pPr>
    </w:p>
    <w:p w14:paraId="5E0E0A8F" w14:textId="1163826D" w:rsidR="009328CD" w:rsidRDefault="009328CD" w:rsidP="00D20646">
      <w:pPr>
        <w:rPr>
          <w:lang w:val="en-CA"/>
        </w:rPr>
      </w:pPr>
      <w:r>
        <w:rPr>
          <w:lang w:val="en-CA"/>
        </w:rPr>
        <w:t>The property status</w:t>
      </w:r>
      <w:r w:rsidR="00253146">
        <w:rPr>
          <w:lang w:val="en-CA"/>
        </w:rPr>
        <w:t>:Primitive::CharacterString</w:t>
      </w:r>
      <w:r>
        <w:rPr>
          <w:lang w:val="en-CA"/>
        </w:rPr>
        <w:t xml:space="preserve"> shall contain a</w:t>
      </w:r>
      <w:r w:rsidRPr="009328CD">
        <w:rPr>
          <w:lang w:val="en-CA"/>
        </w:rPr>
        <w:t xml:space="preserve"> description of the status of stratigraphic point (eg, formally accepted, etc)</w:t>
      </w:r>
      <w:ins w:id="4086" w:author="Boisvert, Eric" w:date="2016-03-29T09:06:00Z">
        <w:r w:rsidR="008279FB">
          <w:rPr>
            <w:lang w:val="en-CA"/>
          </w:rPr>
          <w:t>.</w:t>
        </w:r>
      </w:ins>
    </w:p>
    <w:p w14:paraId="385CD0D8" w14:textId="3144FD99" w:rsidR="00821F1F" w:rsidRDefault="00024B9A" w:rsidP="00024B9A">
      <w:pPr>
        <w:pStyle w:val="Titre4"/>
      </w:pPr>
      <w:bookmarkStart w:id="4087" w:name="BKM_B8B6E400_425B_496D_997B_63F3369FC8C6"/>
      <w:bookmarkStart w:id="4088" w:name="BKM_0A8B18AD_F79E_4E63_8D17_DE2C48F3AF42"/>
      <w:bookmarkStart w:id="4089" w:name="BKM_F023F8DE_07B5_4FF5_8335_917836DF40EC"/>
      <w:bookmarkEnd w:id="4087"/>
      <w:bookmarkEnd w:id="4088"/>
      <w:bookmarkEnd w:id="4089"/>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ins w:id="4090" w:author="Boisvert, Eric" w:date="2016-03-29T09:06:00Z">
        <w:r w:rsidR="008279FB">
          <w:t>.</w:t>
        </w:r>
      </w:ins>
    </w:p>
    <w:p w14:paraId="16749770" w14:textId="1D9FFAFE" w:rsidR="00024B9A" w:rsidRDefault="004D2792" w:rsidP="00024B9A">
      <w:pPr>
        <w:keepNext/>
      </w:pPr>
      <w:r>
        <w:rPr>
          <w:noProof/>
          <w:lang w:val="en-CA" w:eastAsia="en-CA"/>
        </w:rPr>
        <w:pict w14:anchorId="7DEA392A">
          <v:shape id="_x0000_i1097" type="#_x0000_t75" style="width:372pt;height:399.7pt;visibility:visible;mso-wrap-style:square">
            <v:imagedata r:id="rId88" o:title=""/>
          </v:shape>
        </w:pict>
      </w:r>
    </w:p>
    <w:p w14:paraId="25FBC17D" w14:textId="622F2900" w:rsidR="00024B9A" w:rsidRPr="00BF2A41" w:rsidRDefault="00024B9A" w:rsidP="00024B9A">
      <w:pPr>
        <w:pStyle w:val="Lgende"/>
        <w:rPr>
          <w:lang w:val="fr-CA"/>
          <w:rPrChange w:id="4091" w:author="Boisvert, Eric" w:date="2016-03-29T08:30:00Z">
            <w:rPr/>
          </w:rPrChange>
        </w:rPr>
      </w:pPr>
      <w:r w:rsidRPr="00BF2A41">
        <w:rPr>
          <w:lang w:val="fr-CA"/>
          <w:rPrChange w:id="4092" w:author="Boisvert, Eric" w:date="2016-03-29T08:30:00Z">
            <w:rPr/>
          </w:rPrChange>
        </w:rPr>
        <w:t xml:space="preserve">Figure </w:t>
      </w:r>
      <w:r w:rsidR="00673E83">
        <w:fldChar w:fldCharType="begin"/>
      </w:r>
      <w:r w:rsidR="00673E83" w:rsidRPr="00BF2A41">
        <w:rPr>
          <w:lang w:val="fr-CA"/>
          <w:rPrChange w:id="4093" w:author="Boisvert, Eric" w:date="2016-03-29T08:30:00Z">
            <w:rPr/>
          </w:rPrChange>
        </w:rPr>
        <w:instrText xml:space="preserve"> SEQ Figure \* ARABIC </w:instrText>
      </w:r>
      <w:r w:rsidR="00673E83">
        <w:fldChar w:fldCharType="separate"/>
      </w:r>
      <w:ins w:id="4094" w:author="Boisvert, Eric" w:date="2016-03-29T09:08:00Z">
        <w:r w:rsidR="008279FB">
          <w:rPr>
            <w:noProof/>
            <w:lang w:val="fr-CA"/>
          </w:rPr>
          <w:t>71</w:t>
        </w:r>
      </w:ins>
      <w:ins w:id="4095" w:author="Eric Boisvert" w:date="2016-03-28T16:06:00Z">
        <w:del w:id="4096" w:author="Boisvert, Eric" w:date="2016-03-29T08:51:00Z">
          <w:r w:rsidR="003842F3" w:rsidRPr="00BF2A41" w:rsidDel="00CB122C">
            <w:rPr>
              <w:noProof/>
              <w:lang w:val="fr-CA"/>
              <w:rPrChange w:id="4097" w:author="Boisvert, Eric" w:date="2016-03-29T08:30:00Z">
                <w:rPr>
                  <w:noProof/>
                </w:rPr>
              </w:rPrChange>
            </w:rPr>
            <w:delText>70</w:delText>
          </w:r>
        </w:del>
      </w:ins>
      <w:del w:id="4098" w:author="Boisvert, Eric" w:date="2016-03-29T08:51:00Z">
        <w:r w:rsidR="0085617E" w:rsidRPr="00BF2A41" w:rsidDel="00CB122C">
          <w:rPr>
            <w:noProof/>
            <w:lang w:val="fr-CA"/>
            <w:rPrChange w:id="4099" w:author="Boisvert, Eric" w:date="2016-03-29T08:30:00Z">
              <w:rPr>
                <w:noProof/>
              </w:rPr>
            </w:rPrChange>
          </w:rPr>
          <w:delText>72</w:delText>
        </w:r>
      </w:del>
      <w:r w:rsidR="00673E83">
        <w:rPr>
          <w:noProof/>
        </w:rPr>
        <w:fldChar w:fldCharType="end"/>
      </w:r>
      <w:r w:rsidRPr="00BF2A41">
        <w:rPr>
          <w:lang w:val="fr-CA"/>
          <w:rPrChange w:id="4100" w:author="Boisvert, Eric" w:date="2016-03-29T08:30:00Z">
            <w:rPr/>
          </w:rPrChange>
        </w:rPr>
        <w:t>: Stratigraphic sections</w:t>
      </w:r>
      <w:r w:rsidR="009328CD" w:rsidRPr="00BF2A41">
        <w:rPr>
          <w:lang w:val="fr-CA"/>
          <w:rPrChange w:id="4101" w:author="Boisvert, Eric" w:date="2016-03-29T08:30:00Z">
            <w:rPr/>
          </w:rPrChange>
        </w:rPr>
        <w:t xml:space="preserve"> context diagram</w:t>
      </w:r>
      <w:ins w:id="4102" w:author="Boisvert, Eric" w:date="2016-03-29T09:06:00Z">
        <w:r w:rsidR="008279FB">
          <w:rPr>
            <w:lang w:val="fr-CA"/>
          </w:rPr>
          <w:t>.</w:t>
        </w:r>
      </w:ins>
    </w:p>
    <w:p w14:paraId="133B6AAD" w14:textId="5F56CDF5" w:rsidR="00024B9A" w:rsidRDefault="009328CD" w:rsidP="00D20646">
      <w:pPr>
        <w:pStyle w:val="Titre5"/>
        <w:rPr>
          <w:lang w:val="en-CA"/>
        </w:rPr>
      </w:pPr>
      <w:r w:rsidRPr="00D970E9">
        <w:rPr>
          <w:lang w:val="en-CA"/>
        </w:rPr>
        <w:t>geologicSetting</w:t>
      </w:r>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r w:rsidR="00253146">
        <w:rPr>
          <w:lang w:val="en-CA"/>
        </w:rPr>
        <w:t>:Primitive::CharacterString</w:t>
      </w:r>
      <w:r>
        <w:rPr>
          <w:lang w:val="en-CA"/>
        </w:rPr>
        <w:t xml:space="preserve"> shall contain a</w:t>
      </w:r>
      <w:r w:rsidRPr="009328CD">
        <w:rPr>
          <w:lang w:val="en-CA"/>
        </w:rPr>
        <w:t xml:space="preserve"> description of the geologic setting of the stratigraphic section</w:t>
      </w:r>
      <w:ins w:id="4103" w:author="Boisvert, Eric" w:date="2016-03-29T09:06:00Z">
        <w:r w:rsidR="008279FB">
          <w:rPr>
            <w:lang w:val="en-CA"/>
          </w:rPr>
          <w:t>.</w:t>
        </w:r>
      </w:ins>
    </w:p>
    <w:p w14:paraId="661F8F55" w14:textId="5B6B3518" w:rsidR="009328CD" w:rsidRDefault="009328CD" w:rsidP="00D20646">
      <w:pPr>
        <w:pStyle w:val="Titre5"/>
      </w:pPr>
      <w:r w:rsidRPr="009328CD">
        <w:t>geologicDescription</w:t>
      </w:r>
    </w:p>
    <w:p w14:paraId="165C9B21" w14:textId="77777777" w:rsidR="009328CD" w:rsidRPr="009328CD" w:rsidRDefault="009328CD"/>
    <w:p w14:paraId="3AE0C16C" w14:textId="59ACE97F" w:rsidR="009328CD" w:rsidRDefault="009328CD" w:rsidP="009328CD">
      <w:r>
        <w:t>The geologicDescription</w:t>
      </w:r>
      <w:r w:rsidR="00253146">
        <w:t>:Primitive::CharacterString</w:t>
      </w:r>
      <w:r>
        <w:t xml:space="preserve"> shall contain a</w:t>
      </w:r>
      <w:r w:rsidRPr="009328CD">
        <w:t xml:space="preserve"> description of the geology of the stratigraphic section (eg, lithology, paleontology, paleogeography, etc)</w:t>
      </w:r>
      <w:ins w:id="4104" w:author="Boisvert, Eric" w:date="2016-03-29T09:06:00Z">
        <w:r w:rsidR="008279FB">
          <w:t>.</w:t>
        </w:r>
      </w:ins>
    </w:p>
    <w:p w14:paraId="237A7043" w14:textId="631C6C28" w:rsidR="009328CD" w:rsidRDefault="009328CD" w:rsidP="00D20646">
      <w:pPr>
        <w:pStyle w:val="Titre5"/>
      </w:pPr>
      <w:r>
        <w:t>a</w:t>
      </w:r>
      <w:r w:rsidRPr="009328CD">
        <w:t>ccessibility</w:t>
      </w:r>
    </w:p>
    <w:p w14:paraId="546E21EE" w14:textId="77777777" w:rsidR="009328CD" w:rsidRPr="009328CD" w:rsidRDefault="009328CD"/>
    <w:p w14:paraId="291D23E9" w14:textId="59868E51" w:rsidR="009328CD" w:rsidRDefault="009328CD" w:rsidP="009328CD">
      <w:r>
        <w:t>The property accessibility</w:t>
      </w:r>
      <w:r w:rsidR="00253146">
        <w:t>:Primitive::CharacterString</w:t>
      </w:r>
      <w:r>
        <w:t xml:space="preserve"> shall contain a</w:t>
      </w:r>
      <w:r w:rsidRPr="009328CD">
        <w:t xml:space="preserve"> description of the ability to access the stratigraphic section</w:t>
      </w:r>
      <w:ins w:id="4105" w:author="Boisvert, Eric" w:date="2016-03-29T09:06:00Z">
        <w:r w:rsidR="008279FB">
          <w:t>.</w:t>
        </w:r>
      </w:ins>
    </w:p>
    <w:p w14:paraId="20189AC7" w14:textId="00F5A862" w:rsidR="009328CD" w:rsidRDefault="009328CD" w:rsidP="00D20646">
      <w:pPr>
        <w:pStyle w:val="Titre5"/>
      </w:pPr>
      <w:r>
        <w:t>c</w:t>
      </w:r>
      <w:r w:rsidRPr="009328CD">
        <w:t>onservation</w:t>
      </w:r>
    </w:p>
    <w:p w14:paraId="6B495CC4" w14:textId="77777777" w:rsidR="009328CD" w:rsidRPr="009328CD" w:rsidRDefault="009328CD"/>
    <w:p w14:paraId="75664D6D" w14:textId="1A0EA9D2" w:rsidR="009328CD" w:rsidRDefault="009328CD" w:rsidP="009328CD">
      <w:r>
        <w:t>The property conservation</w:t>
      </w:r>
      <w:r w:rsidR="00253146">
        <w:t>:Primitive::CharacterString</w:t>
      </w:r>
      <w:r>
        <w:t xml:space="preserve"> shall contain a</w:t>
      </w:r>
      <w:r w:rsidRPr="009328CD">
        <w:t xml:space="preserve"> description of measures to conserve the stratigraphic section</w:t>
      </w:r>
      <w:ins w:id="4106" w:author="Boisvert, Eric" w:date="2016-03-29T09:06:00Z">
        <w:r w:rsidR="008279FB">
          <w:t>.</w:t>
        </w:r>
      </w:ins>
    </w:p>
    <w:p w14:paraId="4098BE06" w14:textId="0760C900" w:rsidR="00024B9A" w:rsidRDefault="009C2973" w:rsidP="009C2973">
      <w:pPr>
        <w:pStyle w:val="Titre3"/>
      </w:pPr>
      <w:bookmarkStart w:id="4107" w:name="BKM_1C0FB01B_F4A6_4733_BA06_87BA9B2415C9"/>
      <w:bookmarkStart w:id="4108" w:name="BKM_FF29DAEB_3E4E_4D00_B3A1_D0E4D913A1D2"/>
      <w:bookmarkStart w:id="4109" w:name="BKM_2769F637_48D7_42F4_B567_915886458F2C"/>
      <w:bookmarkStart w:id="4110" w:name="BKM_DAEF393B_8D05_4043_87C1_9038BA957915"/>
      <w:bookmarkStart w:id="4111" w:name="BKM_45E678ED_7B83_4A86_A4BD_BC55352F39D9"/>
      <w:bookmarkStart w:id="4112" w:name="_Toc446944611"/>
      <w:bookmarkEnd w:id="4107"/>
      <w:bookmarkEnd w:id="4108"/>
      <w:bookmarkEnd w:id="4109"/>
      <w:bookmarkEnd w:id="4110"/>
      <w:bookmarkEnd w:id="4111"/>
      <w:r>
        <w:t>Temporal Reference System</w:t>
      </w:r>
      <w:bookmarkEnd w:id="4112"/>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4D2792" w:rsidP="009C2973">
      <w:pPr>
        <w:keepNext/>
      </w:pPr>
      <w:r>
        <w:rPr>
          <w:noProof/>
          <w:lang w:val="en-CA" w:eastAsia="en-CA"/>
        </w:rPr>
        <w:lastRenderedPageBreak/>
        <w:pict w14:anchorId="7E6628A8">
          <v:shape id="_x0000_i1098" type="#_x0000_t75" style="width:432.45pt;height:509.1pt;visibility:visible;mso-wrap-style:square">
            <v:imagedata r:id="rId89" o:title=""/>
          </v:shape>
        </w:pict>
      </w:r>
    </w:p>
    <w:p w14:paraId="45D9D86A" w14:textId="3F95A273"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ins w:id="4113" w:author="Boisvert, Eric" w:date="2016-03-29T09:08:00Z">
        <w:r w:rsidR="008279FB">
          <w:rPr>
            <w:noProof/>
          </w:rPr>
          <w:t>72</w:t>
        </w:r>
      </w:ins>
      <w:ins w:id="4114" w:author="Eric Boisvert" w:date="2016-03-28T16:06:00Z">
        <w:del w:id="4115" w:author="Boisvert, Eric" w:date="2016-03-29T08:51:00Z">
          <w:r w:rsidR="003842F3" w:rsidDel="00CB122C">
            <w:rPr>
              <w:noProof/>
            </w:rPr>
            <w:delText>71</w:delText>
          </w:r>
        </w:del>
      </w:ins>
      <w:del w:id="4116" w:author="Boisvert, Eric" w:date="2016-03-29T08:51:00Z">
        <w:r w:rsidR="0085617E" w:rsidDel="00CB122C">
          <w:rPr>
            <w:noProof/>
          </w:rPr>
          <w:delText>73</w:delText>
        </w:r>
      </w:del>
      <w:r w:rsidR="00673E83">
        <w:rPr>
          <w:noProof/>
        </w:rPr>
        <w:fldChar w:fldCharType="end"/>
      </w:r>
      <w:r>
        <w:t>: Temporal Reference System</w:t>
      </w:r>
      <w:ins w:id="4117" w:author="Boisvert, Eric" w:date="2016-03-29T09:06:00Z">
        <w:r w:rsidR="008279FB">
          <w:t xml:space="preserve"> summary diagram.</w:t>
        </w:r>
      </w:ins>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r w:rsidRPr="008816FC">
        <w:t>referencePoint</w:t>
      </w:r>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r>
        <w:rPr>
          <w:lang w:val="en-CA"/>
        </w:rPr>
        <w:t>c</w:t>
      </w:r>
      <w:r w:rsidRPr="00D970E9">
        <w:rPr>
          <w:lang w:val="en-CA"/>
        </w:rPr>
        <w:t>omponent</w:t>
      </w:r>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ins w:id="4118" w:author="Boisvert, Eric" w:date="2016-03-30T13:23:00Z">
        <w:r w:rsidR="005D5CE5">
          <w:rPr>
            <w:lang w:val="en-CA"/>
          </w:rPr>
          <w:t>s</w:t>
        </w:r>
      </w:ins>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4119"/>
      <w:r w:rsidR="00B0615B">
        <w:t xml:space="preserve">The association of an era with a stratotype is optional.  In the GSSP approach recommended by ICS for the Global </w:t>
      </w:r>
      <w:commentRangeEnd w:id="4119"/>
      <w:r w:rsidR="001B130F">
        <w:rPr>
          <w:rStyle w:val="Marquedecommentaire"/>
        </w:rPr>
        <w:commentReference w:id="4119"/>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4A0DB87A" w:rsidR="000B1244" w:rsidRDefault="00F613F1" w:rsidP="00D20646">
      <w:pPr>
        <w:pStyle w:val="Titre5"/>
      </w:pPr>
      <w:del w:id="4120" w:author="Boisvert, Eric" w:date="2016-03-30T13:24:00Z">
        <w:r w:rsidRPr="00F613F1" w:rsidDel="005D5CE5">
          <w:delText>M</w:delText>
        </w:r>
      </w:del>
      <w:ins w:id="4121" w:author="Boisvert, Eric" w:date="2016-03-30T13:24:00Z">
        <w:r w:rsidR="005D5CE5">
          <w:t>m</w:t>
        </w:r>
      </w:ins>
      <w:r w:rsidRPr="00F613F1">
        <w:t>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2B150749" w:rsidR="00F613F1" w:rsidRPr="00D12552" w:rsidRDefault="00F613F1" w:rsidP="008132F4">
            <w:pPr>
              <w:pStyle w:val="Tabletext10"/>
              <w:jc w:val="left"/>
              <w:rPr>
                <w:rStyle w:val="reqtext"/>
                <w:lang w:val="en-CA"/>
              </w:rPr>
            </w:pPr>
            <w:r>
              <w:rPr>
                <w:rStyle w:val="reqtext"/>
                <w:lang w:val="en-CA"/>
              </w:rPr>
              <w:t>A member shall no</w:t>
            </w:r>
            <w:ins w:id="4122" w:author="Eric Boisvert" w:date="2016-03-25T12:48:00Z">
              <w:r w:rsidR="00CF0A2E">
                <w:rPr>
                  <w:rStyle w:val="reqtext"/>
                  <w:lang w:val="en-CA"/>
                </w:rPr>
                <w:t>t</w:t>
              </w:r>
            </w:ins>
            <w:r>
              <w:rPr>
                <w:rStyle w:val="reqtext"/>
                <w:lang w:val="en-CA"/>
              </w:rPr>
              <w:t xml:space="preserve"> refer to a TimeOrdinalEra that </w:t>
            </w:r>
            <w:r w:rsidR="00825468">
              <w:rPr>
                <w:rStyle w:val="reqtext"/>
                <w:lang w:val="en-CA"/>
              </w:rPr>
              <w:t xml:space="preserve">itself, or any </w:t>
            </w:r>
            <w:commentRangeStart w:id="4123"/>
            <w:r w:rsidR="00825468">
              <w:rPr>
                <w:rStyle w:val="reqtext"/>
                <w:lang w:val="en-CA"/>
              </w:rPr>
              <w:t>transitive member</w:t>
            </w:r>
            <w:commentRangeEnd w:id="4123"/>
            <w:r w:rsidR="00825468">
              <w:rPr>
                <w:rStyle w:val="Marquedecommentaire"/>
                <w:rFonts w:ascii="Times New Roman" w:eastAsia="Times New Roman" w:hAnsi="Times New Roman"/>
                <w:lang w:val="en-US" w:eastAsia="en-US"/>
              </w:rPr>
              <w:commentReference w:id="4123"/>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0B6AED6D" w:rsidR="00EA7BCE" w:rsidRDefault="005D5CE5">
      <w:pPr>
        <w:pStyle w:val="Titre5"/>
        <w:pPrChange w:id="4124" w:author="Eric Boisvert" w:date="2016-03-25T12:50:00Z">
          <w:pPr/>
        </w:pPrChange>
      </w:pPr>
      <w:ins w:id="4125" w:author="Boisvert, Eric" w:date="2016-03-30T13:25:00Z">
        <w:r>
          <w:t>g</w:t>
        </w:r>
      </w:ins>
      <w:del w:id="4126" w:author="Boisvert, Eric" w:date="2016-03-30T13:25:00Z">
        <w:r w:rsidR="00EA7BCE" w:rsidRPr="00EA7BCE" w:rsidDel="005D5CE5">
          <w:delText>G</w:delText>
        </w:r>
      </w:del>
      <w:r w:rsidR="00EA7BCE" w:rsidRPr="00EA7BCE">
        <w:t>roup</w:t>
      </w:r>
    </w:p>
    <w:p w14:paraId="3C68AB9D" w14:textId="77777777" w:rsidR="00CF0A2E" w:rsidRDefault="00CF0A2E" w:rsidP="00B0615B">
      <w:pPr>
        <w:rPr>
          <w:ins w:id="4127" w:author="Eric Boisvert" w:date="2016-03-25T12:50:00Z"/>
        </w:rPr>
      </w:pP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lastRenderedPageBreak/>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20231E8E" w14:textId="77777777" w:rsidR="005D5CE5" w:rsidRDefault="005D5CE5" w:rsidP="00B0615B">
      <w:pPr>
        <w:rPr>
          <w:ins w:id="4128" w:author="Boisvert, Eric" w:date="2016-03-30T13:25:00Z"/>
        </w:rPr>
      </w:pPr>
    </w:p>
    <w:p w14:paraId="76B03D92" w14:textId="31B5AFDB"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Titre5"/>
        <w:rPr>
          <w:lang w:val="en-CA"/>
        </w:rPr>
      </w:pPr>
      <w:commentRangeStart w:id="4129"/>
      <w:r>
        <w:rPr>
          <w:lang w:val="en-CA"/>
        </w:rPr>
        <w:t>s</w:t>
      </w:r>
      <w:r w:rsidRPr="00D970E9">
        <w:rPr>
          <w:lang w:val="en-CA"/>
        </w:rPr>
        <w:t>tart</w:t>
      </w:r>
      <w:commentRangeEnd w:id="4129"/>
      <w:r>
        <w:rPr>
          <w:rStyle w:val="Marquedecommentaire"/>
          <w:b w:val="0"/>
          <w:bCs w:val="0"/>
          <w:i w:val="0"/>
          <w:iCs w:val="0"/>
        </w:rPr>
        <w:commentReference w:id="4129"/>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r>
        <w:rPr>
          <w:lang w:val="en-CA"/>
        </w:rPr>
        <w:t>end</w:t>
      </w:r>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7E57EAA6" w:rsidR="00347A75" w:rsidRDefault="005D5CE5" w:rsidP="00D20646">
      <w:pPr>
        <w:pStyle w:val="Titre5"/>
      </w:pPr>
      <w:ins w:id="4130" w:author="Boisvert, Eric" w:date="2016-03-30T13:26:00Z">
        <w:r>
          <w:t>p</w:t>
        </w:r>
      </w:ins>
      <w:del w:id="4131" w:author="Boisvert, Eric" w:date="2016-03-30T13:26:00Z">
        <w:r w:rsidR="00347A75" w:rsidDel="005D5CE5">
          <w:delText>P</w:delText>
        </w:r>
      </w:del>
      <w:r w:rsidR="00347A75">
        <w:t>osition</w:t>
      </w:r>
    </w:p>
    <w:p w14:paraId="7C1340D0" w14:textId="77777777" w:rsidR="008132F4" w:rsidRPr="008132F4" w:rsidRDefault="008132F4"/>
    <w:p w14:paraId="751D2AC9" w14:textId="74108D13" w:rsidR="008132F4" w:rsidRDefault="008132F4">
      <w:r>
        <w:t xml:space="preserve">The position:TM_Instant property shall describe a </w:t>
      </w:r>
      <w:r w:rsidRPr="008132F4">
        <w:t>point in time corresponding to the era boundary</w:t>
      </w:r>
      <w:r>
        <w:t>.</w:t>
      </w:r>
    </w:p>
    <w:p w14:paraId="7D31217C" w14:textId="7AFF6869" w:rsidR="00347A75" w:rsidRDefault="008132F4" w:rsidP="00D20646">
      <w:pPr>
        <w:pStyle w:val="Titre5"/>
      </w:pPr>
      <w:r w:rsidRPr="008132F4">
        <w:t>positionalUncertainty</w:t>
      </w:r>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r w:rsidRPr="008132F4">
        <w:t>previousEra</w:t>
      </w:r>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r w:rsidRPr="00D970E9">
        <w:rPr>
          <w:lang w:val="en-CA"/>
        </w:rPr>
        <w:t>nextEra</w:t>
      </w:r>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r w:rsidRPr="00D970E9">
        <w:rPr>
          <w:lang w:val="en-CA"/>
        </w:rPr>
        <w:t>observationalBasis</w:t>
      </w:r>
    </w:p>
    <w:p w14:paraId="2B9AD269" w14:textId="77777777" w:rsidR="0059102D" w:rsidRPr="00D20646" w:rsidRDefault="0059102D">
      <w:pPr>
        <w:rPr>
          <w:lang w:val="en-CA"/>
        </w:rPr>
      </w:pPr>
    </w:p>
    <w:p w14:paraId="5FA1BE3B" w14:textId="4D47DF61" w:rsidR="0059102D" w:rsidRDefault="0059102D">
      <w:r>
        <w:rPr>
          <w:lang w:val="en-CA"/>
        </w:rPr>
        <w:t>The property observationalBasis shall be an association between a TimeOrdinalEraBoundary and a</w:t>
      </w:r>
      <w:ins w:id="4132" w:author="Boisvert, Eric" w:date="2016-03-30T13:26:00Z">
        <w:r w:rsidR="005D5B95">
          <w:rPr>
            <w:lang w:val="en-CA"/>
          </w:rPr>
          <w:t>n</w:t>
        </w:r>
      </w:ins>
      <w:r>
        <w:rPr>
          <w:lang w:val="en-CA"/>
        </w:rPr>
        <w:t xml:space="preserve"> OM_Observation </w:t>
      </w:r>
      <w:del w:id="4133" w:author="Boisvert, Eric" w:date="2016-03-30T13:27:00Z">
        <w:r w:rsidDel="005D5B95">
          <w:rPr>
            <w:lang w:val="en-CA"/>
          </w:rPr>
          <w:delText xml:space="preserve">to </w:delText>
        </w:r>
      </w:del>
      <w:ins w:id="4134" w:author="Boisvert, Eric" w:date="2016-03-30T13:27:00Z">
        <w:r w:rsidR="005D5B95">
          <w:rPr>
            <w:lang w:val="en-CA"/>
          </w:rPr>
          <w:t>in</w:t>
        </w:r>
        <w:r w:rsidR="005D5B95">
          <w:rPr>
            <w:lang w:val="en-CA"/>
          </w:rPr>
          <w:t xml:space="preserve"> </w:t>
        </w:r>
      </w:ins>
      <w:r>
        <w:rPr>
          <w:lang w:val="en-CA"/>
        </w:rPr>
        <w:t>support</w:t>
      </w:r>
      <w:r w:rsidRPr="0059102D">
        <w:rPr>
          <w:lang w:val="en-CA"/>
        </w:rPr>
        <w:t xml:space="preserve"> </w:t>
      </w:r>
      <w:ins w:id="4135" w:author="Boisvert, Eric" w:date="2016-03-30T13:27:00Z">
        <w:r w:rsidR="005D5B95">
          <w:rPr>
            <w:lang w:val="en-CA"/>
          </w:rPr>
          <w:t xml:space="preserve">of </w:t>
        </w:r>
      </w:ins>
      <w:r w:rsidRPr="0059102D">
        <w:rPr>
          <w:lang w:val="en-CA"/>
        </w:rPr>
        <w:t>the existence of the boundary (geochronology, paleontology, etc.)</w:t>
      </w:r>
      <w:ins w:id="4136" w:author="Boisvert, Eric" w:date="2016-03-29T09:06:00Z">
        <w:r w:rsidR="008279FB">
          <w:rPr>
            <w:lang w:val="en-CA"/>
          </w:rPr>
          <w:t>.</w:t>
        </w:r>
      </w:ins>
    </w:p>
    <w:p w14:paraId="4F046F66" w14:textId="58C4DB99" w:rsidR="00B0615B" w:rsidRDefault="00935ECA" w:rsidP="00935ECA">
      <w:pPr>
        <w:pStyle w:val="Titre3"/>
      </w:pPr>
      <w:bookmarkStart w:id="4137" w:name="BKM_63ECF066_EE03_4253_8744_0F86D06238D4"/>
      <w:bookmarkStart w:id="4138" w:name="BKM_87370C48_A777_490F_8AD5_7B430EEB4CC8"/>
      <w:bookmarkStart w:id="4139" w:name="BKM_229122EC_1DA3_4235_81D3_26787B18C5E7"/>
      <w:bookmarkStart w:id="4140" w:name="_Toc446944612"/>
      <w:bookmarkEnd w:id="4137"/>
      <w:bookmarkEnd w:id="4138"/>
      <w:bookmarkEnd w:id="4139"/>
      <w:r>
        <w:t>Time scale</w:t>
      </w:r>
      <w:bookmarkEnd w:id="4140"/>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4D2792" w:rsidP="00935ECA">
      <w:pPr>
        <w:keepNext/>
      </w:pPr>
      <w:r>
        <w:rPr>
          <w:noProof/>
          <w:lang w:val="en-CA" w:eastAsia="en-CA"/>
        </w:rPr>
        <w:lastRenderedPageBreak/>
        <w:pict w14:anchorId="61396997">
          <v:shape id="_x0000_i1099" type="#_x0000_t75" style="width:432.45pt;height:380.75pt;visibility:visible;mso-wrap-style:square">
            <v:imagedata r:id="rId90" o:title=""/>
          </v:shape>
        </w:pict>
      </w:r>
    </w:p>
    <w:p w14:paraId="4CABE6E0" w14:textId="2D4988F6"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ins w:id="4141" w:author="Boisvert, Eric" w:date="2016-03-29T09:08:00Z">
        <w:r w:rsidR="008279FB">
          <w:rPr>
            <w:noProof/>
          </w:rPr>
          <w:t>73</w:t>
        </w:r>
      </w:ins>
      <w:ins w:id="4142" w:author="Eric Boisvert" w:date="2016-03-28T16:06:00Z">
        <w:del w:id="4143" w:author="Boisvert, Eric" w:date="2016-03-29T08:51:00Z">
          <w:r w:rsidR="003842F3" w:rsidDel="00CB122C">
            <w:rPr>
              <w:noProof/>
            </w:rPr>
            <w:delText>72</w:delText>
          </w:r>
        </w:del>
      </w:ins>
      <w:del w:id="4144" w:author="Boisvert, Eric" w:date="2016-03-29T08:51:00Z">
        <w:r w:rsidR="00090DCF" w:rsidDel="00CB122C">
          <w:rPr>
            <w:noProof/>
          </w:rPr>
          <w:delText>58</w:delText>
        </w:r>
      </w:del>
      <w:r w:rsidR="00673E83">
        <w:rPr>
          <w:noProof/>
        </w:rPr>
        <w:fldChar w:fldCharType="end"/>
      </w:r>
      <w:r>
        <w:t>: Time scale</w:t>
      </w:r>
      <w:ins w:id="4145" w:author="Boisvert, Eric" w:date="2016-03-29T09:06:00Z">
        <w:r w:rsidR="008279FB">
          <w:t xml:space="preserve"> summary diagram.</w:t>
        </w:r>
      </w:ins>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The association of a</w:t>
      </w:r>
      <w:del w:id="4146" w:author="Boisvert, Eric" w:date="2016-03-30T13:28:00Z">
        <w:r w:rsidR="00935ECA" w:rsidDel="005D5B95">
          <w:delText>n</w:delText>
        </w:r>
      </w:del>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4D2792" w:rsidP="00606F7E">
      <w:pPr>
        <w:keepNext/>
      </w:pPr>
      <w:r>
        <w:rPr>
          <w:noProof/>
          <w:lang w:val="en-CA" w:eastAsia="en-CA"/>
        </w:rPr>
        <w:pict w14:anchorId="4C779ED5">
          <v:shape id="_x0000_i1100" type="#_x0000_t75" style="width:6in;height:391.4pt;visibility:visible;mso-wrap-style:square">
            <v:imagedata r:id="rId91" o:title=""/>
          </v:shape>
        </w:pict>
      </w:r>
    </w:p>
    <w:p w14:paraId="21B3C114" w14:textId="79181F47"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ins w:id="4147" w:author="Boisvert, Eric" w:date="2016-03-29T09:08:00Z">
        <w:r w:rsidR="008279FB">
          <w:rPr>
            <w:noProof/>
          </w:rPr>
          <w:t>74</w:t>
        </w:r>
      </w:ins>
      <w:ins w:id="4148" w:author="Eric Boisvert" w:date="2016-03-28T16:06:00Z">
        <w:del w:id="4149" w:author="Boisvert, Eric" w:date="2016-03-29T08:51:00Z">
          <w:r w:rsidR="003842F3" w:rsidDel="00CB122C">
            <w:rPr>
              <w:noProof/>
            </w:rPr>
            <w:delText>73</w:delText>
          </w:r>
        </w:del>
      </w:ins>
      <w:del w:id="4150" w:author="Boisvert, Eric" w:date="2016-03-29T08:51:00Z">
        <w:r w:rsidR="0085617E" w:rsidDel="00CB122C">
          <w:rPr>
            <w:noProof/>
          </w:rPr>
          <w:delText>75</w:delText>
        </w:r>
      </w:del>
      <w:r w:rsidR="00673E83">
        <w:rPr>
          <w:noProof/>
        </w:rPr>
        <w:fldChar w:fldCharType="end"/>
      </w:r>
      <w:r>
        <w:t xml:space="preserve"> : GeochronologicEra</w:t>
      </w:r>
      <w:ins w:id="4151" w:author="Boisvert, Eric" w:date="2016-03-29T09:07:00Z">
        <w:r w:rsidR="008279FB">
          <w:t xml:space="preserve"> context diagram.</w:t>
        </w:r>
      </w:ins>
    </w:p>
    <w:p w14:paraId="5E62F251" w14:textId="7FEB2880" w:rsidR="00935ECA" w:rsidRDefault="001B130F" w:rsidP="00D20646">
      <w:pPr>
        <w:pStyle w:val="Titre5"/>
        <w:rPr>
          <w:lang w:val="en-CA"/>
        </w:rPr>
      </w:pPr>
      <w:bookmarkStart w:id="4152" w:name="BKM_87E807D4_B547_4527_95DA_3886362CC5FC"/>
      <w:bookmarkEnd w:id="4152"/>
      <w:r>
        <w:rPr>
          <w:lang w:val="en-CA"/>
        </w:rPr>
        <w:t>r</w:t>
      </w:r>
      <w:r w:rsidRPr="00D970E9">
        <w:rPr>
          <w:lang w:val="en-CA"/>
        </w:rPr>
        <w:t>ank</w:t>
      </w:r>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 xml:space="preserve">The property rank:GeochronologicEraRank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Titre5"/>
        <w:rPr>
          <w:lang w:val="en-CA"/>
        </w:rPr>
      </w:pPr>
      <w:r>
        <w:rPr>
          <w:lang w:val="en-CA"/>
        </w:rPr>
        <w:t>s</w:t>
      </w:r>
      <w:r w:rsidR="001B130F" w:rsidRPr="00D970E9">
        <w:rPr>
          <w:lang w:val="en-CA"/>
        </w:rPr>
        <w:t>tratotype</w:t>
      </w:r>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id="4153" w:author="Boisvert, Eric" w:date="2016-03-29T09:07:00Z">
        <w:r w:rsidR="008279FB">
          <w:rPr>
            <w:lang w:val="en-CA"/>
          </w:rPr>
          <w:t>.</w:t>
        </w:r>
      </w:ins>
    </w:p>
    <w:p w14:paraId="3A6EE748" w14:textId="43E01A96" w:rsidR="00935ECA" w:rsidRDefault="00606F7E" w:rsidP="00606F7E">
      <w:pPr>
        <w:pStyle w:val="Titre4"/>
      </w:pPr>
      <w:bookmarkStart w:id="4154" w:name="BKM_84F1004A_AA50_459B_B70A_65E13CA8B294"/>
      <w:bookmarkEnd w:id="4154"/>
      <w:r>
        <w:t>GeochronologicBoundary</w:t>
      </w:r>
    </w:p>
    <w:p w14:paraId="606CAAC4" w14:textId="77777777" w:rsidR="00606F7E" w:rsidRDefault="00606F7E" w:rsidP="00821F1F"/>
    <w:p w14:paraId="453A51FA" w14:textId="44056FB5" w:rsidR="00606F7E" w:rsidRDefault="00757EBF" w:rsidP="00821F1F">
      <w:r>
        <w:t xml:space="preserve">A GeochronologicBoundary is a </w:t>
      </w:r>
      <w:del w:id="4155" w:author="Boisvert, Eric" w:date="2016-03-29T09:08:00Z">
        <w:r w:rsidR="00606F7E" w:rsidRPr="00606F7E" w:rsidDel="008279FB">
          <w:delText xml:space="preserve"> </w:delText>
        </w:r>
      </w:del>
      <w:r w:rsidR="00606F7E" w:rsidRPr="00606F7E">
        <w:t>boundary between two geochronologic time periods</w:t>
      </w:r>
      <w:ins w:id="4156" w:author="Boisvert, Eric" w:date="2016-03-29T09:08:00Z">
        <w:r w:rsidR="008279FB">
          <w:t>.</w:t>
        </w:r>
      </w:ins>
    </w:p>
    <w:p w14:paraId="7D8220B0" w14:textId="77777777" w:rsidR="00606F7E" w:rsidRDefault="00606F7E" w:rsidP="00821F1F"/>
    <w:p w14:paraId="5A63EE19" w14:textId="38BBBEB7" w:rsidR="00C343CA" w:rsidRDefault="004D2792" w:rsidP="00C343CA">
      <w:pPr>
        <w:keepNext/>
      </w:pPr>
      <w:r>
        <w:rPr>
          <w:noProof/>
          <w:lang w:val="en-CA" w:eastAsia="en-CA"/>
        </w:rPr>
        <w:lastRenderedPageBreak/>
        <w:pict w14:anchorId="1938F27F">
          <v:shape id="_x0000_i1101" type="#_x0000_t75" style="width:431.55pt;height:470.75pt;visibility:visible;mso-wrap-style:square">
            <v:imagedata r:id="rId92" o:title=""/>
          </v:shape>
        </w:pict>
      </w:r>
    </w:p>
    <w:p w14:paraId="042CF880" w14:textId="1F9B5D3B"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ins w:id="4157" w:author="Boisvert, Eric" w:date="2016-03-29T09:08:00Z">
        <w:r w:rsidR="008279FB">
          <w:rPr>
            <w:noProof/>
          </w:rPr>
          <w:t>75</w:t>
        </w:r>
      </w:ins>
      <w:ins w:id="4158" w:author="Eric Boisvert" w:date="2016-03-28T16:06:00Z">
        <w:del w:id="4159" w:author="Boisvert, Eric" w:date="2016-03-29T08:51:00Z">
          <w:r w:rsidR="003842F3" w:rsidDel="00CB122C">
            <w:rPr>
              <w:noProof/>
            </w:rPr>
            <w:delText>74</w:delText>
          </w:r>
        </w:del>
      </w:ins>
      <w:del w:id="4160" w:author="Boisvert, Eric" w:date="2016-03-29T08:51:00Z">
        <w:r w:rsidR="0085617E" w:rsidDel="00CB122C">
          <w:rPr>
            <w:noProof/>
          </w:rPr>
          <w:delText>76</w:delText>
        </w:r>
      </w:del>
      <w:r w:rsidR="00673E83">
        <w:rPr>
          <w:noProof/>
        </w:rPr>
        <w:fldChar w:fldCharType="end"/>
      </w:r>
      <w:r>
        <w:t>: GeochronologyBoundary</w:t>
      </w:r>
      <w:r w:rsidR="00757EBF">
        <w:t xml:space="preserve"> context diagram</w:t>
      </w:r>
      <w:ins w:id="4161" w:author="Boisvert, Eric" w:date="2016-03-29T09:08:00Z">
        <w:r w:rsidR="008279FB">
          <w:t>.</w:t>
        </w:r>
      </w:ins>
    </w:p>
    <w:p w14:paraId="2687DBC0" w14:textId="75DDB11F" w:rsidR="00757EBF" w:rsidRDefault="00757EBF" w:rsidP="00D20646">
      <w:pPr>
        <w:pStyle w:val="Titre5"/>
      </w:pPr>
      <w:r>
        <w:t>s</w:t>
      </w:r>
      <w:r w:rsidRPr="00757EBF">
        <w:t>tratotype</w:t>
      </w:r>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4162" w:author="Eric Boisvert" w:date="2016-03-28T16:06:00Z">
        <w:r w:rsidR="003842F3">
          <w:t xml:space="preserve">Figure </w:t>
        </w:r>
        <w:r w:rsidR="003842F3">
          <w:rPr>
            <w:noProof/>
          </w:rPr>
          <w:t>75</w:t>
        </w:r>
      </w:ins>
      <w:del w:id="4163"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4D2792" w:rsidP="008132F4">
      <w:pPr>
        <w:keepNext/>
      </w:pPr>
      <w:r>
        <w:pict w14:anchorId="5AC5B4AF">
          <v:shape id="_x0000_i1102" type="#_x0000_t75" style="width:431.55pt;height:227.1pt">
            <v:imagedata r:id="rId93" o:title=""/>
          </v:shape>
        </w:pict>
      </w:r>
    </w:p>
    <w:p w14:paraId="50D97A28" w14:textId="0CC7BBF3" w:rsidR="008132F4" w:rsidRDefault="008132F4" w:rsidP="008132F4">
      <w:pPr>
        <w:pStyle w:val="Lgende"/>
      </w:pPr>
      <w:bookmarkStart w:id="4164" w:name="_Ref440945032"/>
      <w:r>
        <w:t xml:space="preserve">Figure </w:t>
      </w:r>
      <w:r>
        <w:fldChar w:fldCharType="begin"/>
      </w:r>
      <w:r>
        <w:instrText xml:space="preserve"> SEQ Figure \* ARABIC </w:instrText>
      </w:r>
      <w:r>
        <w:fldChar w:fldCharType="separate"/>
      </w:r>
      <w:ins w:id="4165" w:author="Boisvert, Eric" w:date="2016-03-29T09:08:00Z">
        <w:r w:rsidR="008279FB">
          <w:rPr>
            <w:noProof/>
          </w:rPr>
          <w:t>76</w:t>
        </w:r>
      </w:ins>
      <w:ins w:id="4166" w:author="Eric Boisvert" w:date="2016-03-28T16:06:00Z">
        <w:del w:id="4167" w:author="Boisvert, Eric" w:date="2016-03-29T08:51:00Z">
          <w:r w:rsidR="003842F3" w:rsidDel="00CB122C">
            <w:rPr>
              <w:noProof/>
            </w:rPr>
            <w:delText>75</w:delText>
          </w:r>
        </w:del>
      </w:ins>
      <w:del w:id="4168" w:author="Boisvert, Eric" w:date="2016-03-29T08:51:00Z">
        <w:r w:rsidR="0085617E" w:rsidDel="00CB122C">
          <w:rPr>
            <w:noProof/>
          </w:rPr>
          <w:delText>77</w:delText>
        </w:r>
      </w:del>
      <w:r>
        <w:fldChar w:fldCharType="end"/>
      </w:r>
      <w:bookmarkEnd w:id="4164"/>
      <w:r>
        <w:t xml:space="preserve"> : Partial encoding of Miocene</w:t>
      </w:r>
      <w:ins w:id="4169" w:author="Boisvert, Eric" w:date="2016-03-29T09:08:00Z">
        <w:r w:rsidR="008279FB">
          <w:t xml:space="preserve"> instance diagram.</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1C067694" w:rsidR="00B42641" w:rsidRDefault="00757EBF" w:rsidP="00C343CA">
      <w:r>
        <w:t>NumericEraBoundary is u</w:t>
      </w:r>
      <w:r w:rsidR="00B42641" w:rsidRPr="00B42641">
        <w:t>sed for pre-Ediacaran and Pleistocene / Holocene boundaries in the standard timescale</w:t>
      </w:r>
      <w:ins w:id="4170" w:author="Boisvert, Eric" w:date="2016-03-30T13:30:00Z">
        <w:r w:rsidR="005D5B95">
          <w:t xml:space="preserve"> </w:t>
        </w:r>
      </w:ins>
      <w:del w:id="4171" w:author="Boisvert, Eric" w:date="2016-03-30T13:30:00Z">
        <w:r w:rsidR="00B42641" w:rsidDel="005D5B95">
          <w:delText xml:space="preserve"> (</w:delText>
        </w:r>
      </w:del>
      <w:r w:rsidR="00B42641">
        <w:t>where boundaries are not defined by a material reference but a</w:t>
      </w:r>
      <w:ins w:id="4172" w:author="Boisvert, Eric" w:date="2016-03-30T13:30:00Z">
        <w:r w:rsidR="005D5B95">
          <w:t>s</w:t>
        </w:r>
      </w:ins>
      <w:r w:rsidR="00B42641">
        <w:t xml:space="preserve"> numerical value</w:t>
      </w:r>
      <w:ins w:id="4173" w:author="Boisvert, Eric" w:date="2016-03-30T13:30:00Z">
        <w:r w:rsidR="005D5B95">
          <w:t>s</w:t>
        </w:r>
      </w:ins>
      <w:del w:id="4174" w:author="Boisvert, Eric" w:date="2016-03-30T13:30:00Z">
        <w:r w:rsidR="00B42641" w:rsidDel="005D5B95">
          <w:delText>)</w:delText>
        </w:r>
      </w:del>
      <w:r w:rsidR="00B42641">
        <w:t>.</w:t>
      </w:r>
    </w:p>
    <w:p w14:paraId="172FA562" w14:textId="77777777" w:rsidR="008279FB" w:rsidRDefault="004D2792">
      <w:pPr>
        <w:keepNext/>
        <w:rPr>
          <w:ins w:id="4175" w:author="Boisvert, Eric" w:date="2016-03-29T09:08:00Z"/>
        </w:rPr>
        <w:pPrChange w:id="4176" w:author="Boisvert, Eric" w:date="2016-03-29T09:08:00Z">
          <w:pPr/>
        </w:pPrChange>
      </w:pPr>
      <w:r>
        <w:rPr>
          <w:noProof/>
          <w:lang w:val="en-CA" w:eastAsia="en-CA"/>
        </w:rPr>
        <w:lastRenderedPageBreak/>
        <w:pict w14:anchorId="344623C1">
          <v:shape id="_x0000_i1103" type="#_x0000_t75" style="width:278.75pt;height:327.25pt;visibility:visible;mso-wrap-style:square">
            <v:imagedata r:id="rId94" o:title=""/>
          </v:shape>
        </w:pict>
      </w:r>
    </w:p>
    <w:p w14:paraId="701A1A7D" w14:textId="51EC04D8" w:rsidR="00B42641" w:rsidRDefault="008279FB">
      <w:pPr>
        <w:pStyle w:val="Lgende"/>
        <w:pPrChange w:id="4177" w:author="Boisvert, Eric" w:date="2016-03-29T09:08:00Z">
          <w:pPr/>
        </w:pPrChange>
      </w:pPr>
      <w:ins w:id="4178" w:author="Boisvert, Eric" w:date="2016-03-29T09:08:00Z">
        <w:r>
          <w:t xml:space="preserve">Figure </w:t>
        </w:r>
        <w:r>
          <w:fldChar w:fldCharType="begin"/>
        </w:r>
        <w:r>
          <w:instrText xml:space="preserve"> SEQ Figure \* ARABIC </w:instrText>
        </w:r>
      </w:ins>
      <w:r>
        <w:fldChar w:fldCharType="separate"/>
      </w:r>
      <w:ins w:id="4179" w:author="Boisvert, Eric" w:date="2016-03-29T09:08:00Z">
        <w:r>
          <w:rPr>
            <w:noProof/>
          </w:rPr>
          <w:t>77</w:t>
        </w:r>
        <w:r>
          <w:fldChar w:fldCharType="end"/>
        </w:r>
        <w:r>
          <w:t xml:space="preserve"> : NumericEraBoundary context diagram.</w:t>
        </w:r>
      </w:ins>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ins w:id="4180" w:author="Boisvert, Eric" w:date="2016-03-29T09:08:00Z">
        <w:r w:rsidR="008279FB">
          <w:t>.</w:t>
        </w:r>
      </w:ins>
    </w:p>
    <w:p w14:paraId="38A758B3" w14:textId="77777777" w:rsidR="00B42641" w:rsidRDefault="00B42641" w:rsidP="00C343CA"/>
    <w:p w14:paraId="11C42997" w14:textId="0BEADEA6" w:rsidR="00B42641" w:rsidRDefault="00FE43AC" w:rsidP="00B42641">
      <w:pPr>
        <w:pStyle w:val="Titre3"/>
      </w:pPr>
      <w:bookmarkStart w:id="4181" w:name="_Toc446944613"/>
      <w:r>
        <w:t>Geologic time</w:t>
      </w:r>
      <w:r w:rsidR="00B42641">
        <w:t xml:space="preserve"> vocabularies</w:t>
      </w:r>
      <w:bookmarkEnd w:id="4181"/>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4182" w:author="Eric Boisvert" w:date="2016-03-28T16:06:00Z">
        <w:r w:rsidR="003842F3">
          <w:t xml:space="preserve">Table </w:t>
        </w:r>
        <w:r w:rsidR="003842F3">
          <w:rPr>
            <w:noProof/>
          </w:rPr>
          <w:t>6</w:t>
        </w:r>
      </w:ins>
      <w:del w:id="4183"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4184" w:name="_Ref433005219"/>
      <w:r>
        <w:lastRenderedPageBreak/>
        <w:t xml:space="preserve">Table </w:t>
      </w:r>
      <w:r w:rsidR="00415E41">
        <w:fldChar w:fldCharType="begin"/>
      </w:r>
      <w:r w:rsidR="00415E41">
        <w:instrText xml:space="preserve"> SEQ Table \* ARABIC </w:instrText>
      </w:r>
      <w:r w:rsidR="00415E41">
        <w:fldChar w:fldCharType="separate"/>
      </w:r>
      <w:r w:rsidR="003842F3">
        <w:rPr>
          <w:noProof/>
        </w:rPr>
        <w:t>6</w:t>
      </w:r>
      <w:r w:rsidR="00415E41">
        <w:fldChar w:fldCharType="end"/>
      </w:r>
      <w:bookmarkEnd w:id="4184"/>
      <w:r>
        <w:t>: Geologic time vocabulary</w:t>
      </w:r>
      <w:ins w:id="4185" w:author="Boisvert, Eric" w:date="2016-03-29T09:08: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Titre2"/>
        <w:rPr>
          <w:lang w:val="en-CA"/>
        </w:rPr>
      </w:pPr>
      <w:bookmarkStart w:id="4186" w:name="_Toc446944614"/>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4186"/>
    </w:p>
    <w:p w14:paraId="55EC4296" w14:textId="77777777" w:rsidR="00611A7A" w:rsidRDefault="00611A7A" w:rsidP="00CD7325">
      <w:pPr>
        <w:rPr>
          <w:lang w:val="en-CA"/>
        </w:rPr>
      </w:pPr>
    </w:p>
    <w:p w14:paraId="5F8C507B" w14:textId="7C6DFD47" w:rsidR="00CD7325" w:rsidRDefault="00CD7325" w:rsidP="00CD7325">
      <w:pPr>
        <w:rPr>
          <w:lang w:val="en-CA"/>
        </w:rPr>
      </w:pPr>
      <w:r w:rsidRPr="00CD7325">
        <w:rPr>
          <w:lang w:val="en-CA"/>
        </w:rPr>
        <w:t xml:space="preserve">The GeoSciML Borehole package contains </w:t>
      </w:r>
      <w:del w:id="4187" w:author="Boisvert, Eric" w:date="2016-03-30T13:37:00Z">
        <w:r w:rsidRPr="00CD7325" w:rsidDel="004E6F80">
          <w:rPr>
            <w:lang w:val="en-CA"/>
          </w:rPr>
          <w:delText>model elements for representing</w:delText>
        </w:r>
      </w:del>
      <w:ins w:id="4188" w:author="Boisvert, Eric" w:date="2016-03-30T13:37:00Z">
        <w:r w:rsidR="004E6F80">
          <w:rPr>
            <w:lang w:val="en-CA"/>
          </w:rPr>
          <w:t>representing information model for</w:t>
        </w:r>
      </w:ins>
      <w:r w:rsidRPr="00CD7325">
        <w:rPr>
          <w:lang w:val="en-CA"/>
        </w:rPr>
        <w:t xml:space="preserve"> Boreholes</w:t>
      </w:r>
      <w:ins w:id="4189" w:author="Boisvert, Eric" w:date="2016-03-30T13:37:00Z">
        <w:r w:rsidR="004E6F80">
          <w:rPr>
            <w:lang w:val="en-CA"/>
          </w:rPr>
          <w:t xml:space="preserve"> and related artefacts</w:t>
        </w:r>
      </w:ins>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w:t>
      </w:r>
      <w:del w:id="4190" w:author="Boisvert, Eric" w:date="2016-03-30T13:36:00Z">
        <w:r w:rsidDel="004E6F80">
          <w:rPr>
            <w:lang w:val="en-CA"/>
          </w:rPr>
          <w:delText xml:space="preserve"> </w:delText>
        </w:r>
      </w:del>
      <w:r>
        <w:rPr>
          <w:lang w:val="en-CA"/>
        </w:rPr>
        <w:t>19156)</w:t>
      </w:r>
      <w:r w:rsidRPr="00CD7325">
        <w:rPr>
          <w:lang w:val="en-CA"/>
        </w:rPr>
        <w:t>.</w:t>
      </w:r>
    </w:p>
    <w:p w14:paraId="733C5CE2" w14:textId="77777777" w:rsidR="000B1244" w:rsidRDefault="000B1244" w:rsidP="00CD7325">
      <w:pPr>
        <w:rPr>
          <w:lang w:val="en-CA"/>
        </w:rPr>
      </w:pPr>
    </w:p>
    <w:p w14:paraId="7457C781" w14:textId="668626DA" w:rsidR="000B1244" w:rsidRDefault="004D2792" w:rsidP="000B1244">
      <w:pPr>
        <w:keepNext/>
      </w:pPr>
      <w:r>
        <w:rPr>
          <w:noProof/>
          <w:lang w:val="en-CA" w:eastAsia="en-CA"/>
        </w:rPr>
        <w:pict w14:anchorId="05DF672F">
          <v:shape id="_x0000_i1104" type="#_x0000_t75" style="width:6in;height:316.6pt;visibility:visible;mso-wrap-style:square">
            <v:imagedata r:id="rId95" o:title=""/>
          </v:shape>
        </w:pict>
      </w:r>
    </w:p>
    <w:p w14:paraId="6DC4376B" w14:textId="51532F07"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ins w:id="4191" w:author="Boisvert, Eric" w:date="2016-03-29T09:08:00Z">
        <w:r w:rsidR="008279FB">
          <w:rPr>
            <w:noProof/>
          </w:rPr>
          <w:t>78</w:t>
        </w:r>
      </w:ins>
      <w:ins w:id="4192" w:author="Eric Boisvert" w:date="2016-03-28T16:06:00Z">
        <w:del w:id="4193" w:author="Boisvert, Eric" w:date="2016-03-29T08:51:00Z">
          <w:r w:rsidR="003842F3" w:rsidDel="00CB122C">
            <w:rPr>
              <w:noProof/>
            </w:rPr>
            <w:delText>76</w:delText>
          </w:r>
        </w:del>
      </w:ins>
      <w:del w:id="4194" w:author="Boisvert, Eric" w:date="2016-03-29T08:51:00Z">
        <w:r w:rsidR="0085617E" w:rsidDel="00CB122C">
          <w:rPr>
            <w:noProof/>
          </w:rPr>
          <w:delText>78</w:delText>
        </w:r>
      </w:del>
      <w:r w:rsidR="00673E83">
        <w:rPr>
          <w:noProof/>
        </w:rPr>
        <w:fldChar w:fldCharType="end"/>
      </w:r>
      <w:r>
        <w:t>: Borehole dependency diagram</w:t>
      </w:r>
      <w:ins w:id="4195" w:author="Boisvert, Eric" w:date="2016-03-29T09:09:00Z">
        <w:r w:rsidR="00B8253A">
          <w:t>.</w:t>
        </w:r>
      </w:ins>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4D2792" w:rsidP="00F46BB7">
      <w:pPr>
        <w:keepNext/>
      </w:pPr>
      <w:r>
        <w:rPr>
          <w:noProof/>
          <w:lang w:val="en-CA" w:eastAsia="en-CA"/>
        </w:rPr>
        <w:pict w14:anchorId="7FDE0D21">
          <v:shape id="_x0000_i1105" type="#_x0000_t75" style="width:431.55pt;height:336pt;visibility:visible;mso-wrap-style:square">
            <v:imagedata r:id="rId96" o:title=""/>
          </v:shape>
        </w:pict>
      </w:r>
    </w:p>
    <w:p w14:paraId="799B4D2A" w14:textId="7F3FFC27"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196" w:author="Boisvert, Eric" w:date="2016-03-29T09:08:00Z">
        <w:r w:rsidR="008279FB">
          <w:rPr>
            <w:noProof/>
          </w:rPr>
          <w:t>79</w:t>
        </w:r>
      </w:ins>
      <w:ins w:id="4197" w:author="Eric Boisvert" w:date="2016-03-28T16:06:00Z">
        <w:del w:id="4198" w:author="Boisvert, Eric" w:date="2016-03-29T08:51:00Z">
          <w:r w:rsidR="003842F3" w:rsidDel="00CB122C">
            <w:rPr>
              <w:noProof/>
            </w:rPr>
            <w:delText>77</w:delText>
          </w:r>
        </w:del>
      </w:ins>
      <w:del w:id="4199" w:author="Boisvert, Eric" w:date="2016-03-29T08:51:00Z">
        <w:r w:rsidR="0085617E" w:rsidDel="00CB122C">
          <w:rPr>
            <w:noProof/>
          </w:rPr>
          <w:delText>79</w:delText>
        </w:r>
      </w:del>
      <w:r w:rsidR="00673E83">
        <w:rPr>
          <w:noProof/>
        </w:rPr>
        <w:fldChar w:fldCharType="end"/>
      </w:r>
      <w:r>
        <w:t>: Borehole summary diagram</w:t>
      </w:r>
      <w:ins w:id="4200" w:author="Boisvert, Eric" w:date="2016-03-29T09:09:00Z">
        <w:r w:rsidR="00B8253A">
          <w:t>.</w:t>
        </w:r>
      </w:ins>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4201" w:name="_Toc446944615"/>
      <w:r>
        <w:rPr>
          <w:lang w:val="en-CA"/>
        </w:rPr>
        <w:t>Borehole</w:t>
      </w:r>
      <w:bookmarkEnd w:id="4201"/>
    </w:p>
    <w:p w14:paraId="54B9517D" w14:textId="77777777" w:rsidR="00B8253A" w:rsidRDefault="00B8253A" w:rsidP="00CD7325">
      <w:pPr>
        <w:rPr>
          <w:ins w:id="4202" w:author="Boisvert, Eric" w:date="2016-03-29T09:09:00Z"/>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4D2792" w:rsidP="00F46BB7">
      <w:pPr>
        <w:keepNext/>
      </w:pPr>
      <w:r>
        <w:rPr>
          <w:noProof/>
          <w:lang w:val="en-CA" w:eastAsia="en-CA"/>
        </w:rPr>
        <w:lastRenderedPageBreak/>
        <w:pict w14:anchorId="6B5502F1">
          <v:shape id="_x0000_i1106" type="#_x0000_t75" style="width:6in;height:243.7pt;visibility:visible;mso-wrap-style:square">
            <v:imagedata r:id="rId97" o:title=""/>
          </v:shape>
        </w:pict>
      </w:r>
    </w:p>
    <w:p w14:paraId="0F8F0235" w14:textId="647802D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ins w:id="4203" w:author="Boisvert, Eric" w:date="2016-03-29T09:08:00Z">
        <w:r w:rsidR="008279FB">
          <w:rPr>
            <w:noProof/>
          </w:rPr>
          <w:t>80</w:t>
        </w:r>
      </w:ins>
      <w:ins w:id="4204" w:author="Eric Boisvert" w:date="2016-03-28T16:06:00Z">
        <w:del w:id="4205" w:author="Boisvert, Eric" w:date="2016-03-29T08:51:00Z">
          <w:r w:rsidR="003842F3" w:rsidDel="00CB122C">
            <w:rPr>
              <w:noProof/>
            </w:rPr>
            <w:delText>78</w:delText>
          </w:r>
        </w:del>
      </w:ins>
      <w:del w:id="4206" w:author="Boisvert, Eric" w:date="2016-03-29T08:51:00Z">
        <w:r w:rsidR="0085617E" w:rsidDel="00CB122C">
          <w:rPr>
            <w:noProof/>
          </w:rPr>
          <w:delText>80</w:delText>
        </w:r>
      </w:del>
      <w:r w:rsidR="00673E83">
        <w:rPr>
          <w:noProof/>
        </w:rPr>
        <w:fldChar w:fldCharType="end"/>
      </w:r>
      <w:r>
        <w:t>: Borehole</w:t>
      </w:r>
      <w:ins w:id="4207" w:author="Boisvert, Eric" w:date="2016-03-29T09:09:00Z">
        <w:r w:rsidR="00B8253A">
          <w:t xml:space="preserve"> context diagram.</w:t>
        </w:r>
      </w:ins>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r w:rsidRPr="006A1F12">
        <w:rPr>
          <w:lang w:val="en-CA"/>
        </w:rPr>
        <w:t>indexData</w:t>
      </w:r>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indexData:Borehol</w:t>
      </w:r>
      <w:r w:rsidR="00675648">
        <w:rPr>
          <w:lang w:val="en-CA"/>
        </w:rPr>
        <w:t>e</w:t>
      </w:r>
      <w:r>
        <w:rPr>
          <w:lang w:val="en-CA"/>
        </w:rPr>
        <w:t>Detail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r w:rsidRPr="006A1F12">
        <w:rPr>
          <w:lang w:val="en-CA"/>
        </w:rPr>
        <w:t>downholeDrillingDetails</w:t>
      </w:r>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downholeDrillingDetails:DrillingDetails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r>
        <w:rPr>
          <w:lang w:val="en-CA"/>
        </w:rPr>
        <w:t>logElement</w:t>
      </w:r>
    </w:p>
    <w:p w14:paraId="686790B2" w14:textId="77777777" w:rsidR="00675648" w:rsidRPr="00675648" w:rsidRDefault="00675648">
      <w:pPr>
        <w:rPr>
          <w:lang w:val="en-CA"/>
        </w:rPr>
      </w:pPr>
    </w:p>
    <w:p w14:paraId="183E72E8" w14:textId="17E33BF9"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ins w:id="4208" w:author="Boisvert, Eric" w:date="2016-03-30T13:39:00Z">
        <w:r w:rsidR="004E6F80">
          <w:rPr>
            <w:lang w:val="en-CA"/>
          </w:rPr>
          <w:t>.</w:t>
        </w:r>
      </w:ins>
      <w:del w:id="4209" w:author="Boisvert, Eric" w:date="2016-03-30T13:39:00Z">
        <w:r w:rsidRPr="00675648" w:rsidDel="004E6F80">
          <w:rPr>
            <w:lang w:val="en-CA"/>
          </w:rPr>
          <w:delText xml:space="preserve"> that are logged (interpreted) intervals within a borehole. </w:delText>
        </w:r>
      </w:del>
    </w:p>
    <w:p w14:paraId="6FF1F5A6" w14:textId="6826F380" w:rsidR="00675648" w:rsidRDefault="00675648" w:rsidP="00D20646">
      <w:pPr>
        <w:pStyle w:val="Titre5"/>
        <w:rPr>
          <w:lang w:val="en-CA"/>
        </w:rPr>
      </w:pPr>
      <w:r>
        <w:rPr>
          <w:lang w:val="en-CA"/>
        </w:rPr>
        <w:t>referenceLocation</w:t>
      </w:r>
    </w:p>
    <w:p w14:paraId="3958527D" w14:textId="5E18E767" w:rsidR="00675648" w:rsidRDefault="00675648" w:rsidP="006A1F12">
      <w:pPr>
        <w:rPr>
          <w:lang w:val="en-CA"/>
        </w:rPr>
      </w:pPr>
      <w:r>
        <w:rPr>
          <w:lang w:val="en-CA"/>
        </w:rPr>
        <w:lastRenderedPageBreak/>
        <w:t xml:space="preserve">The property referenceLocation shall be an association between a Borehole and a OriginPosition </w:t>
      </w:r>
      <w:r w:rsidRPr="00675648">
        <w:rPr>
          <w:lang w:val="en-CA"/>
        </w:rPr>
        <w:t>corresponding to the start point of a borehole log.  This may, but not necessarily, correspond to the borehole collar location (eg, kelly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7A4480D2" w:rsidR="00F46BB7" w:rsidRDefault="004E6F80" w:rsidP="00CD7325">
      <w:pPr>
        <w:rPr>
          <w:lang w:val="en-CA"/>
        </w:rPr>
      </w:pPr>
      <w:ins w:id="4210" w:author="Boisvert, Eric" w:date="2016-03-30T13:39:00Z">
        <w:r>
          <w:rPr>
            <w:lang w:val="en-CA"/>
          </w:rPr>
          <w:t>Drilling Details is a</w:t>
        </w:r>
      </w:ins>
      <w:del w:id="4211" w:author="Boisvert, Eric" w:date="2016-03-30T13:39:00Z">
        <w:r w:rsidR="00F46BB7" w:rsidRPr="00F46BB7" w:rsidDel="004E6F80">
          <w:rPr>
            <w:lang w:val="en-CA"/>
          </w:rPr>
          <w:delText>A</w:delText>
        </w:r>
      </w:del>
      <w:r w:rsidR="00F46BB7" w:rsidRPr="00F46BB7">
        <w:rPr>
          <w:lang w:val="en-CA"/>
        </w:rPr>
        <w:t xml:space="preserve"> class t</w:t>
      </w:r>
      <w:ins w:id="4212" w:author="Boisvert, Eric" w:date="2016-03-30T13:39:00Z">
        <w:r>
          <w:rPr>
            <w:lang w:val="en-CA"/>
          </w:rPr>
          <w:t>hat</w:t>
        </w:r>
      </w:ins>
      <w:del w:id="4213" w:author="Boisvert, Eric" w:date="2016-03-30T13:39:00Z">
        <w:r w:rsidR="00F46BB7" w:rsidRPr="00F46BB7" w:rsidDel="004E6F80">
          <w:rPr>
            <w:lang w:val="en-CA"/>
          </w:rPr>
          <w:delText>o</w:delText>
        </w:r>
      </w:del>
      <w:r w:rsidR="00F46BB7" w:rsidRPr="00F46BB7">
        <w:rPr>
          <w:lang w:val="en-CA"/>
        </w:rPr>
        <w:t xml:space="preserve"> capture</w:t>
      </w:r>
      <w:ins w:id="4214" w:author="Boisvert, Eric" w:date="2016-03-30T13:39:00Z">
        <w:r>
          <w:rPr>
            <w:lang w:val="en-CA"/>
          </w:rPr>
          <w:t>s</w:t>
        </w:r>
      </w:ins>
      <w:r w:rsidR="00F46BB7" w:rsidRPr="00F46BB7">
        <w:rPr>
          <w:lang w:val="en-CA"/>
        </w:rPr>
        <w:t xml:space="preserve"> </w:t>
      </w:r>
      <w:ins w:id="4215" w:author="Boisvert, Eric" w:date="2016-03-30T13:39:00Z">
        <w:r>
          <w:rPr>
            <w:lang w:val="en-CA"/>
          </w:rPr>
          <w:t xml:space="preserve">the </w:t>
        </w:r>
      </w:ins>
      <w:r w:rsidR="00F46BB7" w:rsidRPr="00F46BB7">
        <w:rPr>
          <w:lang w:val="en-CA"/>
        </w:rPr>
        <w:t>description of drilling methods and hole diameter</w:t>
      </w:r>
      <w:ins w:id="4216" w:author="Boisvert, Eric" w:date="2016-03-30T13:40:00Z">
        <w:r>
          <w:rPr>
            <w:lang w:val="en-CA"/>
          </w:rPr>
          <w:t>s</w:t>
        </w:r>
      </w:ins>
      <w:r w:rsidR="00F46BB7" w:rsidRPr="00F46BB7">
        <w:rPr>
          <w:lang w:val="en-CA"/>
        </w:rPr>
        <w:t xml:space="preserve"> down the </w:t>
      </w:r>
      <w:del w:id="4217" w:author="Boisvert, Eric" w:date="2016-03-30T13:40:00Z">
        <w:r w:rsidR="00F46BB7" w:rsidRPr="00F46BB7" w:rsidDel="004E6F80">
          <w:rPr>
            <w:lang w:val="en-CA"/>
          </w:rPr>
          <w:delText>hole</w:delText>
        </w:r>
      </w:del>
      <w:ins w:id="4218" w:author="Boisvert, Eric" w:date="2016-03-30T13:40:00Z">
        <w:r>
          <w:rPr>
            <w:lang w:val="en-CA"/>
          </w:rPr>
          <w:t>drilling path</w:t>
        </w:r>
      </w:ins>
      <w:r w:rsidR="00F46BB7" w:rsidRPr="00F46BB7">
        <w:rPr>
          <w:lang w:val="en-CA"/>
        </w:rPr>
        <w:t>.</w:t>
      </w:r>
    </w:p>
    <w:p w14:paraId="257F67F8" w14:textId="27BFE172" w:rsidR="008B1DC6" w:rsidRDefault="008B1DC6" w:rsidP="008B1DC6">
      <w:pPr>
        <w:keepNext/>
        <w:rPr>
          <w:ins w:id="4219" w:author="Eric Boisvert" w:date="2016-03-25T13:08:00Z"/>
          <w:noProof/>
          <w:lang w:val="en-CA" w:eastAsia="en-CA"/>
        </w:rPr>
      </w:pPr>
    </w:p>
    <w:p w14:paraId="72C112B5" w14:textId="18D7BED0" w:rsidR="00745739" w:rsidRDefault="004D2792" w:rsidP="008B1DC6">
      <w:pPr>
        <w:keepNext/>
      </w:pPr>
      <w:ins w:id="4220" w:author="Eric Boisvert" w:date="2016-03-25T13:08:00Z">
        <w:r>
          <w:pict w14:anchorId="703301F9">
            <v:shape id="_x0000_i1107" type="#_x0000_t75" style="width:432.45pt;height:277.4pt">
              <v:imagedata r:id="rId98" o:title=""/>
            </v:shape>
          </w:pict>
        </w:r>
      </w:ins>
    </w:p>
    <w:p w14:paraId="6C408421" w14:textId="436CA88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221" w:author="Boisvert, Eric" w:date="2016-03-29T09:08:00Z">
        <w:r w:rsidR="008279FB">
          <w:rPr>
            <w:noProof/>
          </w:rPr>
          <w:t>81</w:t>
        </w:r>
      </w:ins>
      <w:ins w:id="4222" w:author="Eric Boisvert" w:date="2016-03-28T16:06:00Z">
        <w:del w:id="4223" w:author="Boisvert, Eric" w:date="2016-03-29T08:51:00Z">
          <w:r w:rsidR="003842F3" w:rsidDel="00CB122C">
            <w:rPr>
              <w:noProof/>
            </w:rPr>
            <w:delText>79</w:delText>
          </w:r>
        </w:del>
      </w:ins>
      <w:del w:id="4224" w:author="Boisvert, Eric" w:date="2016-03-29T08:51:00Z">
        <w:r w:rsidR="0085617E" w:rsidDel="00CB122C">
          <w:rPr>
            <w:noProof/>
          </w:rPr>
          <w:delText>81</w:delText>
        </w:r>
      </w:del>
      <w:r w:rsidR="00673E83">
        <w:rPr>
          <w:noProof/>
        </w:rPr>
        <w:fldChar w:fldCharType="end"/>
      </w:r>
      <w:r>
        <w:t>: Drilling details</w:t>
      </w:r>
    </w:p>
    <w:p w14:paraId="4A148068" w14:textId="4F0ED7AB" w:rsidR="00F46BB7" w:rsidRDefault="0056286F" w:rsidP="00D20646">
      <w:pPr>
        <w:pStyle w:val="Titre5"/>
        <w:rPr>
          <w:lang w:val="en-CA"/>
        </w:rPr>
      </w:pPr>
      <w:r w:rsidRPr="00D970E9">
        <w:rPr>
          <w:lang w:val="en-CA"/>
        </w:rPr>
        <w:t>drillingMethod</w:t>
      </w:r>
    </w:p>
    <w:p w14:paraId="6B71DB12" w14:textId="77777777" w:rsidR="0056286F" w:rsidRPr="00D20646" w:rsidRDefault="0056286F">
      <w:pPr>
        <w:rPr>
          <w:lang w:val="en-CA"/>
        </w:rPr>
      </w:pPr>
    </w:p>
    <w:p w14:paraId="1437CE19" w14:textId="2E9BD5DA" w:rsidR="004E6F80" w:rsidRDefault="0056286F" w:rsidP="004E6F80">
      <w:pPr>
        <w:rPr>
          <w:ins w:id="4225" w:author="Boisvert, Eric" w:date="2016-03-30T13:42:00Z"/>
          <w:lang w:val="en-CA"/>
        </w:rPr>
      </w:pPr>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r w:rsidRPr="0056286F">
        <w:rPr>
          <w:lang w:val="en-CA"/>
        </w:rPr>
        <w:t>the drilling method used. Appropriate terms would include rotary air blast</w:t>
      </w:r>
      <w:ins w:id="4226" w:author="Boisvert, Eric" w:date="2016-03-29T09:09:00Z">
        <w:r w:rsidR="00B8253A">
          <w:rPr>
            <w:lang w:val="en-CA"/>
          </w:rPr>
          <w:t>,</w:t>
        </w:r>
      </w:ins>
      <w:del w:id="4227" w:author="Boisvert, Eric" w:date="2016-03-29T09:09:00Z">
        <w:r w:rsidRPr="0056286F" w:rsidDel="00B8253A">
          <w:rPr>
            <w:lang w:val="en-CA"/>
          </w:rPr>
          <w:delText>;</w:delText>
        </w:r>
      </w:del>
      <w:r w:rsidRPr="0056286F">
        <w:rPr>
          <w:lang w:val="en-CA"/>
        </w:rPr>
        <w:t xml:space="preserve"> auger</w:t>
      </w:r>
      <w:ins w:id="4228" w:author="Boisvert, Eric" w:date="2016-03-29T09:09:00Z">
        <w:r w:rsidR="00B8253A">
          <w:rPr>
            <w:lang w:val="en-CA"/>
          </w:rPr>
          <w:t>,</w:t>
        </w:r>
      </w:ins>
      <w:del w:id="4229" w:author="Boisvert, Eric" w:date="2016-03-29T09:09:00Z">
        <w:r w:rsidRPr="0056286F" w:rsidDel="00B8253A">
          <w:rPr>
            <w:lang w:val="en-CA"/>
          </w:rPr>
          <w:delText>;</w:delText>
        </w:r>
      </w:del>
      <w:r w:rsidRPr="0056286F">
        <w:rPr>
          <w:lang w:val="en-CA"/>
        </w:rPr>
        <w:t xml:space="preserve"> diamond core</w:t>
      </w:r>
      <w:ins w:id="4230" w:author="Boisvert, Eric" w:date="2016-03-29T09:10:00Z">
        <w:r w:rsidR="00B8253A">
          <w:rPr>
            <w:lang w:val="en-CA"/>
          </w:rPr>
          <w:t>,</w:t>
        </w:r>
      </w:ins>
      <w:del w:id="4231" w:author="Boisvert, Eric" w:date="2016-03-29T09:10:00Z">
        <w:r w:rsidRPr="0056286F" w:rsidDel="00B8253A">
          <w:rPr>
            <w:lang w:val="en-CA"/>
          </w:rPr>
          <w:delText>;</w:delText>
        </w:r>
      </w:del>
      <w:r w:rsidRPr="0056286F">
        <w:rPr>
          <w:lang w:val="en-CA"/>
        </w:rPr>
        <w:t xml:space="preserve"> air core</w:t>
      </w:r>
      <w:ins w:id="4232" w:author="Boisvert, Eric" w:date="2016-03-29T09:10:00Z">
        <w:r w:rsidR="00B8253A">
          <w:rPr>
            <w:lang w:val="en-CA"/>
          </w:rPr>
          <w:t>,</w:t>
        </w:r>
      </w:ins>
      <w:del w:id="4233" w:author="Boisvert, Eric" w:date="2016-03-29T09:10:00Z">
        <w:r w:rsidRPr="0056286F" w:rsidDel="00B8253A">
          <w:rPr>
            <w:lang w:val="en-CA"/>
          </w:rPr>
          <w:delText>;</w:delText>
        </w:r>
      </w:del>
      <w:r w:rsidRPr="0056286F">
        <w:rPr>
          <w:lang w:val="en-CA"/>
        </w:rPr>
        <w:t xml:space="preserve"> etc</w:t>
      </w:r>
      <w:ins w:id="4234" w:author="Boisvert, Eric" w:date="2016-03-29T09:09:00Z">
        <w:r w:rsidR="00B8253A">
          <w:rPr>
            <w:lang w:val="en-CA"/>
          </w:rPr>
          <w:t>.</w:t>
        </w:r>
      </w:ins>
      <w:ins w:id="4235" w:author="Boisvert, Eric" w:date="2016-03-30T13:42:00Z">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ins>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Titre5"/>
        <w:rPr>
          <w:lang w:val="en-CA"/>
        </w:rPr>
      </w:pPr>
      <w:r w:rsidRPr="0056286F">
        <w:rPr>
          <w:lang w:val="en-CA"/>
        </w:rPr>
        <w:lastRenderedPageBreak/>
        <w:t>boreholeDiameter</w:t>
      </w:r>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Titre5"/>
        <w:rPr>
          <w:lang w:val="en-CA"/>
        </w:rPr>
      </w:pPr>
      <w:r>
        <w:rPr>
          <w:lang w:val="en-CA"/>
        </w:rPr>
        <w:t>intervalBegin</w:t>
      </w:r>
    </w:p>
    <w:p w14:paraId="310EEED4" w14:textId="77777777" w:rsidR="004E6F80" w:rsidRDefault="004E6F80" w:rsidP="0056286F">
      <w:pPr>
        <w:rPr>
          <w:ins w:id="4236" w:author="Boisvert, Eric" w:date="2016-03-30T13:40:00Z"/>
          <w:lang w:val="en-CA"/>
        </w:rPr>
      </w:pPr>
    </w:p>
    <w:p w14:paraId="1E31593B" w14:textId="3763F9A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  that correspondonds to t</w:t>
      </w:r>
      <w:r w:rsidRPr="0056286F">
        <w:rPr>
          <w:lang w:val="en-CA"/>
        </w:rPr>
        <w:t xml:space="preserve">he measured distance of the start of the interval along the path of the borehole. The measured value must be less than or equal to the IntervalEnd value. </w:t>
      </w:r>
      <w:del w:id="4237" w:author="Boisvert, Eric" w:date="2016-03-30T13:42:00Z">
        <w:r w:rsidRPr="0056286F" w:rsidDel="004E6F80">
          <w:rPr>
            <w:lang w:val="en-CA"/>
          </w:rPr>
          <w:delText xml:space="preserve">The "IntervalBegin" and "IntervalEnd" elements are added </w:delText>
        </w:r>
      </w:del>
      <w:del w:id="4238" w:author="Boisvert, Eric" w:date="2016-03-30T13:41:00Z">
        <w:r w:rsidRPr="0056286F" w:rsidDel="004E6F80">
          <w:rPr>
            <w:lang w:val="en-CA"/>
          </w:rPr>
          <w:delText xml:space="preserve">in version 3.2 </w:delText>
        </w:r>
      </w:del>
      <w:del w:id="4239" w:author="Boisvert, Eric" w:date="2016-03-30T13:42:00Z">
        <w:r w:rsidRPr="0056286F" w:rsidDel="004E6F80">
          <w:rPr>
            <w:lang w:val="en-CA"/>
          </w:rPr>
          <w:delText>as a measure to overcome problems with the delivery and queryability of 1D GML shapes via the "shape" property.</w:delText>
        </w:r>
      </w:del>
    </w:p>
    <w:p w14:paraId="6C6E874B" w14:textId="5F55F2D6" w:rsidR="0056286F" w:rsidDel="004E6F80" w:rsidRDefault="0056286F" w:rsidP="0056286F">
      <w:pPr>
        <w:rPr>
          <w:del w:id="4240" w:author="Boisvert, Eric" w:date="2016-03-30T13:44:00Z"/>
          <w:lang w:val="en-CA"/>
        </w:rPr>
      </w:pPr>
      <w:commentRangeStart w:id="424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553CD356" w14:textId="5FD5A762" w:rsidTr="00816874">
        <w:trPr>
          <w:cantSplit/>
          <w:del w:id="4242" w:author="Boisvert, Eric" w:date="2016-03-30T13:44:00Z"/>
        </w:trPr>
        <w:tc>
          <w:tcPr>
            <w:tcW w:w="4219" w:type="dxa"/>
            <w:tcBorders>
              <w:right w:val="nil"/>
            </w:tcBorders>
            <w:shd w:val="clear" w:color="auto" w:fill="auto"/>
          </w:tcPr>
          <w:p w14:paraId="0D4740BD" w14:textId="1502733D" w:rsidR="0056286F" w:rsidRPr="00D12552" w:rsidDel="004E6F80" w:rsidRDefault="0056286F" w:rsidP="00816874">
            <w:pPr>
              <w:pStyle w:val="Tabletext10"/>
              <w:rPr>
                <w:del w:id="4243" w:author="Boisvert, Eric" w:date="2016-03-30T13:44:00Z"/>
                <w:rStyle w:val="requri"/>
                <w:lang w:val="en-CA"/>
              </w:rPr>
            </w:pPr>
            <w:del w:id="4244"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uom-intervalBegin</w:delText>
              </w:r>
            </w:del>
          </w:p>
        </w:tc>
        <w:tc>
          <w:tcPr>
            <w:tcW w:w="4678" w:type="dxa"/>
            <w:tcBorders>
              <w:left w:val="nil"/>
            </w:tcBorders>
            <w:shd w:val="clear" w:color="auto" w:fill="auto"/>
          </w:tcPr>
          <w:p w14:paraId="018B3A00" w14:textId="4AA966B2" w:rsidR="0056286F" w:rsidRPr="00D12552" w:rsidDel="004E6F80" w:rsidRDefault="0056286F" w:rsidP="0056286F">
            <w:pPr>
              <w:pStyle w:val="Tabletext10"/>
              <w:jc w:val="left"/>
              <w:rPr>
                <w:del w:id="4245" w:author="Boisvert, Eric" w:date="2016-03-30T13:44:00Z"/>
                <w:rStyle w:val="reqtext"/>
                <w:lang w:val="en-CA"/>
              </w:rPr>
            </w:pPr>
            <w:del w:id="4246" w:author="Boisvert, Eric" w:date="2016-03-30T13:44:00Z">
              <w:r w:rsidDel="004E6F80">
                <w:rPr>
                  <w:rStyle w:val="reqtext"/>
                  <w:lang w:val="en-CA"/>
                </w:rPr>
                <w:delText>The intervalBegin SHALL have a unit of measurement.</w:delText>
              </w:r>
            </w:del>
          </w:p>
        </w:tc>
      </w:tr>
    </w:tbl>
    <w:commentRangeEnd w:id="4241"/>
    <w:p w14:paraId="234E48B0" w14:textId="228349F2" w:rsidR="0056286F" w:rsidDel="004E6F80" w:rsidRDefault="004E6F80" w:rsidP="0056286F">
      <w:pPr>
        <w:rPr>
          <w:del w:id="4247" w:author="Boisvert, Eric" w:date="2016-03-30T13:44:00Z"/>
          <w:lang w:val="en-CA"/>
        </w:rPr>
      </w:pPr>
      <w:r>
        <w:rPr>
          <w:rStyle w:val="Marquedecommentaire"/>
        </w:rPr>
        <w:commentReference w:id="424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r>
        <w:rPr>
          <w:lang w:val="en-CA"/>
        </w:rPr>
        <w:t>intervalEnd</w:t>
      </w:r>
    </w:p>
    <w:p w14:paraId="75DE08EA" w14:textId="77777777" w:rsidR="0056286F" w:rsidRDefault="0056286F" w:rsidP="0056286F">
      <w:pPr>
        <w:rPr>
          <w:lang w:val="en-CA"/>
        </w:rPr>
      </w:pPr>
    </w:p>
    <w:p w14:paraId="7A22B259" w14:textId="0C001BE8" w:rsidR="008B1DC6" w:rsidRDefault="0056286F" w:rsidP="00D20646">
      <w:pPr>
        <w:rPr>
          <w:lang w:val="en-CA"/>
        </w:rPr>
      </w:pPr>
      <w:bookmarkStart w:id="4248" w:name="BKM_A12417ED_F0A6_4403_85AA_20F080BAB4D5"/>
      <w:bookmarkEnd w:id="4248"/>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del w:id="4249" w:author="Boisvert, Eric" w:date="2016-03-30T13:42:00Z">
        <w:r w:rsidRPr="0056286F" w:rsidDel="004E6F80">
          <w:rPr>
            <w:lang w:val="en-CA"/>
          </w:rPr>
          <w:delText>The "IntervalBegin" and "IntervalEnd" elements are added in version 3.2 as a measure to overcome problems with the delivery and queryability of 1D GML shapes via the</w:delText>
        </w:r>
        <w:r w:rsidDel="004E6F80">
          <w:rPr>
            <w:lang w:val="en-CA"/>
          </w:rPr>
          <w:delText xml:space="preserve"> “shape” property.</w:delText>
        </w:r>
      </w:del>
    </w:p>
    <w:p w14:paraId="0322A007" w14:textId="2B67D8B3" w:rsidR="0056286F" w:rsidDel="004E6F80" w:rsidRDefault="0056286F" w:rsidP="0056286F">
      <w:pPr>
        <w:rPr>
          <w:del w:id="4250" w:author="Boisvert, Eric" w:date="2016-03-30T13:44:00Z"/>
          <w:lang w:val="en-CA"/>
        </w:rPr>
      </w:pPr>
      <w:commentRangeStart w:id="425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rsidDel="004E6F80" w14:paraId="2AFC40E4" w14:textId="04034013" w:rsidTr="00816874">
        <w:trPr>
          <w:cantSplit/>
          <w:del w:id="4252" w:author="Boisvert, Eric" w:date="2016-03-30T13:44:00Z"/>
        </w:trPr>
        <w:tc>
          <w:tcPr>
            <w:tcW w:w="4219" w:type="dxa"/>
            <w:tcBorders>
              <w:right w:val="nil"/>
            </w:tcBorders>
            <w:shd w:val="clear" w:color="auto" w:fill="auto"/>
          </w:tcPr>
          <w:p w14:paraId="6261F1C6" w14:textId="5F7EFB5D" w:rsidR="0056286F" w:rsidRPr="00D12552" w:rsidDel="004E6F80" w:rsidRDefault="0056286F" w:rsidP="00816874">
            <w:pPr>
              <w:pStyle w:val="Tabletext10"/>
              <w:rPr>
                <w:del w:id="4253" w:author="Boisvert, Eric" w:date="2016-03-30T13:44:00Z"/>
                <w:rStyle w:val="requri"/>
                <w:lang w:val="en-CA"/>
              </w:rPr>
            </w:pPr>
            <w:del w:id="4254" w:author="Boisvert, Eric" w:date="2016-03-30T13:44:00Z">
              <w:r w:rsidDel="004E6F80">
                <w:rPr>
                  <w:rStyle w:val="requri"/>
                  <w:lang w:val="en-CA"/>
                </w:rPr>
                <w:delText>/req/gsml4-borehole</w:delText>
              </w:r>
              <w:r w:rsidRPr="00D12552" w:rsidDel="004E6F80">
                <w:rPr>
                  <w:rStyle w:val="requri"/>
                  <w:lang w:val="en-CA"/>
                </w:rPr>
                <w:delText>/</w:delText>
              </w:r>
              <w:r w:rsidDel="004E6F80">
                <w:rPr>
                  <w:rStyle w:val="requri"/>
                  <w:lang w:val="en-CA"/>
                </w:rPr>
                <w:delText>uom-intervalEnd</w:delText>
              </w:r>
            </w:del>
          </w:p>
        </w:tc>
        <w:tc>
          <w:tcPr>
            <w:tcW w:w="4678" w:type="dxa"/>
            <w:tcBorders>
              <w:left w:val="nil"/>
            </w:tcBorders>
            <w:shd w:val="clear" w:color="auto" w:fill="auto"/>
          </w:tcPr>
          <w:p w14:paraId="628532D7" w14:textId="3E0C96D5" w:rsidR="0056286F" w:rsidRPr="00D12552" w:rsidDel="004E6F80" w:rsidRDefault="0056286F" w:rsidP="00816874">
            <w:pPr>
              <w:pStyle w:val="Tabletext10"/>
              <w:jc w:val="left"/>
              <w:rPr>
                <w:del w:id="4255" w:author="Boisvert, Eric" w:date="2016-03-30T13:44:00Z"/>
                <w:rStyle w:val="reqtext"/>
                <w:lang w:val="en-CA"/>
              </w:rPr>
            </w:pPr>
            <w:del w:id="4256" w:author="Boisvert, Eric" w:date="2016-03-30T13:44:00Z">
              <w:r w:rsidDel="004E6F80">
                <w:rPr>
                  <w:rStyle w:val="reqtext"/>
                  <w:lang w:val="en-CA"/>
                </w:rPr>
                <w:delText>The intervalEnd SHALL have a unit of measurement.</w:delText>
              </w:r>
            </w:del>
          </w:p>
        </w:tc>
      </w:tr>
    </w:tbl>
    <w:commentRangeEnd w:id="4251"/>
    <w:p w14:paraId="7C219EC2" w14:textId="0BBDD273" w:rsidR="0056286F" w:rsidDel="004E6F80" w:rsidRDefault="004E6F80" w:rsidP="008B1DC6">
      <w:pPr>
        <w:autoSpaceDE w:val="0"/>
        <w:autoSpaceDN w:val="0"/>
        <w:adjustRightInd w:val="0"/>
        <w:spacing w:after="0" w:line="240" w:lineRule="atLeast"/>
        <w:rPr>
          <w:del w:id="4257" w:author="Boisvert, Eric" w:date="2016-03-30T13:44:00Z"/>
          <w:rFonts w:cs="Arial"/>
          <w:color w:val="000000"/>
          <w:sz w:val="20"/>
          <w:lang w:val="en-CA"/>
        </w:rPr>
      </w:pPr>
      <w:r>
        <w:rPr>
          <w:rStyle w:val="Marquedecommentaire"/>
        </w:rPr>
        <w:commentReference w:id="4251"/>
      </w:r>
    </w:p>
    <w:p w14:paraId="2E2F5C23" w14:textId="09B042BA" w:rsidR="002F5463" w:rsidRDefault="002F5463" w:rsidP="00D20646">
      <w:pPr>
        <w:pStyle w:val="Titre5"/>
        <w:rPr>
          <w:lang w:val="en-CA"/>
        </w:rPr>
      </w:pPr>
      <w:r>
        <w:rPr>
          <w:lang w:val="en-CA"/>
        </w:rPr>
        <w:t>interval</w:t>
      </w:r>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0B3EF55" w:rsidR="002F5463" w:rsidRDefault="002F5463" w:rsidP="00D20646">
      <w:pPr>
        <w:rPr>
          <w:lang w:val="en-CA"/>
        </w:rPr>
      </w:pPr>
      <w:r>
        <w:rPr>
          <w:lang w:val="en-CA"/>
        </w:rPr>
        <w:lastRenderedPageBreak/>
        <w:t>The property interval:GM_Object shall be a</w:t>
      </w:r>
      <w:r w:rsidRPr="002F5463">
        <w:rPr>
          <w:lang w:val="en-CA"/>
        </w:rPr>
        <w:t xml:space="preserve"> shape that is a 1-D interval (eg, a "from" and "to", or "top" and "base" measurement</w:t>
      </w:r>
      <w:ins w:id="4258" w:author="Boisvert, Eric" w:date="2016-03-30T13:47:00Z">
        <w:r w:rsidR="0078533A">
          <w:rPr>
            <w:lang w:val="en-CA"/>
          </w:rPr>
          <w:t>s</w:t>
        </w:r>
      </w:ins>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ins w:id="4259" w:author="Boisvert, Eric" w:date="2016-03-30T13:47:00Z">
        <w:r w:rsidR="0078533A">
          <w:rPr>
            <w:lang w:val="en-CA"/>
          </w:rPr>
          <w:t xml:space="preserve">geometry </w:t>
        </w:r>
      </w:ins>
      <w:r>
        <w:rPr>
          <w:lang w:val="en-CA"/>
        </w:rPr>
        <w:t xml:space="preserve">as </w:t>
      </w:r>
      <w:del w:id="4260" w:author="Boisvert, Eric" w:date="2016-03-30T13:48:00Z">
        <w:r w:rsidDel="0078533A">
          <w:rPr>
            <w:lang w:val="en-CA"/>
          </w:rPr>
          <w:delText>the</w:delText>
        </w:r>
        <w:r w:rsidRPr="002F5463" w:rsidDel="0078533A">
          <w:rPr>
            <w:lang w:val="en-CA"/>
          </w:rPr>
          <w:delText xml:space="preserve"> SRS of the containing borehole</w:delText>
        </w:r>
        <w:r w:rsidDel="0078533A">
          <w:rPr>
            <w:lang w:val="en-CA"/>
          </w:rPr>
          <w:delText>.</w:delText>
        </w:r>
      </w:del>
      <w:ins w:id="4261" w:author="Boisvert, Eric" w:date="2016-03-30T13:48:00Z">
        <w:r w:rsidR="0078533A">
          <w:rPr>
            <w:lang w:val="en-CA"/>
          </w:rPr>
          <w:t>its CRS.</w:t>
        </w:r>
      </w:ins>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ins w:id="4262" w:author="Boisvert, Eric" w:date="2016-03-29T09:10:00Z">
              <w:r w:rsidR="00B8253A">
                <w:rPr>
                  <w:rStyle w:val="reqtext"/>
                  <w:lang w:val="en-CA"/>
                </w:rPr>
                <w:t>.</w:t>
              </w:r>
            </w:ins>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del w:id="4263" w:author="Eric Boisvert" w:date="2016-03-25T13:09:00Z">
              <w:r w:rsidDel="00745739">
                <w:rPr>
                  <w:rStyle w:val="requri"/>
                  <w:lang w:val="en-CA"/>
                </w:rPr>
                <w:delText xml:space="preserve"> </w:delText>
              </w:r>
            </w:del>
            <w:r>
              <w:rPr>
                <w:rStyle w:val="requri"/>
                <w:lang w:val="en-CA"/>
              </w:rPr>
              <w:t>drill-interval-1D-CRS</w:t>
            </w:r>
          </w:p>
        </w:tc>
        <w:tc>
          <w:tcPr>
            <w:tcW w:w="4678" w:type="dxa"/>
            <w:tcBorders>
              <w:left w:val="nil"/>
            </w:tcBorders>
            <w:shd w:val="clear" w:color="auto" w:fill="auto"/>
          </w:tcPr>
          <w:p w14:paraId="4A38E32E" w14:textId="26CB5E86"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del w:id="4264" w:author="Boisvert, Eric" w:date="2016-03-30T13:48:00Z">
              <w:r w:rsidDel="0078533A">
                <w:rPr>
                  <w:rStyle w:val="reqtext"/>
                  <w:lang w:val="en-CA"/>
                </w:rPr>
                <w:delText>borehole</w:delText>
              </w:r>
            </w:del>
            <w:ins w:id="4265" w:author="Boisvert, Eric" w:date="2016-03-30T13:48:00Z">
              <w:r w:rsidR="0078533A">
                <w:rPr>
                  <w:rStyle w:val="reqtext"/>
                  <w:lang w:val="en-CA"/>
                </w:rPr>
                <w:t>geometry</w:t>
              </w:r>
            </w:ins>
            <w:r>
              <w:rPr>
                <w:rStyle w:val="reqtext"/>
                <w:lang w:val="en-CA"/>
              </w:rPr>
              <w:t>.</w:t>
            </w:r>
          </w:p>
        </w:tc>
      </w:tr>
    </w:tbl>
    <w:p w14:paraId="0427A3DD" w14:textId="77777777" w:rsidR="002F5463" w:rsidRDefault="002F5463" w:rsidP="002F5463"/>
    <w:p w14:paraId="2B6CA81C" w14:textId="4A1375D4" w:rsidR="00B3403C" w:rsidRDefault="00B3403C" w:rsidP="00B3403C">
      <w:pPr>
        <w:rPr>
          <w:lang w:val="en-CA"/>
        </w:rPr>
      </w:pPr>
      <w:bookmarkStart w:id="4266" w:name="BKM_25F49F60_E3B5_4649_859A_CB23C16B4FDD"/>
      <w:bookmarkStart w:id="4267" w:name="BKM_D18D7519_9180_4B84_84F3_D595F9367FF9"/>
      <w:bookmarkStart w:id="4268" w:name="BKM_E2471C2A_7288_4681_B62D_57416C5AAFFF"/>
      <w:bookmarkStart w:id="4269" w:name="BKM_C67677C2_A392_4DF9_BEE3_2543E744EE8A"/>
      <w:bookmarkEnd w:id="4266"/>
      <w:bookmarkEnd w:id="4267"/>
      <w:bookmarkEnd w:id="4268"/>
      <w:bookmarkEnd w:id="4269"/>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del w:id="4270" w:author="Boisvert, Eric" w:date="2016-03-30T13:48:00Z">
        <w:r w:rsidRPr="00B3403C" w:rsidDel="0078533A">
          <w:rPr>
            <w:lang w:val="en-CA"/>
          </w:rPr>
          <w:delText>corresponding to</w:delText>
        </w:r>
      </w:del>
      <w:ins w:id="4271" w:author="Boisvert, Eric" w:date="2016-03-30T13:48:00Z">
        <w:r w:rsidR="0078533A">
          <w:rPr>
            <w:lang w:val="en-CA"/>
          </w:rPr>
          <w:t>referencing</w:t>
        </w:r>
      </w:ins>
      <w:r w:rsidRPr="00B3403C">
        <w:rPr>
          <w:lang w:val="en-CA"/>
        </w:rPr>
        <w:t xml:space="preserve"> the borehole </w:t>
      </w:r>
      <w:del w:id="4272" w:author="Boisvert, Eric" w:date="2016-03-30T13:48:00Z">
        <w:r w:rsidRPr="00B3403C" w:rsidDel="0078533A">
          <w:rPr>
            <w:lang w:val="en-CA"/>
          </w:rPr>
          <w:delText xml:space="preserve">curve </w:delText>
        </w:r>
      </w:del>
      <w:r w:rsidRPr="00B3403C">
        <w:rPr>
          <w:lang w:val="en-CA"/>
        </w:rPr>
        <w:t>shape</w:t>
      </w:r>
      <w:ins w:id="4273" w:author="Boisvert, Eric" w:date="2016-03-29T09:10:00Z">
        <w:r w:rsidR="00B8253A">
          <w:rPr>
            <w:lang w:val="en-CA"/>
          </w:rPr>
          <w:t>.</w:t>
        </w:r>
      </w:ins>
    </w:p>
    <w:p w14:paraId="4C9C7C2F" w14:textId="77777777" w:rsidR="008B1DC6" w:rsidRPr="00B3403C" w:rsidRDefault="008B1DC6" w:rsidP="00CD7325"/>
    <w:p w14:paraId="1D7450DA" w14:textId="4BD468B2" w:rsidR="008B1DC6" w:rsidRDefault="008B1DC6" w:rsidP="008B1DC6">
      <w:pPr>
        <w:pStyle w:val="Titre4"/>
        <w:rPr>
          <w:lang w:val="en-CA"/>
        </w:rPr>
      </w:pPr>
      <w:bookmarkStart w:id="4274" w:name="_Ref443827761"/>
      <w:r>
        <w:rPr>
          <w:lang w:val="en-CA"/>
        </w:rPr>
        <w:t>BoreholeInterval</w:t>
      </w:r>
      <w:bookmarkEnd w:id="4274"/>
    </w:p>
    <w:p w14:paraId="3F9555FC" w14:textId="77777777" w:rsidR="008B1DC6" w:rsidRDefault="008B1DC6" w:rsidP="00CD7325">
      <w:pPr>
        <w:rPr>
          <w:lang w:val="en-CA"/>
        </w:rPr>
      </w:pPr>
    </w:p>
    <w:p w14:paraId="015152CD" w14:textId="77777777" w:rsidR="008C1955" w:rsidRDefault="008B1DC6" w:rsidP="008C1955">
      <w:pPr>
        <w:rPr>
          <w:ins w:id="4275" w:author="Boisvert, Eric" w:date="2016-03-30T13:53:00Z"/>
          <w:lang w:val="en-CA"/>
        </w:rPr>
      </w:pPr>
      <w:r w:rsidRPr="008B1DC6">
        <w:rPr>
          <w:lang w:val="en-CA"/>
        </w:rPr>
        <w:t xml:space="preserve">A </w:t>
      </w:r>
      <w:ins w:id="4276" w:author="Boisvert, Eric" w:date="2016-03-30T13:48:00Z">
        <w:r w:rsidR="0078533A">
          <w:rPr>
            <w:lang w:val="en-CA"/>
          </w:rPr>
          <w:t xml:space="preserve">BoreholeInterval is a </w:t>
        </w:r>
      </w:ins>
      <w:r w:rsidRPr="008B1DC6">
        <w:rPr>
          <w:lang w:val="en-CA"/>
        </w:rPr>
        <w:t xml:space="preserve">special kind of Mapped Feature whose shape is 1-D interval and uses the </w:t>
      </w:r>
      <w:commentRangeStart w:id="4277"/>
      <w:r w:rsidRPr="008B1DC6">
        <w:rPr>
          <w:lang w:val="en-CA"/>
        </w:rPr>
        <w:t>SRS of the containing borehole</w:t>
      </w:r>
      <w:ins w:id="4278" w:author="Boisvert, Eric" w:date="2016-03-29T09:10:00Z">
        <w:r w:rsidR="00B8253A">
          <w:rPr>
            <w:lang w:val="en-CA"/>
          </w:rPr>
          <w:t>.</w:t>
        </w:r>
      </w:ins>
      <w:commentRangeEnd w:id="4277"/>
      <w:ins w:id="4279" w:author="Boisvert, Eric" w:date="2016-03-30T13:50:00Z">
        <w:r w:rsidR="0078533A">
          <w:rPr>
            <w:rStyle w:val="Marquedecommentaire"/>
          </w:rPr>
          <w:commentReference w:id="4277"/>
        </w:r>
      </w:ins>
      <w:ins w:id="4280" w:author="Boisvert, Eric" w:date="2016-03-30T13:53:00Z">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ins>
    </w:p>
    <w:p w14:paraId="2A54F8DB" w14:textId="767BAAB8" w:rsidR="008B1DC6" w:rsidRDefault="008B1DC6" w:rsidP="00CD7325">
      <w:pPr>
        <w:rPr>
          <w:lang w:val="en-CA"/>
        </w:rPr>
      </w:pPr>
    </w:p>
    <w:p w14:paraId="2DA1AC18" w14:textId="52F6C02A" w:rsidR="008B1DC6" w:rsidRDefault="008B1DC6" w:rsidP="008B1DC6">
      <w:pPr>
        <w:keepNext/>
        <w:rPr>
          <w:ins w:id="4281" w:author="Eric Boisvert" w:date="2016-03-25T16:40:00Z"/>
          <w:noProof/>
          <w:lang w:val="en-CA" w:eastAsia="en-CA"/>
        </w:rPr>
      </w:pPr>
    </w:p>
    <w:p w14:paraId="521D6CB5" w14:textId="35D1F6D3" w:rsidR="00E62D87" w:rsidRDefault="004D2792" w:rsidP="008B1DC6">
      <w:pPr>
        <w:keepNext/>
      </w:pPr>
      <w:ins w:id="4282" w:author="Eric Boisvert" w:date="2016-03-25T16:43:00Z">
        <w:r>
          <w:pict w14:anchorId="7C3E7E6D">
            <v:shape id="_x0000_i1108" type="#_x0000_t75" style="width:6in;height:315.25pt">
              <v:imagedata r:id="rId99" o:title=""/>
            </v:shape>
          </w:pict>
        </w:r>
      </w:ins>
    </w:p>
    <w:p w14:paraId="18DBC4F9" w14:textId="20C091E3"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ins w:id="4283" w:author="Boisvert, Eric" w:date="2016-03-29T09:08:00Z">
        <w:r w:rsidR="008279FB">
          <w:rPr>
            <w:noProof/>
          </w:rPr>
          <w:t>82</w:t>
        </w:r>
      </w:ins>
      <w:ins w:id="4284" w:author="Eric Boisvert" w:date="2016-03-28T16:06:00Z">
        <w:del w:id="4285" w:author="Boisvert, Eric" w:date="2016-03-29T08:51:00Z">
          <w:r w:rsidR="003842F3" w:rsidDel="00CB122C">
            <w:rPr>
              <w:noProof/>
            </w:rPr>
            <w:delText>80</w:delText>
          </w:r>
        </w:del>
      </w:ins>
      <w:del w:id="4286" w:author="Boisvert, Eric" w:date="2016-03-29T08:51:00Z">
        <w:r w:rsidR="0085617E" w:rsidDel="00CB122C">
          <w:rPr>
            <w:noProof/>
          </w:rPr>
          <w:delText>82</w:delText>
        </w:r>
      </w:del>
      <w:r w:rsidR="00673E83">
        <w:rPr>
          <w:noProof/>
        </w:rPr>
        <w:fldChar w:fldCharType="end"/>
      </w:r>
      <w:r>
        <w:t>: Borehole interval</w:t>
      </w:r>
      <w:ins w:id="4287" w:author="Boisvert, Eric" w:date="2016-03-29T09:10:00Z">
        <w:r w:rsidR="00B8253A">
          <w:t xml:space="preserve"> context diagram.</w:t>
        </w:r>
      </w:ins>
    </w:p>
    <w:p w14:paraId="42204F03" w14:textId="77777777" w:rsidR="008B1DC6" w:rsidRDefault="008B1DC6" w:rsidP="00CD7325">
      <w:pPr>
        <w:rPr>
          <w:lang w:val="en-CA"/>
        </w:rPr>
      </w:pPr>
    </w:p>
    <w:p w14:paraId="046E5162" w14:textId="3DC46F5B" w:rsidR="00043700" w:rsidRDefault="00043700" w:rsidP="00D20646">
      <w:pPr>
        <w:pStyle w:val="Titre5"/>
        <w:rPr>
          <w:lang w:val="en-CA"/>
        </w:rPr>
      </w:pPr>
      <w:r w:rsidRPr="00043700">
        <w:rPr>
          <w:lang w:val="en-CA"/>
        </w:rPr>
        <w:t>observationMethod</w:t>
      </w:r>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r>
        <w:rPr>
          <w:lang w:val="en-CA"/>
        </w:rPr>
        <w:t>s</w:t>
      </w:r>
      <w:r w:rsidR="00043700" w:rsidRPr="00043700">
        <w:rPr>
          <w:lang w:val="en-CA"/>
        </w:rPr>
        <w:t>pecification</w:t>
      </w:r>
    </w:p>
    <w:p w14:paraId="575CA145" w14:textId="77777777" w:rsidR="00816874" w:rsidRDefault="00816874" w:rsidP="00CD7325">
      <w:pPr>
        <w:rPr>
          <w:lang w:val="en-CA"/>
        </w:rPr>
      </w:pPr>
    </w:p>
    <w:p w14:paraId="3B7CEA9B" w14:textId="4C7477C9" w:rsidR="00043700" w:rsidRDefault="00043700" w:rsidP="00CD7325">
      <w:pPr>
        <w:rPr>
          <w:lang w:val="en-CA"/>
        </w:rPr>
      </w:pPr>
      <w:r>
        <w:rPr>
          <w:lang w:val="en-CA"/>
        </w:rPr>
        <w:t xml:space="preserve">The specification </w:t>
      </w:r>
      <w:ins w:id="4288" w:author="Boisvert, Eric" w:date="2016-03-30T13:50:00Z">
        <w:r w:rsidR="00A14461">
          <w:rPr>
            <w:lang w:val="en-CA"/>
          </w:rPr>
          <w:t xml:space="preserve">property </w:t>
        </w:r>
      </w:ins>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ins w:id="4289" w:author="Boisvert, Eric" w:date="2016-03-30T13:50:00Z">
        <w:r w:rsidR="00A14461">
          <w:rPr>
            <w:lang w:val="en-CA"/>
          </w:rPr>
          <w:t xml:space="preserve">It is semantically </w:t>
        </w:r>
      </w:ins>
      <w:ins w:id="4290" w:author="Boisvert, Eric" w:date="2016-03-30T13:51:00Z">
        <w:r w:rsidR="00A14461">
          <w:rPr>
            <w:lang w:val="en-CA"/>
          </w:rPr>
          <w:t>e</w:t>
        </w:r>
      </w:ins>
      <w:del w:id="4291" w:author="Boisvert, Eric" w:date="2016-03-30T13:51:00Z">
        <w:r w:rsidR="00816874" w:rsidDel="00A14461">
          <w:rPr>
            <w:lang w:val="en-CA"/>
          </w:rPr>
          <w:delText>E</w:delText>
        </w:r>
      </w:del>
      <w:r w:rsidR="00816874">
        <w:rPr>
          <w:lang w:val="en-CA"/>
        </w:rPr>
        <w:t>qu</w:t>
      </w:r>
      <w:r w:rsidR="00816874" w:rsidRPr="00816874">
        <w:rPr>
          <w:lang w:val="en-CA"/>
        </w:rPr>
        <w:t>ivalent to O&amp;M</w:t>
      </w:r>
      <w:ins w:id="4292" w:author="Boisvert, Eric" w:date="2016-03-30T13:51:00Z">
        <w:r w:rsidR="00A14461">
          <w:rPr>
            <w:lang w:val="en-CA"/>
          </w:rPr>
          <w:t xml:space="preserve"> ISO19156</w:t>
        </w:r>
      </w:ins>
      <w:r w:rsidR="00816874" w:rsidRPr="00816874">
        <w:rPr>
          <w:lang w:val="en-CA"/>
        </w:rPr>
        <w:t xml:space="preserve"> "sampledFeature".</w:t>
      </w:r>
    </w:p>
    <w:p w14:paraId="17A3C4B0" w14:textId="78721ECA" w:rsidR="00816874" w:rsidRDefault="00816874" w:rsidP="00D20646">
      <w:pPr>
        <w:pStyle w:val="Titre5"/>
        <w:rPr>
          <w:lang w:val="en-CA"/>
        </w:rPr>
      </w:pPr>
      <w:r w:rsidRPr="00D970E9">
        <w:rPr>
          <w:lang w:val="en-CA"/>
        </w:rPr>
        <w:t>mappedIntervalBegin</w:t>
      </w:r>
    </w:p>
    <w:p w14:paraId="6D297C19" w14:textId="77777777" w:rsidR="00816874" w:rsidRPr="00D20646" w:rsidRDefault="00816874">
      <w:pPr>
        <w:rPr>
          <w:lang w:val="en-CA"/>
        </w:rPr>
      </w:pPr>
    </w:p>
    <w:p w14:paraId="4D141EC6" w14:textId="61F45C09"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del w:id="4293"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E785805" w14:textId="228B0046" w:rsidR="00816874" w:rsidDel="00A14461" w:rsidRDefault="00816874" w:rsidP="00816874">
      <w:pPr>
        <w:rPr>
          <w:del w:id="4294" w:author="Boisvert, Eric" w:date="2016-03-30T13:51:00Z"/>
          <w:lang w:val="en-CA"/>
        </w:rPr>
      </w:pPr>
      <w:commentRangeStart w:id="429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rsidDel="00A14461" w14:paraId="2FE16635" w14:textId="1DC12B7B" w:rsidTr="00816874">
        <w:trPr>
          <w:cantSplit/>
          <w:del w:id="4296" w:author="Boisvert, Eric" w:date="2016-03-30T13:51:00Z"/>
        </w:trPr>
        <w:tc>
          <w:tcPr>
            <w:tcW w:w="4219" w:type="dxa"/>
            <w:tcBorders>
              <w:right w:val="nil"/>
            </w:tcBorders>
            <w:shd w:val="clear" w:color="auto" w:fill="auto"/>
          </w:tcPr>
          <w:p w14:paraId="09D57E2D" w14:textId="2DAF65A5" w:rsidR="00816874" w:rsidRPr="00D12552" w:rsidDel="00A14461" w:rsidRDefault="00816874" w:rsidP="00816874">
            <w:pPr>
              <w:pStyle w:val="Tabletext10"/>
              <w:rPr>
                <w:del w:id="4297" w:author="Boisvert, Eric" w:date="2016-03-30T13:51:00Z"/>
                <w:rStyle w:val="requri"/>
                <w:lang w:val="en-CA"/>
              </w:rPr>
            </w:pPr>
            <w:del w:id="4298" w:author="Boisvert, Eric" w:date="2016-03-30T13:51:00Z">
              <w:r w:rsidDel="00A14461">
                <w:rPr>
                  <w:rStyle w:val="requri"/>
                  <w:lang w:val="en-CA"/>
                </w:rPr>
                <w:delText>/req/gsml4-borehole</w:delText>
              </w:r>
              <w:r w:rsidRPr="00D12552" w:rsidDel="00A14461">
                <w:rPr>
                  <w:rStyle w:val="requri"/>
                  <w:lang w:val="en-CA"/>
                </w:rPr>
                <w:delText>/</w:delText>
              </w:r>
              <w:r w:rsidDel="00A14461">
                <w:rPr>
                  <w:rStyle w:val="requri"/>
                  <w:lang w:val="en-CA"/>
                </w:rPr>
                <w:delText>uom-mappedIntervalBegin</w:delText>
              </w:r>
            </w:del>
          </w:p>
        </w:tc>
        <w:tc>
          <w:tcPr>
            <w:tcW w:w="4678" w:type="dxa"/>
            <w:tcBorders>
              <w:left w:val="nil"/>
            </w:tcBorders>
            <w:shd w:val="clear" w:color="auto" w:fill="auto"/>
          </w:tcPr>
          <w:p w14:paraId="5E564D54" w14:textId="40E7F57A" w:rsidR="00816874" w:rsidRPr="00D12552" w:rsidDel="00A14461" w:rsidRDefault="00816874" w:rsidP="00816874">
            <w:pPr>
              <w:pStyle w:val="Tabletext10"/>
              <w:jc w:val="left"/>
              <w:rPr>
                <w:del w:id="4299" w:author="Boisvert, Eric" w:date="2016-03-30T13:51:00Z"/>
                <w:rStyle w:val="reqtext"/>
                <w:lang w:val="en-CA"/>
              </w:rPr>
            </w:pPr>
            <w:del w:id="4300" w:author="Boisvert, Eric" w:date="2016-03-30T13:51:00Z">
              <w:r w:rsidDel="00A14461">
                <w:rPr>
                  <w:rStyle w:val="reqtext"/>
                  <w:lang w:val="en-CA"/>
                </w:rPr>
                <w:delText>The mappedIntervalBegin SHALL have a unit of measurement.</w:delText>
              </w:r>
            </w:del>
          </w:p>
        </w:tc>
      </w:tr>
    </w:tbl>
    <w:commentRangeEnd w:id="4295"/>
    <w:p w14:paraId="751ADF29" w14:textId="16ADBF37" w:rsidR="00816874" w:rsidRDefault="00A14461" w:rsidP="00816874">
      <w:pPr>
        <w:rPr>
          <w:lang w:val="en-CA"/>
        </w:rPr>
      </w:pPr>
      <w:del w:id="4301" w:author="Boisvert, Eric" w:date="2016-03-30T13:51:00Z">
        <w:r w:rsidDel="00A14461">
          <w:rPr>
            <w:rStyle w:val="Marquedecommentaire"/>
          </w:rPr>
          <w:commentReference w:id="4295"/>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r w:rsidRPr="00816874">
        <w:rPr>
          <w:lang w:val="en-CA"/>
        </w:rPr>
        <w:t>mappedIntervalEnd</w:t>
      </w:r>
    </w:p>
    <w:p w14:paraId="6CACFBAF" w14:textId="77777777" w:rsidR="008B42C0" w:rsidRPr="008B42C0" w:rsidRDefault="008B42C0">
      <w:pPr>
        <w:rPr>
          <w:lang w:val="en-CA"/>
        </w:rPr>
      </w:pPr>
    </w:p>
    <w:p w14:paraId="7AAC0E09" w14:textId="3D87043A"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del w:id="4302" w:author="Boisvert, Eric" w:date="2016-03-30T13:53:00Z">
        <w:r w:rsidRPr="00816874" w:rsidDel="008C1955">
          <w:rPr>
            <w:lang w:val="en-CA"/>
          </w:rPr>
          <w:delText>The "mappedIntervalBegin" and "mappedIntervalEnd" elements are included here as a measure to overcome problems with the delivery and queryability of 1D GML shapes via the "shape" property.</w:delText>
        </w:r>
      </w:del>
    </w:p>
    <w:p w14:paraId="18D83B9C" w14:textId="27E242FD" w:rsidR="008B42C0" w:rsidDel="008C1955" w:rsidRDefault="008B42C0" w:rsidP="008B42C0">
      <w:pPr>
        <w:rPr>
          <w:del w:id="4303" w:author="Boisvert, Eric" w:date="2016-03-30T13: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rsidDel="008C1955" w14:paraId="4A76FC60" w14:textId="7846B30F" w:rsidTr="001111B0">
        <w:trPr>
          <w:cantSplit/>
          <w:del w:id="4304" w:author="Boisvert, Eric" w:date="2016-03-30T13:53:00Z"/>
        </w:trPr>
        <w:tc>
          <w:tcPr>
            <w:tcW w:w="4219" w:type="dxa"/>
            <w:tcBorders>
              <w:right w:val="nil"/>
            </w:tcBorders>
            <w:shd w:val="clear" w:color="auto" w:fill="auto"/>
          </w:tcPr>
          <w:p w14:paraId="3A7395E1" w14:textId="5421FF81" w:rsidR="008B42C0" w:rsidRPr="00D12552" w:rsidDel="008C1955" w:rsidRDefault="008B42C0" w:rsidP="008B42C0">
            <w:pPr>
              <w:pStyle w:val="Tabletext10"/>
              <w:rPr>
                <w:del w:id="4305" w:author="Boisvert, Eric" w:date="2016-03-30T13:53:00Z"/>
                <w:rStyle w:val="requri"/>
                <w:lang w:val="en-CA"/>
              </w:rPr>
            </w:pPr>
            <w:del w:id="4306" w:author="Boisvert, Eric" w:date="2016-03-30T13:53:00Z">
              <w:r w:rsidDel="008C1955">
                <w:rPr>
                  <w:rStyle w:val="requri"/>
                  <w:lang w:val="en-CA"/>
                </w:rPr>
                <w:delText>/req/gsml4-borehole</w:delText>
              </w:r>
              <w:r w:rsidRPr="00D12552" w:rsidDel="008C1955">
                <w:rPr>
                  <w:rStyle w:val="requri"/>
                  <w:lang w:val="en-CA"/>
                </w:rPr>
                <w:delText>/</w:delText>
              </w:r>
              <w:r w:rsidDel="008C1955">
                <w:rPr>
                  <w:rStyle w:val="requri"/>
                  <w:lang w:val="en-CA"/>
                </w:rPr>
                <w:delText>uom-mappedIntervalEnd</w:delText>
              </w:r>
            </w:del>
          </w:p>
        </w:tc>
        <w:tc>
          <w:tcPr>
            <w:tcW w:w="4678" w:type="dxa"/>
            <w:tcBorders>
              <w:left w:val="nil"/>
            </w:tcBorders>
            <w:shd w:val="clear" w:color="auto" w:fill="auto"/>
          </w:tcPr>
          <w:p w14:paraId="7F49BA24" w14:textId="29BDFAAE" w:rsidR="008B42C0" w:rsidRPr="00D12552" w:rsidDel="008C1955" w:rsidRDefault="008B42C0" w:rsidP="008B42C0">
            <w:pPr>
              <w:pStyle w:val="Tabletext10"/>
              <w:jc w:val="left"/>
              <w:rPr>
                <w:del w:id="4307" w:author="Boisvert, Eric" w:date="2016-03-30T13:53:00Z"/>
                <w:rStyle w:val="reqtext"/>
                <w:lang w:val="en-CA"/>
              </w:rPr>
            </w:pPr>
            <w:del w:id="4308" w:author="Boisvert, Eric" w:date="2016-03-30T13:53:00Z">
              <w:r w:rsidDel="008C1955">
                <w:rPr>
                  <w:rStyle w:val="reqtext"/>
                  <w:lang w:val="en-CA"/>
                </w:rPr>
                <w:delText>The mappedIntervalEnd</w:delText>
              </w:r>
            </w:del>
            <w:ins w:id="4309" w:author="Eric Boisvert" w:date="2016-03-25T16:24:00Z">
              <w:del w:id="4310" w:author="Boisvert, Eric" w:date="2016-03-30T13:53:00Z">
                <w:r w:rsidR="00CD6CE1" w:rsidDel="008C1955">
                  <w:rPr>
                    <w:rStyle w:val="reqtext"/>
                    <w:lang w:val="en-CA"/>
                  </w:rPr>
                  <w:delText xml:space="preserve"> </w:delText>
                </w:r>
              </w:del>
            </w:ins>
            <w:del w:id="4311" w:author="Boisvert, Eric" w:date="2016-03-30T13:53:00Z">
              <w:r w:rsidDel="008C1955">
                <w:rPr>
                  <w:rStyle w:val="reqtext"/>
                  <w:lang w:val="en-CA"/>
                </w:rPr>
                <w:delText>SHALL have a unit of measurement.</w:delText>
              </w:r>
            </w:del>
          </w:p>
        </w:tc>
      </w:tr>
    </w:tbl>
    <w:p w14:paraId="51BCCE1C" w14:textId="4B503C16" w:rsidR="008B42C0" w:rsidDel="008C1955" w:rsidRDefault="008B42C0" w:rsidP="008B42C0">
      <w:pPr>
        <w:rPr>
          <w:del w:id="4312" w:author="Boisvert, Eric" w:date="2016-03-30T13:53:00Z"/>
          <w:lang w:val="en-CA"/>
        </w:rPr>
      </w:pPr>
    </w:p>
    <w:p w14:paraId="3E91859D" w14:textId="3B5101A2" w:rsidR="008B42C0" w:rsidRDefault="008B42C0" w:rsidP="00D20646">
      <w:pPr>
        <w:pStyle w:val="Titre5"/>
        <w:rPr>
          <w:lang w:val="en-CA"/>
        </w:rPr>
      </w:pPr>
      <w:r w:rsidRPr="008B42C0">
        <w:rPr>
          <w:lang w:val="en-CA"/>
        </w:rPr>
        <w:t>collectionIdentifier</w:t>
      </w:r>
    </w:p>
    <w:p w14:paraId="1D0D8B8E" w14:textId="77777777" w:rsidR="008B42C0" w:rsidRPr="008B42C0" w:rsidRDefault="008B42C0">
      <w:pPr>
        <w:rPr>
          <w:lang w:val="en-CA"/>
        </w:rPr>
      </w:pPr>
    </w:p>
    <w:p w14:paraId="2DB88A6E" w14:textId="3569206B" w:rsidR="008B42C0" w:rsidDel="008C1955" w:rsidRDefault="008B42C0" w:rsidP="00CD7325">
      <w:pPr>
        <w:rPr>
          <w:del w:id="4313" w:author="Boisvert, Eric" w:date="2016-03-30T13:53:00Z"/>
          <w:lang w:val="en-CA"/>
        </w:rPr>
      </w:pPr>
      <w:r>
        <w:rPr>
          <w:lang w:val="en-CA"/>
        </w:rPr>
        <w:t>The collectionIdentifier:ScopedName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Titre5"/>
        <w:rPr>
          <w:lang w:val="en-CA"/>
        </w:rPr>
      </w:pPr>
      <w:r>
        <w:rPr>
          <w:lang w:val="en-CA"/>
        </w:rPr>
        <w:t>parentBorehole</w:t>
      </w:r>
    </w:p>
    <w:p w14:paraId="601DF893" w14:textId="77777777" w:rsidR="008C1955" w:rsidRDefault="008C1955" w:rsidP="00CD7325">
      <w:pPr>
        <w:rPr>
          <w:ins w:id="4314" w:author="Boisvert, Eric" w:date="2016-03-30T13:53:00Z"/>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r>
        <w:rPr>
          <w:lang w:val="en-CA"/>
        </w:rPr>
        <w:t>s</w:t>
      </w:r>
      <w:r w:rsidRPr="00D970E9">
        <w:rPr>
          <w:lang w:val="en-CA"/>
        </w:rPr>
        <w:t>hape</w:t>
      </w:r>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16A96C23" w:rsidR="00B3403C" w:rsidRDefault="00B3403C" w:rsidP="00B3403C">
      <w:pPr>
        <w:rPr>
          <w:lang w:val="en-CA"/>
        </w:rPr>
      </w:pPr>
      <w:bookmarkStart w:id="4315" w:name="BKM_73DD4A6D_1BCE_421F_B6B6_00A34E56B7BC"/>
      <w:bookmarkStart w:id="4316" w:name="BKM_C7D17ABA_A07A_45C4_8096_F592A2DCBF59"/>
      <w:bookmarkStart w:id="4317" w:name="BKM_7AC10AA1_3FE2_4E49_AD1F_C27423759ACA"/>
      <w:bookmarkStart w:id="4318" w:name="BKM_E1DEAC71_7DFE_439E_9E4B_2C2A15DE8E14"/>
      <w:bookmarkStart w:id="4319" w:name="BKM_DEBFAE1D_DC46_4CB5_8920_4391F9626B7A"/>
      <w:bookmarkStart w:id="4320" w:name="BKM_EB3A6321_4939_429E_A4B6_C36556700F0A"/>
      <w:bookmarkEnd w:id="4315"/>
      <w:bookmarkEnd w:id="4316"/>
      <w:bookmarkEnd w:id="4317"/>
      <w:bookmarkEnd w:id="4318"/>
      <w:bookmarkEnd w:id="4319"/>
      <w:bookmarkEnd w:id="4320"/>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ins w:id="4321" w:author="Boisvert, Eric" w:date="2016-03-29T09:10:00Z">
        <w:r w:rsidR="00B8253A">
          <w:rPr>
            <w:lang w:val="en-CA"/>
          </w:rPr>
          <w:t>.</w:t>
        </w:r>
      </w:ins>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ins w:id="4322" w:author="Boisvert, Eric" w:date="2016-03-29T09:10:00Z">
              <w:r w:rsidR="00B8253A">
                <w:rPr>
                  <w:rStyle w:val="reqtext"/>
                  <w:lang w:val="en-CA"/>
                </w:rPr>
                <w:t>.</w:t>
              </w:r>
            </w:ins>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4323"/>
            <w:r>
              <w:rPr>
                <w:rStyle w:val="reqtext"/>
                <w:lang w:val="en-CA"/>
              </w:rPr>
              <w:t>Coordinate Reference System of interval geometries SHALL use an appropriate 1D CRS</w:t>
            </w:r>
            <w:commentRangeEnd w:id="4323"/>
            <w:r>
              <w:rPr>
                <w:rStyle w:val="Marquedecommentaire"/>
                <w:rFonts w:ascii="Times New Roman" w:eastAsia="Times New Roman" w:hAnsi="Times New Roman"/>
                <w:lang w:val="en-US" w:eastAsia="en-US"/>
              </w:rPr>
              <w:commentReference w:id="4323"/>
            </w:r>
            <w:ins w:id="4324" w:author="Boisvert, Eric" w:date="2016-03-29T09:10:00Z">
              <w:r w:rsidR="00B8253A">
                <w:rPr>
                  <w:rStyle w:val="reqtext"/>
                  <w:lang w:val="en-CA"/>
                </w:rPr>
                <w:t>.</w:t>
              </w:r>
            </w:ins>
          </w:p>
        </w:tc>
      </w:tr>
    </w:tbl>
    <w:p w14:paraId="54E334C7" w14:textId="77777777" w:rsidR="00B3403C" w:rsidRDefault="00B3403C" w:rsidP="00B3403C"/>
    <w:p w14:paraId="2BF43C1C" w14:textId="7AD64744" w:rsidR="00B3403C" w:rsidRDefault="008C1955" w:rsidP="00CD7325">
      <w:ins w:id="4325" w:author="Boisvert, Eric" w:date="2016-03-30T13:54:00Z">
        <w:r>
          <w:t xml:space="preserve">Instance example for </w:t>
        </w:r>
      </w:ins>
      <w:r w:rsidR="008023AC">
        <w:t xml:space="preserve">Klčovo </w:t>
      </w:r>
      <w:ins w:id="4326" w:author="Boisvert, Eric" w:date="2016-03-30T13:54:00Z">
        <w:r>
          <w:t xml:space="preserve">and </w:t>
        </w:r>
      </w:ins>
      <w:del w:id="4327" w:author="Boisvert, Eric" w:date="2016-03-30T13:54:00Z">
        <w:r w:rsidR="008023AC" w:rsidDel="008C1955">
          <w:delText xml:space="preserve">Formation </w:delText>
        </w:r>
      </w:del>
      <w:r w:rsidR="008023AC">
        <w:t>Lastomir Formation</w:t>
      </w:r>
      <w:ins w:id="4328" w:author="Boisvert, Eric" w:date="2016-03-30T13:54:00Z">
        <w:r>
          <w:t xml:space="preserve"> from </w:t>
        </w:r>
      </w:ins>
      <w:ins w:id="4329" w:author="Boisvert, Eric" w:date="2016-03-30T13:55:00Z">
        <w:r w:rsidRPr="008C1955">
          <w:t>TÚNYI et al (2005)</w:t>
        </w:r>
        <w:r>
          <w:t xml:space="preserve"> </w:t>
        </w:r>
      </w:ins>
    </w:p>
    <w:p w14:paraId="03CE38BA" w14:textId="0979080C" w:rsidR="008023AC" w:rsidDel="008C1955" w:rsidRDefault="008023AC" w:rsidP="00CD7325">
      <w:pPr>
        <w:rPr>
          <w:del w:id="4330" w:author="Boisvert, Eric" w:date="2016-03-30T13:55:00Z"/>
        </w:rPr>
      </w:pPr>
    </w:p>
    <w:p w14:paraId="1962D8FE" w14:textId="75D5314B" w:rsidR="008023AC" w:rsidRDefault="004D2792" w:rsidP="00CD7325">
      <w:del w:id="4331" w:author="Boisvert, Eric" w:date="2016-03-30T13:55:00Z">
        <w:r w:rsidDel="008C1955">
          <w:fldChar w:fldCharType="begin"/>
        </w:r>
        <w:r w:rsidDel="008C1955">
          <w:delInstrText xml:space="preserve"> HYPERLINK "http://www.geologicacarpathica.com/GeolCarp_Vol56_No3_273_284.html" </w:delInstrText>
        </w:r>
        <w:r w:rsidDel="008C1955">
          <w:fldChar w:fldCharType="separate"/>
        </w:r>
        <w:r w:rsidR="008023AC" w:rsidRPr="00C01D7F" w:rsidDel="008C1955">
          <w:rPr>
            <w:rStyle w:val="Lienhypertexte"/>
          </w:rPr>
          <w:delText>http://www.geologicacarpathica.com/GeolCarp_Vol56_No3_273_284.html</w:delText>
        </w:r>
        <w:r w:rsidDel="008C1955">
          <w:rPr>
            <w:rStyle w:val="Lienhypertexte"/>
          </w:rPr>
          <w:fldChar w:fldCharType="end"/>
        </w:r>
      </w:del>
    </w:p>
    <w:p w14:paraId="4CC9B1F8" w14:textId="77777777" w:rsidR="008023AC" w:rsidRDefault="008023AC" w:rsidP="00CD7325"/>
    <w:p w14:paraId="03E564E6" w14:textId="77777777" w:rsidR="008023AC" w:rsidRDefault="004D2792" w:rsidP="00D20646">
      <w:pPr>
        <w:keepNext/>
      </w:pPr>
      <w:r>
        <w:rPr>
          <w:noProof/>
          <w:lang w:val="en-CA" w:eastAsia="en-CA"/>
        </w:rPr>
        <w:lastRenderedPageBreak/>
        <w:pict w14:anchorId="1B3E3BC6">
          <v:shape id="_x0000_i1109" type="#_x0000_t75" style="width:409.4pt;height:273.25pt;visibility:visible;mso-wrap-style:square">
            <v:imagedata r:id="rId100" o:title=""/>
          </v:shape>
        </w:pict>
      </w:r>
    </w:p>
    <w:p w14:paraId="5E0D7BBB" w14:textId="6D650854" w:rsidR="008023AC" w:rsidRDefault="008023AC" w:rsidP="00D20646">
      <w:pPr>
        <w:pStyle w:val="Lgende"/>
      </w:pPr>
      <w:r>
        <w:t xml:space="preserve">Figure </w:t>
      </w:r>
      <w:r>
        <w:fldChar w:fldCharType="begin"/>
      </w:r>
      <w:r>
        <w:instrText xml:space="preserve"> SEQ Figure \* ARABIC </w:instrText>
      </w:r>
      <w:r>
        <w:fldChar w:fldCharType="separate"/>
      </w:r>
      <w:ins w:id="4332" w:author="Boisvert, Eric" w:date="2016-03-29T09:08:00Z">
        <w:r w:rsidR="008279FB">
          <w:rPr>
            <w:noProof/>
          </w:rPr>
          <w:t>83</w:t>
        </w:r>
      </w:ins>
      <w:ins w:id="4333" w:author="Eric Boisvert" w:date="2016-03-28T16:06:00Z">
        <w:del w:id="4334" w:author="Boisvert, Eric" w:date="2016-03-29T08:51:00Z">
          <w:r w:rsidR="003842F3" w:rsidDel="00CB122C">
            <w:rPr>
              <w:noProof/>
            </w:rPr>
            <w:delText>81</w:delText>
          </w:r>
        </w:del>
      </w:ins>
      <w:del w:id="4335" w:author="Boisvert, Eric" w:date="2016-03-29T08:51:00Z">
        <w:r w:rsidR="0085617E" w:rsidDel="00CB122C">
          <w:rPr>
            <w:noProof/>
          </w:rPr>
          <w:delText>83</w:delText>
        </w:r>
      </w:del>
      <w:r>
        <w:fldChar w:fldCharType="end"/>
      </w:r>
      <w:r>
        <w:t xml:space="preserve"> : Top part of Figure 2 of </w:t>
      </w:r>
      <w:r w:rsidRPr="00D24AD5">
        <w:t xml:space="preserve"> TÚNYI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4D2792">
      <w:pPr>
        <w:keepNext/>
        <w:pPrChange w:id="4336" w:author="Eric Boisvert" w:date="2016-01-19T19:09:00Z">
          <w:pPr/>
        </w:pPrChange>
      </w:pPr>
      <w:r>
        <w:lastRenderedPageBreak/>
        <w:pict w14:anchorId="3009B22B">
          <v:shape id="_x0000_i1110" type="#_x0000_t75" style="width:6in;height:285.25pt">
            <v:imagedata r:id="rId101" o:title=""/>
          </v:shape>
        </w:pict>
      </w:r>
    </w:p>
    <w:p w14:paraId="3D9D9EFC" w14:textId="59998FD9" w:rsidR="00302FB5" w:rsidRDefault="00302FB5" w:rsidP="00302FB5">
      <w:pPr>
        <w:pStyle w:val="Lgende"/>
      </w:pPr>
      <w:r>
        <w:t xml:space="preserve">Figure </w:t>
      </w:r>
      <w:r>
        <w:fldChar w:fldCharType="begin"/>
      </w:r>
      <w:r>
        <w:instrText xml:space="preserve"> SEQ Figure \* ARABIC </w:instrText>
      </w:r>
      <w:r>
        <w:fldChar w:fldCharType="separate"/>
      </w:r>
      <w:ins w:id="4337" w:author="Boisvert, Eric" w:date="2016-03-29T09:08:00Z">
        <w:r w:rsidR="008279FB">
          <w:rPr>
            <w:noProof/>
          </w:rPr>
          <w:t>84</w:t>
        </w:r>
      </w:ins>
      <w:ins w:id="4338" w:author="Eric Boisvert" w:date="2016-03-28T16:06:00Z">
        <w:del w:id="4339" w:author="Boisvert, Eric" w:date="2016-03-29T08:51:00Z">
          <w:r w:rsidR="003842F3" w:rsidDel="00CB122C">
            <w:rPr>
              <w:noProof/>
            </w:rPr>
            <w:delText>82</w:delText>
          </w:r>
        </w:del>
      </w:ins>
      <w:del w:id="4340" w:author="Boisvert, Eric" w:date="2016-03-29T08:51:00Z">
        <w:r w:rsidR="0085617E" w:rsidDel="00CB122C">
          <w:rPr>
            <w:noProof/>
          </w:rPr>
          <w:delText>84</w:delText>
        </w:r>
      </w:del>
      <w:r>
        <w:fldChar w:fldCharType="end"/>
      </w:r>
      <w:r>
        <w:t xml:space="preserve"> Encoding of a borehole with 2 distinct logs (collectionIdentifier)</w:t>
      </w:r>
      <w:ins w:id="4341" w:author="Boisvert, Eric" w:date="2016-03-29T09:10:00Z">
        <w:r w:rsidR="00B8253A">
          <w:t>.</w:t>
        </w:r>
      </w:ins>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ins w:id="4342" w:author="Boisvert, Eric" w:date="2016-03-30T13:57:00Z">
        <w:r w:rsidR="008C1955">
          <w:rPr>
            <w:lang w:val="en-CA"/>
          </w:rPr>
          <w:t>es</w:t>
        </w:r>
      </w:ins>
      <w:r w:rsidR="00D30B51" w:rsidRPr="00D30B51">
        <w:rPr>
          <w:lang w:val="en-CA"/>
        </w:rPr>
        <w:t xml:space="preserve"> or header information. This data does not relate to downhole intervals.</w:t>
      </w:r>
    </w:p>
    <w:p w14:paraId="33535719" w14:textId="4DB960AE" w:rsidR="00D30B51" w:rsidRDefault="004D2792" w:rsidP="00D30B51">
      <w:pPr>
        <w:keepNext/>
      </w:pPr>
      <w:r>
        <w:rPr>
          <w:noProof/>
          <w:lang w:val="en-CA" w:eastAsia="en-CA"/>
        </w:rPr>
        <w:lastRenderedPageBreak/>
        <w:pict w14:anchorId="519B4BD7">
          <v:shape id="_x0000_i1111" type="#_x0000_t75" style="width:429.25pt;height:410.3pt;visibility:visible;mso-wrap-style:square">
            <v:imagedata r:id="rId102" o:title=""/>
          </v:shape>
        </w:pict>
      </w:r>
    </w:p>
    <w:p w14:paraId="5AD6E1DD" w14:textId="733051BE"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ins w:id="4343" w:author="Boisvert, Eric" w:date="2016-03-29T09:08:00Z">
        <w:r w:rsidR="008279FB">
          <w:rPr>
            <w:noProof/>
          </w:rPr>
          <w:t>85</w:t>
        </w:r>
      </w:ins>
      <w:ins w:id="4344" w:author="Eric Boisvert" w:date="2016-03-28T16:06:00Z">
        <w:del w:id="4345" w:author="Boisvert, Eric" w:date="2016-03-29T08:51:00Z">
          <w:r w:rsidR="003842F3" w:rsidDel="00CB122C">
            <w:rPr>
              <w:noProof/>
            </w:rPr>
            <w:delText>83</w:delText>
          </w:r>
        </w:del>
      </w:ins>
      <w:del w:id="4346" w:author="Boisvert, Eric" w:date="2016-03-29T08:51:00Z">
        <w:r w:rsidR="0085617E" w:rsidDel="00CB122C">
          <w:rPr>
            <w:noProof/>
          </w:rPr>
          <w:delText>85</w:delText>
        </w:r>
      </w:del>
      <w:r w:rsidR="00673E83">
        <w:rPr>
          <w:noProof/>
        </w:rPr>
        <w:fldChar w:fldCharType="end"/>
      </w:r>
      <w:r>
        <w:t>: Borehole details</w:t>
      </w:r>
      <w:ins w:id="4347" w:author="Boisvert, Eric" w:date="2016-03-29T09:10:00Z">
        <w:r w:rsidR="00B8253A">
          <w:t xml:space="preserve"> context diagram.</w:t>
        </w:r>
      </w:ins>
    </w:p>
    <w:p w14:paraId="443F3108" w14:textId="5FCD9E8D" w:rsidR="00B3403C" w:rsidRDefault="00195EBB" w:rsidP="00D20646">
      <w:pPr>
        <w:pStyle w:val="Titre5"/>
        <w:rPr>
          <w:lang w:val="en-CA"/>
        </w:rPr>
      </w:pPr>
      <w:r>
        <w:rPr>
          <w:lang w:val="en-CA"/>
        </w:rPr>
        <w:t>o</w:t>
      </w:r>
      <w:r w:rsidRPr="00D970E9">
        <w:rPr>
          <w:lang w:val="en-CA"/>
        </w:rPr>
        <w:t>perator</w:t>
      </w:r>
    </w:p>
    <w:p w14:paraId="11E45615" w14:textId="77777777" w:rsidR="008C1955" w:rsidRDefault="008C1955" w:rsidP="00195EBB">
      <w:pPr>
        <w:rPr>
          <w:ins w:id="4348" w:author="Boisvert, Eric" w:date="2016-03-30T13:58:00Z"/>
          <w:lang w:val="en-CA"/>
        </w:rPr>
      </w:pPr>
    </w:p>
    <w:p w14:paraId="2A285BD1" w14:textId="2DEA134F" w:rsidR="00195EBB" w:rsidRPr="00B3403C" w:rsidRDefault="00195EBB" w:rsidP="00195EBB">
      <w:r>
        <w:rPr>
          <w:lang w:val="en-CA"/>
        </w:rPr>
        <w:t xml:space="preserve">The operator property shall be an association between a BoreholeDetails and a </w:t>
      </w:r>
      <w:del w:id="4349" w:author="Boisvert, Eric" w:date="2016-03-30T13:58:00Z">
        <w:r w:rsidDel="008C1955">
          <w:rPr>
            <w:lang w:val="en-CA"/>
          </w:rPr>
          <w:delText>cit</w:delText>
        </w:r>
      </w:del>
      <w:ins w:id="4350" w:author="Boisvert, Eric" w:date="2016-03-30T13:58:00Z">
        <w:r w:rsidR="008C1955">
          <w:rPr>
            <w:lang w:val="en-CA"/>
          </w:rPr>
          <w:t>CIT</w:t>
        </w:r>
      </w:ins>
      <w:r>
        <w:rPr>
          <w:lang w:val="en-CA"/>
        </w:rPr>
        <w:t>:CI_ResponsibleParty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4351" w:name="BKM_DD9713AD_C742_4E77_9937_E79AF8E3F761"/>
      <w:bookmarkEnd w:id="4351"/>
    </w:p>
    <w:p w14:paraId="6DCE25CC" w14:textId="68BCE92A" w:rsidR="00195EBB" w:rsidRDefault="00195EBB" w:rsidP="00D20646">
      <w:pPr>
        <w:pStyle w:val="Titre5"/>
        <w:rPr>
          <w:lang w:val="en-CA"/>
        </w:rPr>
      </w:pPr>
      <w:r>
        <w:rPr>
          <w:lang w:val="en-CA"/>
        </w:rPr>
        <w:t>d</w:t>
      </w:r>
      <w:r w:rsidRPr="00D970E9">
        <w:rPr>
          <w:lang w:val="en-CA"/>
        </w:rPr>
        <w:t>riller</w:t>
      </w:r>
    </w:p>
    <w:p w14:paraId="703B9A0E" w14:textId="4D17063B" w:rsidR="00195EBB" w:rsidRDefault="00195EBB" w:rsidP="00D20646">
      <w:pPr>
        <w:rPr>
          <w:lang w:val="en-CA"/>
        </w:rPr>
      </w:pPr>
    </w:p>
    <w:p w14:paraId="0756E220" w14:textId="07F387F5" w:rsidR="00195EBB" w:rsidRDefault="00195EBB" w:rsidP="00D20646">
      <w:pPr>
        <w:rPr>
          <w:lang w:val="en-CA"/>
        </w:rPr>
      </w:pPr>
      <w:r>
        <w:rPr>
          <w:lang w:val="en-CA"/>
        </w:rPr>
        <w:t xml:space="preserve">The driller property shall be an association between a BoreholeDetails and a </w:t>
      </w:r>
      <w:ins w:id="4352" w:author="Boisvert, Eric" w:date="2016-03-30T13:58:00Z">
        <w:r w:rsidR="008C1955">
          <w:rPr>
            <w:lang w:val="en-CA"/>
          </w:rPr>
          <w:t>CIT</w:t>
        </w:r>
      </w:ins>
      <w:del w:id="4353" w:author="Boisvert, Eric" w:date="2016-03-30T13:58:00Z">
        <w:r w:rsidDel="008C1955">
          <w:rPr>
            <w:lang w:val="en-CA"/>
          </w:rPr>
          <w:delText>cit</w:delText>
        </w:r>
      </w:del>
      <w:r>
        <w:rPr>
          <w:lang w:val="en-CA"/>
        </w:rPr>
        <w:t xml:space="preserve">:CI_ResponsibleParty describing of the </w:t>
      </w:r>
      <w:r w:rsidRPr="00195EBB">
        <w:rPr>
          <w:lang w:val="en-CA"/>
        </w:rPr>
        <w:t>organisation responsible for drilling the borehole (as opposed to commissioning the borehole)</w:t>
      </w:r>
      <w:ins w:id="4354" w:author="Boisvert, Eric" w:date="2016-03-29T09:11:00Z">
        <w:r w:rsidR="00B8253A">
          <w:rPr>
            <w:lang w:val="en-CA"/>
          </w:rPr>
          <w:t>.</w:t>
        </w:r>
      </w:ins>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r w:rsidRPr="00195EBB">
        <w:rPr>
          <w:lang w:val="en-CA"/>
        </w:rPr>
        <w:t>dateOfDrilling</w:t>
      </w:r>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 xml:space="preserve">The property dateOfDrilling:TM_Period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r w:rsidRPr="00195EBB">
        <w:rPr>
          <w:lang w:val="en-CA"/>
        </w:rPr>
        <w:t>startPoint</w:t>
      </w:r>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 xml:space="preserve">the </w:t>
      </w:r>
      <w:ins w:id="4355" w:author="Boisvert, Eric" w:date="2016-03-30T13:58:00Z">
        <w:r w:rsidR="008C1955">
          <w:rPr>
            <w:lang w:val="en-CA"/>
          </w:rPr>
          <w:t xml:space="preserve">named </w:t>
        </w:r>
      </w:ins>
      <w:r w:rsidRPr="00195EBB">
        <w:rPr>
          <w:lang w:val="en-CA"/>
        </w:rPr>
        <w:t>position relative to ground surface where the borehole commenced. Appropriate terms would include Drilled from Ground Surface; Drilled Underground; Drilled from Quarry Floor etc</w:t>
      </w:r>
      <w:ins w:id="4356" w:author="Boisvert, Eric" w:date="2016-03-29T09:11:00Z">
        <w:r w:rsidR="00B8253A">
          <w:rPr>
            <w:lang w:val="en-CA"/>
          </w:rPr>
          <w:t>.</w:t>
        </w:r>
      </w:ins>
    </w:p>
    <w:p w14:paraId="58EC4587" w14:textId="63168E08" w:rsidR="00195EBB" w:rsidRDefault="00195EBB" w:rsidP="00D20646">
      <w:pPr>
        <w:pStyle w:val="Titre5"/>
        <w:rPr>
          <w:lang w:val="en-CA"/>
        </w:rPr>
      </w:pPr>
      <w:r w:rsidRPr="00195EBB">
        <w:rPr>
          <w:lang w:val="en-CA"/>
        </w:rPr>
        <w:t>inclinationType</w:t>
      </w:r>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r w:rsidRPr="00195EBB">
        <w:rPr>
          <w:lang w:val="en-CA"/>
        </w:rPr>
        <w:t>BoreholeInclinationCode</w:t>
      </w:r>
      <w:r>
        <w:rPr>
          <w:lang w:val="en-CA"/>
        </w:rPr>
        <w:t xml:space="preserve"> shall contain a term from a controlled vocabulary indicating </w:t>
      </w:r>
      <w:r w:rsidRPr="00195EBB">
        <w:rPr>
          <w:lang w:val="en-CA"/>
        </w:rPr>
        <w:t>the inclination</w:t>
      </w:r>
      <w:ins w:id="4357" w:author="Boisvert, Eric" w:date="2016-03-30T13:59:00Z">
        <w:r w:rsidR="008C1955">
          <w:rPr>
            <w:lang w:val="en-CA"/>
          </w:rPr>
          <w:t xml:space="preserve"> type</w:t>
        </w:r>
      </w:ins>
      <w:r w:rsidRPr="00195EBB">
        <w:rPr>
          <w:lang w:val="en-CA"/>
        </w:rPr>
        <w:t xml:space="preserve"> of the borehole. Appropriate terms would include vertical; inclined up; inclined down, horizontal</w:t>
      </w:r>
      <w:ins w:id="4358" w:author="Boisvert, Eric" w:date="2016-03-29T09:11:00Z">
        <w:r w:rsidR="00B8253A">
          <w:rPr>
            <w:lang w:val="en-CA"/>
          </w:rPr>
          <w:t>.</w:t>
        </w:r>
      </w:ins>
    </w:p>
    <w:p w14:paraId="742C4CD5" w14:textId="3572B3F0" w:rsidR="00195EBB" w:rsidRPr="00D970E9" w:rsidRDefault="00195EBB" w:rsidP="00D20646">
      <w:pPr>
        <w:pStyle w:val="Titre5"/>
        <w:rPr>
          <w:lang w:val="en-CA"/>
        </w:rPr>
      </w:pPr>
      <w:r w:rsidRPr="00D970E9">
        <w:rPr>
          <w:lang w:val="en-CA"/>
        </w:rPr>
        <w:t>boreholeMaterialCustodian</w:t>
      </w:r>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7D0FD71E"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ins w:id="4359" w:author="Boisvert, Eric" w:date="2016-03-30T13:59:00Z">
        <w:r w:rsidR="008C1955">
          <w:rPr>
            <w:lang w:val="en-CA"/>
          </w:rPr>
          <w:t>CIT</w:t>
        </w:r>
      </w:ins>
      <w:del w:id="4360" w:author="Boisvert, Eric" w:date="2016-03-30T13:59:00Z">
        <w:r w:rsidDel="008C1955">
          <w:rPr>
            <w:lang w:val="en-CA"/>
          </w:rPr>
          <w:delText>cit</w:delText>
        </w:r>
      </w:del>
      <w:r>
        <w:rPr>
          <w:lang w:val="en-CA"/>
        </w:rPr>
        <w: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r>
        <w:rPr>
          <w:lang w:val="en-CA"/>
        </w:rPr>
        <w:t>p</w:t>
      </w:r>
      <w:r w:rsidRPr="0071071E">
        <w:rPr>
          <w:lang w:val="en-CA"/>
        </w:rPr>
        <w:t>urpose</w:t>
      </w:r>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r w:rsidRPr="0071071E">
        <w:rPr>
          <w:lang w:val="en-CA"/>
        </w:rPr>
        <w:t>dataCustodian</w:t>
      </w:r>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63BC8F9C"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ins w:id="4361" w:author="Boisvert, Eric" w:date="2016-03-30T13:59:00Z">
        <w:r w:rsidR="008C1955">
          <w:rPr>
            <w:lang w:val="en-CA"/>
          </w:rPr>
          <w:t>CIT</w:t>
        </w:r>
      </w:ins>
      <w:del w:id="4362" w:author="Boisvert, Eric" w:date="2016-03-30T13:59:00Z">
        <w:r w:rsidRPr="0071071E" w:rsidDel="008C1955">
          <w:rPr>
            <w:lang w:val="en-CA"/>
          </w:rPr>
          <w:delText>cit</w:delText>
        </w:r>
      </w:del>
      <w:r w:rsidRPr="0071071E">
        <w:rPr>
          <w:lang w:val="en-CA"/>
        </w:rPr>
        <w:t>:CI_ResponsibleParty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r w:rsidRPr="0071071E">
        <w:rPr>
          <w:lang w:val="en-CA"/>
        </w:rPr>
        <w:t>boreholeLength</w:t>
      </w:r>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4363" w:name="BKM_138D3390_B811_48AF_8A06_0C7EE945A325"/>
      <w:bookmarkStart w:id="4364" w:name="BKM_7C64B668_6255_4F21_934B_ED8983B04D0C"/>
      <w:bookmarkStart w:id="4365" w:name="BKM_0C4AECF7_73FF_44BA_9AA0_74A2155E1FB1"/>
      <w:bookmarkStart w:id="4366" w:name="BKM_405E5965_47DE_4F32_A8CF_BBB50354D56F"/>
      <w:bookmarkStart w:id="4367" w:name="BKM_8793A391_7A4C_4EEB_B8CF_F9D3F0D2716E"/>
      <w:bookmarkStart w:id="4368" w:name="BKM_3186C02E_BB7D_4207_BBD4_E76B02D0C894"/>
      <w:bookmarkStart w:id="4369" w:name="BKM_88BD49B2_8659_4CF8_BF4A_6EB59EB7D01A"/>
      <w:bookmarkStart w:id="4370" w:name="BKM_EDF197A9_47A0_4D71_AC33_859957294ED6"/>
      <w:bookmarkStart w:id="4371" w:name="BKM_F8F0AC0D_621F_42A5_92B3_5F5CC6F39AD8"/>
      <w:bookmarkEnd w:id="4363"/>
      <w:bookmarkEnd w:id="4364"/>
      <w:bookmarkEnd w:id="4365"/>
      <w:bookmarkEnd w:id="4366"/>
      <w:bookmarkEnd w:id="4367"/>
      <w:bookmarkEnd w:id="4368"/>
      <w:bookmarkEnd w:id="4369"/>
      <w:bookmarkEnd w:id="4370"/>
      <w:bookmarkEnd w:id="4371"/>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ins w:id="4372" w:author="Boisvert, Eric" w:date="2016-03-30T14:00:00Z"/>
          <w:lang w:val="en-CA"/>
        </w:rPr>
      </w:pPr>
      <w:r w:rsidRPr="007C69FE">
        <w:rPr>
          <w:lang w:val="en-CA"/>
        </w:rPr>
        <w:t>A Borehole OriginPosition is a feature corresponding to the start point of a borehole log.  This may, but not necessarily, correspond to the borehole collar location (eg, kelly bush).</w:t>
      </w:r>
    </w:p>
    <w:p w14:paraId="53DE3B4C" w14:textId="77777777" w:rsidR="008C1955" w:rsidRDefault="008C1955" w:rsidP="007C69FE">
      <w:pPr>
        <w:rPr>
          <w:lang w:val="en-CA"/>
        </w:rPr>
      </w:pPr>
    </w:p>
    <w:p w14:paraId="63502C36" w14:textId="5482CC79" w:rsidR="00B3403C" w:rsidRDefault="004D2792" w:rsidP="00B3403C">
      <w:pPr>
        <w:keepNext/>
      </w:pPr>
      <w:r>
        <w:rPr>
          <w:noProof/>
          <w:lang w:val="en-CA" w:eastAsia="en-CA"/>
        </w:rPr>
        <w:pict w14:anchorId="45010DFF">
          <v:shape id="_x0000_i1112" type="#_x0000_t75" style="width:363.25pt;height:317.1pt;visibility:visible;mso-wrap-style:square">
            <v:imagedata r:id="rId103" o:title=""/>
          </v:shape>
        </w:pict>
      </w:r>
    </w:p>
    <w:p w14:paraId="2D670C68" w14:textId="3C0A7161"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ins w:id="4373" w:author="Boisvert, Eric" w:date="2016-03-29T09:08:00Z">
        <w:r w:rsidR="008279FB">
          <w:rPr>
            <w:noProof/>
          </w:rPr>
          <w:t>86</w:t>
        </w:r>
      </w:ins>
      <w:ins w:id="4374" w:author="Eric Boisvert" w:date="2016-03-28T16:06:00Z">
        <w:del w:id="4375" w:author="Boisvert, Eric" w:date="2016-03-29T08:51:00Z">
          <w:r w:rsidR="003842F3" w:rsidDel="00CB122C">
            <w:rPr>
              <w:noProof/>
            </w:rPr>
            <w:delText>84</w:delText>
          </w:r>
        </w:del>
      </w:ins>
      <w:del w:id="4376" w:author="Boisvert, Eric" w:date="2016-03-29T08:51:00Z">
        <w:r w:rsidR="0085617E" w:rsidDel="00CB122C">
          <w:rPr>
            <w:noProof/>
          </w:rPr>
          <w:delText>86</w:delText>
        </w:r>
      </w:del>
      <w:r w:rsidR="00673E83">
        <w:rPr>
          <w:noProof/>
        </w:rPr>
        <w:fldChar w:fldCharType="end"/>
      </w:r>
      <w:r>
        <w:t>: Origin position</w:t>
      </w:r>
      <w:ins w:id="4377" w:author="Boisvert, Eric" w:date="2016-03-29T09:11:00Z">
        <w:r w:rsidR="00B8253A">
          <w:t xml:space="preserve"> context diagram.</w:t>
        </w:r>
      </w:ins>
    </w:p>
    <w:p w14:paraId="6553BCB5" w14:textId="77777777" w:rsidR="00B3403C" w:rsidRPr="007C69FE" w:rsidRDefault="00B3403C" w:rsidP="007C69FE">
      <w:pPr>
        <w:rPr>
          <w:lang w:val="en-CA"/>
        </w:rPr>
      </w:pPr>
    </w:p>
    <w:p w14:paraId="38B6F97B" w14:textId="41E2A19A" w:rsidR="007C69FE" w:rsidDel="00F8603E" w:rsidRDefault="007C69FE" w:rsidP="00F8603E">
      <w:pPr>
        <w:rPr>
          <w:del w:id="4378" w:author="Eric Boisvert" w:date="2016-03-25T16:50:00Z"/>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del w:id="4379" w:author="Eric Boisvert" w:date="2016-03-25T16:50:00Z">
        <w:r w:rsidRPr="007C69FE" w:rsidDel="00F8603E">
          <w:rPr>
            <w:lang w:val="en-CA"/>
          </w:rPr>
          <w:delText>If no GM_Point is available, a</w:delText>
        </w:r>
        <w:r w:rsidDel="00F8603E">
          <w:rPr>
            <w:lang w:val="en-CA"/>
          </w:rPr>
          <w:delText xml:space="preserve">n OGC nil value </w:delText>
        </w:r>
      </w:del>
      <w:del w:id="4380" w:author="Eric Boisvert" w:date="2016-03-25T16:47:00Z">
        <w:r w:rsidDel="00F8603E">
          <w:rPr>
            <w:lang w:val="en-CA"/>
          </w:rPr>
          <w:delText xml:space="preserve">should </w:delText>
        </w:r>
      </w:del>
      <w:del w:id="4381" w:author="Eric Boisvert" w:date="2016-03-25T16:50:00Z">
        <w:r w:rsidDel="00F8603E">
          <w:rPr>
            <w:lang w:val="en-CA"/>
          </w:rPr>
          <w:delText>be used.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7C2E49B0" w14:textId="290339E3" w:rsidTr="00775DD7">
        <w:trPr>
          <w:cantSplit/>
          <w:del w:id="4382" w:author="Eric Boisvert" w:date="2016-03-25T16:50:00Z"/>
        </w:trPr>
        <w:tc>
          <w:tcPr>
            <w:tcW w:w="4219" w:type="dxa"/>
            <w:tcBorders>
              <w:right w:val="nil"/>
            </w:tcBorders>
            <w:shd w:val="clear" w:color="auto" w:fill="auto"/>
          </w:tcPr>
          <w:p w14:paraId="0AA6C978" w14:textId="39D776BA" w:rsidR="007C69FE" w:rsidRPr="00D12552" w:rsidDel="00F8603E" w:rsidRDefault="007C69FE">
            <w:pPr>
              <w:rPr>
                <w:del w:id="4383" w:author="Eric Boisvert" w:date="2016-03-25T16:50:00Z"/>
                <w:rStyle w:val="requri"/>
                <w:lang w:val="en-CA"/>
              </w:rPr>
              <w:pPrChange w:id="4384" w:author="Eric Boisvert" w:date="2016-03-25T16:50:00Z">
                <w:pPr>
                  <w:pStyle w:val="Tabletext10"/>
                </w:pPr>
              </w:pPrChange>
            </w:pPr>
            <w:del w:id="438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borehole-position-null</w:delText>
              </w:r>
            </w:del>
          </w:p>
        </w:tc>
        <w:tc>
          <w:tcPr>
            <w:tcW w:w="4678" w:type="dxa"/>
            <w:tcBorders>
              <w:left w:val="nil"/>
            </w:tcBorders>
            <w:shd w:val="clear" w:color="auto" w:fill="auto"/>
          </w:tcPr>
          <w:p w14:paraId="3B8BC5C1" w14:textId="7B87EFB0" w:rsidR="007C69FE" w:rsidRPr="00D12552" w:rsidDel="00F8603E" w:rsidRDefault="007C69FE">
            <w:pPr>
              <w:rPr>
                <w:del w:id="4386" w:author="Eric Boisvert" w:date="2016-03-25T16:50:00Z"/>
                <w:rStyle w:val="reqtext"/>
                <w:lang w:val="en-CA"/>
              </w:rPr>
              <w:pPrChange w:id="4387" w:author="Eric Boisvert" w:date="2016-03-25T16:50:00Z">
                <w:pPr>
                  <w:pStyle w:val="Tabletext10"/>
                  <w:jc w:val="left"/>
                </w:pPr>
              </w:pPrChange>
            </w:pPr>
            <w:del w:id="4388" w:author="Eric Boisvert" w:date="2016-03-25T16:50:00Z">
              <w:r w:rsidRPr="007C69FE" w:rsidDel="00F8603E">
                <w:rPr>
                  <w:rStyle w:val="reqtext"/>
                  <w:lang w:val="en-CA"/>
                </w:rPr>
                <w:delText xml:space="preserve">If no GM_Point is available, an OGC nil value </w:delText>
              </w:r>
              <w:r w:rsidDel="00F8603E">
                <w:rPr>
                  <w:rStyle w:val="reqtext"/>
                  <w:lang w:val="en-CA"/>
                </w:rPr>
                <w:delText>SHALL</w:delText>
              </w:r>
              <w:r w:rsidRPr="007C69FE" w:rsidDel="00F8603E">
                <w:rPr>
                  <w:rStyle w:val="reqtext"/>
                  <w:lang w:val="en-CA"/>
                </w:rPr>
                <w:delText xml:space="preserve"> be used</w:delText>
              </w:r>
            </w:del>
          </w:p>
        </w:tc>
      </w:tr>
    </w:tbl>
    <w:p w14:paraId="5BDCC2EE" w14:textId="7BD0722F" w:rsidR="007C69FE" w:rsidRPr="007C69FE" w:rsidDel="00F8603E" w:rsidRDefault="007C69FE" w:rsidP="00F8603E">
      <w:pPr>
        <w:rPr>
          <w:del w:id="4389" w:author="Eric Boisvert" w:date="2016-03-25T16:50:00Z"/>
        </w:rPr>
      </w:pPr>
    </w:p>
    <w:p w14:paraId="0F2DB809" w14:textId="10F7F772" w:rsidR="007C69FE" w:rsidRDefault="007C69FE" w:rsidP="00F8603E">
      <w:pPr>
        <w:rPr>
          <w:lang w:val="en-CA"/>
        </w:rPr>
      </w:pPr>
      <w:del w:id="4390" w:author="Eric Boisvert" w:date="2016-03-25T16:50:00Z">
        <w:r w:rsidRPr="007C69FE" w:rsidDel="00F8603E">
          <w:rPr>
            <w:lang w:val="en-CA"/>
          </w:rPr>
          <w:lastRenderedPageBreak/>
          <w:delText>In situations where the origin position changes over the life of the borehole (eg, due to subsidence or destruction of the original collar), the origin position should be updated to the new location.</w:delText>
        </w:r>
      </w:del>
    </w:p>
    <w:p w14:paraId="2359663B" w14:textId="5C84C611" w:rsidR="007C69FE" w:rsidRPr="007C69FE" w:rsidDel="00F8603E" w:rsidRDefault="007C69FE" w:rsidP="00CD7325">
      <w:pPr>
        <w:rPr>
          <w:del w:id="4391" w:author="Eric Boisvert" w:date="2016-03-25T16:50:00Z"/>
          <w:lang w:val="en-CA"/>
        </w:rPr>
      </w:pPr>
      <w:del w:id="4392" w:author="Eric Boisvert" w:date="2016-03-25T16:50:00Z">
        <w:r w:rsidRPr="007C69FE" w:rsidDel="00F8603E">
          <w:rPr>
            <w:lang w:val="en-CA"/>
          </w:rPr>
          <w:delText>Implementers delivering 3-D origin locations should provide an elevation to imp</w:delText>
        </w:r>
        <w:r w:rsidR="00B3403C" w:rsidDel="00F8603E">
          <w:rPr>
            <w:lang w:val="en-CA"/>
          </w:rPr>
          <w:delText xml:space="preserve">rove interoperability. </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rsidDel="00F8603E" w14:paraId="365707B8" w14:textId="5BDACADB" w:rsidTr="00775DD7">
        <w:trPr>
          <w:cantSplit/>
          <w:del w:id="4393" w:author="Eric Boisvert" w:date="2016-03-25T16:50:00Z"/>
        </w:trPr>
        <w:tc>
          <w:tcPr>
            <w:tcW w:w="4219" w:type="dxa"/>
            <w:tcBorders>
              <w:right w:val="nil"/>
            </w:tcBorders>
            <w:shd w:val="clear" w:color="auto" w:fill="auto"/>
          </w:tcPr>
          <w:p w14:paraId="41781DCF" w14:textId="39A1558A" w:rsidR="007C69FE" w:rsidRPr="00D12552" w:rsidDel="00F8603E" w:rsidRDefault="007C69FE" w:rsidP="007C69FE">
            <w:pPr>
              <w:pStyle w:val="Tabletext10"/>
              <w:rPr>
                <w:del w:id="4394" w:author="Eric Boisvert" w:date="2016-03-25T16:50:00Z"/>
                <w:rStyle w:val="requri"/>
                <w:lang w:val="en-CA"/>
              </w:rPr>
            </w:pPr>
            <w:del w:id="4395" w:author="Eric Boisvert" w:date="2016-03-25T16:50:00Z">
              <w:r w:rsidDel="00F8603E">
                <w:rPr>
                  <w:rStyle w:val="requri"/>
                  <w:lang w:val="en-CA"/>
                </w:rPr>
                <w:delText>/req/gsml4-borehole</w:delText>
              </w:r>
              <w:r w:rsidRPr="00D12552" w:rsidDel="00F8603E">
                <w:rPr>
                  <w:rStyle w:val="requri"/>
                  <w:lang w:val="en-CA"/>
                </w:rPr>
                <w:delText>/</w:delText>
              </w:r>
              <w:r w:rsidDel="00F8603E">
                <w:rPr>
                  <w:rStyle w:val="requri"/>
                  <w:lang w:val="en-CA"/>
                </w:rPr>
                <w:delText>borehole-3d</w:delText>
              </w:r>
            </w:del>
          </w:p>
        </w:tc>
        <w:tc>
          <w:tcPr>
            <w:tcW w:w="4678" w:type="dxa"/>
            <w:tcBorders>
              <w:left w:val="nil"/>
            </w:tcBorders>
            <w:shd w:val="clear" w:color="auto" w:fill="auto"/>
          </w:tcPr>
          <w:p w14:paraId="381C723B" w14:textId="2671190D" w:rsidR="007C69FE" w:rsidRPr="00D12552" w:rsidDel="00F8603E" w:rsidRDefault="00B3403C" w:rsidP="00B3403C">
            <w:pPr>
              <w:pStyle w:val="Tabletext10"/>
              <w:jc w:val="left"/>
              <w:rPr>
                <w:del w:id="4396" w:author="Eric Boisvert" w:date="2016-03-25T16:50:00Z"/>
                <w:rStyle w:val="reqtext"/>
                <w:lang w:val="en-CA"/>
              </w:rPr>
            </w:pPr>
            <w:del w:id="4397" w:author="Eric Boisvert" w:date="2016-03-25T16:50:00Z">
              <w:r w:rsidRPr="00B3403C" w:rsidDel="00F8603E">
                <w:rPr>
                  <w:rStyle w:val="reqtext"/>
                  <w:lang w:val="en-CA"/>
                </w:rPr>
                <w:delText xml:space="preserve">Implementers delivering 3-D origin locations </w:delText>
              </w:r>
              <w:r w:rsidDel="00F8603E">
                <w:rPr>
                  <w:rStyle w:val="reqtext"/>
                  <w:lang w:val="en-CA"/>
                </w:rPr>
                <w:delText>SHOULD</w:delText>
              </w:r>
              <w:r w:rsidRPr="00B3403C" w:rsidDel="00F8603E">
                <w:rPr>
                  <w:rStyle w:val="reqtext"/>
                  <w:lang w:val="en-CA"/>
                </w:rPr>
                <w:delText xml:space="preserve"> provide an elevation to improve interoperability.</w:delText>
              </w:r>
            </w:del>
          </w:p>
        </w:tc>
      </w:tr>
    </w:tbl>
    <w:p w14:paraId="2A70B90E" w14:textId="73A52A2B" w:rsidR="007C69FE" w:rsidDel="00F8603E" w:rsidRDefault="007C69FE" w:rsidP="00CD7325">
      <w:pPr>
        <w:rPr>
          <w:del w:id="4398" w:author="Eric Boisvert" w:date="2016-03-25T16:50:00Z"/>
        </w:rPr>
      </w:pPr>
    </w:p>
    <w:p w14:paraId="1343FB34" w14:textId="71D02F71" w:rsidR="0071071E" w:rsidRDefault="0071071E" w:rsidP="00D20646">
      <w:pPr>
        <w:pStyle w:val="Titre5"/>
      </w:pPr>
      <w:r>
        <w:t>location</w:t>
      </w:r>
    </w:p>
    <w:p w14:paraId="5AB90865" w14:textId="77777777" w:rsidR="0071071E" w:rsidRPr="0071071E" w:rsidRDefault="0071071E"/>
    <w:p w14:paraId="3208C62B" w14:textId="48CC6578" w:rsidR="0071071E" w:rsidRDefault="0071071E" w:rsidP="00CD7325">
      <w:pPr>
        <w:rPr>
          <w:ins w:id="4399" w:author="Eric Boisvert" w:date="2016-03-25T16:50:00Z"/>
        </w:rPr>
      </w:pPr>
      <w:r>
        <w:t>The property location shall contain a geometry corresponding to t</w:t>
      </w:r>
      <w:r w:rsidRPr="0071071E">
        <w:t>he location of the borehole collar.</w:t>
      </w:r>
    </w:p>
    <w:p w14:paraId="0FED1A49" w14:textId="77777777" w:rsidR="00F8603E" w:rsidRDefault="00F8603E" w:rsidP="00F8603E">
      <w:pPr>
        <w:rPr>
          <w:ins w:id="4400" w:author="Eric Boisvert" w:date="2016-03-25T16:50:00Z"/>
          <w:lang w:val="en-CA"/>
        </w:rPr>
      </w:pPr>
      <w:ins w:id="4401" w:author="Eric Boisvert" w:date="2016-03-25T16:50:00Z">
        <w:r w:rsidRPr="007C69FE">
          <w:rPr>
            <w:lang w:val="en-CA"/>
          </w:rPr>
          <w:t>If no GM_Point is available, a</w:t>
        </w:r>
        <w:r>
          <w:rPr>
            <w:lang w:val="en-CA"/>
          </w:rPr>
          <w:t>n OGC nil value shall be used.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ins w:id="4402" w:author="Eric Boisvert" w:date="2016-03-25T16:50:00Z"/>
        </w:trPr>
        <w:tc>
          <w:tcPr>
            <w:tcW w:w="4219" w:type="dxa"/>
            <w:tcBorders>
              <w:right w:val="nil"/>
            </w:tcBorders>
            <w:shd w:val="clear" w:color="auto" w:fill="auto"/>
          </w:tcPr>
          <w:p w14:paraId="16161792" w14:textId="77777777" w:rsidR="00F8603E" w:rsidRPr="00D12552" w:rsidRDefault="00F8603E" w:rsidP="00A25212">
            <w:pPr>
              <w:pStyle w:val="Tabletext10"/>
              <w:rPr>
                <w:ins w:id="4403" w:author="Eric Boisvert" w:date="2016-03-25T16:50:00Z"/>
                <w:rStyle w:val="requri"/>
                <w:lang w:val="en-CA"/>
              </w:rPr>
            </w:pPr>
            <w:ins w:id="4404" w:author="Eric Boisvert" w:date="2016-03-25T16:50:00Z">
              <w:r>
                <w:rPr>
                  <w:rStyle w:val="requri"/>
                  <w:lang w:val="en-CA"/>
                </w:rPr>
                <w:t>/req/gsml4-borehole</w:t>
              </w:r>
              <w:r w:rsidRPr="00D12552">
                <w:rPr>
                  <w:rStyle w:val="requri"/>
                  <w:lang w:val="en-CA"/>
                </w:rPr>
                <w:t>/</w:t>
              </w:r>
              <w:r>
                <w:rPr>
                  <w:rStyle w:val="requri"/>
                  <w:lang w:val="en-CA"/>
                </w:rPr>
                <w:t>borehole-position-null</w:t>
              </w:r>
            </w:ins>
          </w:p>
        </w:tc>
        <w:tc>
          <w:tcPr>
            <w:tcW w:w="4678" w:type="dxa"/>
            <w:tcBorders>
              <w:left w:val="nil"/>
            </w:tcBorders>
            <w:shd w:val="clear" w:color="auto" w:fill="auto"/>
          </w:tcPr>
          <w:p w14:paraId="68930697" w14:textId="77AC7458" w:rsidR="00F8603E" w:rsidRPr="00D12552" w:rsidRDefault="00F8603E" w:rsidP="00A25212">
            <w:pPr>
              <w:pStyle w:val="Tabletext10"/>
              <w:jc w:val="left"/>
              <w:rPr>
                <w:ins w:id="4405" w:author="Eric Boisvert" w:date="2016-03-25T16:50:00Z"/>
                <w:rStyle w:val="reqtext"/>
                <w:lang w:val="en-CA"/>
              </w:rPr>
            </w:pPr>
            <w:ins w:id="4406" w:author="Eric Boisvert" w:date="2016-03-25T16:50:00Z">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ins>
            <w:ins w:id="4407" w:author="Boisvert, Eric" w:date="2016-03-29T09:11:00Z">
              <w:r w:rsidR="00B8253A">
                <w:rPr>
                  <w:rStyle w:val="reqtext"/>
                  <w:lang w:val="en-CA"/>
                </w:rPr>
                <w:t>.</w:t>
              </w:r>
            </w:ins>
          </w:p>
        </w:tc>
      </w:tr>
    </w:tbl>
    <w:p w14:paraId="603A75D6" w14:textId="77777777" w:rsidR="00F8603E" w:rsidRPr="007C69FE" w:rsidRDefault="00F8603E" w:rsidP="00F8603E">
      <w:pPr>
        <w:rPr>
          <w:ins w:id="4408" w:author="Eric Boisvert" w:date="2016-03-25T16:50:00Z"/>
        </w:rPr>
      </w:pPr>
    </w:p>
    <w:p w14:paraId="3DC787B5" w14:textId="77777777" w:rsidR="00F8603E" w:rsidRDefault="00F8603E" w:rsidP="00F8603E">
      <w:pPr>
        <w:rPr>
          <w:ins w:id="4409" w:author="Eric Boisvert" w:date="2016-03-25T16:50:00Z"/>
          <w:lang w:val="en-CA"/>
        </w:rPr>
      </w:pPr>
      <w:ins w:id="4410" w:author="Eric Boisvert" w:date="2016-03-25T16:50:00Z">
        <w:r w:rsidRPr="007C69FE">
          <w:rPr>
            <w:lang w:val="en-CA"/>
          </w:rPr>
          <w:t>In situations where the origin position changes over the life of the borehole (eg, due to subsidence or destruction of the original collar), the origin position should be updated to the new location.</w:t>
        </w:r>
      </w:ins>
    </w:p>
    <w:p w14:paraId="13DC9281" w14:textId="77777777" w:rsidR="00F8603E" w:rsidRDefault="00F8603E" w:rsidP="00CD7325"/>
    <w:p w14:paraId="0783FEC2" w14:textId="47A94D06" w:rsidR="0071071E" w:rsidRDefault="001111B0" w:rsidP="00D20646">
      <w:pPr>
        <w:pStyle w:val="Titre5"/>
      </w:pPr>
      <w:r>
        <w:t>elevation</w:t>
      </w:r>
    </w:p>
    <w:p w14:paraId="44FCAD54" w14:textId="77777777" w:rsidR="001111B0" w:rsidRDefault="001111B0" w:rsidP="00CD7325">
      <w:pPr>
        <w:rPr>
          <w:ins w:id="4411" w:author="Eric Boisvert" w:date="2016-03-25T16:50:00Z"/>
        </w:rPr>
      </w:pPr>
    </w:p>
    <w:p w14:paraId="6409361F" w14:textId="77777777" w:rsidR="00F8603E" w:rsidRPr="007C69FE" w:rsidRDefault="00F8603E" w:rsidP="00F8603E">
      <w:pPr>
        <w:rPr>
          <w:ins w:id="4412" w:author="Eric Boisvert" w:date="2016-03-25T16:50:00Z"/>
          <w:lang w:val="en-CA"/>
        </w:rPr>
      </w:pPr>
      <w:ins w:id="4413" w:author="Eric Boisvert" w:date="2016-03-25T16:50:00Z">
        <w:r w:rsidRPr="007C69FE">
          <w:rPr>
            <w:lang w:val="en-CA"/>
          </w:rPr>
          <w:t>Implementers delivering 3-D origin locations should provide an elevation to imp</w:t>
        </w:r>
        <w:r>
          <w:rPr>
            <w:lang w:val="en-CA"/>
          </w:rPr>
          <w:t xml:space="preserve">rove interoperability. </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ins w:id="4414" w:author="Eric Boisvert" w:date="2016-03-25T16:50:00Z"/>
        </w:trPr>
        <w:tc>
          <w:tcPr>
            <w:tcW w:w="4219" w:type="dxa"/>
            <w:tcBorders>
              <w:right w:val="nil"/>
            </w:tcBorders>
            <w:shd w:val="clear" w:color="auto" w:fill="auto"/>
          </w:tcPr>
          <w:p w14:paraId="506E3C32" w14:textId="77777777" w:rsidR="00F8603E" w:rsidRPr="00D12552" w:rsidRDefault="00F8603E" w:rsidP="00A25212">
            <w:pPr>
              <w:pStyle w:val="Tabletext10"/>
              <w:rPr>
                <w:ins w:id="4415" w:author="Eric Boisvert" w:date="2016-03-25T16:50:00Z"/>
                <w:rStyle w:val="requri"/>
                <w:lang w:val="en-CA"/>
              </w:rPr>
            </w:pPr>
            <w:ins w:id="4416" w:author="Eric Boisvert" w:date="2016-03-25T16:50:00Z">
              <w:r>
                <w:rPr>
                  <w:rStyle w:val="requri"/>
                  <w:lang w:val="en-CA"/>
                </w:rPr>
                <w:t>/req/gsml4-borehole</w:t>
              </w:r>
              <w:r w:rsidRPr="00D12552">
                <w:rPr>
                  <w:rStyle w:val="requri"/>
                  <w:lang w:val="en-CA"/>
                </w:rPr>
                <w:t>/</w:t>
              </w:r>
              <w:r>
                <w:rPr>
                  <w:rStyle w:val="requri"/>
                  <w:lang w:val="en-CA"/>
                </w:rPr>
                <w:t>borehole-3d</w:t>
              </w:r>
            </w:ins>
          </w:p>
        </w:tc>
        <w:tc>
          <w:tcPr>
            <w:tcW w:w="4678" w:type="dxa"/>
            <w:tcBorders>
              <w:left w:val="nil"/>
            </w:tcBorders>
            <w:shd w:val="clear" w:color="auto" w:fill="auto"/>
          </w:tcPr>
          <w:p w14:paraId="30082A73" w14:textId="77777777" w:rsidR="00F8603E" w:rsidRPr="00D12552" w:rsidRDefault="00F8603E" w:rsidP="00A25212">
            <w:pPr>
              <w:pStyle w:val="Tabletext10"/>
              <w:jc w:val="left"/>
              <w:rPr>
                <w:ins w:id="4417" w:author="Eric Boisvert" w:date="2016-03-25T16:50:00Z"/>
                <w:rStyle w:val="reqtext"/>
                <w:lang w:val="en-CA"/>
              </w:rPr>
            </w:pPr>
            <w:ins w:id="4418" w:author="Eric Boisvert" w:date="2016-03-25T16:50:00Z">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ins>
          </w:p>
        </w:tc>
      </w:tr>
    </w:tbl>
    <w:p w14:paraId="224FA211" w14:textId="77777777" w:rsidR="00F8603E" w:rsidRDefault="00F8603E" w:rsidP="00CD7325"/>
    <w:p w14:paraId="3A11DB01" w14:textId="0B8CB257" w:rsidR="001111B0" w:rsidRDefault="001111B0" w:rsidP="00CD7325">
      <w:r>
        <w:t>The elevation:DirectPosition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lastRenderedPageBreak/>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ins w:id="4419" w:author="Boisvert, Eric" w:date="2016-03-29T09:11:00Z">
              <w:r w:rsidR="00B8253A">
                <w:rPr>
                  <w:rStyle w:val="reqtext"/>
                  <w:lang w:val="en-CA"/>
                </w:rPr>
                <w:t>.</w:t>
              </w:r>
            </w:ins>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Origin elevation srsName identifier SHALL be vertical CRS having a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4420" w:author="Eric Boisvert" w:date="2016-03-28T16:06:00Z">
        <w:r w:rsidR="003842F3">
          <w:t xml:space="preserve">Table </w:t>
        </w:r>
        <w:r w:rsidR="003842F3">
          <w:rPr>
            <w:noProof/>
          </w:rPr>
          <w:t>7</w:t>
        </w:r>
      </w:ins>
      <w:del w:id="4421"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2B90E46C" w:rsidR="00C80D4B" w:rsidRDefault="00C80D4B" w:rsidP="00C80D4B">
      <w:pPr>
        <w:pStyle w:val="Lgende"/>
        <w:keepNext/>
      </w:pPr>
      <w:bookmarkStart w:id="4422" w:name="_Ref433007016"/>
      <w:r>
        <w:t xml:space="preserve">Table </w:t>
      </w:r>
      <w:r w:rsidR="00415E41">
        <w:fldChar w:fldCharType="begin"/>
      </w:r>
      <w:r w:rsidR="00415E41">
        <w:instrText xml:space="preserve"> SEQ Table \* ARABIC </w:instrText>
      </w:r>
      <w:r w:rsidR="00415E41">
        <w:fldChar w:fldCharType="separate"/>
      </w:r>
      <w:r w:rsidR="003842F3">
        <w:rPr>
          <w:noProof/>
        </w:rPr>
        <w:t>7</w:t>
      </w:r>
      <w:r w:rsidR="00415E41">
        <w:fldChar w:fldCharType="end"/>
      </w:r>
      <w:bookmarkEnd w:id="4422"/>
      <w:r>
        <w:t>: Borehole vocabularies</w:t>
      </w:r>
      <w:ins w:id="4423" w:author="Boisvert, Eric" w:date="2016-03-29T09:11:00Z">
        <w:r w:rsidR="00B8253A">
          <w:t>.</w:t>
        </w:r>
      </w:ins>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7097C76B"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ins w:id="4424" w:author="Boisvert, Eric" w:date="2016-03-29T09:11:00Z">
              <w:r w:rsidR="00B8253A">
                <w:rPr>
                  <w:rFonts w:ascii="Calibri" w:hAnsi="Calibri"/>
                  <w:color w:val="000000"/>
                  <w:lang w:val="en-CA"/>
                </w:rPr>
                <w:t>.</w:t>
              </w:r>
            </w:ins>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09CA38F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ins w:id="4425" w:author="Boisvert, Eric" w:date="2016-03-29T09:11:00Z">
              <w:r w:rsidR="00B8253A">
                <w:rPr>
                  <w:rFonts w:ascii="Calibri" w:hAnsi="Calibri"/>
                  <w:color w:val="000000"/>
                  <w:lang w:val="en-CA"/>
                </w:rPr>
                <w:t>.</w:t>
              </w:r>
            </w:ins>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 xml:space="preserve">This class is an indicative placeholder only for a vocabulary of terms describing the location of the start of a borehole.  Users are encouraged to use a </w:t>
            </w:r>
            <w:r w:rsidRPr="00D970E9">
              <w:rPr>
                <w:rFonts w:ascii="Calibri" w:hAnsi="Calibri"/>
                <w:color w:val="000000"/>
                <w:lang w:val="en-CA"/>
              </w:rPr>
              <w:lastRenderedPageBreak/>
              <w:t>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Titre3"/>
      </w:pPr>
      <w:bookmarkStart w:id="4426" w:name="_Toc446944616"/>
      <w:r>
        <w:t xml:space="preserve">Positioning </w:t>
      </w:r>
      <w:ins w:id="4427" w:author="Eric Boisvert" w:date="2016-03-13T16:37:00Z">
        <w:r w:rsidR="00283487">
          <w:t xml:space="preserve">sampling </w:t>
        </w:r>
      </w:ins>
      <w:r>
        <w:t>features and observations in context of boreholes.</w:t>
      </w:r>
      <w:bookmarkEnd w:id="4426"/>
    </w:p>
    <w:p w14:paraId="0A738C83" w14:textId="77777777" w:rsidR="00BF4FFB" w:rsidRDefault="00BF4FFB" w:rsidP="00FD7CA9">
      <w:pPr>
        <w:rPr>
          <w:ins w:id="4428" w:author="Eric Boisvert" w:date="2016-03-20T14:43:00Z"/>
        </w:rPr>
      </w:pPr>
    </w:p>
    <w:p w14:paraId="4BAB9167" w14:textId="7D391B9C" w:rsidR="009C2925" w:rsidRDefault="00E12ECA" w:rsidP="00FD7CA9">
      <w:pPr>
        <w:rPr>
          <w:ins w:id="4429" w:author="Boisvert, Eric" w:date="2016-03-30T14:02:00Z"/>
        </w:rPr>
      </w:pPr>
      <w:ins w:id="4430" w:author="Eric Boisvert" w:date="2016-03-20T11:07:00Z">
        <w:r>
          <w:t xml:space="preserve">Conceptually, we can consider </w:t>
        </w:r>
        <w:r w:rsidR="00C45032">
          <w:t xml:space="preserve">drilling </w:t>
        </w:r>
      </w:ins>
      <w:ins w:id="4431" w:author="Eric Boisvert" w:date="2016-03-20T11:29:00Z">
        <w:r w:rsidR="00C45032">
          <w:t>a</w:t>
        </w:r>
      </w:ins>
      <w:ins w:id="4432" w:author="Eric Boisvert" w:date="2016-03-20T11:07:00Z">
        <w:r>
          <w:t>s a form of sampling, which definitively is when core</w:t>
        </w:r>
      </w:ins>
      <w:ins w:id="4433" w:author="Eric Boisvert" w:date="2016-03-20T11:28:00Z">
        <w:r w:rsidR="00C45032">
          <w:t>s</w:t>
        </w:r>
      </w:ins>
      <w:ins w:id="4434" w:author="Eric Boisvert" w:date="2016-03-20T11:07:00Z">
        <w:r>
          <w:t xml:space="preserve"> are extracted.  Even if measurement</w:t>
        </w:r>
      </w:ins>
      <w:ins w:id="4435" w:author="Eric Boisvert" w:date="2016-03-20T11:09:00Z">
        <w:r>
          <w:t>s</w:t>
        </w:r>
      </w:ins>
      <w:ins w:id="4436" w:author="Eric Boisvert" w:date="2016-03-20T11:07:00Z">
        <w:r>
          <w:t xml:space="preserve"> are taken directly in the borehole, it </w:t>
        </w:r>
      </w:ins>
      <w:ins w:id="4437" w:author="Eric Boisvert" w:date="2016-03-20T11:09:00Z">
        <w:r>
          <w:t>can still be considered as</w:t>
        </w:r>
      </w:ins>
      <w:ins w:id="4438" w:author="Eric Boisvert" w:date="2016-03-20T11:11:00Z">
        <w:r>
          <w:t xml:space="preserve"> </w:t>
        </w:r>
      </w:ins>
      <w:ins w:id="4439" w:author="Eric Boisvert" w:date="2016-03-20T12:31:00Z">
        <w:r w:rsidR="0081048A">
          <w:t>using</w:t>
        </w:r>
      </w:ins>
      <w:ins w:id="4440" w:author="Eric Boisvert" w:date="2016-03-20T11:09:00Z">
        <w:r>
          <w:t xml:space="preserve"> a</w:t>
        </w:r>
      </w:ins>
      <w:ins w:id="4441" w:author="Eric Boisvert" w:date="2016-03-20T11:11:00Z">
        <w:r>
          <w:t>n</w:t>
        </w:r>
      </w:ins>
      <w:ins w:id="4442" w:author="Eric Boisvert" w:date="2016-03-20T11:09:00Z">
        <w:r>
          <w:t xml:space="preserve"> </w:t>
        </w:r>
      </w:ins>
      <w:ins w:id="4443" w:author="Eric Boisvert" w:date="2016-03-20T11:10:00Z">
        <w:r w:rsidRPr="00E12ECA">
          <w:rPr>
            <w:i/>
            <w:rPrChange w:id="4444" w:author="Eric Boisvert" w:date="2016-03-20T11:11:00Z">
              <w:rPr/>
            </w:rPrChange>
          </w:rPr>
          <w:t>in situ</w:t>
        </w:r>
        <w:r>
          <w:t xml:space="preserve"> sampling</w:t>
        </w:r>
      </w:ins>
      <w:ins w:id="4445" w:author="Eric Boisvert" w:date="2016-03-20T11:11:00Z">
        <w:r>
          <w:t xml:space="preserve"> feature.</w:t>
        </w:r>
      </w:ins>
      <w:ins w:id="4446" w:author="Eric Boisvert" w:date="2016-03-20T11:29:00Z">
        <w:r w:rsidR="00C45032">
          <w:t xml:space="preserve">  </w:t>
        </w:r>
      </w:ins>
      <w:ins w:id="4447" w:author="Eric Boisvert" w:date="2016-03-20T13:30:00Z">
        <w:r w:rsidR="009C2925">
          <w:t xml:space="preserve">For consistency, this specification requires that any observation </w:t>
        </w:r>
      </w:ins>
      <w:ins w:id="4448" w:author="Eric Boisvert" w:date="2016-03-26T13:29:00Z">
        <w:r w:rsidR="002F2882">
          <w:t>made on the borehole’s sampled feature</w:t>
        </w:r>
      </w:ins>
      <w:ins w:id="4449" w:author="Boisvert, Eric" w:date="2016-03-30T14:02:00Z">
        <w:r w:rsidR="008C1955">
          <w:t>s</w:t>
        </w:r>
      </w:ins>
      <w:ins w:id="4450" w:author="Eric Boisvert" w:date="2016-03-26T13:29:00Z">
        <w:r w:rsidR="002F2882">
          <w:t xml:space="preserve"> (</w:t>
        </w:r>
      </w:ins>
      <w:ins w:id="4451" w:author="Boisvert, Eric" w:date="2016-03-30T14:02:00Z">
        <w:r w:rsidR="008C1955">
          <w:t xml:space="preserve">what the borehole drills into </w:t>
        </w:r>
      </w:ins>
      <w:ins w:id="4452" w:author="Eric Boisvert" w:date="2016-03-26T13:29:00Z">
        <w:r w:rsidR="002F2882">
          <w:t>eg, a GeologicUnit)</w:t>
        </w:r>
      </w:ins>
      <w:ins w:id="4453" w:author="Eric Boisvert" w:date="2016-03-20T13:30:00Z">
        <w:r w:rsidR="009C2925">
          <w:t xml:space="preserve"> shall be associated with a SF_SamplingFeature.</w:t>
        </w:r>
      </w:ins>
      <w:ins w:id="4454" w:author="Eric Boisvert" w:date="2016-03-26T13:29:00Z">
        <w:r w:rsidR="002F2882">
          <w:t xml:space="preserve">  This pattern provide</w:t>
        </w:r>
      </w:ins>
      <w:ins w:id="4455" w:author="Eric Boisvert" w:date="2016-03-26T13:30:00Z">
        <w:r w:rsidR="002F2882">
          <w:t>s</w:t>
        </w:r>
      </w:ins>
      <w:ins w:id="4456" w:author="Eric Boisvert" w:date="2016-03-26T13:29:00Z">
        <w:r w:rsidR="002F2882">
          <w:t xml:space="preserve"> a support to </w:t>
        </w:r>
      </w:ins>
      <w:ins w:id="4457" w:author="Eric Boisvert" w:date="2016-03-26T13:30:00Z">
        <w:r w:rsidR="002F2882">
          <w:t>position</w:t>
        </w:r>
      </w:ins>
      <w:ins w:id="4458" w:author="Eric Boisvert" w:date="2016-03-26T13:29:00Z">
        <w:r w:rsidR="002F2882">
          <w:t xml:space="preserve"> the observation along the path of the borehole</w:t>
        </w:r>
      </w:ins>
      <w:ins w:id="4459" w:author="Eric Boisvert" w:date="2016-03-26T13:30:00Z">
        <w:r w:rsidR="002F2882">
          <w:t>.</w:t>
        </w:r>
      </w:ins>
      <w:ins w:id="4460" w:author="Eric Boisvert" w:date="2016-03-26T13:35:00Z">
        <w:r w:rsidR="002F2882" w:rsidRPr="002F2882">
          <w:t xml:space="preserve"> </w:t>
        </w:r>
      </w:ins>
    </w:p>
    <w:p w14:paraId="12E51C79" w14:textId="7A81F78A" w:rsidR="008C1955" w:rsidRDefault="008C1955" w:rsidP="00FD7CA9">
      <w:pPr>
        <w:rPr>
          <w:ins w:id="4461" w:author="Eric Boisvert" w:date="2016-03-26T13:31:00Z"/>
        </w:rPr>
      </w:pPr>
      <w:ins w:id="4462" w:author="Boisvert, Eric" w:date="2016-03-30T14:02:00Z">
        <w:r>
          <w:t xml:space="preserve">Therefore, two patterns are allowed: </w:t>
        </w:r>
      </w:ins>
    </w:p>
    <w:p w14:paraId="7334CF3E" w14:textId="2C7DB89C" w:rsidR="002F2882" w:rsidRDefault="002F2882" w:rsidP="00FD7CA9">
      <w:pPr>
        <w:rPr>
          <w:ins w:id="4463" w:author="Eric Boisvert" w:date="2016-03-26T13:31:00Z"/>
        </w:rPr>
      </w:pPr>
      <w:commentRangeStart w:id="4464"/>
      <w:ins w:id="4465" w:author="Eric Boisvert" w:date="2016-03-26T13:33:00Z">
        <w:del w:id="4466" w:author="Boisvert, Eric" w:date="2016-03-30T14:03:00Z">
          <w:r w:rsidDel="008C1955">
            <w:delText xml:space="preserve">Pattern for </w:delText>
          </w:r>
        </w:del>
        <w:r>
          <w:t>Observation in the context of the borehole</w:t>
        </w:r>
      </w:ins>
      <w:ins w:id="4467" w:author="Boisvert, Eric" w:date="2016-03-30T14:03:00Z">
        <w:r w:rsidR="008C1955">
          <w:t xml:space="preserve"> itself (the borehole </w:t>
        </w:r>
        <w:r w:rsidR="00FD6399">
          <w:t>is what is observed</w:t>
        </w:r>
        <w:r w:rsidR="008C1955">
          <w:t>)</w:t>
        </w:r>
      </w:ins>
      <w:ins w:id="4468" w:author="Boisvert, Eric" w:date="2016-03-29T09:13:00Z">
        <w:r w:rsidR="00B8253A">
          <w:t>:</w:t>
        </w:r>
      </w:ins>
    </w:p>
    <w:p w14:paraId="4BFF7136" w14:textId="04EE431B" w:rsidR="002F2882" w:rsidRPr="00FD6399" w:rsidRDefault="002F2882" w:rsidP="00FD7CA9">
      <w:pPr>
        <w:rPr>
          <w:ins w:id="4469" w:author="Eric Boisvert" w:date="2016-03-26T13:31:00Z"/>
          <w:rStyle w:val="reqtext"/>
          <w:rPrChange w:id="4470" w:author="Boisvert, Eric" w:date="2016-03-30T14:05:00Z">
            <w:rPr>
              <w:ins w:id="4471" w:author="Eric Boisvert" w:date="2016-03-26T13:31:00Z"/>
            </w:rPr>
          </w:rPrChange>
        </w:rPr>
      </w:pPr>
      <w:ins w:id="4472" w:author="Eric Boisvert" w:date="2016-03-26T13:31:00Z">
        <w:r w:rsidRPr="00FD6399">
          <w:rPr>
            <w:rStyle w:val="reqtext"/>
            <w:rPrChange w:id="4473" w:author="Boisvert, Eric" w:date="2016-03-30T14:05:00Z">
              <w:rPr/>
            </w:rPrChange>
          </w:rPr>
          <w:t xml:space="preserve">Borehole -&gt; relatedObservation -&gt; </w:t>
        </w:r>
      </w:ins>
      <w:ins w:id="4474" w:author="Boisvert, Eric" w:date="2016-03-30T14:04:00Z">
        <w:r w:rsidR="00FD6399" w:rsidRPr="00FD6399">
          <w:rPr>
            <w:rStyle w:val="reqtext"/>
            <w:rPrChange w:id="4475" w:author="Boisvert, Eric" w:date="2016-03-30T14:05:00Z">
              <w:rPr>
                <w:rStyle w:val="requri"/>
              </w:rPr>
            </w:rPrChange>
          </w:rPr>
          <w:t>OM_</w:t>
        </w:r>
      </w:ins>
      <w:ins w:id="4476" w:author="Eric Boisvert" w:date="2016-03-26T13:31:00Z">
        <w:r w:rsidRPr="00FD6399">
          <w:rPr>
            <w:rStyle w:val="reqtext"/>
            <w:rPrChange w:id="4477" w:author="Boisvert, Eric" w:date="2016-03-30T14:05:00Z">
              <w:rPr/>
            </w:rPrChange>
          </w:rPr>
          <w:t xml:space="preserve">Observation </w:t>
        </w:r>
      </w:ins>
    </w:p>
    <w:p w14:paraId="4C63C63E" w14:textId="6CDE48AC" w:rsidR="002F2882" w:rsidRPr="002F2882" w:rsidRDefault="002F2882" w:rsidP="00FD7CA9">
      <w:pPr>
        <w:rPr>
          <w:ins w:id="4478" w:author="Eric Boisvert" w:date="2016-03-26T13:35:00Z"/>
          <w:rStyle w:val="requri"/>
          <w:rFonts w:ascii="Times New Roman" w:hAnsi="Times New Roman"/>
          <w:b w:val="0"/>
          <w:sz w:val="24"/>
          <w:rPrChange w:id="4479" w:author="Eric Boisvert" w:date="2016-03-26T13:36:00Z">
            <w:rPr>
              <w:ins w:id="4480" w:author="Eric Boisvert" w:date="2016-03-26T13:35:00Z"/>
              <w:rStyle w:val="requri"/>
              <w:rFonts w:ascii="Times New Roman" w:hAnsi="Times New Roman"/>
            </w:rPr>
          </w:rPrChange>
        </w:rPr>
      </w:pPr>
      <w:ins w:id="4481" w:author="Eric Boisvert" w:date="2016-03-26T13:36:00Z">
        <w:del w:id="4482" w:author="Boisvert, Eric" w:date="2016-03-30T14:03:00Z">
          <w:r w:rsidRPr="002F2882" w:rsidDel="008C1955">
            <w:delText xml:space="preserve">Pattern for </w:delText>
          </w:r>
        </w:del>
        <w:r w:rsidRPr="002F2882">
          <w:t xml:space="preserve">Observation in the context of a geologic feature traversed by the borehole.  </w:t>
        </w:r>
      </w:ins>
      <w:ins w:id="4483" w:author="Boisvert, Eric" w:date="2016-03-30T14:04:00Z">
        <w:r w:rsidR="00FD6399">
          <w:t xml:space="preserve">The position of the observation along the bore is defined by the location of the </w:t>
        </w:r>
      </w:ins>
      <w:ins w:id="4484" w:author="Eric Boisvert" w:date="2016-03-26T13:36:00Z">
        <w:del w:id="4485" w:author="Boisvert, Eric" w:date="2016-03-30T14:04:00Z">
          <w:r w:rsidRPr="002F2882" w:rsidDel="00FD6399">
            <w:delText xml:space="preserve">The </w:delText>
          </w:r>
        </w:del>
      </w:ins>
      <w:ins w:id="4486" w:author="Boisvert, Eric" w:date="2016-03-30T14:04:00Z">
        <w:r w:rsidR="00FD6399">
          <w:t>SF_</w:t>
        </w:r>
      </w:ins>
      <w:ins w:id="4487" w:author="Eric Boisvert" w:date="2016-03-26T13:36:00Z">
        <w:r w:rsidRPr="002F2882">
          <w:t>SamplingFeature provides a location.</w:t>
        </w:r>
      </w:ins>
    </w:p>
    <w:p w14:paraId="2117822D" w14:textId="331CEE5D" w:rsidR="002F2882" w:rsidRPr="00FD6399" w:rsidRDefault="002F2882" w:rsidP="00FD7CA9">
      <w:pPr>
        <w:rPr>
          <w:ins w:id="4488" w:author="Eric Boisvert" w:date="2016-03-26T13:31:00Z"/>
          <w:rStyle w:val="reqtext"/>
          <w:rPrChange w:id="4489" w:author="Boisvert, Eric" w:date="2016-03-30T14:05:00Z">
            <w:rPr>
              <w:ins w:id="4490" w:author="Eric Boisvert" w:date="2016-03-26T13:31:00Z"/>
            </w:rPr>
          </w:rPrChange>
        </w:rPr>
      </w:pPr>
      <w:ins w:id="4491" w:author="Eric Boisvert" w:date="2016-03-26T13:31:00Z">
        <w:r w:rsidRPr="00FD6399">
          <w:rPr>
            <w:rStyle w:val="reqtext"/>
            <w:rPrChange w:id="4492" w:author="Boisvert, Eric" w:date="2016-03-30T14:05:00Z">
              <w:rPr/>
            </w:rPrChange>
          </w:rPr>
          <w:t xml:space="preserve">Borehole -&gt; relatedSamplingFeature -&gt; SamplingFeatureComplex -&gt; </w:t>
        </w:r>
      </w:ins>
      <w:ins w:id="4493" w:author="Boisvert, Eric" w:date="2016-03-30T14:04:00Z">
        <w:r w:rsidR="00FD6399" w:rsidRPr="00FD6399">
          <w:rPr>
            <w:rStyle w:val="reqtext"/>
            <w:rPrChange w:id="4494" w:author="Boisvert, Eric" w:date="2016-03-30T14:05:00Z">
              <w:rPr>
                <w:rStyle w:val="requri"/>
              </w:rPr>
            </w:rPrChange>
          </w:rPr>
          <w:t>SF_</w:t>
        </w:r>
      </w:ins>
      <w:ins w:id="4495" w:author="Eric Boisvert" w:date="2016-03-26T13:31:00Z">
        <w:r w:rsidRPr="00FD6399">
          <w:rPr>
            <w:rStyle w:val="reqtext"/>
            <w:rPrChange w:id="4496" w:author="Boisvert, Eric" w:date="2016-03-30T14:05:00Z">
              <w:rPr/>
            </w:rPrChange>
          </w:rPr>
          <w:t xml:space="preserve">SamplingFeature -&gt; relatedObservation -&gt; </w:t>
        </w:r>
      </w:ins>
      <w:ins w:id="4497" w:author="Boisvert, Eric" w:date="2016-03-30T14:05:00Z">
        <w:r w:rsidR="00FD6399">
          <w:rPr>
            <w:rStyle w:val="reqtext"/>
          </w:rPr>
          <w:t>OM_</w:t>
        </w:r>
      </w:ins>
      <w:ins w:id="4498" w:author="Eric Boisvert" w:date="2016-03-26T13:31:00Z">
        <w:r w:rsidRPr="00FD6399">
          <w:rPr>
            <w:rStyle w:val="reqtext"/>
            <w:rPrChange w:id="4499" w:author="Boisvert, Eric" w:date="2016-03-30T14:05:00Z">
              <w:rPr/>
            </w:rPrChange>
          </w:rPr>
          <w:t>Observation</w:t>
        </w:r>
      </w:ins>
      <w:commentRangeEnd w:id="4464"/>
      <w:ins w:id="4500" w:author="Eric Boisvert" w:date="2016-03-26T13:37:00Z">
        <w:r w:rsidR="00091990" w:rsidRPr="00FD6399">
          <w:rPr>
            <w:rStyle w:val="reqtext"/>
            <w:rPrChange w:id="4501" w:author="Boisvert, Eric" w:date="2016-03-30T14:05:00Z">
              <w:rPr>
                <w:rStyle w:val="Marquedecommentaire"/>
              </w:rPr>
            </w:rPrChange>
          </w:rPr>
          <w:commentReference w:id="4464"/>
        </w:r>
      </w:ins>
    </w:p>
    <w:p w14:paraId="5A3C309A" w14:textId="6A224D76" w:rsidR="009C2925" w:rsidRDefault="005802CB" w:rsidP="00FD7CA9">
      <w:pPr>
        <w:rPr>
          <w:ins w:id="4502" w:author="Eric Boisvert" w:date="2016-03-20T14:26:00Z"/>
        </w:rPr>
      </w:pPr>
      <w:r>
        <w:t>Observation and Measurement (ISO19156</w:t>
      </w:r>
      <w:r w:rsidR="00990E7C">
        <w:t>:2011 clause 7.2.4.1</w:t>
      </w:r>
      <w:r>
        <w:t xml:space="preserve">) </w:t>
      </w:r>
      <w:del w:id="4503" w:author="Eric Boisvert" w:date="2016-03-20T14:26:00Z">
        <w:r w:rsidDel="00B04DBC">
          <w:delText xml:space="preserve">already </w:delText>
        </w:r>
      </w:del>
      <w:r>
        <w:t>provide</w:t>
      </w:r>
      <w:ins w:id="4504" w:author="Eric Boisvert" w:date="2016-03-13T16:33:00Z">
        <w:r w:rsidR="00283487">
          <w:t>s mechanism</w:t>
        </w:r>
      </w:ins>
      <w:ins w:id="4505" w:author="Eric Boisvert" w:date="2016-03-13T16:35:00Z">
        <w:r w:rsidR="00283487">
          <w:t>s</w:t>
        </w:r>
      </w:ins>
      <w:ins w:id="4506" w:author="Eric Boisvert" w:date="2016-03-13T16:33:00Z">
        <w:r w:rsidR="00283487">
          <w:t xml:space="preserve"> to link observations and sampling </w:t>
        </w:r>
      </w:ins>
      <w:del w:id="4507" w:author="Eric Boisvert" w:date="2016-03-13T16:35:00Z">
        <w:r w:rsidDel="00283487">
          <w:delText xml:space="preserve"> </w:delText>
        </w:r>
      </w:del>
      <w:ins w:id="4508" w:author="Eric Boisvert" w:date="2016-03-13T16:35:00Z">
        <w:r w:rsidR="00283487">
          <w:t>features</w:t>
        </w:r>
      </w:ins>
      <w:ins w:id="4509" w:author="Eric Boisvert" w:date="2016-03-20T13:29:00Z">
        <w:r w:rsidR="009C2925">
          <w:t xml:space="preserve">.  </w:t>
        </w:r>
      </w:ins>
    </w:p>
    <w:p w14:paraId="5838C1DD" w14:textId="77777777" w:rsidR="00BF4FFB" w:rsidRDefault="004D2792">
      <w:pPr>
        <w:keepNext/>
        <w:rPr>
          <w:ins w:id="4510" w:author="Eric Boisvert" w:date="2016-03-20T14:40:00Z"/>
        </w:rPr>
        <w:pPrChange w:id="4511" w:author="Eric Boisvert" w:date="2016-03-20T14:40:00Z">
          <w:pPr/>
        </w:pPrChange>
      </w:pPr>
      <w:ins w:id="4512" w:author="Eric Boisvert" w:date="2016-03-20T14:39:00Z">
        <w:r>
          <w:lastRenderedPageBreak/>
          <w:pict w14:anchorId="6E7396D6">
            <v:shape id="_x0000_i1113" type="#_x0000_t75" style="width:427.4pt;height:352.15pt">
              <v:imagedata r:id="rId104" o:title=""/>
            </v:shape>
          </w:pict>
        </w:r>
      </w:ins>
    </w:p>
    <w:p w14:paraId="4102956A" w14:textId="7E125BD5" w:rsidR="00B04DBC" w:rsidRDefault="00BF4FFB">
      <w:pPr>
        <w:pStyle w:val="Lgende"/>
        <w:rPr>
          <w:ins w:id="4513" w:author="Eric Boisvert" w:date="2016-03-20T13:29:00Z"/>
        </w:rPr>
        <w:pPrChange w:id="4514" w:author="Eric Boisvert" w:date="2016-03-20T14:40:00Z">
          <w:pPr/>
        </w:pPrChange>
      </w:pPr>
      <w:ins w:id="4515" w:author="Eric Boisvert" w:date="2016-03-20T14:40:00Z">
        <w:r>
          <w:t xml:space="preserve">Figure </w:t>
        </w:r>
        <w:r>
          <w:fldChar w:fldCharType="begin"/>
        </w:r>
        <w:r>
          <w:instrText xml:space="preserve"> SEQ Figure \* ARABIC </w:instrText>
        </w:r>
      </w:ins>
      <w:r>
        <w:fldChar w:fldCharType="separate"/>
      </w:r>
      <w:ins w:id="4516" w:author="Boisvert, Eric" w:date="2016-03-29T09:08:00Z">
        <w:r w:rsidR="008279FB">
          <w:rPr>
            <w:noProof/>
          </w:rPr>
          <w:t>87</w:t>
        </w:r>
      </w:ins>
      <w:ins w:id="4517" w:author="Eric Boisvert" w:date="2016-03-28T16:06:00Z">
        <w:del w:id="4518" w:author="Boisvert, Eric" w:date="2016-03-29T08:51:00Z">
          <w:r w:rsidR="003842F3" w:rsidDel="00CB122C">
            <w:rPr>
              <w:noProof/>
            </w:rPr>
            <w:delText>85</w:delText>
          </w:r>
        </w:del>
      </w:ins>
      <w:ins w:id="4519" w:author="Eric Boisvert" w:date="2016-03-20T14:40:00Z">
        <w:r>
          <w:fldChar w:fldCharType="end"/>
        </w:r>
        <w:r>
          <w:t>: Observations along the path of a borehole are in context of the SF_SpatialSamplingFeature or a SF_Specimen</w:t>
        </w:r>
      </w:ins>
      <w:ins w:id="4520" w:author="Boisvert, Eric" w:date="2016-03-29T09:14:00Z">
        <w:r w:rsidR="00B8253A">
          <w:t>.</w:t>
        </w:r>
      </w:ins>
    </w:p>
    <w:p w14:paraId="68DE4E5A" w14:textId="58647A07" w:rsidR="0085617E" w:rsidRDefault="00BF4FFB" w:rsidP="00FD7CA9">
      <w:ins w:id="4521" w:author="Eric Boisvert" w:date="2016-03-20T14:41:00Z">
        <w:r>
          <w:t xml:space="preserve">Boreholes are linked to SF_SpatialSamplingFeature or SF_Specimen </w:t>
        </w:r>
      </w:ins>
      <w:del w:id="4522" w:author="Eric Boisvert" w:date="2016-03-20T14:41:00Z">
        <w:r w:rsidR="005802CB" w:rsidDel="00BF4FFB">
          <w:delText>a relatedObservation property linking SF_SamplingFeature</w:delText>
        </w:r>
        <w:r w:rsidR="00990E7C" w:rsidDel="00BF4FFB">
          <w:delText xml:space="preserve"> to OM_Observation.  Linking sampling features is done </w:delText>
        </w:r>
      </w:del>
      <w:r w:rsidR="00990E7C">
        <w:t>through SamplingFeatureComplex (ISO19156:2011 clause 9.2.3)</w:t>
      </w:r>
      <w:r w:rsidR="00166583">
        <w:t xml:space="preserve">.  </w:t>
      </w:r>
      <w:ins w:id="4523" w:author="Eric Boisvert" w:date="2016-03-20T15:16:00Z">
        <w:r w:rsidR="005D2552">
          <w:t>SF_</w:t>
        </w:r>
      </w:ins>
      <w:ins w:id="4524" w:author="Eric Boisvert" w:date="2016-03-20T15:15:00Z">
        <w:r w:rsidR="005D2552">
          <w:t>Spatial</w:t>
        </w:r>
      </w:ins>
      <w:r w:rsidR="00166583">
        <w:t>SamplingFeatures</w:t>
      </w:r>
      <w:ins w:id="4525" w:author="Eric Boisvert" w:date="2016-03-20T15:15:00Z">
        <w:r w:rsidR="005D2552">
          <w:t xml:space="preserve"> and SF_Specimen</w:t>
        </w:r>
      </w:ins>
      <w:r w:rsidR="00166583">
        <w:t xml:space="preserve"> have their own geometry and therefore can report their </w:t>
      </w:r>
      <w:del w:id="4526" w:author="Eric Boisvert" w:date="2016-03-20T15:14:00Z">
        <w:r w:rsidR="00166583" w:rsidDel="005D2552">
          <w:delText xml:space="preserve">absolute </w:delText>
        </w:r>
      </w:del>
      <w:r w:rsidR="00166583">
        <w:t xml:space="preserve">location. </w:t>
      </w:r>
      <w:ins w:id="4527" w:author="Eric Boisvert" w:date="2016-03-20T15:16:00Z">
        <w:r w:rsidR="005D2552">
          <w:t xml:space="preserve">  </w:t>
        </w:r>
      </w:ins>
      <w:ins w:id="4528" w:author="Eric Boisvert" w:date="2016-03-20T15:15:00Z">
        <w:r w:rsidR="005D2552">
          <w:t xml:space="preserve"> </w:t>
        </w:r>
      </w:ins>
    </w:p>
    <w:p w14:paraId="7CCEA808" w14:textId="27F56E44" w:rsidR="00BF4FFB" w:rsidRDefault="00BF4FFB" w:rsidP="00FD7CA9">
      <w:pPr>
        <w:rPr>
          <w:ins w:id="4529" w:author="Eric Boisvert" w:date="2016-03-20T14:54:00Z"/>
        </w:rPr>
      </w:pPr>
      <w:ins w:id="4530" w:author="Eric Boisvert" w:date="2016-03-20T14:44:00Z">
        <w:r>
          <w:t xml:space="preserve">It is common to use relative distance from the start of a borehole as a coordinate system for </w:t>
        </w:r>
      </w:ins>
      <w:ins w:id="4531" w:author="Eric Boisvert" w:date="2016-03-20T14:45:00Z">
        <w:r>
          <w:t xml:space="preserve">positioning </w:t>
        </w:r>
      </w:ins>
      <w:ins w:id="4532" w:author="Eric Boisvert" w:date="2016-03-20T14:44:00Z">
        <w:r>
          <w:t>observations and features</w:t>
        </w:r>
      </w:ins>
      <w:ins w:id="4533" w:author="Eric Boisvert" w:date="2016-03-20T14:45:00Z">
        <w:r>
          <w:t xml:space="preserve"> in context of a borehole.  Relative position</w:t>
        </w:r>
      </w:ins>
      <w:ins w:id="4534" w:author="Eric Boisvert" w:date="2016-03-20T14:46:00Z">
        <w:r>
          <w:t>s are measured as the linear distance along the path of the borehole shape.</w:t>
        </w:r>
      </w:ins>
      <w:ins w:id="4535" w:author="Eric Boisvert" w:date="2016-03-20T14:48:00Z">
        <w:r>
          <w:t xml:space="preserve">  It is more convenient to model the location as an interval because it cover</w:t>
        </w:r>
      </w:ins>
      <w:ins w:id="4536" w:author="Eric Boisvert" w:date="2016-03-20T14:50:00Z">
        <w:r>
          <w:t>s</w:t>
        </w:r>
      </w:ins>
      <w:ins w:id="4537" w:author="Eric Boisvert" w:date="2016-03-20T14:48:00Z">
        <w:r>
          <w:t xml:space="preserve"> most</w:t>
        </w:r>
      </w:ins>
      <w:ins w:id="4538" w:author="Eric Boisvert" w:date="2016-03-20T15:17:00Z">
        <w:r w:rsidR="005D2552">
          <w:t xml:space="preserve"> of</w:t>
        </w:r>
      </w:ins>
      <w:ins w:id="4539" w:author="Eric Boisvert" w:date="2016-03-20T14:48:00Z">
        <w:r>
          <w:t xml:space="preserve"> </w:t>
        </w:r>
      </w:ins>
      <w:ins w:id="4540" w:author="Eric Boisvert" w:date="2016-03-20T15:17:00Z">
        <w:r w:rsidR="005D2552">
          <w:t xml:space="preserve">the </w:t>
        </w:r>
      </w:ins>
      <w:ins w:id="4541" w:author="Eric Boisvert" w:date="2016-03-20T14:48:00Z">
        <w:r>
          <w:t>use cases</w:t>
        </w:r>
      </w:ins>
      <w:ins w:id="4542" w:author="Eric Boisvert" w:date="2016-03-20T15:17:00Z">
        <w:r w:rsidR="005D2552">
          <w:t xml:space="preserve"> – samples always cover some space along the line</w:t>
        </w:r>
      </w:ins>
      <w:ins w:id="4543" w:author="Eric Boisvert" w:date="2016-03-20T14:48:00Z">
        <w:r>
          <w:t xml:space="preserve">.  A single point along the curve can then be modelled as an interval </w:t>
        </w:r>
      </w:ins>
      <w:ins w:id="4544" w:author="Eric Boisvert" w:date="2016-03-20T14:50:00Z">
        <w:r>
          <w:t xml:space="preserve">which start and end coincide. </w:t>
        </w:r>
      </w:ins>
      <w:ins w:id="4545" w:author="Eric Boisvert" w:date="2016-03-20T14:46:00Z">
        <w:r>
          <w:t xml:space="preserve">  </w:t>
        </w:r>
      </w:ins>
      <w:ins w:id="4546" w:author="Eric Boisvert" w:date="2016-03-20T14:54:00Z">
        <w:r w:rsidR="00F54A29">
          <w:t>There are many options to model a location along a borehole, but they essentially all share the same basic properties.</w:t>
        </w:r>
      </w:ins>
    </w:p>
    <w:p w14:paraId="54D7C771" w14:textId="20181F62" w:rsidR="00F54A29" w:rsidRDefault="00F54A29">
      <w:pPr>
        <w:numPr>
          <w:ilvl w:val="0"/>
          <w:numId w:val="51"/>
        </w:numPr>
        <w:rPr>
          <w:ins w:id="4547" w:author="Eric Boisvert" w:date="2016-03-20T14:55:00Z"/>
        </w:rPr>
        <w:pPrChange w:id="4548" w:author="Eric Boisvert" w:date="2016-03-20T14:55:00Z">
          <w:pPr/>
        </w:pPrChange>
      </w:pPr>
      <w:ins w:id="4549" w:author="Eric Boisvert" w:date="2016-03-20T14:55:00Z">
        <w:r>
          <w:t xml:space="preserve">A pair of </w:t>
        </w:r>
      </w:ins>
      <w:ins w:id="4550" w:author="Eric Boisvert" w:date="2016-03-20T15:00:00Z">
        <w:r w:rsidR="00EA1FD5">
          <w:t>values</w:t>
        </w:r>
      </w:ins>
      <w:ins w:id="4551" w:author="Eric Boisvert" w:date="2016-03-20T14:55:00Z">
        <w:r>
          <w:t xml:space="preserve"> to represent the beginning and the end of the interval.</w:t>
        </w:r>
      </w:ins>
    </w:p>
    <w:p w14:paraId="71830506" w14:textId="3F8A50E3" w:rsidR="00BF4FFB" w:rsidRDefault="00F54A29">
      <w:pPr>
        <w:numPr>
          <w:ilvl w:val="0"/>
          <w:numId w:val="51"/>
        </w:numPr>
        <w:rPr>
          <w:ins w:id="4552" w:author="Eric Boisvert" w:date="2016-03-20T14:48:00Z"/>
        </w:rPr>
        <w:pPrChange w:id="4553" w:author="Eric Boisvert" w:date="2016-03-20T14:58:00Z">
          <w:pPr/>
        </w:pPrChange>
      </w:pPr>
      <w:ins w:id="4554" w:author="Eric Boisvert" w:date="2016-03-20T14:57:00Z">
        <w:r>
          <w:t>A</w:t>
        </w:r>
      </w:ins>
      <w:ins w:id="4555" w:author="Eric Boisvert" w:date="2016-03-20T14:58:00Z">
        <w:r>
          <w:t xml:space="preserve">n optional reference to a linear geometry (GM_Curve) </w:t>
        </w:r>
      </w:ins>
      <w:ins w:id="4556" w:author="Eric Boisvert" w:date="2016-03-20T15:00:00Z">
        <w:r w:rsidR="00EA1FD5">
          <w:t xml:space="preserve"> </w:t>
        </w:r>
      </w:ins>
    </w:p>
    <w:p w14:paraId="28316237" w14:textId="6AB70AE7" w:rsidR="00A672E5" w:rsidRDefault="00A672E5" w:rsidP="00FD7CA9">
      <w:pPr>
        <w:rPr>
          <w:ins w:id="4557" w:author="Eric Boisvert" w:date="2016-03-19T14:22:00Z"/>
        </w:rPr>
      </w:pPr>
      <w:ins w:id="4558" w:author="Eric Boisvert" w:date="2016-03-19T14:22:00Z">
        <w:r>
          <w:lastRenderedPageBreak/>
          <w:t xml:space="preserve">The requirement class does not prescribe a specific encoding, but do prescribe that the </w:t>
        </w:r>
      </w:ins>
      <w:ins w:id="4559" w:author="Eric Boisvert" w:date="2016-03-20T15:22:00Z">
        <w:r w:rsidR="005D2552">
          <w:t>above</w:t>
        </w:r>
      </w:ins>
      <w:ins w:id="4560" w:author="Eric Boisvert" w:date="2016-03-19T14:22:00Z">
        <w:r w:rsidR="008F08D6">
          <w:t xml:space="preserve"> information be explicitly o</w:t>
        </w:r>
      </w:ins>
      <w:ins w:id="4561" w:author="Eric Boisvert" w:date="2016-03-19T15:10:00Z">
        <w:r w:rsidR="008F08D6">
          <w:t>r</w:t>
        </w:r>
      </w:ins>
      <w:ins w:id="4562" w:author="Eric Boisvert" w:date="2016-03-19T14:22:00Z">
        <w:r>
          <w:t xml:space="preserve"> implicitely provided.  Different encoding</w:t>
        </w:r>
      </w:ins>
      <w:ins w:id="4563" w:author="Eric Boisvert" w:date="2016-03-20T15:19:00Z">
        <w:r w:rsidR="005D2552">
          <w:t>s</w:t>
        </w:r>
      </w:ins>
      <w:ins w:id="4564" w:author="Eric Boisvert" w:date="2016-03-19T14:22:00Z">
        <w:r>
          <w:t xml:space="preserve"> wil</w:t>
        </w:r>
        <w:r w:rsidR="008F08D6">
          <w:t>l address the issue differently</w:t>
        </w:r>
      </w:ins>
      <w:ins w:id="4565" w:author="Eric Boisvert" w:date="2016-03-20T15:22:00Z">
        <w:r w:rsidR="005D2552">
          <w:t xml:space="preserve"> and have their pros and cons.</w:t>
        </w:r>
      </w:ins>
    </w:p>
    <w:p w14:paraId="09919128" w14:textId="40C67FA1" w:rsidR="00A672E5" w:rsidRDefault="008F08D6" w:rsidP="00FD7CA9">
      <w:pPr>
        <w:rPr>
          <w:ins w:id="4566" w:author="Eric Boisvert" w:date="2016-03-20T15:58:00Z"/>
        </w:rPr>
      </w:pPr>
      <w:ins w:id="4567" w:author="Eric Boisvert" w:date="2016-03-19T15:11:00Z">
        <w:r>
          <w:t xml:space="preserve">The location shall be provided as a linear interval, formed by a “from” value, and a “to” </w:t>
        </w:r>
      </w:ins>
      <w:ins w:id="4568" w:author="Eric Boisvert" w:date="2016-03-20T15:00:00Z">
        <w:r w:rsidR="00EA1FD5">
          <w:t>measurement (a value and a unit of measure)</w:t>
        </w:r>
      </w:ins>
      <w:ins w:id="4569" w:author="Eric Boisvert" w:date="2016-03-19T15:11:00Z">
        <w:r w:rsidR="00EA1FD5">
          <w:t>. From is</w:t>
        </w:r>
        <w:r>
          <w:t xml:space="preserve"> closer to the origin of the path. </w:t>
        </w:r>
      </w:ins>
      <w:ins w:id="4570" w:author="Eric Boisvert" w:date="2016-03-19T15:17:00Z">
        <w:r>
          <w:t xml:space="preserve">  </w:t>
        </w:r>
      </w:ins>
    </w:p>
    <w:p w14:paraId="1A1B08BA" w14:textId="77777777" w:rsidR="00033D7C" w:rsidRDefault="00033D7C" w:rsidP="00FD7CA9">
      <w:pPr>
        <w:rPr>
          <w:ins w:id="4571" w:author="Eric Boisvert" w:date="2016-03-13T16:4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BA27D0">
        <w:trPr>
          <w:cantSplit/>
          <w:ins w:id="4572" w:author="Eric Boisvert" w:date="2016-03-13T16:42:00Z"/>
        </w:trPr>
        <w:tc>
          <w:tcPr>
            <w:tcW w:w="4219" w:type="dxa"/>
            <w:tcBorders>
              <w:right w:val="nil"/>
            </w:tcBorders>
            <w:shd w:val="clear" w:color="auto" w:fill="auto"/>
          </w:tcPr>
          <w:p w14:paraId="339CAA0B" w14:textId="5A89859C" w:rsidR="0069784E" w:rsidRPr="00D12552" w:rsidRDefault="0069784E" w:rsidP="00033D7C">
            <w:pPr>
              <w:pStyle w:val="Tabletext10"/>
              <w:rPr>
                <w:ins w:id="4573" w:author="Eric Boisvert" w:date="2016-03-13T16:42:00Z"/>
                <w:rStyle w:val="requri"/>
                <w:lang w:val="en-CA"/>
              </w:rPr>
            </w:pPr>
            <w:ins w:id="4574" w:author="Eric Boisvert" w:date="2016-03-13T16:42:00Z">
              <w:r>
                <w:rPr>
                  <w:rStyle w:val="requri"/>
                  <w:lang w:val="en-CA"/>
                </w:rPr>
                <w:t>/req/gsml4-borehole</w:t>
              </w:r>
              <w:r w:rsidRPr="00D12552">
                <w:rPr>
                  <w:rStyle w:val="requri"/>
                  <w:lang w:val="en-CA"/>
                </w:rPr>
                <w:t>/</w:t>
              </w:r>
              <w:r w:rsidR="00033D7C">
                <w:rPr>
                  <w:rStyle w:val="requri"/>
                  <w:lang w:val="en-CA"/>
                </w:rPr>
                <w:t>borehole</w:t>
              </w:r>
            </w:ins>
            <w:ins w:id="4575" w:author="Eric Boisvert" w:date="2016-03-20T15:58:00Z">
              <w:r w:rsidR="00033D7C">
                <w:rPr>
                  <w:rStyle w:val="requri"/>
                  <w:lang w:val="en-CA"/>
                </w:rPr>
                <w:t>-</w:t>
              </w:r>
            </w:ins>
            <w:ins w:id="4576" w:author="Eric Boisvert" w:date="2016-03-13T16:42:00Z">
              <w:r>
                <w:rPr>
                  <w:rStyle w:val="requri"/>
                  <w:lang w:val="en-CA"/>
                </w:rPr>
                <w:t>pos</w:t>
              </w:r>
            </w:ins>
          </w:p>
        </w:tc>
        <w:tc>
          <w:tcPr>
            <w:tcW w:w="4678" w:type="dxa"/>
            <w:tcBorders>
              <w:left w:val="nil"/>
            </w:tcBorders>
            <w:shd w:val="clear" w:color="auto" w:fill="auto"/>
          </w:tcPr>
          <w:p w14:paraId="1C34376C" w14:textId="2159F9D6" w:rsidR="0069784E" w:rsidRPr="00D12552" w:rsidRDefault="00033D7C" w:rsidP="005D2552">
            <w:pPr>
              <w:pStyle w:val="Tabletext10"/>
              <w:jc w:val="left"/>
              <w:rPr>
                <w:ins w:id="4577" w:author="Eric Boisvert" w:date="2016-03-13T16:42:00Z"/>
                <w:rStyle w:val="reqtext"/>
                <w:lang w:val="en-CA"/>
              </w:rPr>
            </w:pPr>
            <w:ins w:id="4578" w:author="Eric Boisvert" w:date="2016-03-20T15:57:00Z">
              <w:r>
                <w:rPr>
                  <w:rStyle w:val="reqtext"/>
                  <w:lang w:val="en-CA"/>
                </w:rPr>
                <w:t>P</w:t>
              </w:r>
            </w:ins>
            <w:ins w:id="4579" w:author="Eric Boisvert" w:date="2016-03-13T16:42:00Z">
              <w:r w:rsidR="0069784E">
                <w:rPr>
                  <w:rStyle w:val="reqtext"/>
                  <w:lang w:val="en-CA"/>
                </w:rPr>
                <w:t xml:space="preserve">osition </w:t>
              </w:r>
            </w:ins>
            <w:ins w:id="4580" w:author="Eric Boisvert" w:date="2016-03-13T16:43:00Z">
              <w:r w:rsidR="0069784E">
                <w:rPr>
                  <w:rStyle w:val="reqtext"/>
                  <w:lang w:val="en-CA"/>
                </w:rPr>
                <w:t>SHALL</w:t>
              </w:r>
            </w:ins>
            <w:ins w:id="4581" w:author="Eric Boisvert" w:date="2016-03-13T16:42:00Z">
              <w:r w:rsidR="0069784E">
                <w:rPr>
                  <w:rStyle w:val="reqtext"/>
                  <w:lang w:val="en-CA"/>
                </w:rPr>
                <w:t xml:space="preserve"> </w:t>
              </w:r>
            </w:ins>
            <w:ins w:id="4582" w:author="Eric Boisvert" w:date="2016-03-19T14:23:00Z">
              <w:r w:rsidR="00A672E5">
                <w:rPr>
                  <w:rStyle w:val="reqtext"/>
                  <w:lang w:val="en-CA"/>
                </w:rPr>
                <w:t xml:space="preserve">be provided as a pair of </w:t>
              </w:r>
            </w:ins>
            <w:ins w:id="4583" w:author="Eric Boisvert" w:date="2016-03-20T15:14:00Z">
              <w:r w:rsidR="005D2552">
                <w:rPr>
                  <w:rStyle w:val="reqtext"/>
                  <w:lang w:val="en-CA"/>
                </w:rPr>
                <w:t>measurements</w:t>
              </w:r>
            </w:ins>
            <w:ins w:id="4584" w:author="Eric Boisvert" w:date="2016-03-19T14:23:00Z">
              <w:r w:rsidR="00A672E5">
                <w:rPr>
                  <w:rStyle w:val="reqtext"/>
                  <w:lang w:val="en-CA"/>
                </w:rPr>
                <w:t xml:space="preserve"> representing an interval along the path of the borehole</w:t>
              </w:r>
            </w:ins>
            <w:ins w:id="4585" w:author="Boisvert, Eric" w:date="2016-03-29T09:14:00Z">
              <w:r w:rsidR="00B8253A">
                <w:rPr>
                  <w:rStyle w:val="reqtext"/>
                  <w:lang w:val="en-CA"/>
                </w:rPr>
                <w:t>.</w:t>
              </w:r>
            </w:ins>
          </w:p>
        </w:tc>
      </w:tr>
    </w:tbl>
    <w:p w14:paraId="20B701C1" w14:textId="77777777" w:rsidR="0069784E" w:rsidRDefault="0069784E" w:rsidP="00FD7CA9">
      <w:pPr>
        <w:rPr>
          <w:ins w:id="4586" w:author="Eric Boisvert" w:date="2016-03-19T15:12:00Z"/>
        </w:rPr>
      </w:pPr>
    </w:p>
    <w:p w14:paraId="2E16D2E2" w14:textId="6C35F619" w:rsidR="008F08D6" w:rsidRDefault="008F08D6" w:rsidP="00FD7CA9">
      <w:pPr>
        <w:rPr>
          <w:ins w:id="4587" w:author="Eric Boisvert" w:date="2016-03-19T15:12:00Z"/>
        </w:rPr>
      </w:pPr>
      <w:ins w:id="4588" w:author="Eric Boisvert" w:date="2016-03-19T15:12:00Z">
        <w:r>
          <w:t xml:space="preserve">The location </w:t>
        </w:r>
      </w:ins>
      <w:ins w:id="4589" w:author="Eric Boisvert" w:date="2016-03-20T15:23:00Z">
        <w:r w:rsidR="005D2552">
          <w:t>may</w:t>
        </w:r>
      </w:ins>
      <w:ins w:id="4590" w:author="Eric Boisvert" w:date="2016-03-19T15:12:00Z">
        <w:r>
          <w:t xml:space="preserve"> also provide a reference to a linear geometry (GM_Curve) representing the path of the borehole.  A cylinder migh also be considered if it satisfies the use case (for example, if the volume of the hole has to be considered).  The absence of an explicit geometry will usually imply that the borehole is vertical (going downward).</w:t>
        </w:r>
      </w:ins>
    </w:p>
    <w:p w14:paraId="3CA4EDDC" w14:textId="77777777" w:rsidR="008F08D6" w:rsidRDefault="008F08D6" w:rsidP="00FD7CA9">
      <w:pPr>
        <w:rPr>
          <w:ins w:id="4591"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BA27D0">
        <w:trPr>
          <w:cantSplit/>
          <w:ins w:id="4592" w:author="Eric Boisvert" w:date="2016-03-13T16:43:00Z"/>
        </w:trPr>
        <w:tc>
          <w:tcPr>
            <w:tcW w:w="4219" w:type="dxa"/>
            <w:tcBorders>
              <w:right w:val="nil"/>
            </w:tcBorders>
            <w:shd w:val="clear" w:color="auto" w:fill="auto"/>
          </w:tcPr>
          <w:p w14:paraId="1D35A109" w14:textId="2EAE43EB" w:rsidR="0069784E" w:rsidRPr="00D12552" w:rsidRDefault="0069784E" w:rsidP="0069784E">
            <w:pPr>
              <w:pStyle w:val="Tabletext10"/>
              <w:rPr>
                <w:ins w:id="4593" w:author="Eric Boisvert" w:date="2016-03-13T16:43:00Z"/>
                <w:rStyle w:val="requri"/>
                <w:lang w:val="en-CA"/>
              </w:rPr>
            </w:pPr>
            <w:ins w:id="4594" w:author="Eric Boisvert" w:date="2016-03-13T16:43:00Z">
              <w:r>
                <w:rPr>
                  <w:rStyle w:val="requri"/>
                  <w:lang w:val="en-CA"/>
                </w:rPr>
                <w:t>/req/gsml4-borehole</w:t>
              </w:r>
              <w:r w:rsidRPr="00D12552">
                <w:rPr>
                  <w:rStyle w:val="requri"/>
                  <w:lang w:val="en-CA"/>
                </w:rPr>
                <w:t>/</w:t>
              </w:r>
              <w:r>
                <w:rPr>
                  <w:rStyle w:val="requri"/>
                  <w:lang w:val="en-CA"/>
                </w:rPr>
                <w:t>borehole-</w:t>
              </w:r>
            </w:ins>
            <w:ins w:id="4595" w:author="Eric Boisvert" w:date="2016-03-13T16:44:00Z">
              <w:r>
                <w:rPr>
                  <w:rStyle w:val="requri"/>
                  <w:lang w:val="en-CA"/>
                </w:rPr>
                <w:t>refere</w:t>
              </w:r>
            </w:ins>
            <w:ins w:id="4596" w:author="Eric Boisvert" w:date="2016-03-20T15:58:00Z">
              <w:r w:rsidR="00033D7C">
                <w:rPr>
                  <w:rStyle w:val="requri"/>
                  <w:lang w:val="en-CA"/>
                </w:rPr>
                <w:t>n</w:t>
              </w:r>
            </w:ins>
            <w:ins w:id="4597" w:author="Eric Boisvert" w:date="2016-03-13T16:44:00Z">
              <w:r w:rsidR="00033D7C">
                <w:rPr>
                  <w:rStyle w:val="requri"/>
                  <w:lang w:val="en-CA"/>
                </w:rPr>
                <w:t>ce</w:t>
              </w:r>
            </w:ins>
            <w:ins w:id="4598" w:author="Eric Boisvert" w:date="2016-03-20T15:59:00Z">
              <w:r w:rsidR="00033D7C">
                <w:rPr>
                  <w:rStyle w:val="requri"/>
                  <w:lang w:val="en-CA"/>
                </w:rPr>
                <w:t>-</w:t>
              </w:r>
            </w:ins>
            <w:ins w:id="4599" w:author="Eric Boisvert" w:date="2016-03-13T16:44:00Z">
              <w:r>
                <w:rPr>
                  <w:rStyle w:val="requri"/>
                  <w:lang w:val="en-CA"/>
                </w:rPr>
                <w:t>geom</w:t>
              </w:r>
            </w:ins>
          </w:p>
        </w:tc>
        <w:tc>
          <w:tcPr>
            <w:tcW w:w="4678" w:type="dxa"/>
            <w:tcBorders>
              <w:left w:val="nil"/>
            </w:tcBorders>
            <w:shd w:val="clear" w:color="auto" w:fill="auto"/>
          </w:tcPr>
          <w:p w14:paraId="2D6F9A3B" w14:textId="13D2392C" w:rsidR="0069784E" w:rsidRPr="00D12552" w:rsidRDefault="0069784E" w:rsidP="00BA27D0">
            <w:pPr>
              <w:pStyle w:val="Tabletext10"/>
              <w:jc w:val="left"/>
              <w:rPr>
                <w:ins w:id="4600" w:author="Eric Boisvert" w:date="2016-03-13T16:43:00Z"/>
                <w:rStyle w:val="reqtext"/>
                <w:lang w:val="en-CA"/>
              </w:rPr>
            </w:pPr>
            <w:ins w:id="4601" w:author="Eric Boisvert" w:date="2016-03-13T16:43:00Z">
              <w:r>
                <w:rPr>
                  <w:rStyle w:val="reqtext"/>
                  <w:lang w:val="en-CA"/>
                </w:rPr>
                <w:t xml:space="preserve">A </w:t>
              </w:r>
            </w:ins>
            <w:ins w:id="4602" w:author="Eric Boisvert" w:date="2016-03-13T16:44:00Z">
              <w:r>
                <w:rPr>
                  <w:rStyle w:val="reqtext"/>
                  <w:lang w:val="en-CA"/>
                </w:rPr>
                <w:t>position MAY identify a reference geometry to provide a coordinate reference system, otherwise, a the distanc</w:t>
              </w:r>
              <w:r w:rsidR="00A672E5">
                <w:rPr>
                  <w:rStyle w:val="reqtext"/>
                  <w:lang w:val="en-CA"/>
                </w:rPr>
                <w:t xml:space="preserve">e will be considered as </w:t>
              </w:r>
            </w:ins>
            <w:ins w:id="4603" w:author="Eric Boisvert" w:date="2016-03-19T14:25:00Z">
              <w:r w:rsidR="00A672E5">
                <w:rPr>
                  <w:rStyle w:val="reqtext"/>
                  <w:lang w:val="en-CA"/>
                </w:rPr>
                <w:t>directed vertically</w:t>
              </w:r>
            </w:ins>
            <w:ins w:id="4604" w:author="Boisvert, Eric" w:date="2016-03-29T09:14:00Z">
              <w:r w:rsidR="00B8253A">
                <w:rPr>
                  <w:rStyle w:val="reqtext"/>
                  <w:lang w:val="en-CA"/>
                </w:rPr>
                <w:t>.</w:t>
              </w:r>
            </w:ins>
            <w:ins w:id="4605" w:author="Eric Boisvert" w:date="2016-03-19T14:25:00Z">
              <w:del w:id="4606" w:author="Boisvert, Eric" w:date="2016-03-29T09:14:00Z">
                <w:r w:rsidR="00A672E5" w:rsidDel="00B8253A">
                  <w:rPr>
                    <w:rStyle w:val="reqtext"/>
                    <w:lang w:val="en-CA"/>
                  </w:rPr>
                  <w:delText xml:space="preserve"> </w:delText>
                </w:r>
              </w:del>
            </w:ins>
          </w:p>
        </w:tc>
      </w:tr>
    </w:tbl>
    <w:p w14:paraId="7BE5BD17" w14:textId="77777777" w:rsidR="0069784E" w:rsidRDefault="0069784E" w:rsidP="00FD7CA9">
      <w:pPr>
        <w:rPr>
          <w:ins w:id="4607" w:author="Eric Boisvert" w:date="2016-03-13T16:42:00Z"/>
        </w:rPr>
      </w:pPr>
    </w:p>
    <w:p w14:paraId="37942899" w14:textId="5491D499" w:rsidR="0069784E" w:rsidRDefault="0081048A">
      <w:pPr>
        <w:pStyle w:val="Titre4"/>
        <w:rPr>
          <w:ins w:id="4608" w:author="Eric Boisvert" w:date="2016-03-20T12:40:00Z"/>
        </w:rPr>
        <w:pPrChange w:id="4609" w:author="Eric Boisvert" w:date="2016-03-20T12:40:00Z">
          <w:pPr/>
        </w:pPrChange>
      </w:pPr>
      <w:ins w:id="4610" w:author="Eric Boisvert" w:date="2016-03-20T12:40:00Z">
        <w:r>
          <w:t>Coverage</w:t>
        </w:r>
      </w:ins>
    </w:p>
    <w:p w14:paraId="286562F3" w14:textId="77777777" w:rsidR="0081048A" w:rsidRDefault="0081048A" w:rsidP="00FD7CA9">
      <w:pPr>
        <w:rPr>
          <w:ins w:id="4611" w:author="Eric Boisvert" w:date="2016-02-28T17:26:00Z"/>
        </w:rPr>
      </w:pPr>
    </w:p>
    <w:p w14:paraId="66990E44" w14:textId="1A44247C" w:rsidR="00BC33BD" w:rsidDel="008C3A1A" w:rsidRDefault="0081048A" w:rsidP="00FD7CA9">
      <w:pPr>
        <w:rPr>
          <w:del w:id="4612" w:author="Eric Boisvert" w:date="2016-03-13T16:42:00Z"/>
        </w:rPr>
      </w:pPr>
      <w:ins w:id="4613" w:author="Eric Boisvert" w:date="2016-03-20T12:40:00Z">
        <w:r>
          <w:t>Some communit</w:t>
        </w:r>
        <w:r w:rsidR="000C4BA0">
          <w:t xml:space="preserve">ies might consider using </w:t>
        </w:r>
      </w:ins>
      <w:ins w:id="4614" w:author="Eric Boisvert" w:date="2016-03-20T12:42:00Z">
        <w:r w:rsidR="000C4BA0">
          <w:t xml:space="preserve">ISO 19123:2005 </w:t>
        </w:r>
      </w:ins>
      <w:ins w:id="4615" w:author="Eric Boisvert" w:date="2016-03-20T12:43:00Z">
        <w:r w:rsidR="000C4BA0">
          <w:t xml:space="preserve">Coverage to model discrete or continuous observations along the borehole path.  </w:t>
        </w:r>
      </w:ins>
      <w:ins w:id="4616" w:author="Eric Boisvert" w:date="2016-03-20T12:40:00Z">
        <w:r w:rsidR="000C4BA0">
          <w:t xml:space="preserve"> </w:t>
        </w:r>
      </w:ins>
      <w:ins w:id="4617" w:author="Boisvert, Eric" w:date="2016-03-30T14:07:00Z">
        <w:r w:rsidR="00FD6399">
          <w:t xml:space="preserve">Because of the large amount of permutations possible with Coverage and the complexity of individual domain requirements, this specification does not prescribe any coverage encoding pattern. </w:t>
        </w:r>
      </w:ins>
      <w:ins w:id="4618" w:author="Boisvert, Eric" w:date="2016-03-30T14:09:00Z">
        <w:r w:rsidR="00FD6399">
          <w:t xml:space="preserve"> Communities that wish to use Coverage should define their own profile by extending this specification.</w:t>
        </w:r>
      </w:ins>
    </w:p>
    <w:p w14:paraId="23A79270" w14:textId="77777777" w:rsidR="008C3A1A" w:rsidRDefault="008C3A1A" w:rsidP="00FD7CA9">
      <w:pPr>
        <w:rPr>
          <w:ins w:id="4619" w:author="Eric Boisvert" w:date="2016-03-19T12:30:00Z"/>
        </w:rPr>
      </w:pPr>
    </w:p>
    <w:p w14:paraId="6EA9A0D6" w14:textId="77777777" w:rsidR="008C3A1A" w:rsidRDefault="008C3A1A" w:rsidP="00FD7CA9">
      <w:pPr>
        <w:rPr>
          <w:ins w:id="4620" w:author="Eric Boisvert" w:date="2016-03-19T12:30:00Z"/>
        </w:rPr>
      </w:pPr>
    </w:p>
    <w:p w14:paraId="24F874FF" w14:textId="101EA08A" w:rsidR="009B3BBD" w:rsidRPr="00D12552" w:rsidRDefault="009B3BBD" w:rsidP="009B3BBD">
      <w:pPr>
        <w:pStyle w:val="Titre2"/>
        <w:rPr>
          <w:lang w:val="en-CA"/>
        </w:rPr>
      </w:pPr>
      <w:bookmarkStart w:id="4621" w:name="_Toc446944617"/>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4621"/>
    </w:p>
    <w:p w14:paraId="314F9F4D" w14:textId="77777777" w:rsidR="002151F2" w:rsidRDefault="002151F2" w:rsidP="00CD7325">
      <w:pPr>
        <w:rPr>
          <w:lang w:val="en-CA"/>
        </w:rPr>
      </w:pPr>
    </w:p>
    <w:p w14:paraId="7E1A0401" w14:textId="3128A9FF"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w:t>
      </w:r>
      <w:r w:rsidRPr="00CD7325">
        <w:rPr>
          <w:lang w:val="en-CA"/>
        </w:rPr>
        <w:lastRenderedPageBreak/>
        <w:t>MOLES v3 data model</w:t>
      </w:r>
      <w:ins w:id="4622" w:author="Boisvert, Eric" w:date="2016-03-30T14:11:00Z">
        <w:r w:rsidR="00FD6399">
          <w:rPr>
            <w:lang w:val="en-CA"/>
          </w:rPr>
          <w:t xml:space="preserve"> </w:t>
        </w:r>
      </w:ins>
      <w:r w:rsidR="001111B0">
        <w:rPr>
          <w:lang w:val="en-CA"/>
        </w:rPr>
        <w:t>(Ventouras et al, 2010</w:t>
      </w:r>
      <w:r w:rsidRPr="00CD7325">
        <w:rPr>
          <w:lang w:val="en-CA"/>
        </w:rPr>
        <w:t>)</w:t>
      </w:r>
      <w:r w:rsidR="0084053A">
        <w:rPr>
          <w:lang w:val="en-CA"/>
        </w:rPr>
        <w:t xml:space="preserve"> .  </w:t>
      </w:r>
      <w:del w:id="4623" w:author="Boisvert, Eric" w:date="2016-03-30T14:11:00Z">
        <w:r w:rsidR="0084053A" w:rsidDel="00FD6399">
          <w:rPr>
            <w:lang w:val="en-CA"/>
          </w:rPr>
          <w:delText>It also constrains certain elements of ISO19156 to align them on the specifics of geoscience lab analysis</w:delText>
        </w:r>
      </w:del>
    </w:p>
    <w:p w14:paraId="2CD44B0D" w14:textId="77777777" w:rsidR="00090DCF" w:rsidRDefault="00090DCF" w:rsidP="00F67178">
      <w:pPr>
        <w:rPr>
          <w:lang w:val="en-CA"/>
        </w:rPr>
      </w:pPr>
    </w:p>
    <w:p w14:paraId="119515AA" w14:textId="6CE8260B" w:rsidR="00090DCF" w:rsidRDefault="004D2792" w:rsidP="00090DCF">
      <w:pPr>
        <w:keepNext/>
      </w:pPr>
      <w:r>
        <w:rPr>
          <w:noProof/>
          <w:lang w:val="en-CA" w:eastAsia="en-CA"/>
        </w:rPr>
        <w:pict w14:anchorId="540C09FE">
          <v:shape id="_x0000_i1114" type="#_x0000_t75" style="width:432.45pt;height:398.3pt;visibility:visible;mso-wrap-style:square">
            <v:imagedata r:id="rId105" o:title=""/>
          </v:shape>
        </w:pict>
      </w:r>
      <w:r w:rsidR="00043E8E">
        <w:rPr>
          <w:rStyle w:val="Marquedecommentaire"/>
        </w:rPr>
        <w:commentReference w:id="4624"/>
      </w:r>
    </w:p>
    <w:p w14:paraId="053FE055" w14:textId="1ACDD060"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ins w:id="4625" w:author="Boisvert, Eric" w:date="2016-03-29T09:08:00Z">
        <w:r w:rsidR="008279FB">
          <w:rPr>
            <w:noProof/>
          </w:rPr>
          <w:t>88</w:t>
        </w:r>
      </w:ins>
      <w:ins w:id="4626" w:author="Eric Boisvert" w:date="2016-03-28T16:06:00Z">
        <w:del w:id="4627" w:author="Boisvert, Eric" w:date="2016-03-29T08:51:00Z">
          <w:r w:rsidR="003842F3" w:rsidDel="00CB122C">
            <w:rPr>
              <w:noProof/>
            </w:rPr>
            <w:delText>86</w:delText>
          </w:r>
        </w:del>
      </w:ins>
      <w:del w:id="4628" w:author="Boisvert, Eric" w:date="2016-03-29T08:51:00Z">
        <w:r w:rsidR="0085617E" w:rsidDel="00CB122C">
          <w:rPr>
            <w:noProof/>
          </w:rPr>
          <w:delText>88</w:delText>
        </w:r>
      </w:del>
      <w:r w:rsidR="00673E83">
        <w:rPr>
          <w:noProof/>
        </w:rPr>
        <w:fldChar w:fldCharType="end"/>
      </w:r>
      <w:r>
        <w:t>: LaboratoryAnalysis and Specimen dependencies</w:t>
      </w:r>
      <w:ins w:id="4629" w:author="Boisvert, Eric" w:date="2016-03-29T09:14:00Z">
        <w:r w:rsidR="00B8253A">
          <w:t>.</w:t>
        </w:r>
      </w:ins>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63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630"/>
            <w:r>
              <w:rPr>
                <w:rStyle w:val="Marquedecommentaire"/>
              </w:rPr>
              <w:commentReference w:id="4630"/>
            </w:r>
          </w:p>
        </w:tc>
      </w:tr>
    </w:tbl>
    <w:p w14:paraId="5E77148F" w14:textId="77777777" w:rsidR="002A58E0" w:rsidRDefault="002A58E0" w:rsidP="00F67178">
      <w:pPr>
        <w:rPr>
          <w:lang w:val="en-CA"/>
        </w:rPr>
      </w:pPr>
    </w:p>
    <w:p w14:paraId="7C25DBA1" w14:textId="77777777" w:rsidR="00733724" w:rsidRDefault="00733724" w:rsidP="00733724">
      <w:pPr>
        <w:pStyle w:val="Titre3"/>
        <w:rPr>
          <w:lang w:val="en-CA"/>
        </w:rPr>
      </w:pPr>
      <w:bookmarkStart w:id="4631" w:name="_Toc446944618"/>
      <w:r>
        <w:rPr>
          <w:lang w:val="en-CA"/>
        </w:rPr>
        <w:lastRenderedPageBreak/>
        <w:t>Laboratory Analysis</w:t>
      </w:r>
      <w:bookmarkEnd w:id="4631"/>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ins w:id="4632" w:author="Boisvert, Eric" w:date="2016-03-30T14:12:00Z">
        <w:r w:rsidR="00FD6399">
          <w:rPr>
            <w:lang w:val="en-CA"/>
          </w:rPr>
          <w:t xml:space="preserve">ISO19156 </w:t>
        </w:r>
      </w:ins>
      <w:r>
        <w:rPr>
          <w:lang w:val="en-CA"/>
        </w:rPr>
        <w:t>Observation and Measurement with supplemental requirements over some of O&amp;M classes.</w:t>
      </w:r>
    </w:p>
    <w:p w14:paraId="50A252A0" w14:textId="40D88C0C" w:rsidR="001111B0" w:rsidRDefault="00733724" w:rsidP="00D20646">
      <w:pPr>
        <w:pStyle w:val="Titre4"/>
        <w:rPr>
          <w:lang w:val="en-CA"/>
        </w:rPr>
      </w:pPr>
      <w:del w:id="4633" w:author="Eric Boisvert" w:date="2016-03-26T13:44:00Z">
        <w:r w:rsidDel="00A25212">
          <w:rPr>
            <w:lang w:val="en-CA"/>
          </w:rPr>
          <w:delText>OM_Observation</w:delText>
        </w:r>
      </w:del>
      <w:ins w:id="4634" w:author="Eric Boisvert" w:date="2016-03-26T13:44:00Z">
        <w:r w:rsidR="00A25212">
          <w:rPr>
            <w:lang w:val="en-CA"/>
          </w:rPr>
          <w:t>SF_SamplingFeature::</w:t>
        </w:r>
      </w:ins>
      <w:del w:id="4635" w:author="Eric Boisvert" w:date="2016-03-26T13:44:00Z">
        <w:r w:rsidDel="00A25212">
          <w:rPr>
            <w:lang w:val="en-CA"/>
          </w:rPr>
          <w:delText>.</w:delText>
        </w:r>
      </w:del>
      <w:r>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ins w:id="4636" w:author="Boisvert, Eric" w:date="2016-03-29T09:14:00Z">
              <w:r w:rsidR="00B8253A">
                <w:rPr>
                  <w:rStyle w:val="reqtext"/>
                  <w:lang w:val="en-CA"/>
                </w:rPr>
                <w:t>.</w:t>
              </w:r>
            </w:ins>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762413A3" w:rsidR="0084053A" w:rsidRDefault="0084053A" w:rsidP="0084053A">
      <w:r>
        <w:t>OM_Observation</w:t>
      </w:r>
      <w:del w:id="4637" w:author="Eric Boisvert" w:date="2016-03-26T14:01:00Z">
        <w:r w:rsidDel="005960FA">
          <w:delText>/</w:delText>
        </w:r>
      </w:del>
      <w:ins w:id="4638" w:author="Eric Boisvert" w:date="2016-03-26T14:01:00Z">
        <w:r w:rsidR="005960FA">
          <w:t>::</w:t>
        </w:r>
      </w:ins>
      <w:r>
        <w:t>resultQuality</w:t>
      </w:r>
      <w:ins w:id="4639" w:author="Eric Boisvert" w:date="2016-03-26T14:01:00Z">
        <w:r w:rsidR="005960FA">
          <w:t>::</w:t>
        </w:r>
      </w:ins>
      <w:del w:id="4640" w:author="Eric Boisvert" w:date="2016-03-26T14:01:00Z">
        <w:r w:rsidDel="005960FA">
          <w:delText>/</w:delText>
        </w:r>
      </w:del>
      <w:r>
        <w:t>DQ_QuantitativeAttributeAccuracy attribute shall be used to represent analytical errors and detection limits for each analytical measurement.</w:t>
      </w:r>
    </w:p>
    <w:p w14:paraId="1082B578" w14:textId="61123C5D" w:rsidR="00733724" w:rsidDel="005960FA" w:rsidRDefault="00733724" w:rsidP="0084053A">
      <w:pPr>
        <w:rPr>
          <w:del w:id="4641" w:author="Eric Boisvert" w:date="2016-03-26T14:0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rsidDel="005960FA" w14:paraId="0048A931" w14:textId="779AF434" w:rsidTr="006A7DD0">
        <w:trPr>
          <w:cantSplit/>
          <w:del w:id="4642" w:author="Eric Boisvert" w:date="2016-03-26T14:02:00Z"/>
        </w:trPr>
        <w:tc>
          <w:tcPr>
            <w:tcW w:w="4219" w:type="dxa"/>
            <w:tcBorders>
              <w:right w:val="nil"/>
            </w:tcBorders>
            <w:shd w:val="clear" w:color="auto" w:fill="auto"/>
          </w:tcPr>
          <w:p w14:paraId="4652F528" w14:textId="420CDA03" w:rsidR="0084053A" w:rsidRPr="00D12552" w:rsidDel="005960FA" w:rsidRDefault="0084053A" w:rsidP="0084053A">
            <w:pPr>
              <w:pStyle w:val="Tabletext10"/>
              <w:rPr>
                <w:del w:id="4643" w:author="Eric Boisvert" w:date="2016-03-26T14:02:00Z"/>
                <w:rStyle w:val="requri"/>
                <w:lang w:val="en-CA"/>
              </w:rPr>
            </w:pPr>
            <w:del w:id="4644" w:author="Eric Boisvert" w:date="2016-03-26T14:02:00Z">
              <w:r w:rsidDel="005960FA">
                <w:rPr>
                  <w:rStyle w:val="requri"/>
                  <w:lang w:val="en-CA"/>
                </w:rPr>
                <w:delText>/req/gsml4-lab-analysis</w:delText>
              </w:r>
              <w:r w:rsidRPr="00D12552" w:rsidDel="005960FA">
                <w:rPr>
                  <w:rStyle w:val="requri"/>
                  <w:lang w:val="en-CA"/>
                </w:rPr>
                <w:delText>/</w:delText>
              </w:r>
              <w:r w:rsidDel="005960FA">
                <w:rPr>
                  <w:rStyle w:val="requri"/>
                  <w:lang w:val="en-CA"/>
                </w:rPr>
                <w:delText>accuracy</w:delText>
              </w:r>
            </w:del>
          </w:p>
        </w:tc>
        <w:tc>
          <w:tcPr>
            <w:tcW w:w="4678" w:type="dxa"/>
            <w:tcBorders>
              <w:left w:val="nil"/>
            </w:tcBorders>
            <w:shd w:val="clear" w:color="auto" w:fill="auto"/>
          </w:tcPr>
          <w:p w14:paraId="7793E86E" w14:textId="49A26F77" w:rsidR="0084053A" w:rsidRPr="00D12552" w:rsidDel="005960FA" w:rsidRDefault="0084053A" w:rsidP="006A7DD0">
            <w:pPr>
              <w:pStyle w:val="Tabletext10"/>
              <w:jc w:val="left"/>
              <w:rPr>
                <w:del w:id="4645" w:author="Eric Boisvert" w:date="2016-03-26T14:02:00Z"/>
                <w:rStyle w:val="reqtext"/>
                <w:lang w:val="en-CA"/>
              </w:rPr>
            </w:pPr>
            <w:del w:id="4646" w:author="Eric Boisvert" w:date="2016-03-26T14:02:00Z">
              <w:r w:rsidDel="005960FA">
                <w:rPr>
                  <w:rStyle w:val="reqtext"/>
                  <w:lang w:val="en-CA"/>
                </w:rPr>
                <w:delText xml:space="preserve">Analytical error and detection limits SHALL be encoded using </w:delText>
              </w:r>
              <w:r w:rsidRPr="0084053A" w:rsidDel="005960FA">
                <w:rPr>
                  <w:rStyle w:val="reqtext"/>
                  <w:lang w:val="en-CA"/>
                </w:rPr>
                <w:delText>OM_Observation/resultQuality/ DQ_QuantitativeAttributeAccuracy</w:delText>
              </w:r>
            </w:del>
          </w:p>
        </w:tc>
      </w:tr>
    </w:tbl>
    <w:p w14:paraId="3FA5E693" w14:textId="0E977624" w:rsidR="0084053A" w:rsidDel="005960FA" w:rsidRDefault="0084053A" w:rsidP="0084053A">
      <w:pPr>
        <w:rPr>
          <w:del w:id="4647" w:author="Eric Boisvert" w:date="2016-03-26T14:02:00Z"/>
        </w:rPr>
      </w:pPr>
    </w:p>
    <w:p w14:paraId="06FD44A9" w14:textId="688E23DB" w:rsidR="0084053A" w:rsidRDefault="0084053A" w:rsidP="0084053A">
      <w:pPr>
        <w:rPr>
          <w:ins w:id="4648" w:author="Eric Boisvert" w:date="2016-03-26T14:06:00Z"/>
        </w:rPr>
      </w:pPr>
      <w:r>
        <w:t xml:space="preserve">At least "nameOfMeasure" and "result" shall be used when delivering om:resultQuality/gmd:DQ_QuantitativeAttributeAccuracy.  </w:t>
      </w:r>
    </w:p>
    <w:p w14:paraId="75CBE3F7" w14:textId="77777777" w:rsidR="005960FA" w:rsidRDefault="004D2792">
      <w:pPr>
        <w:keepNext/>
        <w:rPr>
          <w:ins w:id="4649" w:author="Eric Boisvert" w:date="2016-03-26T14:06:00Z"/>
        </w:rPr>
        <w:pPrChange w:id="4650" w:author="Eric Boisvert" w:date="2016-03-26T14:06:00Z">
          <w:pPr/>
        </w:pPrChange>
      </w:pPr>
      <w:ins w:id="4651" w:author="Eric Boisvert" w:date="2016-03-26T14:06:00Z">
        <w:r>
          <w:rPr>
            <w:noProof/>
            <w:lang w:val="en-CA" w:eastAsia="en-CA"/>
          </w:rPr>
          <w:lastRenderedPageBreak/>
          <w:pict w14:anchorId="2A02038D">
            <v:shape id="_x0000_i1115" type="#_x0000_t75" style="width:332.75pt;height:148.15pt;visibility:visible;mso-wrap-style:square">
              <v:imagedata r:id="rId106" o:title=""/>
            </v:shape>
          </w:pict>
        </w:r>
      </w:ins>
    </w:p>
    <w:p w14:paraId="34CA648E" w14:textId="2A96AE41" w:rsidR="005960FA" w:rsidRDefault="005960FA">
      <w:pPr>
        <w:pStyle w:val="Lgende"/>
        <w:pPrChange w:id="4652" w:author="Eric Boisvert" w:date="2016-03-26T14:06:00Z">
          <w:pPr/>
        </w:pPrChange>
      </w:pPr>
      <w:ins w:id="4653" w:author="Eric Boisvert" w:date="2016-03-26T14:06:00Z">
        <w:r>
          <w:t xml:space="preserve">Figure </w:t>
        </w:r>
        <w:r>
          <w:fldChar w:fldCharType="begin"/>
        </w:r>
        <w:r>
          <w:instrText xml:space="preserve"> SEQ Figure \* ARABIC </w:instrText>
        </w:r>
      </w:ins>
      <w:r>
        <w:fldChar w:fldCharType="separate"/>
      </w:r>
      <w:ins w:id="4654" w:author="Boisvert, Eric" w:date="2016-03-29T09:08:00Z">
        <w:r w:rsidR="008279FB">
          <w:rPr>
            <w:noProof/>
          </w:rPr>
          <w:t>89</w:t>
        </w:r>
      </w:ins>
      <w:ins w:id="4655" w:author="Eric Boisvert" w:date="2016-03-28T16:06:00Z">
        <w:del w:id="4656" w:author="Boisvert, Eric" w:date="2016-03-29T08:51:00Z">
          <w:r w:rsidR="003842F3" w:rsidDel="00CB122C">
            <w:rPr>
              <w:noProof/>
            </w:rPr>
            <w:delText>87</w:delText>
          </w:r>
        </w:del>
      </w:ins>
      <w:ins w:id="4657" w:author="Eric Boisvert" w:date="2016-03-26T14:06:00Z">
        <w:r>
          <w:fldChar w:fldCharType="end"/>
        </w:r>
        <w:r>
          <w:t>: DQ_Element from ISO19115:2003</w:t>
        </w:r>
      </w:ins>
      <w:ins w:id="4658"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ins w:id="4659" w:author="Boisvert, Eric" w:date="2016-03-29T09:14:00Z">
              <w:r w:rsidR="00B8253A">
                <w:rPr>
                  <w:rStyle w:val="reqtext"/>
                  <w:lang w:val="en-CA"/>
                </w:rPr>
                <w:t>.</w:t>
              </w:r>
            </w:ins>
          </w:p>
        </w:tc>
      </w:tr>
    </w:tbl>
    <w:p w14:paraId="599E2734" w14:textId="77777777" w:rsidR="0084053A" w:rsidRDefault="0084053A" w:rsidP="0084053A"/>
    <w:p w14:paraId="30028757" w14:textId="4D0EB1FC" w:rsidR="0084053A" w:rsidRDefault="0084053A" w:rsidP="0084053A">
      <w:r>
        <w:t>The characterString in "nameOfMeasure" should be a term from a controlled vocabulary</w:t>
      </w:r>
      <w:ins w:id="4660" w:author="Boisvert, Eric" w:date="2016-03-29T09:14: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ins w:id="4661" w:author="Boisvert, Eric" w:date="2016-03-29T09:14:00Z">
              <w:r w:rsidR="00B8253A">
                <w:rPr>
                  <w:rStyle w:val="reqtext"/>
                  <w:lang w:val="en-CA"/>
                </w:rPr>
                <w:t>.</w:t>
              </w:r>
            </w:ins>
          </w:p>
        </w:tc>
      </w:tr>
    </w:tbl>
    <w:p w14:paraId="5F669975" w14:textId="77777777" w:rsidR="00F67178" w:rsidRDefault="00F67178" w:rsidP="002151F2"/>
    <w:p w14:paraId="68AFE9D2" w14:textId="459B1C8B" w:rsidR="00733724" w:rsidRDefault="00733724" w:rsidP="00D20646">
      <w:pPr>
        <w:pStyle w:val="Titre4"/>
      </w:pPr>
      <w:r>
        <w:t>OM_Observation</w:t>
      </w:r>
      <w:ins w:id="4662" w:author="Boisvert, Eric" w:date="2016-03-30T14:13:00Z">
        <w:r w:rsidR="00FD6399">
          <w:t>::</w:t>
        </w:r>
      </w:ins>
      <w:del w:id="4663" w:author="Boisvert, Eric" w:date="2016-03-30T14:13:00Z">
        <w:r w:rsidDel="00FD6399">
          <w:delText>.</w:delText>
        </w:r>
      </w:del>
      <w:r>
        <w:t>parameter</w:t>
      </w:r>
    </w:p>
    <w:p w14:paraId="7AFF5598" w14:textId="77777777" w:rsidR="00733724" w:rsidRPr="00733724" w:rsidRDefault="00733724"/>
    <w:p w14:paraId="1EC677FE" w14:textId="276D4ED2" w:rsidR="00C02200" w:rsidRDefault="00C02200" w:rsidP="002151F2">
      <w:pPr>
        <w:rPr>
          <w:ins w:id="4664" w:author="Eric Boisvert" w:date="2016-03-26T14:11:00Z"/>
        </w:rPr>
      </w:pPr>
      <w:r>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del w:id="4665" w:author="Eric Boisvert" w:date="2016-03-26T14:11:00Z">
        <w:r w:rsidDel="002A6766">
          <w:delText xml:space="preserve">shall </w:delText>
        </w:r>
      </w:del>
      <w:ins w:id="4666" w:author="Eric Boisvert" w:date="2016-03-26T14:11:00Z">
        <w:r w:rsidR="002A6766">
          <w:t xml:space="preserve">can </w:t>
        </w:r>
      </w:ins>
      <w:r>
        <w:t>us</w:t>
      </w:r>
      <w:r w:rsidR="00733724">
        <w:t>e</w:t>
      </w:r>
      <w:r>
        <w:t xml:space="preserve"> NamedParameter.</w:t>
      </w:r>
    </w:p>
    <w:p w14:paraId="6B4EBE37" w14:textId="46E42FBA" w:rsidR="002A6766" w:rsidDel="002A6766" w:rsidRDefault="002A6766" w:rsidP="002151F2">
      <w:pPr>
        <w:rPr>
          <w:del w:id="4667" w:author="Eric Boisvert" w:date="2016-03-26T14:11: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rsidDel="002A6766" w14:paraId="336F6599" w14:textId="4CCF94F2" w:rsidTr="006A7DD0">
        <w:trPr>
          <w:cantSplit/>
          <w:del w:id="4668" w:author="Eric Boisvert" w:date="2016-03-26T14:11:00Z"/>
        </w:trPr>
        <w:tc>
          <w:tcPr>
            <w:tcW w:w="4219" w:type="dxa"/>
            <w:tcBorders>
              <w:right w:val="nil"/>
            </w:tcBorders>
            <w:shd w:val="clear" w:color="auto" w:fill="auto"/>
          </w:tcPr>
          <w:p w14:paraId="24E18283" w14:textId="3B07D434" w:rsidR="00C02200" w:rsidRPr="00D12552" w:rsidDel="002A6766" w:rsidRDefault="00C02200" w:rsidP="00C02200">
            <w:pPr>
              <w:pStyle w:val="Tabletext10"/>
              <w:rPr>
                <w:del w:id="4669" w:author="Eric Boisvert" w:date="2016-03-26T14:11:00Z"/>
                <w:rStyle w:val="requri"/>
                <w:lang w:val="en-CA"/>
              </w:rPr>
            </w:pPr>
            <w:commentRangeStart w:id="4670"/>
            <w:del w:id="4671" w:author="Eric Boisvert" w:date="2016-03-26T14:11:00Z">
              <w:r w:rsidDel="002A6766">
                <w:rPr>
                  <w:rStyle w:val="requri"/>
                  <w:lang w:val="en-CA"/>
                </w:rPr>
                <w:delText>/req/gsml4-lab-analysis</w:delText>
              </w:r>
              <w:r w:rsidRPr="00D12552" w:rsidDel="002A6766">
                <w:rPr>
                  <w:rStyle w:val="requri"/>
                  <w:lang w:val="en-CA"/>
                </w:rPr>
                <w:delText>/</w:delText>
              </w:r>
              <w:r w:rsidDel="002A6766">
                <w:rPr>
                  <w:rStyle w:val="requri"/>
                  <w:lang w:val="en-CA"/>
                </w:rPr>
                <w:delText>specific-parameters</w:delText>
              </w:r>
            </w:del>
          </w:p>
        </w:tc>
        <w:tc>
          <w:tcPr>
            <w:tcW w:w="4678" w:type="dxa"/>
            <w:tcBorders>
              <w:left w:val="nil"/>
            </w:tcBorders>
            <w:shd w:val="clear" w:color="auto" w:fill="auto"/>
          </w:tcPr>
          <w:p w14:paraId="7A589595" w14:textId="36649C5E" w:rsidR="00C02200" w:rsidRPr="00D12552" w:rsidDel="002A6766" w:rsidRDefault="00C02200" w:rsidP="006A7DD0">
            <w:pPr>
              <w:pStyle w:val="Tabletext10"/>
              <w:jc w:val="left"/>
              <w:rPr>
                <w:del w:id="4672" w:author="Eric Boisvert" w:date="2016-03-26T14:11:00Z"/>
                <w:rStyle w:val="reqtext"/>
                <w:lang w:val="en-CA"/>
              </w:rPr>
            </w:pPr>
            <w:del w:id="4673" w:author="Eric Boisvert" w:date="2016-03-26T14:11:00Z">
              <w:r w:rsidDel="002A6766">
                <w:rPr>
                  <w:rStyle w:val="reqtext"/>
                  <w:lang w:val="en-CA"/>
                </w:rPr>
                <w:delText>Method specific parameters SHALL be reported using OM_Observation</w:delText>
              </w:r>
              <w:r w:rsidR="00733724" w:rsidDel="002A6766">
                <w:rPr>
                  <w:rStyle w:val="reqtext"/>
                  <w:lang w:val="en-CA"/>
                </w:rPr>
                <w:delText>.parameter.</w:delText>
              </w:r>
              <w:r w:rsidDel="002A6766">
                <w:rPr>
                  <w:rStyle w:val="reqtext"/>
                  <w:lang w:val="en-CA"/>
                </w:rPr>
                <w:delText>NamedParameter</w:delText>
              </w:r>
            </w:del>
            <w:commentRangeEnd w:id="4670"/>
            <w:r w:rsidR="002A6766">
              <w:rPr>
                <w:rStyle w:val="Marquedecommentaire"/>
                <w:rFonts w:ascii="Times New Roman" w:eastAsia="Times New Roman" w:hAnsi="Times New Roman"/>
                <w:lang w:val="en-US" w:eastAsia="en-US"/>
              </w:rPr>
              <w:commentReference w:id="4670"/>
            </w:r>
          </w:p>
        </w:tc>
      </w:tr>
    </w:tbl>
    <w:p w14:paraId="71A90CDD" w14:textId="5291D6BD" w:rsidR="00F67178" w:rsidRPr="00F67178" w:rsidDel="002A6766" w:rsidRDefault="00F67178" w:rsidP="002151F2">
      <w:pPr>
        <w:rPr>
          <w:del w:id="4674" w:author="Eric Boisvert" w:date="2016-03-26T14:11:00Z"/>
        </w:rPr>
      </w:pPr>
    </w:p>
    <w:p w14:paraId="520DD96C" w14:textId="6BCD88F7" w:rsidR="00775DD7" w:rsidRDefault="004D2792" w:rsidP="00775DD7">
      <w:pPr>
        <w:keepNext/>
      </w:pPr>
      <w:r>
        <w:rPr>
          <w:noProof/>
          <w:lang w:val="en-CA" w:eastAsia="en-CA"/>
        </w:rPr>
        <w:lastRenderedPageBreak/>
        <w:pict w14:anchorId="7C6C8F97">
          <v:shape id="_x0000_i1116" type="#_x0000_t75" style="width:432.9pt;height:253.85pt;visibility:visible;mso-wrap-style:square">
            <v:imagedata r:id="rId107" o:title=""/>
          </v:shape>
        </w:pict>
      </w:r>
    </w:p>
    <w:p w14:paraId="790AFF30" w14:textId="69A656C1"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ins w:id="4675" w:author="Boisvert, Eric" w:date="2016-03-29T09:08:00Z">
        <w:r w:rsidR="008279FB">
          <w:rPr>
            <w:noProof/>
          </w:rPr>
          <w:t>90</w:t>
        </w:r>
      </w:ins>
      <w:ins w:id="4676" w:author="Eric Boisvert" w:date="2016-03-28T16:06:00Z">
        <w:del w:id="4677" w:author="Boisvert, Eric" w:date="2016-03-29T08:51:00Z">
          <w:r w:rsidR="003842F3" w:rsidDel="00CB122C">
            <w:rPr>
              <w:noProof/>
            </w:rPr>
            <w:delText>88</w:delText>
          </w:r>
        </w:del>
      </w:ins>
      <w:del w:id="4678" w:author="Boisvert, Eric" w:date="2016-03-29T08:51:00Z">
        <w:r w:rsidR="0085617E" w:rsidDel="00CB122C">
          <w:rPr>
            <w:noProof/>
          </w:rPr>
          <w:delText>89</w:delText>
        </w:r>
      </w:del>
      <w:r w:rsidR="00673E83">
        <w:rPr>
          <w:noProof/>
        </w:rPr>
        <w:fldChar w:fldCharType="end"/>
      </w:r>
      <w:r>
        <w:t>: Laboratory analysis summary diagram</w:t>
      </w:r>
      <w:ins w:id="4679" w:author="Boisvert, Eric" w:date="2016-03-29T09:14:00Z">
        <w:r w:rsidR="00B8253A">
          <w:t>.</w:t>
        </w:r>
      </w:ins>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63C29B26" w:rsidR="00775DD7" w:rsidRDefault="005D5B97" w:rsidP="002151F2">
      <w:pPr>
        <w:rPr>
          <w:lang w:val="en-CA"/>
        </w:rPr>
      </w:pPr>
      <w:ins w:id="4680" w:author="Boisvert, Eric" w:date="2016-03-30T14:46:00Z">
        <w:r>
          <w:rPr>
            <w:lang w:val="en-CA"/>
          </w:rPr>
          <w:t xml:space="preserve">The Analytical instrument is the </w:t>
        </w:r>
      </w:ins>
      <w:del w:id="4681" w:author="Boisvert, Eric" w:date="2016-03-30T14:47:00Z">
        <w:r w:rsidR="00775DD7" w:rsidRPr="00775DD7" w:rsidDel="005D5B97">
          <w:rPr>
            <w:lang w:val="en-CA"/>
          </w:rPr>
          <w:delText>T</w:delText>
        </w:r>
      </w:del>
      <w:del w:id="4682" w:author="Boisvert, Eric" w:date="2016-03-30T15:04:00Z">
        <w:r w:rsidR="00775DD7" w:rsidRPr="00775DD7" w:rsidDel="009C2E9A">
          <w:rPr>
            <w:lang w:val="en-CA"/>
          </w:rPr>
          <w:delText>ype</w:delText>
        </w:r>
      </w:del>
      <w:ins w:id="4683" w:author="Boisvert, Eric" w:date="2016-03-30T15:04:00Z">
        <w:r w:rsidR="009C2E9A">
          <w:rPr>
            <w:lang w:val="en-CA"/>
          </w:rPr>
          <w:t>category</w:t>
        </w:r>
      </w:ins>
      <w:r w:rsidR="00775DD7" w:rsidRPr="00775DD7">
        <w:rPr>
          <w:lang w:val="en-CA"/>
        </w:rPr>
        <w:t xml:space="preserve"> of </w:t>
      </w:r>
      <w:ins w:id="4684" w:author="Boisvert, Eric" w:date="2016-03-30T14:47:00Z">
        <w:r>
          <w:rPr>
            <w:lang w:val="en-CA"/>
          </w:rPr>
          <w:t xml:space="preserve">measurement </w:t>
        </w:r>
      </w:ins>
      <w:r w:rsidR="00775DD7" w:rsidRPr="00775DD7">
        <w:rPr>
          <w:lang w:val="en-CA"/>
        </w:rPr>
        <w:t>instrument used to perform an analytical observation</w:t>
      </w:r>
      <w:ins w:id="4685" w:author="Boisvert, Eric" w:date="2016-03-29T09:14:00Z">
        <w:r w:rsidR="00B8253A">
          <w:rPr>
            <w:lang w:val="en-CA"/>
          </w:rPr>
          <w:t>.</w:t>
        </w:r>
      </w:ins>
    </w:p>
    <w:p w14:paraId="32485D33" w14:textId="0280CB51" w:rsidR="00775DD7" w:rsidRDefault="004D2792" w:rsidP="00775DD7">
      <w:pPr>
        <w:keepNext/>
      </w:pPr>
      <w:r>
        <w:rPr>
          <w:noProof/>
          <w:lang w:val="en-CA" w:eastAsia="en-CA"/>
        </w:rPr>
        <w:pict w14:anchorId="4548520E">
          <v:shape id="_x0000_i1117" type="#_x0000_t75" style="width:6in;height:229.4pt;visibility:visible;mso-wrap-style:square">
            <v:imagedata r:id="rId108" o:title=""/>
          </v:shape>
        </w:pict>
      </w:r>
    </w:p>
    <w:p w14:paraId="0188072E" w14:textId="1973E52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686" w:author="Boisvert, Eric" w:date="2016-03-29T09:08:00Z">
        <w:r w:rsidR="008279FB">
          <w:rPr>
            <w:noProof/>
          </w:rPr>
          <w:t>91</w:t>
        </w:r>
      </w:ins>
      <w:ins w:id="4687" w:author="Eric Boisvert" w:date="2016-03-28T16:06:00Z">
        <w:del w:id="4688" w:author="Boisvert, Eric" w:date="2016-03-29T08:51:00Z">
          <w:r w:rsidR="003842F3" w:rsidDel="00CB122C">
            <w:rPr>
              <w:noProof/>
            </w:rPr>
            <w:delText>89</w:delText>
          </w:r>
        </w:del>
      </w:ins>
      <w:del w:id="4689" w:author="Boisvert, Eric" w:date="2016-03-29T08:51:00Z">
        <w:r w:rsidR="0085617E" w:rsidDel="00CB122C">
          <w:rPr>
            <w:noProof/>
          </w:rPr>
          <w:delText>90</w:delText>
        </w:r>
      </w:del>
      <w:r w:rsidR="00673E83">
        <w:rPr>
          <w:noProof/>
        </w:rPr>
        <w:fldChar w:fldCharType="end"/>
      </w:r>
      <w:r>
        <w:t>: Analytical instrument</w:t>
      </w:r>
      <w:r w:rsidR="00733724">
        <w:t xml:space="preserve"> context diagram</w:t>
      </w:r>
      <w:ins w:id="4690" w:author="Boisvert, Eric" w:date="2016-03-29T09:14:00Z">
        <w:r w:rsidR="00B8253A">
          <w:t>.</w:t>
        </w:r>
      </w:ins>
    </w:p>
    <w:p w14:paraId="4351A678" w14:textId="1FEFAAC6" w:rsidR="00733724" w:rsidRDefault="00733724" w:rsidP="00D20646">
      <w:pPr>
        <w:pStyle w:val="Titre5"/>
      </w:pPr>
      <w:r>
        <w:lastRenderedPageBreak/>
        <w:t>t</w:t>
      </w:r>
      <w:r w:rsidRPr="00733724">
        <w:t>ype</w:t>
      </w:r>
    </w:p>
    <w:p w14:paraId="48773137" w14:textId="77777777" w:rsidR="00733724" w:rsidRPr="00733724" w:rsidRDefault="00733724" w:rsidP="00D20646"/>
    <w:p w14:paraId="71D50A4C" w14:textId="0BF90DC8" w:rsidR="00733724" w:rsidRPr="00733724" w:rsidRDefault="00733724" w:rsidP="00D20646">
      <w:r>
        <w:t>The property type:InstrumentTypeTerm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Titre5"/>
        <w:rPr>
          <w:lang w:val="en-CA"/>
        </w:rPr>
      </w:pPr>
      <w:bookmarkStart w:id="4691" w:name="BKM_4320F660_2F6E_4F45_98F8_50B996AF05CA"/>
      <w:bookmarkEnd w:id="4691"/>
      <w:r>
        <w:rPr>
          <w:lang w:val="en-CA"/>
        </w:rPr>
        <w:t>m</w:t>
      </w:r>
      <w:r w:rsidRPr="00733724">
        <w:rPr>
          <w:lang w:val="en-CA"/>
        </w:rPr>
        <w:t>odel</w:t>
      </w:r>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r w:rsidR="00253146">
        <w:rPr>
          <w:lang w:val="en-CA"/>
        </w:rPr>
        <w:t>:Primitive::CharacterString</w:t>
      </w:r>
      <w:r>
        <w:rPr>
          <w:lang w:val="en-CA"/>
        </w:rPr>
        <w:t xml:space="preserve"> shall contain a string identifying</w:t>
      </w:r>
      <w:r w:rsidRPr="00733724">
        <w:rPr>
          <w:lang w:val="en-CA"/>
        </w:rPr>
        <w:t xml:space="preserve"> the model of instrument used. (eg instrument type = XRD, model = Siemens Diffraktometer D500)</w:t>
      </w:r>
      <w:r>
        <w:rPr>
          <w:lang w:val="en-CA"/>
        </w:rPr>
        <w:t>.</w:t>
      </w:r>
    </w:p>
    <w:p w14:paraId="2A33DBFA" w14:textId="0C38380B" w:rsidR="00733724" w:rsidRDefault="00733724" w:rsidP="00D20646">
      <w:pPr>
        <w:pStyle w:val="Titre5"/>
        <w:rPr>
          <w:lang w:val="en-CA"/>
        </w:rPr>
      </w:pPr>
      <w:r w:rsidRPr="00D970E9">
        <w:rPr>
          <w:lang w:val="en-CA"/>
        </w:rPr>
        <w:t>serialNumber</w:t>
      </w:r>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047E53CC" w:rsidR="00733724" w:rsidRDefault="00733724" w:rsidP="00D20646">
      <w:pPr>
        <w:rPr>
          <w:lang w:val="en-CA"/>
        </w:rPr>
      </w:pPr>
      <w:r>
        <w:rPr>
          <w:lang w:val="en-CA"/>
        </w:rPr>
        <w:t>The property serialNumber</w:t>
      </w:r>
      <w:r w:rsidR="00253146">
        <w:rPr>
          <w:lang w:val="en-CA"/>
        </w:rPr>
        <w:t>:Primitive::CharacterString</w:t>
      </w:r>
      <w:r>
        <w:rPr>
          <w:lang w:val="en-CA"/>
        </w:rPr>
        <w:t xml:space="preserve"> shall contain a string that </w:t>
      </w:r>
      <w:del w:id="4692" w:author="Boisvert, Eric" w:date="2016-03-30T15:04:00Z">
        <w:r w:rsidDel="009C2E9A">
          <w:rPr>
            <w:lang w:val="en-CA"/>
          </w:rPr>
          <w:delText xml:space="preserve">describes </w:delText>
        </w:r>
      </w:del>
      <w:ins w:id="4693" w:author="Boisvert, Eric" w:date="2016-03-30T15:04:00Z">
        <w:r w:rsidR="009C2E9A">
          <w:rPr>
            <w:lang w:val="en-CA"/>
          </w:rPr>
          <w:t>contains</w:t>
        </w:r>
        <w:r w:rsidR="009C2E9A">
          <w:rPr>
            <w:lang w:val="en-CA"/>
          </w:rPr>
          <w:t xml:space="preserve"> </w:t>
        </w:r>
      </w:ins>
      <w:r w:rsidRPr="00733724">
        <w:rPr>
          <w:lang w:val="en-CA"/>
        </w:rPr>
        <w:t>the serial number of the machine used in an analytical session.</w:t>
      </w:r>
    </w:p>
    <w:p w14:paraId="74EC4CC8" w14:textId="6DEAEF68" w:rsidR="00733724" w:rsidRDefault="00733724" w:rsidP="00D20646">
      <w:pPr>
        <w:pStyle w:val="Titre5"/>
        <w:rPr>
          <w:lang w:val="en-CA"/>
        </w:rPr>
      </w:pPr>
      <w:r w:rsidRPr="00D970E9">
        <w:rPr>
          <w:lang w:val="en-CA"/>
        </w:rPr>
        <w:t>commissionDate</w:t>
      </w:r>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7D617C3E" w:rsidR="00B17686" w:rsidRDefault="009C2E9A" w:rsidP="00D20646">
      <w:pPr>
        <w:pStyle w:val="Titre5"/>
        <w:rPr>
          <w:lang w:val="en-CA"/>
        </w:rPr>
      </w:pPr>
      <w:ins w:id="4694" w:author="Boisvert, Eric" w:date="2016-03-30T15:04:00Z">
        <w:r>
          <w:rPr>
            <w:lang w:val="en-CA"/>
          </w:rPr>
          <w:t>l</w:t>
        </w:r>
      </w:ins>
      <w:del w:id="4695" w:author="Boisvert, Eric" w:date="2016-03-30T15:04:00Z">
        <w:r w:rsidR="00B17686" w:rsidRPr="00B17686" w:rsidDel="009C2E9A">
          <w:rPr>
            <w:lang w:val="en-CA"/>
          </w:rPr>
          <w:delText>L</w:delText>
        </w:r>
      </w:del>
      <w:r w:rsidR="00B17686" w:rsidRPr="00B17686">
        <w:rPr>
          <w:lang w:val="en-CA"/>
        </w:rPr>
        <w:t>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2DE3FFDF" w:rsidR="00B17686" w:rsidRDefault="00B17686" w:rsidP="00D20646">
      <w:pPr>
        <w:rPr>
          <w:lang w:val="en-CA"/>
        </w:rPr>
      </w:pPr>
      <w:r>
        <w:rPr>
          <w:lang w:val="en-CA"/>
        </w:rPr>
        <w:t xml:space="preserve">The property location shall be an association between an AnalyticalInstrument and a </w:t>
      </w:r>
      <w:ins w:id="4696" w:author="Boisvert, Eric" w:date="2016-03-30T15:04:00Z">
        <w:r w:rsidR="009C2E9A">
          <w:rPr>
            <w:lang w:val="en-CA"/>
          </w:rPr>
          <w:t>CIT</w:t>
        </w:r>
      </w:ins>
      <w:del w:id="4697" w:author="Boisvert, Eric" w:date="2016-03-30T15:04:00Z">
        <w:r w:rsidDel="009C2E9A">
          <w:rPr>
            <w:lang w:val="en-CA"/>
          </w:rPr>
          <w:delText>cit</w:delText>
        </w:r>
      </w:del>
      <w:r>
        <w:rPr>
          <w:lang w:val="en-CA"/>
        </w:rPr>
        <w:t xml:space="preserve">:Responsibility describing the </w:t>
      </w:r>
      <w:del w:id="4698" w:author="Boisvert, Eric" w:date="2016-03-30T15:05:00Z">
        <w:r w:rsidRPr="00B17686" w:rsidDel="009C2E9A">
          <w:rPr>
            <w:lang w:val="en-CA"/>
          </w:rPr>
          <w:delText xml:space="preserve">and </w:delText>
        </w:r>
      </w:del>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r w:rsidRPr="00D970E9">
        <w:rPr>
          <w:lang w:val="en-CA"/>
        </w:rPr>
        <w:t>usedIn</w:t>
      </w:r>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4699" w:name="BKM_C47BB20E_AB3E_41B0_BEAF_8545314C826D"/>
      <w:bookmarkStart w:id="4700" w:name="BKM_5A9940B3_320D_4C85_8B41_0199FF52327B"/>
      <w:bookmarkStart w:id="4701" w:name="BKM_692BBE92_2CD8_471D_9014_13E6919FFDA7"/>
      <w:bookmarkStart w:id="4702" w:name="BKM_E14379F1_C7A7_42A6_B412_F1E01671E46F"/>
      <w:bookmarkStart w:id="4703" w:name="BKM_40997390_B407_46AF_928A_15F7B52273ED"/>
      <w:bookmarkEnd w:id="4699"/>
      <w:bookmarkEnd w:id="4700"/>
      <w:bookmarkEnd w:id="4701"/>
      <w:bookmarkEnd w:id="4702"/>
      <w:bookmarkEnd w:id="4703"/>
      <w:r>
        <w:rPr>
          <w:lang w:val="en-CA"/>
        </w:rPr>
        <w:t>AnalyticalSession</w:t>
      </w:r>
    </w:p>
    <w:p w14:paraId="18AA6728" w14:textId="77777777" w:rsidR="00775DD7" w:rsidRDefault="00775DD7" w:rsidP="00775DD7">
      <w:pPr>
        <w:rPr>
          <w:lang w:val="en-CA"/>
        </w:rPr>
      </w:pPr>
    </w:p>
    <w:p w14:paraId="21E4275D" w14:textId="3F387D89" w:rsidR="00775DD7" w:rsidRDefault="00775DD7" w:rsidP="00775DD7">
      <w:pPr>
        <w:rPr>
          <w:lang w:val="en-CA"/>
        </w:rPr>
      </w:pPr>
      <w:r w:rsidRPr="00775DD7">
        <w:rPr>
          <w:lang w:val="en-CA"/>
        </w:rPr>
        <w:t xml:space="preserve">This </w:t>
      </w:r>
      <w:del w:id="4704" w:author="Boisvert, Eric" w:date="2016-03-30T15:05:00Z">
        <w:r w:rsidRPr="00775DD7" w:rsidDel="009C2E9A">
          <w:rPr>
            <w:lang w:val="en-CA"/>
          </w:rPr>
          <w:delText xml:space="preserve">class </w:delText>
        </w:r>
      </w:del>
      <w:ins w:id="4705" w:author="Boisvert, Eric" w:date="2016-03-30T15:05:00Z">
        <w:r w:rsidR="009C2E9A">
          <w:rPr>
            <w:lang w:val="en-CA"/>
          </w:rPr>
          <w:t>feature type</w:t>
        </w:r>
        <w:r w:rsidR="009C2E9A" w:rsidRPr="00775DD7">
          <w:rPr>
            <w:lang w:val="en-CA"/>
          </w:rPr>
          <w:t xml:space="preserve"> </w:t>
        </w:r>
      </w:ins>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4D2792" w:rsidP="00775DD7">
      <w:pPr>
        <w:keepNext/>
      </w:pPr>
      <w:r>
        <w:rPr>
          <w:noProof/>
          <w:lang w:val="en-CA" w:eastAsia="en-CA"/>
        </w:rPr>
        <w:lastRenderedPageBreak/>
        <w:pict w14:anchorId="787888AA">
          <v:shape id="_x0000_i1118" type="#_x0000_t75" style="width:6in;height:342pt;visibility:visible;mso-wrap-style:square">
            <v:imagedata r:id="rId109" o:title=""/>
          </v:shape>
        </w:pict>
      </w:r>
    </w:p>
    <w:p w14:paraId="61F89649" w14:textId="0E2A5266"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ins w:id="4706" w:author="Boisvert, Eric" w:date="2016-03-29T09:08:00Z">
        <w:r w:rsidR="008279FB">
          <w:rPr>
            <w:noProof/>
          </w:rPr>
          <w:t>92</w:t>
        </w:r>
      </w:ins>
      <w:ins w:id="4707" w:author="Eric Boisvert" w:date="2016-03-28T16:06:00Z">
        <w:del w:id="4708" w:author="Boisvert, Eric" w:date="2016-03-29T08:51:00Z">
          <w:r w:rsidR="003842F3" w:rsidDel="00CB122C">
            <w:rPr>
              <w:noProof/>
            </w:rPr>
            <w:delText>90</w:delText>
          </w:r>
        </w:del>
      </w:ins>
      <w:del w:id="4709" w:author="Boisvert, Eric" w:date="2016-03-29T08:51:00Z">
        <w:r w:rsidR="0085617E" w:rsidDel="00CB122C">
          <w:rPr>
            <w:noProof/>
          </w:rPr>
          <w:delText>91</w:delText>
        </w:r>
      </w:del>
      <w:r w:rsidR="00673E83">
        <w:rPr>
          <w:noProof/>
        </w:rPr>
        <w:fldChar w:fldCharType="end"/>
      </w:r>
      <w:r>
        <w:t>: Analytical session</w:t>
      </w:r>
      <w:r w:rsidR="00B17686">
        <w:t xml:space="preserve"> context diagram</w:t>
      </w:r>
      <w:ins w:id="4710" w:author="Boisvert, Eric" w:date="2016-03-29T09:14:00Z">
        <w:r w:rsidR="00B8253A">
          <w:t>.</w:t>
        </w:r>
      </w:ins>
    </w:p>
    <w:p w14:paraId="134D2DC3" w14:textId="5581F845" w:rsidR="00775DD7" w:rsidRDefault="00B17686" w:rsidP="00D20646">
      <w:pPr>
        <w:pStyle w:val="Titre5"/>
        <w:rPr>
          <w:lang w:val="en-CA"/>
        </w:rPr>
      </w:pPr>
      <w:bookmarkStart w:id="4711" w:name="BKM_BF1C223A_F0A6_4FC2_9EEF_88DC486F7DB4"/>
      <w:bookmarkEnd w:id="4711"/>
      <w:r>
        <w:rPr>
          <w:lang w:val="en-CA"/>
        </w:rPr>
        <w:t>time</w:t>
      </w:r>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7534D027" w:rsidR="00B17686" w:rsidRDefault="009C2E9A" w:rsidP="00D20646">
      <w:pPr>
        <w:pStyle w:val="Titre5"/>
        <w:rPr>
          <w:lang w:val="en-CA"/>
        </w:rPr>
      </w:pPr>
      <w:ins w:id="4712" w:author="Boisvert, Eric" w:date="2016-03-30T15:05:00Z">
        <w:r>
          <w:rPr>
            <w:lang w:val="en-CA"/>
          </w:rPr>
          <w:t>o</w:t>
        </w:r>
      </w:ins>
      <w:del w:id="4713" w:author="Boisvert, Eric" w:date="2016-03-30T15:05:00Z">
        <w:r w:rsidR="00B17686" w:rsidDel="009C2E9A">
          <w:rPr>
            <w:lang w:val="en-CA"/>
          </w:rPr>
          <w:delText>O</w:delText>
        </w:r>
      </w:del>
      <w:r w:rsidR="00B17686">
        <w:rPr>
          <w:lang w:val="en-CA"/>
        </w:rPr>
        <w:t xml:space="preserve">perator </w:t>
      </w:r>
    </w:p>
    <w:p w14:paraId="1D4FEDC3" w14:textId="77777777" w:rsidR="00B17686" w:rsidRPr="00B17686" w:rsidRDefault="00B17686" w:rsidP="00D20646">
      <w:pPr>
        <w:rPr>
          <w:lang w:val="en-CA"/>
        </w:rPr>
      </w:pPr>
    </w:p>
    <w:p w14:paraId="11B3F18B" w14:textId="062261C8" w:rsidR="00B17686" w:rsidRDefault="00B17686" w:rsidP="00D20646">
      <w:pPr>
        <w:rPr>
          <w:lang w:val="en-CA"/>
        </w:rPr>
      </w:pPr>
      <w:r>
        <w:rPr>
          <w:lang w:val="en-CA"/>
        </w:rPr>
        <w:t xml:space="preserve">The property operator shall be an association between an AnalyticalSession and a </w:t>
      </w:r>
      <w:ins w:id="4714" w:author="Boisvert, Eric" w:date="2016-03-30T15:06:00Z">
        <w:r w:rsidR="009C2E9A">
          <w:rPr>
            <w:lang w:val="en-CA"/>
          </w:rPr>
          <w:t>CIT</w:t>
        </w:r>
      </w:ins>
      <w:del w:id="4715" w:author="Boisvert, Eric" w:date="2016-03-30T15:06:00Z">
        <w:r w:rsidDel="009C2E9A">
          <w:rPr>
            <w:lang w:val="en-CA"/>
          </w:rPr>
          <w:delText>cit</w:delText>
        </w:r>
      </w:del>
      <w:r>
        <w:rPr>
          <w:lang w:val="en-CA"/>
        </w:rPr>
        <w:t xml:space="preserve">:CI_Responsability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r>
        <w:rPr>
          <w:lang w:val="en-CA"/>
        </w:rPr>
        <w:t>p</w:t>
      </w:r>
      <w:r w:rsidRPr="00B17686">
        <w:rPr>
          <w:lang w:val="en-CA"/>
        </w:rPr>
        <w:t>arameter</w:t>
      </w:r>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 xml:space="preserve">The property parameter (om:NamedValue) shall contain name/value pair to describe arbitrary </w:t>
      </w:r>
      <w:del w:id="4716" w:author="Boisvert, Eric" w:date="2016-03-30T15:06:00Z">
        <w:r w:rsidDel="009C2E9A">
          <w:rPr>
            <w:lang w:val="en-CA"/>
          </w:rPr>
          <w:delText xml:space="preserve"> </w:delText>
        </w:r>
      </w:del>
      <w:r>
        <w:rPr>
          <w:lang w:val="en-CA"/>
        </w:rPr>
        <w:t xml:space="preserve">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r>
        <w:rPr>
          <w:lang w:val="en-CA"/>
        </w:rPr>
        <w:t>i</w:t>
      </w:r>
      <w:r w:rsidRPr="00B17686">
        <w:rPr>
          <w:lang w:val="en-CA"/>
        </w:rPr>
        <w:t>nstrument</w:t>
      </w:r>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r w:rsidRPr="00B17686">
        <w:rPr>
          <w:lang w:val="en-CA"/>
        </w:rPr>
        <w:t>referenceAnalysis</w:t>
      </w:r>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Titre4"/>
        <w:rPr>
          <w:lang w:val="en-CA"/>
        </w:rPr>
      </w:pPr>
      <w:bookmarkStart w:id="4717" w:name="BKM_FCC3B9BB_23CF_4B5C_A83B_A898D191B651"/>
      <w:bookmarkStart w:id="4718" w:name="BKM_D9B59F94_645D_4A43_B06F_F3308DA82998"/>
      <w:bookmarkStart w:id="4719" w:name="BKM_963C6EE0_1269_4609_B11A_C2CBF9678C56"/>
      <w:bookmarkEnd w:id="4717"/>
      <w:bookmarkEnd w:id="4718"/>
      <w:bookmarkEnd w:id="4719"/>
      <w:r>
        <w:rPr>
          <w:lang w:val="en-CA"/>
        </w:rPr>
        <w:t>AnalyticalProcess</w:t>
      </w:r>
    </w:p>
    <w:p w14:paraId="13588CCA" w14:textId="77777777" w:rsidR="00B51AB4" w:rsidRDefault="00B51AB4" w:rsidP="00775DD7">
      <w:pPr>
        <w:rPr>
          <w:lang w:val="en-CA"/>
        </w:rPr>
      </w:pPr>
    </w:p>
    <w:p w14:paraId="75A83E7E" w14:textId="700DE1A3"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ins w:id="4720" w:author="Boisvert, Eric" w:date="2016-03-30T15:06:00Z">
        <w:r w:rsidR="009C2E9A">
          <w:rPr>
            <w:lang w:val="en-CA"/>
          </w:rPr>
          <w:t>ing</w:t>
        </w:r>
      </w:ins>
      <w:del w:id="4721" w:author="Boisvert, Eric" w:date="2016-03-30T15:06:00Z">
        <w:r w:rsidR="0026586A" w:rsidDel="009C2E9A">
          <w:rPr>
            <w:lang w:val="en-CA"/>
          </w:rPr>
          <w:delText>es</w:delText>
        </w:r>
      </w:del>
      <w:r w:rsidR="0026586A">
        <w:rPr>
          <w:lang w:val="en-CA"/>
        </w:rPr>
        <w:t xml:space="preserve"> the steps and methods used in an analytical session</w:t>
      </w:r>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4D2792" w:rsidP="00D01D0C">
      <w:pPr>
        <w:keepNext/>
      </w:pPr>
      <w:r>
        <w:rPr>
          <w:noProof/>
          <w:lang w:val="en-CA" w:eastAsia="en-CA"/>
        </w:rPr>
        <w:pict w14:anchorId="01F9E98B">
          <v:shape id="_x0000_i1119" type="#_x0000_t75" style="width:432.45pt;height:401.55pt;visibility:visible;mso-wrap-style:square">
            <v:imagedata r:id="rId110" o:title=""/>
          </v:shape>
        </w:pict>
      </w:r>
    </w:p>
    <w:p w14:paraId="0A42FE07" w14:textId="650D8581"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ins w:id="4722" w:author="Boisvert, Eric" w:date="2016-03-29T09:08:00Z">
        <w:r w:rsidR="008279FB">
          <w:rPr>
            <w:noProof/>
          </w:rPr>
          <w:t>93</w:t>
        </w:r>
      </w:ins>
      <w:ins w:id="4723" w:author="Eric Boisvert" w:date="2016-03-28T16:06:00Z">
        <w:del w:id="4724" w:author="Boisvert, Eric" w:date="2016-03-29T08:51:00Z">
          <w:r w:rsidR="003842F3" w:rsidDel="00CB122C">
            <w:rPr>
              <w:noProof/>
            </w:rPr>
            <w:delText>91</w:delText>
          </w:r>
        </w:del>
      </w:ins>
      <w:del w:id="4725" w:author="Boisvert, Eric" w:date="2016-03-29T08:51:00Z">
        <w:r w:rsidR="0085617E" w:rsidDel="00CB122C">
          <w:rPr>
            <w:noProof/>
          </w:rPr>
          <w:delText>92</w:delText>
        </w:r>
      </w:del>
      <w:r w:rsidR="00673E83">
        <w:rPr>
          <w:noProof/>
        </w:rPr>
        <w:fldChar w:fldCharType="end"/>
      </w:r>
      <w:r>
        <w:t xml:space="preserve">: </w:t>
      </w:r>
      <w:r w:rsidRPr="002736FE">
        <w:t>Analytical process</w:t>
      </w:r>
    </w:p>
    <w:p w14:paraId="620264FC" w14:textId="5F961BF4" w:rsidR="00B51AB4" w:rsidRDefault="009C2E9A" w:rsidP="00D20646">
      <w:pPr>
        <w:pStyle w:val="Titre5"/>
      </w:pPr>
      <w:ins w:id="4726" w:author="Boisvert, Eric" w:date="2016-03-30T15:07:00Z">
        <w:r>
          <w:t>m</w:t>
        </w:r>
      </w:ins>
      <w:del w:id="4727" w:author="Boisvert, Eric" w:date="2016-03-30T15:07:00Z">
        <w:r w:rsidR="0026586A" w:rsidRPr="0026586A" w:rsidDel="009C2E9A">
          <w:delText>M</w:delText>
        </w:r>
      </w:del>
      <w:r w:rsidR="0026586A" w:rsidRPr="0026586A">
        <w:t>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1CBB5581" w:rsidR="0026586A" w:rsidRDefault="009C2E9A" w:rsidP="00D20646">
      <w:pPr>
        <w:pStyle w:val="Titre5"/>
        <w:rPr>
          <w:lang w:val="en-CA"/>
        </w:rPr>
      </w:pPr>
      <w:ins w:id="4728" w:author="Boisvert, Eric" w:date="2016-03-30T15:07:00Z">
        <w:r>
          <w:rPr>
            <w:lang w:val="en-CA"/>
          </w:rPr>
          <w:t>a</w:t>
        </w:r>
      </w:ins>
      <w:del w:id="4729" w:author="Boisvert, Eric" w:date="2016-03-30T15:07:00Z">
        <w:r w:rsidR="0026586A" w:rsidRPr="00D970E9" w:rsidDel="009C2E9A">
          <w:rPr>
            <w:lang w:val="en-CA"/>
          </w:rPr>
          <w:delText>A</w:delText>
        </w:r>
      </w:del>
      <w:r w:rsidR="0026586A" w:rsidRPr="00D970E9">
        <w:rPr>
          <w:lang w:val="en-CA"/>
        </w:rPr>
        <w:t>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59CC04FC" w:rsidR="0026586A" w:rsidRDefault="009C2E9A" w:rsidP="00D20646">
      <w:pPr>
        <w:pStyle w:val="Titre5"/>
        <w:rPr>
          <w:lang w:val="en-CA"/>
        </w:rPr>
      </w:pPr>
      <w:ins w:id="4730" w:author="Boisvert, Eric" w:date="2016-03-30T15:07:00Z">
        <w:r>
          <w:rPr>
            <w:lang w:val="en-CA"/>
          </w:rPr>
          <w:t>c</w:t>
        </w:r>
      </w:ins>
      <w:del w:id="4731" w:author="Boisvert, Eric" w:date="2016-03-30T15:07:00Z">
        <w:r w:rsidR="0026586A" w:rsidRPr="00D970E9" w:rsidDel="009C2E9A">
          <w:rPr>
            <w:lang w:val="en-CA"/>
          </w:rPr>
          <w:delText>C</w:delText>
        </w:r>
      </w:del>
      <w:r w:rsidR="0026586A" w:rsidRPr="00D970E9">
        <w:rPr>
          <w:lang w:val="en-CA"/>
        </w:rPr>
        <w:t>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ins w:id="4732" w:author="Boisvert, Eric" w:date="2016-03-29T09:15:00Z">
        <w:r w:rsidR="00B8253A">
          <w:t>.</w:t>
        </w:r>
      </w:ins>
    </w:p>
    <w:p w14:paraId="1D49CAE8" w14:textId="77777777" w:rsidR="0026586A" w:rsidRDefault="0026586A" w:rsidP="00B51AB4"/>
    <w:p w14:paraId="276E92B7" w14:textId="5ACF5E08" w:rsidR="00E966AA" w:rsidRDefault="004D2792" w:rsidP="00E966AA">
      <w:pPr>
        <w:keepNext/>
      </w:pPr>
      <w:r>
        <w:rPr>
          <w:noProof/>
          <w:lang w:val="en-CA" w:eastAsia="en-CA"/>
        </w:rPr>
        <w:pict w14:anchorId="0B91289A">
          <v:shape id="_x0000_i1120" type="#_x0000_t75" style="width:366.45pt;height:244.15pt;visibility:visible;mso-wrap-style:square">
            <v:imagedata r:id="rId111" o:title=""/>
          </v:shape>
        </w:pict>
      </w:r>
    </w:p>
    <w:p w14:paraId="6CA05FBD" w14:textId="4DA86976"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733" w:author="Boisvert, Eric" w:date="2016-03-29T09:08:00Z">
        <w:r w:rsidR="008279FB">
          <w:rPr>
            <w:noProof/>
          </w:rPr>
          <w:t>94</w:t>
        </w:r>
      </w:ins>
      <w:ins w:id="4734" w:author="Eric Boisvert" w:date="2016-03-28T16:06:00Z">
        <w:del w:id="4735" w:author="Boisvert, Eric" w:date="2016-03-29T08:51:00Z">
          <w:r w:rsidR="003842F3" w:rsidDel="00CB122C">
            <w:rPr>
              <w:noProof/>
            </w:rPr>
            <w:delText>92</w:delText>
          </w:r>
        </w:del>
      </w:ins>
      <w:del w:id="4736" w:author="Boisvert, Eric" w:date="2016-03-29T08:51:00Z">
        <w:r w:rsidR="0085617E" w:rsidDel="00CB122C">
          <w:rPr>
            <w:noProof/>
          </w:rPr>
          <w:delText>93</w:delText>
        </w:r>
      </w:del>
      <w:r w:rsidR="00673E83">
        <w:rPr>
          <w:noProof/>
        </w:rPr>
        <w:fldChar w:fldCharType="end"/>
      </w:r>
      <w:r>
        <w:t xml:space="preserve"> : Analytical method</w:t>
      </w:r>
    </w:p>
    <w:p w14:paraId="23D69338" w14:textId="5256FF8D" w:rsidR="00E966AA" w:rsidRDefault="0026586A" w:rsidP="00D20646">
      <w:pPr>
        <w:pStyle w:val="Titre5"/>
      </w:pPr>
      <w:r w:rsidRPr="0026586A">
        <w:t>methodName</w:t>
      </w:r>
    </w:p>
    <w:p w14:paraId="6A155205" w14:textId="77777777" w:rsidR="0026586A" w:rsidRPr="0026586A" w:rsidRDefault="0026586A"/>
    <w:p w14:paraId="6E96A960" w14:textId="28BCF277" w:rsidR="0026586A" w:rsidRDefault="0026586A" w:rsidP="00E966AA">
      <w:r>
        <w:t xml:space="preserve">The property methodName:AnalyticalMethodTerm shall contain a term from a controlled vocabulary that describes an </w:t>
      </w:r>
      <w:r w:rsidRPr="0026586A">
        <w:t>analytical method used in a session (eg; XRF mass spectrometry, ICPMS, SHRIMP geochronology)</w:t>
      </w:r>
      <w:ins w:id="4737" w:author="Boisvert, Eric" w:date="2016-03-29T09:15:00Z">
        <w:r w:rsidR="00B8253A">
          <w:t>.</w:t>
        </w:r>
      </w:ins>
    </w:p>
    <w:p w14:paraId="1D049858" w14:textId="19FE6029" w:rsidR="0026586A" w:rsidRDefault="0026586A" w:rsidP="00D20646">
      <w:pPr>
        <w:pStyle w:val="Titre5"/>
      </w:pPr>
      <w:r>
        <w:t>c</w:t>
      </w:r>
      <w:r w:rsidRPr="0026586A">
        <w:t>itation</w:t>
      </w:r>
    </w:p>
    <w:p w14:paraId="096255E1" w14:textId="02E8308F" w:rsidR="0026586A" w:rsidRDefault="0026586A" w:rsidP="00E966AA">
      <w:r>
        <w:t xml:space="preserve">The citation property shall be an association between an AnalyticalMethod and a </w:t>
      </w:r>
      <w:ins w:id="4738" w:author="Boisvert, Eric" w:date="2016-03-30T15:07:00Z">
        <w:r w:rsidR="009C2E9A">
          <w:t>CIT</w:t>
        </w:r>
      </w:ins>
      <w:del w:id="4739" w:author="Boisvert, Eric" w:date="2016-03-30T15:07:00Z">
        <w:r w:rsidDel="009C2E9A">
          <w:delText>cit</w:delText>
        </w:r>
      </w:del>
      <w:r>
        <w:t xml:space="preserve">:CI_Citation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Titre4"/>
      </w:pPr>
      <w:bookmarkStart w:id="4740" w:name="BKM_79050478_59B4_46CF_B3EE_2B3B979B34B2"/>
      <w:bookmarkStart w:id="4741" w:name="BKM_49851DB0_5102_456A_B25E_E5E16C13E2EB"/>
      <w:bookmarkStart w:id="4742" w:name="BKM_B16CD918_4034_47F7_9393_204D6BE54C10"/>
      <w:bookmarkEnd w:id="4740"/>
      <w:bookmarkEnd w:id="4741"/>
      <w:bookmarkEnd w:id="4742"/>
      <w:r>
        <w:lastRenderedPageBreak/>
        <w:t>Image</w:t>
      </w:r>
    </w:p>
    <w:p w14:paraId="16C55310" w14:textId="77777777" w:rsidR="0026586A" w:rsidRDefault="0026586A" w:rsidP="00E966AA"/>
    <w:p w14:paraId="5C92B4AE" w14:textId="25586765" w:rsidR="00E966AA" w:rsidRDefault="0026586A" w:rsidP="00E966AA">
      <w:r>
        <w:t xml:space="preserve">The Image </w:t>
      </w:r>
      <w:del w:id="4743" w:author="Boisvert, Eric" w:date="2016-03-30T15:08:00Z">
        <w:r w:rsidDel="009C2E9A">
          <w:delText xml:space="preserve">class </w:delText>
        </w:r>
      </w:del>
      <w:ins w:id="4744" w:author="Boisvert, Eric" w:date="2016-03-30T15:08:00Z">
        <w:r w:rsidR="009C2E9A">
          <w:t>feature type</w:t>
        </w:r>
        <w:r w:rsidR="009C2E9A">
          <w:t xml:space="preserve"> </w:t>
        </w:r>
      </w:ins>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4D2792" w:rsidP="00E966AA">
      <w:pPr>
        <w:keepNext/>
      </w:pPr>
      <w:r>
        <w:rPr>
          <w:noProof/>
          <w:lang w:val="en-CA" w:eastAsia="en-CA"/>
        </w:rPr>
        <w:pict w14:anchorId="40102AE1">
          <v:shape id="_x0000_i1121" type="#_x0000_t75" style="width:213.25pt;height:248.3pt;visibility:visible;mso-wrap-style:square">
            <v:imagedata r:id="rId112" o:title=""/>
          </v:shape>
        </w:pict>
      </w:r>
    </w:p>
    <w:p w14:paraId="7E3A17FD" w14:textId="26900380"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ins w:id="4745" w:author="Boisvert, Eric" w:date="2016-03-29T09:08:00Z">
        <w:r w:rsidR="008279FB">
          <w:rPr>
            <w:noProof/>
          </w:rPr>
          <w:t>95</w:t>
        </w:r>
      </w:ins>
      <w:ins w:id="4746" w:author="Eric Boisvert" w:date="2016-03-28T16:06:00Z">
        <w:del w:id="4747" w:author="Boisvert, Eric" w:date="2016-03-29T08:51:00Z">
          <w:r w:rsidR="003842F3" w:rsidDel="00CB122C">
            <w:rPr>
              <w:noProof/>
            </w:rPr>
            <w:delText>93</w:delText>
          </w:r>
        </w:del>
      </w:ins>
      <w:del w:id="4748" w:author="Boisvert, Eric" w:date="2016-03-29T08:51:00Z">
        <w:r w:rsidR="0085617E" w:rsidDel="00CB122C">
          <w:rPr>
            <w:noProof/>
          </w:rPr>
          <w:delText>94</w:delText>
        </w:r>
      </w:del>
      <w:r w:rsidR="00673E83">
        <w:rPr>
          <w:noProof/>
        </w:rPr>
        <w:fldChar w:fldCharType="end"/>
      </w:r>
      <w:r>
        <w:t>: Image</w:t>
      </w:r>
    </w:p>
    <w:p w14:paraId="1B44B20B" w14:textId="4B834E94" w:rsidR="00E966AA" w:rsidRPr="00E966AA" w:rsidRDefault="00E966AA" w:rsidP="00E966AA">
      <w:r>
        <w:t xml:space="preserve">When the image is available online, </w:t>
      </w:r>
      <w:r w:rsidR="0026586A">
        <w:t>the identifier of the image, a HTTP URI, shall point to one or more representation of th</w:t>
      </w:r>
      <w:ins w:id="4749" w:author="Boisvert, Eric" w:date="2016-03-30T15:08:00Z">
        <w:r w:rsidR="009C2E9A">
          <w:t>at</w:t>
        </w:r>
      </w:ins>
      <w:del w:id="4750" w:author="Boisvert, Eric" w:date="2016-03-30T15:08:00Z">
        <w:r w:rsidR="0026586A" w:rsidDel="009C2E9A">
          <w:delText>is</w:delText>
        </w:r>
      </w:del>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3742DBC" w:rsidR="00F67178" w:rsidRDefault="00F67178" w:rsidP="00E966AA">
      <w:r>
        <w:t xml:space="preserve">The </w:t>
      </w:r>
      <w:r w:rsidR="00F701C7">
        <w:t xml:space="preserve">samplingMethod (inherited from </w:t>
      </w:r>
      <w:r w:rsidR="0099305B">
        <w:t>OM::</w:t>
      </w:r>
      <w:r w:rsidR="00F701C7">
        <w:t xml:space="preserve">SF_SamplingFeature) </w:t>
      </w:r>
      <w:r>
        <w:t>for an image should be a</w:t>
      </w:r>
      <w:ins w:id="4751" w:author="Boisvert, Eric" w:date="2016-03-30T15:09:00Z">
        <w:r w:rsidR="009C2E9A">
          <w:t>n</w:t>
        </w:r>
      </w:ins>
      <w:ins w:id="4752" w:author="Boisvert, Eric" w:date="2016-03-30T15:08:00Z">
        <w:r w:rsidR="009C2E9A">
          <w:t xml:space="preserve"> identifier</w:t>
        </w:r>
      </w:ins>
      <w:ins w:id="4753" w:author="Boisvert, Eric" w:date="2016-03-30T15:09:00Z">
        <w:r w:rsidR="009C2E9A">
          <w:t xml:space="preserve"> of a </w:t>
        </w:r>
      </w:ins>
      <w:del w:id="4754" w:author="Boisvert, Eric" w:date="2016-03-30T15:09:00Z">
        <w:r w:rsidDel="009C2E9A">
          <w:delText xml:space="preserve"> </w:delText>
        </w:r>
      </w:del>
      <w:r>
        <w:t>camera</w:t>
      </w:r>
      <w:ins w:id="4755" w:author="Boisvert, Eric" w:date="2016-03-29T09:15: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ins w:id="4756" w:author="Boisvert, Eric" w:date="2016-03-29T09:15:00Z">
              <w:r w:rsidR="00B8253A">
                <w:rPr>
                  <w:rStyle w:val="reqtext"/>
                  <w:lang w:val="en-CA"/>
                </w:rPr>
                <w:t>.</w:t>
              </w:r>
            </w:ins>
          </w:p>
        </w:tc>
      </w:tr>
    </w:tbl>
    <w:p w14:paraId="4E3BBE51" w14:textId="77777777" w:rsidR="00F67178" w:rsidRDefault="00F67178" w:rsidP="00E966AA"/>
    <w:p w14:paraId="55CB641E" w14:textId="2772C4A8" w:rsidR="007F7DE0" w:rsidRDefault="007F7DE0" w:rsidP="007F7DE0">
      <w:pPr>
        <w:pStyle w:val="Titre3"/>
      </w:pPr>
      <w:bookmarkStart w:id="4757" w:name="_Toc446944619"/>
      <w:r>
        <w:t>Geochronology</w:t>
      </w:r>
      <w:bookmarkEnd w:id="475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lastRenderedPageBreak/>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r>
        <w:t xml:space="preserve">and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ins w:id="4758" w:author="Boisvert, Eric" w:date="2016-03-29T09:15:00Z">
        <w:r w:rsidR="00B8253A">
          <w:t>.</w:t>
        </w:r>
      </w:ins>
    </w:p>
    <w:p w14:paraId="1BC74315" w14:textId="77777777" w:rsidR="007F7DE0" w:rsidRDefault="007F7DE0" w:rsidP="007F7DE0"/>
    <w:p w14:paraId="4B6BCEF4" w14:textId="0486A37D" w:rsidR="007F7DE0" w:rsidRDefault="004D2792" w:rsidP="007F7DE0">
      <w:pPr>
        <w:keepNext/>
      </w:pPr>
      <w:r>
        <w:rPr>
          <w:noProof/>
          <w:lang w:val="en-CA" w:eastAsia="en-CA"/>
        </w:rPr>
        <w:pict w14:anchorId="3C78E219">
          <v:shape id="_x0000_i1122" type="#_x0000_t75" style="width:431.55pt;height:261.7pt;visibility:visible;mso-wrap-style:square">
            <v:imagedata r:id="rId113" o:title=""/>
          </v:shape>
        </w:pict>
      </w:r>
    </w:p>
    <w:p w14:paraId="46654EFA" w14:textId="04110937"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ins w:id="4759" w:author="Boisvert, Eric" w:date="2016-03-29T09:08:00Z">
        <w:r w:rsidR="008279FB">
          <w:rPr>
            <w:noProof/>
          </w:rPr>
          <w:t>96</w:t>
        </w:r>
      </w:ins>
      <w:ins w:id="4760" w:author="Eric Boisvert" w:date="2016-03-28T16:06:00Z">
        <w:del w:id="4761" w:author="Boisvert, Eric" w:date="2016-03-29T08:51:00Z">
          <w:r w:rsidR="003842F3" w:rsidDel="00CB122C">
            <w:rPr>
              <w:noProof/>
            </w:rPr>
            <w:delText>94</w:delText>
          </w:r>
        </w:del>
      </w:ins>
      <w:del w:id="4762" w:author="Boisvert, Eric" w:date="2016-03-29T08:51:00Z">
        <w:r w:rsidR="0085617E" w:rsidDel="00CB122C">
          <w:rPr>
            <w:noProof/>
          </w:rPr>
          <w:delText>95</w:delText>
        </w:r>
      </w:del>
      <w:r w:rsidR="00673E83">
        <w:rPr>
          <w:noProof/>
        </w:rPr>
        <w:fldChar w:fldCharType="end"/>
      </w:r>
      <w:r>
        <w:t>: Summary diagram of geochronology</w:t>
      </w:r>
      <w:ins w:id="4763" w:author="Boisvert, Eric" w:date="2016-03-29T09:15:00Z">
        <w:r w:rsidR="00B8253A">
          <w:t>.</w:t>
        </w:r>
      </w:ins>
    </w:p>
    <w:p w14:paraId="37939833" w14:textId="77777777" w:rsidR="007F7DE0" w:rsidRDefault="007F7DE0" w:rsidP="007F7DE0"/>
    <w:p w14:paraId="23F2D92B" w14:textId="337881DA" w:rsidR="007F7DE0" w:rsidRDefault="007F7DE0" w:rsidP="007F7DE0">
      <w:pPr>
        <w:pStyle w:val="Titre4"/>
      </w:pPr>
      <w:bookmarkStart w:id="4764" w:name="BKM_A1B6B909_67BC_419F_AEF9_8696BB63F29E"/>
      <w:bookmarkEnd w:id="4764"/>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4D2792" w:rsidP="007F7DE0">
      <w:pPr>
        <w:keepNext/>
      </w:pPr>
      <w:r>
        <w:rPr>
          <w:noProof/>
          <w:lang w:val="en-CA" w:eastAsia="en-CA"/>
        </w:rPr>
        <w:lastRenderedPageBreak/>
        <w:pict w14:anchorId="2A5AD7C5">
          <v:shape id="_x0000_i1123" type="#_x0000_t75" style="width:6in;height:402.9pt;visibility:visible;mso-wrap-style:square">
            <v:imagedata r:id="rId114" o:title=""/>
          </v:shape>
        </w:pict>
      </w:r>
    </w:p>
    <w:p w14:paraId="1497C4AA" w14:textId="1C9B26E0" w:rsidR="007F7DE0" w:rsidRPr="00B8253A" w:rsidRDefault="007F7DE0" w:rsidP="007F7DE0">
      <w:pPr>
        <w:pStyle w:val="Lgende"/>
        <w:rPr>
          <w:lang w:val="fr-CA"/>
          <w:rPrChange w:id="4765" w:author="Boisvert, Eric" w:date="2016-03-29T09:15:00Z">
            <w:rPr/>
          </w:rPrChange>
        </w:rPr>
      </w:pPr>
      <w:r w:rsidRPr="00B8253A">
        <w:rPr>
          <w:lang w:val="fr-CA"/>
          <w:rPrChange w:id="4766" w:author="Boisvert, Eric" w:date="2016-03-29T09:15:00Z">
            <w:rPr/>
          </w:rPrChange>
        </w:rPr>
        <w:t xml:space="preserve">Figure </w:t>
      </w:r>
      <w:r w:rsidR="00673E83">
        <w:fldChar w:fldCharType="begin"/>
      </w:r>
      <w:r w:rsidR="00673E83" w:rsidRPr="00B8253A">
        <w:rPr>
          <w:lang w:val="fr-CA"/>
          <w:rPrChange w:id="4767" w:author="Boisvert, Eric" w:date="2016-03-29T09:15:00Z">
            <w:rPr/>
          </w:rPrChange>
        </w:rPr>
        <w:instrText xml:space="preserve"> SEQ Figure \* ARABIC </w:instrText>
      </w:r>
      <w:r w:rsidR="00673E83">
        <w:fldChar w:fldCharType="separate"/>
      </w:r>
      <w:ins w:id="4768" w:author="Boisvert, Eric" w:date="2016-03-29T09:08:00Z">
        <w:r w:rsidR="008279FB" w:rsidRPr="00B8253A">
          <w:rPr>
            <w:noProof/>
            <w:lang w:val="fr-CA"/>
            <w:rPrChange w:id="4769" w:author="Boisvert, Eric" w:date="2016-03-29T09:15:00Z">
              <w:rPr>
                <w:noProof/>
              </w:rPr>
            </w:rPrChange>
          </w:rPr>
          <w:t>97</w:t>
        </w:r>
      </w:ins>
      <w:ins w:id="4770" w:author="Eric Boisvert" w:date="2016-03-28T16:06:00Z">
        <w:del w:id="4771" w:author="Boisvert, Eric" w:date="2016-03-29T08:51:00Z">
          <w:r w:rsidR="003842F3" w:rsidRPr="00B8253A" w:rsidDel="00CB122C">
            <w:rPr>
              <w:noProof/>
              <w:lang w:val="fr-CA"/>
              <w:rPrChange w:id="4772" w:author="Boisvert, Eric" w:date="2016-03-29T09:15:00Z">
                <w:rPr>
                  <w:noProof/>
                </w:rPr>
              </w:rPrChange>
            </w:rPr>
            <w:delText>95</w:delText>
          </w:r>
        </w:del>
      </w:ins>
      <w:del w:id="4773" w:author="Boisvert, Eric" w:date="2016-03-29T08:51:00Z">
        <w:r w:rsidR="0085617E" w:rsidRPr="00B8253A" w:rsidDel="00CB122C">
          <w:rPr>
            <w:noProof/>
            <w:lang w:val="fr-CA"/>
            <w:rPrChange w:id="4774" w:author="Boisvert, Eric" w:date="2016-03-29T09:15:00Z">
              <w:rPr>
                <w:noProof/>
              </w:rPr>
            </w:rPrChange>
          </w:rPr>
          <w:delText>96</w:delText>
        </w:r>
      </w:del>
      <w:r w:rsidR="00673E83">
        <w:rPr>
          <w:noProof/>
        </w:rPr>
        <w:fldChar w:fldCharType="end"/>
      </w:r>
      <w:r w:rsidRPr="00B8253A">
        <w:rPr>
          <w:lang w:val="fr-CA"/>
          <w:rPrChange w:id="4775" w:author="Boisvert, Eric" w:date="2016-03-29T09:15:00Z">
            <w:rPr/>
          </w:rPrChange>
        </w:rPr>
        <w:t>: Geochronologic interpretation</w:t>
      </w:r>
      <w:ins w:id="4776" w:author="Boisvert, Eric" w:date="2016-03-29T09:15:00Z">
        <w:r w:rsidR="00B8253A" w:rsidRPr="00B8253A">
          <w:rPr>
            <w:lang w:val="fr-CA"/>
            <w:rPrChange w:id="4777" w:author="Boisvert, Eric" w:date="2016-03-29T09:15:00Z">
              <w:rPr/>
            </w:rPrChange>
          </w:rPr>
          <w:t xml:space="preserve"> context diagram.</w:t>
        </w:r>
      </w:ins>
    </w:p>
    <w:p w14:paraId="311A44BD" w14:textId="7CF3D841" w:rsidR="007F7DE0" w:rsidRDefault="00F701C7" w:rsidP="00D20646">
      <w:pPr>
        <w:pStyle w:val="Titre5"/>
      </w:pPr>
      <w:r w:rsidRPr="00F701C7">
        <w:t>interpretedAge</w:t>
      </w:r>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Titre5"/>
        <w:rPr>
          <w:lang w:val="en-CA"/>
        </w:rPr>
      </w:pPr>
      <w:r w:rsidRPr="00F701C7">
        <w:rPr>
          <w:lang w:val="en-CA"/>
        </w:rPr>
        <w:t>isotopicEvent</w:t>
      </w:r>
    </w:p>
    <w:p w14:paraId="7B0B66DA" w14:textId="77777777" w:rsidR="009C2E9A" w:rsidRDefault="009C2E9A" w:rsidP="00D20646">
      <w:pPr>
        <w:rPr>
          <w:ins w:id="4778" w:author="Boisvert, Eric" w:date="2016-03-30T15:10:00Z"/>
          <w:lang w:val="en-CA"/>
        </w:rPr>
      </w:pPr>
    </w:p>
    <w:p w14:paraId="355DE665" w14:textId="185D9AB2" w:rsidR="00F701C7" w:rsidRDefault="00F701C7" w:rsidP="00D20646">
      <w:pPr>
        <w:rPr>
          <w:lang w:val="en-CA"/>
        </w:rPr>
      </w:pPr>
      <w:r>
        <w:rPr>
          <w:lang w:val="en-CA"/>
        </w:rPr>
        <w:t xml:space="preserve">The isotopicEvent:IsotopicEventType  shall contain a term from a controlled vocabulary that </w:t>
      </w:r>
      <w:r w:rsidRPr="00F701C7">
        <w:rPr>
          <w:lang w:val="en-CA"/>
        </w:rPr>
        <w:t>Describes any isotopic events that are relevant to the interpretation. eg; closure, isotopic mixing, Pb loss, etc</w:t>
      </w:r>
      <w:r>
        <w:rPr>
          <w:lang w:val="en-CA"/>
        </w:rPr>
        <w:t>.</w:t>
      </w:r>
    </w:p>
    <w:p w14:paraId="07B3D0CA" w14:textId="0D3E0778" w:rsidR="00F701C7" w:rsidRDefault="00F701C7" w:rsidP="00D20646">
      <w:pPr>
        <w:pStyle w:val="Titre5"/>
        <w:rPr>
          <w:lang w:val="en-CA"/>
        </w:rPr>
      </w:pPr>
      <w:r w:rsidRPr="00F701C7">
        <w:rPr>
          <w:lang w:val="en-CA"/>
        </w:rPr>
        <w:lastRenderedPageBreak/>
        <w:t>isotopicSystem</w:t>
      </w:r>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isotopicSystem:IsotopicSystemName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id="4779" w:author="Boisvert, Eric" w:date="2016-03-29T09:15:00Z">
        <w:r w:rsidR="00B8253A">
          <w:rPr>
            <w:lang w:val="en-CA"/>
          </w:rPr>
          <w:t>.</w:t>
        </w:r>
      </w:ins>
    </w:p>
    <w:p w14:paraId="553CE5C0" w14:textId="6313DACE" w:rsidR="00F701C7" w:rsidRDefault="00F701C7" w:rsidP="00D20646">
      <w:pPr>
        <w:pStyle w:val="Titre5"/>
        <w:rPr>
          <w:lang w:val="en-CA"/>
        </w:rPr>
      </w:pPr>
      <w:r>
        <w:rPr>
          <w:lang w:val="en-CA"/>
        </w:rPr>
        <w:t>statisticalMethod</w:t>
      </w:r>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r w:rsidRPr="00D970E9">
        <w:rPr>
          <w:lang w:val="en-CA"/>
        </w:rPr>
        <w:t>interpretedBy</w:t>
      </w:r>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r>
        <w:rPr>
          <w:lang w:val="en-CA"/>
        </w:rPr>
        <w:t>c</w:t>
      </w:r>
      <w:r w:rsidRPr="00F701C7">
        <w:rPr>
          <w:lang w:val="en-CA"/>
        </w:rPr>
        <w:t>itation</w:t>
      </w:r>
    </w:p>
    <w:p w14:paraId="141954F9" w14:textId="77777777" w:rsidR="00F701C7" w:rsidRPr="00F701C7" w:rsidRDefault="00F701C7" w:rsidP="00D20646">
      <w:pPr>
        <w:rPr>
          <w:lang w:val="en-CA"/>
        </w:rPr>
      </w:pPr>
    </w:p>
    <w:p w14:paraId="78C03161" w14:textId="7EC40009"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del w:id="4780" w:author="Boisvert, Eric" w:date="2016-03-30T15:10:00Z">
        <w:r w:rsidRPr="00F701C7" w:rsidDel="009C2E9A">
          <w:rPr>
            <w:lang w:val="en-CA"/>
          </w:rPr>
          <w:delText>cit</w:delText>
        </w:r>
      </w:del>
      <w:ins w:id="4781" w:author="Boisvert, Eric" w:date="2016-03-30T15:10:00Z">
        <w:r w:rsidR="009C2E9A">
          <w:rPr>
            <w:lang w:val="en-CA"/>
          </w:rPr>
          <w:t>CIT</w:t>
        </w:r>
      </w:ins>
      <w:r w:rsidRPr="00F701C7">
        <w:rPr>
          <w:lang w:val="en-CA"/>
        </w:rPr>
        <w:t>:CI_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r w:rsidRPr="00F701C7">
        <w:rPr>
          <w:lang w:val="en-CA"/>
        </w:rPr>
        <w:t>preferredInterpretation</w:t>
      </w:r>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r>
        <w:rPr>
          <w:lang w:val="en-CA"/>
        </w:rPr>
        <w:t>:Boolean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Titre5"/>
        <w:rPr>
          <w:lang w:val="en-CA"/>
        </w:rPr>
      </w:pPr>
      <w:r w:rsidRPr="00F701C7">
        <w:rPr>
          <w:lang w:val="en-CA"/>
        </w:rPr>
        <w:t>sourceCollection</w:t>
      </w:r>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a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4782" w:name="BKM_0B1CA329_7FCB_4838_9738_F600EF3A8B04"/>
      <w:bookmarkStart w:id="4783" w:name="BKM_1D244EC3_ED85_479D_9C71_0F691EEBA5EA"/>
      <w:bookmarkStart w:id="4784" w:name="BKM_9712572B_F199_4830_ACFD_E9764FB58028"/>
      <w:bookmarkStart w:id="4785" w:name="BKM_95947C71_177C_4EA6_8B4C_94C513E8FE7E"/>
      <w:bookmarkStart w:id="4786" w:name="BKM_F00B629C_EDB4_449B_8603_CDBBEFBA3576"/>
      <w:bookmarkStart w:id="4787" w:name="BKM_B465F0F6_D0B5_40C2_8492_D188CFF84ACF"/>
      <w:bookmarkStart w:id="4788" w:name="BKM_84CD8D11_428B_401E_A711_B019F6D0913D"/>
      <w:bookmarkStart w:id="4789" w:name="_Toc446944620"/>
      <w:bookmarkEnd w:id="4782"/>
      <w:bookmarkEnd w:id="4783"/>
      <w:bookmarkEnd w:id="4784"/>
      <w:bookmarkEnd w:id="4785"/>
      <w:bookmarkEnd w:id="4786"/>
      <w:bookmarkEnd w:id="4787"/>
      <w:bookmarkEnd w:id="4788"/>
      <w:r>
        <w:rPr>
          <w:lang w:val="en-CA"/>
        </w:rPr>
        <w:t>Geologic Specimen</w:t>
      </w:r>
      <w:bookmarkEnd w:id="4789"/>
    </w:p>
    <w:p w14:paraId="1EBA54CB" w14:textId="77777777" w:rsidR="007F7DE0" w:rsidRDefault="007F7DE0" w:rsidP="007F7DE0">
      <w:pPr>
        <w:rPr>
          <w:lang w:val="en-CA"/>
        </w:rPr>
      </w:pPr>
    </w:p>
    <w:p w14:paraId="22E630CD" w14:textId="1A91F947" w:rsidR="007F7DE0" w:rsidRDefault="007F7DE0" w:rsidP="007F7DE0">
      <w:pPr>
        <w:rPr>
          <w:lang w:val="en-CA"/>
        </w:rPr>
      </w:pPr>
      <w:r w:rsidRPr="007F7DE0">
        <w:rPr>
          <w:lang w:val="en-CA"/>
        </w:rPr>
        <w:lastRenderedPageBreak/>
        <w:t xml:space="preserve">The GeologicSpecimen package extends the ISO19156 O&amp;M </w:t>
      </w:r>
      <w:del w:id="4790" w:author="Boisvert, Eric" w:date="2016-03-30T15:11:00Z">
        <w:r w:rsidRPr="007F7DE0" w:rsidDel="009C2E9A">
          <w:rPr>
            <w:lang w:val="en-CA"/>
          </w:rPr>
          <w:delText>schema</w:delText>
        </w:r>
      </w:del>
      <w:ins w:id="4791" w:author="Boisvert, Eric" w:date="2016-03-30T15:11:00Z">
        <w:r w:rsidR="009C2E9A">
          <w:rPr>
            <w:lang w:val="en-CA"/>
          </w:rPr>
          <w:t>model</w:t>
        </w:r>
      </w:ins>
      <w:r w:rsidRPr="007F7DE0">
        <w:rPr>
          <w:lang w:val="en-CA"/>
        </w:rPr>
        <w:t>, and describes processes relevant to the sampling, preparation and analysis of geologic specimens.</w:t>
      </w:r>
    </w:p>
    <w:p w14:paraId="1AC9EEA0" w14:textId="58779156" w:rsidR="00672D0D" w:rsidRDefault="004D2792" w:rsidP="00672D0D">
      <w:pPr>
        <w:keepNext/>
      </w:pPr>
      <w:r>
        <w:rPr>
          <w:noProof/>
          <w:lang w:val="en-CA" w:eastAsia="en-CA"/>
        </w:rPr>
        <w:pict w14:anchorId="2C9B2F6F">
          <v:shape id="_x0000_i1124" type="#_x0000_t75" style="width:431.55pt;height:383.55pt;visibility:visible;mso-wrap-style:square">
            <v:imagedata r:id="rId115" o:title=""/>
          </v:shape>
        </w:pict>
      </w:r>
    </w:p>
    <w:p w14:paraId="3258DEC6" w14:textId="33FBA67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792" w:author="Boisvert, Eric" w:date="2016-03-29T09:08:00Z">
        <w:r w:rsidR="008279FB">
          <w:rPr>
            <w:noProof/>
          </w:rPr>
          <w:t>98</w:t>
        </w:r>
      </w:ins>
      <w:ins w:id="4793" w:author="Eric Boisvert" w:date="2016-03-28T16:06:00Z">
        <w:del w:id="4794" w:author="Boisvert, Eric" w:date="2016-03-29T08:51:00Z">
          <w:r w:rsidR="003842F3" w:rsidDel="00CB122C">
            <w:rPr>
              <w:noProof/>
            </w:rPr>
            <w:delText>96</w:delText>
          </w:r>
        </w:del>
      </w:ins>
      <w:del w:id="4795" w:author="Boisvert, Eric" w:date="2016-03-29T08:51:00Z">
        <w:r w:rsidR="0085617E" w:rsidDel="00CB122C">
          <w:rPr>
            <w:noProof/>
          </w:rPr>
          <w:delText>97</w:delText>
        </w:r>
      </w:del>
      <w:r w:rsidR="00673E83">
        <w:rPr>
          <w:noProof/>
        </w:rPr>
        <w:fldChar w:fldCharType="end"/>
      </w:r>
      <w:r>
        <w:t>: Geologic speciment summary diagram</w:t>
      </w:r>
      <w:ins w:id="4796" w:author="Boisvert, Eric" w:date="2016-03-29T09:15:00Z">
        <w:r w:rsidR="00B8253A">
          <w:t>.</w:t>
        </w:r>
      </w:ins>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4D2792" w:rsidP="00672D0D">
      <w:pPr>
        <w:keepNext/>
      </w:pPr>
      <w:r>
        <w:rPr>
          <w:noProof/>
          <w:lang w:val="en-CA" w:eastAsia="en-CA"/>
        </w:rPr>
        <w:lastRenderedPageBreak/>
        <w:pict w14:anchorId="5B91989F">
          <v:shape id="_x0000_i1125" type="#_x0000_t75" style="width:226.6pt;height:347.1pt;visibility:visible;mso-wrap-style:square">
            <v:imagedata r:id="rId116" o:title=""/>
          </v:shape>
        </w:pict>
      </w:r>
    </w:p>
    <w:p w14:paraId="47E216F7" w14:textId="582E89B5"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ins w:id="4797" w:author="Boisvert, Eric" w:date="2016-03-29T09:08:00Z">
        <w:r w:rsidR="008279FB">
          <w:rPr>
            <w:noProof/>
          </w:rPr>
          <w:t>99</w:t>
        </w:r>
      </w:ins>
      <w:ins w:id="4798" w:author="Eric Boisvert" w:date="2016-03-28T16:06:00Z">
        <w:del w:id="4799" w:author="Boisvert, Eric" w:date="2016-03-29T08:51:00Z">
          <w:r w:rsidR="003842F3" w:rsidDel="00CB122C">
            <w:rPr>
              <w:noProof/>
            </w:rPr>
            <w:delText>97</w:delText>
          </w:r>
        </w:del>
      </w:ins>
      <w:del w:id="4800" w:author="Boisvert, Eric" w:date="2016-03-29T08:51:00Z">
        <w:r w:rsidR="0085617E" w:rsidDel="00CB122C">
          <w:rPr>
            <w:noProof/>
          </w:rPr>
          <w:delText>98</w:delText>
        </w:r>
      </w:del>
      <w:r w:rsidR="00673E83">
        <w:rPr>
          <w:noProof/>
        </w:rPr>
        <w:fldChar w:fldCharType="end"/>
      </w:r>
      <w:r>
        <w:t>: Reference specimen</w:t>
      </w:r>
      <w:r w:rsidR="00437ED0">
        <w:t xml:space="preserve"> context diagram</w:t>
      </w:r>
      <w:ins w:id="4801" w:author="Boisvert, Eric" w:date="2016-03-29T09:15:00Z">
        <w:r w:rsidR="00B8253A">
          <w:t>.</w:t>
        </w:r>
      </w:ins>
    </w:p>
    <w:p w14:paraId="12F5F644" w14:textId="48518A83" w:rsidR="00672D0D" w:rsidRDefault="00437ED0" w:rsidP="00D20646">
      <w:pPr>
        <w:pStyle w:val="Titre5"/>
      </w:pPr>
      <w:r w:rsidRPr="00437ED0">
        <w:t>referenceDescription</w:t>
      </w:r>
    </w:p>
    <w:p w14:paraId="0736FF22" w14:textId="77777777" w:rsidR="00437ED0" w:rsidRPr="00437ED0" w:rsidRDefault="00437ED0"/>
    <w:p w14:paraId="7B3BAECF" w14:textId="5BCFB947" w:rsidR="00437ED0" w:rsidRDefault="00437ED0" w:rsidP="00672D0D">
      <w:r>
        <w:t xml:space="preserve">The property </w:t>
      </w:r>
      <w:r w:rsidRPr="00437ED0">
        <w:t>referenceDescription</w:t>
      </w:r>
      <w:r>
        <w:t xml:space="preserve"> shall be an association between a ReferenceSpecimen and a </w:t>
      </w:r>
      <w:del w:id="4802" w:author="Boisvert, Eric" w:date="2016-03-30T15:12:00Z">
        <w:r w:rsidDel="009C2E9A">
          <w:delText>cit</w:delText>
        </w:r>
      </w:del>
      <w:ins w:id="4803" w:author="Boisvert, Eric" w:date="2016-03-30T15:12:00Z">
        <w:r w:rsidR="009C2E9A">
          <w:t>CIT</w:t>
        </w:r>
      </w:ins>
      <w:r>
        <w:t>:CI_Citation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4804" w:name="BKM_A953E1E0_629C_4E85_A72E_737CDDDCFAE9"/>
      <w:bookmarkEnd w:id="4804"/>
      <w:r>
        <w:rPr>
          <w:lang w:val="en-CA"/>
        </w:rPr>
        <w:t>usedIn</w:t>
      </w:r>
    </w:p>
    <w:p w14:paraId="77084927" w14:textId="77777777" w:rsidR="00437ED0" w:rsidRPr="00437ED0" w:rsidRDefault="00437ED0" w:rsidP="00D20646">
      <w:pPr>
        <w:rPr>
          <w:lang w:val="en-CA"/>
        </w:rPr>
      </w:pPr>
    </w:p>
    <w:p w14:paraId="63E675CB" w14:textId="4B03CA4F"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w:t>
      </w:r>
      <w:del w:id="4805" w:author="Boisvert, Eric" w:date="2016-03-30T15:12:00Z">
        <w:r w:rsidDel="009C2E9A">
          <w:rPr>
            <w:lang w:val="en-CA"/>
          </w:rPr>
          <w:delText>s</w:delText>
        </w:r>
      </w:del>
      <w:r>
        <w:rPr>
          <w:lang w:val="en-CA"/>
        </w:rPr>
        <w:t xml:space="preserve">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4806" w:name="BKM_01360702_0FF9_4329_8A24_6080B84F3852"/>
      <w:bookmarkEnd w:id="4806"/>
      <w:r>
        <w:rPr>
          <w:lang w:val="en-CA"/>
        </w:rPr>
        <w:t>GeologicSpecimenPreparation</w:t>
      </w:r>
    </w:p>
    <w:p w14:paraId="6CC3B4D3" w14:textId="77777777" w:rsidR="00DD288D" w:rsidRDefault="00DD288D" w:rsidP="00672D0D">
      <w:pPr>
        <w:rPr>
          <w:lang w:val="en-CA"/>
        </w:rPr>
      </w:pPr>
    </w:p>
    <w:p w14:paraId="65469F5E" w14:textId="0C65DA78"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ins w:id="4807" w:author="Boisvert, Eric" w:date="2016-03-29T09:15:00Z">
        <w:r w:rsidR="00B8253A">
          <w:rPr>
            <w:lang w:val="en-CA"/>
          </w:rPr>
          <w:t>.</w:t>
        </w:r>
      </w:ins>
    </w:p>
    <w:p w14:paraId="3292B09B" w14:textId="0CDEF85E" w:rsidR="00180077" w:rsidRDefault="004D2792" w:rsidP="00D20646">
      <w:pPr>
        <w:keepNext/>
      </w:pPr>
      <w:r>
        <w:rPr>
          <w:noProof/>
          <w:lang w:val="en-CA" w:eastAsia="en-CA"/>
        </w:rPr>
        <w:pict w14:anchorId="35800F7D">
          <v:shape id="_x0000_i1126" type="#_x0000_t75" style="width:6in;height:353.55pt;visibility:visible;mso-wrap-style:square">
            <v:imagedata r:id="rId117" o:title=""/>
          </v:shape>
        </w:pict>
      </w:r>
    </w:p>
    <w:p w14:paraId="21DA6829" w14:textId="3A7AEEC8"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808" w:author="Boisvert, Eric" w:date="2016-03-29T09:08:00Z">
        <w:r w:rsidR="008279FB">
          <w:rPr>
            <w:noProof/>
          </w:rPr>
          <w:t>100</w:t>
        </w:r>
      </w:ins>
      <w:ins w:id="4809" w:author="Eric Boisvert" w:date="2016-03-28T16:06:00Z">
        <w:del w:id="4810" w:author="Boisvert, Eric" w:date="2016-03-29T08:51:00Z">
          <w:r w:rsidR="003842F3" w:rsidDel="00CB122C">
            <w:rPr>
              <w:noProof/>
            </w:rPr>
            <w:delText>98</w:delText>
          </w:r>
        </w:del>
      </w:ins>
      <w:del w:id="4811" w:author="Boisvert, Eric" w:date="2016-03-29T08:51:00Z">
        <w:r w:rsidR="0085617E" w:rsidDel="00CB122C">
          <w:rPr>
            <w:noProof/>
          </w:rPr>
          <w:delText>99</w:delText>
        </w:r>
      </w:del>
      <w:r>
        <w:fldChar w:fldCharType="end"/>
      </w:r>
      <w:r>
        <w:t xml:space="preserve"> : Geologic specimen preparation</w:t>
      </w:r>
      <w:r w:rsidR="00437ED0">
        <w:t xml:space="preserve"> context diagram</w:t>
      </w:r>
      <w:ins w:id="4812" w:author="Boisvert, Eric" w:date="2016-03-29T09:15:00Z">
        <w:r w:rsidR="00B8253A">
          <w:t>.</w:t>
        </w:r>
      </w:ins>
    </w:p>
    <w:p w14:paraId="26FAB876" w14:textId="70DC2A0F" w:rsidR="00DD288D" w:rsidRDefault="00437ED0" w:rsidP="00D20646">
      <w:pPr>
        <w:pStyle w:val="Titre5"/>
        <w:rPr>
          <w:lang w:val="en-CA"/>
        </w:rPr>
      </w:pPr>
      <w:bookmarkStart w:id="4813" w:name="BKM_99DC7785_B09A_4EA4_AE4E_BDEDC4CCA382"/>
      <w:bookmarkEnd w:id="4813"/>
      <w:r w:rsidRPr="00437ED0">
        <w:rPr>
          <w:lang w:val="en-CA"/>
        </w:rPr>
        <w:t>preparationMethod</w:t>
      </w:r>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r>
        <w:rPr>
          <w:lang w:val="en-CA"/>
        </w:rPr>
        <w:t>p</w:t>
      </w:r>
      <w:r w:rsidRPr="00D970E9">
        <w:rPr>
          <w:lang w:val="en-CA"/>
        </w:rPr>
        <w:t>arameter</w:t>
      </w:r>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4814" w:name="BKM_2563A400_6C3B_4942_8487_10D45BA1555F"/>
      <w:bookmarkStart w:id="4815" w:name="BKM_F3DE8415_7817_43D1_B72D_75E85103B0DD"/>
      <w:bookmarkEnd w:id="4814"/>
      <w:bookmarkEnd w:id="4815"/>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FA5255C" w:rsidR="00180077" w:rsidRDefault="004D2792" w:rsidP="00D20646">
      <w:pPr>
        <w:keepNext/>
      </w:pPr>
      <w:r>
        <w:rPr>
          <w:noProof/>
          <w:lang w:val="en-CA" w:eastAsia="en-CA"/>
        </w:rPr>
        <w:pict w14:anchorId="14B5059D">
          <v:shape id="_x0000_i1127" type="#_x0000_t75" style="width:367.4pt;height:337.85pt;visibility:visible;mso-wrap-style:square">
            <v:imagedata r:id="rId118" o:title=""/>
          </v:shape>
        </w:pict>
      </w:r>
    </w:p>
    <w:p w14:paraId="0AA98F0B" w14:textId="53DD3FEB" w:rsidR="00DD288D" w:rsidRDefault="00180077" w:rsidP="00D20646">
      <w:pPr>
        <w:pStyle w:val="Lgende"/>
        <w:rPr>
          <w:lang w:val="en-CA"/>
        </w:rPr>
      </w:pPr>
      <w:r>
        <w:t xml:space="preserve">Figure </w:t>
      </w:r>
      <w:r>
        <w:fldChar w:fldCharType="begin"/>
      </w:r>
      <w:r>
        <w:instrText xml:space="preserve"> SEQ Figure \* ARABIC </w:instrText>
      </w:r>
      <w:r>
        <w:fldChar w:fldCharType="separate"/>
      </w:r>
      <w:ins w:id="4816" w:author="Boisvert, Eric" w:date="2016-03-29T09:08:00Z">
        <w:r w:rsidR="008279FB">
          <w:rPr>
            <w:noProof/>
          </w:rPr>
          <w:t>101</w:t>
        </w:r>
      </w:ins>
      <w:ins w:id="4817" w:author="Eric Boisvert" w:date="2016-03-28T16:06:00Z">
        <w:del w:id="4818" w:author="Boisvert, Eric" w:date="2016-03-29T08:51:00Z">
          <w:r w:rsidR="003842F3" w:rsidDel="00CB122C">
            <w:rPr>
              <w:noProof/>
            </w:rPr>
            <w:delText>99</w:delText>
          </w:r>
        </w:del>
      </w:ins>
      <w:del w:id="4819" w:author="Boisvert, Eric" w:date="2016-03-29T08:51:00Z">
        <w:r w:rsidR="0085617E" w:rsidDel="00CB122C">
          <w:rPr>
            <w:noProof/>
          </w:rPr>
          <w:delText>100</w:delText>
        </w:r>
      </w:del>
      <w:r>
        <w:fldChar w:fldCharType="end"/>
      </w:r>
      <w:r>
        <w:t xml:space="preserve"> : </w:t>
      </w:r>
      <w:r w:rsidRPr="00F115BF">
        <w:t>Geologic sampling method</w:t>
      </w:r>
    </w:p>
    <w:p w14:paraId="55D7FE27" w14:textId="0F0986C7" w:rsidR="00DD288D" w:rsidDel="002B3C3F" w:rsidRDefault="00FA03D9" w:rsidP="00DD288D">
      <w:pPr>
        <w:rPr>
          <w:del w:id="4820" w:author="Eric Boisvert" w:date="2016-03-26T14:19:00Z"/>
          <w:lang w:val="en-CA"/>
        </w:rPr>
      </w:pPr>
      <w:del w:id="4821" w:author="Eric Boisvert" w:date="2016-03-26T14:19:00Z">
        <w:r w:rsidDel="002B3C3F">
          <w:rPr>
            <w:lang w:val="en-CA"/>
          </w:rPr>
          <w:delText xml:space="preserve">GeologicSamplingMethod can only be used in a context of a </w:delText>
        </w:r>
        <w:r w:rsidR="0099305B" w:rsidDel="002B3C3F">
          <w:rPr>
            <w:lang w:val="en-CA"/>
          </w:rPr>
          <w:delText>OM::</w:delText>
        </w:r>
        <w:r w:rsidDel="002B3C3F">
          <w:rPr>
            <w:lang w:val="en-CA"/>
          </w:rPr>
          <w:delText>SF_Specimen::samplingMethod</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rsidDel="002B3C3F" w14:paraId="578921A9" w14:textId="3149DD33" w:rsidTr="00FA03D9">
        <w:trPr>
          <w:cantSplit/>
          <w:del w:id="4822" w:author="Eric Boisvert" w:date="2016-03-26T14:19:00Z"/>
        </w:trPr>
        <w:tc>
          <w:tcPr>
            <w:tcW w:w="4077" w:type="dxa"/>
            <w:tcBorders>
              <w:right w:val="nil"/>
            </w:tcBorders>
            <w:shd w:val="clear" w:color="auto" w:fill="auto"/>
          </w:tcPr>
          <w:p w14:paraId="2F89E87C" w14:textId="6D5EED44" w:rsidR="00DD288D" w:rsidRPr="00D12552" w:rsidDel="002B3C3F" w:rsidRDefault="00DD288D" w:rsidP="00DD288D">
            <w:pPr>
              <w:pStyle w:val="Tabletext10"/>
              <w:rPr>
                <w:del w:id="4823" w:author="Eric Boisvert" w:date="2016-03-26T14:19:00Z"/>
                <w:rStyle w:val="requri"/>
                <w:lang w:val="en-CA"/>
              </w:rPr>
            </w:pPr>
            <w:del w:id="4824" w:author="Eric Boisvert" w:date="2016-03-26T14:19:00Z">
              <w:r w:rsidDel="002B3C3F">
                <w:rPr>
                  <w:rStyle w:val="requri"/>
                  <w:lang w:val="en-CA"/>
                </w:rPr>
                <w:lastRenderedPageBreak/>
                <w:delText>/req/gsml4-lab-analysis</w:delText>
              </w:r>
              <w:r w:rsidRPr="00D12552" w:rsidDel="002B3C3F">
                <w:rPr>
                  <w:rStyle w:val="requri"/>
                  <w:lang w:val="en-CA"/>
                </w:rPr>
                <w:delText>/</w:delText>
              </w:r>
              <w:r w:rsidDel="002B3C3F">
                <w:rPr>
                  <w:rStyle w:val="requri"/>
                  <w:lang w:val="en-CA"/>
                </w:rPr>
                <w:delText>specimen-sampling-method</w:delText>
              </w:r>
            </w:del>
          </w:p>
        </w:tc>
        <w:tc>
          <w:tcPr>
            <w:tcW w:w="4820" w:type="dxa"/>
            <w:tcBorders>
              <w:left w:val="nil"/>
            </w:tcBorders>
            <w:shd w:val="clear" w:color="auto" w:fill="auto"/>
          </w:tcPr>
          <w:p w14:paraId="58A89C83" w14:textId="395948C7" w:rsidR="00DD288D" w:rsidRPr="00D12552" w:rsidDel="002B3C3F" w:rsidRDefault="00FA03D9" w:rsidP="006A7DD0">
            <w:pPr>
              <w:pStyle w:val="Tabletext10"/>
              <w:jc w:val="left"/>
              <w:rPr>
                <w:del w:id="4825" w:author="Eric Boisvert" w:date="2016-03-26T14:19:00Z"/>
                <w:rStyle w:val="reqtext"/>
                <w:lang w:val="en-CA"/>
              </w:rPr>
            </w:pPr>
            <w:commentRangeStart w:id="4826"/>
            <w:del w:id="4827" w:author="Eric Boisvert" w:date="2016-03-26T14:19:00Z">
              <w:r w:rsidDel="002B3C3F">
                <w:rPr>
                  <w:rStyle w:val="reqtext"/>
                  <w:lang w:val="en-CA"/>
                </w:rPr>
                <w:delText xml:space="preserve">In a GeoSciML instance, GeologicMethod SHALL only be used as a value for </w:delText>
              </w:r>
              <w:r w:rsidR="0099305B" w:rsidDel="002B3C3F">
                <w:rPr>
                  <w:rStyle w:val="reqtext"/>
                  <w:lang w:val="en-CA"/>
                </w:rPr>
                <w:delText>OM::</w:delText>
              </w:r>
              <w:r w:rsidDel="002B3C3F">
                <w:rPr>
                  <w:rStyle w:val="reqtext"/>
                  <w:lang w:val="en-CA"/>
                </w:rPr>
                <w:delText>SF_Speciment::samplingMethod.</w:delText>
              </w:r>
              <w:commentRangeEnd w:id="4826"/>
              <w:r w:rsidDel="002B3C3F">
                <w:rPr>
                  <w:rStyle w:val="Marquedecommentaire"/>
                  <w:rFonts w:ascii="Times New Roman" w:eastAsia="Times New Roman" w:hAnsi="Times New Roman"/>
                  <w:lang w:val="en-US" w:eastAsia="en-US"/>
                </w:rPr>
                <w:commentReference w:id="4826"/>
              </w:r>
            </w:del>
          </w:p>
        </w:tc>
      </w:tr>
    </w:tbl>
    <w:p w14:paraId="39331A94" w14:textId="79B7BE5F" w:rsidR="00437ED0" w:rsidDel="002B3C3F" w:rsidRDefault="00437ED0" w:rsidP="00DD288D">
      <w:pPr>
        <w:rPr>
          <w:del w:id="4828" w:author="Eric Boisvert" w:date="2016-03-26T14:19:00Z"/>
        </w:rPr>
      </w:pP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7F07E12B" w:rsidR="00437ED0" w:rsidRDefault="00437ED0" w:rsidP="00437ED0">
      <w:pPr>
        <w:keepNext/>
      </w:pPr>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4829" w:name="BKM_7694DED9_A4F1_4913_BBD8_F553EF63B4A9"/>
      <w:bookmarkEnd w:id="4829"/>
      <w:r>
        <w:rPr>
          <w:lang w:val="en-CA"/>
        </w:rPr>
        <w:t>p</w:t>
      </w:r>
      <w:r w:rsidRPr="00D970E9">
        <w:rPr>
          <w:lang w:val="en-CA"/>
        </w:rPr>
        <w:t>arameter</w:t>
      </w:r>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4830" w:name="BKM_D4F19968_4426_4517_BA14_BAB7917AB647"/>
      <w:bookmarkStart w:id="4831" w:name="BKM_04EA1B0A_66CA_4B08_B485_94449A53A44A"/>
      <w:bookmarkStart w:id="4832" w:name="_Toc446944621"/>
      <w:bookmarkEnd w:id="4830"/>
      <w:bookmarkEnd w:id="4831"/>
      <w:r>
        <w:rPr>
          <w:lang w:val="en-CA"/>
        </w:rPr>
        <w:t>GeoSciML Laboratory analysis and specimen vocabularies</w:t>
      </w:r>
      <w:bookmarkEnd w:id="483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1927498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ins w:id="4833" w:author="Boisvert, Eric" w:date="2016-03-29T09:16:00Z">
              <w:r w:rsidR="00B8253A">
                <w:rPr>
                  <w:rFonts w:ascii="Calibri" w:hAnsi="Calibri"/>
                  <w:color w:val="000000"/>
                  <w:lang w:val="en-CA"/>
                </w:rPr>
                <w:t>.</w:t>
              </w:r>
            </w:ins>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33D400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ins w:id="4834" w:author="Boisvert, Eric" w:date="2016-03-29T09:16:00Z">
              <w:r w:rsidR="00B8253A">
                <w:rPr>
                  <w:rFonts w:ascii="Calibri" w:hAnsi="Calibri"/>
                  <w:color w:val="000000"/>
                  <w:lang w:val="en-CA"/>
                </w:rPr>
                <w:t>.</w:t>
              </w:r>
            </w:ins>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FCD060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ins w:id="4835" w:author="Boisvert, Eric" w:date="2016-03-29T09:16:00Z">
              <w:r w:rsidR="00B8253A">
                <w:rPr>
                  <w:rFonts w:ascii="Calibri" w:hAnsi="Calibri"/>
                  <w:color w:val="000000"/>
                  <w:lang w:val="en-CA"/>
                </w:rPr>
                <w:t>.</w:t>
              </w:r>
            </w:ins>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ins w:id="4836" w:author="Boisvert, Eric" w:date="2016-03-29T09:16:00Z">
              <w:r w:rsidR="00B8253A">
                <w:rPr>
                  <w:rFonts w:ascii="Calibri" w:hAnsi="Calibri"/>
                  <w:color w:val="000000"/>
                  <w:lang w:val="en-CA"/>
                </w:rPr>
                <w:t>.</w:t>
              </w:r>
            </w:ins>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ins w:id="4837" w:author="Boisvert, Eric" w:date="2016-03-29T09:16:00Z">
              <w:r w:rsidR="00B8253A">
                <w:rPr>
                  <w:rFonts w:ascii="Calibri" w:hAnsi="Calibri"/>
                  <w:color w:val="000000"/>
                  <w:lang w:val="en-CA"/>
                </w:rPr>
                <w:t>.</w:t>
              </w:r>
            </w:ins>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7AE0FF44"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w:t>
            </w:r>
            <w:r w:rsidRPr="00D970E9">
              <w:rPr>
                <w:rFonts w:ascii="Calibri" w:hAnsi="Calibri"/>
                <w:color w:val="000000"/>
                <w:lang w:val="en-CA"/>
              </w:rPr>
              <w:lastRenderedPageBreak/>
              <w:t>Specimen. eg: diamond drilling, percussion drilling, piston core drilling, vibro core drilling, channel sampling, sea floor dredging, crushing mineral separation ,melting ,geological hammer</w:t>
            </w:r>
            <w:ins w:id="4838" w:author="Boisvert, Eric" w:date="2016-03-29T09:16:00Z">
              <w:r w:rsidR="00B8253A">
                <w:rPr>
                  <w:rFonts w:ascii="Calibri" w:hAnsi="Calibri"/>
                  <w:color w:val="000000"/>
                  <w:lang w:val="en-CA"/>
                </w:rPr>
                <w:t>.</w:t>
              </w:r>
            </w:ins>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lastRenderedPageBreak/>
              <w:t>GeologicSpecimenPreparationTerm</w:t>
            </w:r>
          </w:p>
        </w:tc>
        <w:tc>
          <w:tcPr>
            <w:tcW w:w="5103" w:type="dxa"/>
            <w:tcBorders>
              <w:left w:val="nil"/>
              <w:right w:val="nil"/>
            </w:tcBorders>
            <w:shd w:val="clear" w:color="auto" w:fill="C0C0C0"/>
          </w:tcPr>
          <w:p w14:paraId="24DE07DF" w14:textId="24ADCED0"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ins w:id="4839" w:author="Boisvert, Eric" w:date="2016-03-29T09:16:00Z">
              <w:r w:rsidR="00B8253A">
                <w:rPr>
                  <w:rFonts w:ascii="Calibri" w:hAnsi="Calibri"/>
                  <w:color w:val="000000"/>
                  <w:lang w:val="en-CA"/>
                </w:rPr>
                <w:t>.</w:t>
              </w:r>
            </w:ins>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4840" w:name="_Ref433015177"/>
      <w:bookmarkStart w:id="4841" w:name="_Toc446944622"/>
      <w:r>
        <w:rPr>
          <w:lang w:val="en-CA"/>
        </w:rPr>
        <w:t>Outcrop encoding pattern</w:t>
      </w:r>
      <w:r w:rsidR="00DD288D">
        <w:rPr>
          <w:lang w:val="en-CA"/>
        </w:rPr>
        <w:t xml:space="preserve"> (</w:t>
      </w:r>
      <w:commentRangeStart w:id="4842"/>
      <w:r w:rsidR="00DD288D">
        <w:rPr>
          <w:lang w:val="en-CA"/>
        </w:rPr>
        <w:t>Informative</w:t>
      </w:r>
      <w:commentRangeEnd w:id="4842"/>
      <w:r w:rsidR="00DD288D">
        <w:rPr>
          <w:rStyle w:val="Marquedecommentaire"/>
          <w:b w:val="0"/>
          <w:bCs w:val="0"/>
        </w:rPr>
        <w:commentReference w:id="4842"/>
      </w:r>
      <w:r w:rsidR="00DD288D">
        <w:rPr>
          <w:lang w:val="en-CA"/>
        </w:rPr>
        <w:t>)</w:t>
      </w:r>
      <w:bookmarkEnd w:id="4840"/>
      <w:bookmarkEnd w:id="4841"/>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w:t>
      </w:r>
      <w:bookmarkStart w:id="4843" w:name="_GoBack"/>
      <w:bookmarkEnd w:id="4843"/>
      <w:r w:rsidRPr="00672D0D">
        <w:rPr>
          <w:lang w:val="en-CA"/>
        </w:rPr>
        <w:t xml:space="preserve">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4D2792" w:rsidP="00672D0D">
      <w:pPr>
        <w:keepNext/>
      </w:pPr>
      <w:r>
        <w:rPr>
          <w:noProof/>
          <w:lang w:val="en-CA" w:eastAsia="en-CA"/>
        </w:rPr>
        <w:pict w14:anchorId="6AAC71D2">
          <v:shape id="_x0000_i1128" type="#_x0000_t75" style="width:432.45pt;height:243.25pt;visibility:visible;mso-wrap-style:square">
            <v:imagedata r:id="rId119" o:title=""/>
          </v:shape>
        </w:pict>
      </w:r>
    </w:p>
    <w:p w14:paraId="30A1E2AA" w14:textId="3AE3C5D3"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ins w:id="4844" w:author="Boisvert, Eric" w:date="2016-03-29T09:08:00Z">
        <w:r w:rsidR="008279FB">
          <w:rPr>
            <w:noProof/>
          </w:rPr>
          <w:t>102</w:t>
        </w:r>
      </w:ins>
      <w:ins w:id="4845" w:author="Eric Boisvert" w:date="2016-03-28T16:06:00Z">
        <w:del w:id="4846" w:author="Boisvert, Eric" w:date="2016-03-29T08:51:00Z">
          <w:r w:rsidR="003842F3" w:rsidDel="00CB122C">
            <w:rPr>
              <w:noProof/>
            </w:rPr>
            <w:delText>100</w:delText>
          </w:r>
        </w:del>
      </w:ins>
      <w:del w:id="4847" w:author="Boisvert, Eric" w:date="2016-03-29T08:51:00Z">
        <w:r w:rsidR="00090DCF" w:rsidDel="00CB122C">
          <w:rPr>
            <w:noProof/>
          </w:rPr>
          <w:delText>81</w:delText>
        </w:r>
      </w:del>
      <w:r w:rsidR="00673E83">
        <w:rPr>
          <w:noProof/>
        </w:rPr>
        <w:fldChar w:fldCharType="end"/>
      </w:r>
      <w:r>
        <w:t>: Outcrop encoding pattern using ISO19156</w:t>
      </w:r>
      <w:ins w:id="4848" w:author="Boisvert, Eric" w:date="2016-03-29T09:16:00Z">
        <w:r w:rsidR="00B8253A">
          <w:t>.</w:t>
        </w:r>
      </w:ins>
    </w:p>
    <w:p w14:paraId="0776AEF6" w14:textId="4D81649B" w:rsidR="00672D0D" w:rsidRDefault="00672D0D" w:rsidP="00672D0D">
      <w:pPr>
        <w:rPr>
          <w:lang w:val="en-CA"/>
        </w:rPr>
      </w:pPr>
      <w:r w:rsidRPr="00672D0D">
        <w:rPr>
          <w:lang w:val="en-CA"/>
        </w:rPr>
        <w:lastRenderedPageBreak/>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F28F556"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ins w:id="4849" w:author="Eric Boisvert" w:date="2016-03-28T16:06:00Z">
              <w:r w:rsidR="003842F3">
                <w:rPr>
                  <w:rStyle w:val="reqtext"/>
                  <w:lang w:val="en-CA"/>
                </w:rPr>
                <w:t>7.8.5</w:t>
              </w:r>
            </w:ins>
            <w:del w:id="4850" w:author="Eric Boisvert" w:date="2016-03-28T16:06:00Z">
              <w:r w:rsidR="004D34D6" w:rsidDel="003842F3">
                <w:rPr>
                  <w:rStyle w:val="reqtext"/>
                  <w:lang w:val="en-CA"/>
                </w:rPr>
                <w:delText>8.8.5</w:delText>
              </w:r>
            </w:del>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4851" w:author="Eric Boisvert" w:date="2016-03-28T16:06:00Z">
              <w:r w:rsidR="003842F3">
                <w:rPr>
                  <w:rStyle w:val="reqtext"/>
                  <w:noProof/>
                  <w:lang w:val="en-CA"/>
                </w:rPr>
                <w:t>203</w:t>
              </w:r>
            </w:ins>
            <w:r w:rsidR="00C2184E">
              <w:rPr>
                <w:rStyle w:val="reqtext"/>
                <w:lang w:val="en-CA"/>
              </w:rPr>
              <w:fldChar w:fldCharType="end"/>
            </w:r>
            <w:ins w:id="4852" w:author="Boisvert, Eric" w:date="2016-03-29T09:16:00Z">
              <w:r w:rsidR="00B8253A">
                <w:rPr>
                  <w:rStyle w:val="reqtext"/>
                  <w:lang w:val="en-CA"/>
                </w:rPr>
                <w:t>.</w:t>
              </w:r>
            </w:ins>
          </w:p>
        </w:tc>
      </w:tr>
    </w:tbl>
    <w:p w14:paraId="254431DB" w14:textId="76869EA6" w:rsidR="00437ED0" w:rsidRDefault="00437ED0" w:rsidP="007F7DE0">
      <w:pPr>
        <w:rPr>
          <w:ins w:id="4853" w:author="Eric Boisvert" w:date="2016-01-19T21:25:00Z"/>
        </w:rPr>
      </w:pPr>
    </w:p>
    <w:p w14:paraId="70D35591" w14:textId="77777777" w:rsidR="00672D0D" w:rsidRPr="0073628E" w:rsidRDefault="00437ED0" w:rsidP="007F7DE0">
      <w:ins w:id="4854" w:author="Eric Boisvert" w:date="2016-01-19T21:25:00Z">
        <w:r>
          <w:br w:type="page"/>
        </w:r>
      </w:ins>
    </w:p>
    <w:p w14:paraId="10AC2A8A" w14:textId="77777777" w:rsidR="009B3BBD" w:rsidRDefault="009B3BBD" w:rsidP="009B3BBD">
      <w:pPr>
        <w:pStyle w:val="Titre1"/>
        <w:rPr>
          <w:lang w:val="en-CA"/>
        </w:rPr>
      </w:pPr>
      <w:bookmarkStart w:id="4855" w:name="_Toc446944623"/>
      <w:r>
        <w:rPr>
          <w:lang w:val="en-CA"/>
        </w:rPr>
        <w:t>GML Encoding Requirements classes</w:t>
      </w:r>
      <w:bookmarkEnd w:id="4855"/>
    </w:p>
    <w:p w14:paraId="120C17FC" w14:textId="5F1BBEA1" w:rsidR="00504099" w:rsidRPr="00504099" w:rsidRDefault="00504099" w:rsidP="00156903">
      <w:pPr>
        <w:rPr>
          <w:lang w:val="en-CA"/>
        </w:rPr>
      </w:pPr>
      <w:r>
        <w:rPr>
          <w:lang w:val="en-CA"/>
        </w:rPr>
        <w:t>XSD</w:t>
      </w:r>
      <w:ins w:id="4856"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4857" w:author="Eric Boisvert" w:date="2016-01-04T09:19:00Z">
        <w:r w:rsidR="0064023A">
          <w:rPr>
            <w:lang w:val="en-CA"/>
          </w:rPr>
          <w:t xml:space="preserve">extends and </w:t>
        </w:r>
      </w:ins>
      <w:r w:rsidR="00156903">
        <w:rPr>
          <w:lang w:val="en-CA"/>
        </w:rPr>
        <w:t xml:space="preserve">superceeds some of </w:t>
      </w:r>
      <w:del w:id="4858" w:author="Eric Boisvert" w:date="2016-01-04T09:20:00Z">
        <w:r w:rsidR="00156903" w:rsidDel="0064023A">
          <w:rPr>
            <w:lang w:val="en-CA"/>
          </w:rPr>
          <w:delText xml:space="preserve">the </w:delText>
        </w:r>
      </w:del>
      <w:r w:rsidR="00156903">
        <w:rPr>
          <w:lang w:val="en-CA"/>
        </w:rPr>
        <w:t>ISO 19136-2007</w:t>
      </w:r>
      <w:del w:id="4859" w:author="Eric Boisvert" w:date="2016-01-04T09:20:00Z">
        <w:r w:rsidR="00156903" w:rsidDel="0064023A">
          <w:rPr>
            <w:lang w:val="en-CA"/>
          </w:rPr>
          <w:delText xml:space="preserve"> rules </w:delText>
        </w:r>
      </w:del>
      <w:ins w:id="4860" w:author="Eric Boisvert" w:date="2015-11-03T05:22:00Z">
        <w:r w:rsidR="004F0DC1">
          <w:rPr>
            <w:lang w:val="en-CA"/>
          </w:rPr>
          <w:t xml:space="preserve">, specifically regarding clauses 11 (CodeType encoding) and </w:t>
        </w:r>
      </w:ins>
      <w:ins w:id="4861" w:author="Eric Boisvert" w:date="2015-11-03T05:23:00Z">
        <w:r w:rsidR="004F0DC1">
          <w:rPr>
            <w:lang w:val="en-CA"/>
          </w:rPr>
          <w:t xml:space="preserve">12.3 (Association encoding) </w:t>
        </w:r>
      </w:ins>
      <w:del w:id="4862" w:author="Eric Boisvert" w:date="2015-11-03T05:15:00Z">
        <w:r w:rsidR="00156903" w:rsidDel="004F0DC1">
          <w:rPr>
            <w:lang w:val="en-CA"/>
          </w:rPr>
          <w:delText>(</w:delText>
        </w:r>
      </w:del>
      <w:del w:id="4863" w:author="Eric Boisvert" w:date="2015-11-03T05:24:00Z">
        <w:r w:rsidR="00156903" w:rsidDel="007C49F8">
          <w:rPr>
            <w:lang w:val="en-CA"/>
          </w:rPr>
          <w:delText>more specifically CodeType encoding)</w:delText>
        </w:r>
      </w:del>
      <w:del w:id="4864" w:author="Eric Boisvert" w:date="2015-10-30T05:10:00Z">
        <w:r w:rsidDel="00156903">
          <w:rPr>
            <w:lang w:val="en-CA"/>
          </w:rPr>
          <w:delText xml:space="preserve"> </w:delText>
        </w:r>
      </w:del>
      <w:del w:id="4865" w:author="Eric Boisvert" w:date="2015-11-03T05:24:00Z">
        <w:r w:rsidDel="007C49F8">
          <w:rPr>
            <w:lang w:val="en-CA"/>
          </w:rPr>
          <w:delText xml:space="preserve">.  </w:delText>
        </w:r>
      </w:del>
    </w:p>
    <w:p w14:paraId="0B58FD66" w14:textId="2DE47107" w:rsidR="00C648D4" w:rsidRDefault="009B3BBD" w:rsidP="009B3BBD">
      <w:pPr>
        <w:rPr>
          <w:ins w:id="4866"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867" w:author="Eric Boisvert" w:date="2016-02-14T13:30:00Z">
        <w:r w:rsidR="00415E41">
          <w:rPr>
            <w:lang w:val="en-CA"/>
          </w:rPr>
          <w:t xml:space="preserve"> of this document</w:t>
        </w:r>
      </w:ins>
      <w:r>
        <w:rPr>
          <w:lang w:val="en-CA"/>
        </w:rPr>
        <w:t>.</w:t>
      </w:r>
      <w:ins w:id="4868" w:author="Eric Boisvert" w:date="2016-02-14T13:30:00Z">
        <w:r w:rsidR="00415E41">
          <w:rPr>
            <w:lang w:val="en-CA"/>
          </w:rPr>
          <w:t xml:space="preserve">  Therefore, compliant XML instances shall </w:t>
        </w:r>
      </w:ins>
      <w:ins w:id="4869" w:author="Eric Boisvert" w:date="2016-02-14T13:32:00Z">
        <w:r w:rsidR="00415E41">
          <w:rPr>
            <w:lang w:val="en-CA"/>
          </w:rPr>
          <w:t xml:space="preserve">1) </w:t>
        </w:r>
      </w:ins>
      <w:ins w:id="4870" w:author="Eric Boisvert" w:date="2016-02-14T13:30:00Z">
        <w:r w:rsidR="00415E41">
          <w:rPr>
            <w:lang w:val="en-CA"/>
          </w:rPr>
          <w:t xml:space="preserve">validate with XSD schemas, </w:t>
        </w:r>
      </w:ins>
      <w:ins w:id="4871" w:author="Eric Boisvert" w:date="2016-02-14T13:32:00Z">
        <w:r w:rsidR="00415E41">
          <w:rPr>
            <w:lang w:val="en-CA"/>
          </w:rPr>
          <w:t xml:space="preserve">2) </w:t>
        </w:r>
      </w:ins>
      <w:ins w:id="4872" w:author="Eric Boisvert" w:date="2016-02-14T13:30:00Z">
        <w:r w:rsidR="00415E41">
          <w:rPr>
            <w:lang w:val="en-CA"/>
          </w:rPr>
          <w:t xml:space="preserve">pass schematron rules and then </w:t>
        </w:r>
      </w:ins>
      <w:ins w:id="4873" w:author="Eric Boisvert" w:date="2016-02-14T13:32:00Z">
        <w:r w:rsidR="00415E41">
          <w:rPr>
            <w:lang w:val="en-CA"/>
          </w:rPr>
          <w:t xml:space="preserve">3) </w:t>
        </w:r>
      </w:ins>
      <w:ins w:id="4874" w:author="Eric Boisvert" w:date="2016-02-14T13:30:00Z">
        <w:r w:rsidR="00415E41">
          <w:rPr>
            <w:lang w:val="en-CA"/>
          </w:rPr>
          <w:t xml:space="preserve"> pass compl</w:t>
        </w:r>
      </w:ins>
      <w:ins w:id="4875" w:author="Eric Boisvert" w:date="2016-02-14T13:31:00Z">
        <w:r w:rsidR="00415E41">
          <w:rPr>
            <w:lang w:val="en-CA"/>
          </w:rPr>
          <w:t>iance tests</w:t>
        </w:r>
      </w:ins>
      <w:ins w:id="4876" w:author="Eric Boisvert" w:date="2016-02-14T13:32:00Z">
        <w:r w:rsidR="00415E41">
          <w:rPr>
            <w:lang w:val="en-CA"/>
          </w:rPr>
          <w:t xml:space="preserve"> listed in relevant compliance sections.</w:t>
        </w:r>
      </w:ins>
      <w:del w:id="4877"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Titre2"/>
        <w:rPr>
          <w:lang w:val="en-CA"/>
        </w:rPr>
        <w:pPrChange w:id="4878" w:author="Eric Boisvert" w:date="2015-10-30T05:36:00Z">
          <w:pPr/>
        </w:pPrChange>
      </w:pPr>
      <w:bookmarkStart w:id="4879" w:name="_Toc446944624"/>
      <w:ins w:id="4880" w:author="Eric Boisvert" w:date="2015-10-30T05:35:00Z">
        <w:r>
          <w:rPr>
            <w:lang w:val="en-CA"/>
          </w:rPr>
          <w:t>Prefixes used in examples</w:t>
        </w:r>
      </w:ins>
      <w:bookmarkEnd w:id="4879"/>
    </w:p>
    <w:p w14:paraId="1E3C2AA6" w14:textId="77777777" w:rsidR="0099305B" w:rsidRDefault="0099305B" w:rsidP="009B3BBD">
      <w:pPr>
        <w:rPr>
          <w:ins w:id="4881" w:author="Eric Boisvert" w:date="2016-01-24T13:37:00Z"/>
          <w:lang w:val="en-CA"/>
        </w:rPr>
      </w:pPr>
    </w:p>
    <w:p w14:paraId="75322E50" w14:textId="38D6C4AD"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r w:rsidR="00E97666">
        <w:rPr>
          <w:lang w:val="en-CA"/>
        </w:rPr>
        <w:t xml:space="preserve">namespaces mapping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3842F3">
        <w:t xml:space="preserve">Table </w:t>
      </w:r>
      <w:r w:rsidR="003842F3">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4D2792" w:rsidP="00A65B96">
            <w:pPr>
              <w:spacing w:after="0"/>
              <w:rPr>
                <w:rFonts w:ascii="Consolas" w:hAnsi="Consolas" w:cs="Consolas"/>
                <w:color w:val="000000"/>
                <w:sz w:val="20"/>
                <w:szCs w:val="20"/>
                <w:lang w:val="en-CA" w:eastAsia="en-CA"/>
              </w:rPr>
            </w:pPr>
            <w:hyperlink r:id="rId120"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4D2792" w:rsidP="00A65B96">
            <w:pPr>
              <w:spacing w:after="0"/>
              <w:rPr>
                <w:rFonts w:ascii="Consolas" w:hAnsi="Consolas" w:cs="Consolas"/>
                <w:color w:val="0000FF"/>
                <w:sz w:val="20"/>
                <w:szCs w:val="20"/>
                <w:u w:val="single"/>
                <w:lang w:val="en-CA" w:eastAsia="en-CA"/>
              </w:rPr>
            </w:pPr>
            <w:hyperlink r:id="rId121"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4D2792" w:rsidP="00A65B96">
            <w:pPr>
              <w:spacing w:after="0"/>
              <w:rPr>
                <w:rFonts w:ascii="Consolas" w:hAnsi="Consolas" w:cs="Consolas"/>
                <w:color w:val="0000FF"/>
                <w:sz w:val="20"/>
                <w:szCs w:val="20"/>
                <w:u w:val="single"/>
                <w:lang w:val="en-CA" w:eastAsia="en-CA"/>
              </w:rPr>
            </w:pPr>
            <w:hyperlink r:id="rId122"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4D2792" w:rsidP="00A65B96">
            <w:pPr>
              <w:spacing w:after="0"/>
              <w:rPr>
                <w:rFonts w:ascii="Consolas" w:hAnsi="Consolas" w:cs="Consolas"/>
                <w:color w:val="0000FF"/>
                <w:sz w:val="20"/>
                <w:szCs w:val="20"/>
                <w:u w:val="single"/>
                <w:lang w:val="en-CA" w:eastAsia="en-CA"/>
              </w:rPr>
            </w:pPr>
            <w:hyperlink r:id="rId123"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4D2792" w:rsidP="00A65B96">
            <w:pPr>
              <w:spacing w:after="0"/>
              <w:rPr>
                <w:rFonts w:ascii="Consolas" w:hAnsi="Consolas" w:cs="Consolas"/>
                <w:color w:val="0000FF"/>
                <w:sz w:val="20"/>
                <w:szCs w:val="20"/>
                <w:u w:val="single"/>
                <w:lang w:val="en-CA" w:eastAsia="en-CA"/>
              </w:rPr>
            </w:pPr>
            <w:hyperlink r:id="rId124"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2B3C3F" w:rsidP="00A65B96">
            <w:pPr>
              <w:spacing w:after="0"/>
              <w:rPr>
                <w:color w:val="000000"/>
              </w:rPr>
            </w:pPr>
            <w:ins w:id="4882" w:author="Eric Boisvert" w:date="2016-03-26T14:21:00Z">
              <w:r w:rsidRPr="00A65B96">
                <w:rPr>
                  <w:color w:val="000000"/>
                </w:rPr>
                <w:fldChar w:fldCharType="begin"/>
              </w:r>
              <w:r w:rsidRPr="00A65B96">
                <w:rPr>
                  <w:color w:val="000000"/>
                </w:rPr>
                <w:instrText xml:space="preserve"> HYPERLINK "</w:instrText>
              </w:r>
            </w:ins>
            <w:r w:rsidRPr="00A65B96">
              <w:rPr>
                <w:color w:val="000000"/>
              </w:rPr>
              <w:instrText>h</w:instrText>
            </w:r>
            <w:r w:rsidRPr="00A65B96">
              <w:rPr>
                <w:rFonts w:ascii="Consolas" w:hAnsi="Consolas" w:cs="Consolas"/>
                <w:color w:val="000000"/>
                <w:sz w:val="20"/>
                <w:szCs w:val="20"/>
              </w:rPr>
              <w:instrText>ttp://www.opengis.net/gml/3.3/lr</w:instrText>
            </w:r>
            <w:ins w:id="4883" w:author="Eric Boisvert" w:date="2016-03-26T14:21:00Z">
              <w:r w:rsidRPr="00A65B96">
                <w:rPr>
                  <w:color w:val="000000"/>
                </w:rPr>
                <w:instrText xml:space="preserve">" </w:instrText>
              </w:r>
              <w:r w:rsidRPr="00A65B96">
                <w:rPr>
                  <w:color w:val="000000"/>
                </w:rPr>
                <w:fldChar w:fldCharType="separate"/>
              </w:r>
            </w:ins>
            <w:r w:rsidRPr="00F346A1">
              <w:rPr>
                <w:rStyle w:val="Lienhypertexte"/>
              </w:rPr>
              <w:t>h</w:t>
            </w:r>
            <w:r w:rsidRPr="00A65B96">
              <w:rPr>
                <w:rStyle w:val="Lienhypertexte"/>
                <w:rFonts w:ascii="Consolas" w:hAnsi="Consolas" w:cs="Consolas"/>
                <w:sz w:val="20"/>
                <w:szCs w:val="20"/>
              </w:rPr>
              <w:t>ttp://www.opengis.net/gml/3.3/lr</w:t>
            </w:r>
            <w:ins w:id="4884" w:author="Eric Boisvert" w:date="2016-03-26T14:21:00Z">
              <w:r w:rsidRPr="00A65B96">
                <w:rPr>
                  <w:color w:val="000000"/>
                </w:rPr>
                <w:fldChar w:fldCharType="end"/>
              </w:r>
              <w:r w:rsidRPr="00A65B96">
                <w:rPr>
                  <w:rFonts w:ascii="Consolas" w:hAnsi="Consolas" w:cs="Consolas"/>
                  <w:color w:val="000000"/>
                  <w:sz w:val="20"/>
                  <w:szCs w:val="20"/>
                </w:rPr>
                <w:t xml:space="preserve"> </w:t>
              </w:r>
            </w:ins>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4D2792" w:rsidP="00A65B96">
            <w:pPr>
              <w:spacing w:after="0"/>
              <w:rPr>
                <w:rFonts w:ascii="Consolas" w:hAnsi="Consolas" w:cs="Consolas"/>
                <w:color w:val="000000"/>
                <w:sz w:val="20"/>
                <w:szCs w:val="20"/>
                <w:lang w:val="en-CA" w:eastAsia="en-CA"/>
              </w:rPr>
            </w:pPr>
            <w:hyperlink r:id="rId12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77777777" w:rsidR="001517B8" w:rsidRPr="00A65B96" w:rsidRDefault="004D2792" w:rsidP="00A65B96">
            <w:pPr>
              <w:spacing w:after="0"/>
              <w:rPr>
                <w:rFonts w:ascii="Consolas" w:hAnsi="Consolas" w:cs="Consolas"/>
                <w:color w:val="000000"/>
                <w:sz w:val="20"/>
                <w:szCs w:val="20"/>
                <w:lang w:val="en-CA" w:eastAsia="en-CA"/>
              </w:rPr>
            </w:pPr>
            <w:hyperlink r:id="rId126" w:history="1">
              <w:r w:rsidR="001517B8" w:rsidRPr="00A65B96">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77777777" w:rsidR="001517B8" w:rsidRPr="00A65B96" w:rsidRDefault="004D2792" w:rsidP="00A65B96">
            <w:pPr>
              <w:spacing w:after="0"/>
              <w:rPr>
                <w:rFonts w:ascii="Consolas" w:hAnsi="Consolas" w:cs="Consolas"/>
                <w:color w:val="000000"/>
                <w:sz w:val="20"/>
                <w:szCs w:val="20"/>
                <w:lang w:val="en-CA" w:eastAsia="en-CA"/>
              </w:rPr>
            </w:pPr>
            <w:hyperlink r:id="rId127" w:history="1">
              <w:r w:rsidR="001517B8" w:rsidRPr="00A65B96">
                <w:rPr>
                  <w:rStyle w:val="Lienhypertexte"/>
                  <w:rFonts w:ascii="Consolas" w:hAnsi="Consolas" w:cs="Consolas"/>
                  <w:sz w:val="20"/>
                  <w:szCs w:val="20"/>
                  <w:lang w:val="en-CA" w:eastAsia="en-CA"/>
                </w:rPr>
                <w:t>http://xmlns.geosciml.org/Borehole/4.0</w:t>
              </w:r>
            </w:hyperlink>
            <w:r w:rsidR="001517B8" w:rsidRPr="00A65B96">
              <w:rPr>
                <w:rFonts w:ascii="Consolas" w:hAnsi="Consolas" w:cs="Consolas"/>
                <w:color w:val="000000"/>
                <w:sz w:val="20"/>
                <w:szCs w:val="20"/>
                <w:lang w:val="en-CA" w:eastAsia="en-CA"/>
              </w:rPr>
              <w:t xml:space="preserve"> </w:t>
            </w:r>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77777777" w:rsidR="001517B8" w:rsidRPr="00A65B96" w:rsidRDefault="004D2792" w:rsidP="00A65B96">
            <w:pPr>
              <w:spacing w:after="0"/>
              <w:rPr>
                <w:rFonts w:ascii="Consolas" w:hAnsi="Consolas" w:cs="Consolas"/>
                <w:color w:val="000000"/>
                <w:sz w:val="20"/>
                <w:szCs w:val="20"/>
                <w:lang w:val="en-CA" w:eastAsia="en-CA"/>
              </w:rPr>
            </w:pPr>
            <w:hyperlink r:id="rId128" w:history="1">
              <w:r w:rsidR="001517B8" w:rsidRPr="00A65B96">
                <w:rPr>
                  <w:rStyle w:val="Lienhypertexte"/>
                  <w:rFonts w:ascii="Consolas" w:hAnsi="Consolas" w:cs="Consolas"/>
                  <w:sz w:val="20"/>
                  <w:szCs w:val="20"/>
                  <w:lang w:val="en-CA" w:eastAsia="en-CA"/>
                </w:rPr>
                <w:t>http://xmlns.geosciml.org/GeoSciML-Extension/4.0</w:t>
              </w:r>
            </w:hyperlink>
            <w:r w:rsidR="001517B8" w:rsidRPr="00A65B96">
              <w:rPr>
                <w:rFonts w:ascii="Consolas" w:hAnsi="Consolas" w:cs="Consolas"/>
                <w:color w:val="000000"/>
                <w:sz w:val="20"/>
                <w:szCs w:val="20"/>
                <w:lang w:val="en-CA" w:eastAsia="en-CA"/>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77777777" w:rsidR="001517B8" w:rsidRPr="00A65B96" w:rsidRDefault="004D2792" w:rsidP="00A65B96">
            <w:pPr>
              <w:spacing w:after="0"/>
              <w:rPr>
                <w:rFonts w:ascii="Consolas" w:hAnsi="Consolas" w:cs="Consolas"/>
                <w:color w:val="000000"/>
                <w:sz w:val="20"/>
                <w:szCs w:val="20"/>
                <w:lang w:val="en-CA" w:eastAsia="en-CA"/>
              </w:rPr>
            </w:pPr>
            <w:hyperlink r:id="rId129" w:history="1">
              <w:r w:rsidR="001517B8" w:rsidRPr="00A65B96">
                <w:rPr>
                  <w:rStyle w:val="Lienhypertexte"/>
                  <w:rFonts w:ascii="Consolas" w:hAnsi="Consolas" w:cs="Consolas"/>
                  <w:sz w:val="20"/>
                  <w:szCs w:val="20"/>
                  <w:lang w:val="en-CA" w:eastAsia="en-CA"/>
                </w:rPr>
                <w:t>http://xmlns.geosciml.org/GeologicTime/4.0</w:t>
              </w:r>
            </w:hyperlink>
            <w:r w:rsidR="001517B8" w:rsidRPr="00A65B96">
              <w:rPr>
                <w:rFonts w:ascii="Consolas" w:hAnsi="Consolas" w:cs="Consolas"/>
                <w:color w:val="000000"/>
                <w:sz w:val="20"/>
                <w:szCs w:val="20"/>
                <w:lang w:val="en-CA" w:eastAsia="en-CA"/>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gsmlla</w:t>
            </w:r>
          </w:p>
        </w:tc>
        <w:tc>
          <w:tcPr>
            <w:tcW w:w="0" w:type="auto"/>
            <w:shd w:val="clear" w:color="auto" w:fill="auto"/>
            <w:noWrap/>
            <w:hideMark/>
          </w:tcPr>
          <w:p w14:paraId="2EF3394F" w14:textId="77777777" w:rsidR="001517B8" w:rsidRPr="00A65B96" w:rsidRDefault="004D2792" w:rsidP="00A65B96">
            <w:pPr>
              <w:spacing w:after="0"/>
              <w:rPr>
                <w:rFonts w:ascii="Consolas" w:hAnsi="Consolas" w:cs="Consolas"/>
                <w:color w:val="000000"/>
                <w:sz w:val="20"/>
                <w:szCs w:val="20"/>
                <w:lang w:val="en-CA" w:eastAsia="en-CA"/>
              </w:rPr>
            </w:pPr>
            <w:hyperlink r:id="rId130" w:history="1">
              <w:r w:rsidR="001517B8" w:rsidRPr="00A65B96">
                <w:rPr>
                  <w:rStyle w:val="Lienhypertexte"/>
                  <w:rFonts w:ascii="Consolas" w:hAnsi="Consolas" w:cs="Consolas"/>
                  <w:sz w:val="20"/>
                  <w:szCs w:val="20"/>
                  <w:lang w:val="en-CA" w:eastAsia="en-CA"/>
                </w:rPr>
                <w:t>http://xmlns.geosciml.org/LaboratoryAnalysis-Specimen/4.0</w:t>
              </w:r>
            </w:hyperlink>
            <w:r w:rsidR="001517B8" w:rsidRPr="00A65B96">
              <w:rPr>
                <w:rFonts w:ascii="Consolas" w:hAnsi="Consolas" w:cs="Consolas"/>
                <w:color w:val="000000"/>
                <w:sz w:val="20"/>
                <w:szCs w:val="20"/>
                <w:lang w:val="en-CA" w:eastAsia="en-CA"/>
              </w:rPr>
              <w:t xml:space="preserve"> </w:t>
            </w:r>
          </w:p>
        </w:tc>
      </w:tr>
      <w:tr w:rsidR="001517B8" w:rsidRPr="001517B8" w14:paraId="0E6CA1F9" w14:textId="77777777" w:rsidTr="00A65B96">
        <w:trPr>
          <w:trHeight w:val="300"/>
        </w:trPr>
        <w:tc>
          <w:tcPr>
            <w:tcW w:w="0" w:type="auto"/>
            <w:tcBorders>
              <w:left w:val="nil"/>
              <w:right w:val="nil"/>
            </w:tcBorders>
            <w:shd w:val="clear" w:color="auto" w:fill="C0C0C0"/>
            <w:noWrap/>
            <w:hideMark/>
          </w:tcPr>
          <w:p w14:paraId="0F5232D2"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gsmlp</w:t>
            </w:r>
          </w:p>
        </w:tc>
        <w:tc>
          <w:tcPr>
            <w:tcW w:w="0" w:type="auto"/>
            <w:tcBorders>
              <w:left w:val="nil"/>
              <w:right w:val="nil"/>
            </w:tcBorders>
            <w:shd w:val="clear" w:color="auto" w:fill="C0C0C0"/>
            <w:noWrap/>
            <w:hideMark/>
          </w:tcPr>
          <w:p w14:paraId="5F745EFB" w14:textId="77777777" w:rsidR="001517B8" w:rsidRPr="00A65B96" w:rsidRDefault="004D2792" w:rsidP="00A65B96">
            <w:pPr>
              <w:spacing w:after="0"/>
              <w:rPr>
                <w:rFonts w:ascii="Consolas" w:hAnsi="Consolas" w:cs="Consolas"/>
                <w:color w:val="000000"/>
                <w:sz w:val="20"/>
                <w:szCs w:val="20"/>
                <w:lang w:val="en-CA" w:eastAsia="en-CA"/>
              </w:rPr>
            </w:pPr>
            <w:hyperlink r:id="rId131" w:history="1">
              <w:r w:rsidR="001517B8" w:rsidRPr="00A65B96">
                <w:rPr>
                  <w:rStyle w:val="Lienhypertexte"/>
                  <w:rFonts w:ascii="Consolas" w:hAnsi="Consolas" w:cs="Consolas"/>
                  <w:sz w:val="20"/>
                  <w:szCs w:val="20"/>
                  <w:lang w:val="en-CA" w:eastAsia="en-CA"/>
                </w:rPr>
                <w:t>http://xmlns.geosciml.org/geosciml-portrayal/4.0</w:t>
              </w:r>
            </w:hyperlink>
            <w:r w:rsidR="001517B8" w:rsidRPr="00A65B96">
              <w:rPr>
                <w:rFonts w:ascii="Consolas" w:hAnsi="Consolas" w:cs="Consolas"/>
                <w:color w:val="000000"/>
                <w:sz w:val="20"/>
                <w:szCs w:val="20"/>
                <w:lang w:val="en-CA" w:eastAsia="en-CA"/>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4D2792" w:rsidP="00A65B96">
            <w:pPr>
              <w:spacing w:after="0"/>
              <w:rPr>
                <w:rFonts w:ascii="Consolas" w:hAnsi="Consolas" w:cs="Consolas"/>
                <w:color w:val="000000"/>
                <w:sz w:val="20"/>
                <w:szCs w:val="20"/>
                <w:lang w:val="en-CA" w:eastAsia="en-CA"/>
              </w:rPr>
            </w:pPr>
            <w:hyperlink r:id="rId132"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4D2792"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4D2792" w:rsidP="00A65B96">
            <w:pPr>
              <w:spacing w:after="0"/>
              <w:rPr>
                <w:rFonts w:ascii="Consolas" w:hAnsi="Consolas" w:cs="Consolas"/>
                <w:color w:val="0000FF"/>
                <w:sz w:val="20"/>
                <w:szCs w:val="20"/>
                <w:u w:val="single"/>
                <w:lang w:val="en-CA" w:eastAsia="en-CA"/>
              </w:rPr>
            </w:pPr>
            <w:hyperlink r:id="rId134"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4D2792" w:rsidP="00A65B96">
            <w:pPr>
              <w:spacing w:after="0"/>
              <w:rPr>
                <w:rFonts w:ascii="Consolas" w:hAnsi="Consolas" w:cs="Consolas"/>
                <w:color w:val="0000FF"/>
                <w:sz w:val="20"/>
                <w:szCs w:val="20"/>
                <w:u w:val="single"/>
                <w:lang w:val="en-CA" w:eastAsia="en-CA"/>
              </w:rPr>
            </w:pPr>
            <w:hyperlink r:id="rId135"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spec</w:t>
            </w:r>
          </w:p>
        </w:tc>
        <w:tc>
          <w:tcPr>
            <w:tcW w:w="0" w:type="auto"/>
            <w:shd w:val="clear" w:color="auto" w:fill="auto"/>
            <w:hideMark/>
          </w:tcPr>
          <w:p w14:paraId="039102C9" w14:textId="77777777" w:rsidR="001517B8" w:rsidRPr="00A65B96" w:rsidRDefault="004D2792" w:rsidP="00A65B96">
            <w:pPr>
              <w:spacing w:after="0"/>
              <w:rPr>
                <w:rFonts w:ascii="Consolas" w:hAnsi="Consolas" w:cs="Consolas"/>
                <w:color w:val="0000FF"/>
                <w:sz w:val="20"/>
                <w:szCs w:val="20"/>
                <w:u w:val="single"/>
                <w:lang w:val="en-CA" w:eastAsia="en-CA"/>
              </w:rPr>
            </w:pPr>
            <w:hyperlink r:id="rId136"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4D2792" w:rsidP="00A65B96">
            <w:pPr>
              <w:spacing w:after="0"/>
              <w:rPr>
                <w:rFonts w:ascii="Consolas" w:hAnsi="Consolas" w:cs="Consolas"/>
                <w:color w:val="0000FF"/>
                <w:sz w:val="20"/>
                <w:szCs w:val="20"/>
                <w:u w:val="single"/>
                <w:lang w:val="en-CA" w:eastAsia="en-CA"/>
              </w:rPr>
            </w:pPr>
            <w:hyperlink r:id="rId137"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4D2792" w:rsidP="00A65B96">
            <w:pPr>
              <w:spacing w:after="0"/>
              <w:rPr>
                <w:rFonts w:ascii="Consolas" w:hAnsi="Consolas" w:cs="Consolas"/>
                <w:color w:val="0000FF"/>
                <w:sz w:val="20"/>
                <w:szCs w:val="20"/>
                <w:u w:val="single"/>
                <w:lang w:val="en-CA" w:eastAsia="en-CA"/>
              </w:rPr>
            </w:pPr>
            <w:hyperlink r:id="rId138"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4D2792" w:rsidP="00A65B96">
            <w:pPr>
              <w:keepNext/>
              <w:spacing w:after="0"/>
              <w:rPr>
                <w:rFonts w:ascii="Consolas" w:hAnsi="Consolas" w:cs="Consolas"/>
                <w:color w:val="0000FF"/>
                <w:sz w:val="20"/>
                <w:szCs w:val="20"/>
                <w:u w:val="single"/>
                <w:lang w:val="en-CA" w:eastAsia="en-CA"/>
              </w:rPr>
            </w:pPr>
            <w:hyperlink r:id="rId139"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4885" w:name="_Ref443220196"/>
      <w:r>
        <w:t xml:space="preserve">Table </w:t>
      </w:r>
      <w:r>
        <w:fldChar w:fldCharType="begin"/>
      </w:r>
      <w:r>
        <w:instrText xml:space="preserve"> SEQ Table \* ARABIC </w:instrText>
      </w:r>
      <w:r>
        <w:fldChar w:fldCharType="separate"/>
      </w:r>
      <w:r w:rsidR="003842F3">
        <w:rPr>
          <w:noProof/>
        </w:rPr>
        <w:t>8</w:t>
      </w:r>
      <w:r>
        <w:fldChar w:fldCharType="end"/>
      </w:r>
      <w:bookmarkEnd w:id="4885"/>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pPr>
        <w:rPr>
          <w:ins w:id="4886" w:author="Eric Boisvert" w:date="2016-02-14T14:08:00Z"/>
        </w:rPr>
      </w:pPr>
      <w:ins w:id="4887" w:author="Eric Boisvert" w:date="2016-02-14T14:08:00Z">
        <w:r>
          <w:t>Also to improve readability, the following XML entities are used</w:t>
        </w:r>
      </w:ins>
      <w:ins w:id="4888" w:author="Eric Boisvert" w:date="2016-03-06T13:56:00Z">
        <w:r w:rsidR="00B123AA">
          <w:t xml:space="preserve"> in instance examples</w:t>
        </w:r>
      </w:ins>
      <w:ins w:id="4889" w:author="Boisvert, Eric" w:date="2016-03-29T09:16:00Z">
        <w:r w:rsidR="00B8253A">
          <w:t>.</w:t>
        </w:r>
      </w:ins>
    </w:p>
    <w:p w14:paraId="3C9E2732" w14:textId="1CB7CF00" w:rsidR="00FE640E" w:rsidDel="00FE640E" w:rsidRDefault="00FE640E">
      <w:pPr>
        <w:numPr>
          <w:ilvl w:val="0"/>
          <w:numId w:val="48"/>
        </w:numPr>
        <w:rPr>
          <w:del w:id="4890" w:author="Eric Boisvert" w:date="2016-02-14T14:13:00Z"/>
        </w:rPr>
        <w:pPrChange w:id="4891" w:author="Eric Boisvert" w:date="2016-02-14T14:11:00Z">
          <w:pPr/>
        </w:pPrChange>
      </w:pPr>
    </w:p>
    <w:p w14:paraId="62A0F49E" w14:textId="544852C7" w:rsidR="00FE640E" w:rsidRPr="00B8253A" w:rsidRDefault="00FE640E">
      <w:pPr>
        <w:spacing w:after="0"/>
        <w:rPr>
          <w:ins w:id="4892" w:author="Eric Boisvert" w:date="2016-02-14T14:12:00Z"/>
          <w:rFonts w:ascii="Courier New" w:hAnsi="Courier New" w:cs="Courier New"/>
          <w:sz w:val="20"/>
          <w:szCs w:val="20"/>
          <w:lang w:val="en-CA"/>
          <w:rPrChange w:id="4893" w:author="Boisvert, Eric" w:date="2016-03-29T09:16:00Z">
            <w:rPr>
              <w:ins w:id="4894" w:author="Eric Boisvert" w:date="2016-02-14T14:12:00Z"/>
              <w:lang w:val="en-CA"/>
            </w:rPr>
          </w:rPrChange>
        </w:rPr>
        <w:pPrChange w:id="4895" w:author="Eric Boisvert" w:date="2016-02-14T14:12:00Z">
          <w:pPr/>
        </w:pPrChange>
      </w:pPr>
      <w:commentRangeStart w:id="4896"/>
      <w:ins w:id="4897" w:author="Eric Boisvert" w:date="2016-02-14T14:12:00Z">
        <w:r w:rsidRPr="00B8253A">
          <w:rPr>
            <w:rFonts w:ascii="Courier New" w:hAnsi="Courier New" w:cs="Courier New"/>
            <w:sz w:val="20"/>
            <w:szCs w:val="20"/>
            <w:lang w:val="en-CA"/>
            <w:rPrChange w:id="4898" w:author="Boisvert, Eric" w:date="2016-03-29T09:16:00Z">
              <w:rPr>
                <w:lang w:val="en-CA"/>
              </w:rPr>
            </w:rPrChange>
          </w:rPr>
          <w:t>&lt;!ENTITY guid "</w:t>
        </w:r>
      </w:ins>
      <w:ins w:id="4899" w:author="Eric Boisvert" w:date="2016-02-14T14:13:00Z">
        <w:r w:rsidRPr="00B8253A">
          <w:rPr>
            <w:rFonts w:ascii="Courier New" w:hAnsi="Courier New" w:cs="Courier New"/>
            <w:sz w:val="20"/>
            <w:szCs w:val="20"/>
            <w:lang w:val="en-CA"/>
            <w:rPrChange w:id="4900" w:author="Boisvert, Eric" w:date="2016-03-29T09:16:00Z">
              <w:rPr>
                <w:rFonts w:ascii="Courier New" w:hAnsi="Courier New" w:cs="Courier New"/>
                <w:lang w:val="en-CA"/>
              </w:rPr>
            </w:rPrChange>
          </w:rPr>
          <w:t>http://www.ietf.org/rfc/rfc2616</w:t>
        </w:r>
      </w:ins>
      <w:ins w:id="4901" w:author="Eric Boisvert" w:date="2016-02-14T14:12:00Z">
        <w:r w:rsidRPr="00B8253A">
          <w:rPr>
            <w:rFonts w:ascii="Courier New" w:hAnsi="Courier New" w:cs="Courier New"/>
            <w:sz w:val="20"/>
            <w:szCs w:val="20"/>
            <w:lang w:val="en-CA"/>
            <w:rPrChange w:id="4902" w:author="Boisvert, Eric" w:date="2016-03-29T09:16:00Z">
              <w:rPr>
                <w:lang w:val="en-CA"/>
              </w:rPr>
            </w:rPrChange>
          </w:rPr>
          <w:t>"&gt;</w:t>
        </w:r>
      </w:ins>
      <w:commentRangeEnd w:id="4896"/>
      <w:ins w:id="4903" w:author="Eric Boisvert" w:date="2016-02-14T14:13:00Z">
        <w:r w:rsidRPr="00B8253A">
          <w:rPr>
            <w:rStyle w:val="Marquedecommentaire"/>
            <w:sz w:val="20"/>
            <w:szCs w:val="20"/>
            <w:rPrChange w:id="4904" w:author="Boisvert, Eric" w:date="2016-03-29T09:16:00Z">
              <w:rPr>
                <w:rStyle w:val="Marquedecommentaire"/>
              </w:rPr>
            </w:rPrChange>
          </w:rPr>
          <w:commentReference w:id="4896"/>
        </w:r>
      </w:ins>
    </w:p>
    <w:p w14:paraId="53D5459D" w14:textId="004B31ED" w:rsidR="00FE640E" w:rsidRPr="00B8253A" w:rsidRDefault="00FE640E">
      <w:pPr>
        <w:spacing w:after="0"/>
        <w:rPr>
          <w:ins w:id="4905" w:author="Eric Boisvert" w:date="2016-02-14T14:12:00Z"/>
          <w:rFonts w:ascii="Courier New" w:hAnsi="Courier New" w:cs="Courier New"/>
          <w:sz w:val="20"/>
          <w:szCs w:val="20"/>
          <w:lang w:val="en-CA"/>
          <w:rPrChange w:id="4906" w:author="Boisvert, Eric" w:date="2016-03-29T09:16:00Z">
            <w:rPr>
              <w:ins w:id="4907" w:author="Eric Boisvert" w:date="2016-02-14T14:12:00Z"/>
              <w:lang w:val="en-CA"/>
            </w:rPr>
          </w:rPrChange>
        </w:rPr>
        <w:pPrChange w:id="4908" w:author="Eric Boisvert" w:date="2016-02-14T14:12:00Z">
          <w:pPr/>
        </w:pPrChange>
      </w:pPr>
      <w:ins w:id="4909" w:author="Eric Boisvert" w:date="2016-02-14T14:12:00Z">
        <w:r w:rsidRPr="00B8253A">
          <w:rPr>
            <w:rFonts w:ascii="Courier New" w:hAnsi="Courier New" w:cs="Courier New"/>
            <w:sz w:val="20"/>
            <w:szCs w:val="20"/>
            <w:lang w:val="en-CA"/>
            <w:rPrChange w:id="4910" w:author="Boisvert, Eric" w:date="2016-03-29T09:16:00Z">
              <w:rPr>
                <w:lang w:val="en-CA"/>
              </w:rPr>
            </w:rPrChange>
          </w:rPr>
          <w:t xml:space="preserve">&lt;!ENTITY </w:t>
        </w:r>
      </w:ins>
      <w:ins w:id="4911" w:author="Eric Boisvert" w:date="2016-02-14T14:13:00Z">
        <w:r w:rsidRPr="00B8253A">
          <w:rPr>
            <w:rFonts w:ascii="Courier New" w:hAnsi="Courier New" w:cs="Courier New"/>
            <w:sz w:val="20"/>
            <w:szCs w:val="20"/>
            <w:rPrChange w:id="4912" w:author="Boisvert, Eric" w:date="2016-03-29T09:16:00Z">
              <w:rPr>
                <w:rFonts w:ascii="Courier New" w:hAnsi="Courier New" w:cs="Courier New"/>
              </w:rPr>
            </w:rPrChange>
          </w:rPr>
          <w:t>resource</w:t>
        </w:r>
        <w:r w:rsidRPr="00B8253A">
          <w:rPr>
            <w:sz w:val="20"/>
            <w:szCs w:val="20"/>
            <w:rPrChange w:id="4913" w:author="Boisvert, Eric" w:date="2016-03-29T09:16:00Z">
              <w:rPr/>
            </w:rPrChange>
          </w:rPr>
          <w:t xml:space="preserve"> </w:t>
        </w:r>
      </w:ins>
      <w:ins w:id="4914" w:author="Eric Boisvert" w:date="2016-02-14T14:12:00Z">
        <w:r w:rsidRPr="00B8253A">
          <w:rPr>
            <w:rFonts w:ascii="Courier New" w:hAnsi="Courier New" w:cs="Courier New"/>
            <w:sz w:val="20"/>
            <w:szCs w:val="20"/>
            <w:lang w:val="en-CA"/>
            <w:rPrChange w:id="4915" w:author="Boisvert, Eric" w:date="2016-03-29T09:16:00Z">
              <w:rPr>
                <w:lang w:val="en-CA"/>
              </w:rPr>
            </w:rPrChange>
          </w:rPr>
          <w:t>"</w:t>
        </w:r>
      </w:ins>
      <w:ins w:id="4916" w:author="Eric Boisvert" w:date="2016-02-14T14:13:00Z">
        <w:r w:rsidRPr="00B8253A">
          <w:rPr>
            <w:sz w:val="20"/>
            <w:szCs w:val="20"/>
            <w:rPrChange w:id="4917" w:author="Boisvert, Eric" w:date="2016-03-29T09:16:00Z">
              <w:rPr/>
            </w:rPrChange>
          </w:rPr>
          <w:t xml:space="preserve"> </w:t>
        </w:r>
        <w:r w:rsidRPr="00B8253A">
          <w:rPr>
            <w:rFonts w:ascii="Courier New" w:hAnsi="Courier New" w:cs="Courier New"/>
            <w:sz w:val="20"/>
            <w:szCs w:val="20"/>
            <w:lang w:val="en-CA"/>
            <w:rPrChange w:id="4918" w:author="Boisvert, Eric" w:date="2016-03-29T09:16:00Z">
              <w:rPr>
                <w:rFonts w:ascii="Courier New" w:hAnsi="Courier New" w:cs="Courier New"/>
                <w:lang w:val="en-CA"/>
              </w:rPr>
            </w:rPrChange>
          </w:rPr>
          <w:t xml:space="preserve">http://resource.geosciml.org </w:t>
        </w:r>
      </w:ins>
      <w:ins w:id="4919" w:author="Eric Boisvert" w:date="2016-02-14T14:12:00Z">
        <w:r w:rsidRPr="00B8253A">
          <w:rPr>
            <w:rFonts w:ascii="Courier New" w:hAnsi="Courier New" w:cs="Courier New"/>
            <w:sz w:val="20"/>
            <w:szCs w:val="20"/>
            <w:lang w:val="en-CA"/>
            <w:rPrChange w:id="4920" w:author="Boisvert, Eric" w:date="2016-03-29T09:16:00Z">
              <w:rPr>
                <w:lang w:val="en-CA"/>
              </w:rPr>
            </w:rPrChange>
          </w:rPr>
          <w:t>"&gt;</w:t>
        </w:r>
      </w:ins>
    </w:p>
    <w:p w14:paraId="37DC674F" w14:textId="77777777" w:rsidR="00FE640E" w:rsidRPr="00B8253A" w:rsidRDefault="00FE640E">
      <w:pPr>
        <w:spacing w:after="0"/>
        <w:rPr>
          <w:ins w:id="4921" w:author="Eric Boisvert" w:date="2016-02-14T14:12:00Z"/>
          <w:rFonts w:ascii="Courier New" w:hAnsi="Courier New" w:cs="Courier New"/>
          <w:sz w:val="20"/>
          <w:szCs w:val="20"/>
          <w:lang w:val="en-CA"/>
          <w:rPrChange w:id="4922" w:author="Boisvert, Eric" w:date="2016-03-29T09:16:00Z">
            <w:rPr>
              <w:ins w:id="4923" w:author="Eric Boisvert" w:date="2016-02-14T14:12:00Z"/>
              <w:lang w:val="en-CA"/>
            </w:rPr>
          </w:rPrChange>
        </w:rPr>
        <w:pPrChange w:id="4924" w:author="Eric Boisvert" w:date="2016-02-14T14:12:00Z">
          <w:pPr/>
        </w:pPrChange>
      </w:pPr>
      <w:ins w:id="4925" w:author="Eric Boisvert" w:date="2016-02-14T14:12:00Z">
        <w:r w:rsidRPr="00B8253A">
          <w:rPr>
            <w:rFonts w:ascii="Courier New" w:hAnsi="Courier New" w:cs="Courier New"/>
            <w:sz w:val="20"/>
            <w:szCs w:val="20"/>
            <w:lang w:val="en-CA"/>
            <w:rPrChange w:id="4926" w:author="Boisvert, Eric" w:date="2016-03-29T09:16:00Z">
              <w:rPr>
                <w:lang w:val="en-CA"/>
              </w:rPr>
            </w:rPrChange>
          </w:rPr>
          <w:t>&lt;!ENTITY nil "http://www.opengis.net/def/nil/OGC/0/unknown"&gt;</w:t>
        </w:r>
      </w:ins>
    </w:p>
    <w:p w14:paraId="4C6BAEAB" w14:textId="1D742249" w:rsidR="00FE640E" w:rsidRPr="00B8253A" w:rsidRDefault="00FE640E">
      <w:pPr>
        <w:spacing w:after="0"/>
        <w:rPr>
          <w:ins w:id="4927" w:author="Eric Boisvert" w:date="2016-02-14T14:12:00Z"/>
          <w:rFonts w:ascii="Courier New" w:hAnsi="Courier New" w:cs="Courier New"/>
          <w:sz w:val="20"/>
          <w:szCs w:val="20"/>
          <w:lang w:val="en-CA"/>
          <w:rPrChange w:id="4928" w:author="Boisvert, Eric" w:date="2016-03-29T09:16:00Z">
            <w:rPr>
              <w:ins w:id="4929" w:author="Eric Boisvert" w:date="2016-02-14T14:12:00Z"/>
              <w:lang w:val="en-CA"/>
            </w:rPr>
          </w:rPrChange>
        </w:rPr>
        <w:pPrChange w:id="4930" w:author="Eric Boisvert" w:date="2016-02-14T14:12:00Z">
          <w:pPr/>
        </w:pPrChange>
      </w:pPr>
      <w:ins w:id="4931" w:author="Eric Boisvert" w:date="2016-02-14T14:12:00Z">
        <w:r w:rsidRPr="00B8253A">
          <w:rPr>
            <w:rFonts w:ascii="Courier New" w:hAnsi="Courier New" w:cs="Courier New"/>
            <w:sz w:val="20"/>
            <w:szCs w:val="20"/>
            <w:lang w:val="en-CA"/>
            <w:rPrChange w:id="4932" w:author="Boisvert, Eric" w:date="2016-03-29T09:16: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Titre2"/>
        <w:rPr>
          <w:lang w:val="en-CA"/>
        </w:rPr>
      </w:pPr>
      <w:bookmarkStart w:id="4933" w:name="_Toc446944625"/>
      <w:r w:rsidRPr="00D12552">
        <w:rPr>
          <w:lang w:val="en-CA"/>
        </w:rPr>
        <w:t xml:space="preserve">GeoSciML </w:t>
      </w:r>
      <w:r>
        <w:rPr>
          <w:lang w:val="en-CA"/>
        </w:rPr>
        <w:t>Core XML</w:t>
      </w:r>
      <w:r w:rsidRPr="00D12552">
        <w:rPr>
          <w:lang w:val="en-CA"/>
        </w:rPr>
        <w:t xml:space="preserve"> </w:t>
      </w:r>
      <w:ins w:id="4934" w:author="Eric Boisvert" w:date="2016-02-27T14:49:00Z">
        <w:r w:rsidR="00AF7E7A">
          <w:rPr>
            <w:lang w:val="en-CA"/>
          </w:rPr>
          <w:t xml:space="preserve">Abstract </w:t>
        </w:r>
      </w:ins>
      <w:r w:rsidRPr="00D12552">
        <w:rPr>
          <w:lang w:val="en-CA"/>
        </w:rPr>
        <w:t>Requirements Class</w:t>
      </w:r>
      <w:bookmarkEnd w:id="4933"/>
    </w:p>
    <w:p w14:paraId="46D450FC" w14:textId="77777777" w:rsidR="005A0C30" w:rsidRDefault="005A0C30" w:rsidP="005A0C30">
      <w:pPr>
        <w:rPr>
          <w:ins w:id="4935" w:author="Eric Boisvert" w:date="2016-01-24T13:38:00Z"/>
          <w:lang w:val="en-CA"/>
        </w:rPr>
      </w:pPr>
    </w:p>
    <w:p w14:paraId="7F6C0035" w14:textId="68D98CE7" w:rsidR="0099305B" w:rsidRPr="005A0C30" w:rsidRDefault="00AF7E7A" w:rsidP="005A0C30">
      <w:pPr>
        <w:rPr>
          <w:lang w:val="en-CA"/>
        </w:rPr>
      </w:pPr>
      <w:ins w:id="4936" w:author="Eric Boisvert" w:date="2016-01-24T13:38:00Z">
        <w:r>
          <w:rPr>
            <w:lang w:val="en-CA"/>
          </w:rPr>
          <w:t>Th</w:t>
        </w:r>
      </w:ins>
      <w:ins w:id="4937" w:author="Eric Boisvert" w:date="2016-02-27T14:48:00Z">
        <w:r>
          <w:rPr>
            <w:lang w:val="en-CA"/>
          </w:rPr>
          <w:t>is</w:t>
        </w:r>
      </w:ins>
      <w:ins w:id="4938" w:author="Eric Boisvert" w:date="2016-01-24T13:38:00Z">
        <w:r w:rsidR="0099305B">
          <w:rPr>
            <w:lang w:val="en-CA"/>
          </w:rPr>
          <w:t xml:space="preserve"> requiremen</w:t>
        </w:r>
      </w:ins>
      <w:ins w:id="4939"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4940"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4941"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4942" w:author="Eric Boisvert" w:date="2015-10-30T05:55:00Z"/>
                <w:rFonts w:eastAsia="MS Mincho"/>
                <w:lang w:val="en-CA"/>
              </w:rPr>
            </w:pPr>
            <w:ins w:id="4943"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4944" w:author="Eric Boisvert" w:date="2015-10-30T05:55:00Z"/>
                <w:rFonts w:eastAsia="MS Mincho"/>
                <w:b/>
                <w:color w:val="0000FF"/>
                <w:sz w:val="22"/>
                <w:lang w:val="en-CA"/>
              </w:rPr>
            </w:pPr>
            <w:ins w:id="4945"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94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4946"/>
            <w:r w:rsidR="00106124">
              <w:rPr>
                <w:rStyle w:val="Marquedecommentaire"/>
              </w:rPr>
              <w:commentReference w:id="4946"/>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494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4947"/>
            <w:r w:rsidR="00106124">
              <w:rPr>
                <w:rStyle w:val="Marquedecommentaire"/>
              </w:rPr>
              <w:commentReference w:id="4947"/>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bookmarkStart w:id="4948" w:name="_Toc446944626"/>
      <w:r>
        <w:rPr>
          <w:lang w:val="en-CA"/>
        </w:rPr>
        <w:lastRenderedPageBreak/>
        <w:t>XML document validation</w:t>
      </w:r>
      <w:bookmarkEnd w:id="4948"/>
    </w:p>
    <w:p w14:paraId="0167B34A" w14:textId="77777777" w:rsidR="00B95F74" w:rsidRDefault="00B95F74" w:rsidP="00380908">
      <w:pPr>
        <w:rPr>
          <w:ins w:id="4949" w:author="Eric Boisvert" w:date="2016-01-20T05:27:00Z"/>
          <w:lang w:val="en-CA"/>
        </w:rPr>
      </w:pPr>
    </w:p>
    <w:p w14:paraId="474E80BF" w14:textId="77777777" w:rsidR="00380908" w:rsidRDefault="00380908" w:rsidP="00380908">
      <w:pPr>
        <w:rPr>
          <w:lang w:val="en-CA"/>
        </w:rPr>
      </w:pPr>
      <w:commentRangeStart w:id="4950"/>
      <w:r>
        <w:rPr>
          <w:lang w:val="en-CA"/>
        </w:rPr>
        <w:t xml:space="preserve">An XML instance shall validate to both the XSD and schematron rules provided by this specification for each of the XML requirements classes. </w:t>
      </w:r>
      <w:commentRangeEnd w:id="4950"/>
      <w:r w:rsidR="00C859E9">
        <w:rPr>
          <w:rStyle w:val="Marquedecommentaire"/>
        </w:rPr>
        <w:commentReference w:id="4950"/>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ins w:id="4951" w:author="Eric Boisvert" w:date="2015-10-28T11:32:00Z">
              <w:r w:rsidR="00DE3D18">
                <w:rPr>
                  <w:rStyle w:val="reqtext"/>
                  <w:lang w:val="en-CA"/>
                </w:rPr>
                <w:t xml:space="preserve"> validate</w:t>
              </w:r>
            </w:ins>
            <w:r>
              <w:rPr>
                <w:rStyle w:val="reqtext"/>
                <w:lang w:val="en-CA"/>
              </w:rPr>
              <w:t xml:space="preserve"> against XSD schema</w:t>
            </w:r>
            <w:ins w:id="4952" w:author="Boisvert, Eric" w:date="2016-03-29T09:16:00Z">
              <w:r w:rsidR="00B8253A">
                <w:rPr>
                  <w:rStyle w:val="reqtext"/>
                  <w:lang w:val="en-CA"/>
                </w:rPr>
                <w:t>.</w:t>
              </w:r>
            </w:ins>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2784D8B1" w:rsidR="00380908" w:rsidRPr="00D12552" w:rsidRDefault="00380908" w:rsidP="00415E41">
            <w:pPr>
              <w:pStyle w:val="Tabletext10"/>
              <w:jc w:val="left"/>
              <w:rPr>
                <w:rStyle w:val="reqtext"/>
                <w:lang w:val="en-CA"/>
              </w:rPr>
            </w:pPr>
            <w:r>
              <w:rPr>
                <w:rStyle w:val="reqtext"/>
                <w:lang w:val="en-CA"/>
              </w:rPr>
              <w:t xml:space="preserve">XML instance SHALL </w:t>
            </w:r>
            <w:ins w:id="4953" w:author="Eric Boisvert" w:date="2016-02-14T13:34:00Z">
              <w:r w:rsidR="00415E41">
                <w:rPr>
                  <w:rStyle w:val="reqtext"/>
                  <w:lang w:val="en-CA"/>
                </w:rPr>
                <w:t>pass</w:t>
              </w:r>
            </w:ins>
            <w:del w:id="4954" w:author="Eric Boisvert" w:date="2016-02-14T13:34:00Z">
              <w:r w:rsidDel="00415E41">
                <w:rPr>
                  <w:rStyle w:val="reqtext"/>
                  <w:lang w:val="en-CA"/>
                </w:rPr>
                <w:delText>against</w:delText>
              </w:r>
            </w:del>
            <w:r>
              <w:rPr>
                <w:rStyle w:val="reqtext"/>
                <w:lang w:val="en-CA"/>
              </w:rPr>
              <w:t xml:space="preserve"> schematron rules</w:t>
            </w:r>
            <w:ins w:id="4955" w:author="Boisvert, Eric" w:date="2016-03-29T09:16:00Z">
              <w:r w:rsidR="00B8253A">
                <w:rPr>
                  <w:rStyle w:val="reqtext"/>
                  <w:lang w:val="en-CA"/>
                </w:rPr>
                <w:t>.</w:t>
              </w:r>
            </w:ins>
          </w:p>
        </w:tc>
      </w:tr>
    </w:tbl>
    <w:p w14:paraId="3812B48A" w14:textId="77777777" w:rsidR="00380908" w:rsidRDefault="00380908" w:rsidP="00AD7649">
      <w:pPr>
        <w:rPr>
          <w:lang w:val="en-CA"/>
        </w:rPr>
      </w:pPr>
    </w:p>
    <w:p w14:paraId="2C975498" w14:textId="60767D29" w:rsidR="005C1C53" w:rsidDel="002B3C3F" w:rsidRDefault="005C1C53" w:rsidP="00AD7649">
      <w:pPr>
        <w:rPr>
          <w:del w:id="4956" w:author="Eric Boisvert" w:date="2016-03-26T14:25:00Z"/>
          <w:lang w:val="en-CA"/>
        </w:rPr>
      </w:pPr>
      <w:commentRangeStart w:id="4957"/>
      <w:del w:id="4958" w:author="Eric Boisvert" w:date="2016-03-26T14:25:00Z">
        <w:r w:rsidDel="002B3C3F">
          <w:rPr>
            <w:lang w:val="en-CA"/>
          </w:rPr>
          <w:delText xml:space="preserve">Some core rules are implemented in .sch </w:delText>
        </w:r>
      </w:del>
      <w:del w:id="4959" w:author="Eric Boisvert" w:date="2016-01-23T11:34:00Z">
        <w:r w:rsidDel="005F3FAD">
          <w:rPr>
            <w:lang w:val="en-CA"/>
          </w:rPr>
          <w:delText xml:space="preserve">that </w:delText>
        </w:r>
      </w:del>
      <w:del w:id="4960" w:author="Eric Boisvert" w:date="2016-03-26T14:25:00Z">
        <w:r w:rsidDel="002B3C3F">
          <w:rPr>
            <w:lang w:val="en-CA"/>
          </w:rPr>
          <w:delText>apply to all instances</w:delText>
        </w:r>
        <w:commentRangeEnd w:id="4957"/>
        <w:r w:rsidDel="002B3C3F">
          <w:rPr>
            <w:rStyle w:val="Marquedecommentaire"/>
          </w:rPr>
          <w:commentReference w:id="4957"/>
        </w:r>
        <w:r w:rsidR="005B40C3" w:rsidDel="002B3C3F">
          <w:rPr>
            <w:lang w:val="en-CA"/>
          </w:rPr>
          <w:delText xml:space="preserve">.  Since this is a </w:delText>
        </w:r>
        <w:r w:rsidR="005B40C3" w:rsidRPr="005F3FAD" w:rsidDel="002B3C3F">
          <w:rPr>
            <w:u w:val="single"/>
            <w:lang w:val="en-CA"/>
            <w:rPrChange w:id="4961" w:author="Eric Boisvert" w:date="2016-01-23T11:34:00Z">
              <w:rPr>
                <w:lang w:val="en-CA"/>
              </w:rPr>
            </w:rPrChange>
          </w:rPr>
          <w:delText>abstract</w:delText>
        </w:r>
        <w:r w:rsidR="005B40C3" w:rsidDel="002B3C3F">
          <w:rPr>
            <w:lang w:val="en-CA"/>
          </w:rPr>
          <w:delText xml:space="preserve"> requirement class, there are no instance of “core” to be tested.  But all concrete </w:delText>
        </w:r>
      </w:del>
      <w:del w:id="4962" w:author="Eric Boisvert" w:date="2016-01-23T11:35:00Z">
        <w:r w:rsidR="005B40C3" w:rsidDel="005F3FAD">
          <w:rPr>
            <w:lang w:val="en-CA"/>
          </w:rPr>
          <w:delText>targets will import this schematron file</w:delText>
        </w:r>
      </w:del>
      <w:del w:id="4963" w:author="Eric Boisvert" w:date="2016-03-26T14:25:00Z">
        <w:r w:rsidR="005B40C3" w:rsidDel="002B3C3F">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rsidDel="002B3C3F" w14:paraId="40E3FDD2" w14:textId="102B4506" w:rsidTr="008D6449">
        <w:trPr>
          <w:cantSplit/>
          <w:del w:id="4964" w:author="Eric Boisvert" w:date="2016-03-26T14:25:00Z"/>
        </w:trPr>
        <w:tc>
          <w:tcPr>
            <w:tcW w:w="4219" w:type="dxa"/>
            <w:tcBorders>
              <w:right w:val="nil"/>
            </w:tcBorders>
            <w:shd w:val="clear" w:color="auto" w:fill="auto"/>
          </w:tcPr>
          <w:p w14:paraId="19E233B5" w14:textId="0C57521C" w:rsidR="005C1C53" w:rsidRPr="00D12552" w:rsidDel="002B3C3F" w:rsidRDefault="005C1C53" w:rsidP="008D6449">
            <w:pPr>
              <w:pStyle w:val="Tabletext10"/>
              <w:rPr>
                <w:del w:id="4965" w:author="Eric Boisvert" w:date="2016-03-26T14:25:00Z"/>
                <w:rStyle w:val="requri"/>
                <w:lang w:val="en-CA"/>
              </w:rPr>
            </w:pPr>
            <w:del w:id="4966" w:author="Eric Boisvert" w:date="2016-03-26T14:25:00Z">
              <w:r w:rsidDel="002B3C3F">
                <w:rPr>
                  <w:rStyle w:val="requri"/>
                  <w:lang w:val="en-CA"/>
                </w:rPr>
                <w:delText>/req/gsml4xsd/co</w:delText>
              </w:r>
            </w:del>
            <w:del w:id="4967" w:author="Eric Boisvert" w:date="2016-03-26T14:24:00Z">
              <w:r w:rsidDel="002B3C3F">
                <w:rPr>
                  <w:rStyle w:val="requri"/>
                  <w:lang w:val="en-CA"/>
                </w:rPr>
                <w:delText>d</w:delText>
              </w:r>
            </w:del>
            <w:del w:id="4968" w:author="Eric Boisvert" w:date="2016-03-26T14:25:00Z">
              <w:r w:rsidDel="002B3C3F">
                <w:rPr>
                  <w:rStyle w:val="requri"/>
                  <w:lang w:val="en-CA"/>
                </w:rPr>
                <w:delText>e-sch</w:delText>
              </w:r>
            </w:del>
          </w:p>
        </w:tc>
        <w:tc>
          <w:tcPr>
            <w:tcW w:w="4678" w:type="dxa"/>
            <w:tcBorders>
              <w:left w:val="nil"/>
            </w:tcBorders>
            <w:shd w:val="clear" w:color="auto" w:fill="auto"/>
          </w:tcPr>
          <w:p w14:paraId="15E658A9" w14:textId="59F46749" w:rsidR="005C1C53" w:rsidRPr="00D12552" w:rsidDel="002B3C3F" w:rsidRDefault="005C1C53" w:rsidP="008D6449">
            <w:pPr>
              <w:pStyle w:val="Tabletext10"/>
              <w:jc w:val="left"/>
              <w:rPr>
                <w:del w:id="4969" w:author="Eric Boisvert" w:date="2016-03-26T14:25:00Z"/>
                <w:rStyle w:val="reqtext"/>
                <w:lang w:val="en-CA"/>
              </w:rPr>
            </w:pPr>
            <w:del w:id="4970" w:author="Eric Boisvert" w:date="2016-03-26T14:25:00Z">
              <w:r w:rsidDel="002B3C3F">
                <w:rPr>
                  <w:rStyle w:val="reqtext"/>
                  <w:lang w:val="en-CA"/>
                </w:rPr>
                <w:delText>All XML instance SHALL validate with gsml</w:delText>
              </w:r>
              <w:r w:rsidR="005B40C3" w:rsidDel="002B3C3F">
                <w:rPr>
                  <w:rStyle w:val="reqtext"/>
                  <w:lang w:val="en-CA"/>
                </w:rPr>
                <w:delText>4</w:delText>
              </w:r>
              <w:r w:rsidDel="002B3C3F">
                <w:rPr>
                  <w:rStyle w:val="reqtext"/>
                  <w:lang w:val="en-CA"/>
                </w:rPr>
                <w:delText>-core.sch</w:delText>
              </w:r>
            </w:del>
          </w:p>
        </w:tc>
      </w:tr>
    </w:tbl>
    <w:p w14:paraId="496A9BA7" w14:textId="77777777" w:rsidR="005C1C53" w:rsidRDefault="005C1C53" w:rsidP="00AD7649">
      <w:pPr>
        <w:rPr>
          <w:lang w:val="en-CA"/>
        </w:rPr>
      </w:pPr>
    </w:p>
    <w:p w14:paraId="0255D3E9" w14:textId="5C5FF4F6" w:rsidR="00B95F74" w:rsidRDefault="00652E95">
      <w:pPr>
        <w:pStyle w:val="Titre3"/>
        <w:rPr>
          <w:lang w:val="en-CA"/>
        </w:rPr>
        <w:pPrChange w:id="4971" w:author="Eric Boisvert" w:date="2016-02-14T13:46:00Z">
          <w:pPr/>
        </w:pPrChange>
      </w:pPr>
      <w:r>
        <w:rPr>
          <w:lang w:val="en-CA"/>
        </w:rPr>
        <w:t xml:space="preserve"> </w:t>
      </w:r>
      <w:bookmarkStart w:id="4972" w:name="_Toc446944627"/>
      <w:r>
        <w:rPr>
          <w:lang w:val="en-CA"/>
        </w:rPr>
        <w:t>Reference</w:t>
      </w:r>
      <w:bookmarkEnd w:id="4972"/>
    </w:p>
    <w:p w14:paraId="3BAEC3D3" w14:textId="77777777" w:rsidR="00B123AA" w:rsidRDefault="00B123AA" w:rsidP="00AD7649">
      <w:pPr>
        <w:rPr>
          <w:ins w:id="4973" w:author="Eric Boisvert" w:date="2016-03-06T13:59:00Z"/>
          <w:lang w:val="en-CA"/>
        </w:rPr>
      </w:pPr>
    </w:p>
    <w:p w14:paraId="3A9B36C4" w14:textId="40744685" w:rsidR="00B123AA" w:rsidRDefault="00B123AA" w:rsidP="00AD7649">
      <w:pPr>
        <w:rPr>
          <w:ins w:id="4974" w:author="Eric Boisvert" w:date="2016-02-14T13:46:00Z"/>
          <w:lang w:val="en-CA"/>
        </w:rPr>
      </w:pPr>
      <w:ins w:id="4975" w:author="Eric Boisvert" w:date="2016-03-06T13:59:00Z">
        <w:r>
          <w:rPr>
            <w:lang w:val="en-CA"/>
          </w:rPr>
          <w:t xml:space="preserve">This requirement enforces the use a Linked Data URI </w:t>
        </w:r>
      </w:ins>
      <w:ins w:id="4976" w:author="Eric Boisvert" w:date="2016-03-06T14:03:00Z">
        <w:r>
          <w:rPr>
            <w:lang w:val="en-CA"/>
          </w:rPr>
          <w:t>in xlink:href and gml:identifier.</w:t>
        </w:r>
      </w:ins>
      <w:ins w:id="4977" w:author="Eric Boisvert" w:date="2016-03-06T14:04:00Z">
        <w:r>
          <w:rPr>
            <w:lang w:val="en-CA"/>
          </w:rPr>
          <w:t xml:space="preserve">  Linked Data URIs play the dual role of identifier and accessor (a mean to retrieve an instance).  The requirement clarifies some</w:t>
        </w:r>
      </w:ins>
      <w:ins w:id="4978" w:author="Eric Boisvert" w:date="2016-03-06T14:07:00Z">
        <w:r w:rsidR="00C67B89">
          <w:rPr>
            <w:lang w:val="en-CA"/>
          </w:rPr>
          <w:t xml:space="preserve"> expectation about the use of those URIs </w:t>
        </w:r>
      </w:ins>
      <w:ins w:id="4979" w:author="Eric Boisvert" w:date="2016-03-06T14:08:00Z">
        <w:r w:rsidR="00C67B89">
          <w:rPr>
            <w:lang w:val="en-CA"/>
          </w:rPr>
          <w:t>in</w:t>
        </w:r>
      </w:ins>
      <w:ins w:id="4980" w:author="Eric Boisvert" w:date="2016-03-06T14:07:00Z">
        <w:r w:rsidR="00C67B89">
          <w:rPr>
            <w:lang w:val="en-CA"/>
          </w:rPr>
          <w:t xml:space="preserve"> processing XML instance</w:t>
        </w:r>
      </w:ins>
      <w:ins w:id="4981" w:author="Eric Boisvert" w:date="2016-03-06T14:08:00Z">
        <w:r w:rsidR="00C67B89">
          <w:rPr>
            <w:lang w:val="en-CA"/>
          </w:rPr>
          <w:t>s</w:t>
        </w:r>
      </w:ins>
      <w:ins w:id="4982" w:author="Eric Boisvert" w:date="2016-03-06T14:07:00Z">
        <w:r w:rsidR="00C67B89">
          <w:rPr>
            <w:lang w:val="en-CA"/>
          </w:rPr>
          <w:t>.</w:t>
        </w:r>
      </w:ins>
    </w:p>
    <w:p w14:paraId="1125D7C9" w14:textId="266E7145" w:rsidR="00A8510C" w:rsidRDefault="00A8510C" w:rsidP="00AD7649">
      <w:pPr>
        <w:rPr>
          <w:ins w:id="4983" w:author="Eric Boisvert" w:date="2016-03-06T14:08: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w:t>
      </w:r>
      <w:ins w:id="4984"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4985" w:author="Eric Boisvert" w:date="2016-02-14T13:37:00Z"/>
          <w:lang w:val="en-CA"/>
        </w:rPr>
      </w:pPr>
      <w:ins w:id="4986" w:author="Eric Boisvert" w:date="2016-03-06T14:08:00Z">
        <w:r>
          <w:rPr>
            <w:lang w:val="en-CA"/>
          </w:rPr>
          <w:t xml:space="preserve">W3C XLink </w:t>
        </w:r>
      </w:ins>
      <w:ins w:id="4987" w:author="Eric Boisvert" w:date="2016-03-06T14:11:00Z">
        <w:r>
          <w:rPr>
            <w:lang w:val="en-CA"/>
          </w:rPr>
          <w:t xml:space="preserve">tells where the resource is, but not </w:t>
        </w:r>
        <w:r w:rsidRPr="00C67B89">
          <w:rPr>
            <w:u w:val="single"/>
            <w:lang w:val="en-CA"/>
            <w:rPrChange w:id="4988" w:author="Eric Boisvert" w:date="2016-03-06T14:12:00Z">
              <w:rPr>
                <w:lang w:val="en-CA"/>
              </w:rPr>
            </w:rPrChange>
          </w:rPr>
          <w:t>what</w:t>
        </w:r>
      </w:ins>
      <w:ins w:id="4989" w:author="Eric Boisvert" w:date="2016-03-06T14:25:00Z">
        <w:r w:rsidR="0042527D">
          <w:rPr>
            <w:u w:val="single"/>
            <w:lang w:val="en-CA"/>
          </w:rPr>
          <w:t xml:space="preserve"> it is</w:t>
        </w:r>
      </w:ins>
      <w:ins w:id="4990" w:author="Eric Boisvert" w:date="2016-03-06T14:12:00Z">
        <w:r>
          <w:rPr>
            <w:u w:val="single"/>
            <w:lang w:val="en-CA"/>
          </w:rPr>
          <w:t xml:space="preserve"> (</w:t>
        </w:r>
      </w:ins>
      <w:ins w:id="4991" w:author="Eric Boisvert" w:date="2016-03-06T14:24:00Z">
        <w:r w:rsidR="0042527D">
          <w:rPr>
            <w:u w:val="single"/>
            <w:lang w:val="en-CA"/>
          </w:rPr>
          <w:t>the identity of what will be retrieve</w:t>
        </w:r>
      </w:ins>
      <w:ins w:id="4992" w:author="Eric Boisvert" w:date="2016-03-06T14:12:00Z">
        <w:r>
          <w:rPr>
            <w:u w:val="single"/>
            <w:lang w:val="en-CA"/>
          </w:rPr>
          <w:t>)</w:t>
        </w:r>
      </w:ins>
      <w:ins w:id="4993" w:author="Eric Boisvert" w:date="2016-03-06T14:16:00Z">
        <w:r w:rsidR="0042527D">
          <w:rPr>
            <w:lang w:val="en-CA"/>
          </w:rPr>
          <w:t xml:space="preserve">.  </w:t>
        </w:r>
      </w:ins>
      <w:ins w:id="4994" w:author="Eric Boisvert" w:date="2016-03-06T14:12:00Z">
        <w:r>
          <w:rPr>
            <w:lang w:val="en-CA"/>
          </w:rPr>
          <w:t>Obviously, the identifier is often part of the link</w:t>
        </w:r>
      </w:ins>
      <w:ins w:id="4995" w:author="Eric Boisvert" w:date="2016-03-06T14:21:00Z">
        <w:r w:rsidR="0042527D">
          <w:rPr>
            <w:lang w:val="en-CA"/>
          </w:rPr>
          <w:t>, but it requires from the client a prior knowledge of the API (SOS or WFS</w:t>
        </w:r>
      </w:ins>
      <w:ins w:id="4996" w:author="Eric Boisvert" w:date="2016-03-06T14:25:00Z">
        <w:r w:rsidR="0042527D">
          <w:rPr>
            <w:lang w:val="en-CA"/>
          </w:rPr>
          <w:t xml:space="preserve"> for example</w:t>
        </w:r>
      </w:ins>
      <w:ins w:id="4997" w:author="Eric Boisvert" w:date="2016-03-06T14:21:00Z">
        <w:r w:rsidR="0042527D">
          <w:rPr>
            <w:lang w:val="en-CA"/>
          </w:rPr>
          <w:t>) and where to find the identifier in the list of parameters.</w:t>
        </w:r>
      </w:ins>
    </w:p>
    <w:p w14:paraId="02275925" w14:textId="28DCA5CD" w:rsidR="00C13B9B" w:rsidRDefault="00C13B9B" w:rsidP="00C13B9B">
      <w:pPr>
        <w:rPr>
          <w:ins w:id="4998" w:author="Eric Boisvert" w:date="2016-02-14T13:37:00Z"/>
          <w:lang w:val="en-CA"/>
        </w:rPr>
      </w:pPr>
      <w:ins w:id="4999" w:author="Eric Boisvert" w:date="2016-02-14T13:37:00Z">
        <w:r>
          <w:rPr>
            <w:lang w:val="en-CA"/>
          </w:rPr>
          <w:t xml:space="preserve">This example shows 3 encoding of a gsmlb:specification property containing (or referring) to </w:t>
        </w:r>
      </w:ins>
      <w:ins w:id="5000" w:author="Eric Boisvert" w:date="2016-03-06T14:26:00Z">
        <w:r w:rsidR="0042527D">
          <w:rPr>
            <w:lang w:val="en-CA"/>
          </w:rPr>
          <w:t>the same</w:t>
        </w:r>
      </w:ins>
      <w:ins w:id="5001" w:author="Eric Boisvert" w:date="2016-02-14T13:37:00Z">
        <w:r>
          <w:rPr>
            <w:lang w:val="en-CA"/>
          </w:rPr>
          <w:t xml:space="preserve"> gsmlb:GeologicUnit</w:t>
        </w:r>
      </w:ins>
      <w:ins w:id="5002" w:author="Eric Boisvert" w:date="2016-03-06T14:26:00Z">
        <w:r w:rsidR="0042527D">
          <w:rPr>
            <w:lang w:val="en-CA"/>
          </w:rPr>
          <w:t xml:space="preserve"> instance</w:t>
        </w:r>
      </w:ins>
      <w:ins w:id="5003" w:author="Eric Boisvert" w:date="2016-02-14T13:37:00Z">
        <w:r>
          <w:rPr>
            <w:lang w:val="en-CA"/>
          </w:rPr>
          <w:t xml:space="preserve">.  The first is inline, </w:t>
        </w:r>
      </w:ins>
      <w:ins w:id="5004" w:author="Eric Boisvert" w:date="2016-03-06T14:26:00Z">
        <w:r w:rsidR="0042527D">
          <w:rPr>
            <w:lang w:val="en-CA"/>
          </w:rPr>
          <w:t>the second uses a local reference, while the last</w:t>
        </w:r>
      </w:ins>
      <w:ins w:id="5005"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006" w:author="Eric Boisvert" w:date="2015-10-30T06:31:00Z">
            <w:rPr>
              <w:lang w:val="en-CA"/>
            </w:rPr>
          </w:rPrChange>
        </w:rPr>
        <w:pPrChange w:id="5007" w:author="Eric Boisvert" w:date="2015-10-30T06:31:00Z">
          <w:pPr/>
        </w:pPrChange>
      </w:pPr>
      <w:r w:rsidRPr="00174304">
        <w:rPr>
          <w:rFonts w:ascii="Courier New" w:hAnsi="Courier New" w:cs="Courier New"/>
          <w:sz w:val="20"/>
          <w:szCs w:val="20"/>
          <w:lang w:val="en-CA"/>
          <w:rPrChange w:id="5008"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5009" w:author="Eric Boisvert" w:date="2015-10-30T06:31:00Z">
            <w:rPr>
              <w:lang w:val="en-CA"/>
            </w:rPr>
          </w:rPrChange>
        </w:rPr>
        <w:pPrChange w:id="5010" w:author="Eric Boisvert" w:date="2015-10-30T06:31:00Z">
          <w:pPr/>
        </w:pPrChange>
      </w:pPr>
      <w:r w:rsidRPr="00174304">
        <w:rPr>
          <w:rFonts w:ascii="Courier New" w:hAnsi="Courier New" w:cs="Courier New"/>
          <w:sz w:val="20"/>
          <w:szCs w:val="20"/>
          <w:lang w:val="en-CA"/>
          <w:rPrChange w:id="5011"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5012" w:author="Eric Boisvert" w:date="2015-10-30T06:31:00Z">
            <w:rPr>
              <w:lang w:val="en-CA"/>
            </w:rPr>
          </w:rPrChange>
        </w:rPr>
        <w:pPrChange w:id="5013" w:author="Eric Boisvert" w:date="2015-10-30T06:31:00Z">
          <w:pPr/>
        </w:pPrChange>
      </w:pPr>
      <w:r w:rsidRPr="00174304">
        <w:rPr>
          <w:rFonts w:ascii="Courier New" w:hAnsi="Courier New" w:cs="Courier New"/>
          <w:sz w:val="20"/>
          <w:szCs w:val="20"/>
          <w:lang w:val="en-CA"/>
          <w:rPrChange w:id="5014" w:author="Eric Boisvert" w:date="2015-10-30T06:31:00Z">
            <w:rPr>
              <w:lang w:val="en-CA"/>
            </w:rPr>
          </w:rPrChange>
        </w:rPr>
        <w:lastRenderedPageBreak/>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5015" w:author="Eric Boisvert" w:date="2015-10-30T06:31:00Z">
            <w:rPr>
              <w:lang w:val="en-CA"/>
            </w:rPr>
          </w:rPrChange>
        </w:rPr>
        <w:pPrChange w:id="5016" w:author="Eric Boisvert" w:date="2015-10-30T06:31:00Z">
          <w:pPr/>
        </w:pPrChange>
      </w:pPr>
      <w:r w:rsidRPr="00174304">
        <w:rPr>
          <w:rFonts w:ascii="Courier New" w:hAnsi="Courier New" w:cs="Courier New"/>
          <w:sz w:val="20"/>
          <w:szCs w:val="20"/>
          <w:lang w:val="en-CA"/>
          <w:rPrChange w:id="5017" w:author="Eric Boisvert" w:date="2015-10-30T06:31:00Z">
            <w:rPr>
              <w:lang w:val="en-CA"/>
            </w:rPr>
          </w:rPrChange>
        </w:rPr>
        <w:tab/>
      </w:r>
      <w:r w:rsidRPr="00174304">
        <w:rPr>
          <w:rFonts w:ascii="Courier New" w:hAnsi="Courier New" w:cs="Courier New"/>
          <w:sz w:val="20"/>
          <w:szCs w:val="20"/>
          <w:lang w:val="en-CA"/>
          <w:rPrChange w:id="5018" w:author="Eric Boisvert" w:date="2015-10-30T06:31:00Z">
            <w:rPr>
              <w:lang w:val="en-CA"/>
            </w:rPr>
          </w:rPrChange>
        </w:rPr>
        <w:tab/>
        <w:t>&lt;gsmlb:specification&gt;</w:t>
      </w:r>
    </w:p>
    <w:p w14:paraId="65F9D5E5" w14:textId="77777777" w:rsidR="00174304" w:rsidRDefault="00174304">
      <w:pPr>
        <w:contextualSpacing/>
        <w:rPr>
          <w:ins w:id="5019" w:author="Eric Boisvert" w:date="2016-02-14T13:53:00Z"/>
          <w:rFonts w:ascii="Courier New" w:hAnsi="Courier New" w:cs="Courier New"/>
          <w:sz w:val="20"/>
          <w:szCs w:val="20"/>
          <w:lang w:val="en-CA"/>
        </w:rPr>
        <w:pPrChange w:id="5020" w:author="Eric Boisvert" w:date="2015-10-30T06:31:00Z">
          <w:pPr/>
        </w:pPrChange>
      </w:pPr>
      <w:r w:rsidRPr="00174304">
        <w:rPr>
          <w:rFonts w:ascii="Courier New" w:hAnsi="Courier New" w:cs="Courier New"/>
          <w:sz w:val="20"/>
          <w:szCs w:val="20"/>
          <w:lang w:val="en-CA"/>
          <w:rPrChange w:id="5021" w:author="Eric Boisvert" w:date="2015-10-30T06:31:00Z">
            <w:rPr>
              <w:lang w:val="en-CA"/>
            </w:rPr>
          </w:rPrChange>
        </w:rPr>
        <w:tab/>
      </w:r>
      <w:r w:rsidRPr="00174304">
        <w:rPr>
          <w:rFonts w:ascii="Courier New" w:hAnsi="Courier New" w:cs="Courier New"/>
          <w:sz w:val="20"/>
          <w:szCs w:val="20"/>
          <w:lang w:val="en-CA"/>
          <w:rPrChange w:id="5022" w:author="Eric Boisvert" w:date="2015-10-30T06:31:00Z">
            <w:rPr>
              <w:lang w:val="en-CA"/>
            </w:rPr>
          </w:rPrChange>
        </w:rPr>
        <w:tab/>
      </w:r>
      <w:r w:rsidRPr="00174304">
        <w:rPr>
          <w:rFonts w:ascii="Courier New" w:hAnsi="Courier New" w:cs="Courier New"/>
          <w:sz w:val="20"/>
          <w:szCs w:val="20"/>
          <w:lang w:val="en-CA"/>
          <w:rPrChange w:id="5023" w:author="Eric Boisvert" w:date="2015-10-30T06:31:00Z">
            <w:rPr>
              <w:lang w:val="en-CA"/>
            </w:rPr>
          </w:rPrChange>
        </w:rPr>
        <w:tab/>
        <w:t>&lt;gsmlb:GeologicUnit gml:id="G1"&gt;</w:t>
      </w:r>
    </w:p>
    <w:p w14:paraId="26F633BF" w14:textId="7285F93A" w:rsidR="00BB76F4" w:rsidRDefault="00BB76F4">
      <w:pPr>
        <w:contextualSpacing/>
        <w:rPr>
          <w:ins w:id="5024" w:author="Eric Boisvert" w:date="2016-02-14T13:53:00Z"/>
          <w:rFonts w:ascii="Courier New" w:hAnsi="Courier New" w:cs="Courier New"/>
          <w:sz w:val="20"/>
          <w:szCs w:val="20"/>
          <w:lang w:val="en-CA"/>
        </w:rPr>
        <w:pPrChange w:id="5025" w:author="Eric Boisvert" w:date="2015-10-30T06:31:00Z">
          <w:pPr/>
        </w:pPrChange>
      </w:pPr>
      <w:commentRangeStart w:id="5026"/>
      <w:ins w:id="5027"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5028" w:author="Eric Boisvert" w:date="2016-02-14T13:54:00Z">
        <w:r>
          <w:rPr>
            <w:rFonts w:ascii="Courier New" w:hAnsi="Courier New" w:cs="Courier New"/>
            <w:sz w:val="20"/>
            <w:szCs w:val="20"/>
            <w:lang w:val="en-CA"/>
          </w:rPr>
          <w:t>identifier</w:t>
        </w:r>
      </w:ins>
      <w:ins w:id="5029"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030" w:author="Eric Boisvert" w:date="2016-02-14T13:54:00Z">
        <w:r w:rsidRPr="00BB76F4">
          <w:t xml:space="preserve"> </w:t>
        </w:r>
      </w:ins>
      <w:ins w:id="5031" w:author="Eric Boisvert" w:date="2016-02-14T14:10:00Z">
        <w:r w:rsidR="00FE640E">
          <w:rPr>
            <w:rFonts w:ascii="Courier New" w:hAnsi="Courier New" w:cs="Courier New"/>
            <w:sz w:val="20"/>
            <w:szCs w:val="20"/>
            <w:lang w:val="en-CA"/>
          </w:rPr>
          <w:t>&amp;resource;</w:t>
        </w:r>
      </w:ins>
      <w:ins w:id="5032" w:author="Eric Boisvert" w:date="2016-02-14T13:57:00Z">
        <w:r w:rsidR="00E20E2E" w:rsidRPr="00E20E2E">
          <w:rPr>
            <w:rFonts w:ascii="Courier New" w:hAnsi="Courier New" w:cs="Courier New"/>
            <w:sz w:val="20"/>
            <w:szCs w:val="20"/>
            <w:lang w:val="en-CA"/>
          </w:rPr>
          <w:t>/feature/GeologicUnit/45247347623</w:t>
        </w:r>
      </w:ins>
      <w:ins w:id="5033" w:author="Eric Boisvert" w:date="2016-02-14T13:54:00Z">
        <w:r>
          <w:rPr>
            <w:rFonts w:ascii="Courier New" w:hAnsi="Courier New" w:cs="Courier New"/>
            <w:sz w:val="20"/>
            <w:szCs w:val="20"/>
            <w:lang w:val="en-CA"/>
          </w:rPr>
          <w:t>&lt;/gml:identifier&gt;</w:t>
        </w:r>
        <w:commentRangeEnd w:id="5026"/>
        <w:r>
          <w:rPr>
            <w:rStyle w:val="Marquedecommentaire"/>
          </w:rPr>
          <w:commentReference w:id="5026"/>
        </w:r>
      </w:ins>
    </w:p>
    <w:p w14:paraId="29E1646A" w14:textId="483FDC82" w:rsidR="00BB76F4" w:rsidRPr="00174304" w:rsidDel="00BB76F4" w:rsidRDefault="00BB76F4">
      <w:pPr>
        <w:contextualSpacing/>
        <w:rPr>
          <w:del w:id="5034" w:author="Eric Boisvert" w:date="2016-02-14T13:53:00Z"/>
          <w:rFonts w:ascii="Courier New" w:hAnsi="Courier New" w:cs="Courier New"/>
          <w:sz w:val="20"/>
          <w:szCs w:val="20"/>
          <w:lang w:val="en-CA"/>
          <w:rPrChange w:id="5035" w:author="Eric Boisvert" w:date="2015-10-30T06:31:00Z">
            <w:rPr>
              <w:del w:id="5036" w:author="Eric Boisvert" w:date="2016-02-14T13:53:00Z"/>
              <w:lang w:val="en-CA"/>
            </w:rPr>
          </w:rPrChange>
        </w:rPr>
        <w:pPrChange w:id="5037"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038" w:author="Eric Boisvert" w:date="2015-10-30T06:31:00Z">
            <w:rPr>
              <w:lang w:val="en-CA"/>
            </w:rPr>
          </w:rPrChange>
        </w:rPr>
        <w:pPrChange w:id="5039" w:author="Eric Boisvert" w:date="2015-10-30T06:31:00Z">
          <w:pPr/>
        </w:pPrChange>
      </w:pPr>
      <w:del w:id="5040" w:author="Eric Boisvert" w:date="2016-02-14T13:53:00Z">
        <w:r w:rsidRPr="00174304" w:rsidDel="00BB76F4">
          <w:rPr>
            <w:rFonts w:ascii="Courier New" w:hAnsi="Courier New" w:cs="Courier New"/>
            <w:sz w:val="20"/>
            <w:szCs w:val="20"/>
            <w:lang w:val="en-CA"/>
            <w:rPrChange w:id="5041" w:author="Eric Boisvert" w:date="2015-10-30T06:31:00Z">
              <w:rPr>
                <w:lang w:val="en-CA"/>
              </w:rPr>
            </w:rPrChange>
          </w:rPr>
          <w:tab/>
        </w:r>
        <w:r w:rsidRPr="00174304" w:rsidDel="00BB76F4">
          <w:rPr>
            <w:rFonts w:ascii="Courier New" w:hAnsi="Courier New" w:cs="Courier New"/>
            <w:sz w:val="20"/>
            <w:szCs w:val="20"/>
            <w:lang w:val="en-CA"/>
            <w:rPrChange w:id="5042" w:author="Eric Boisvert" w:date="2015-10-30T06:31:00Z">
              <w:rPr>
                <w:lang w:val="en-CA"/>
              </w:rPr>
            </w:rPrChange>
          </w:rPr>
          <w:tab/>
        </w:r>
      </w:del>
      <w:r w:rsidRPr="00174304">
        <w:rPr>
          <w:rFonts w:ascii="Courier New" w:hAnsi="Courier New" w:cs="Courier New"/>
          <w:sz w:val="20"/>
          <w:szCs w:val="20"/>
          <w:lang w:val="en-CA"/>
          <w:rPrChange w:id="5043"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044" w:author="Eric Boisvert" w:date="2015-10-30T06:31:00Z">
            <w:rPr>
              <w:lang w:val="en-CA"/>
            </w:rPr>
          </w:rPrChange>
        </w:rPr>
        <w:pPrChange w:id="5045" w:author="Eric Boisvert" w:date="2015-10-30T06:31:00Z">
          <w:pPr/>
        </w:pPrChange>
      </w:pPr>
      <w:r w:rsidRPr="00174304">
        <w:rPr>
          <w:rFonts w:ascii="Courier New" w:hAnsi="Courier New" w:cs="Courier New"/>
          <w:sz w:val="20"/>
          <w:szCs w:val="20"/>
          <w:lang w:val="en-CA"/>
          <w:rPrChange w:id="5046" w:author="Eric Boisvert" w:date="2015-10-30T06:31:00Z">
            <w:rPr>
              <w:lang w:val="en-CA"/>
            </w:rPr>
          </w:rPrChange>
        </w:rPr>
        <w:tab/>
      </w:r>
      <w:r w:rsidRPr="00174304">
        <w:rPr>
          <w:rFonts w:ascii="Courier New" w:hAnsi="Courier New" w:cs="Courier New"/>
          <w:sz w:val="20"/>
          <w:szCs w:val="20"/>
          <w:lang w:val="en-CA"/>
          <w:rPrChange w:id="5047" w:author="Eric Boisvert" w:date="2015-10-30T06:31:00Z">
            <w:rPr>
              <w:lang w:val="en-CA"/>
            </w:rPr>
          </w:rPrChange>
        </w:rPr>
        <w:tab/>
      </w:r>
      <w:r w:rsidRPr="00174304">
        <w:rPr>
          <w:rFonts w:ascii="Courier New" w:hAnsi="Courier New" w:cs="Courier New"/>
          <w:sz w:val="20"/>
          <w:szCs w:val="20"/>
          <w:lang w:val="en-CA"/>
          <w:rPrChange w:id="5048"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5049" w:author="Eric Boisvert" w:date="2015-10-30T06:31:00Z">
            <w:rPr>
              <w:lang w:val="en-CA"/>
            </w:rPr>
          </w:rPrChange>
        </w:rPr>
        <w:pPrChange w:id="5050" w:author="Eric Boisvert" w:date="2015-10-30T06:31:00Z">
          <w:pPr/>
        </w:pPrChange>
      </w:pPr>
      <w:r w:rsidRPr="00174304">
        <w:rPr>
          <w:rFonts w:ascii="Courier New" w:hAnsi="Courier New" w:cs="Courier New"/>
          <w:sz w:val="20"/>
          <w:szCs w:val="20"/>
          <w:lang w:val="en-CA"/>
          <w:rPrChange w:id="5051" w:author="Eric Boisvert" w:date="2015-10-30T06:31:00Z">
            <w:rPr>
              <w:lang w:val="en-CA"/>
            </w:rPr>
          </w:rPrChange>
        </w:rPr>
        <w:tab/>
      </w:r>
      <w:r w:rsidRPr="00174304">
        <w:rPr>
          <w:rFonts w:ascii="Courier New" w:hAnsi="Courier New" w:cs="Courier New"/>
          <w:sz w:val="20"/>
          <w:szCs w:val="20"/>
          <w:lang w:val="en-CA"/>
          <w:rPrChange w:id="5052"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5053" w:author="Eric Boisvert" w:date="2015-10-30T06:31:00Z">
            <w:rPr>
              <w:lang w:val="en-CA"/>
            </w:rPr>
          </w:rPrChange>
        </w:rPr>
        <w:pPrChange w:id="5054" w:author="Eric Boisvert" w:date="2015-10-30T06:31:00Z">
          <w:pPr/>
        </w:pPrChange>
      </w:pPr>
      <w:r w:rsidRPr="00174304">
        <w:rPr>
          <w:rFonts w:ascii="Courier New" w:hAnsi="Courier New" w:cs="Courier New"/>
          <w:sz w:val="20"/>
          <w:szCs w:val="20"/>
          <w:lang w:val="en-CA"/>
          <w:rPrChange w:id="5055"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5056" w:author="Eric Boisvert" w:date="2015-10-30T06:31:00Z">
            <w:rPr>
              <w:lang w:val="en-CA"/>
            </w:rPr>
          </w:rPrChange>
        </w:rPr>
        <w:pPrChange w:id="5057" w:author="Eric Boisvert" w:date="2015-10-30T06:31:00Z">
          <w:pPr/>
        </w:pPrChange>
      </w:pPr>
      <w:r w:rsidRPr="00174304">
        <w:rPr>
          <w:rFonts w:ascii="Courier New" w:hAnsi="Courier New" w:cs="Courier New"/>
          <w:sz w:val="20"/>
          <w:szCs w:val="20"/>
          <w:lang w:val="en-CA"/>
          <w:rPrChange w:id="5058" w:author="Eric Boisvert" w:date="2015-10-30T06:31:00Z">
            <w:rPr>
              <w:lang w:val="en-CA"/>
            </w:rPr>
          </w:rPrChange>
        </w:rPr>
        <w:t>&lt;/gsmlb:mappedItem&gt;</w:t>
      </w:r>
    </w:p>
    <w:p w14:paraId="0B0D047C" w14:textId="77777777" w:rsidR="00174304" w:rsidRPr="00174304" w:rsidRDefault="00174304">
      <w:pPr>
        <w:contextualSpacing/>
        <w:rPr>
          <w:rFonts w:ascii="Courier New" w:hAnsi="Courier New" w:cs="Courier New"/>
          <w:sz w:val="20"/>
          <w:szCs w:val="20"/>
          <w:lang w:val="en-CA"/>
          <w:rPrChange w:id="5059" w:author="Eric Boisvert" w:date="2015-10-30T06:31:00Z">
            <w:rPr>
              <w:lang w:val="en-CA"/>
            </w:rPr>
          </w:rPrChange>
        </w:rPr>
        <w:pPrChange w:id="5060" w:author="Eric Boisvert" w:date="2015-10-30T06:31:00Z">
          <w:pPr/>
        </w:pPrChange>
      </w:pPr>
      <w:r w:rsidRPr="00174304">
        <w:rPr>
          <w:rFonts w:ascii="Courier New" w:hAnsi="Courier New" w:cs="Courier New"/>
          <w:sz w:val="20"/>
          <w:szCs w:val="20"/>
          <w:lang w:val="en-CA"/>
          <w:rPrChange w:id="5061"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062" w:author="Eric Boisvert" w:date="2015-10-30T06:31:00Z">
            <w:rPr>
              <w:lang w:val="en-CA"/>
            </w:rPr>
          </w:rPrChange>
        </w:rPr>
        <w:pPrChange w:id="5063" w:author="Eric Boisvert" w:date="2015-10-30T06:31:00Z">
          <w:pPr/>
        </w:pPrChange>
      </w:pPr>
      <w:r w:rsidRPr="00174304">
        <w:rPr>
          <w:rFonts w:ascii="Courier New" w:hAnsi="Courier New" w:cs="Courier New"/>
          <w:sz w:val="20"/>
          <w:szCs w:val="20"/>
          <w:lang w:val="en-CA"/>
          <w:rPrChange w:id="5064"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065" w:author="Eric Boisvert" w:date="2015-10-30T06:32:00Z">
            <w:rPr>
              <w:lang w:val="en-CA"/>
            </w:rPr>
          </w:rPrChange>
        </w:rPr>
        <w:pPrChange w:id="5066" w:author="Eric Boisvert" w:date="2015-10-30T06:31:00Z">
          <w:pPr/>
        </w:pPrChange>
      </w:pPr>
      <w:r w:rsidRPr="00174304">
        <w:rPr>
          <w:rFonts w:ascii="Courier New" w:hAnsi="Courier New" w:cs="Courier New"/>
          <w:b/>
          <w:sz w:val="20"/>
          <w:szCs w:val="20"/>
          <w:lang w:val="en-CA"/>
          <w:rPrChange w:id="5067" w:author="Eric Boisvert" w:date="2015-10-30T06:32:00Z">
            <w:rPr>
              <w:lang w:val="en-CA"/>
            </w:rPr>
          </w:rPrChange>
        </w:rPr>
        <w:tab/>
      </w:r>
      <w:r w:rsidRPr="00174304">
        <w:rPr>
          <w:rFonts w:ascii="Courier New" w:hAnsi="Courier New" w:cs="Courier New"/>
          <w:b/>
          <w:sz w:val="20"/>
          <w:szCs w:val="20"/>
          <w:lang w:val="en-CA"/>
          <w:rPrChange w:id="5068"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069"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070" w:author="Eric Boisvert" w:date="2015-10-30T06:31:00Z">
            <w:rPr>
              <w:lang w:val="en-CA"/>
            </w:rPr>
          </w:rPrChange>
        </w:rPr>
        <w:pPrChange w:id="5071" w:author="Eric Boisvert" w:date="2015-10-30T06:31:00Z">
          <w:pPr/>
        </w:pPrChange>
      </w:pPr>
      <w:r w:rsidRPr="00174304">
        <w:rPr>
          <w:rFonts w:ascii="Courier New" w:hAnsi="Courier New" w:cs="Courier New"/>
          <w:sz w:val="20"/>
          <w:szCs w:val="20"/>
          <w:lang w:val="en-CA"/>
          <w:rPrChange w:id="5072"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073" w:author="Eric Boisvert" w:date="2015-10-30T06:31:00Z">
          <w:pPr/>
        </w:pPrChange>
      </w:pPr>
      <w:r w:rsidRPr="00174304">
        <w:rPr>
          <w:rFonts w:ascii="Courier New" w:hAnsi="Courier New" w:cs="Courier New"/>
          <w:sz w:val="20"/>
          <w:szCs w:val="20"/>
          <w:lang w:val="en-CA"/>
          <w:rPrChange w:id="5074"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ins w:id="5075"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076" w:author="Eric Boisvert" w:date="2015-10-30T06:31:00Z">
            <w:rPr>
              <w:lang w:val="en-CA"/>
            </w:rPr>
          </w:rPrChange>
        </w:rPr>
        <w:pPrChange w:id="5077"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078" w:author="Eric Boisvert" w:date="2015-10-30T06:31:00Z">
            <w:rPr>
              <w:lang w:val="en-CA"/>
            </w:rPr>
          </w:rPrChange>
        </w:rPr>
        <w:pPrChange w:id="5079" w:author="Eric Boisvert" w:date="2015-10-30T06:31:00Z">
          <w:pPr/>
        </w:pPrChange>
      </w:pPr>
      <w:r w:rsidRPr="00174304">
        <w:rPr>
          <w:rFonts w:ascii="Courier New" w:hAnsi="Courier New" w:cs="Courier New"/>
          <w:sz w:val="20"/>
          <w:szCs w:val="20"/>
          <w:lang w:val="en-CA"/>
          <w:rPrChange w:id="5080" w:author="Eric Boisvert" w:date="2015-10-30T06:31:00Z">
            <w:rPr>
              <w:lang w:val="en-CA"/>
            </w:rPr>
          </w:rPrChange>
        </w:rPr>
        <w:t>&lt;/gsmlb:GSML&gt;</w:t>
      </w:r>
      <w:r w:rsidRPr="00174304">
        <w:rPr>
          <w:rFonts w:ascii="Courier New" w:hAnsi="Courier New" w:cs="Courier New"/>
          <w:sz w:val="20"/>
          <w:szCs w:val="20"/>
          <w:lang w:val="en-CA"/>
          <w:rPrChange w:id="5081" w:author="Eric Boisvert" w:date="2015-10-30T06:31:00Z">
            <w:rPr>
              <w:lang w:val="en-CA"/>
            </w:rPr>
          </w:rPrChange>
        </w:rPr>
        <w:tab/>
      </w:r>
    </w:p>
    <w:p w14:paraId="0AD1A072" w14:textId="77777777" w:rsidR="00174304" w:rsidRDefault="00174304" w:rsidP="00A8510C">
      <w:pPr>
        <w:rPr>
          <w:ins w:id="5082" w:author="Eric Boisvert" w:date="2016-02-14T13:37:00Z"/>
          <w:lang w:val="en-CA"/>
        </w:rPr>
      </w:pPr>
    </w:p>
    <w:p w14:paraId="56876531" w14:textId="5A990A6B" w:rsidR="00C13B9B" w:rsidRDefault="00C13B9B" w:rsidP="00C13B9B">
      <w:pPr>
        <w:rPr>
          <w:ins w:id="5083" w:author="Eric Boisvert" w:date="2016-02-14T13:37:00Z"/>
          <w:lang w:val="en-CA"/>
        </w:rPr>
      </w:pPr>
      <w:ins w:id="5084" w:author="Eric Boisvert" w:date="2016-02-14T13:37:00Z">
        <w:r>
          <w:rPr>
            <w:lang w:val="en-CA"/>
          </w:rPr>
          <w:t xml:space="preserve">The next example shows yet </w:t>
        </w:r>
      </w:ins>
      <w:ins w:id="5085" w:author="Eric Boisvert" w:date="2016-02-27T14:53:00Z">
        <w:r w:rsidR="00AF7E7A">
          <w:rPr>
            <w:lang w:val="en-CA"/>
          </w:rPr>
          <w:t>an</w:t>
        </w:r>
      </w:ins>
      <w:ins w:id="5086" w:author="Eric Boisvert" w:date="2016-02-14T13:38:00Z">
        <w:r>
          <w:rPr>
            <w:lang w:val="en-CA"/>
          </w:rPr>
          <w:t>other</w:t>
        </w:r>
      </w:ins>
      <w:ins w:id="5087" w:author="Eric Boisvert" w:date="2016-02-14T13:37:00Z">
        <w:r>
          <w:rPr>
            <w:lang w:val="en-CA"/>
          </w:rPr>
          <w:t xml:space="preserve"> W3C encoding of a link using a WFS 2.0 request.  While </w:t>
        </w:r>
      </w:ins>
      <w:ins w:id="5088" w:author="Eric Boisvert" w:date="2016-02-27T14:54:00Z">
        <w:r w:rsidR="00AF7E7A">
          <w:rPr>
            <w:lang w:val="en-CA"/>
          </w:rPr>
          <w:t>it</w:t>
        </w:r>
      </w:ins>
      <w:ins w:id="5089" w:author="Eric Boisvert" w:date="2016-02-14T13:37:00Z">
        <w:r w:rsidR="00AF7E7A">
          <w:rPr>
            <w:lang w:val="en-CA"/>
          </w:rPr>
          <w:t xml:space="preserve"> </w:t>
        </w:r>
      </w:ins>
      <w:ins w:id="5090" w:author="Eric Boisvert" w:date="2016-02-27T14:54:00Z">
        <w:r w:rsidR="00AF7E7A">
          <w:rPr>
            <w:lang w:val="en-CA"/>
          </w:rPr>
          <w:t>is an</w:t>
        </w:r>
      </w:ins>
      <w:ins w:id="5091" w:author="Eric Boisvert" w:date="2016-02-14T13:37:00Z">
        <w:r>
          <w:rPr>
            <w:lang w:val="en-CA"/>
          </w:rPr>
          <w:t xml:space="preserve"> </w:t>
        </w:r>
      </w:ins>
      <w:ins w:id="5092" w:author="Eric Boisvert" w:date="2016-02-27T14:51:00Z">
        <w:r w:rsidR="00AF7E7A">
          <w:rPr>
            <w:lang w:val="en-CA"/>
          </w:rPr>
          <w:t xml:space="preserve">XSD </w:t>
        </w:r>
      </w:ins>
      <w:ins w:id="5093" w:author="Eric Boisvert" w:date="2016-02-14T13:37:00Z">
        <w:r w:rsidR="00AF7E7A">
          <w:rPr>
            <w:lang w:val="en-CA"/>
          </w:rPr>
          <w:t xml:space="preserve">valid encoding, the link </w:t>
        </w:r>
      </w:ins>
      <w:ins w:id="5094" w:author="Eric Boisvert" w:date="2016-02-27T14:54:00Z">
        <w:r w:rsidR="00AF7E7A">
          <w:rPr>
            <w:lang w:val="en-CA"/>
          </w:rPr>
          <w:t>is</w:t>
        </w:r>
      </w:ins>
      <w:ins w:id="5095" w:author="Eric Boisvert" w:date="2016-02-14T13:37:00Z">
        <w:r>
          <w:rPr>
            <w:lang w:val="en-CA"/>
          </w:rPr>
          <w:t xml:space="preserve"> not</w:t>
        </w:r>
      </w:ins>
      <w:ins w:id="5096" w:author="Eric Boisvert" w:date="2016-02-27T14:54:00Z">
        <w:r w:rsidR="00AF7E7A">
          <w:rPr>
            <w:lang w:val="en-CA"/>
          </w:rPr>
          <w:t xml:space="preserve"> an</w:t>
        </w:r>
      </w:ins>
      <w:ins w:id="5097" w:author="Eric Boisvert" w:date="2016-02-14T13:37:00Z">
        <w:r>
          <w:rPr>
            <w:lang w:val="en-CA"/>
          </w:rPr>
          <w:t xml:space="preserve"> identifier (although </w:t>
        </w:r>
      </w:ins>
      <w:ins w:id="5098" w:author="Eric Boisvert" w:date="2016-02-27T14:51:00Z">
        <w:r w:rsidR="00AF7E7A">
          <w:rPr>
            <w:lang w:val="en-CA"/>
          </w:rPr>
          <w:t>an identifier might appear somewhere in the</w:t>
        </w:r>
      </w:ins>
      <w:ins w:id="5099"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5100" w:author="Eric Boisvert" w:date="2016-03-06T14:34:00Z"/>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5A1AA8AB" w14:textId="7AF8A085" w:rsidR="005171DA" w:rsidRDefault="005171DA" w:rsidP="003E6590">
      <w:pPr>
        <w:contextualSpacing/>
        <w:rPr>
          <w:rFonts w:ascii="Courier New" w:hAnsi="Courier New" w:cs="Courier New"/>
          <w:sz w:val="20"/>
          <w:szCs w:val="20"/>
          <w:lang w:val="en-CA"/>
        </w:rPr>
      </w:pPr>
      <w:ins w:id="5101"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102" w:author="Eric Boisvert" w:date="2016-02-14T13:37:00Z">
        <w:r w:rsidDel="00C13B9B">
          <w:rPr>
            <w:rFonts w:ascii="Courier New" w:hAnsi="Courier New" w:cs="Courier New"/>
            <w:sz w:val="20"/>
            <w:szCs w:val="20"/>
            <w:lang w:val="en-CA"/>
          </w:rPr>
          <w:delText>m4</w:delText>
        </w:r>
      </w:del>
      <w:ins w:id="5103"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5104"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5105"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5106"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5107"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ins w:id="5108" w:author="Eric Boisvert" w:date="2016-03-06T14:28:00Z"/>
          <w:lang w:val="en-CA"/>
        </w:rPr>
      </w:pPr>
    </w:p>
    <w:p w14:paraId="7C856C8D" w14:textId="7D7EE9C9" w:rsidR="005171DA" w:rsidRDefault="005171DA" w:rsidP="00A8510C">
      <w:pPr>
        <w:rPr>
          <w:lang w:val="en-CA"/>
        </w:rPr>
      </w:pPr>
      <w:ins w:id="5109" w:author="Eric Boisvert" w:date="2016-03-06T14:28:00Z">
        <w:r>
          <w:rPr>
            <w:lang w:val="en-CA"/>
          </w:rPr>
          <w:t xml:space="preserve">This encoding does not readily tell the client </w:t>
        </w:r>
      </w:ins>
      <w:ins w:id="5110" w:author="Eric Boisvert" w:date="2016-03-06T14:29:00Z">
        <w:r>
          <w:rPr>
            <w:lang w:val="en-CA"/>
          </w:rPr>
          <w:t xml:space="preserve">application </w:t>
        </w:r>
      </w:ins>
      <w:ins w:id="5111" w:author="Eric Boisvert" w:date="2016-03-06T14:28:00Z">
        <w:r>
          <w:rPr>
            <w:lang w:val="en-CA"/>
          </w:rPr>
          <w:t xml:space="preserve">what to expect by following that link (again, unless </w:t>
        </w:r>
      </w:ins>
      <w:ins w:id="5112" w:author="Eric Boisvert" w:date="2016-03-06T14:29:00Z">
        <w:r>
          <w:rPr>
            <w:lang w:val="en-CA"/>
          </w:rPr>
          <w:t xml:space="preserve">it can figure it’s a WFS request and the ID parameter is a datastore reference to </w:t>
        </w:r>
      </w:ins>
      <w:ins w:id="5113" w:author="Eric Boisvert" w:date="2016-03-06T14:30:00Z">
        <w:r w:rsidRPr="005171DA">
          <w:rPr>
            <w:lang w:val="en-CA"/>
          </w:rPr>
          <w:t>&amp;resource;/feature/GeologicUnit/45247347623</w:t>
        </w:r>
      </w:ins>
      <w:ins w:id="5114" w:author="Eric Boisvert" w:date="2016-03-06T14:34:00Z">
        <w:r>
          <w:rPr>
            <w:lang w:val="en-CA"/>
          </w:rPr>
          <w:t>)</w:t>
        </w:r>
      </w:ins>
      <w:ins w:id="5115" w:author="Eric Boisvert" w:date="2016-03-06T14:35:00Z">
        <w:r>
          <w:rPr>
            <w:lang w:val="en-CA"/>
          </w:rPr>
          <w:t xml:space="preserve"> </w:t>
        </w:r>
      </w:ins>
      <w:ins w:id="5116" w:author="Eric Boisvert" w:date="2016-03-06T14:34:00Z">
        <w:r>
          <w:rPr>
            <w:lang w:val="en-CA"/>
          </w:rPr>
          <w:t xml:space="preserve"> </w:t>
        </w:r>
      </w:ins>
      <w:ins w:id="5117"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5118" w:author="Eric Boisvert" w:date="2016-02-14T13:42:00Z"/>
          <w:lang w:val="en-CA"/>
        </w:rPr>
      </w:pPr>
      <w:del w:id="5119" w:author="Eric Boisvert" w:date="2016-03-06T14:35:00Z">
        <w:r w:rsidDel="005171DA">
          <w:rPr>
            <w:lang w:val="en-CA"/>
          </w:rPr>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5120"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121"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2E79D5E5"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122"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ins w:id="5123" w:author="Boisvert, Eric" w:date="2016-03-29T09:16:00Z">
              <w:r w:rsidR="00B8253A">
                <w:rPr>
                  <w:rStyle w:val="reqtext"/>
                  <w:lang w:val="en-CA"/>
                </w:rPr>
                <w:t>.</w:t>
              </w:r>
            </w:ins>
          </w:p>
        </w:tc>
      </w:tr>
    </w:tbl>
    <w:p w14:paraId="64B30BCC" w14:textId="77777777" w:rsidR="00106124" w:rsidRDefault="00106124" w:rsidP="00AD7649">
      <w:pPr>
        <w:rPr>
          <w:ins w:id="5124" w:author="Eric Boisvert" w:date="2015-10-30T06:47:00Z"/>
          <w:lang w:val="en-CA"/>
        </w:rPr>
      </w:pPr>
      <w:r>
        <w:rPr>
          <w:lang w:val="en-CA"/>
        </w:rPr>
        <w:t xml:space="preserve"> </w:t>
      </w:r>
    </w:p>
    <w:p w14:paraId="00A2CAF8" w14:textId="77777777" w:rsidR="00652E95" w:rsidRDefault="00652E95" w:rsidP="00652E95">
      <w:pPr>
        <w:pStyle w:val="Titre3"/>
        <w:rPr>
          <w:ins w:id="5125" w:author="Eric Boisvert" w:date="2015-10-30T06:47:00Z"/>
          <w:lang w:val="en-CA"/>
        </w:rPr>
      </w:pPr>
      <w:bookmarkStart w:id="5126" w:name="_Toc446944628"/>
      <w:ins w:id="5127" w:author="Eric Boisvert" w:date="2015-10-30T06:47:00Z">
        <w:r>
          <w:rPr>
            <w:lang w:val="en-CA"/>
          </w:rPr>
          <w:t>CodeList</w:t>
        </w:r>
        <w:bookmarkEnd w:id="5126"/>
      </w:ins>
    </w:p>
    <w:p w14:paraId="00512E31" w14:textId="77777777" w:rsidR="00652E95" w:rsidRDefault="00652E95" w:rsidP="00652E95">
      <w:pPr>
        <w:rPr>
          <w:ins w:id="5128" w:author="Eric Boisvert" w:date="2015-10-30T06:47:00Z"/>
          <w:lang w:val="en-CA"/>
        </w:rPr>
      </w:pPr>
    </w:p>
    <w:p w14:paraId="4565B3B7" w14:textId="461BF747" w:rsidR="00652E95" w:rsidRDefault="00652E95" w:rsidP="00652E95">
      <w:pPr>
        <w:rPr>
          <w:ins w:id="5129" w:author="Eric Boisvert" w:date="2015-10-30T06:47:00Z"/>
          <w:lang w:val="en-CA"/>
        </w:rPr>
      </w:pPr>
      <w:ins w:id="5130" w:author="Eric Boisvert" w:date="2015-10-30T06:47:00Z">
        <w:r>
          <w:rPr>
            <w:lang w:val="en-CA"/>
          </w:rPr>
          <w:t>Code List</w:t>
        </w:r>
      </w:ins>
      <w:ins w:id="5131" w:author="Eric Boisvert" w:date="2016-02-14T14:37:00Z">
        <w:r w:rsidR="00D70F03">
          <w:rPr>
            <w:lang w:val="en-CA"/>
          </w:rPr>
          <w:t>s</w:t>
        </w:r>
      </w:ins>
      <w:ins w:id="5132"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Lienhypertexte"/>
            <w:lang w:val="en-CA"/>
          </w:rPr>
          <w:t>http://www.w3.org/TR/xlink11/</w:t>
        </w:r>
        <w:r>
          <w:rPr>
            <w:lang w:val="en-CA"/>
          </w:rPr>
          <w:fldChar w:fldCharType="end"/>
        </w:r>
        <w:r>
          <w:rPr>
            <w:lang w:val="en-CA"/>
          </w:rPr>
          <w:t>) . A vocabulary</w:t>
        </w:r>
      </w:ins>
      <w:ins w:id="5133" w:author="Eric Boisvert" w:date="2016-01-20T05:31:00Z">
        <w:r w:rsidR="00B95F74">
          <w:rPr>
            <w:lang w:val="en-CA"/>
          </w:rPr>
          <w:t xml:space="preserve"> term</w:t>
        </w:r>
      </w:ins>
      <w:ins w:id="5134" w:author="Eric Boisvert" w:date="2015-10-30T06:47:00Z">
        <w:r w:rsidR="00D70F03">
          <w:rPr>
            <w:lang w:val="en-CA"/>
          </w:rPr>
          <w:t xml:space="preserve"> reference ha</w:t>
        </w:r>
      </w:ins>
      <w:ins w:id="5135" w:author="Eric Boisvert" w:date="2016-02-14T14:37:00Z">
        <w:r w:rsidR="00D70F03">
          <w:rPr>
            <w:lang w:val="en-CA"/>
          </w:rPr>
          <w:t>s</w:t>
        </w:r>
      </w:ins>
      <w:ins w:id="5136" w:author="Eric Boisvert" w:date="2015-10-30T06:47:00Z">
        <w:r>
          <w:rPr>
            <w:lang w:val="en-CA"/>
          </w:rPr>
          <w:t xml:space="preserve"> xlink:href and xlink:title as mandatory attributes.</w:t>
        </w:r>
      </w:ins>
    </w:p>
    <w:p w14:paraId="69AC555F" w14:textId="77777777" w:rsidR="00652E95" w:rsidRDefault="00652E95" w:rsidP="00652E95">
      <w:pPr>
        <w:rPr>
          <w:ins w:id="5137" w:author="Eric Boisvert" w:date="2015-10-30T06:47:00Z"/>
          <w:rFonts w:ascii="Consolas" w:hAnsi="Consolas" w:cs="Consolas"/>
          <w:sz w:val="20"/>
          <w:szCs w:val="20"/>
          <w:lang w:val="en-CA"/>
        </w:rPr>
      </w:pPr>
      <w:ins w:id="5138" w:author="Eric Boisvert" w:date="2015-10-30T06:47:00Z">
        <w:r w:rsidRPr="008D2309">
          <w:rPr>
            <w:rFonts w:ascii="Consolas" w:hAnsi="Consolas" w:cs="Consolas"/>
            <w:sz w:val="20"/>
            <w:szCs w:val="20"/>
            <w:lang w:val="en-CA"/>
          </w:rPr>
          <w:t>&lt;gsmlb:lithology xlink:href="</w:t>
        </w:r>
        <w:commentRangeStart w:id="5139"/>
        <w:r w:rsidRPr="008D2309">
          <w:rPr>
            <w:rFonts w:ascii="Consolas" w:hAnsi="Consolas" w:cs="Consolas"/>
            <w:sz w:val="20"/>
            <w:szCs w:val="20"/>
            <w:lang w:val="en-CA"/>
          </w:rPr>
          <w:t>http://resource.geosciml.org/classifier/cgi/simplelithology/mudstone</w:t>
        </w:r>
        <w:commentRangeEnd w:id="5139"/>
        <w:r>
          <w:rPr>
            <w:rStyle w:val="Marquedecommentaire"/>
          </w:rPr>
          <w:commentReference w:id="5139"/>
        </w:r>
        <w:r w:rsidRPr="008D2309">
          <w:rPr>
            <w:rFonts w:ascii="Consolas" w:hAnsi="Consolas" w:cs="Consolas"/>
            <w:sz w:val="20"/>
            <w:szCs w:val="20"/>
            <w:lang w:val="en-CA"/>
          </w:rPr>
          <w:t>" xlink:title="mudstone"/&gt;</w:t>
        </w:r>
      </w:ins>
    </w:p>
    <w:p w14:paraId="13540271" w14:textId="4D0DCD42" w:rsidR="00652E95" w:rsidRDefault="00652E95" w:rsidP="00652E95">
      <w:pPr>
        <w:rPr>
          <w:ins w:id="5140" w:author="Eric Boisvert" w:date="2015-10-30T06:47:00Z"/>
          <w:lang w:val="en-CA"/>
        </w:rPr>
      </w:pPr>
      <w:ins w:id="5141" w:author="Eric Boisvert" w:date="2015-10-30T06:47:00Z">
        <w:r>
          <w:rPr>
            <w:lang w:val="en-CA"/>
          </w:rPr>
          <w:t xml:space="preserve">The xlink:href contains an absolute HTTP URI that </w:t>
        </w:r>
      </w:ins>
      <w:ins w:id="5142" w:author="Eric Boisvert" w:date="2016-01-24T13:41:00Z">
        <w:r w:rsidR="0099305B">
          <w:rPr>
            <w:lang w:val="en-CA"/>
          </w:rPr>
          <w:t>should</w:t>
        </w:r>
      </w:ins>
      <w:ins w:id="5143" w:author="Eric Boisvert" w:date="2015-10-30T06:47:00Z">
        <w:r>
          <w:rPr>
            <w:lang w:val="en-CA"/>
          </w:rPr>
          <w:t xml:space="preserve"> resolve to a resource</w:t>
        </w:r>
      </w:ins>
      <w:ins w:id="5144" w:author="Eric Boisvert" w:date="2016-01-24T13:41:00Z">
        <w:r w:rsidR="0099305B">
          <w:rPr>
            <w:lang w:val="en-CA"/>
          </w:rPr>
          <w:t xml:space="preserve"> representation</w:t>
        </w:r>
      </w:ins>
      <w:ins w:id="5145"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146"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147"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148" w:author="Eric Boisvert" w:date="2015-10-30T06:48:00Z"/>
                <w:rStyle w:val="requri"/>
                <w:lang w:val="en-CA"/>
              </w:rPr>
            </w:pPr>
            <w:ins w:id="5149"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52AD6C6B" w:rsidR="00160943" w:rsidRPr="00D12552" w:rsidRDefault="00160943" w:rsidP="0063099F">
            <w:pPr>
              <w:pStyle w:val="Tabletext10"/>
              <w:jc w:val="left"/>
              <w:rPr>
                <w:ins w:id="5150" w:author="Eric Boisvert" w:date="2015-10-30T06:48:00Z"/>
                <w:rStyle w:val="reqtext"/>
                <w:lang w:val="en-CA"/>
              </w:rPr>
            </w:pPr>
            <w:ins w:id="5151" w:author="Eric Boisvert" w:date="2015-10-30T06:48:00Z">
              <w:r w:rsidRPr="00106124">
                <w:rPr>
                  <w:rStyle w:val="reqtext"/>
                  <w:lang w:val="en-CA"/>
                </w:rPr>
                <w:t xml:space="preserve">Vocabulary term </w:t>
              </w:r>
            </w:ins>
            <w:ins w:id="5152" w:author="Eric Boisvert" w:date="2016-03-25T17:16:00Z">
              <w:r w:rsidR="0063099F">
                <w:rPr>
                  <w:rStyle w:val="reqtext"/>
                  <w:lang w:val="en-CA"/>
                </w:rPr>
                <w:t>SHALL</w:t>
              </w:r>
            </w:ins>
            <w:ins w:id="5153" w:author="Eric Boisvert" w:date="2015-10-30T06:48:00Z">
              <w:r w:rsidRPr="00106124">
                <w:rPr>
                  <w:rStyle w:val="reqtext"/>
                  <w:lang w:val="en-CA"/>
                </w:rPr>
                <w:t xml:space="preserve"> be encoded with HTTP Uri in xlink:href and </w:t>
              </w:r>
              <w:r>
                <w:rPr>
                  <w:rStyle w:val="reqtext"/>
                  <w:lang w:val="en-CA"/>
                </w:rPr>
                <w:t xml:space="preserve">provide </w:t>
              </w:r>
              <w:r w:rsidRPr="00106124">
                <w:rPr>
                  <w:rStyle w:val="reqtext"/>
                  <w:lang w:val="en-CA"/>
                </w:rPr>
                <w:t>a human readable description in xlink:title</w:t>
              </w:r>
            </w:ins>
            <w:ins w:id="5154" w:author="Boisvert, Eric" w:date="2016-03-29T09:17:00Z">
              <w:r w:rsidR="00B8253A">
                <w:rPr>
                  <w:rStyle w:val="reqtext"/>
                  <w:lang w:val="en-CA"/>
                </w:rPr>
                <w:t>.</w:t>
              </w:r>
            </w:ins>
          </w:p>
        </w:tc>
      </w:tr>
    </w:tbl>
    <w:p w14:paraId="7BEF1021" w14:textId="77777777" w:rsidR="00160943" w:rsidRDefault="00160943" w:rsidP="00160943">
      <w:pPr>
        <w:rPr>
          <w:ins w:id="5155"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156" w:author="Eric Boisvert" w:date="2015-10-30T05:38:00Z"/>
          <w:lang w:val="en-CA"/>
        </w:rPr>
      </w:pPr>
      <w:del w:id="5157"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158" w:author="Eric Boisvert" w:date="2015-10-30T05:38:00Z"/>
          <w:rFonts w:ascii="Consolas" w:hAnsi="Consolas" w:cs="Consolas"/>
          <w:sz w:val="20"/>
          <w:szCs w:val="20"/>
          <w:lang w:val="en-CA"/>
        </w:rPr>
      </w:pPr>
      <w:del w:id="5159" w:author="Eric Boisvert" w:date="2015-10-30T05:38:00Z">
        <w:r w:rsidRPr="008D2309" w:rsidDel="00E97666">
          <w:rPr>
            <w:rFonts w:ascii="Consolas" w:hAnsi="Consolas" w:cs="Consolas"/>
            <w:sz w:val="20"/>
            <w:szCs w:val="20"/>
            <w:lang w:val="en-CA"/>
          </w:rPr>
          <w:delText>&lt;gsmlb:lithology xlink:href="</w:delText>
        </w:r>
        <w:commentRangeStart w:id="5160"/>
        <w:r w:rsidRPr="008D2309" w:rsidDel="00E97666">
          <w:rPr>
            <w:rFonts w:ascii="Consolas" w:hAnsi="Consolas" w:cs="Consolas"/>
            <w:sz w:val="20"/>
            <w:szCs w:val="20"/>
            <w:lang w:val="en-CA"/>
          </w:rPr>
          <w:delText>http://resource.geosciml.org/classifier/cgi/simplelithology/mudstone</w:delText>
        </w:r>
        <w:commentRangeEnd w:id="5160"/>
        <w:r w:rsidR="008D1584" w:rsidDel="00E97666">
          <w:rPr>
            <w:rStyle w:val="Marquedecommentaire"/>
          </w:rPr>
          <w:commentReference w:id="5160"/>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161" w:author="Eric Boisvert" w:date="2015-10-30T05:38:00Z"/>
          <w:lang w:val="en-CA"/>
        </w:rPr>
      </w:pPr>
      <w:del w:id="5162"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Titre3"/>
        <w:rPr>
          <w:lang w:val="en-CA"/>
        </w:rPr>
      </w:pPr>
      <w:bookmarkStart w:id="5163" w:name="_Toc446944629"/>
      <w:r>
        <w:rPr>
          <w:lang w:val="en-CA"/>
        </w:rPr>
        <w:lastRenderedPageBreak/>
        <w:t>Identifiers</w:t>
      </w:r>
      <w:bookmarkEnd w:id="5163"/>
    </w:p>
    <w:p w14:paraId="4DD0F239" w14:textId="77777777" w:rsidR="00370329" w:rsidRDefault="00370329" w:rsidP="00AD7649">
      <w:pPr>
        <w:rPr>
          <w:ins w:id="5164" w:author="Eric Boisvert" w:date="2016-03-26T14:38:00Z"/>
          <w:lang w:val="en-CA"/>
        </w:rPr>
      </w:pPr>
    </w:p>
    <w:p w14:paraId="35FFE370" w14:textId="490102C9" w:rsidR="00DB594D" w:rsidRDefault="00DB594D" w:rsidP="00AD7649">
      <w:pPr>
        <w:rPr>
          <w:lang w:val="en-CA"/>
        </w:rPr>
      </w:pPr>
      <w:ins w:id="5165" w:author="Eric Boisvert" w:date="2016-03-26T14:38:00Z">
        <w:r>
          <w:rPr>
            <w:lang w:val="en-CA"/>
          </w:rPr>
          <w:t>Gml:identifier</w:t>
        </w:r>
      </w:ins>
      <w:ins w:id="5166" w:author="Eric Boisvert" w:date="2016-03-26T14:39:00Z">
        <w:r>
          <w:rPr>
            <w:lang w:val="en-CA"/>
          </w:rPr>
          <w:t>’s identified with the specific codeSpace “</w:t>
        </w:r>
        <w:r w:rsidRPr="00DB594D">
          <w:rPr>
            <w:rStyle w:val="reqtext"/>
            <w:rPrChange w:id="5167" w:author="Eric Boisvert" w:date="2016-03-26T14:39:00Z">
              <w:rPr>
                <w:lang w:val="en-CA"/>
              </w:rPr>
            </w:rPrChange>
          </w:rPr>
          <w:t>http://www.ietf.org/rfc/rfc2616</w:t>
        </w:r>
        <w:r>
          <w:rPr>
            <w:lang w:val="en-CA"/>
          </w:rPr>
          <w:t xml:space="preserve">” shall be resolvable HTTP URI that return an instance of </w:t>
        </w:r>
      </w:ins>
      <w:ins w:id="5168" w:author="Eric Boisvert" w:date="2016-03-26T14:41:00Z">
        <w:r>
          <w:rPr>
            <w:lang w:val="en-CA"/>
          </w:rPr>
          <w:t>itself.</w:t>
        </w:r>
      </w:ins>
    </w:p>
    <w:p w14:paraId="4980DCF9" w14:textId="67ADC14D" w:rsidR="008C6C76" w:rsidRDefault="008C6C76" w:rsidP="00AD7649">
      <w:pPr>
        <w:rPr>
          <w:lang w:val="en-CA"/>
        </w:rPr>
      </w:pPr>
      <w:del w:id="5169" w:author="Eric Boisvert" w:date="2016-03-26T14:41:00Z">
        <w:r w:rsidDel="00DB594D">
          <w:rPr>
            <w:lang w:val="en-CA"/>
          </w:rPr>
          <w:delText xml:space="preserve">Feature identifiers shall be encoded as gml:identifier which value is </w:delText>
        </w:r>
        <w:commentRangeStart w:id="5170"/>
        <w:r w:rsidDel="00DB594D">
          <w:rPr>
            <w:lang w:val="en-CA"/>
          </w:rPr>
          <w:delText>a Linked Open Data resource identifier</w:delText>
        </w:r>
        <w:commentRangeEnd w:id="5170"/>
        <w:r w:rsidR="0068411B" w:rsidDel="00DB594D">
          <w:rPr>
            <w:rStyle w:val="Marquedecommentaire"/>
          </w:rPr>
          <w:commentReference w:id="5170"/>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5171"/>
            <w:r>
              <w:rPr>
                <w:rStyle w:val="reqtext"/>
                <w:lang w:val="en-CA"/>
              </w:rPr>
              <w:t xml:space="preserve">Feature identifiers (unique name) provided in gml:identifier </w:t>
            </w:r>
            <w:ins w:id="5172" w:author="Eric Boisvert" w:date="2016-03-26T14:40:00Z">
              <w:r w:rsidR="00DB594D">
                <w:rPr>
                  <w:rStyle w:val="reqtext"/>
                  <w:lang w:val="en-CA"/>
                </w:rPr>
                <w:t>and codeSpace = “</w:t>
              </w:r>
            </w:ins>
            <w:ins w:id="5173" w:author="Eric Boisvert" w:date="2016-03-26T14:41:00Z">
              <w:r w:rsidR="00DB594D" w:rsidRPr="00DB594D">
                <w:rPr>
                  <w:rStyle w:val="reqtext"/>
                  <w:lang w:val="en-CA"/>
                </w:rPr>
                <w:t>http://www.ietf.org/rfc/rfc2616</w:t>
              </w:r>
            </w:ins>
            <w:ins w:id="5174" w:author="Eric Boisvert" w:date="2016-03-26T14:40:00Z">
              <w:r w:rsidR="00DB594D">
                <w:rPr>
                  <w:rStyle w:val="reqtext"/>
                  <w:lang w:val="en-CA"/>
                </w:rPr>
                <w:t xml:space="preserve">” </w:t>
              </w:r>
            </w:ins>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171"/>
            <w:r>
              <w:rPr>
                <w:rStyle w:val="Marquedecommentaire"/>
                <w:rFonts w:ascii="Times New Roman" w:eastAsia="Times New Roman" w:hAnsi="Times New Roman"/>
                <w:lang w:val="en-US" w:eastAsia="en-US"/>
              </w:rPr>
              <w:commentReference w:id="5171"/>
            </w:r>
          </w:p>
        </w:tc>
      </w:tr>
    </w:tbl>
    <w:p w14:paraId="63A966FD" w14:textId="77777777" w:rsidR="008C6C76" w:rsidRPr="008C6C76" w:rsidRDefault="008C6C76" w:rsidP="00AD7649"/>
    <w:p w14:paraId="6AE41641" w14:textId="31C5515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175" w:author="Eric Boisvert" w:date="2016-02-14T14:38:00Z">
        <w:r w:rsidR="00D70F03" w:rsidRPr="008C6C76" w:rsidDel="00D70F03">
          <w:rPr>
            <w:rFonts w:ascii="Consolas" w:hAnsi="Consolas" w:cs="Consolas"/>
            <w:color w:val="000000"/>
            <w:sz w:val="20"/>
            <w:szCs w:val="20"/>
            <w:highlight w:val="white"/>
            <w:lang w:val="fr-CA"/>
          </w:rPr>
          <w:t xml:space="preserve"> </w:t>
        </w:r>
      </w:ins>
      <w:del w:id="5176" w:author="Eric Boisvert" w:date="2016-02-14T14:38:00Z">
        <w:r w:rsidRPr="008C6C76" w:rsidDel="00D70F03">
          <w:rPr>
            <w:rFonts w:ascii="Consolas" w:hAnsi="Consolas" w:cs="Consolas"/>
            <w:color w:val="000000"/>
            <w:sz w:val="20"/>
            <w:szCs w:val="20"/>
            <w:highlight w:val="white"/>
            <w:lang w:val="fr-CA"/>
          </w:rPr>
          <w:delText>http://data.geoscience.gov.xx</w:delText>
        </w:r>
      </w:del>
      <w:ins w:id="5177" w:author="Eric Boisvert" w:date="2016-03-26T14:41:00Z">
        <w:r w:rsidR="00DB594D" w:rsidRPr="007C5519">
          <w:rPr>
            <w:lang w:val="fr-CA"/>
            <w:rPrChange w:id="5178" w:author="Boisvert, Eric" w:date="2016-03-29T07:53:00Z">
              <w:rPr/>
            </w:rPrChange>
          </w:rPr>
          <w:t xml:space="preserve"> </w:t>
        </w:r>
        <w:r w:rsidR="00DB594D" w:rsidRPr="00DB594D">
          <w:rPr>
            <w:rFonts w:ascii="Consolas" w:hAnsi="Consolas" w:cs="Consolas"/>
            <w:color w:val="000000"/>
            <w:sz w:val="20"/>
            <w:szCs w:val="20"/>
            <w:lang w:val="fr-CA"/>
          </w:rPr>
          <w:t>http://www.ietf.org/rfc/rfc2616</w:t>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179" w:author="Boisvert, Eric" w:date="2016-01-27T08:28:00Z">
            <w:rPr/>
          </w:rPrChange>
        </w:rPr>
        <w:instrText xml:space="preserve"> HYPERLINK "http://data.geoscience.gov.xx/feature/asc/geologicunit/stratno/25947%3c/gml:identifier" </w:instrText>
      </w:r>
      <w:r w:rsidR="00CD22DC">
        <w:fldChar w:fldCharType="separate"/>
      </w:r>
      <w:r w:rsidRPr="009A13E8">
        <w:rPr>
          <w:rStyle w:val="Lienhypertexte"/>
          <w:rFonts w:ascii="Consolas" w:hAnsi="Consolas" w:cs="Consolas"/>
          <w:sz w:val="20"/>
          <w:szCs w:val="20"/>
          <w:highlight w:val="white"/>
          <w:lang w:val="fr-CA"/>
        </w:rPr>
        <w:t>http://data.geoscience.gov.xx/feature/asc/geologicunit/stratno/25947&lt;/gml:identifier</w:t>
      </w:r>
      <w:r w:rsidR="00CD22DC">
        <w:rPr>
          <w:rStyle w:val="Lienhypertexte"/>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41D81F7C" w14:textId="67EB489B" w:rsidR="00DB594D" w:rsidRPr="007C5519" w:rsidRDefault="00DB594D" w:rsidP="00AD7649">
      <w:pPr>
        <w:rPr>
          <w:ins w:id="5180" w:author="Eric Boisvert" w:date="2016-03-26T14:42:00Z"/>
          <w:lang w:val="en-CA"/>
          <w:rPrChange w:id="5181" w:author="Boisvert, Eric" w:date="2016-03-29T07:53:00Z">
            <w:rPr>
              <w:ins w:id="5182" w:author="Eric Boisvert" w:date="2016-03-26T14:42:00Z"/>
              <w:lang w:val="fr-CA"/>
            </w:rPr>
          </w:rPrChange>
        </w:rPr>
      </w:pPr>
      <w:ins w:id="5183" w:author="Eric Boisvert" w:date="2016-03-26T14:42:00Z">
        <w:r w:rsidRPr="007C5519">
          <w:rPr>
            <w:lang w:val="en-CA"/>
            <w:rPrChange w:id="5184" w:author="Boisvert, Eric" w:date="2016-03-29T07:53:00Z">
              <w:rPr>
                <w:lang w:val="fr-CA"/>
              </w:rPr>
            </w:rPrChange>
          </w:rPr>
          <w:t xml:space="preserve">Resolving </w:t>
        </w:r>
        <w:r>
          <w:rPr>
            <w:lang w:val="fr-CA"/>
          </w:rPr>
          <w:fldChar w:fldCharType="begin"/>
        </w:r>
        <w:r w:rsidRPr="007C5519">
          <w:rPr>
            <w:lang w:val="en-CA"/>
            <w:rPrChange w:id="5185" w:author="Boisvert, Eric" w:date="2016-03-29T07:53:00Z">
              <w:rPr>
                <w:lang w:val="fr-CA"/>
              </w:rPr>
            </w:rPrChange>
          </w:rPr>
          <w:instrText xml:space="preserve"> HYPERLINK "http://data.geoscience.gov.xx/feature/asc/geologicunit/stratno/25947" </w:instrText>
        </w:r>
        <w:r>
          <w:rPr>
            <w:lang w:val="fr-CA"/>
          </w:rPr>
          <w:fldChar w:fldCharType="separate"/>
        </w:r>
        <w:r w:rsidRPr="007C5519">
          <w:rPr>
            <w:rStyle w:val="Lienhypertexte"/>
            <w:lang w:val="en-CA"/>
            <w:rPrChange w:id="5186" w:author="Boisvert, Eric" w:date="2016-03-29T07:53:00Z">
              <w:rPr>
                <w:rStyle w:val="Lienhypertexte"/>
                <w:lang w:val="fr-CA"/>
              </w:rPr>
            </w:rPrChange>
          </w:rPr>
          <w:t>http://data.geoscience.gov.xx/feature/asc/geologicunit/stratno/25947</w:t>
        </w:r>
        <w:r>
          <w:rPr>
            <w:lang w:val="fr-CA"/>
          </w:rPr>
          <w:fldChar w:fldCharType="end"/>
        </w:r>
        <w:r w:rsidRPr="007C5519">
          <w:rPr>
            <w:lang w:val="en-CA"/>
            <w:rPrChange w:id="5187" w:author="Boisvert, Eric" w:date="2016-03-29T07:53:00Z">
              <w:rPr>
                <w:lang w:val="fr-CA"/>
              </w:rPr>
            </w:rPrChange>
          </w:rPr>
          <w:t xml:space="preserve">  shall return </w:t>
        </w:r>
      </w:ins>
    </w:p>
    <w:p w14:paraId="4D149DE6" w14:textId="77777777" w:rsidR="00DB594D" w:rsidRPr="00DB594D" w:rsidRDefault="00DB594D" w:rsidP="00DB594D">
      <w:pPr>
        <w:contextualSpacing/>
        <w:rPr>
          <w:ins w:id="5188" w:author="Eric Boisvert" w:date="2016-03-26T14:43:00Z"/>
          <w:rStyle w:val="reqtext"/>
          <w:rPrChange w:id="5189" w:author="Eric Boisvert" w:date="2016-03-26T14:43:00Z">
            <w:rPr>
              <w:ins w:id="5190" w:author="Eric Boisvert" w:date="2016-03-26T14:43:00Z"/>
              <w:rFonts w:ascii="Courier New" w:hAnsi="Courier New" w:cs="Courier New"/>
              <w:sz w:val="20"/>
              <w:szCs w:val="20"/>
              <w:lang w:val="en-CA"/>
            </w:rPr>
          </w:rPrChange>
        </w:rPr>
      </w:pPr>
      <w:ins w:id="5191" w:author="Eric Boisvert" w:date="2016-03-26T14:43:00Z">
        <w:r w:rsidRPr="00DB594D">
          <w:rPr>
            <w:rStyle w:val="reqtext"/>
            <w:rPrChange w:id="5192" w:author="Eric Boisvert" w:date="2016-03-26T14:43:00Z">
              <w:rPr>
                <w:rFonts w:ascii="Courier New" w:hAnsi="Courier New" w:cs="Courier New"/>
                <w:sz w:val="20"/>
                <w:szCs w:val="20"/>
                <w:lang w:val="en-CA"/>
              </w:rPr>
            </w:rPrChange>
          </w:rPr>
          <w:t>&lt;gsmlb:GeologicUnit gml:id="G1"&gt;</w:t>
        </w:r>
      </w:ins>
    </w:p>
    <w:p w14:paraId="049D8AD4" w14:textId="27600CDB" w:rsidR="00DB594D" w:rsidRPr="004D2792" w:rsidRDefault="00DB594D" w:rsidP="00AD7649">
      <w:pPr>
        <w:rPr>
          <w:ins w:id="5193" w:author="Eric Boisvert" w:date="2016-03-26T14:43:00Z"/>
          <w:rStyle w:val="reqtext"/>
          <w:lang w:val="fr-CA"/>
          <w:rPrChange w:id="5194" w:author="Boisvert, Eric" w:date="2016-03-30T07:55:00Z">
            <w:rPr>
              <w:ins w:id="5195" w:author="Eric Boisvert" w:date="2016-03-26T14:43:00Z"/>
              <w:lang w:val="fr-CA"/>
            </w:rPr>
          </w:rPrChange>
        </w:rPr>
      </w:pPr>
      <w:ins w:id="5196" w:author="Eric Boisvert" w:date="2016-03-26T14:43:00Z">
        <w:r w:rsidRPr="004D2792">
          <w:rPr>
            <w:rStyle w:val="reqtext"/>
            <w:lang w:val="fr-CA"/>
            <w:rPrChange w:id="5197" w:author="Boisvert, Eric" w:date="2016-03-30T07:55:00Z">
              <w:rPr>
                <w:lang w:val="fr-CA"/>
              </w:rPr>
            </w:rPrChange>
          </w:rPr>
          <w:t>(…)</w:t>
        </w:r>
      </w:ins>
    </w:p>
    <w:p w14:paraId="2AD9F664" w14:textId="77777777" w:rsidR="00DB594D" w:rsidRPr="004D2792" w:rsidRDefault="00DB594D" w:rsidP="00DB594D">
      <w:pPr>
        <w:rPr>
          <w:ins w:id="5198" w:author="Eric Boisvert" w:date="2016-03-26T14:43:00Z"/>
          <w:rStyle w:val="reqtext"/>
          <w:lang w:val="fr-CA"/>
          <w:rPrChange w:id="5199" w:author="Boisvert, Eric" w:date="2016-03-30T07:55:00Z">
            <w:rPr>
              <w:ins w:id="5200" w:author="Eric Boisvert" w:date="2016-03-26T14:43:00Z"/>
              <w:rFonts w:ascii="Consolas" w:hAnsi="Consolas" w:cs="Consolas"/>
              <w:color w:val="0000FF"/>
              <w:sz w:val="20"/>
              <w:szCs w:val="20"/>
              <w:lang w:val="fr-CA"/>
            </w:rPr>
          </w:rPrChange>
        </w:rPr>
      </w:pPr>
      <w:ins w:id="5201" w:author="Eric Boisvert" w:date="2016-03-26T14:43:00Z">
        <w:r w:rsidRPr="004D2792">
          <w:rPr>
            <w:rStyle w:val="reqtext"/>
            <w:highlight w:val="white"/>
            <w:lang w:val="fr-CA"/>
            <w:rPrChange w:id="5202" w:author="Boisvert, Eric" w:date="2016-03-30T07:55:00Z">
              <w:rPr>
                <w:rFonts w:ascii="Consolas" w:hAnsi="Consolas" w:cs="Consolas"/>
                <w:color w:val="0000FF"/>
                <w:sz w:val="20"/>
                <w:szCs w:val="20"/>
                <w:highlight w:val="white"/>
                <w:lang w:val="fr-CA"/>
              </w:rPr>
            </w:rPrChange>
          </w:rPr>
          <w:t>&lt;gml:identifier codeSpace="</w:t>
        </w:r>
        <w:r w:rsidRPr="004D2792" w:rsidDel="00D70F03">
          <w:rPr>
            <w:rStyle w:val="reqtext"/>
            <w:highlight w:val="white"/>
            <w:lang w:val="fr-CA"/>
            <w:rPrChange w:id="5203" w:author="Boisvert, Eric" w:date="2016-03-30T07:55:00Z">
              <w:rPr>
                <w:rFonts w:ascii="Consolas" w:hAnsi="Consolas" w:cs="Consolas"/>
                <w:color w:val="000000"/>
                <w:sz w:val="20"/>
                <w:szCs w:val="20"/>
                <w:highlight w:val="white"/>
                <w:lang w:val="fr-CA"/>
              </w:rPr>
            </w:rPrChange>
          </w:rPr>
          <w:t xml:space="preserve"> </w:t>
        </w:r>
        <w:r w:rsidRPr="007C5519">
          <w:rPr>
            <w:rStyle w:val="reqtext"/>
            <w:lang w:val="fr-CA"/>
            <w:rPrChange w:id="5204" w:author="Boisvert, Eric" w:date="2016-03-29T07:53:00Z">
              <w:rPr/>
            </w:rPrChange>
          </w:rPr>
          <w:t xml:space="preserve"> http://www.ietf.org/rfc/rfc2616</w:t>
        </w:r>
        <w:r w:rsidRPr="004D2792">
          <w:rPr>
            <w:rStyle w:val="reqtext"/>
            <w:highlight w:val="white"/>
            <w:lang w:val="fr-CA"/>
            <w:rPrChange w:id="5205" w:author="Boisvert, Eric" w:date="2016-03-30T07:55:00Z">
              <w:rPr>
                <w:rFonts w:ascii="Consolas" w:hAnsi="Consolas" w:cs="Consolas"/>
                <w:color w:val="000000"/>
                <w:sz w:val="20"/>
                <w:szCs w:val="20"/>
                <w:highlight w:val="white"/>
                <w:lang w:val="fr-CA"/>
              </w:rPr>
            </w:rPrChange>
          </w:rPr>
          <w:t>/"&gt;</w:t>
        </w:r>
        <w:r w:rsidRPr="00DB594D">
          <w:rPr>
            <w:rStyle w:val="reqtext"/>
            <w:rPrChange w:id="5206" w:author="Eric Boisvert" w:date="2016-03-26T14:43:00Z">
              <w:rPr/>
            </w:rPrChange>
          </w:rPr>
          <w:fldChar w:fldCharType="begin"/>
        </w:r>
        <w:r w:rsidRPr="004D2792">
          <w:rPr>
            <w:rStyle w:val="reqtext"/>
            <w:lang w:val="fr-CA"/>
            <w:rPrChange w:id="5207" w:author="Boisvert, Eric" w:date="2016-03-30T07:55:00Z">
              <w:rPr>
                <w:lang w:val="fr-CA"/>
              </w:rPr>
            </w:rPrChange>
          </w:rPr>
          <w:instrText xml:space="preserve"> HYPERLINK "http://data.geoscience.gov.xx/feature/asc/geologicunit/stratno/25947%3c/gml:identifier" </w:instrText>
        </w:r>
        <w:r w:rsidRPr="00DB594D">
          <w:rPr>
            <w:rStyle w:val="reqtext"/>
            <w:rPrChange w:id="5208" w:author="Eric Boisvert" w:date="2016-03-26T14:43:00Z">
              <w:rPr>
                <w:rStyle w:val="Lienhypertexte"/>
                <w:rFonts w:ascii="Consolas" w:hAnsi="Consolas" w:cs="Consolas"/>
                <w:sz w:val="20"/>
                <w:szCs w:val="20"/>
                <w:highlight w:val="white"/>
                <w:lang w:val="fr-CA"/>
              </w:rPr>
            </w:rPrChange>
          </w:rPr>
          <w:fldChar w:fldCharType="separate"/>
        </w:r>
        <w:r w:rsidRPr="004D2792">
          <w:rPr>
            <w:rStyle w:val="reqtext"/>
            <w:highlight w:val="white"/>
            <w:lang w:val="fr-CA"/>
            <w:rPrChange w:id="5209" w:author="Boisvert, Eric" w:date="2016-03-30T07:55:00Z">
              <w:rPr>
                <w:rStyle w:val="Lienhypertexte"/>
                <w:rFonts w:ascii="Consolas" w:hAnsi="Consolas" w:cs="Consolas"/>
                <w:sz w:val="20"/>
                <w:szCs w:val="20"/>
                <w:highlight w:val="white"/>
                <w:lang w:val="fr-CA"/>
              </w:rPr>
            </w:rPrChange>
          </w:rPr>
          <w:t>http://data.geoscience.gov.xx/feature/asc/geologicunit/stratno/25947&lt;/gml:identifier</w:t>
        </w:r>
        <w:r w:rsidRPr="00DB594D">
          <w:rPr>
            <w:rStyle w:val="reqtext"/>
            <w:highlight w:val="white"/>
            <w:rPrChange w:id="5210" w:author="Eric Boisvert" w:date="2016-03-26T14:43:00Z">
              <w:rPr>
                <w:rStyle w:val="Lienhypertexte"/>
                <w:rFonts w:ascii="Consolas" w:hAnsi="Consolas" w:cs="Consolas"/>
                <w:sz w:val="20"/>
                <w:szCs w:val="20"/>
                <w:highlight w:val="white"/>
                <w:lang w:val="fr-CA"/>
              </w:rPr>
            </w:rPrChange>
          </w:rPr>
          <w:fldChar w:fldCharType="end"/>
        </w:r>
        <w:r w:rsidRPr="004D2792">
          <w:rPr>
            <w:rStyle w:val="reqtext"/>
            <w:highlight w:val="white"/>
            <w:lang w:val="fr-CA"/>
            <w:rPrChange w:id="5211" w:author="Boisvert, Eric" w:date="2016-03-30T07:55:00Z">
              <w:rPr>
                <w:rFonts w:ascii="Consolas" w:hAnsi="Consolas" w:cs="Consolas"/>
                <w:color w:val="0000FF"/>
                <w:sz w:val="20"/>
                <w:szCs w:val="20"/>
                <w:highlight w:val="white"/>
                <w:lang w:val="fr-CA"/>
              </w:rPr>
            </w:rPrChange>
          </w:rPr>
          <w:t>&gt;</w:t>
        </w:r>
      </w:ins>
    </w:p>
    <w:p w14:paraId="6EC24F6C" w14:textId="58211CB1" w:rsidR="00DB594D" w:rsidRPr="00DB594D" w:rsidRDefault="00DB594D" w:rsidP="00DB594D">
      <w:pPr>
        <w:rPr>
          <w:ins w:id="5212" w:author="Eric Boisvert" w:date="2016-03-26T14:43:00Z"/>
          <w:rStyle w:val="reqtext"/>
          <w:rPrChange w:id="5213" w:author="Eric Boisvert" w:date="2016-03-26T14:43:00Z">
            <w:rPr>
              <w:ins w:id="5214" w:author="Eric Boisvert" w:date="2016-03-26T14:43:00Z"/>
              <w:rFonts w:ascii="Consolas" w:hAnsi="Consolas" w:cs="Consolas"/>
              <w:color w:val="0000FF"/>
              <w:sz w:val="20"/>
              <w:szCs w:val="20"/>
              <w:lang w:val="fr-CA"/>
            </w:rPr>
          </w:rPrChange>
        </w:rPr>
      </w:pPr>
      <w:ins w:id="5215" w:author="Eric Boisvert" w:date="2016-03-26T14:43:00Z">
        <w:r w:rsidRPr="00DB594D">
          <w:rPr>
            <w:rStyle w:val="reqtext"/>
            <w:rPrChange w:id="5216" w:author="Eric Boisvert" w:date="2016-03-26T14:43:00Z">
              <w:rPr>
                <w:rFonts w:ascii="Consolas" w:hAnsi="Consolas" w:cs="Consolas"/>
                <w:color w:val="0000FF"/>
                <w:sz w:val="20"/>
                <w:szCs w:val="20"/>
                <w:lang w:val="fr-CA"/>
              </w:rPr>
            </w:rPrChange>
          </w:rPr>
          <w:t>(…)</w:t>
        </w:r>
      </w:ins>
    </w:p>
    <w:p w14:paraId="2D24C4C8" w14:textId="4822812C" w:rsidR="00DB594D" w:rsidRPr="00DB594D" w:rsidRDefault="00DB594D" w:rsidP="00DB594D">
      <w:pPr>
        <w:contextualSpacing/>
        <w:rPr>
          <w:ins w:id="5217" w:author="Eric Boisvert" w:date="2016-03-26T14:43:00Z"/>
          <w:rStyle w:val="reqtext"/>
          <w:rPrChange w:id="5218" w:author="Eric Boisvert" w:date="2016-03-26T14:43:00Z">
            <w:rPr>
              <w:ins w:id="5219" w:author="Eric Boisvert" w:date="2016-03-26T14:43:00Z"/>
              <w:rFonts w:ascii="Courier New" w:hAnsi="Courier New" w:cs="Courier New"/>
              <w:sz w:val="20"/>
              <w:szCs w:val="20"/>
              <w:lang w:val="en-CA"/>
            </w:rPr>
          </w:rPrChange>
        </w:rPr>
      </w:pPr>
      <w:ins w:id="5220" w:author="Eric Boisvert" w:date="2016-03-26T14:43:00Z">
        <w:r w:rsidRPr="00DB594D">
          <w:rPr>
            <w:rStyle w:val="reqtext"/>
            <w:rPrChange w:id="5221" w:author="Eric Boisvert" w:date="2016-03-26T14:43:00Z">
              <w:rPr>
                <w:rFonts w:ascii="Courier New" w:hAnsi="Courier New" w:cs="Courier New"/>
                <w:sz w:val="20"/>
                <w:szCs w:val="20"/>
                <w:lang w:val="en-CA"/>
              </w:rPr>
            </w:rPrChange>
          </w:rPr>
          <w:t>&lt;/gsmlb:GeologicUnit&gt;</w:t>
        </w:r>
      </w:ins>
    </w:p>
    <w:p w14:paraId="0BD938AD" w14:textId="77777777" w:rsidR="00DB594D" w:rsidRDefault="00DB594D" w:rsidP="00AD7649">
      <w:pPr>
        <w:rPr>
          <w:ins w:id="5222" w:author="Eric Boisvert" w:date="2016-03-26T14:42:00Z"/>
          <w:lang w:val="fr-CA"/>
        </w:rPr>
      </w:pPr>
    </w:p>
    <w:p w14:paraId="1E7F0706" w14:textId="1B3CBFFA" w:rsidR="008C6C76" w:rsidRPr="008C6C76" w:rsidRDefault="00DB594D" w:rsidP="00AD7649">
      <w:pPr>
        <w:rPr>
          <w:lang w:val="fr-CA"/>
        </w:rPr>
      </w:pPr>
      <w:ins w:id="5223" w:author="Eric Boisvert" w:date="2016-03-26T14:42:00Z">
        <w:r>
          <w:rPr>
            <w:lang w:val="fr-CA"/>
          </w:rPr>
          <w:t> </w:t>
        </w:r>
      </w:ins>
    </w:p>
    <w:p w14:paraId="63E94E9E" w14:textId="573E3412" w:rsidR="00370329" w:rsidRDefault="00370329" w:rsidP="00370329">
      <w:pPr>
        <w:pStyle w:val="Titre3"/>
        <w:rPr>
          <w:lang w:val="en-CA"/>
        </w:rPr>
      </w:pPr>
      <w:bookmarkStart w:id="5224" w:name="_Toc446944630"/>
      <w:r>
        <w:rPr>
          <w:lang w:val="en-CA"/>
        </w:rPr>
        <w:t>Nillables or Voidables</w:t>
      </w:r>
      <w:bookmarkEnd w:id="5224"/>
    </w:p>
    <w:p w14:paraId="168C9B83" w14:textId="77777777" w:rsidR="00370329" w:rsidRDefault="00370329" w:rsidP="00AD7649">
      <w:pPr>
        <w:rPr>
          <w:lang w:val="en-CA"/>
        </w:rPr>
      </w:pPr>
    </w:p>
    <w:p w14:paraId="1F86A32A" w14:textId="526BBC3E" w:rsidR="00E966AA" w:rsidRDefault="00370329" w:rsidP="00AD7649">
      <w:pPr>
        <w:rPr>
          <w:ins w:id="5225"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226" w:author="Eric Boisvert" w:date="2016-03-06T10:39:00Z">
        <w:r w:rsidR="00C47395">
          <w:rPr>
            <w:lang w:val="en-CA"/>
          </w:rPr>
          <w:t>a value is not provided.</w:t>
        </w:r>
      </w:ins>
      <w:del w:id="5227" w:author="Eric Boisvert" w:date="2016-01-20T05:39:00Z">
        <w:r w:rsidR="008A6B29" w:rsidDel="00B63214">
          <w:rPr>
            <w:lang w:val="en-CA"/>
          </w:rPr>
          <w:delText>it</w:delText>
        </w:r>
      </w:del>
      <w:del w:id="5228" w:author="Eric Boisvert" w:date="2016-03-06T10:39:00Z">
        <w:r w:rsidR="008A6B29" w:rsidDel="00C47395">
          <w:rPr>
            <w:lang w:val="en-CA"/>
          </w:rPr>
          <w:delText xml:space="preserve"> d</w:delText>
        </w:r>
      </w:del>
      <w:del w:id="5229" w:author="Eric Boisvert" w:date="2016-01-20T05:39:00Z">
        <w:r w:rsidR="008A6B29" w:rsidDel="00B63214">
          <w:rPr>
            <w:lang w:val="en-CA"/>
          </w:rPr>
          <w:delText>oes</w:delText>
        </w:r>
      </w:del>
      <w:del w:id="5230"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5231" w:author="Eric Boisvert" w:date="2016-01-20T05:39:00Z">
        <w:r w:rsidR="00B63214">
          <w:rPr>
            <w:lang w:val="en-CA"/>
          </w:rPr>
          <w:t>.</w:t>
        </w:r>
      </w:ins>
    </w:p>
    <w:p w14:paraId="4E1749C7" w14:textId="3011CF13" w:rsidR="00B63214" w:rsidRDefault="00B63214">
      <w:pPr>
        <w:numPr>
          <w:ilvl w:val="0"/>
          <w:numId w:val="37"/>
        </w:numPr>
        <w:rPr>
          <w:ins w:id="5232" w:author="Eric Boisvert" w:date="2016-01-20T05:40:00Z"/>
          <w:lang w:val="en-CA"/>
        </w:rPr>
        <w:pPrChange w:id="5233" w:author="Eric Boisvert" w:date="2016-01-20T05:40:00Z">
          <w:pPr/>
        </w:pPrChange>
      </w:pPr>
      <w:ins w:id="5234" w:author="Eric Boisvert" w:date="2016-01-20T05:39:00Z">
        <w:r>
          <w:rPr>
            <w:lang w:val="en-CA"/>
          </w:rPr>
          <w:t>Using XSD xsi:nill=”true” and nilReason</w:t>
        </w:r>
      </w:ins>
    </w:p>
    <w:p w14:paraId="453B707B" w14:textId="47A88E00" w:rsidR="00B63214" w:rsidRDefault="00B63214">
      <w:pPr>
        <w:numPr>
          <w:ilvl w:val="0"/>
          <w:numId w:val="37"/>
        </w:numPr>
        <w:rPr>
          <w:ins w:id="5235" w:author="Eric Boisvert" w:date="2016-01-20T05:39:00Z"/>
          <w:lang w:val="en-CA"/>
        </w:rPr>
        <w:pPrChange w:id="5236" w:author="Eric Boisvert" w:date="2016-01-20T05:40:00Z">
          <w:pPr/>
        </w:pPrChange>
      </w:pPr>
      <w:ins w:id="5237" w:author="Eric Boisvert" w:date="2016-01-20T05:40:00Z">
        <w:r>
          <w:rPr>
            <w:lang w:val="en-CA"/>
          </w:rPr>
          <w:t xml:space="preserve">Using a HTTP URI identifier defined by a community as representing a null value.  OGC uses </w:t>
        </w:r>
      </w:ins>
      <w:ins w:id="5238"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Lienhypertexte"/>
            <w:lang w:val="en-CA"/>
          </w:rPr>
          <w:t>http://www.opengis.net/def/nil/OGC/0/{nilReason}</w:t>
        </w:r>
        <w:r>
          <w:rPr>
            <w:lang w:val="en-CA"/>
          </w:rPr>
          <w:fldChar w:fldCharType="end"/>
        </w:r>
        <w:r>
          <w:rPr>
            <w:lang w:val="en-CA"/>
          </w:rPr>
          <w:t xml:space="preserve"> </w:t>
        </w:r>
        <w:commentRangeStart w:id="5239"/>
        <w:r>
          <w:rPr>
            <w:lang w:val="en-CA"/>
          </w:rPr>
          <w:t>(OGC 12-110).</w:t>
        </w:r>
        <w:commentRangeEnd w:id="5239"/>
        <w:r>
          <w:rPr>
            <w:rStyle w:val="Marquedecommentaire"/>
          </w:rPr>
          <w:commentReference w:id="5239"/>
        </w:r>
      </w:ins>
    </w:p>
    <w:p w14:paraId="53D1BB78" w14:textId="77777777" w:rsidR="00B63214" w:rsidRDefault="00B63214" w:rsidP="00AD7649">
      <w:pPr>
        <w:rPr>
          <w:ins w:id="5240"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5241" w:name="_Toc446944631"/>
      <w:r>
        <w:rPr>
          <w:lang w:val="en-CA"/>
        </w:rPr>
        <w:t>Date encoding</w:t>
      </w:r>
      <w:bookmarkEnd w:id="5241"/>
    </w:p>
    <w:p w14:paraId="4E700643" w14:textId="77777777" w:rsidR="00330E0C" w:rsidRDefault="00330E0C" w:rsidP="00AD7649">
      <w:pPr>
        <w:rPr>
          <w:lang w:val="en-CA"/>
        </w:rPr>
      </w:pPr>
    </w:p>
    <w:p w14:paraId="34A50A34" w14:textId="35ECE71C" w:rsidR="00330E0C" w:rsidRDefault="00330E0C" w:rsidP="00330E0C">
      <w:r>
        <w:t xml:space="preserve">The date-time </w:t>
      </w:r>
      <w:del w:id="5242" w:author="Eric Boisvert" w:date="2016-01-20T05:47:00Z">
        <w:r w:rsidDel="00AE70BC">
          <w:delText xml:space="preserve">formats </w:delText>
        </w:r>
      </w:del>
      <w:ins w:id="5243" w:author="Eric Boisvert" w:date="2016-01-20T05:47:00Z">
        <w:r w:rsidR="00AE70BC">
          <w:t>values shall</w:t>
        </w:r>
      </w:ins>
      <w:del w:id="5244" w:author="Eric Boisvert" w:date="2016-01-20T05:47:00Z">
        <w:r w:rsidDel="00AE70BC">
          <w:delText>will</w:delText>
        </w:r>
      </w:del>
      <w:r>
        <w:t xml:space="preserve"> conform to ISO</w:t>
      </w:r>
      <w:ins w:id="5245" w:author="Eric Boisvert" w:date="2016-01-20T05:47:00Z">
        <w:r w:rsidR="00AE70BC">
          <w:t xml:space="preserve"> 8601</w:t>
        </w:r>
      </w:ins>
      <w:r>
        <w:t xml:space="preserve"> standards.  Although this is already a GML 3.2 encoding rule (clause 14.2.2.7), this format shall also be used in any string </w:t>
      </w:r>
      <w:del w:id="5246" w:author="Eric Boisvert" w:date="2016-01-20T05:47:00Z">
        <w:r w:rsidDel="00AE70BC">
          <w:delText>that does not attempt to validate</w:delText>
        </w:r>
      </w:del>
      <w:ins w:id="5247" w:author="Eric Boisvert" w:date="2016-01-20T05:47:00Z">
        <w:r w:rsidR="00AE70BC">
          <w:t>that contain</w:t>
        </w:r>
      </w:ins>
      <w:del w:id="5248" w:author="Eric Boisvert" w:date="2016-01-20T05:47:00Z">
        <w:r w:rsidDel="00AE70BC">
          <w:delText xml:space="preserve"> the</w:delText>
        </w:r>
      </w:del>
      <w:r>
        <w:t xml:space="preserve"> </w:t>
      </w:r>
      <w:ins w:id="5249" w:author="Eric Boisvert" w:date="2016-01-20T05:47:00Z">
        <w:r w:rsidR="00AE70BC">
          <w:t xml:space="preserve">a </w:t>
        </w:r>
      </w:ins>
      <w:r>
        <w:t>date</w:t>
      </w:r>
      <w:ins w:id="5250" w:author="Eric Boisvert" w:date="2016-01-20T05:48:00Z">
        <w:r w:rsidR="00AE70BC">
          <w:t>-</w:t>
        </w:r>
      </w:ins>
      <w:del w:id="5251" w:author="Eric Boisvert" w:date="2016-01-20T05:48:00Z">
        <w:r w:rsidDel="00AE70BC">
          <w:delText xml:space="preserve"> </w:delText>
        </w:r>
      </w:del>
      <w:r>
        <w:t xml:space="preserve">time </w:t>
      </w:r>
      <w:del w:id="5252"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252E38" w:rsidR="00330E0C" w:rsidRPr="00031D61" w:rsidRDefault="00330E0C" w:rsidP="00AE70BC">
            <w:pPr>
              <w:pStyle w:val="Tabletext10"/>
              <w:jc w:val="left"/>
              <w:rPr>
                <w:rStyle w:val="reqtext"/>
              </w:rPr>
            </w:pPr>
            <w:r w:rsidRPr="00031D61">
              <w:rPr>
                <w:rStyle w:val="reqtext"/>
              </w:rPr>
              <w:t xml:space="preserve">All date-time </w:t>
            </w:r>
            <w:del w:id="5253" w:author="Eric Boisvert" w:date="2016-01-20T05:48:00Z">
              <w:r w:rsidRPr="00031D61" w:rsidDel="00AE70BC">
                <w:rPr>
                  <w:rStyle w:val="reqtext"/>
                </w:rPr>
                <w:delText xml:space="preserve">elements </w:delText>
              </w:r>
            </w:del>
            <w:ins w:id="5254"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ins w:id="5255" w:author="Boisvert, Eric" w:date="2016-03-29T09:17:00Z">
              <w:r w:rsidR="00B8253A">
                <w:rPr>
                  <w:rStyle w:val="reqtext"/>
                </w:rPr>
                <w:t>.</w:t>
              </w:r>
            </w:ins>
          </w:p>
        </w:tc>
      </w:tr>
    </w:tbl>
    <w:p w14:paraId="04A2D336" w14:textId="77777777" w:rsidR="00330E0C" w:rsidRDefault="00330E0C" w:rsidP="00330E0C"/>
    <w:p w14:paraId="00FD1B2C" w14:textId="741E3B48" w:rsidR="00AE70BC" w:rsidRDefault="00330E0C" w:rsidP="00330E0C">
      <w:pPr>
        <w:rPr>
          <w:ins w:id="5256" w:author="Eric Boisvert" w:date="2016-01-20T05:49:00Z"/>
        </w:rPr>
      </w:pPr>
      <w:r>
        <w:t xml:space="preserve">Note that this precludes the use of time-coordinate systems such as UNIX time. This is specified in order to be maximally consistent with </w:t>
      </w:r>
      <w:del w:id="5257" w:author="Eric Boisvert" w:date="2016-02-28T14:38:00Z">
        <w:r w:rsidDel="00457AE6">
          <w:delText xml:space="preserve">WML2 </w:delText>
        </w:r>
      </w:del>
      <w:ins w:id="5258"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5259" w:author="Eric Boisvert" w:date="2016-01-20T05:49:00Z">
        <w:r w:rsidDel="00AE70BC">
          <w:delText xml:space="preserve">will </w:delText>
        </w:r>
      </w:del>
      <w:ins w:id="5260"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ins w:id="5261" w:author="Boisvert, Eric" w:date="2016-03-29T09:17:00Z">
              <w:r w:rsidR="00B8253A">
                <w:rPr>
                  <w:lang w:val="en-AU"/>
                </w:rPr>
                <w:t>.</w:t>
              </w:r>
            </w:ins>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5262" w:name="_Toc446944632"/>
      <w:r>
        <w:t>Units of Measure</w:t>
      </w:r>
      <w:bookmarkEnd w:id="5262"/>
    </w:p>
    <w:p w14:paraId="76D71FB5" w14:textId="77777777" w:rsidR="00E966AA" w:rsidRDefault="00E966AA" w:rsidP="00AD7649">
      <w:pPr>
        <w:rPr>
          <w:lang w:val="en-CA"/>
        </w:rPr>
      </w:pPr>
    </w:p>
    <w:p w14:paraId="71B250A1" w14:textId="439BDF21" w:rsidR="008D6449" w:rsidRDefault="008D6449" w:rsidP="00AD7649">
      <w:pPr>
        <w:rPr>
          <w:lang w:val="en-CA"/>
        </w:rPr>
      </w:pPr>
      <w:del w:id="5263" w:author="Eric Boisvert" w:date="2016-01-24T13:46:00Z">
        <w:r w:rsidDel="00974714">
          <w:rPr>
            <w:lang w:val="en-CA"/>
          </w:rPr>
          <w:delText xml:space="preserve">SWE </w:delText>
        </w:r>
      </w:del>
      <w:ins w:id="5264" w:author="Eric Boisvert" w:date="2016-01-24T13:46:00Z">
        <w:r w:rsidR="00974714">
          <w:rPr>
            <w:lang w:val="en-CA"/>
          </w:rPr>
          <w:t>swe:</w:t>
        </w:r>
      </w:ins>
      <w:r>
        <w:rPr>
          <w:lang w:val="en-CA"/>
        </w:rPr>
        <w:t>Quantity shall have a unit of measure (uom)</w:t>
      </w:r>
      <w:ins w:id="5265" w:author="Boisvert, Eric" w:date="2016-03-29T09:17:00Z">
        <w:r w:rsidR="00B8253A">
          <w:rPr>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ins w:id="5266" w:author="Eric Boisvert" w:date="2016-01-24T13:46:00Z">
              <w:r w:rsidR="00974714">
                <w:rPr>
                  <w:rStyle w:val="reqtext"/>
                </w:rPr>
                <w:t>swe:</w:t>
              </w:r>
            </w:ins>
            <w:r>
              <w:rPr>
                <w:rStyle w:val="reqtext"/>
              </w:rPr>
              <w:t>Quantities SHALL have a defined unit of measure</w:t>
            </w:r>
            <w:ins w:id="5267" w:author="Boisvert, Eric" w:date="2016-03-29T09:17:00Z">
              <w:r w:rsidR="00B8253A">
                <w:rPr>
                  <w:rStyle w:val="reqtext"/>
                </w:rPr>
                <w:t>.</w:t>
              </w:r>
            </w:ins>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Titre2"/>
        <w:rPr>
          <w:lang w:val="en-CA"/>
        </w:rPr>
      </w:pPr>
      <w:bookmarkStart w:id="5268" w:name="_Ref444433734"/>
      <w:bookmarkStart w:id="5269" w:name="_Toc446944633"/>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268"/>
      <w:bookmarkEnd w:id="5269"/>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5270"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2BE1307A"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ins w:id="5271" w:author="Eric Boisvert" w:date="2016-03-25T17:18:00Z">
              <w:r w:rsidR="0063099F">
                <w:rPr>
                  <w:rFonts w:eastAsia="MS Mincho"/>
                  <w:b/>
                  <w:color w:val="FF0000"/>
                  <w:sz w:val="22"/>
                  <w:lang w:val="en-CA"/>
                </w:rPr>
                <w:t>-portrayal</w:t>
              </w:r>
            </w:ins>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272" w:author="Eric Boisvert" w:date="2015-10-29T03:56:00Z"/>
        </w:rPr>
      </w:pPr>
    </w:p>
    <w:p w14:paraId="6378C5AC" w14:textId="1836A7BD" w:rsidR="007A1979" w:rsidDel="00974714" w:rsidRDefault="007A1979" w:rsidP="00225333">
      <w:pPr>
        <w:rPr>
          <w:del w:id="5273" w:author="Eric Boisvert" w:date="2016-01-24T13:47:00Z"/>
        </w:rPr>
      </w:pPr>
    </w:p>
    <w:p w14:paraId="7A803E96" w14:textId="4DCBC0BE" w:rsidR="008246C7" w:rsidRDefault="008246C7" w:rsidP="00225333">
      <w:r>
        <w:t>Portrayal schemas are meant to deliver simple content, consistent with simple scenarios described in GML Simple Feature</w:t>
      </w:r>
      <w:r w:rsidR="00112EA6">
        <w:t xml:space="preserve"> Level </w:t>
      </w:r>
      <w:ins w:id="5274" w:author="Eric Boisvert" w:date="2016-01-24T14:17:00Z">
        <w:r w:rsidR="006F54EF">
          <w:t>0</w:t>
        </w:r>
      </w:ins>
      <w:del w:id="5275" w:author="Eric Boisvert" w:date="2016-01-24T14:17:00Z">
        <w:r w:rsidR="00112EA6" w:rsidDel="006F54EF">
          <w:delText>1</w:delText>
        </w:r>
      </w:del>
      <w:r w:rsidR="00112EA6">
        <w:t xml:space="preserve"> (OGC 10-100r3</w:t>
      </w:r>
      <w:r>
        <w:t>)</w:t>
      </w:r>
      <w:ins w:id="5276" w:author="Eric Boisvert" w:date="2016-01-20T05:54:00Z">
        <w:r w:rsidR="00AE70BC">
          <w:t xml:space="preserve">. </w:t>
        </w:r>
      </w:ins>
      <w:del w:id="5277" w:author="Eric Boisvert" w:date="2016-01-20T05:54:00Z">
        <w:r w:rsidR="00112EA6" w:rsidDel="00AE70BC">
          <w:delText>,</w:delText>
        </w:r>
      </w:del>
      <w:r w:rsidR="00112EA6">
        <w:t xml:space="preserve"> </w:t>
      </w:r>
      <w:commentRangeStart w:id="5278"/>
      <w:ins w:id="5279" w:author="Eric Boisvert" w:date="2016-01-20T05:54:00Z">
        <w:r w:rsidR="00AE70BC">
          <w:t>U</w:t>
        </w:r>
      </w:ins>
      <w:del w:id="5280" w:author="Eric Boisvert" w:date="2016-01-20T05:54:00Z">
        <w:r w:rsidR="00112EA6" w:rsidDel="00AE70BC">
          <w:delText>u</w:delText>
        </w:r>
      </w:del>
      <w:r w:rsidR="00112EA6">
        <w:t>ser defined properties must respect the same constrains as defined in SF-1 specification</w:t>
      </w:r>
      <w:commentRangeEnd w:id="5278"/>
      <w:r w:rsidR="00AE70BC">
        <w:rPr>
          <w:rStyle w:val="Marquedecommentaire"/>
        </w:rPr>
        <w:commentReference w:id="5278"/>
      </w:r>
      <w:ins w:id="5281"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1CAE0501"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ins w:id="5282" w:author="Boisvert, Eric" w:date="2016-03-29T09:17:00Z">
              <w:r w:rsidR="00B8253A">
                <w:rPr>
                  <w:rStyle w:val="reqtext"/>
                  <w:lang w:val="en-CA"/>
                </w:rPr>
                <w:t>.</w:t>
              </w:r>
            </w:ins>
          </w:p>
        </w:tc>
      </w:tr>
    </w:tbl>
    <w:p w14:paraId="37E48400" w14:textId="77777777" w:rsidR="006A7DD0" w:rsidRDefault="006A7DD0" w:rsidP="00225333">
      <w:pPr>
        <w:rPr>
          <w:ins w:id="5283" w:author="Eric Boisvert" w:date="2016-01-24T14:21:00Z"/>
        </w:rPr>
      </w:pPr>
    </w:p>
    <w:p w14:paraId="11794971" w14:textId="5B02B1E2" w:rsidR="006F54EF" w:rsidRDefault="006F54EF" w:rsidP="00225333">
      <w:pPr>
        <w:rPr>
          <w:ins w:id="5284" w:author="Eric Boisvert" w:date="2016-01-24T14:22:00Z"/>
        </w:rPr>
      </w:pPr>
      <w:ins w:id="5285" w:author="Eric Boisvert" w:date="2016-01-24T14:21:00Z">
        <w:r>
          <w:t>Simple Feature defines 3 compliance levels</w:t>
        </w:r>
      </w:ins>
      <w:ins w:id="5286" w:author="Eric Boisvert" w:date="2016-01-24T14:22:00Z">
        <w:r>
          <w:t xml:space="preserve"> summarized </w:t>
        </w:r>
        <w:r w:rsidR="007F17CE">
          <w:t xml:space="preserve">in </w:t>
        </w:r>
      </w:ins>
      <w:ins w:id="5287" w:author="Eric Boisvert" w:date="2016-01-24T14:33:00Z">
        <w:r w:rsidR="007F17CE">
          <w:fldChar w:fldCharType="begin"/>
        </w:r>
        <w:r w:rsidR="007F17CE">
          <w:instrText xml:space="preserve"> REF _Ref441409363 \h </w:instrText>
        </w:r>
      </w:ins>
      <w:r w:rsidR="007F17CE">
        <w:fldChar w:fldCharType="separate"/>
      </w:r>
      <w:ins w:id="5288" w:author="Eric Boisvert" w:date="2016-03-28T16:06:00Z">
        <w:r w:rsidR="003842F3">
          <w:t xml:space="preserve">Table </w:t>
        </w:r>
        <w:r w:rsidR="003842F3">
          <w:rPr>
            <w:noProof/>
          </w:rPr>
          <w:t>9</w:t>
        </w:r>
      </w:ins>
      <w:ins w:id="5289" w:author="Eric Boisvert" w:date="2016-01-24T14:33:00Z">
        <w:r w:rsidR="007F17CE">
          <w:fldChar w:fldCharType="end"/>
        </w:r>
      </w:ins>
      <w:ins w:id="5290" w:author="Boisvert, Eric" w:date="2016-03-29T09:17:00Z">
        <w:r w:rsidR="00B8253A">
          <w:t>.</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291" w:author="Eric Boisvert" w:date="2016-01-24T14:22:00Z"/>
        </w:trPr>
        <w:tc>
          <w:tcPr>
            <w:tcW w:w="4576" w:type="dxa"/>
            <w:shd w:val="clear" w:color="auto" w:fill="auto"/>
          </w:tcPr>
          <w:p w14:paraId="3E73F22B" w14:textId="54341E87" w:rsidR="006F54EF" w:rsidRDefault="006F54EF" w:rsidP="00225333">
            <w:pPr>
              <w:rPr>
                <w:ins w:id="5292"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293" w:author="Eric Boisvert" w:date="2016-01-24T14:22:00Z"/>
              </w:rPr>
            </w:pPr>
            <w:ins w:id="5294"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295" w:author="Eric Boisvert" w:date="2016-01-24T14:22:00Z"/>
              </w:rPr>
            </w:pPr>
            <w:ins w:id="5296"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297" w:author="Eric Boisvert" w:date="2016-01-24T14:22:00Z"/>
                <w:rFonts w:ascii="TimesNewRomanPS-BoldMT" w:hAnsi="TimesNewRomanPS-BoldMT" w:cs="TimesNewRomanPS-BoldMT"/>
                <w:b/>
                <w:bCs/>
                <w:sz w:val="20"/>
                <w:szCs w:val="20"/>
                <w:lang w:val="en-CA" w:eastAsia="en-CA"/>
              </w:rPr>
            </w:pPr>
            <w:ins w:id="5298"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299"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300" w:author="Eric Boisvert" w:date="2016-01-24T14:24:00Z"/>
                <w:rFonts w:ascii="TimesNewRomanPSMT" w:hAnsi="TimesNewRomanPSMT" w:cs="TimesNewRomanPSMT"/>
                <w:sz w:val="20"/>
                <w:szCs w:val="20"/>
                <w:lang w:val="en-CA" w:eastAsia="en-CA"/>
              </w:rPr>
            </w:pPr>
            <w:ins w:id="5301"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302" w:author="Eric Boisvert" w:date="2016-01-24T14:22:00Z"/>
                <w:rFonts w:ascii="TimesNewRomanPSMT" w:hAnsi="TimesNewRomanPSMT" w:cs="TimesNewRomanPSMT"/>
                <w:sz w:val="20"/>
                <w:szCs w:val="20"/>
                <w:lang w:val="en-CA" w:eastAsia="en-CA"/>
              </w:rPr>
            </w:pPr>
            <w:ins w:id="5303"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304" w:author="Eric Boisvert" w:date="2016-01-24T14:22:00Z"/>
              </w:rPr>
            </w:pPr>
            <w:ins w:id="5305" w:author="Eric Boisvert" w:date="2016-01-24T14:26:00Z">
              <w:r>
                <w:t>Yes</w:t>
              </w:r>
            </w:ins>
            <w:ins w:id="5306"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307" w:author="Eric Boisvert" w:date="2016-01-24T14:22:00Z"/>
              </w:rPr>
            </w:pPr>
            <w:ins w:id="5308" w:author="Eric Boisvert" w:date="2016-01-24T14:26:00Z">
              <w:r>
                <w:t>Yes</w:t>
              </w:r>
            </w:ins>
            <w:ins w:id="5309"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310" w:author="Eric Boisvert" w:date="2016-01-24T14:22:00Z"/>
              </w:rPr>
            </w:pPr>
            <w:ins w:id="5311" w:author="Eric Boisvert" w:date="2016-01-24T14:26:00Z">
              <w:r>
                <w:t>No</w:t>
              </w:r>
            </w:ins>
          </w:p>
        </w:tc>
      </w:tr>
      <w:tr w:rsidR="0060248E" w14:paraId="2C7413B7" w14:textId="77777777" w:rsidTr="0060248E">
        <w:trPr>
          <w:ins w:id="5312" w:author="Eric Boisvert" w:date="2016-01-24T14:27:00Z"/>
        </w:trPr>
        <w:tc>
          <w:tcPr>
            <w:tcW w:w="4576" w:type="dxa"/>
            <w:shd w:val="clear" w:color="auto" w:fill="auto"/>
          </w:tcPr>
          <w:p w14:paraId="71CF1A5B" w14:textId="5CA09BD7" w:rsidR="007F17CE" w:rsidRPr="0060248E" w:rsidRDefault="007F17CE" w:rsidP="00225333">
            <w:pPr>
              <w:rPr>
                <w:ins w:id="5313" w:author="Eric Boisvert" w:date="2016-01-24T14:27:00Z"/>
                <w:rFonts w:ascii="TimesNewRomanPSMT" w:hAnsi="TimesNewRomanPSMT" w:cs="TimesNewRomanPSMT"/>
                <w:sz w:val="20"/>
                <w:szCs w:val="20"/>
                <w:lang w:val="en-CA" w:eastAsia="en-CA"/>
              </w:rPr>
            </w:pPr>
            <w:ins w:id="5314"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315" w:author="Eric Boisvert" w:date="2016-01-24T14:27:00Z"/>
              </w:rPr>
            </w:pPr>
            <w:ins w:id="5316" w:author="Eric Boisvert" w:date="2016-01-24T14:27:00Z">
              <w:r>
                <w:t>Yes</w:t>
              </w:r>
            </w:ins>
            <w:ins w:id="5317"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318" w:author="Eric Boisvert" w:date="2016-01-24T14:27:00Z"/>
              </w:rPr>
            </w:pPr>
            <w:ins w:id="5319" w:author="Eric Boisvert" w:date="2016-01-24T14:27:00Z">
              <w:r>
                <w:t>Yes</w:t>
              </w:r>
            </w:ins>
            <w:ins w:id="5320"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321" w:author="Eric Boisvert" w:date="2016-01-24T14:27:00Z"/>
              </w:rPr>
            </w:pPr>
            <w:ins w:id="5322" w:author="Eric Boisvert" w:date="2016-01-24T14:28:00Z">
              <w:r>
                <w:t>Yes</w:t>
              </w:r>
            </w:ins>
            <w:ins w:id="5323" w:author="Eric Boisvert" w:date="2016-01-24T14:30:00Z">
              <w:r w:rsidRPr="0060248E">
                <w:rPr>
                  <w:vertAlign w:val="superscript"/>
                </w:rPr>
                <w:t>2</w:t>
              </w:r>
            </w:ins>
          </w:p>
        </w:tc>
      </w:tr>
      <w:tr w:rsidR="0060248E" w14:paraId="714F7F34" w14:textId="77777777" w:rsidTr="0060248E">
        <w:trPr>
          <w:ins w:id="5324" w:author="Eric Boisvert" w:date="2016-01-24T14:22:00Z"/>
        </w:trPr>
        <w:tc>
          <w:tcPr>
            <w:tcW w:w="4576" w:type="dxa"/>
            <w:shd w:val="clear" w:color="auto" w:fill="auto"/>
          </w:tcPr>
          <w:p w14:paraId="1C761C97" w14:textId="7D516A12" w:rsidR="006F54EF" w:rsidRDefault="006F54EF" w:rsidP="00225333">
            <w:pPr>
              <w:rPr>
                <w:ins w:id="5325" w:author="Eric Boisvert" w:date="2016-01-24T14:22:00Z"/>
              </w:rPr>
            </w:pPr>
            <w:ins w:id="5326"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327" w:author="Eric Boisvert" w:date="2016-01-24T14:22:00Z"/>
              </w:rPr>
            </w:pPr>
            <w:ins w:id="5328" w:author="Eric Boisvert" w:date="2016-01-24T14:28:00Z">
              <w:r>
                <w:t>No</w:t>
              </w:r>
            </w:ins>
          </w:p>
        </w:tc>
        <w:tc>
          <w:tcPr>
            <w:tcW w:w="1403" w:type="dxa"/>
            <w:shd w:val="clear" w:color="auto" w:fill="auto"/>
          </w:tcPr>
          <w:p w14:paraId="0867A795" w14:textId="11E3557C" w:rsidR="006F54EF" w:rsidRDefault="006F54EF" w:rsidP="0060248E">
            <w:pPr>
              <w:jc w:val="center"/>
              <w:rPr>
                <w:ins w:id="5329" w:author="Eric Boisvert" w:date="2016-01-24T14:22:00Z"/>
              </w:rPr>
            </w:pPr>
            <w:ins w:id="5330" w:author="Eric Boisvert" w:date="2016-01-24T14:26:00Z">
              <w:r>
                <w:t>Yes</w:t>
              </w:r>
            </w:ins>
          </w:p>
        </w:tc>
        <w:tc>
          <w:tcPr>
            <w:tcW w:w="1523" w:type="dxa"/>
            <w:shd w:val="clear" w:color="auto" w:fill="auto"/>
          </w:tcPr>
          <w:p w14:paraId="25FCE0F9" w14:textId="595328EC" w:rsidR="006F54EF" w:rsidRDefault="006F54EF" w:rsidP="0060248E">
            <w:pPr>
              <w:jc w:val="center"/>
              <w:rPr>
                <w:ins w:id="5331" w:author="Eric Boisvert" w:date="2016-01-24T14:22:00Z"/>
              </w:rPr>
            </w:pPr>
            <w:ins w:id="5332" w:author="Eric Boisvert" w:date="2016-01-24T14:26:00Z">
              <w:r>
                <w:t>Yes</w:t>
              </w:r>
            </w:ins>
          </w:p>
        </w:tc>
      </w:tr>
      <w:tr w:rsidR="0060248E" w14:paraId="39F91C11" w14:textId="77777777" w:rsidTr="0060248E">
        <w:trPr>
          <w:ins w:id="5333" w:author="Eric Boisvert" w:date="2016-01-24T14:22:00Z"/>
        </w:trPr>
        <w:tc>
          <w:tcPr>
            <w:tcW w:w="4576" w:type="dxa"/>
            <w:shd w:val="clear" w:color="auto" w:fill="auto"/>
          </w:tcPr>
          <w:p w14:paraId="11CFEA6D" w14:textId="204B1521" w:rsidR="006F54EF" w:rsidRDefault="006F54EF" w:rsidP="00225333">
            <w:pPr>
              <w:rPr>
                <w:ins w:id="5334" w:author="Eric Boisvert" w:date="2016-01-24T14:22:00Z"/>
              </w:rPr>
            </w:pPr>
            <w:ins w:id="5335"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336" w:author="Eric Boisvert" w:date="2016-01-24T14:22:00Z"/>
              </w:rPr>
            </w:pPr>
            <w:ins w:id="5337" w:author="Eric Boisvert" w:date="2016-01-24T14:27:00Z">
              <w:r>
                <w:t>No</w:t>
              </w:r>
            </w:ins>
          </w:p>
        </w:tc>
        <w:tc>
          <w:tcPr>
            <w:tcW w:w="1403" w:type="dxa"/>
            <w:shd w:val="clear" w:color="auto" w:fill="auto"/>
          </w:tcPr>
          <w:p w14:paraId="62BCF42B" w14:textId="048EC5F7" w:rsidR="006F54EF" w:rsidRDefault="006F54EF" w:rsidP="0060248E">
            <w:pPr>
              <w:jc w:val="center"/>
              <w:rPr>
                <w:ins w:id="5338" w:author="Eric Boisvert" w:date="2016-01-24T14:22:00Z"/>
              </w:rPr>
            </w:pPr>
            <w:ins w:id="5339" w:author="Eric Boisvert" w:date="2016-01-24T14:27:00Z">
              <w:r>
                <w:t>Yes</w:t>
              </w:r>
            </w:ins>
          </w:p>
        </w:tc>
        <w:tc>
          <w:tcPr>
            <w:tcW w:w="1523" w:type="dxa"/>
            <w:shd w:val="clear" w:color="auto" w:fill="auto"/>
          </w:tcPr>
          <w:p w14:paraId="5551B0D1" w14:textId="744D3998" w:rsidR="006F54EF" w:rsidRDefault="006F54EF" w:rsidP="0060248E">
            <w:pPr>
              <w:jc w:val="center"/>
              <w:rPr>
                <w:ins w:id="5340" w:author="Eric Boisvert" w:date="2016-01-24T14:22:00Z"/>
              </w:rPr>
            </w:pPr>
            <w:ins w:id="5341" w:author="Eric Boisvert" w:date="2016-01-24T14:27:00Z">
              <w:r>
                <w:t>Yes</w:t>
              </w:r>
            </w:ins>
          </w:p>
        </w:tc>
      </w:tr>
      <w:tr w:rsidR="0060248E" w14:paraId="03E33332" w14:textId="77777777" w:rsidTr="0060248E">
        <w:trPr>
          <w:ins w:id="5342" w:author="Eric Boisvert" w:date="2016-01-24T14:22:00Z"/>
        </w:trPr>
        <w:tc>
          <w:tcPr>
            <w:tcW w:w="4576" w:type="dxa"/>
            <w:shd w:val="clear" w:color="auto" w:fill="auto"/>
          </w:tcPr>
          <w:p w14:paraId="24B67F5C" w14:textId="2AA6A805" w:rsidR="006F54EF" w:rsidRDefault="006F54EF" w:rsidP="00225333">
            <w:pPr>
              <w:rPr>
                <w:ins w:id="5343" w:author="Eric Boisvert" w:date="2016-01-24T14:22:00Z"/>
              </w:rPr>
            </w:pPr>
            <w:ins w:id="5344"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345" w:author="Eric Boisvert" w:date="2016-01-24T14:22:00Z"/>
              </w:rPr>
            </w:pPr>
            <w:ins w:id="5346" w:author="Eric Boisvert" w:date="2016-01-24T14:28:00Z">
              <w:r>
                <w:t>0..1</w:t>
              </w:r>
            </w:ins>
          </w:p>
        </w:tc>
        <w:tc>
          <w:tcPr>
            <w:tcW w:w="1403" w:type="dxa"/>
            <w:shd w:val="clear" w:color="auto" w:fill="auto"/>
          </w:tcPr>
          <w:p w14:paraId="638B3377" w14:textId="77E94A81" w:rsidR="006F54EF" w:rsidRDefault="007F17CE" w:rsidP="0060248E">
            <w:pPr>
              <w:jc w:val="center"/>
              <w:rPr>
                <w:ins w:id="5347" w:author="Eric Boisvert" w:date="2016-01-24T14:22:00Z"/>
              </w:rPr>
            </w:pPr>
            <w:ins w:id="5348" w:author="Eric Boisvert" w:date="2016-01-24T14:28:00Z">
              <w:r>
                <w:t>0..unbouded</w:t>
              </w:r>
            </w:ins>
          </w:p>
        </w:tc>
        <w:tc>
          <w:tcPr>
            <w:tcW w:w="1523" w:type="dxa"/>
            <w:shd w:val="clear" w:color="auto" w:fill="auto"/>
          </w:tcPr>
          <w:p w14:paraId="3579273E" w14:textId="4BDC3E09" w:rsidR="006F54EF" w:rsidRDefault="007F17CE" w:rsidP="0060248E">
            <w:pPr>
              <w:jc w:val="center"/>
              <w:rPr>
                <w:ins w:id="5349" w:author="Eric Boisvert" w:date="2016-01-24T14:22:00Z"/>
              </w:rPr>
            </w:pPr>
            <w:ins w:id="5350" w:author="Eric Boisvert" w:date="2016-01-24T14:28:00Z">
              <w:r>
                <w:t>0..unbounded</w:t>
              </w:r>
            </w:ins>
          </w:p>
        </w:tc>
      </w:tr>
      <w:tr w:rsidR="0060248E" w14:paraId="2ECF629C" w14:textId="77777777" w:rsidTr="0060248E">
        <w:trPr>
          <w:ins w:id="5351"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352" w:author="Eric Boisvert" w:date="2016-01-24T14:25:00Z"/>
                <w:rFonts w:ascii="TimesNewRomanPSMT" w:hAnsi="TimesNewRomanPSMT" w:cs="TimesNewRomanPSMT"/>
                <w:sz w:val="20"/>
                <w:szCs w:val="20"/>
                <w:lang w:val="en-CA" w:eastAsia="en-CA"/>
              </w:rPr>
            </w:pPr>
            <w:ins w:id="5353"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354" w:author="Eric Boisvert" w:date="2016-01-24T14:24:00Z"/>
                <w:rFonts w:ascii="TimesNewRomanPSMT" w:hAnsi="TimesNewRomanPSMT" w:cs="TimesNewRomanPSMT"/>
                <w:sz w:val="20"/>
                <w:szCs w:val="20"/>
                <w:lang w:val="en-CA" w:eastAsia="en-CA"/>
              </w:rPr>
            </w:pPr>
            <w:ins w:id="5355"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356" w:author="Eric Boisvert" w:date="2016-01-24T14:24:00Z"/>
              </w:rPr>
            </w:pPr>
            <w:ins w:id="5357" w:author="Eric Boisvert" w:date="2016-01-24T14:28:00Z">
              <w:r>
                <w:t>Yes</w:t>
              </w:r>
            </w:ins>
            <w:ins w:id="5358"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359" w:author="Eric Boisvert" w:date="2016-01-24T14:24:00Z"/>
              </w:rPr>
            </w:pPr>
            <w:ins w:id="5360" w:author="Eric Boisvert" w:date="2016-01-24T14:28:00Z">
              <w:r>
                <w:t>Yes</w:t>
              </w:r>
            </w:ins>
            <w:ins w:id="5361"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362" w:author="Eric Boisvert" w:date="2016-01-24T14:24:00Z"/>
              </w:rPr>
            </w:pPr>
            <w:ins w:id="5363" w:author="Eric Boisvert" w:date="2016-01-24T14:28:00Z">
              <w:r>
                <w:t>Yes</w:t>
              </w:r>
            </w:ins>
          </w:p>
        </w:tc>
      </w:tr>
      <w:tr w:rsidR="0060248E" w14:paraId="64620F7F" w14:textId="77777777" w:rsidTr="0060248E">
        <w:trPr>
          <w:ins w:id="5364"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365" w:author="Eric Boisvert" w:date="2016-01-24T14:25:00Z"/>
                <w:rFonts w:ascii="TimesNewRomanPSMT" w:hAnsi="TimesNewRomanPSMT" w:cs="TimesNewRomanPSMT"/>
                <w:sz w:val="20"/>
                <w:szCs w:val="20"/>
                <w:lang w:val="en-CA" w:eastAsia="en-CA"/>
              </w:rPr>
            </w:pPr>
            <w:ins w:id="5366" w:author="Eric Boisvert" w:date="2016-01-24T14:25:00Z">
              <w:r w:rsidRPr="0060248E">
                <w:rPr>
                  <w:rFonts w:ascii="TimesNewRomanPSMT" w:hAnsi="TimesNewRomanPSMT" w:cs="TimesNewRomanPSMT"/>
                  <w:sz w:val="20"/>
                  <w:szCs w:val="20"/>
                  <w:lang w:val="en-CA" w:eastAsia="en-CA"/>
                </w:rPr>
                <w:lastRenderedPageBreak/>
                <w:t>spatial property values</w:t>
              </w:r>
            </w:ins>
          </w:p>
          <w:p w14:paraId="6506BA49" w14:textId="5321F6A6" w:rsidR="006F54EF" w:rsidRPr="0060248E" w:rsidRDefault="007F17CE" w:rsidP="0060248E">
            <w:pPr>
              <w:autoSpaceDE w:val="0"/>
              <w:autoSpaceDN w:val="0"/>
              <w:adjustRightInd w:val="0"/>
              <w:spacing w:after="0"/>
              <w:rPr>
                <w:ins w:id="5367" w:author="Eric Boisvert" w:date="2016-01-24T14:24:00Z"/>
                <w:rFonts w:ascii="TimesNewRomanPSMT" w:hAnsi="TimesNewRomanPSMT" w:cs="TimesNewRomanPSMT"/>
                <w:sz w:val="20"/>
                <w:szCs w:val="20"/>
                <w:lang w:val="en-CA" w:eastAsia="en-CA"/>
              </w:rPr>
            </w:pPr>
            <w:ins w:id="536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369" w:author="Eric Boisvert" w:date="2016-01-24T14:24:00Z"/>
              </w:rPr>
            </w:pPr>
            <w:ins w:id="5370" w:author="Eric Boisvert" w:date="2016-01-24T14:29:00Z">
              <w:r>
                <w:t>Yes</w:t>
              </w:r>
            </w:ins>
            <w:ins w:id="5371"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372" w:author="Eric Boisvert" w:date="2016-01-24T14:24:00Z"/>
              </w:rPr>
            </w:pPr>
            <w:ins w:id="5373" w:author="Eric Boisvert" w:date="2016-01-24T14:29:00Z">
              <w:r>
                <w:t>Yes</w:t>
              </w:r>
            </w:ins>
            <w:ins w:id="5374"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375" w:author="Eric Boisvert" w:date="2016-01-24T14:24:00Z"/>
              </w:rPr>
            </w:pPr>
            <w:ins w:id="5376" w:author="Eric Boisvert" w:date="2016-01-24T14:29:00Z">
              <w:r>
                <w:t>Yes</w:t>
              </w:r>
            </w:ins>
          </w:p>
        </w:tc>
      </w:tr>
      <w:tr w:rsidR="007F17CE" w14:paraId="3FA2299E" w14:textId="77777777" w:rsidTr="0060248E">
        <w:trPr>
          <w:ins w:id="5377"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378" w:author="Eric Boisvert" w:date="2016-01-24T14:29:00Z"/>
                <w:rFonts w:ascii="TimesNewRomanPSMT" w:hAnsi="TimesNewRomanPSMT" w:cs="TimesNewRomanPSMT"/>
                <w:sz w:val="20"/>
                <w:szCs w:val="20"/>
                <w:lang w:val="en-CA" w:eastAsia="en-CA"/>
              </w:rPr>
            </w:pPr>
            <w:ins w:id="5379"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380" w:author="Eric Boisvert" w:date="2016-01-24T14:29:00Z"/>
                <w:rFonts w:ascii="TimesNewRomanPSMT" w:hAnsi="TimesNewRomanPSMT" w:cs="TimesNewRomanPSMT"/>
                <w:sz w:val="20"/>
                <w:szCs w:val="20"/>
                <w:lang w:val="en-CA" w:eastAsia="en-CA"/>
              </w:rPr>
            </w:pPr>
            <w:ins w:id="5381"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382" w:author="Eric Boisvert" w:date="2016-01-24T14:32:00Z">
              <w:r w:rsidRPr="0060248E">
                <w:rPr>
                  <w:rFonts w:ascii="TimesNewRomanPSMT" w:hAnsi="TimesNewRomanPSMT" w:cs="TimesNewRomanPSMT"/>
                  <w:sz w:val="20"/>
                  <w:szCs w:val="20"/>
                  <w:lang w:val="en-CA" w:eastAsia="en-CA"/>
                </w:rPr>
                <w:t xml:space="preserve"> </w:t>
              </w:r>
            </w:ins>
            <w:ins w:id="5383"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384" w:author="Eric Boisvert" w:date="2016-01-24T14:24:00Z"/>
              </w:rPr>
            </w:pPr>
            <w:ins w:id="5385"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386" w:author="Eric Boisvert" w:date="2016-01-24T14:32:00Z">
              <w:r w:rsidRPr="0060248E">
                <w:rPr>
                  <w:rFonts w:ascii="TimesNewRomanPSMT" w:hAnsi="TimesNewRomanPSMT" w:cs="TimesNewRomanPSMT"/>
                  <w:sz w:val="20"/>
                  <w:szCs w:val="20"/>
                  <w:lang w:val="en-CA" w:eastAsia="en-CA"/>
                </w:rPr>
                <w:t xml:space="preserve"> g</w:t>
              </w:r>
            </w:ins>
            <w:ins w:id="5387"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5388" w:author="Eric Boisvert" w:date="2016-01-24T14:32:00Z">
              <w:r w:rsidRPr="0060248E">
                <w:rPr>
                  <w:rFonts w:ascii="TimesNewRomanPSMT" w:hAnsi="TimesNewRomanPSMT" w:cs="TimesNewRomanPSMT"/>
                  <w:sz w:val="20"/>
                  <w:szCs w:val="20"/>
                  <w:lang w:val="en-CA" w:eastAsia="en-CA"/>
                </w:rPr>
                <w:t xml:space="preserve"> </w:t>
              </w:r>
            </w:ins>
            <w:ins w:id="5389"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116EFFA0" w:rsidR="006F54EF" w:rsidRDefault="007F17CE">
      <w:pPr>
        <w:pStyle w:val="Lgende"/>
        <w:rPr>
          <w:ins w:id="5390" w:author="Eric Boisvert" w:date="2016-01-24T14:22:00Z"/>
        </w:rPr>
        <w:pPrChange w:id="5391" w:author="Eric Boisvert" w:date="2016-01-24T14:33:00Z">
          <w:pPr/>
        </w:pPrChange>
      </w:pPr>
      <w:bookmarkStart w:id="5392" w:name="_Ref441409363"/>
      <w:ins w:id="5393" w:author="Eric Boisvert" w:date="2016-01-24T14:33:00Z">
        <w:r>
          <w:t xml:space="preserve">Table </w:t>
        </w:r>
      </w:ins>
      <w:ins w:id="5394" w:author="Eric Boisvert" w:date="2016-02-14T13:33:00Z">
        <w:r w:rsidR="00415E41">
          <w:fldChar w:fldCharType="begin"/>
        </w:r>
        <w:r w:rsidR="00415E41">
          <w:instrText xml:space="preserve"> SEQ Table \* ARABIC </w:instrText>
        </w:r>
      </w:ins>
      <w:r w:rsidR="00415E41">
        <w:fldChar w:fldCharType="separate"/>
      </w:r>
      <w:ins w:id="5395" w:author="Eric Boisvert" w:date="2016-03-28T16:06:00Z">
        <w:r w:rsidR="003842F3">
          <w:rPr>
            <w:noProof/>
          </w:rPr>
          <w:t>9</w:t>
        </w:r>
      </w:ins>
      <w:ins w:id="5396" w:author="Eric Boisvert" w:date="2016-02-14T13:33:00Z">
        <w:r w:rsidR="00415E41">
          <w:fldChar w:fldCharType="end"/>
        </w:r>
      </w:ins>
      <w:bookmarkEnd w:id="5392"/>
      <w:ins w:id="5397" w:author="Eric Boisvert" w:date="2016-01-24T14:33:00Z">
        <w:r>
          <w:t xml:space="preserve"> : Reproduction of Table 1 of 10-100r3 (Clause 2.1)</w:t>
        </w:r>
      </w:ins>
      <w:ins w:id="5398" w:author="Boisvert, Eric" w:date="2016-03-29T09:17:00Z">
        <w:r w:rsidR="00B8253A">
          <w:t>.</w:t>
        </w:r>
      </w:ins>
    </w:p>
    <w:p w14:paraId="4F94B38D" w14:textId="7CC72F00" w:rsidR="006F54EF" w:rsidRDefault="006F54EF" w:rsidP="00225333"/>
    <w:p w14:paraId="0B05AC3E" w14:textId="6A514C67" w:rsidR="00112EA6" w:rsidRDefault="00112EA6" w:rsidP="00112EA6">
      <w:r>
        <w:t>SF-</w:t>
      </w:r>
      <w:ins w:id="5399" w:author="Eric Boisvert" w:date="2016-01-24T14:17:00Z">
        <w:r w:rsidR="006F54EF">
          <w:t>0</w:t>
        </w:r>
      </w:ins>
      <w:del w:id="5400"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ins w:id="5401"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3092EB82"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BECFCDC"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ins w:id="5402" w:author="Boisvert, Eric" w:date="2016-03-29T09:17:00Z">
              <w:r w:rsidR="00B8253A">
                <w:rPr>
                  <w:rStyle w:val="reqtext"/>
                  <w:lang w:val="en-CA"/>
                </w:rPr>
                <w:t>.</w:t>
              </w:r>
            </w:ins>
          </w:p>
        </w:tc>
      </w:tr>
    </w:tbl>
    <w:p w14:paraId="424D9698" w14:textId="77777777" w:rsidR="00112EA6" w:rsidRDefault="00112EA6" w:rsidP="00112EA6"/>
    <w:p w14:paraId="629FF36F" w14:textId="3EE9A1F0" w:rsidR="00112EA6" w:rsidRDefault="00753B5D" w:rsidP="00225333">
      <w:r>
        <w:t xml:space="preserve">User defined properties are </w:t>
      </w:r>
      <w:del w:id="5403" w:author="Eric Boisvert" w:date="2016-01-24T14:34:00Z">
        <w:r w:rsidDel="007F17CE">
          <w:delText xml:space="preserve">defined </w:delText>
        </w:r>
      </w:del>
      <w:ins w:id="5404" w:author="Eric Boisvert" w:date="2016-01-24T14:34:00Z">
        <w:r w:rsidR="007F17CE">
          <w:t xml:space="preserve">encoded </w:t>
        </w:r>
      </w:ins>
      <w:r>
        <w:t>as</w:t>
      </w:r>
      <w:ins w:id="5405"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406" w:author="Eric Boisvert" w:date="2016-01-24T14:35:00Z">
        <w:r w:rsidDel="007F17CE">
          <w:delText xml:space="preserve">that </w:delText>
        </w:r>
      </w:del>
      <w:r>
        <w:t xml:space="preserve">the validator will attempt to validate user defined property </w:t>
      </w:r>
      <w:ins w:id="5407" w:author="Eric Boisvert" w:date="2016-01-24T14:35:00Z">
        <w:r w:rsidR="007F17CE">
          <w:t xml:space="preserve">only </w:t>
        </w:r>
      </w:ins>
      <w:r>
        <w:t>i</w:t>
      </w:r>
      <w:ins w:id="5408" w:author="Eric Boisvert" w:date="2016-01-20T05:57:00Z">
        <w:r w:rsidR="00153787">
          <w:t>f</w:t>
        </w:r>
      </w:ins>
      <w:del w:id="5409" w:author="Eric Boisvert" w:date="2016-01-20T05:57:00Z">
        <w:r w:rsidDel="00153787">
          <w:delText>s</w:delText>
        </w:r>
      </w:del>
      <w:r>
        <w:t xml:space="preserve"> a schema is available.  To help client applications and developer to validate instance containing use</w:t>
      </w:r>
      <w:ins w:id="5410" w:author="Eric Boisvert" w:date="2016-01-24T14:35:00Z">
        <w:r w:rsidR="007F17CE">
          <w:t>r</w:t>
        </w:r>
      </w:ins>
      <w:r>
        <w:t xml:space="preserve"> defined propert</w:t>
      </w:r>
      <w:ins w:id="5411" w:author="Eric Boisvert" w:date="2016-01-24T14:35:00Z">
        <w:r w:rsidR="007F17CE">
          <w:t>ies</w:t>
        </w:r>
      </w:ins>
      <w:del w:id="5412" w:author="Eric Boisvert" w:date="2016-01-24T14:35:00Z">
        <w:r w:rsidDel="007F17CE">
          <w:delText>y</w:delText>
        </w:r>
      </w:del>
      <w:r>
        <w:t xml:space="preserve">, a XSD </w:t>
      </w:r>
      <w:ins w:id="5413" w:author="Eric Boisvert" w:date="2016-01-24T14:36:00Z">
        <w:r w:rsidR="007F17CE">
          <w:t>schema</w:t>
        </w:r>
      </w:ins>
      <w:del w:id="5414" w:author="Eric Boisvert" w:date="2016-01-24T14:36:00Z">
        <w:r w:rsidDel="007F17CE">
          <w:delText xml:space="preserve">file </w:delText>
        </w:r>
      </w:del>
      <w:r>
        <w:t>should be provided</w:t>
      </w:r>
      <w:ins w:id="5415" w:author="Eric Boisvert" w:date="2016-01-20T05:57:00Z">
        <w:r w:rsidR="00153787">
          <w:t xml:space="preserve"> in the instance</w:t>
        </w:r>
      </w:ins>
      <w:ins w:id="5416" w:author="Eric Boisvert" w:date="2016-01-24T14:36:00Z">
        <w:r w:rsidR="007F17CE">
          <w:t>’s</w:t>
        </w:r>
      </w:ins>
      <w:ins w:id="5417"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418"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Titre2"/>
      </w:pPr>
      <w:bookmarkStart w:id="5419" w:name="_Ref439836832"/>
      <w:bookmarkStart w:id="5420" w:name="_Toc446944634"/>
      <w:r>
        <w:t>GeoSciML Portrayal GML 3.1 profile</w:t>
      </w:r>
      <w:bookmarkEnd w:id="5419"/>
      <w:bookmarkEnd w:id="5420"/>
    </w:p>
    <w:p w14:paraId="28785625" w14:textId="77777777" w:rsidR="00746B77" w:rsidRDefault="00746B77" w:rsidP="00225333">
      <w:pPr>
        <w:rPr>
          <w:ins w:id="5421" w:author="Eric Boisvert" w:date="2016-01-24T13:47:00Z"/>
        </w:rPr>
      </w:pPr>
    </w:p>
    <w:p w14:paraId="24EAECDC" w14:textId="6AC0E28B" w:rsidR="00746B77" w:rsidRDefault="00974714" w:rsidP="00974714">
      <w:commentRangeStart w:id="5422"/>
      <w:r>
        <w:t xml:space="preserve">Because of the limited availability of WFS 2.0 compliant servers and clients, GeoSciML SWG officially supports WFS 1.1.0 and GML 3.1.1. </w:t>
      </w:r>
      <w:commentRangeEnd w:id="5422"/>
      <w:r>
        <w:rPr>
          <w:rStyle w:val="Marquedecommentaire"/>
        </w:rPr>
        <w:commentReference w:id="5422"/>
      </w:r>
      <w:r>
        <w:t xml:space="preserve">(See  </w:t>
      </w:r>
      <w:r>
        <w:fldChar w:fldCharType="begin"/>
      </w:r>
      <w:r>
        <w:instrText xml:space="preserve"> REF _Ref439836832 \r \h </w:instrText>
      </w:r>
      <w:r>
        <w:fldChar w:fldCharType="separate"/>
      </w:r>
      <w:ins w:id="5423" w:author="Eric Boisvert" w:date="2016-03-28T16:06:00Z">
        <w:r w:rsidR="003842F3">
          <w:t>8.4</w:t>
        </w:r>
      </w:ins>
      <w:del w:id="5424" w:author="Eric Boisvert" w:date="2016-03-06T13:27:00Z">
        <w:r w:rsidDel="004D34D6">
          <w:delText>9.5</w:delText>
        </w:r>
      </w:del>
      <w:r>
        <w:fldChar w:fldCharType="end"/>
      </w:r>
      <w:r>
        <w:t xml:space="preserve">).  </w:t>
      </w:r>
      <w:r w:rsidR="00746B77">
        <w:t>to accommodate WFS 1.1.0 services</w:t>
      </w:r>
      <w:r>
        <w:t>.  GML 3.2 compliant portrayal schema shall be published as a profile</w:t>
      </w:r>
      <w:ins w:id="5425" w:author="Eric Boisvert" w:date="2016-02-28T14:39:00Z">
        <w:r w:rsidR="00457AE6">
          <w:t xml:space="preserve"> of </w:t>
        </w:r>
      </w:ins>
      <w:ins w:id="5426" w:author="Eric Boisvert" w:date="2016-02-28T14:40:00Z">
        <w:r w:rsidR="00457AE6">
          <w:fldChar w:fldCharType="begin"/>
        </w:r>
        <w:r w:rsidR="00457AE6">
          <w:instrText xml:space="preserve"> REF _Ref444433734 \r \h </w:instrText>
        </w:r>
      </w:ins>
      <w:r w:rsidR="00457AE6">
        <w:fldChar w:fldCharType="separate"/>
      </w:r>
      <w:ins w:id="5427" w:author="Eric Boisvert" w:date="2016-03-28T16:06:00Z">
        <w:r w:rsidR="003842F3">
          <w:t>8.3</w:t>
        </w:r>
      </w:ins>
      <w:ins w:id="5428" w:author="Eric Boisvert" w:date="2016-02-28T14:40:00Z">
        <w:r w:rsidR="00457AE6">
          <w:fldChar w:fldCharType="end"/>
        </w:r>
      </w:ins>
      <w:ins w:id="5429" w:author="Eric Boisvert" w:date="2016-01-24T13:48:00Z">
        <w:r>
          <w:t>.</w:t>
        </w:r>
      </w:ins>
      <w:r>
        <w:t xml:space="preserve"> </w:t>
      </w:r>
      <w:del w:id="5430"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lastRenderedPageBreak/>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5DAD5DE9" w:rsidR="00746B77" w:rsidRDefault="00746B77" w:rsidP="00746B77">
      <w:r>
        <w:t xml:space="preserve">All the elements from the portrayal package must be schema valid according to the XSD document provided at </w:t>
      </w:r>
      <w:r w:rsidRPr="005372A3">
        <w:t>http://schemas.opengis.net/gsml/4.0/geosciml-portrayal</w:t>
      </w:r>
      <w:del w:id="5431" w:author="Eric Boisvert" w:date="2016-01-20T05:58:00Z">
        <w:r w:rsidDel="00153787">
          <w:delText>-wfs1</w:delText>
        </w:r>
      </w:del>
      <w:r w:rsidRPr="005372A3">
        <w:t>.xsd</w:t>
      </w:r>
      <w:ins w:id="5432" w:author="Boisvert, Eric" w:date="2016-03-29T09:17: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5EF89340"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433" w:author="Eric Boisvert" w:date="2016-01-20T05:58:00Z">
              <w:r w:rsidDel="00153787">
                <w:rPr>
                  <w:rStyle w:val="reqtext"/>
                  <w:lang w:val="en-CA"/>
                </w:rPr>
                <w:delText>_wfs1</w:delText>
              </w:r>
            </w:del>
            <w:r w:rsidRPr="005372A3">
              <w:rPr>
                <w:rStyle w:val="reqtext"/>
                <w:lang w:val="en-CA"/>
              </w:rPr>
              <w:t>.xsd</w:t>
            </w:r>
            <w:ins w:id="5434" w:author="Boisvert, Eric" w:date="2016-03-29T09:17:00Z">
              <w:r w:rsidR="00B8253A">
                <w:rPr>
                  <w:rStyle w:val="reqtext"/>
                  <w:lang w:val="en-CA"/>
                </w:rPr>
                <w:t>.</w:t>
              </w:r>
            </w:ins>
          </w:p>
        </w:tc>
      </w:tr>
    </w:tbl>
    <w:p w14:paraId="2C505904" w14:textId="77777777" w:rsidR="00746B77" w:rsidRDefault="00746B77" w:rsidP="00746B77"/>
    <w:p w14:paraId="2173BF44" w14:textId="0135F5C4" w:rsidR="00746B77" w:rsidRDefault="00746B77" w:rsidP="00746B77">
      <w:r>
        <w:t xml:space="preserve">All the elements from portrayal package must pass the schematron rule defined in the schematron file located at </w:t>
      </w:r>
      <w:hyperlink r:id="rId140" w:history="1">
        <w:r w:rsidRPr="00140F09">
          <w:rPr>
            <w:rStyle w:val="Lienhypertexte"/>
          </w:rPr>
          <w:t>http://schemas.opengis.net/gsml/4.0/geosciml-portrayal.sch</w:t>
        </w:r>
      </w:hyperlink>
      <w:ins w:id="5435" w:author="Boisvert, Eric" w:date="2016-03-29T09:17: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4FB2A4A3"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w:t>
            </w:r>
            <w:ins w:id="5436" w:author="Eric Boisvert" w:date="2016-03-25T17:23:00Z">
              <w:r w:rsidR="0063099F">
                <w:rPr>
                  <w:rStyle w:val="requri"/>
                  <w:lang w:val="en-CA"/>
                </w:rPr>
                <w:t>ch</w:t>
              </w:r>
            </w:ins>
            <w:del w:id="5437" w:author="Eric Boisvert" w:date="2016-03-25T17:23:00Z">
              <w:r w:rsidDel="0063099F">
                <w:rPr>
                  <w:rStyle w:val="requri"/>
                  <w:lang w:val="en-CA"/>
                </w:rPr>
                <w:delText>cg</w:delText>
              </w:r>
            </w:del>
          </w:p>
        </w:tc>
        <w:tc>
          <w:tcPr>
            <w:tcW w:w="4678" w:type="dxa"/>
            <w:tcBorders>
              <w:left w:val="nil"/>
            </w:tcBorders>
            <w:shd w:val="clear" w:color="auto" w:fill="auto"/>
          </w:tcPr>
          <w:p w14:paraId="136C56F0" w14:textId="0E2208D1"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ins w:id="5438" w:author="Boisvert, Eric" w:date="2016-03-29T09:17:00Z">
              <w:r w:rsidR="00B8253A">
                <w:rPr>
                  <w:rStyle w:val="reqtext"/>
                  <w:lang w:val="en-CA"/>
                </w:rPr>
                <w:t>.</w:t>
              </w:r>
            </w:ins>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bookmarkStart w:id="5439" w:name="_Ref446664275"/>
      <w:bookmarkStart w:id="5440" w:name="_Toc446944635"/>
      <w:r w:rsidRPr="00D12552">
        <w:rPr>
          <w:lang w:val="en-CA"/>
        </w:rPr>
        <w:t xml:space="preserve">GeoSciML </w:t>
      </w:r>
      <w:r>
        <w:rPr>
          <w:lang w:val="en-CA"/>
        </w:rPr>
        <w:t>Basic XML</w:t>
      </w:r>
      <w:r w:rsidRPr="00D12552">
        <w:rPr>
          <w:lang w:val="en-CA"/>
        </w:rPr>
        <w:t xml:space="preserve"> Requirements Class</w:t>
      </w:r>
      <w:bookmarkEnd w:id="5439"/>
      <w:bookmarkEnd w:id="5440"/>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4AB8FEA3"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ins w:id="5441" w:author="Boisvert, Eric" w:date="2016-03-29T09:18:00Z">
              <w:r w:rsidR="00B8253A">
                <w:rPr>
                  <w:rFonts w:eastAsia="MS Mincho"/>
                  <w:i/>
                  <w:lang w:val="en-CA"/>
                </w:rPr>
                <w:t>.</w:t>
              </w:r>
            </w:ins>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442"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443">
          <w:tblGrid>
            <w:gridCol w:w="4219"/>
            <w:gridCol w:w="4678"/>
          </w:tblGrid>
        </w:tblGridChange>
      </w:tblGrid>
      <w:tr w:rsidR="005372A3" w:rsidRPr="00D12552" w14:paraId="1DAD4D89" w14:textId="77777777" w:rsidTr="00C859E9">
        <w:trPr>
          <w:cantSplit/>
          <w:trPrChange w:id="5444" w:author="Eric Boisvert" w:date="2016-01-24T14:40:00Z">
            <w:trPr>
              <w:cantSplit/>
            </w:trPr>
          </w:trPrChange>
        </w:trPr>
        <w:tc>
          <w:tcPr>
            <w:tcW w:w="4077" w:type="dxa"/>
            <w:tcBorders>
              <w:right w:val="nil"/>
            </w:tcBorders>
            <w:shd w:val="clear" w:color="auto" w:fill="auto"/>
            <w:tcPrChange w:id="5445"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446" w:author="Eric Boisvert" w:date="2016-01-24T14:40:00Z">
              <w:tcPr>
                <w:tcW w:w="4678" w:type="dxa"/>
                <w:tcBorders>
                  <w:left w:val="nil"/>
                </w:tcBorders>
                <w:shd w:val="clear" w:color="auto" w:fill="auto"/>
              </w:tcPr>
            </w:tcPrChange>
          </w:tcPr>
          <w:p w14:paraId="79B7DD2F" w14:textId="360D87D9"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447"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ins w:id="5448" w:author="Boisvert, Eric" w:date="2016-03-29T09:18:00Z">
              <w:r w:rsidR="00B8253A">
                <w:rPr>
                  <w:rStyle w:val="reqtext"/>
                  <w:lang w:val="en-CA"/>
                </w:rPr>
                <w:t>.</w:t>
              </w:r>
            </w:ins>
          </w:p>
        </w:tc>
      </w:tr>
    </w:tbl>
    <w:p w14:paraId="1C84452E" w14:textId="77777777" w:rsidR="005372A3" w:rsidRDefault="005372A3" w:rsidP="005372A3"/>
    <w:p w14:paraId="195EC955" w14:textId="40215CC9" w:rsidR="005372A3" w:rsidRDefault="005372A3" w:rsidP="005372A3">
      <w:r>
        <w:t xml:space="preserve">All the elements from </w:t>
      </w:r>
      <w:r w:rsidR="00CE5B49">
        <w:t>basic package</w:t>
      </w:r>
      <w:r>
        <w:t xml:space="preserve"> must pass the schematron rule defined in the schematron file located at </w:t>
      </w:r>
      <w:hyperlink r:id="rId141" w:history="1">
        <w:r w:rsidR="00CE5B49" w:rsidRPr="00140F09">
          <w:rPr>
            <w:rStyle w:val="Lienhypertexte"/>
          </w:rPr>
          <w:t>http://schemas.opengis.net/gsml/4.0/geoSciMLBasic.sch</w:t>
        </w:r>
      </w:hyperlink>
      <w:ins w:id="5449"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5AF15366"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ins w:id="5450" w:author="Boisvert, Eric" w:date="2016-03-29T09:18:00Z">
              <w:r w:rsidR="00B8253A">
                <w:rPr>
                  <w:rStyle w:val="reqtext"/>
                  <w:lang w:val="en-CA"/>
                </w:rPr>
                <w:t>.</w:t>
              </w:r>
            </w:ins>
          </w:p>
        </w:tc>
      </w:tr>
    </w:tbl>
    <w:p w14:paraId="4637A82F" w14:textId="77777777" w:rsidR="005372A3" w:rsidRDefault="005372A3" w:rsidP="005372A3"/>
    <w:p w14:paraId="6C64E89C" w14:textId="6C800358" w:rsidR="004F0435" w:rsidRDefault="00330E0C" w:rsidP="006A7DD0">
      <w:pPr>
        <w:rPr>
          <w:ins w:id="5451" w:author="Eric Boisvert" w:date="2016-03-06T14:53:00Z"/>
        </w:rPr>
      </w:pPr>
      <w:r>
        <w:t xml:space="preserve">Some properties links to stub property blocks (see </w:t>
      </w:r>
      <w:r w:rsidR="008A0D27">
        <w:fldChar w:fldCharType="begin"/>
      </w:r>
      <w:r w:rsidR="008A0D27">
        <w:instrText xml:space="preserve"> REF _Ref432754283 \r \h </w:instrText>
      </w:r>
      <w:r w:rsidR="008A0D27">
        <w:fldChar w:fldCharType="separate"/>
      </w:r>
      <w:r w:rsidR="003842F3">
        <w:t>5.2</w:t>
      </w:r>
      <w:r w:rsidR="008A0D27">
        <w:fldChar w:fldCharType="end"/>
      </w:r>
      <w:r w:rsidR="008A0D27">
        <w:t>) which value are empty abstract classes</w:t>
      </w:r>
      <w:ins w:id="5452" w:author="Eric Boisvert" w:date="2016-03-06T14:57:00Z">
        <w:r w:rsidR="004F0435">
          <w:t xml:space="preserve"> in Basic package</w:t>
        </w:r>
      </w:ins>
      <w:ins w:id="5453" w:author="Eric Boisvert" w:date="2016-03-06T14:37:00Z">
        <w:r w:rsidR="00C70FFE">
          <w:t xml:space="preserve">. </w:t>
        </w:r>
      </w:ins>
      <w:del w:id="5454" w:author="Eric Boisvert" w:date="2016-03-06T14:37:00Z">
        <w:r w:rsidR="002A2C89" w:rsidDel="00C70FFE">
          <w:delText>,</w:delText>
        </w:r>
      </w:del>
      <w:r w:rsidR="002A2C89">
        <w:t xml:space="preserve"> </w:t>
      </w:r>
      <w:ins w:id="5455" w:author="Eric Boisvert" w:date="2016-03-06T14:57:00Z">
        <w:r w:rsidR="004F0435">
          <w:t xml:space="preserve">Since abstract description classes are DataType, the property is inline only and therefore an empty property is not schema valid.  </w:t>
        </w:r>
      </w:ins>
      <w:del w:id="5456" w:author="Eric Boisvert" w:date="2016-03-06T14:37:00Z">
        <w:r w:rsidR="002A2C89" w:rsidDel="00C70FFE">
          <w:delText>t</w:delText>
        </w:r>
      </w:del>
      <w:del w:id="5457" w:author="Eric Boisvert" w:date="2016-03-06T14:57:00Z">
        <w:r w:rsidR="002A2C89" w:rsidDel="004F0435">
          <w:delText xml:space="preserve">herefore no value </w:delText>
        </w:r>
      </w:del>
      <w:del w:id="5458" w:author="Eric Boisvert" w:date="2016-03-06T14:56:00Z">
        <w:r w:rsidR="002A2C89" w:rsidDel="004F0435">
          <w:delText>can be</w:delText>
        </w:r>
      </w:del>
      <w:del w:id="5459" w:author="Eric Boisvert" w:date="2016-03-06T14:57:00Z">
        <w:r w:rsidR="002A2C89" w:rsidDel="004F0435">
          <w:delText xml:space="preserve"> provided in basic package.  </w:delText>
        </w:r>
      </w:del>
    </w:p>
    <w:p w14:paraId="3DF8D3C9" w14:textId="31F73FB6" w:rsidR="005372A3" w:rsidDel="004F0435" w:rsidRDefault="004F0435" w:rsidP="006A7DD0">
      <w:pPr>
        <w:rPr>
          <w:del w:id="5460" w:author="Eric Boisvert" w:date="2016-03-06T14:58:00Z"/>
        </w:rPr>
      </w:pPr>
      <w:ins w:id="5461" w:author="Eric Boisvert" w:date="2016-03-06T14:58:00Z">
        <w:r w:rsidDel="004F0435">
          <w:t xml:space="preserve"> </w:t>
        </w:r>
      </w:ins>
      <w:del w:id="5462"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5463" w:author="Eric Boisvert" w:date="2016-03-06T14:58:00Z"/>
          <w:rFonts w:ascii="Courier New" w:hAnsi="Courier New" w:cs="Courier New"/>
          <w:b/>
          <w:bCs/>
          <w:color w:val="000000"/>
          <w:sz w:val="20"/>
          <w:szCs w:val="20"/>
          <w:highlight w:val="white"/>
          <w:lang w:val="en-CA" w:eastAsia="en-CA"/>
        </w:rPr>
      </w:pPr>
      <w:del w:id="5464"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5465" w:author="Eric Boisvert" w:date="2016-03-06T14:58:00Z"/>
          <w:rFonts w:ascii="Courier New" w:hAnsi="Courier New" w:cs="Courier New"/>
          <w:b/>
          <w:bCs/>
          <w:color w:val="000000"/>
          <w:sz w:val="20"/>
          <w:szCs w:val="20"/>
          <w:highlight w:val="white"/>
          <w:lang w:val="en-CA" w:eastAsia="en-CA"/>
        </w:rPr>
      </w:pPr>
      <w:del w:id="5466"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5467" w:author="Eric Boisvert" w:date="2016-03-06T14:58:00Z"/>
          <w:rFonts w:ascii="Courier New" w:hAnsi="Courier New" w:cs="Courier New"/>
          <w:b/>
          <w:bCs/>
          <w:color w:val="000000"/>
          <w:sz w:val="20"/>
          <w:szCs w:val="20"/>
          <w:highlight w:val="white"/>
          <w:lang w:val="en-CA" w:eastAsia="en-CA"/>
        </w:rPr>
      </w:pPr>
      <w:del w:id="5468"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5469" w:author="Eric Boisvert" w:date="2016-03-06T14:58:00Z"/>
          <w:rFonts w:ascii="Courier New" w:hAnsi="Courier New" w:cs="Courier New"/>
          <w:b/>
          <w:bCs/>
          <w:color w:val="000000"/>
          <w:sz w:val="20"/>
          <w:szCs w:val="20"/>
          <w:highlight w:val="white"/>
          <w:lang w:val="en-CA" w:eastAsia="en-CA"/>
        </w:rPr>
      </w:pPr>
      <w:del w:id="5470"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5471" w:author="Eric Boisvert" w:date="2016-01-24T14:51:00Z"/>
          <w:rFonts w:ascii="Courier New" w:hAnsi="Courier New" w:cs="Courier New"/>
          <w:color w:val="0000FF"/>
          <w:sz w:val="20"/>
          <w:szCs w:val="20"/>
          <w:lang w:val="en-CA" w:eastAsia="en-CA"/>
        </w:rPr>
      </w:pPr>
      <w:del w:id="5472"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5473"/>
      <w:ins w:id="5474" w:author="Eric Boisvert" w:date="2016-01-24T14:51:00Z">
        <w:r w:rsidR="00811785">
          <w:rPr>
            <w:rFonts w:ascii="Courier New" w:hAnsi="Courier New" w:cs="Courier New"/>
            <w:color w:val="0000FF"/>
            <w:sz w:val="20"/>
            <w:szCs w:val="20"/>
            <w:lang w:val="en-CA" w:eastAsia="en-CA"/>
          </w:rPr>
          <w:t>(…)</w:t>
        </w:r>
      </w:ins>
      <w:commentRangeEnd w:id="5473"/>
      <w:ins w:id="5475" w:author="Eric Boisvert" w:date="2016-01-24T14:52:00Z">
        <w:r w:rsidR="00811785">
          <w:rPr>
            <w:rStyle w:val="Marquedecommentaire"/>
          </w:rPr>
          <w:commentReference w:id="5473"/>
        </w:r>
      </w:ins>
    </w:p>
    <w:p w14:paraId="4E1553E9" w14:textId="77777777" w:rsidR="00811785" w:rsidRDefault="00811785" w:rsidP="006A7DD0">
      <w:pPr>
        <w:rPr>
          <w:ins w:id="5476"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5477" w:author="Eric Boisvert" w:date="2016-03-06T14:59:00Z"/>
        </w:rPr>
      </w:pPr>
      <w:ins w:id="5478" w:author="Eric Boisvert" w:date="2016-03-06T14:59:00Z">
        <w:r>
          <w:t xml:space="preserve">This instance is </w:t>
        </w:r>
        <w:r w:rsidRPr="004F0435">
          <w:rPr>
            <w:b/>
            <w:u w:val="single"/>
            <w:rPrChange w:id="5479"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77777777" w:rsidR="004F0435" w:rsidRDefault="004F0435" w:rsidP="004F0435">
      <w:pPr>
        <w:autoSpaceDE w:val="0"/>
        <w:autoSpaceDN w:val="0"/>
        <w:adjustRightInd w:val="0"/>
        <w:spacing w:after="0"/>
        <w:rPr>
          <w:ins w:id="5480"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5481" w:author="Eric Boisvert" w:date="2016-03-06T14:56:00Z"/>
          <w:rFonts w:ascii="Consolas" w:hAnsi="Consolas" w:cs="Consolas"/>
          <w:color w:val="0000FF"/>
          <w:sz w:val="20"/>
          <w:szCs w:val="20"/>
          <w:highlight w:val="white"/>
          <w:lang w:val="en-CA" w:eastAsia="en-CA"/>
        </w:rPr>
        <w:pPrChange w:id="5482"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5483"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5484" w:author="Eric Boisvert" w:date="2016-03-06T14:54:00Z"/>
        </w:rPr>
      </w:pPr>
      <w:del w:id="5485"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5486"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5487" w:author="Eric Boisvert" w:date="2016-03-06T14:54:00Z"/>
                <w:rStyle w:val="requri"/>
                <w:lang w:val="en-CA"/>
              </w:rPr>
            </w:pPr>
            <w:commentRangeStart w:id="5488"/>
            <w:del w:id="5489" w:author="Eric Boisvert" w:date="2016-03-06T14:54:00Z">
              <w:r w:rsidDel="004F0435">
                <w:rPr>
                  <w:rStyle w:val="requri"/>
                  <w:lang w:val="en-CA"/>
                </w:rPr>
                <w:lastRenderedPageBreak/>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5490" w:author="Eric Boisvert" w:date="2016-03-06T14:54:00Z"/>
                <w:rStyle w:val="reqtext"/>
                <w:lang w:val="en-CA"/>
              </w:rPr>
            </w:pPr>
            <w:del w:id="5491" w:author="Eric Boisvert" w:date="2016-03-06T14:54:00Z">
              <w:r w:rsidDel="004F0435">
                <w:rPr>
                  <w:rStyle w:val="reqtext"/>
                  <w:lang w:val="en-CA"/>
                </w:rPr>
                <w:delText>Properties that link to abstract description classes should not be serialized.</w:delText>
              </w:r>
            </w:del>
            <w:commentRangeEnd w:id="5488"/>
            <w:r w:rsidR="004F0435">
              <w:rPr>
                <w:rStyle w:val="Marquedecommentaire"/>
                <w:rFonts w:ascii="Times New Roman" w:eastAsia="Times New Roman" w:hAnsi="Times New Roman"/>
                <w:lang w:val="en-US" w:eastAsia="en-US"/>
              </w:rPr>
              <w:commentReference w:id="5488"/>
            </w:r>
          </w:p>
        </w:tc>
      </w:tr>
    </w:tbl>
    <w:p w14:paraId="5612A58C" w14:textId="14426536" w:rsidR="002A2C89" w:rsidDel="004F0435" w:rsidRDefault="002A2C89" w:rsidP="006A7DD0">
      <w:pPr>
        <w:rPr>
          <w:del w:id="5492" w:author="Eric Boisvert" w:date="2016-03-06T14:54:00Z"/>
        </w:rPr>
      </w:pPr>
    </w:p>
    <w:p w14:paraId="71A5BB71" w14:textId="5335EA28" w:rsidR="002A2C89" w:rsidDel="009C6C9E" w:rsidRDefault="004F0435" w:rsidP="006A7DD0">
      <w:pPr>
        <w:rPr>
          <w:del w:id="5493" w:author="Eric Boisvert" w:date="2016-03-06T14:59:00Z"/>
        </w:rPr>
      </w:pPr>
      <w:ins w:id="5494" w:author="Eric Boisvert" w:date="2016-03-06T15:00:00Z">
        <w:r>
          <w:t>Is should be noted that this is indeed by design.</w:t>
        </w:r>
      </w:ins>
    </w:p>
    <w:p w14:paraId="55D6E5A3" w14:textId="77777777" w:rsidR="009C6C9E" w:rsidRDefault="009C6C9E" w:rsidP="006A7DD0">
      <w:pPr>
        <w:rPr>
          <w:ins w:id="5495" w:author="Eric Boisvert" w:date="2016-03-17T05:51:00Z"/>
        </w:rPr>
      </w:pPr>
    </w:p>
    <w:p w14:paraId="695012D9" w14:textId="54890481" w:rsidR="009C6C9E" w:rsidRDefault="009C6C9E">
      <w:pPr>
        <w:pStyle w:val="Titre3"/>
        <w:rPr>
          <w:ins w:id="5496" w:author="Eric Boisvert" w:date="2016-03-17T05:51:00Z"/>
        </w:rPr>
        <w:pPrChange w:id="5497" w:author="Eric Boisvert" w:date="2016-03-17T05:53:00Z">
          <w:pPr/>
        </w:pPrChange>
      </w:pPr>
      <w:bookmarkStart w:id="5498" w:name="_Toc446944636"/>
      <w:ins w:id="5499" w:author="Eric Boisvert" w:date="2016-03-17T05:51:00Z">
        <w:r>
          <w:t>relatedFeature</w:t>
        </w:r>
        <w:bookmarkEnd w:id="5498"/>
      </w:ins>
    </w:p>
    <w:p w14:paraId="6DBC9F7A" w14:textId="77777777" w:rsidR="009C6C9E" w:rsidRDefault="009C6C9E" w:rsidP="006A7DD0">
      <w:pPr>
        <w:rPr>
          <w:ins w:id="5500" w:author="Eric Boisvert" w:date="2016-03-17T05:53:00Z"/>
        </w:rPr>
      </w:pPr>
    </w:p>
    <w:p w14:paraId="2CC2345B" w14:textId="494DE0A5" w:rsidR="009C6C9E" w:rsidRDefault="009C6C9E" w:rsidP="006A7DD0">
      <w:pPr>
        <w:rPr>
          <w:ins w:id="5501" w:author="Eric Boisvert" w:date="2016-03-17T05:51:00Z"/>
        </w:rPr>
      </w:pPr>
      <w:ins w:id="5502" w:author="Eric Boisvert" w:date="2016-03-17T05:51:00Z">
        <w:r>
          <w:t>In GeoSciML Basic, relatedFeature is byReference only as AbstractFeatureRelation</w:t>
        </w:r>
      </w:ins>
      <w:ins w:id="5503" w:author="Eric Boisvert" w:date="2016-03-17T05:55:00Z">
        <w:r w:rsidR="00617DFF">
          <w:t xml:space="preserve"> subtypes</w:t>
        </w:r>
      </w:ins>
      <w:ins w:id="5504" w:author="Eric Boisvert" w:date="2016-03-17T05:51:00Z">
        <w:r w:rsidR="00617DFF">
          <w:t xml:space="preserve"> </w:t>
        </w:r>
      </w:ins>
      <w:ins w:id="5505" w:author="Eric Boisvert" w:date="2016-03-17T05:55:00Z">
        <w:r w:rsidR="00617DFF">
          <w:t>are</w:t>
        </w:r>
      </w:ins>
      <w:ins w:id="5506" w:author="Eric Boisvert" w:date="2016-03-17T05:51:00Z">
        <w:r>
          <w:t xml:space="preserve"> </w:t>
        </w:r>
      </w:ins>
      <w:ins w:id="5507" w:author="Eric Boisvert" w:date="2016-03-17T05:52:00Z">
        <w:r>
          <w:t>materialized</w:t>
        </w:r>
      </w:ins>
      <w:ins w:id="5508" w:author="Eric Boisvert" w:date="2016-03-17T05:51:00Z">
        <w:r>
          <w:t xml:space="preserve"> </w:t>
        </w:r>
      </w:ins>
      <w:ins w:id="5509" w:author="Eric Boisvert" w:date="2016-03-17T05:52:00Z">
        <w:r>
          <w:t>in Extension package.</w:t>
        </w:r>
      </w:ins>
      <w:ins w:id="5510" w:author="Eric Boisvert" w:date="2016-03-17T05:55:00Z">
        <w:r w:rsidR="00617DFF">
          <w:t xml:space="preserve"> </w:t>
        </w:r>
      </w:ins>
    </w:p>
    <w:p w14:paraId="30348145" w14:textId="77777777" w:rsidR="009C6C9E" w:rsidRPr="006A7DD0" w:rsidRDefault="009C6C9E" w:rsidP="006A7DD0">
      <w:pPr>
        <w:rPr>
          <w:ins w:id="5511" w:author="Eric Boisvert" w:date="2016-03-17T05:51:00Z"/>
        </w:rPr>
      </w:pPr>
    </w:p>
    <w:p w14:paraId="4F39824A" w14:textId="77777777" w:rsidR="009B3BBD" w:rsidRDefault="009B3BBD" w:rsidP="009B3BBD">
      <w:pPr>
        <w:pStyle w:val="Titre2"/>
        <w:rPr>
          <w:lang w:val="en-CA"/>
        </w:rPr>
      </w:pPr>
      <w:bookmarkStart w:id="5512" w:name="_Toc44694463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512"/>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77195BB9"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ins w:id="551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248F14A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ins w:id="5514" w:author="Boisvert, Eric" w:date="2016-03-29T09:18:00Z">
              <w:r w:rsidR="00B8253A">
                <w:rPr>
                  <w:rStyle w:val="reqtext"/>
                  <w:lang w:val="en-CA"/>
                </w:rPr>
                <w:t>.</w:t>
              </w:r>
            </w:ins>
          </w:p>
        </w:tc>
      </w:tr>
    </w:tbl>
    <w:p w14:paraId="2894A51C" w14:textId="77777777" w:rsidR="00CE5B49" w:rsidRDefault="00CE5B49" w:rsidP="00CE5B49"/>
    <w:p w14:paraId="698EF584" w14:textId="22E0C916"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ins w:id="5515"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2018255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ins w:id="5516" w:author="Boisvert, Eric" w:date="2016-03-29T09:18:00Z">
              <w:r w:rsidR="00B8253A">
                <w:rPr>
                  <w:rStyle w:val="reqtext"/>
                  <w:lang w:val="en-CA"/>
                </w:rPr>
                <w:t>.</w:t>
              </w:r>
            </w:ins>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bookmarkStart w:id="5517" w:name="_Toc44694463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517"/>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595CFF79"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ins w:id="551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5FC1BDB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ins w:id="5519" w:author="Boisvert, Eric" w:date="2016-03-29T09:18:00Z">
              <w:r w:rsidR="00B8253A">
                <w:rPr>
                  <w:rStyle w:val="reqtext"/>
                  <w:lang w:val="en-CA"/>
                </w:rPr>
                <w:t>.</w:t>
              </w:r>
            </w:ins>
          </w:p>
        </w:tc>
      </w:tr>
    </w:tbl>
    <w:p w14:paraId="196969B3" w14:textId="77777777" w:rsidR="00CE5B49" w:rsidRDefault="00CE5B49" w:rsidP="00CE5B49"/>
    <w:p w14:paraId="7C08BBAF" w14:textId="2698F45F" w:rsidR="00CE5B49" w:rsidRDefault="00CE5B49" w:rsidP="00CE5B49">
      <w:r>
        <w:t xml:space="preserve">All the elements from basic must pass the schematron rule defined in the schematron file located at </w:t>
      </w:r>
      <w:hyperlink r:id="rId142" w:history="1">
        <w:r w:rsidRPr="00140F09">
          <w:rPr>
            <w:rStyle w:val="Lienhypertexte"/>
          </w:rPr>
          <w:t>http://schemas.opengis.net/gsml/4.0/geologictime.sch</w:t>
        </w:r>
      </w:hyperlink>
      <w:ins w:id="5520" w:author="Boisvert, Eric" w:date="2016-03-29T09:18:00Z">
        <w:r w:rsidR="00B8253A">
          <w:rPr>
            <w:rStyle w:val="Lienhypertexte"/>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54E3ABE3"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ins w:id="5521" w:author="Boisvert, Eric" w:date="2016-03-29T09:18:00Z">
              <w:r w:rsidR="00B8253A">
                <w:rPr>
                  <w:rStyle w:val="reqtext"/>
                  <w:lang w:val="en-CA"/>
                </w:rPr>
                <w:t>.</w:t>
              </w:r>
            </w:ins>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bookmarkStart w:id="5522" w:name="_Toc44694463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522"/>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3D461954" w:rsidR="00CE5B49" w:rsidRDefault="00CE5B49" w:rsidP="00CE5B49">
      <w:r>
        <w:lastRenderedPageBreak/>
        <w:t xml:space="preserve">All the elements from the borehole package must be schema valid according to the XSD document provided at </w:t>
      </w:r>
      <w:r w:rsidRPr="005372A3">
        <w:t>http://schemas.opengis.net/gsml/4.0/</w:t>
      </w:r>
      <w:r>
        <w:t>borehole</w:t>
      </w:r>
      <w:r w:rsidRPr="005372A3">
        <w:t>.xsd</w:t>
      </w:r>
      <w:ins w:id="5523"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45467AA4"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ins w:id="5524" w:author="Boisvert, Eric" w:date="2016-03-29T09:18:00Z">
              <w:r w:rsidR="00B8253A">
                <w:rPr>
                  <w:rStyle w:val="reqtext"/>
                  <w:lang w:val="en-CA"/>
                </w:rPr>
                <w:t>.</w:t>
              </w:r>
            </w:ins>
          </w:p>
        </w:tc>
      </w:tr>
    </w:tbl>
    <w:p w14:paraId="2408E5F2" w14:textId="77777777" w:rsidR="00CE5B49" w:rsidRDefault="00CE5B49" w:rsidP="00CE5B49"/>
    <w:p w14:paraId="046A2A7E" w14:textId="3BDBB83A" w:rsidR="00CE5B49" w:rsidRDefault="00CE5B49" w:rsidP="00CE5B49">
      <w:r>
        <w:t xml:space="preserve">All the elements from basic must pass the schematron rule defined in the schematron file located at </w:t>
      </w:r>
      <w:r w:rsidRPr="00CE5B49">
        <w:t>http://schemas.opengis.net/gsml/4.0/borehole</w:t>
      </w:r>
      <w:r>
        <w:t>.sch</w:t>
      </w:r>
      <w:ins w:id="5525"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73749F5"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ins w:id="5526" w:author="Boisvert, Eric" w:date="2016-03-29T09:18:00Z">
              <w:r w:rsidR="00B8253A">
                <w:rPr>
                  <w:rStyle w:val="reqtext"/>
                  <w:lang w:val="en-CA"/>
                </w:rPr>
                <w:t>.</w:t>
              </w:r>
            </w:ins>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bookmarkStart w:id="5527" w:name="_Toc446944640"/>
      <w:r w:rsidRPr="00D12552">
        <w:rPr>
          <w:lang w:val="en-CA"/>
        </w:rPr>
        <w:t xml:space="preserve">GeoSciML </w:t>
      </w:r>
      <w:r>
        <w:rPr>
          <w:lang w:val="en-CA"/>
        </w:rPr>
        <w:t>Laboratory XML Analysis</w:t>
      </w:r>
      <w:r w:rsidRPr="00D12552">
        <w:rPr>
          <w:lang w:val="en-CA"/>
        </w:rPr>
        <w:t xml:space="preserve"> Requirements Class</w:t>
      </w:r>
      <w:bookmarkEnd w:id="5527"/>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1F1D2162"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ins w:id="5528"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3B967D4D"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ins w:id="5529" w:author="Boisvert, Eric" w:date="2016-03-29T09:18:00Z">
              <w:r w:rsidR="00B8253A">
                <w:rPr>
                  <w:rStyle w:val="reqtext"/>
                  <w:lang w:val="en-CA"/>
                </w:rPr>
                <w:t>.</w:t>
              </w:r>
            </w:ins>
          </w:p>
        </w:tc>
      </w:tr>
    </w:tbl>
    <w:p w14:paraId="13D96DC8" w14:textId="77777777" w:rsidR="00CE5B49" w:rsidRDefault="00CE5B49" w:rsidP="00CE5B49"/>
    <w:p w14:paraId="17554ECD" w14:textId="1751BE81" w:rsidR="00CE5B49" w:rsidRDefault="00CE5B49" w:rsidP="00CE5B49">
      <w:r>
        <w:t xml:space="preserve">All the elements from basic must pass the schematron rule defined in the schematron file located at </w:t>
      </w:r>
      <w:r w:rsidRPr="00CE5B49">
        <w:t>http://schemas.opengis.net/gsml/4.0/laboratoryAnalysis-Specimen</w:t>
      </w:r>
      <w:r>
        <w:t>.sch</w:t>
      </w:r>
      <w:ins w:id="5530" w:author="Boisvert, Eric" w:date="2016-03-29T09:18:00Z">
        <w:r w:rsidR="00B8253A">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60611F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ins w:id="5531" w:author="Boisvert, Eric" w:date="2016-03-29T09:18:00Z">
              <w:r w:rsidR="00B8253A">
                <w:rPr>
                  <w:rStyle w:val="reqtext"/>
                  <w:lang w:val="en-CA"/>
                </w:rPr>
                <w:t>.</w:t>
              </w:r>
            </w:ins>
          </w:p>
        </w:tc>
      </w:tr>
    </w:tbl>
    <w:p w14:paraId="7F3DC502" w14:textId="77777777" w:rsidR="00B020FC" w:rsidRDefault="00B020FC" w:rsidP="00C648D4"/>
    <w:p w14:paraId="2C8A8649" w14:textId="7D3FBB8B" w:rsidR="00C648D4" w:rsidRDefault="00C648D4" w:rsidP="00C648D4">
      <w:pPr>
        <w:pStyle w:val="Titre1"/>
        <w:rPr>
          <w:ins w:id="5532" w:author="Eric Boisvert" w:date="2016-03-20T15:30:00Z"/>
          <w:lang w:val="en-CA"/>
        </w:rPr>
      </w:pPr>
      <w:bookmarkStart w:id="5533" w:name="_Toc446944641"/>
      <w:r>
        <w:rPr>
          <w:lang w:val="en-CA"/>
        </w:rPr>
        <w:t xml:space="preserve">GeoSciML </w:t>
      </w:r>
      <w:del w:id="5534" w:author="Eric Boisvert" w:date="2016-03-19T15:51:00Z">
        <w:r w:rsidDel="005413FE">
          <w:rPr>
            <w:lang w:val="en-CA"/>
          </w:rPr>
          <w:delText>CGI-IUGS Profile</w:delText>
        </w:r>
      </w:del>
      <w:ins w:id="5535" w:author="Eric Boisvert" w:date="2016-03-19T15:51:00Z">
        <w:r w:rsidR="005413FE">
          <w:rPr>
            <w:lang w:val="en-CA"/>
          </w:rPr>
          <w:t xml:space="preserve"> XML encoding profiles</w:t>
        </w:r>
      </w:ins>
      <w:bookmarkEnd w:id="5533"/>
    </w:p>
    <w:p w14:paraId="1EE3D327" w14:textId="16700479" w:rsidR="00545E09" w:rsidRDefault="00545E09">
      <w:pPr>
        <w:rPr>
          <w:ins w:id="5536" w:author="Eric Boisvert" w:date="2016-03-20T15:31:00Z"/>
          <w:lang w:val="en-CA"/>
        </w:rPr>
        <w:pPrChange w:id="5537" w:author="Eric Boisvert" w:date="2016-03-20T15:31:00Z">
          <w:pPr>
            <w:pStyle w:val="Titre1"/>
          </w:pPr>
        </w:pPrChange>
      </w:pPr>
      <w:ins w:id="5538" w:author="Eric Boisvert" w:date="2016-03-20T15:30:00Z">
        <w:r>
          <w:rPr>
            <w:lang w:val="en-CA"/>
          </w:rPr>
          <w:t>Intro on why we need profiles</w:t>
        </w:r>
      </w:ins>
    </w:p>
    <w:p w14:paraId="62684FE0" w14:textId="58EBE88B" w:rsidR="00545E09" w:rsidRDefault="00545E09">
      <w:pPr>
        <w:numPr>
          <w:ilvl w:val="0"/>
          <w:numId w:val="52"/>
        </w:numPr>
        <w:rPr>
          <w:ins w:id="5539" w:author="Eric Boisvert" w:date="2016-03-20T15:31:00Z"/>
          <w:lang w:val="en-CA"/>
        </w:rPr>
        <w:pPrChange w:id="5540" w:author="Eric Boisvert" w:date="2016-03-20T15:31:00Z">
          <w:pPr>
            <w:pStyle w:val="Titre1"/>
          </w:pPr>
        </w:pPrChange>
      </w:pPr>
      <w:ins w:id="5541" w:author="Eric Boisvert" w:date="2016-03-20T15:31:00Z">
        <w:r>
          <w:rPr>
            <w:lang w:val="en-CA"/>
          </w:rPr>
          <w:t>No unique solution or encoding pattern depends of the use cases.</w:t>
        </w:r>
      </w:ins>
      <w:ins w:id="5542" w:author="Eric Boisvert" w:date="2016-03-20T15:33:00Z">
        <w:r>
          <w:rPr>
            <w:lang w:val="en-CA"/>
          </w:rPr>
          <w:t xml:space="preserve"> Several equaly valid solutions</w:t>
        </w:r>
      </w:ins>
    </w:p>
    <w:p w14:paraId="78A1EEB8" w14:textId="6B05CF3B" w:rsidR="00545E09" w:rsidRDefault="00545E09">
      <w:pPr>
        <w:numPr>
          <w:ilvl w:val="0"/>
          <w:numId w:val="52"/>
        </w:numPr>
        <w:rPr>
          <w:ins w:id="5543" w:author="Eric Boisvert" w:date="2016-03-20T15:30:00Z"/>
          <w:lang w:val="en-CA"/>
        </w:rPr>
        <w:pPrChange w:id="5544" w:author="Eric Boisvert" w:date="2016-03-20T15:31:00Z">
          <w:pPr>
            <w:pStyle w:val="Titre1"/>
          </w:pPr>
        </w:pPrChange>
      </w:pPr>
      <w:ins w:id="5545" w:author="Eric Boisvert" w:date="2016-03-20T15:32:00Z">
        <w:r>
          <w:rPr>
            <w:lang w:val="en-CA"/>
          </w:rPr>
          <w:t xml:space="preserve">Specification is open and generic but communities need to constrain it to make it usable.  Pretty much the case of every </w:t>
        </w:r>
      </w:ins>
      <w:ins w:id="5546" w:author="Eric Boisvert" w:date="2016-03-20T15:33:00Z">
        <w:r>
          <w:rPr>
            <w:lang w:val="en-CA"/>
          </w:rPr>
          <w:t>application</w:t>
        </w:r>
      </w:ins>
      <w:ins w:id="5547" w:author="Eric Boisvert" w:date="2016-03-20T15:32:00Z">
        <w:r>
          <w:rPr>
            <w:lang w:val="en-CA"/>
          </w:rPr>
          <w:t xml:space="preserve"> of O&amp;M</w:t>
        </w:r>
      </w:ins>
      <w:ins w:id="5548" w:author="Eric Boisvert" w:date="2016-03-20T15:33:00Z">
        <w:r>
          <w:rPr>
            <w:lang w:val="en-CA"/>
          </w:rPr>
          <w:t xml:space="preserve"> (too generic) – almost a metamodel.</w:t>
        </w:r>
      </w:ins>
    </w:p>
    <w:p w14:paraId="25284F1E" w14:textId="77777777" w:rsidR="00545E09" w:rsidRPr="00545E09" w:rsidRDefault="00545E09">
      <w:pPr>
        <w:rPr>
          <w:ins w:id="5549" w:author="Eric Boisvert" w:date="2016-03-19T15:54:00Z"/>
          <w:lang w:val="en-CA"/>
        </w:rPr>
        <w:pPrChange w:id="5550" w:author="Eric Boisvert" w:date="2016-03-20T15:30:00Z">
          <w:pPr>
            <w:pStyle w:val="Titre1"/>
          </w:pPr>
        </w:pPrChange>
      </w:pPr>
    </w:p>
    <w:p w14:paraId="60199F28" w14:textId="10277058" w:rsidR="005413FE" w:rsidRDefault="00E30DA0">
      <w:pPr>
        <w:pStyle w:val="Titre2"/>
        <w:rPr>
          <w:ins w:id="5551" w:author="Eric Boisvert" w:date="2016-03-19T15:55:00Z"/>
        </w:rPr>
        <w:pPrChange w:id="5552" w:author="Eric Boisvert" w:date="2016-03-19T15:55:00Z">
          <w:pPr>
            <w:pStyle w:val="AnnexNumbered"/>
          </w:pPr>
        </w:pPrChange>
      </w:pPr>
      <w:bookmarkStart w:id="5553" w:name="_Toc446944642"/>
      <w:ins w:id="5554" w:author="Eric Boisvert" w:date="2016-03-19T17:06:00Z">
        <w:r>
          <w:t>Relative</w:t>
        </w:r>
      </w:ins>
      <w:ins w:id="5555" w:author="Eric Boisvert" w:date="2016-03-19T15:54:00Z">
        <w:r>
          <w:t xml:space="preserve"> borehole position </w:t>
        </w:r>
      </w:ins>
      <w:ins w:id="5556" w:author="Eric Boisvert" w:date="2016-03-19T17:07:00Z">
        <w:r>
          <w:t>by geometry profile</w:t>
        </w:r>
      </w:ins>
      <w:bookmarkEnd w:id="5553"/>
    </w:p>
    <w:p w14:paraId="0400EF6A" w14:textId="77777777" w:rsidR="007C5528" w:rsidRDefault="007C5528">
      <w:pPr>
        <w:rPr>
          <w:ins w:id="5557" w:author="Eric Boisvert" w:date="2016-03-20T15:38:00Z"/>
        </w:rPr>
        <w:pPrChange w:id="5558" w:author="Eric Boisvert" w:date="2016-03-19T15:55:00Z">
          <w:pPr>
            <w:pStyle w:val="AnnexNumbered"/>
          </w:pPr>
        </w:pPrChange>
      </w:pPr>
    </w:p>
    <w:p w14:paraId="5EF50196" w14:textId="0172F198" w:rsidR="005413FE" w:rsidRDefault="007C5528">
      <w:pPr>
        <w:rPr>
          <w:ins w:id="5559" w:author="Eric Boisvert" w:date="2016-03-20T13:24:00Z"/>
        </w:rPr>
        <w:pPrChange w:id="5560" w:author="Eric Boisvert" w:date="2016-03-19T15:55:00Z">
          <w:pPr>
            <w:pStyle w:val="AnnexNumbered"/>
          </w:pPr>
        </w:pPrChange>
      </w:pPr>
      <w:ins w:id="5561" w:author="Eric Boisvert" w:date="2016-03-20T15:38:00Z">
        <w:r>
          <w:t>This profile defines a series of requirement to encode the position of a SF_SamplingFeature or a SF_Specimen</w:t>
        </w:r>
      </w:ins>
      <w:ins w:id="5562" w:author="Eric Boisvert" w:date="2016-03-20T15:39:00Z">
        <w:r>
          <w:t xml:space="preserve"> along a linear path.  The common use case is to report the location of sampling feature</w:t>
        </w:r>
      </w:ins>
      <w:ins w:id="5563" w:author="Eric Boisvert" w:date="2016-03-20T15:40:00Z">
        <w:r>
          <w:t>s</w:t>
        </w:r>
      </w:ins>
      <w:ins w:id="5564" w:author="Eric Boisvert" w:date="2016-03-20T15:39:00Z">
        <w:r>
          <w:t xml:space="preserve"> and associated observations</w:t>
        </w:r>
      </w:ins>
      <w:ins w:id="5565" w:author="Eric Boisvert" w:date="2016-03-20T15:40:00Z">
        <w:r>
          <w:t xml:space="preserve"> </w:t>
        </w:r>
      </w:ins>
      <w:ins w:id="5566" w:author="Eric Boisvert" w:date="2016-03-20T15:39:00Z">
        <w:r>
          <w:t xml:space="preserve"> </w:t>
        </w:r>
      </w:ins>
      <w:ins w:id="5567" w:author="Eric Boisvert" w:date="2016-03-20T15:38:00Z">
        <w:r>
          <w:t xml:space="preserve"> </w:t>
        </w:r>
      </w:ins>
      <w:ins w:id="5568" w:author="Eric Boisvert" w:date="2016-03-19T15:55:00Z">
        <w:r w:rsidR="00796E2C">
          <w:t xml:space="preserve">This profile, </w:t>
        </w:r>
      </w:ins>
      <w:ins w:id="5569" w:author="Eric Boisvert" w:date="2016-03-20T15:34:00Z">
        <w:r>
          <w:t xml:space="preserve">uses a formal GM_Object to represent the position.  It can either be </w:t>
        </w:r>
      </w:ins>
      <w:ins w:id="5570" w:author="Eric Boisvert" w:date="2016-03-20T15:35:00Z">
        <w:r>
          <w:t xml:space="preserve">“absolute”, as it uses a formally recognized CRS (Coordinate Reference System), or relative by using an arbitrary geometry as its </w:t>
        </w:r>
      </w:ins>
      <w:ins w:id="5571" w:author="Eric Boisvert" w:date="2016-03-20T15:36:00Z">
        <w:r>
          <w:t>positioning</w:t>
        </w:r>
      </w:ins>
      <w:ins w:id="5572" w:author="Eric Boisvert" w:date="2016-03-20T15:35:00Z">
        <w:r>
          <w:t xml:space="preserve"> </w:t>
        </w:r>
      </w:ins>
      <w:ins w:id="5573" w:author="Eric Boisvert" w:date="2016-03-20T15:36:00Z">
        <w:r>
          <w:t>frame.</w:t>
        </w:r>
      </w:ins>
      <w:ins w:id="5574" w:author="Eric Boisvert" w:date="2016-03-20T15:46:00Z">
        <w:r w:rsidR="00C45EEC">
          <w:t xml:space="preserve">  This profile is suitable is environments that can </w:t>
        </w:r>
      </w:ins>
      <w:ins w:id="5575" w:author="Eric Boisvert" w:date="2016-03-20T15:48:00Z">
        <w:r w:rsidR="00C45EEC">
          <w:t>process geometry datatype (1D, 2D or 3D).</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D2CCE" w:rsidRPr="00D12552" w14:paraId="632DBCF9" w14:textId="77777777" w:rsidTr="005941A0">
        <w:trPr>
          <w:ins w:id="5576"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7F23D7D" w14:textId="77777777" w:rsidR="005D2CCE" w:rsidRPr="00D12552" w:rsidRDefault="005D2CCE" w:rsidP="005941A0">
            <w:pPr>
              <w:keepNext/>
              <w:spacing w:before="100" w:beforeAutospacing="1" w:after="100" w:afterAutospacing="1" w:line="230" w:lineRule="atLeast"/>
              <w:jc w:val="both"/>
              <w:rPr>
                <w:ins w:id="5577" w:author="Eric Boisvert" w:date="2016-03-20T13:24:00Z"/>
                <w:rFonts w:eastAsia="MS Mincho"/>
                <w:b/>
                <w:sz w:val="22"/>
                <w:lang w:val="en-CA"/>
              </w:rPr>
            </w:pPr>
            <w:ins w:id="5578" w:author="Eric Boisvert" w:date="2016-03-20T13:24:00Z">
              <w:r w:rsidRPr="00D12552">
                <w:rPr>
                  <w:rFonts w:eastAsia="MS Mincho"/>
                  <w:b/>
                  <w:sz w:val="22"/>
                  <w:lang w:val="en-CA"/>
                </w:rPr>
                <w:t>Requirements Class</w:t>
              </w:r>
            </w:ins>
          </w:p>
        </w:tc>
      </w:tr>
      <w:tr w:rsidR="005D2CCE" w:rsidRPr="00D12552" w14:paraId="594724FB" w14:textId="77777777" w:rsidTr="005941A0">
        <w:trPr>
          <w:ins w:id="5579" w:author="Eric Boisvert" w:date="2016-03-20T13:24:00Z"/>
        </w:trPr>
        <w:tc>
          <w:tcPr>
            <w:tcW w:w="8897" w:type="dxa"/>
            <w:gridSpan w:val="2"/>
            <w:tcBorders>
              <w:top w:val="single" w:sz="12" w:space="0" w:color="auto"/>
              <w:left w:val="single" w:sz="12" w:space="0" w:color="auto"/>
              <w:bottom w:val="single" w:sz="12" w:space="0" w:color="auto"/>
              <w:right w:val="single" w:sz="12" w:space="0" w:color="auto"/>
            </w:tcBorders>
          </w:tcPr>
          <w:p w14:paraId="6CB7911E" w14:textId="67F6D973" w:rsidR="005D2CCE" w:rsidRPr="00D12552" w:rsidRDefault="005D2CCE" w:rsidP="007C5528">
            <w:pPr>
              <w:spacing w:before="100" w:beforeAutospacing="1" w:after="100" w:afterAutospacing="1" w:line="230" w:lineRule="atLeast"/>
              <w:jc w:val="both"/>
              <w:rPr>
                <w:ins w:id="5580" w:author="Eric Boisvert" w:date="2016-03-20T13:24:00Z"/>
                <w:rFonts w:eastAsia="MS Mincho"/>
                <w:b/>
                <w:color w:val="FF0000"/>
                <w:sz w:val="22"/>
                <w:lang w:val="en-CA"/>
              </w:rPr>
            </w:pPr>
            <w:ins w:id="5581" w:author="Eric Boisvert" w:date="2016-03-20T13:24:00Z">
              <w:r>
                <w:rPr>
                  <w:rFonts w:eastAsia="MS Mincho"/>
                  <w:b/>
                  <w:color w:val="FF0000"/>
                  <w:sz w:val="22"/>
                  <w:lang w:val="en-CA"/>
                </w:rPr>
                <w:t>/req/gsml4xsd-</w:t>
              </w:r>
            </w:ins>
            <w:ins w:id="5582" w:author="Eric Boisvert" w:date="2016-03-20T15:37:00Z">
              <w:r w:rsidR="007C5528">
                <w:rPr>
                  <w:rFonts w:eastAsia="MS Mincho"/>
                  <w:b/>
                  <w:color w:val="FF0000"/>
                  <w:sz w:val="22"/>
                  <w:lang w:val="en-CA"/>
                </w:rPr>
                <w:t>geom-</w:t>
              </w:r>
            </w:ins>
            <w:ins w:id="5583" w:author="Eric Boisvert" w:date="2016-03-20T13:25:00Z">
              <w:r>
                <w:rPr>
                  <w:rFonts w:eastAsia="MS Mincho"/>
                  <w:b/>
                  <w:color w:val="FF0000"/>
                  <w:sz w:val="22"/>
                  <w:lang w:val="en-CA"/>
                </w:rPr>
                <w:t>pos</w:t>
              </w:r>
            </w:ins>
          </w:p>
        </w:tc>
      </w:tr>
      <w:tr w:rsidR="005D2CCE" w:rsidRPr="00D12552" w14:paraId="0721A4D9" w14:textId="77777777" w:rsidTr="005941A0">
        <w:trPr>
          <w:ins w:id="5584" w:author="Eric Boisvert" w:date="2016-03-20T13:24:00Z"/>
        </w:trPr>
        <w:tc>
          <w:tcPr>
            <w:tcW w:w="1809" w:type="dxa"/>
            <w:tcBorders>
              <w:top w:val="single" w:sz="12" w:space="0" w:color="auto"/>
              <w:left w:val="single" w:sz="12" w:space="0" w:color="auto"/>
              <w:bottom w:val="single" w:sz="4" w:space="0" w:color="auto"/>
              <w:right w:val="single" w:sz="4" w:space="0" w:color="auto"/>
            </w:tcBorders>
          </w:tcPr>
          <w:p w14:paraId="19629F68" w14:textId="77777777" w:rsidR="005D2CCE" w:rsidRPr="00D12552" w:rsidRDefault="005D2CCE" w:rsidP="005941A0">
            <w:pPr>
              <w:spacing w:before="100" w:beforeAutospacing="1" w:after="100" w:afterAutospacing="1" w:line="230" w:lineRule="atLeast"/>
              <w:jc w:val="both"/>
              <w:rPr>
                <w:ins w:id="5585" w:author="Eric Boisvert" w:date="2016-03-20T13:24:00Z"/>
                <w:rFonts w:eastAsia="MS Mincho"/>
                <w:b/>
                <w:color w:val="FF0000"/>
                <w:sz w:val="22"/>
                <w:lang w:val="en-CA"/>
              </w:rPr>
            </w:pPr>
            <w:ins w:id="5586" w:author="Eric Boisvert" w:date="2016-03-20T13:24: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778A13AC" w14:textId="77777777" w:rsidR="005D2CCE" w:rsidRPr="00D12552" w:rsidRDefault="005D2CCE" w:rsidP="005941A0">
            <w:pPr>
              <w:spacing w:before="100" w:beforeAutospacing="1" w:after="100" w:afterAutospacing="1" w:line="230" w:lineRule="atLeast"/>
              <w:jc w:val="both"/>
              <w:rPr>
                <w:ins w:id="5587" w:author="Eric Boisvert" w:date="2016-03-20T13:24:00Z"/>
                <w:rFonts w:eastAsia="MS Mincho"/>
                <w:lang w:val="en-CA"/>
              </w:rPr>
            </w:pPr>
            <w:ins w:id="5588" w:author="Eric Boisvert" w:date="2016-03-20T13:24:00Z">
              <w:r>
                <w:rPr>
                  <w:rFonts w:eastAsia="MS Mincho"/>
                  <w:lang w:val="en-CA"/>
                </w:rPr>
                <w:t>XML instance</w:t>
              </w:r>
            </w:ins>
          </w:p>
        </w:tc>
      </w:tr>
      <w:tr w:rsidR="00033D7C" w:rsidRPr="00D12552" w14:paraId="2DF5A4E0" w14:textId="77777777" w:rsidTr="005941A0">
        <w:trPr>
          <w:ins w:id="5589" w:author="Eric Boisvert" w:date="2016-03-20T15:56:00Z"/>
        </w:trPr>
        <w:tc>
          <w:tcPr>
            <w:tcW w:w="1809" w:type="dxa"/>
            <w:tcBorders>
              <w:top w:val="single" w:sz="12" w:space="0" w:color="auto"/>
              <w:left w:val="single" w:sz="12" w:space="0" w:color="auto"/>
              <w:bottom w:val="single" w:sz="4" w:space="0" w:color="auto"/>
              <w:right w:val="single" w:sz="4" w:space="0" w:color="auto"/>
            </w:tcBorders>
          </w:tcPr>
          <w:p w14:paraId="3E19C425" w14:textId="43C2F16D" w:rsidR="00033D7C" w:rsidRPr="00D12552" w:rsidRDefault="00033D7C" w:rsidP="005941A0">
            <w:pPr>
              <w:spacing w:before="100" w:beforeAutospacing="1" w:after="100" w:afterAutospacing="1" w:line="230" w:lineRule="atLeast"/>
              <w:jc w:val="both"/>
              <w:rPr>
                <w:ins w:id="5590" w:author="Eric Boisvert" w:date="2016-03-20T15:56:00Z"/>
                <w:rFonts w:eastAsia="MS Mincho"/>
                <w:lang w:val="en-CA"/>
              </w:rPr>
            </w:pPr>
            <w:ins w:id="5591" w:author="Eric Boisvert" w:date="2016-03-20T15:56: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D868DAA" w14:textId="6C9F346A" w:rsidR="00033D7C" w:rsidRDefault="00033D7C" w:rsidP="005941A0">
            <w:pPr>
              <w:spacing w:before="100" w:beforeAutospacing="1" w:after="100" w:afterAutospacing="1" w:line="230" w:lineRule="atLeast"/>
              <w:jc w:val="both"/>
              <w:rPr>
                <w:ins w:id="5592" w:author="Eric Boisvert" w:date="2016-03-20T15:56:00Z"/>
                <w:rFonts w:eastAsia="MS Mincho"/>
                <w:lang w:val="en-CA"/>
              </w:rPr>
            </w:pPr>
            <w:ins w:id="5593" w:author="Eric Boisvert" w:date="2016-03-20T15:57:00Z">
              <w:r w:rsidRPr="00033D7C">
                <w:rPr>
                  <w:rFonts w:eastAsia="MS Mincho"/>
                  <w:lang w:val="en-CA"/>
                </w:rPr>
                <w:t>/req/gsml4-borehole/borehole-samplingfeature</w:t>
              </w:r>
            </w:ins>
          </w:p>
        </w:tc>
      </w:tr>
      <w:tr w:rsidR="00033D7C" w:rsidRPr="00D12552" w14:paraId="4B46B6B8" w14:textId="77777777" w:rsidTr="005941A0">
        <w:trPr>
          <w:ins w:id="5594" w:author="Eric Boisvert" w:date="2016-03-20T15:59:00Z"/>
        </w:trPr>
        <w:tc>
          <w:tcPr>
            <w:tcW w:w="1809" w:type="dxa"/>
            <w:tcBorders>
              <w:top w:val="single" w:sz="12" w:space="0" w:color="auto"/>
              <w:left w:val="single" w:sz="12" w:space="0" w:color="auto"/>
              <w:bottom w:val="single" w:sz="4" w:space="0" w:color="auto"/>
              <w:right w:val="single" w:sz="4" w:space="0" w:color="auto"/>
            </w:tcBorders>
          </w:tcPr>
          <w:p w14:paraId="4ADC823E" w14:textId="401B826E" w:rsidR="00033D7C" w:rsidRDefault="00033D7C" w:rsidP="005941A0">
            <w:pPr>
              <w:spacing w:before="100" w:beforeAutospacing="1" w:after="100" w:afterAutospacing="1" w:line="230" w:lineRule="atLeast"/>
              <w:jc w:val="both"/>
              <w:rPr>
                <w:ins w:id="5595" w:author="Eric Boisvert" w:date="2016-03-20T15:59:00Z"/>
                <w:rFonts w:eastAsia="MS Mincho"/>
                <w:lang w:val="en-CA"/>
              </w:rPr>
            </w:pPr>
            <w:ins w:id="5596" w:author="Eric Boisvert" w:date="2016-03-20T15:59: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087D5586" w14:textId="3F57BFB7" w:rsidR="00033D7C" w:rsidRPr="00033D7C" w:rsidRDefault="00033D7C" w:rsidP="005941A0">
            <w:pPr>
              <w:spacing w:before="100" w:beforeAutospacing="1" w:after="100" w:afterAutospacing="1" w:line="230" w:lineRule="atLeast"/>
              <w:jc w:val="both"/>
              <w:rPr>
                <w:ins w:id="5597" w:author="Eric Boisvert" w:date="2016-03-20T15:59:00Z"/>
                <w:rFonts w:eastAsia="MS Mincho"/>
                <w:lang w:val="en-CA"/>
              </w:rPr>
            </w:pPr>
            <w:ins w:id="5598" w:author="Eric Boisvert" w:date="2016-03-20T15:59:00Z">
              <w:r w:rsidRPr="00033D7C">
                <w:rPr>
                  <w:rFonts w:eastAsia="MS Mincho"/>
                  <w:lang w:val="en-CA"/>
                </w:rPr>
                <w:t>/req/gsml4-borehole/borehole-pos</w:t>
              </w:r>
            </w:ins>
          </w:p>
        </w:tc>
      </w:tr>
      <w:tr w:rsidR="005D2CCE" w:rsidRPr="00D12552" w14:paraId="339B4C2E" w14:textId="77777777" w:rsidTr="005941A0">
        <w:trPr>
          <w:ins w:id="5599" w:author="Eric Boisvert" w:date="2016-03-20T13:24: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41742F47" w14:textId="77777777" w:rsidR="005D2CCE" w:rsidRPr="00CD7325" w:rsidRDefault="005D2CCE" w:rsidP="005941A0">
            <w:pPr>
              <w:spacing w:before="100" w:beforeAutospacing="1" w:after="100" w:afterAutospacing="1" w:line="230" w:lineRule="atLeast"/>
              <w:jc w:val="both"/>
              <w:rPr>
                <w:ins w:id="5600" w:author="Eric Boisvert" w:date="2016-03-20T13:24:00Z"/>
                <w:rFonts w:eastAsia="MS Mincho"/>
                <w:b/>
                <w:sz w:val="20"/>
                <w:szCs w:val="20"/>
                <w:lang w:val="en-CA"/>
              </w:rPr>
            </w:pPr>
            <w:ins w:id="5601" w:author="Eric Boisvert" w:date="2016-03-20T13:24: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2146908F" w14:textId="5EF5664C" w:rsidR="005D2CCE" w:rsidRPr="00D12552" w:rsidRDefault="00C45EEC" w:rsidP="005941A0">
            <w:pPr>
              <w:spacing w:before="100" w:beforeAutospacing="1" w:after="100" w:afterAutospacing="1" w:line="230" w:lineRule="atLeast"/>
              <w:jc w:val="both"/>
              <w:rPr>
                <w:ins w:id="5602" w:author="Eric Boisvert" w:date="2016-03-20T13:24:00Z"/>
                <w:rFonts w:eastAsia="MS Mincho"/>
                <w:b/>
                <w:color w:val="FF0000"/>
                <w:sz w:val="22"/>
                <w:lang w:val="en-CA"/>
              </w:rPr>
            </w:pPr>
            <w:ins w:id="5603" w:author="Eric Boisvert" w:date="2016-03-20T15:49:00Z">
              <w:r>
                <w:rPr>
                  <w:rFonts w:eastAsia="MS Mincho"/>
                  <w:b/>
                  <w:color w:val="FF0000"/>
                  <w:sz w:val="22"/>
                  <w:lang w:val="en-CA"/>
                </w:rPr>
                <w:t>/req/gsml4xsd-geom-pos/…</w:t>
              </w:r>
            </w:ins>
          </w:p>
          <w:p w14:paraId="2B2488A8" w14:textId="4898F913" w:rsidR="005D2CCE" w:rsidRPr="00D12552" w:rsidRDefault="005D2CCE" w:rsidP="005941A0">
            <w:pPr>
              <w:spacing w:before="100" w:beforeAutospacing="1" w:after="100" w:afterAutospacing="1" w:line="230" w:lineRule="atLeast"/>
              <w:rPr>
                <w:ins w:id="5604" w:author="Eric Boisvert" w:date="2016-03-20T13:24:00Z"/>
                <w:rFonts w:eastAsia="MS Mincho"/>
                <w:i/>
                <w:lang w:val="en-CA"/>
              </w:rPr>
            </w:pPr>
          </w:p>
        </w:tc>
      </w:tr>
    </w:tbl>
    <w:p w14:paraId="388741C0" w14:textId="77777777" w:rsidR="005D2CCE" w:rsidRDefault="005D2CCE">
      <w:pPr>
        <w:rPr>
          <w:ins w:id="5605" w:author="Eric Boisvert" w:date="2016-03-20T16:17:00Z"/>
        </w:rPr>
        <w:pPrChange w:id="5606" w:author="Eric Boisvert" w:date="2016-03-19T15:55:00Z">
          <w:pPr>
            <w:pStyle w:val="AnnexNumbered"/>
          </w:pPr>
        </w:pPrChange>
      </w:pPr>
    </w:p>
    <w:p w14:paraId="4447C95B" w14:textId="11048340" w:rsidR="003954CF" w:rsidRDefault="003954CF">
      <w:pPr>
        <w:pStyle w:val="Titre3"/>
        <w:rPr>
          <w:ins w:id="5607" w:author="Eric Boisvert" w:date="2016-03-20T15:49:00Z"/>
        </w:rPr>
        <w:pPrChange w:id="5608" w:author="Eric Boisvert" w:date="2016-03-20T16:21:00Z">
          <w:pPr>
            <w:pStyle w:val="AnnexNumbered"/>
          </w:pPr>
        </w:pPrChange>
      </w:pPr>
      <w:bookmarkStart w:id="5609" w:name="_Toc446944643"/>
      <w:ins w:id="5610" w:author="Eric Boisvert" w:date="2016-03-20T16:17:00Z">
        <w:r>
          <w:t>Absolute position</w:t>
        </w:r>
      </w:ins>
      <w:bookmarkEnd w:id="5609"/>
    </w:p>
    <w:p w14:paraId="62605290" w14:textId="77777777" w:rsidR="003954CF" w:rsidRDefault="003954CF">
      <w:pPr>
        <w:rPr>
          <w:ins w:id="5611" w:author="Eric Boisvert" w:date="2016-03-20T16:17:00Z"/>
        </w:rPr>
        <w:pPrChange w:id="5612" w:author="Eric Boisvert" w:date="2016-03-19T15:55:00Z">
          <w:pPr>
            <w:pStyle w:val="AnnexNumbered"/>
          </w:pPr>
        </w:pPrChange>
      </w:pPr>
    </w:p>
    <w:p w14:paraId="31AAF424" w14:textId="43375D5C" w:rsidR="00C45EEC" w:rsidRDefault="00C45EEC">
      <w:pPr>
        <w:rPr>
          <w:ins w:id="5613" w:author="Eric Boisvert" w:date="2016-03-20T16:00:00Z"/>
        </w:rPr>
        <w:pPrChange w:id="5614" w:author="Eric Boisvert" w:date="2016-03-19T15:55:00Z">
          <w:pPr>
            <w:pStyle w:val="AnnexNumbered"/>
          </w:pPr>
        </w:pPrChange>
      </w:pPr>
      <w:ins w:id="5615" w:author="Eric Boisvert" w:date="2016-03-20T15:49:00Z">
        <w:r>
          <w:t>A sampling feature located using absolute coordinates SHALL be a 3D GM_Curve (each coordinates are x,y and z triplets) defined in a valid 3D CRS.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EDE6C19" w14:textId="77777777" w:rsidTr="005941A0">
        <w:trPr>
          <w:cantSplit/>
          <w:ins w:id="5616" w:author="Eric Boisvert" w:date="2016-03-20T16:00:00Z"/>
        </w:trPr>
        <w:tc>
          <w:tcPr>
            <w:tcW w:w="4219" w:type="dxa"/>
            <w:tcBorders>
              <w:right w:val="nil"/>
            </w:tcBorders>
            <w:shd w:val="clear" w:color="auto" w:fill="auto"/>
          </w:tcPr>
          <w:p w14:paraId="3B113874" w14:textId="6B51CD57" w:rsidR="00033D7C" w:rsidRPr="0043688E" w:rsidRDefault="00033D7C" w:rsidP="005941A0">
            <w:pPr>
              <w:pStyle w:val="Tabletext10"/>
              <w:rPr>
                <w:ins w:id="5617" w:author="Eric Boisvert" w:date="2016-03-20T16:00:00Z"/>
                <w:rStyle w:val="requri"/>
                <w:rPrChange w:id="5618" w:author="Eric Boisvert" w:date="2016-03-25T17:34:00Z">
                  <w:rPr>
                    <w:ins w:id="5619" w:author="Eric Boisvert" w:date="2016-03-20T16:00:00Z"/>
                    <w:rStyle w:val="requri"/>
                    <w:b w:val="0"/>
                    <w:lang w:val="en-CA" w:eastAsia="en-AU"/>
                  </w:rPr>
                </w:rPrChange>
              </w:rPr>
            </w:pPr>
            <w:ins w:id="5620" w:author="Eric Boisvert" w:date="2016-03-20T16:00:00Z">
              <w:r w:rsidRPr="0043688E">
                <w:rPr>
                  <w:rStyle w:val="requri"/>
                  <w:rPrChange w:id="5621" w:author="Eric Boisvert" w:date="2016-03-25T17:34:00Z">
                    <w:rPr>
                      <w:b/>
                      <w:color w:val="FF0000"/>
                      <w:sz w:val="22"/>
                      <w:lang w:val="en-CA"/>
                    </w:rPr>
                  </w:rPrChange>
                </w:rPr>
                <w:lastRenderedPageBreak/>
                <w:t>/req/gsml4xsd-geom-pos/3d-curve</w:t>
              </w:r>
            </w:ins>
          </w:p>
        </w:tc>
        <w:tc>
          <w:tcPr>
            <w:tcW w:w="4678" w:type="dxa"/>
            <w:tcBorders>
              <w:left w:val="nil"/>
            </w:tcBorders>
            <w:shd w:val="clear" w:color="auto" w:fill="auto"/>
          </w:tcPr>
          <w:p w14:paraId="1EAF8718" w14:textId="21EAEB12" w:rsidR="00033D7C" w:rsidRPr="00D12552" w:rsidRDefault="00033D7C" w:rsidP="00B103E0">
            <w:pPr>
              <w:pStyle w:val="Tabletext10"/>
              <w:jc w:val="left"/>
              <w:rPr>
                <w:ins w:id="5622" w:author="Eric Boisvert" w:date="2016-03-20T16:00:00Z"/>
                <w:rStyle w:val="reqtext"/>
                <w:lang w:val="en-CA"/>
              </w:rPr>
            </w:pPr>
            <w:ins w:id="5623" w:author="Eric Boisvert" w:date="2016-03-20T16:00:00Z">
              <w:r>
                <w:rPr>
                  <w:rStyle w:val="reqtext"/>
                  <w:lang w:val="en-CA"/>
                </w:rPr>
                <w:t xml:space="preserve">SF_SamplingFeature position (SF_SamplingFeature/shape or SF_Specimen/samplingLocation) </w:t>
              </w:r>
            </w:ins>
            <w:ins w:id="5624" w:author="Eric Boisvert" w:date="2016-03-20T16:15:00Z">
              <w:r w:rsidR="00B103E0">
                <w:rPr>
                  <w:rStyle w:val="reqtext"/>
                  <w:lang w:val="en-CA"/>
                </w:rPr>
                <w:t>srsDimension SHALL be 3</w:t>
              </w:r>
            </w:ins>
            <w:ins w:id="5625" w:author="Eric Boisvert" w:date="2016-03-20T16:00:00Z">
              <w:r>
                <w:rPr>
                  <w:rStyle w:val="reqtext"/>
                  <w:lang w:val="en-CA"/>
                </w:rPr>
                <w:t xml:space="preserve"> </w:t>
              </w:r>
            </w:ins>
            <w:ins w:id="5626" w:author="Boisvert, Eric" w:date="2016-03-29T09:18:00Z">
              <w:r w:rsidR="00B8253A">
                <w:rPr>
                  <w:rStyle w:val="reqtext"/>
                  <w:lang w:val="en-CA"/>
                </w:rPr>
                <w:t>.</w:t>
              </w:r>
            </w:ins>
          </w:p>
        </w:tc>
      </w:tr>
    </w:tbl>
    <w:p w14:paraId="2B26F315" w14:textId="77777777" w:rsidR="00C2740E" w:rsidRDefault="00C2740E">
      <w:pPr>
        <w:rPr>
          <w:ins w:id="5627" w:author="Eric Boisvert" w:date="2016-03-20T16:03:00Z"/>
        </w:rPr>
        <w:pPrChange w:id="5628" w:author="Eric Boisvert" w:date="2016-03-19T15:55:00Z">
          <w:pPr>
            <w:pStyle w:val="AnnexNumbered"/>
          </w:pPr>
        </w:pPrChange>
      </w:pPr>
    </w:p>
    <w:p w14:paraId="622BBE7B" w14:textId="6FAA086F" w:rsidR="00C45EEC" w:rsidRDefault="00C45EEC">
      <w:pPr>
        <w:rPr>
          <w:ins w:id="5629" w:author="Eric Boisvert" w:date="2016-03-20T16:01:00Z"/>
        </w:rPr>
        <w:pPrChange w:id="5630" w:author="Eric Boisvert" w:date="2016-03-19T15:55:00Z">
          <w:pPr>
            <w:pStyle w:val="AnnexNumbered"/>
          </w:pPr>
        </w:pPrChange>
      </w:pPr>
      <w:ins w:id="5631" w:author="Eric Boisvert" w:date="2016-03-20T15:53:00Z">
        <w:r>
          <w:t>The sampling feature should be defined in the same CRS as the borehole shape.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3D7C" w:rsidRPr="00D12552" w14:paraId="410AD9DD" w14:textId="77777777" w:rsidTr="005941A0">
        <w:trPr>
          <w:cantSplit/>
          <w:ins w:id="5632" w:author="Eric Boisvert" w:date="2016-03-20T16:01:00Z"/>
        </w:trPr>
        <w:tc>
          <w:tcPr>
            <w:tcW w:w="4219" w:type="dxa"/>
            <w:tcBorders>
              <w:right w:val="nil"/>
            </w:tcBorders>
            <w:shd w:val="clear" w:color="auto" w:fill="auto"/>
          </w:tcPr>
          <w:p w14:paraId="6C1E1BB8" w14:textId="0040F340" w:rsidR="00033D7C" w:rsidRPr="0043688E" w:rsidRDefault="00033D7C" w:rsidP="005941A0">
            <w:pPr>
              <w:pStyle w:val="Tabletext10"/>
              <w:rPr>
                <w:ins w:id="5633" w:author="Eric Boisvert" w:date="2016-03-20T16:01:00Z"/>
                <w:rStyle w:val="requri"/>
                <w:rPrChange w:id="5634" w:author="Eric Boisvert" w:date="2016-03-25T17:34:00Z">
                  <w:rPr>
                    <w:ins w:id="5635" w:author="Eric Boisvert" w:date="2016-03-20T16:01:00Z"/>
                    <w:rStyle w:val="requri"/>
                    <w:b w:val="0"/>
                    <w:lang w:val="en-CA" w:eastAsia="en-AU"/>
                  </w:rPr>
                </w:rPrChange>
              </w:rPr>
            </w:pPr>
            <w:ins w:id="5636" w:author="Eric Boisvert" w:date="2016-03-20T16:01:00Z">
              <w:r w:rsidRPr="0043688E">
                <w:rPr>
                  <w:rStyle w:val="requri"/>
                  <w:rPrChange w:id="5637" w:author="Eric Boisvert" w:date="2016-03-25T17:34:00Z">
                    <w:rPr>
                      <w:b/>
                      <w:color w:val="FF0000"/>
                      <w:sz w:val="22"/>
                      <w:lang w:val="en-CA"/>
                    </w:rPr>
                  </w:rPrChange>
                </w:rPr>
                <w:t>/req/gsml4xsd-geom-pos/3d-CRS</w:t>
              </w:r>
            </w:ins>
          </w:p>
        </w:tc>
        <w:tc>
          <w:tcPr>
            <w:tcW w:w="4678" w:type="dxa"/>
            <w:tcBorders>
              <w:left w:val="nil"/>
            </w:tcBorders>
            <w:shd w:val="clear" w:color="auto" w:fill="auto"/>
          </w:tcPr>
          <w:p w14:paraId="5A1A6112" w14:textId="4C48E4EF" w:rsidR="00033D7C" w:rsidRPr="00D12552" w:rsidRDefault="00033D7C" w:rsidP="00C2740E">
            <w:pPr>
              <w:pStyle w:val="Tabletext10"/>
              <w:jc w:val="left"/>
              <w:rPr>
                <w:ins w:id="5638" w:author="Eric Boisvert" w:date="2016-03-20T16:01:00Z"/>
                <w:rStyle w:val="reqtext"/>
                <w:lang w:val="en-CA"/>
              </w:rPr>
            </w:pPr>
            <w:ins w:id="5639" w:author="Eric Boisvert" w:date="2016-03-20T16:01:00Z">
              <w:r>
                <w:rPr>
                  <w:rStyle w:val="reqtext"/>
                  <w:lang w:val="en-CA"/>
                </w:rPr>
                <w:t xml:space="preserve">SF_SamplingFeature position (SF_SamplingFeature/shape or SF_Specimen/samplingLocation) </w:t>
              </w:r>
            </w:ins>
            <w:ins w:id="5640" w:author="Eric Boisvert" w:date="2016-03-20T16:05:00Z">
              <w:r w:rsidR="00C2740E">
                <w:rPr>
                  <w:rStyle w:val="reqtext"/>
                  <w:lang w:val="en-CA"/>
                </w:rPr>
                <w:t xml:space="preserve">@srsName </w:t>
              </w:r>
            </w:ins>
            <w:ins w:id="5641" w:author="Eric Boisvert" w:date="2016-03-20T16:02:00Z">
              <w:r>
                <w:rPr>
                  <w:rStyle w:val="reqtext"/>
                  <w:lang w:val="en-CA"/>
                </w:rPr>
                <w:t>SHALL refer to a valid 3D CRS</w:t>
              </w:r>
            </w:ins>
            <w:ins w:id="5642" w:author="Eric Boisvert" w:date="2016-03-20T16:01:00Z">
              <w:r>
                <w:rPr>
                  <w:rStyle w:val="reqtext"/>
                  <w:lang w:val="en-CA"/>
                </w:rPr>
                <w:t xml:space="preserve"> </w:t>
              </w:r>
            </w:ins>
            <w:ins w:id="5643" w:author="Boisvert, Eric" w:date="2016-03-29T09:18:00Z">
              <w:r w:rsidR="00B8253A">
                <w:rPr>
                  <w:rStyle w:val="reqtext"/>
                  <w:lang w:val="en-CA"/>
                </w:rPr>
                <w:t>.</w:t>
              </w:r>
            </w:ins>
          </w:p>
        </w:tc>
      </w:tr>
    </w:tbl>
    <w:p w14:paraId="58C080E8" w14:textId="77777777" w:rsidR="00033D7C" w:rsidRDefault="00033D7C">
      <w:pPr>
        <w:rPr>
          <w:ins w:id="5644" w:author="Eric Boisvert" w:date="2016-03-20T15:53:00Z"/>
        </w:rPr>
        <w:pPrChange w:id="5645" w:author="Eric Boisvert" w:date="2016-03-19T15:55:00Z">
          <w:pPr>
            <w:pStyle w:val="AnnexNumbered"/>
          </w:pPr>
        </w:pPrChange>
      </w:pPr>
    </w:p>
    <w:p w14:paraId="3E0562BF" w14:textId="41CE5B1D" w:rsidR="00C45EEC" w:rsidRDefault="00C45EEC">
      <w:pPr>
        <w:rPr>
          <w:ins w:id="5646" w:author="Eric Boisvert" w:date="2016-03-20T16:16:00Z"/>
        </w:rPr>
        <w:pPrChange w:id="5647" w:author="Eric Boisvert" w:date="2016-03-19T15:55:00Z">
          <w:pPr>
            <w:pStyle w:val="AnnexNumbered"/>
          </w:pPr>
        </w:pPrChange>
      </w:pPr>
      <w:ins w:id="5648" w:author="Eric Boisvert" w:date="2016-03-20T15:54:00Z">
        <w:r>
          <w:t>The relationship between the borehole and the sampling feature is explicitly ma</w:t>
        </w:r>
        <w:r w:rsidR="00C2740E">
          <w:t>de using relatedSamplingFeature</w:t>
        </w:r>
      </w:ins>
      <w:ins w:id="5649" w:author="Eric Boisvert" w:date="2016-03-20T16:02:00Z">
        <w:r w:rsidR="00C2740E">
          <w:t xml:space="preserve">.  Because the geometry </w:t>
        </w:r>
      </w:ins>
      <w:ins w:id="5650" w:author="Eric Boisvert" w:date="2016-03-20T16:03:00Z">
        <w:r w:rsidR="00C2740E">
          <w:t>has an absolute CRS, there is not need to make an explicit reference to the borehole</w:t>
        </w:r>
      </w:ins>
      <w:ins w:id="5651" w:author="Eric Boisvert" w:date="2016-03-20T16:04:00Z">
        <w:r w:rsidR="00C2740E">
          <w:t>’s shape.</w:t>
        </w:r>
      </w:ins>
    </w:p>
    <w:p w14:paraId="0C2ADCB4" w14:textId="77777777" w:rsidR="003954CF" w:rsidRDefault="003954CF" w:rsidP="003954CF">
      <w:pPr>
        <w:autoSpaceDE w:val="0"/>
        <w:autoSpaceDN w:val="0"/>
        <w:adjustRightInd w:val="0"/>
        <w:spacing w:after="0"/>
        <w:rPr>
          <w:ins w:id="5652" w:author="Eric Boisvert" w:date="2016-03-20T16:16:00Z"/>
          <w:rFonts w:ascii="Courier New" w:hAnsi="Courier New" w:cs="Courier New"/>
          <w:b/>
          <w:bCs/>
          <w:color w:val="000000"/>
          <w:sz w:val="20"/>
          <w:szCs w:val="20"/>
          <w:highlight w:val="white"/>
          <w:lang w:val="en-CA" w:eastAsia="en-CA"/>
        </w:rPr>
      </w:pPr>
      <w:ins w:id="5653" w:author="Eric Boisvert" w:date="2016-03-20T16:16:00Z">
        <w:r>
          <w:rPr>
            <w:rFonts w:ascii="Courier New" w:hAnsi="Courier New" w:cs="Courier New"/>
            <w:color w:val="0000FF"/>
            <w:sz w:val="20"/>
            <w:szCs w:val="20"/>
            <w:highlight w:val="white"/>
            <w:lang w:val="en-CA" w:eastAsia="en-CA"/>
          </w:rPr>
          <w:t>&lt;sam:relatedSamplingFeature&gt;</w:t>
        </w:r>
      </w:ins>
    </w:p>
    <w:p w14:paraId="63618C20" w14:textId="77777777" w:rsidR="003954CF" w:rsidRDefault="003954CF" w:rsidP="003954CF">
      <w:pPr>
        <w:autoSpaceDE w:val="0"/>
        <w:autoSpaceDN w:val="0"/>
        <w:adjustRightInd w:val="0"/>
        <w:spacing w:after="0"/>
        <w:rPr>
          <w:ins w:id="5654" w:author="Eric Boisvert" w:date="2016-03-20T16:16:00Z"/>
          <w:rFonts w:ascii="Courier New" w:hAnsi="Courier New" w:cs="Courier New"/>
          <w:b/>
          <w:bCs/>
          <w:color w:val="000000"/>
          <w:sz w:val="20"/>
          <w:szCs w:val="20"/>
          <w:highlight w:val="white"/>
          <w:lang w:val="en-CA" w:eastAsia="en-CA"/>
        </w:rPr>
      </w:pPr>
      <w:ins w:id="5655" w:author="Eric Boisvert" w:date="2016-03-20T16:16:00Z">
        <w:r>
          <w:rPr>
            <w:rFonts w:ascii="Courier New" w:hAnsi="Courier New" w:cs="Courier New"/>
            <w:color w:val="0000FF"/>
            <w:sz w:val="20"/>
            <w:szCs w:val="20"/>
            <w:highlight w:val="white"/>
            <w:lang w:val="en-CA" w:eastAsia="en-CA"/>
          </w:rPr>
          <w:t>&lt;sam:SamplingFeatureComplex&gt;</w:t>
        </w:r>
      </w:ins>
    </w:p>
    <w:p w14:paraId="3049A44F" w14:textId="16435785" w:rsidR="003954CF" w:rsidRDefault="003954CF" w:rsidP="003954CF">
      <w:pPr>
        <w:autoSpaceDE w:val="0"/>
        <w:autoSpaceDN w:val="0"/>
        <w:adjustRightInd w:val="0"/>
        <w:spacing w:after="0"/>
        <w:rPr>
          <w:ins w:id="5656" w:author="Eric Boisvert" w:date="2016-03-20T16:16:00Z"/>
          <w:rFonts w:ascii="Courier New" w:hAnsi="Courier New" w:cs="Courier New"/>
          <w:b/>
          <w:bCs/>
          <w:color w:val="000000"/>
          <w:sz w:val="20"/>
          <w:szCs w:val="20"/>
          <w:highlight w:val="white"/>
          <w:lang w:val="en-CA" w:eastAsia="en-CA"/>
        </w:rPr>
      </w:pPr>
      <w:ins w:id="5657" w:author="Eric Boisvert" w:date="2016-03-20T16:16: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w:t>
        </w:r>
      </w:ins>
      <w:ins w:id="5658" w:author="Eric Boisvert" w:date="2016-03-20T16:34:00Z">
        <w:r w:rsidR="00495F38">
          <w:rPr>
            <w:rFonts w:ascii="Courier New" w:hAnsi="Courier New" w:cs="Courier New"/>
            <w:b/>
            <w:bCs/>
            <w:color w:val="8000FF"/>
            <w:sz w:val="20"/>
            <w:szCs w:val="20"/>
            <w:highlight w:val="white"/>
            <w:u w:val="single"/>
            <w:lang w:val="en-CA" w:eastAsia="en-CA"/>
          </w:rPr>
          <w:t>gsml4/</w:t>
        </w:r>
      </w:ins>
      <w:ins w:id="5659" w:author="Eric Boisvert" w:date="2016-03-20T16:16:00Z">
        <w:r>
          <w:rPr>
            <w:rFonts w:ascii="Courier New" w:hAnsi="Courier New" w:cs="Courier New"/>
            <w:b/>
            <w:bCs/>
            <w:color w:val="8000FF"/>
            <w:sz w:val="20"/>
            <w:szCs w:val="20"/>
            <w:highlight w:val="white"/>
            <w:u w:val="single"/>
            <w:lang w:val="en-CA" w:eastAsia="en-CA"/>
          </w:rPr>
          <w:t>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43127C5" w14:textId="77777777" w:rsidR="003954CF" w:rsidRDefault="003954CF" w:rsidP="003954CF">
      <w:pPr>
        <w:autoSpaceDE w:val="0"/>
        <w:autoSpaceDN w:val="0"/>
        <w:adjustRightInd w:val="0"/>
        <w:spacing w:after="0"/>
        <w:rPr>
          <w:ins w:id="5660" w:author="Eric Boisvert" w:date="2016-03-20T16:16:00Z"/>
          <w:rFonts w:ascii="Courier New" w:hAnsi="Courier New" w:cs="Courier New"/>
          <w:b/>
          <w:bCs/>
          <w:color w:val="000000"/>
          <w:sz w:val="20"/>
          <w:szCs w:val="20"/>
          <w:highlight w:val="white"/>
          <w:lang w:val="en-CA" w:eastAsia="en-CA"/>
        </w:rPr>
      </w:pPr>
      <w:ins w:id="5661" w:author="Eric Boisvert" w:date="2016-03-20T16:16:00Z">
        <w:r>
          <w:rPr>
            <w:rFonts w:ascii="Courier New" w:hAnsi="Courier New" w:cs="Courier New"/>
            <w:color w:val="0000FF"/>
            <w:sz w:val="20"/>
            <w:szCs w:val="20"/>
            <w:highlight w:val="white"/>
            <w:lang w:val="en-CA" w:eastAsia="en-CA"/>
          </w:rPr>
          <w:t>&lt;sam:relatedSamplingFeature&gt;</w:t>
        </w:r>
      </w:ins>
    </w:p>
    <w:p w14:paraId="3CCF6577" w14:textId="77777777" w:rsidR="003954CF" w:rsidRDefault="003954CF" w:rsidP="003954CF">
      <w:pPr>
        <w:autoSpaceDE w:val="0"/>
        <w:autoSpaceDN w:val="0"/>
        <w:adjustRightInd w:val="0"/>
        <w:spacing w:after="0"/>
        <w:rPr>
          <w:ins w:id="5662" w:author="Eric Boisvert" w:date="2016-03-20T16:16:00Z"/>
          <w:rFonts w:ascii="Courier New" w:hAnsi="Courier New" w:cs="Courier New"/>
          <w:b/>
          <w:bCs/>
          <w:color w:val="000000"/>
          <w:sz w:val="20"/>
          <w:szCs w:val="20"/>
          <w:highlight w:val="white"/>
          <w:lang w:val="en-CA" w:eastAsia="en-CA"/>
        </w:rPr>
      </w:pPr>
      <w:ins w:id="5663"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7B746935" w14:textId="77777777" w:rsidR="003954CF" w:rsidRDefault="003954CF" w:rsidP="003954CF">
      <w:pPr>
        <w:autoSpaceDE w:val="0"/>
        <w:autoSpaceDN w:val="0"/>
        <w:adjustRightInd w:val="0"/>
        <w:spacing w:after="0"/>
        <w:rPr>
          <w:ins w:id="5664" w:author="Eric Boisvert" w:date="2016-03-20T16:16:00Z"/>
          <w:rFonts w:ascii="Courier New" w:hAnsi="Courier New" w:cs="Courier New"/>
          <w:b/>
          <w:bCs/>
          <w:color w:val="000000"/>
          <w:sz w:val="20"/>
          <w:szCs w:val="20"/>
          <w:highlight w:val="white"/>
          <w:lang w:val="en-CA" w:eastAsia="en-CA"/>
        </w:rPr>
      </w:pPr>
      <w:ins w:id="5665"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BF5146F" w14:textId="77777777" w:rsidR="003954CF" w:rsidRDefault="003954CF" w:rsidP="003954CF">
      <w:pPr>
        <w:autoSpaceDE w:val="0"/>
        <w:autoSpaceDN w:val="0"/>
        <w:adjustRightInd w:val="0"/>
        <w:spacing w:after="0"/>
        <w:rPr>
          <w:ins w:id="5666" w:author="Eric Boisvert" w:date="2016-03-20T16:16:00Z"/>
          <w:rFonts w:ascii="Courier New" w:hAnsi="Courier New" w:cs="Courier New"/>
          <w:b/>
          <w:bCs/>
          <w:color w:val="000000"/>
          <w:sz w:val="20"/>
          <w:szCs w:val="20"/>
          <w:highlight w:val="white"/>
          <w:lang w:val="en-CA" w:eastAsia="en-CA"/>
        </w:rPr>
      </w:pPr>
      <w:ins w:id="5667"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http://spatialreference.org/ref/epsg/4979/</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41DBBAB" w14:textId="77777777" w:rsidR="003954CF" w:rsidRDefault="003954CF" w:rsidP="003954CF">
      <w:pPr>
        <w:autoSpaceDE w:val="0"/>
        <w:autoSpaceDN w:val="0"/>
        <w:adjustRightInd w:val="0"/>
        <w:spacing w:after="0"/>
        <w:rPr>
          <w:ins w:id="5668" w:author="Eric Boisvert" w:date="2016-03-20T16:16:00Z"/>
          <w:rFonts w:ascii="Courier New" w:hAnsi="Courier New" w:cs="Courier New"/>
          <w:b/>
          <w:bCs/>
          <w:color w:val="000000"/>
          <w:sz w:val="20"/>
          <w:szCs w:val="20"/>
          <w:highlight w:val="white"/>
          <w:lang w:val="en-CA" w:eastAsia="en-CA"/>
        </w:rPr>
      </w:pPr>
      <w:ins w:id="5669"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-25.9020 132.334 27.9 -25.9025 132.334 -30.65 -25.9030 132.334 -215.6</w:t>
        </w:r>
        <w:r>
          <w:rPr>
            <w:rFonts w:ascii="Courier New" w:hAnsi="Courier New" w:cs="Courier New"/>
            <w:color w:val="0000FF"/>
            <w:sz w:val="20"/>
            <w:szCs w:val="20"/>
            <w:highlight w:val="white"/>
            <w:lang w:val="en-CA" w:eastAsia="en-CA"/>
          </w:rPr>
          <w:t>&lt;/gml:posList&gt;</w:t>
        </w:r>
      </w:ins>
    </w:p>
    <w:p w14:paraId="43B564B0" w14:textId="77777777" w:rsidR="003954CF" w:rsidRDefault="003954CF" w:rsidP="003954CF">
      <w:pPr>
        <w:autoSpaceDE w:val="0"/>
        <w:autoSpaceDN w:val="0"/>
        <w:adjustRightInd w:val="0"/>
        <w:spacing w:after="0"/>
        <w:rPr>
          <w:ins w:id="5670" w:author="Eric Boisvert" w:date="2016-03-20T16:16:00Z"/>
          <w:rFonts w:ascii="Courier New" w:hAnsi="Courier New" w:cs="Courier New"/>
          <w:b/>
          <w:bCs/>
          <w:color w:val="000000"/>
          <w:sz w:val="20"/>
          <w:szCs w:val="20"/>
          <w:highlight w:val="white"/>
          <w:lang w:val="en-CA" w:eastAsia="en-CA"/>
        </w:rPr>
      </w:pPr>
      <w:ins w:id="5671"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20E49E6A" w14:textId="77777777" w:rsidR="003954CF" w:rsidRDefault="003954CF" w:rsidP="003954CF">
      <w:pPr>
        <w:autoSpaceDE w:val="0"/>
        <w:autoSpaceDN w:val="0"/>
        <w:adjustRightInd w:val="0"/>
        <w:spacing w:after="0"/>
        <w:rPr>
          <w:ins w:id="5672" w:author="Eric Boisvert" w:date="2016-03-20T16:16:00Z"/>
          <w:rFonts w:ascii="Courier New" w:hAnsi="Courier New" w:cs="Courier New"/>
          <w:b/>
          <w:bCs/>
          <w:color w:val="000000"/>
          <w:sz w:val="20"/>
          <w:szCs w:val="20"/>
          <w:highlight w:val="white"/>
          <w:lang w:val="en-CA" w:eastAsia="en-CA"/>
        </w:rPr>
      </w:pPr>
      <w:ins w:id="5673"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7D9E0040" w14:textId="77777777" w:rsidR="003954CF" w:rsidRDefault="003954CF" w:rsidP="003954CF">
      <w:pPr>
        <w:autoSpaceDE w:val="0"/>
        <w:autoSpaceDN w:val="0"/>
        <w:adjustRightInd w:val="0"/>
        <w:spacing w:after="0"/>
        <w:rPr>
          <w:ins w:id="5674" w:author="Eric Boisvert" w:date="2016-03-20T16:16:00Z"/>
          <w:rFonts w:ascii="Courier New" w:hAnsi="Courier New" w:cs="Courier New"/>
          <w:b/>
          <w:bCs/>
          <w:color w:val="000000"/>
          <w:sz w:val="20"/>
          <w:szCs w:val="20"/>
          <w:highlight w:val="white"/>
          <w:lang w:val="en-CA" w:eastAsia="en-CA"/>
        </w:rPr>
      </w:pPr>
      <w:ins w:id="5675" w:author="Eric Boisvert" w:date="2016-03-20T16:16: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317C9CD9" w14:textId="77777777" w:rsidR="003954CF" w:rsidRDefault="003954CF" w:rsidP="003954CF">
      <w:pPr>
        <w:autoSpaceDE w:val="0"/>
        <w:autoSpaceDN w:val="0"/>
        <w:adjustRightInd w:val="0"/>
        <w:spacing w:after="0"/>
        <w:rPr>
          <w:ins w:id="5676" w:author="Eric Boisvert" w:date="2016-03-20T16:16:00Z"/>
          <w:rFonts w:ascii="Courier New" w:hAnsi="Courier New" w:cs="Courier New"/>
          <w:b/>
          <w:bCs/>
          <w:color w:val="000000"/>
          <w:sz w:val="20"/>
          <w:szCs w:val="20"/>
          <w:highlight w:val="white"/>
          <w:lang w:val="en-CA" w:eastAsia="en-CA"/>
        </w:rPr>
      </w:pPr>
      <w:ins w:id="5677" w:author="Eric Boisvert" w:date="2016-03-20T16:16:00Z">
        <w:r>
          <w:rPr>
            <w:rFonts w:ascii="Courier New" w:hAnsi="Courier New" w:cs="Courier New"/>
            <w:color w:val="0000FF"/>
            <w:sz w:val="20"/>
            <w:szCs w:val="20"/>
            <w:highlight w:val="white"/>
            <w:lang w:val="en-CA" w:eastAsia="en-CA"/>
          </w:rPr>
          <w:t>&lt;/sam:relatedSamplingFeature&gt;</w:t>
        </w:r>
      </w:ins>
    </w:p>
    <w:p w14:paraId="149A0594" w14:textId="77777777" w:rsidR="003954CF" w:rsidRDefault="003954CF" w:rsidP="003954CF">
      <w:pPr>
        <w:autoSpaceDE w:val="0"/>
        <w:autoSpaceDN w:val="0"/>
        <w:adjustRightInd w:val="0"/>
        <w:spacing w:after="0"/>
        <w:rPr>
          <w:ins w:id="5678" w:author="Eric Boisvert" w:date="2016-03-20T16:16:00Z"/>
          <w:rFonts w:ascii="Courier New" w:hAnsi="Courier New" w:cs="Courier New"/>
          <w:b/>
          <w:bCs/>
          <w:color w:val="000000"/>
          <w:sz w:val="20"/>
          <w:szCs w:val="20"/>
          <w:highlight w:val="white"/>
          <w:lang w:val="en-CA" w:eastAsia="en-CA"/>
        </w:rPr>
      </w:pPr>
      <w:ins w:id="5679" w:author="Eric Boisvert" w:date="2016-03-20T16:16:00Z">
        <w:r>
          <w:rPr>
            <w:rFonts w:ascii="Courier New" w:hAnsi="Courier New" w:cs="Courier New"/>
            <w:color w:val="0000FF"/>
            <w:sz w:val="20"/>
            <w:szCs w:val="20"/>
            <w:highlight w:val="white"/>
            <w:lang w:val="en-CA" w:eastAsia="en-CA"/>
          </w:rPr>
          <w:t>&lt;/sam:SamplingFeatureComplex&gt;</w:t>
        </w:r>
      </w:ins>
    </w:p>
    <w:p w14:paraId="4E47F44F" w14:textId="73D4C2F3" w:rsidR="003954CF" w:rsidRDefault="003954CF">
      <w:pPr>
        <w:rPr>
          <w:ins w:id="5680" w:author="Eric Boisvert" w:date="2016-03-20T15:54:00Z"/>
        </w:rPr>
        <w:pPrChange w:id="5681" w:author="Eric Boisvert" w:date="2016-03-19T15:55:00Z">
          <w:pPr>
            <w:pStyle w:val="AnnexNumbered"/>
          </w:pPr>
        </w:pPrChange>
      </w:pPr>
      <w:ins w:id="5682" w:author="Eric Boisvert" w:date="2016-03-20T16:16:00Z">
        <w:r>
          <w:rPr>
            <w:rFonts w:ascii="Courier New" w:hAnsi="Courier New" w:cs="Courier New"/>
            <w:color w:val="0000FF"/>
            <w:sz w:val="20"/>
            <w:szCs w:val="20"/>
            <w:highlight w:val="white"/>
            <w:lang w:val="en-CA" w:eastAsia="en-CA"/>
          </w:rPr>
          <w:t>&lt;/sam:relatedSamplingFeature&gt;</w:t>
        </w:r>
      </w:ins>
    </w:p>
    <w:p w14:paraId="244C3D40" w14:textId="1BD6790C" w:rsidR="003954CF" w:rsidRDefault="003954CF">
      <w:pPr>
        <w:pStyle w:val="Titre3"/>
        <w:rPr>
          <w:ins w:id="5683" w:author="Eric Boisvert" w:date="2016-03-20T16:17:00Z"/>
        </w:rPr>
        <w:pPrChange w:id="5684" w:author="Eric Boisvert" w:date="2016-03-20T16:21:00Z">
          <w:pPr/>
        </w:pPrChange>
      </w:pPr>
      <w:bookmarkStart w:id="5685" w:name="_Toc446944644"/>
      <w:ins w:id="5686" w:author="Eric Boisvert" w:date="2016-03-20T16:17:00Z">
        <w:r>
          <w:t>Relative position</w:t>
        </w:r>
        <w:bookmarkEnd w:id="5685"/>
      </w:ins>
    </w:p>
    <w:p w14:paraId="0DEE8F10" w14:textId="77777777" w:rsidR="003954CF" w:rsidRDefault="003954CF" w:rsidP="0037299F">
      <w:pPr>
        <w:rPr>
          <w:ins w:id="5687" w:author="Eric Boisvert" w:date="2016-03-20T16:17:00Z"/>
        </w:rPr>
      </w:pPr>
    </w:p>
    <w:p w14:paraId="4A7C2997" w14:textId="18545DD3" w:rsidR="0037299F" w:rsidRDefault="00033D7C" w:rsidP="0037299F">
      <w:pPr>
        <w:rPr>
          <w:ins w:id="5688" w:author="Eric Boisvert" w:date="2016-03-20T16:09:00Z"/>
        </w:rPr>
      </w:pPr>
      <w:ins w:id="5689" w:author="Eric Boisvert" w:date="2016-03-20T15:55:00Z">
        <w:r>
          <w:t>A sampling feature located using relative coordinated SHALL be a 1D GM_Curve (each coordinate is a single value representing the distance from the beginning of the reference geometry)</w:t>
        </w:r>
      </w:ins>
      <w:ins w:id="5690" w:author="Eric Boisvert" w:date="2016-03-20T16:07:00Z">
        <w:r w:rsidR="0037299F">
          <w:t xml:space="preserve">.  </w:t>
        </w:r>
      </w:ins>
      <w:ins w:id="5691" w:author="Eric Boisvert" w:date="2016-03-20T16:09:00Z">
        <w:r w:rsidR="0037299F">
          <w:t xml:space="preserve">The unit of measure matches implicitly the unit of measure of the borehole’s shape CRS. </w:t>
        </w:r>
      </w:ins>
    </w:p>
    <w:p w14:paraId="69127C5D" w14:textId="5EE3212A" w:rsidR="00C45EEC" w:rsidRDefault="00C45EEC">
      <w:pPr>
        <w:rPr>
          <w:ins w:id="5692" w:author="Eric Boisvert" w:date="2016-03-20T16:04:00Z"/>
        </w:rPr>
        <w:pPrChange w:id="5693"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EC63E8D" w14:textId="77777777" w:rsidTr="005941A0">
        <w:trPr>
          <w:cantSplit/>
          <w:ins w:id="5694" w:author="Eric Boisvert" w:date="2016-03-20T16:04:00Z"/>
        </w:trPr>
        <w:tc>
          <w:tcPr>
            <w:tcW w:w="4219" w:type="dxa"/>
            <w:tcBorders>
              <w:right w:val="nil"/>
            </w:tcBorders>
            <w:shd w:val="clear" w:color="auto" w:fill="auto"/>
          </w:tcPr>
          <w:p w14:paraId="488DD4AC" w14:textId="42E8B83C" w:rsidR="00C2740E" w:rsidRPr="0043688E" w:rsidRDefault="00C2740E" w:rsidP="005941A0">
            <w:pPr>
              <w:pStyle w:val="Tabletext10"/>
              <w:rPr>
                <w:ins w:id="5695" w:author="Eric Boisvert" w:date="2016-03-20T16:04:00Z"/>
                <w:rStyle w:val="requri"/>
                <w:rPrChange w:id="5696" w:author="Eric Boisvert" w:date="2016-03-25T17:35:00Z">
                  <w:rPr>
                    <w:ins w:id="5697" w:author="Eric Boisvert" w:date="2016-03-20T16:04:00Z"/>
                    <w:rStyle w:val="requri"/>
                    <w:b w:val="0"/>
                    <w:lang w:val="en-CA" w:eastAsia="en-AU"/>
                  </w:rPr>
                </w:rPrChange>
              </w:rPr>
            </w:pPr>
            <w:ins w:id="5698" w:author="Eric Boisvert" w:date="2016-03-20T16:04:00Z">
              <w:r w:rsidRPr="0043688E">
                <w:rPr>
                  <w:rStyle w:val="requri"/>
                  <w:rPrChange w:id="5699" w:author="Eric Boisvert" w:date="2016-03-25T17:35:00Z">
                    <w:rPr>
                      <w:b/>
                      <w:color w:val="FF0000"/>
                      <w:sz w:val="22"/>
                      <w:lang w:val="en-CA"/>
                    </w:rPr>
                  </w:rPrChange>
                </w:rPr>
                <w:t>/req/gsml4xsd-geom-pos/1d-curve</w:t>
              </w:r>
            </w:ins>
          </w:p>
        </w:tc>
        <w:tc>
          <w:tcPr>
            <w:tcW w:w="4678" w:type="dxa"/>
            <w:tcBorders>
              <w:left w:val="nil"/>
            </w:tcBorders>
            <w:shd w:val="clear" w:color="auto" w:fill="auto"/>
          </w:tcPr>
          <w:p w14:paraId="0424B1D1" w14:textId="23838509" w:rsidR="00C2740E" w:rsidRPr="00D12552" w:rsidRDefault="00C2740E" w:rsidP="00B103E0">
            <w:pPr>
              <w:pStyle w:val="Tabletext10"/>
              <w:jc w:val="left"/>
              <w:rPr>
                <w:ins w:id="5700" w:author="Eric Boisvert" w:date="2016-03-20T16:04:00Z"/>
                <w:rStyle w:val="reqtext"/>
                <w:lang w:val="en-CA"/>
              </w:rPr>
            </w:pPr>
            <w:ins w:id="5701" w:author="Eric Boisvert" w:date="2016-03-20T16:04:00Z">
              <w:r>
                <w:rPr>
                  <w:rStyle w:val="reqtext"/>
                  <w:lang w:val="en-CA"/>
                </w:rPr>
                <w:t xml:space="preserve">SF_SamplingFeature position (SF_SamplingFeature/shape or SF_Specimen/samplingLocation) </w:t>
              </w:r>
            </w:ins>
            <w:ins w:id="5702" w:author="Eric Boisvert" w:date="2016-03-20T16:15:00Z">
              <w:r w:rsidR="00B103E0">
                <w:rPr>
                  <w:rStyle w:val="reqtext"/>
                  <w:lang w:val="en-CA"/>
                </w:rPr>
                <w:t>srsDimension shall be 1</w:t>
              </w:r>
            </w:ins>
            <w:ins w:id="5703" w:author="Boisvert, Eric" w:date="2016-03-29T09:18:00Z">
              <w:r w:rsidR="00B8253A">
                <w:rPr>
                  <w:rStyle w:val="reqtext"/>
                  <w:lang w:val="en-CA"/>
                </w:rPr>
                <w:t>.</w:t>
              </w:r>
            </w:ins>
          </w:p>
        </w:tc>
      </w:tr>
    </w:tbl>
    <w:p w14:paraId="5E3DB500" w14:textId="77777777" w:rsidR="0037299F" w:rsidRDefault="0037299F">
      <w:pPr>
        <w:rPr>
          <w:ins w:id="5704" w:author="Eric Boisvert" w:date="2016-03-20T16:08:00Z"/>
        </w:rPr>
        <w:pPrChange w:id="5705" w:author="Eric Boisvert" w:date="2016-03-19T15:55:00Z">
          <w:pPr>
            <w:pStyle w:val="AnnexNumbered"/>
          </w:pPr>
        </w:pPrChange>
      </w:pPr>
    </w:p>
    <w:p w14:paraId="1193D959" w14:textId="07936671" w:rsidR="00033D7C" w:rsidRDefault="00033D7C">
      <w:pPr>
        <w:rPr>
          <w:ins w:id="5706" w:author="Eric Boisvert" w:date="2016-03-20T16:05:00Z"/>
        </w:rPr>
        <w:pPrChange w:id="5707" w:author="Eric Boisvert" w:date="2016-03-19T15:55:00Z">
          <w:pPr>
            <w:pStyle w:val="AnnexNumbered"/>
          </w:pPr>
        </w:pPrChange>
      </w:pPr>
      <w:ins w:id="5708" w:author="Eric Boisvert" w:date="2016-03-20T15:55:00Z">
        <w:r>
          <w:t>The CRS of the GM_Curve shall be the borehole shape (satisf</w:t>
        </w:r>
      </w:ins>
      <w:ins w:id="5709" w:author="Eric Boisvert" w:date="2016-03-20T15:59:00Z">
        <w:r>
          <w:t xml:space="preserve">ying </w:t>
        </w:r>
        <w:r w:rsidRPr="00033D7C">
          <w:t>/req/gs</w:t>
        </w:r>
        <w:r>
          <w:t>ml4-borehole/borehole-reference-</w:t>
        </w:r>
        <w:r w:rsidRPr="00033D7C">
          <w:t>geom</w:t>
        </w:r>
        <w:r>
          <w:t>)</w:t>
        </w:r>
      </w:ins>
      <w:ins w:id="5710" w:author="Eric Boisvert" w:date="2016-03-20T16:09:00Z">
        <w:r w:rsidR="00B103E0">
          <w:t>.</w:t>
        </w:r>
      </w:ins>
      <w:ins w:id="5711" w:author="Eric Boisvert" w:date="2016-03-26T15:05:00Z">
        <w:r w:rsidR="001C5A0E">
          <w:t xml:space="preserve">  The borehole</w:t>
        </w:r>
      </w:ins>
      <w:ins w:id="5712" w:author="Eric Boisvert" w:date="2016-03-26T15:06:00Z">
        <w:r w:rsidR="001C5A0E">
          <w:t xml:space="preserve"> shape</w:t>
        </w:r>
      </w:ins>
      <w:ins w:id="5713" w:author="Eric Boisvert" w:date="2016-03-26T15:05:00Z">
        <w:r w:rsidR="001C5A0E">
          <w:t xml:space="preserve"> shall be in the same instance (therefore, the srsName shall be in the form “#id”)</w:t>
        </w:r>
      </w:ins>
      <w:ins w:id="5714" w:author="Boisvert, Eric" w:date="2016-03-29T09:18:00Z">
        <w:r w:rsidR="00B8253A">
          <w:t>.</w:t>
        </w:r>
      </w:ins>
    </w:p>
    <w:p w14:paraId="231B93C8" w14:textId="77777777" w:rsidR="00C2740E" w:rsidRDefault="00C2740E">
      <w:pPr>
        <w:rPr>
          <w:ins w:id="5715" w:author="Eric Boisvert" w:date="2016-03-20T16:04:00Z"/>
        </w:rPr>
        <w:pPrChange w:id="5716" w:author="Eric Boisvert" w:date="2016-03-19T15:55:00Z">
          <w:pPr>
            <w:pStyle w:val="AnnexNumbered"/>
          </w:pPr>
        </w:pPrChang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740E" w:rsidRPr="00D12552" w14:paraId="065FC52A" w14:textId="77777777" w:rsidTr="005941A0">
        <w:trPr>
          <w:cantSplit/>
          <w:ins w:id="5717" w:author="Eric Boisvert" w:date="2016-03-20T16:05:00Z"/>
        </w:trPr>
        <w:tc>
          <w:tcPr>
            <w:tcW w:w="4219" w:type="dxa"/>
            <w:tcBorders>
              <w:right w:val="nil"/>
            </w:tcBorders>
            <w:shd w:val="clear" w:color="auto" w:fill="auto"/>
          </w:tcPr>
          <w:p w14:paraId="29616409" w14:textId="079A7A1D" w:rsidR="00C2740E" w:rsidRPr="0043688E" w:rsidRDefault="0043688E" w:rsidP="005941A0">
            <w:pPr>
              <w:pStyle w:val="Tabletext10"/>
              <w:rPr>
                <w:ins w:id="5718" w:author="Eric Boisvert" w:date="2016-03-20T16:05:00Z"/>
                <w:rStyle w:val="requri"/>
                <w:rPrChange w:id="5719" w:author="Eric Boisvert" w:date="2016-03-25T17:35:00Z">
                  <w:rPr>
                    <w:ins w:id="5720" w:author="Eric Boisvert" w:date="2016-03-20T16:05:00Z"/>
                    <w:rStyle w:val="requri"/>
                    <w:b w:val="0"/>
                    <w:lang w:val="en-CA" w:eastAsia="en-AU"/>
                  </w:rPr>
                </w:rPrChange>
              </w:rPr>
            </w:pPr>
            <w:ins w:id="5721" w:author="Eric Boisvert" w:date="2016-03-20T16:05:00Z">
              <w:r w:rsidRPr="0043688E">
                <w:rPr>
                  <w:rStyle w:val="requri"/>
                </w:rPr>
                <w:t>/req/gsml4xsd-geom-pos/</w:t>
              </w:r>
            </w:ins>
            <w:ins w:id="5722" w:author="Eric Boisvert" w:date="2016-03-25T17:35:00Z">
              <w:r>
                <w:rPr>
                  <w:rStyle w:val="requri"/>
                </w:rPr>
                <w:t>rel-bhshape</w:t>
              </w:r>
            </w:ins>
          </w:p>
        </w:tc>
        <w:tc>
          <w:tcPr>
            <w:tcW w:w="4678" w:type="dxa"/>
            <w:tcBorders>
              <w:left w:val="nil"/>
            </w:tcBorders>
            <w:shd w:val="clear" w:color="auto" w:fill="auto"/>
          </w:tcPr>
          <w:p w14:paraId="184767A4" w14:textId="70573839" w:rsidR="00C2740E" w:rsidRPr="00D12552" w:rsidRDefault="00C2740E" w:rsidP="001F5FCD">
            <w:pPr>
              <w:pStyle w:val="Tabletext10"/>
              <w:jc w:val="left"/>
              <w:rPr>
                <w:ins w:id="5723" w:author="Eric Boisvert" w:date="2016-03-20T16:05:00Z"/>
                <w:rStyle w:val="reqtext"/>
                <w:lang w:val="en-CA"/>
              </w:rPr>
            </w:pPr>
            <w:ins w:id="5724" w:author="Eric Boisvert" w:date="2016-03-20T16:05:00Z">
              <w:r w:rsidRPr="00C2740E">
                <w:rPr>
                  <w:rStyle w:val="reqtext"/>
                  <w:lang w:val="en-CA"/>
                </w:rPr>
                <w:t xml:space="preserve">SF_SamplingFeature position (SF_SamplingFeature/shape or SF_Specimen/samplingLocation) </w:t>
              </w:r>
              <w:r w:rsidR="001F5FCD">
                <w:rPr>
                  <w:rStyle w:val="reqtext"/>
                  <w:lang w:val="en-CA"/>
                </w:rPr>
                <w:t xml:space="preserve">@srsName SHALL be a </w:t>
              </w:r>
            </w:ins>
            <w:ins w:id="5725" w:author="Eric Boisvert" w:date="2016-03-26T15:05:00Z">
              <w:r w:rsidR="001C5A0E">
                <w:rPr>
                  <w:rStyle w:val="reqtext"/>
                  <w:lang w:val="en-CA"/>
                </w:rPr>
                <w:t xml:space="preserve">local </w:t>
              </w:r>
            </w:ins>
            <w:ins w:id="5726" w:author="Eric Boisvert" w:date="2016-03-20T16:05:00Z">
              <w:r w:rsidR="001F5FCD">
                <w:rPr>
                  <w:rStyle w:val="reqtext"/>
                  <w:lang w:val="en-CA"/>
                </w:rPr>
                <w:t>reference to the borehole</w:t>
              </w:r>
            </w:ins>
            <w:ins w:id="5727" w:author="Eric Boisvert" w:date="2016-03-20T16:06:00Z">
              <w:r w:rsidR="001F5FCD">
                <w:rPr>
                  <w:rStyle w:val="reqtext"/>
                  <w:lang w:val="en-CA"/>
                </w:rPr>
                <w:t xml:space="preserve"> shape.</w:t>
              </w:r>
            </w:ins>
          </w:p>
        </w:tc>
      </w:tr>
    </w:tbl>
    <w:p w14:paraId="47461501" w14:textId="77777777" w:rsidR="00C2740E" w:rsidRDefault="00C2740E">
      <w:pPr>
        <w:rPr>
          <w:ins w:id="5728" w:author="Eric Boisvert" w:date="2016-03-20T16:09:00Z"/>
        </w:rPr>
        <w:pPrChange w:id="5729" w:author="Eric Boisvert" w:date="2016-03-19T15:55:00Z">
          <w:pPr>
            <w:pStyle w:val="AnnexNumbered"/>
          </w:pPr>
        </w:pPrChange>
      </w:pPr>
    </w:p>
    <w:p w14:paraId="535FB54C" w14:textId="77777777" w:rsidR="00170AE4" w:rsidRDefault="00170AE4" w:rsidP="00170AE4">
      <w:pPr>
        <w:autoSpaceDE w:val="0"/>
        <w:autoSpaceDN w:val="0"/>
        <w:adjustRightInd w:val="0"/>
        <w:spacing w:after="0"/>
        <w:rPr>
          <w:ins w:id="5730" w:author="Eric Boisvert" w:date="2016-03-20T16:58:00Z"/>
          <w:rFonts w:ascii="Courier New" w:hAnsi="Courier New" w:cs="Courier New"/>
          <w:b/>
          <w:bCs/>
          <w:color w:val="000000"/>
          <w:sz w:val="20"/>
          <w:szCs w:val="20"/>
          <w:highlight w:val="white"/>
          <w:lang w:val="en-CA" w:eastAsia="en-CA"/>
        </w:rPr>
      </w:pPr>
      <w:ins w:id="5731" w:author="Eric Boisvert" w:date="2016-03-20T16:58:00Z">
        <w:r>
          <w:rPr>
            <w:rFonts w:ascii="Courier New" w:hAnsi="Courier New" w:cs="Courier New"/>
            <w:color w:val="0000FF"/>
            <w:sz w:val="20"/>
            <w:szCs w:val="20"/>
            <w:highlight w:val="white"/>
            <w:lang w:val="en-CA" w:eastAsia="en-CA"/>
          </w:rPr>
          <w:t>&lt;sam:relatedSamplingFeature&gt;</w:t>
        </w:r>
      </w:ins>
    </w:p>
    <w:p w14:paraId="19BAF862" w14:textId="77777777" w:rsidR="00170AE4" w:rsidRDefault="00170AE4" w:rsidP="00170AE4">
      <w:pPr>
        <w:autoSpaceDE w:val="0"/>
        <w:autoSpaceDN w:val="0"/>
        <w:adjustRightInd w:val="0"/>
        <w:spacing w:after="0"/>
        <w:rPr>
          <w:ins w:id="5732" w:author="Eric Boisvert" w:date="2016-03-20T16:58:00Z"/>
          <w:rFonts w:ascii="Courier New" w:hAnsi="Courier New" w:cs="Courier New"/>
          <w:b/>
          <w:bCs/>
          <w:color w:val="000000"/>
          <w:sz w:val="20"/>
          <w:szCs w:val="20"/>
          <w:highlight w:val="white"/>
          <w:lang w:val="en-CA" w:eastAsia="en-CA"/>
        </w:rPr>
      </w:pPr>
      <w:ins w:id="5733" w:author="Eric Boisvert" w:date="2016-03-20T16:58:00Z">
        <w:r>
          <w:rPr>
            <w:rFonts w:ascii="Courier New" w:hAnsi="Courier New" w:cs="Courier New"/>
            <w:color w:val="0000FF"/>
            <w:sz w:val="20"/>
            <w:szCs w:val="20"/>
            <w:highlight w:val="white"/>
            <w:lang w:val="en-CA" w:eastAsia="en-CA"/>
          </w:rPr>
          <w:t>&lt;sam:SamplingFeatureComplex&gt;</w:t>
        </w:r>
      </w:ins>
    </w:p>
    <w:p w14:paraId="34D77DED" w14:textId="77777777" w:rsidR="00170AE4" w:rsidRDefault="00170AE4" w:rsidP="00170AE4">
      <w:pPr>
        <w:autoSpaceDE w:val="0"/>
        <w:autoSpaceDN w:val="0"/>
        <w:adjustRightInd w:val="0"/>
        <w:spacing w:after="0"/>
        <w:rPr>
          <w:ins w:id="5734" w:author="Eric Boisvert" w:date="2016-03-20T16:58:00Z"/>
          <w:rFonts w:ascii="Courier New" w:hAnsi="Courier New" w:cs="Courier New"/>
          <w:b/>
          <w:bCs/>
          <w:color w:val="000000"/>
          <w:sz w:val="20"/>
          <w:szCs w:val="20"/>
          <w:highlight w:val="white"/>
          <w:lang w:val="en-CA" w:eastAsia="en-CA"/>
        </w:rPr>
      </w:pPr>
      <w:ins w:id="5735" w:author="Eric Boisvert" w:date="2016-03-20T16:58: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4A06BB06" w14:textId="77777777" w:rsidR="00170AE4" w:rsidRDefault="00170AE4" w:rsidP="00170AE4">
      <w:pPr>
        <w:autoSpaceDE w:val="0"/>
        <w:autoSpaceDN w:val="0"/>
        <w:adjustRightInd w:val="0"/>
        <w:spacing w:after="0"/>
        <w:rPr>
          <w:ins w:id="5736" w:author="Eric Boisvert" w:date="2016-03-20T16:58:00Z"/>
          <w:rFonts w:ascii="Courier New" w:hAnsi="Courier New" w:cs="Courier New"/>
          <w:b/>
          <w:bCs/>
          <w:color w:val="000000"/>
          <w:sz w:val="20"/>
          <w:szCs w:val="20"/>
          <w:highlight w:val="white"/>
          <w:lang w:val="en-CA" w:eastAsia="en-CA"/>
        </w:rPr>
      </w:pPr>
      <w:ins w:id="5737" w:author="Eric Boisvert" w:date="2016-03-20T16:58:00Z">
        <w:r>
          <w:rPr>
            <w:rFonts w:ascii="Courier New" w:hAnsi="Courier New" w:cs="Courier New"/>
            <w:color w:val="0000FF"/>
            <w:sz w:val="20"/>
            <w:szCs w:val="20"/>
            <w:highlight w:val="white"/>
            <w:lang w:val="en-CA" w:eastAsia="en-CA"/>
          </w:rPr>
          <w:t>&lt;sam:relatedSamplingFeature&gt;</w:t>
        </w:r>
      </w:ins>
    </w:p>
    <w:p w14:paraId="7F41AB6B" w14:textId="77777777" w:rsidR="00170AE4" w:rsidRDefault="00170AE4" w:rsidP="00170AE4">
      <w:pPr>
        <w:autoSpaceDE w:val="0"/>
        <w:autoSpaceDN w:val="0"/>
        <w:adjustRightInd w:val="0"/>
        <w:spacing w:after="0"/>
        <w:rPr>
          <w:ins w:id="5738" w:author="Eric Boisvert" w:date="2016-03-20T16:58:00Z"/>
          <w:rFonts w:ascii="Courier New" w:hAnsi="Courier New" w:cs="Courier New"/>
          <w:b/>
          <w:bCs/>
          <w:color w:val="000000"/>
          <w:sz w:val="20"/>
          <w:szCs w:val="20"/>
          <w:highlight w:val="white"/>
          <w:lang w:val="en-CA" w:eastAsia="en-CA"/>
        </w:rPr>
      </w:pPr>
      <w:ins w:id="573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155A2AB3" w14:textId="77777777" w:rsidR="00170AE4" w:rsidRDefault="00170AE4" w:rsidP="00170AE4">
      <w:pPr>
        <w:autoSpaceDE w:val="0"/>
        <w:autoSpaceDN w:val="0"/>
        <w:adjustRightInd w:val="0"/>
        <w:spacing w:after="0"/>
        <w:rPr>
          <w:ins w:id="5740" w:author="Eric Boisvert" w:date="2016-03-20T16:58:00Z"/>
          <w:rFonts w:ascii="Courier New" w:hAnsi="Courier New" w:cs="Courier New"/>
          <w:b/>
          <w:bCs/>
          <w:color w:val="000000"/>
          <w:sz w:val="20"/>
          <w:szCs w:val="20"/>
          <w:highlight w:val="white"/>
          <w:lang w:val="en-CA" w:eastAsia="en-CA"/>
        </w:rPr>
      </w:pPr>
      <w:ins w:id="5741"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3F24CE33" w14:textId="7493D147" w:rsidR="00170AE4" w:rsidRDefault="00170AE4" w:rsidP="00170AE4">
      <w:pPr>
        <w:autoSpaceDE w:val="0"/>
        <w:autoSpaceDN w:val="0"/>
        <w:adjustRightInd w:val="0"/>
        <w:spacing w:after="0"/>
        <w:rPr>
          <w:ins w:id="5742" w:author="Eric Boisvert" w:date="2016-03-20T16:58:00Z"/>
          <w:rFonts w:ascii="Courier New" w:hAnsi="Courier New" w:cs="Courier New"/>
          <w:b/>
          <w:bCs/>
          <w:color w:val="000000"/>
          <w:sz w:val="20"/>
          <w:szCs w:val="20"/>
          <w:highlight w:val="white"/>
          <w:lang w:val="en-CA" w:eastAsia="en-CA"/>
        </w:rPr>
      </w:pPr>
      <w:ins w:id="5743"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"bh</w:t>
        </w:r>
      </w:ins>
      <w:ins w:id="5744" w:author="Eric Boisvert" w:date="2016-03-20T16:59:00Z">
        <w:r>
          <w:rPr>
            <w:rFonts w:ascii="Courier New" w:hAnsi="Courier New" w:cs="Courier New"/>
            <w:b/>
            <w:bCs/>
            <w:color w:val="8000FF"/>
            <w:sz w:val="20"/>
            <w:szCs w:val="20"/>
            <w:highlight w:val="white"/>
            <w:lang w:val="en-CA" w:eastAsia="en-CA"/>
          </w:rPr>
          <w:t>1</w:t>
        </w:r>
      </w:ins>
      <w:ins w:id="5745" w:author="Eric Boisvert" w:date="2016-03-20T16:58:00Z">
        <w:r>
          <w:rPr>
            <w:rFonts w:ascii="Courier New" w:hAnsi="Courier New" w:cs="Courier New"/>
            <w:b/>
            <w:bCs/>
            <w:color w:val="8000FF"/>
            <w:sz w:val="20"/>
            <w:szCs w:val="20"/>
            <w:highlight w:val="white"/>
            <w:lang w:val="en-CA" w:eastAsia="en-CA"/>
          </w:rPr>
          <w:t>.1.shape"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ins>
      <w:ins w:id="5746" w:author="Eric Boisvert" w:date="2016-03-20T16:59:00Z">
        <w:r>
          <w:rPr>
            <w:rFonts w:ascii="Courier New" w:hAnsi="Courier New" w:cs="Courier New"/>
            <w:b/>
            <w:bCs/>
            <w:color w:val="8000FF"/>
            <w:sz w:val="20"/>
            <w:szCs w:val="20"/>
            <w:highlight w:val="white"/>
            <w:u w:val="single"/>
            <w:lang w:val="en-CA" w:eastAsia="en-CA"/>
          </w:rPr>
          <w:t>#bh1.shape</w:t>
        </w:r>
      </w:ins>
      <w:ins w:id="5747" w:author="Eric Boisvert" w:date="2016-03-20T16:58:00Z">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20744B6" w14:textId="504113D0" w:rsidR="00170AE4" w:rsidRDefault="00170AE4" w:rsidP="00170AE4">
      <w:pPr>
        <w:autoSpaceDE w:val="0"/>
        <w:autoSpaceDN w:val="0"/>
        <w:adjustRightInd w:val="0"/>
        <w:spacing w:after="0"/>
        <w:rPr>
          <w:ins w:id="5748" w:author="Eric Boisvert" w:date="2016-03-20T16:58:00Z"/>
          <w:rFonts w:ascii="Courier New" w:hAnsi="Courier New" w:cs="Courier New"/>
          <w:b/>
          <w:bCs/>
          <w:color w:val="000000"/>
          <w:sz w:val="20"/>
          <w:szCs w:val="20"/>
          <w:highlight w:val="white"/>
          <w:lang w:val="en-CA" w:eastAsia="en-CA"/>
        </w:rPr>
      </w:pPr>
      <w:ins w:id="5749"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&lt;gml:posList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srsDimension</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"1"</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count</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"3"</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 30.65 -215.6</w:t>
        </w:r>
        <w:r>
          <w:rPr>
            <w:rFonts w:ascii="Courier New" w:hAnsi="Courier New" w:cs="Courier New"/>
            <w:color w:val="0000FF"/>
            <w:sz w:val="20"/>
            <w:szCs w:val="20"/>
            <w:highlight w:val="white"/>
            <w:lang w:val="en-CA" w:eastAsia="en-CA"/>
          </w:rPr>
          <w:t>&lt;/gml:posList&gt;</w:t>
        </w:r>
      </w:ins>
    </w:p>
    <w:p w14:paraId="6BE3A6D9" w14:textId="77777777" w:rsidR="00170AE4" w:rsidRDefault="00170AE4" w:rsidP="00170AE4">
      <w:pPr>
        <w:autoSpaceDE w:val="0"/>
        <w:autoSpaceDN w:val="0"/>
        <w:adjustRightInd w:val="0"/>
        <w:spacing w:after="0"/>
        <w:rPr>
          <w:ins w:id="5750" w:author="Eric Boisvert" w:date="2016-03-20T16:58:00Z"/>
          <w:rFonts w:ascii="Courier New" w:hAnsi="Courier New" w:cs="Courier New"/>
          <w:b/>
          <w:bCs/>
          <w:color w:val="000000"/>
          <w:sz w:val="20"/>
          <w:szCs w:val="20"/>
          <w:highlight w:val="white"/>
          <w:lang w:val="en-CA" w:eastAsia="en-CA"/>
        </w:rPr>
      </w:pPr>
      <w:ins w:id="5751"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&lt;/gml:LineString&gt;</w:t>
        </w:r>
      </w:ins>
    </w:p>
    <w:p w14:paraId="1784BD89" w14:textId="77777777" w:rsidR="00170AE4" w:rsidRDefault="00170AE4" w:rsidP="00170AE4">
      <w:pPr>
        <w:autoSpaceDE w:val="0"/>
        <w:autoSpaceDN w:val="0"/>
        <w:adjustRightInd w:val="0"/>
        <w:spacing w:after="0"/>
        <w:rPr>
          <w:ins w:id="5752" w:author="Eric Boisvert" w:date="2016-03-20T16:58:00Z"/>
          <w:rFonts w:ascii="Courier New" w:hAnsi="Courier New" w:cs="Courier New"/>
          <w:b/>
          <w:bCs/>
          <w:color w:val="000000"/>
          <w:sz w:val="20"/>
          <w:szCs w:val="20"/>
          <w:highlight w:val="white"/>
          <w:lang w:val="en-CA" w:eastAsia="en-CA"/>
        </w:rPr>
      </w:pPr>
      <w:ins w:id="5753"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&lt;/spec:samplingLocation&gt;</w:t>
        </w:r>
      </w:ins>
    </w:p>
    <w:p w14:paraId="5A67EE22" w14:textId="77777777" w:rsidR="00170AE4" w:rsidRDefault="00170AE4" w:rsidP="00170AE4">
      <w:pPr>
        <w:autoSpaceDE w:val="0"/>
        <w:autoSpaceDN w:val="0"/>
        <w:adjustRightInd w:val="0"/>
        <w:spacing w:after="0"/>
        <w:rPr>
          <w:ins w:id="5754" w:author="Eric Boisvert" w:date="2016-03-20T16:58:00Z"/>
          <w:rFonts w:ascii="Courier New" w:hAnsi="Courier New" w:cs="Courier New"/>
          <w:b/>
          <w:bCs/>
          <w:color w:val="000000"/>
          <w:sz w:val="20"/>
          <w:szCs w:val="20"/>
          <w:highlight w:val="white"/>
          <w:lang w:val="en-CA" w:eastAsia="en-CA"/>
        </w:rPr>
      </w:pPr>
      <w:ins w:id="5755" w:author="Eric Boisvert" w:date="2016-03-20T16:58: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6027857C" w14:textId="77777777" w:rsidR="00170AE4" w:rsidRDefault="00170AE4" w:rsidP="00170AE4">
      <w:pPr>
        <w:autoSpaceDE w:val="0"/>
        <w:autoSpaceDN w:val="0"/>
        <w:adjustRightInd w:val="0"/>
        <w:spacing w:after="0"/>
        <w:rPr>
          <w:ins w:id="5756" w:author="Eric Boisvert" w:date="2016-03-20T16:58:00Z"/>
          <w:rFonts w:ascii="Courier New" w:hAnsi="Courier New" w:cs="Courier New"/>
          <w:b/>
          <w:bCs/>
          <w:color w:val="000000"/>
          <w:sz w:val="20"/>
          <w:szCs w:val="20"/>
          <w:highlight w:val="white"/>
          <w:lang w:val="en-CA" w:eastAsia="en-CA"/>
        </w:rPr>
      </w:pPr>
      <w:ins w:id="5757" w:author="Eric Boisvert" w:date="2016-03-20T16:58:00Z">
        <w:r>
          <w:rPr>
            <w:rFonts w:ascii="Courier New" w:hAnsi="Courier New" w:cs="Courier New"/>
            <w:color w:val="0000FF"/>
            <w:sz w:val="20"/>
            <w:szCs w:val="20"/>
            <w:highlight w:val="white"/>
            <w:lang w:val="en-CA" w:eastAsia="en-CA"/>
          </w:rPr>
          <w:t>&lt;/sam:relatedSamplingFeature&gt;</w:t>
        </w:r>
      </w:ins>
    </w:p>
    <w:p w14:paraId="6738DEE7" w14:textId="77777777" w:rsidR="00170AE4" w:rsidRDefault="00170AE4" w:rsidP="00170AE4">
      <w:pPr>
        <w:autoSpaceDE w:val="0"/>
        <w:autoSpaceDN w:val="0"/>
        <w:adjustRightInd w:val="0"/>
        <w:spacing w:after="0"/>
        <w:rPr>
          <w:ins w:id="5758" w:author="Eric Boisvert" w:date="2016-03-20T16:58:00Z"/>
          <w:rFonts w:ascii="Courier New" w:hAnsi="Courier New" w:cs="Courier New"/>
          <w:b/>
          <w:bCs/>
          <w:color w:val="000000"/>
          <w:sz w:val="20"/>
          <w:szCs w:val="20"/>
          <w:highlight w:val="white"/>
          <w:lang w:val="en-CA" w:eastAsia="en-CA"/>
        </w:rPr>
      </w:pPr>
      <w:ins w:id="5759" w:author="Eric Boisvert" w:date="2016-03-20T16:58:00Z">
        <w:r>
          <w:rPr>
            <w:rFonts w:ascii="Courier New" w:hAnsi="Courier New" w:cs="Courier New"/>
            <w:color w:val="0000FF"/>
            <w:sz w:val="20"/>
            <w:szCs w:val="20"/>
            <w:highlight w:val="white"/>
            <w:lang w:val="en-CA" w:eastAsia="en-CA"/>
          </w:rPr>
          <w:t>&lt;/sam:SamplingFeatureComplex&gt;</w:t>
        </w:r>
      </w:ins>
    </w:p>
    <w:p w14:paraId="0BCC4399" w14:textId="77777777" w:rsidR="00170AE4" w:rsidRDefault="00170AE4" w:rsidP="00170AE4">
      <w:pPr>
        <w:rPr>
          <w:ins w:id="5760" w:author="Eric Boisvert" w:date="2016-03-20T16:58:00Z"/>
        </w:rPr>
      </w:pPr>
      <w:ins w:id="5761" w:author="Eric Boisvert" w:date="2016-03-20T16:58:00Z">
        <w:r>
          <w:rPr>
            <w:rFonts w:ascii="Courier New" w:hAnsi="Courier New" w:cs="Courier New"/>
            <w:color w:val="0000FF"/>
            <w:sz w:val="20"/>
            <w:szCs w:val="20"/>
            <w:highlight w:val="white"/>
            <w:lang w:val="en-CA" w:eastAsia="en-CA"/>
          </w:rPr>
          <w:t>&lt;/sam:relatedSamplingFeature&gt;</w:t>
        </w:r>
      </w:ins>
    </w:p>
    <w:p w14:paraId="0D0B234E" w14:textId="77777777" w:rsidR="00B103E0" w:rsidRPr="005413FE" w:rsidRDefault="00B103E0">
      <w:pPr>
        <w:rPr>
          <w:ins w:id="5762" w:author="Eric Boisvert" w:date="2016-03-19T15:54:00Z"/>
        </w:rPr>
        <w:pPrChange w:id="5763" w:author="Eric Boisvert" w:date="2016-03-19T15:55:00Z">
          <w:pPr>
            <w:pStyle w:val="AnnexNumbered"/>
          </w:pPr>
        </w:pPrChange>
      </w:pPr>
    </w:p>
    <w:p w14:paraId="51FBB6A5" w14:textId="292BBF16" w:rsidR="005413FE" w:rsidRDefault="005413FE">
      <w:pPr>
        <w:pStyle w:val="Titre2"/>
        <w:rPr>
          <w:ins w:id="5764" w:author="Eric Boisvert" w:date="2016-03-20T13:11:00Z"/>
        </w:rPr>
        <w:pPrChange w:id="5765" w:author="Eric Boisvert" w:date="2016-03-19T15:55:00Z">
          <w:pPr>
            <w:pStyle w:val="AnnexNumbered"/>
          </w:pPr>
        </w:pPrChange>
      </w:pPr>
      <w:bookmarkStart w:id="5766" w:name="_Toc446944645"/>
      <w:ins w:id="5767" w:author="Eric Boisvert" w:date="2016-03-19T15:54:00Z">
        <w:r>
          <w:t xml:space="preserve">Relative borehole position </w:t>
        </w:r>
      </w:ins>
      <w:ins w:id="5768" w:author="Eric Boisvert" w:date="2016-03-19T17:07:00Z">
        <w:r w:rsidR="00E30DA0">
          <w:t>by parameter</w:t>
        </w:r>
      </w:ins>
      <w:bookmarkEnd w:id="5766"/>
    </w:p>
    <w:p w14:paraId="1D72826B" w14:textId="77777777" w:rsidR="00545E09" w:rsidRDefault="00545E09" w:rsidP="00545E09">
      <w:pPr>
        <w:rPr>
          <w:ins w:id="5769" w:author="Eric Boisvert" w:date="2016-03-20T16:22:00Z"/>
        </w:rPr>
      </w:pPr>
    </w:p>
    <w:p w14:paraId="17231232" w14:textId="00DB3DA3" w:rsidR="003954CF" w:rsidRDefault="003954CF" w:rsidP="003954CF">
      <w:pPr>
        <w:rPr>
          <w:ins w:id="5770" w:author="Eric Boisvert" w:date="2016-03-20T16:22:00Z"/>
        </w:rPr>
      </w:pPr>
      <w:ins w:id="5771" w:author="Eric Boisvert" w:date="2016-03-20T16:22: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5772" w:author="Eric Boisvert" w:date="2016-03-20T16:24:00Z">
        <w:r>
          <w:t>GSML_Quantity</w:t>
        </w:r>
      </w:ins>
      <w:ins w:id="5773" w:author="Eric Boisvert" w:date="2016-03-20T16:26:00Z">
        <w:r>
          <w:t>R</w:t>
        </w:r>
      </w:ins>
      <w:ins w:id="5774" w:author="Eric Boisvert" w:date="2016-03-20T16:24:00Z">
        <w:r>
          <w:t>ange</w:t>
        </w:r>
      </w:ins>
      <w:ins w:id="5775" w:author="Eric Boisvert" w:date="2016-03-20T16:26:00Z">
        <w:r>
          <w:t xml:space="preserve"> (</w:t>
        </w:r>
        <w:r>
          <w:fldChar w:fldCharType="begin"/>
        </w:r>
        <w:r>
          <w:instrText xml:space="preserve"> REF _Ref446254520 \r \h </w:instrText>
        </w:r>
      </w:ins>
      <w:r>
        <w:fldChar w:fldCharType="separate"/>
      </w:r>
      <w:ins w:id="5776" w:author="Eric Boisvert" w:date="2016-03-28T16:06:00Z">
        <w:r w:rsidR="003842F3">
          <w:t>7.4.6.5</w:t>
        </w:r>
      </w:ins>
      <w:ins w:id="5777" w:author="Eric Boisvert" w:date="2016-03-20T16:26:00Z">
        <w:r>
          <w:fldChar w:fldCharType="end"/>
        </w:r>
        <w:r>
          <w:t>)</w:t>
        </w:r>
      </w:ins>
      <w:ins w:id="5778" w:author="Eric Boisvert" w:date="2016-03-20T16:22:00Z">
        <w:r>
          <w:t xml:space="preserve"> to represent the position.  </w:t>
        </w:r>
      </w:ins>
      <w:ins w:id="5779" w:author="Eric Boisvert" w:date="2016-03-20T16:26:00Z">
        <w:r>
          <w:t xml:space="preserve">The value represents a relative interval along the </w:t>
        </w:r>
      </w:ins>
      <w:ins w:id="5780" w:author="Eric Boisvert" w:date="2016-03-20T16:30:00Z">
        <w:r w:rsidR="00495F38">
          <w:t>borehole path.</w:t>
        </w:r>
      </w:ins>
      <w:ins w:id="5781" w:author="Eric Boisvert" w:date="2016-03-20T16:36:00Z">
        <w:r w:rsidR="00495F38">
          <w:t xml:space="preserve">  This profile is suitable for </w:t>
        </w:r>
      </w:ins>
      <w:ins w:id="5782" w:author="Eric Boisvert" w:date="2016-03-20T16:37:00Z">
        <w:r w:rsidR="00D43BE2">
          <w:t>environments that do</w:t>
        </w:r>
      </w:ins>
      <w:ins w:id="5783" w:author="Eric Boisvert" w:date="2016-03-20T16:36:00Z">
        <w:r w:rsidR="00495F38">
          <w:t xml:space="preserve"> not have </w:t>
        </w:r>
      </w:ins>
      <w:ins w:id="5784" w:author="Eric Boisvert" w:date="2016-03-20T16:37:00Z">
        <w:r w:rsidR="00495F38">
          <w:t>geometry processing capabilities</w:t>
        </w:r>
        <w:r w:rsidR="00D43BE2">
          <w:t>.</w:t>
        </w:r>
      </w:ins>
    </w:p>
    <w:p w14:paraId="2D3CF8D7" w14:textId="77777777" w:rsidR="003954CF" w:rsidRDefault="003954CF" w:rsidP="00545E09">
      <w:pPr>
        <w:rPr>
          <w:ins w:id="5785" w:author="Eric Boisvert" w:date="2016-03-20T16:2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954CF" w:rsidRPr="00D12552" w14:paraId="0FEA4BE5" w14:textId="77777777" w:rsidTr="005941A0">
        <w:trPr>
          <w:ins w:id="5786"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F9E59B" w14:textId="77777777" w:rsidR="003954CF" w:rsidRPr="00D12552" w:rsidRDefault="003954CF" w:rsidP="005941A0">
            <w:pPr>
              <w:keepNext/>
              <w:spacing w:before="100" w:beforeAutospacing="1" w:after="100" w:afterAutospacing="1" w:line="230" w:lineRule="atLeast"/>
              <w:jc w:val="both"/>
              <w:rPr>
                <w:ins w:id="5787" w:author="Eric Boisvert" w:date="2016-03-20T16:21:00Z"/>
                <w:rFonts w:eastAsia="MS Mincho"/>
                <w:b/>
                <w:sz w:val="22"/>
                <w:lang w:val="en-CA"/>
              </w:rPr>
            </w:pPr>
            <w:ins w:id="5788" w:author="Eric Boisvert" w:date="2016-03-20T16:21:00Z">
              <w:r w:rsidRPr="00D12552">
                <w:rPr>
                  <w:rFonts w:eastAsia="MS Mincho"/>
                  <w:b/>
                  <w:sz w:val="22"/>
                  <w:lang w:val="en-CA"/>
                </w:rPr>
                <w:t>Requirements Class</w:t>
              </w:r>
            </w:ins>
          </w:p>
        </w:tc>
      </w:tr>
      <w:tr w:rsidR="003954CF" w:rsidRPr="00D12552" w14:paraId="63EFFFBD" w14:textId="77777777" w:rsidTr="005941A0">
        <w:trPr>
          <w:ins w:id="5789" w:author="Eric Boisvert" w:date="2016-03-20T16:21:00Z"/>
        </w:trPr>
        <w:tc>
          <w:tcPr>
            <w:tcW w:w="8897" w:type="dxa"/>
            <w:gridSpan w:val="2"/>
            <w:tcBorders>
              <w:top w:val="single" w:sz="12" w:space="0" w:color="auto"/>
              <w:left w:val="single" w:sz="12" w:space="0" w:color="auto"/>
              <w:bottom w:val="single" w:sz="12" w:space="0" w:color="auto"/>
              <w:right w:val="single" w:sz="12" w:space="0" w:color="auto"/>
            </w:tcBorders>
          </w:tcPr>
          <w:p w14:paraId="2A6E48EA" w14:textId="2211BEC1" w:rsidR="003954CF" w:rsidRPr="00D12552" w:rsidRDefault="003954CF" w:rsidP="005941A0">
            <w:pPr>
              <w:spacing w:before="100" w:beforeAutospacing="1" w:after="100" w:afterAutospacing="1" w:line="230" w:lineRule="atLeast"/>
              <w:jc w:val="both"/>
              <w:rPr>
                <w:ins w:id="5790" w:author="Eric Boisvert" w:date="2016-03-20T16:21:00Z"/>
                <w:rFonts w:eastAsia="MS Mincho"/>
                <w:b/>
                <w:color w:val="FF0000"/>
                <w:sz w:val="22"/>
                <w:lang w:val="en-CA"/>
              </w:rPr>
            </w:pPr>
            <w:ins w:id="5791" w:author="Eric Boisvert" w:date="2016-03-20T16:21:00Z">
              <w:r>
                <w:rPr>
                  <w:rFonts w:eastAsia="MS Mincho"/>
                  <w:b/>
                  <w:color w:val="FF0000"/>
                  <w:sz w:val="22"/>
                  <w:lang w:val="en-CA"/>
                </w:rPr>
                <w:t>/req/gsml4xsd-param-pos</w:t>
              </w:r>
            </w:ins>
          </w:p>
        </w:tc>
      </w:tr>
      <w:tr w:rsidR="003954CF" w:rsidRPr="00D12552" w14:paraId="446E3E22" w14:textId="77777777" w:rsidTr="005941A0">
        <w:trPr>
          <w:ins w:id="5792"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0932E17C" w14:textId="77777777" w:rsidR="003954CF" w:rsidRPr="00D12552" w:rsidRDefault="003954CF" w:rsidP="005941A0">
            <w:pPr>
              <w:spacing w:before="100" w:beforeAutospacing="1" w:after="100" w:afterAutospacing="1" w:line="230" w:lineRule="atLeast"/>
              <w:jc w:val="both"/>
              <w:rPr>
                <w:ins w:id="5793" w:author="Eric Boisvert" w:date="2016-03-20T16:21:00Z"/>
                <w:rFonts w:eastAsia="MS Mincho"/>
                <w:b/>
                <w:color w:val="FF0000"/>
                <w:sz w:val="22"/>
                <w:lang w:val="en-CA"/>
              </w:rPr>
            </w:pPr>
            <w:ins w:id="5794" w:author="Eric Boisvert" w:date="2016-03-20T16:2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00011423" w14:textId="77777777" w:rsidR="003954CF" w:rsidRPr="00D12552" w:rsidRDefault="003954CF" w:rsidP="005941A0">
            <w:pPr>
              <w:spacing w:before="100" w:beforeAutospacing="1" w:after="100" w:afterAutospacing="1" w:line="230" w:lineRule="atLeast"/>
              <w:jc w:val="both"/>
              <w:rPr>
                <w:ins w:id="5795" w:author="Eric Boisvert" w:date="2016-03-20T16:21:00Z"/>
                <w:rFonts w:eastAsia="MS Mincho"/>
                <w:lang w:val="en-CA"/>
              </w:rPr>
            </w:pPr>
            <w:ins w:id="5796" w:author="Eric Boisvert" w:date="2016-03-20T16:21:00Z">
              <w:r>
                <w:rPr>
                  <w:rFonts w:eastAsia="MS Mincho"/>
                  <w:lang w:val="en-CA"/>
                </w:rPr>
                <w:t>XML instance</w:t>
              </w:r>
            </w:ins>
          </w:p>
        </w:tc>
      </w:tr>
      <w:tr w:rsidR="003954CF" w:rsidRPr="00D12552" w14:paraId="1CBA9021" w14:textId="77777777" w:rsidTr="005941A0">
        <w:trPr>
          <w:ins w:id="5797"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545279C4" w14:textId="77777777" w:rsidR="003954CF" w:rsidRPr="00D12552" w:rsidRDefault="003954CF" w:rsidP="005941A0">
            <w:pPr>
              <w:spacing w:before="100" w:beforeAutospacing="1" w:after="100" w:afterAutospacing="1" w:line="230" w:lineRule="atLeast"/>
              <w:jc w:val="both"/>
              <w:rPr>
                <w:ins w:id="5798" w:author="Eric Boisvert" w:date="2016-03-20T16:21:00Z"/>
                <w:rFonts w:eastAsia="MS Mincho"/>
                <w:lang w:val="en-CA"/>
              </w:rPr>
            </w:pPr>
            <w:ins w:id="5799" w:author="Eric Boisvert" w:date="2016-03-20T16:2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7B162C9D" w14:textId="2144CBA6" w:rsidR="003954CF" w:rsidRDefault="003954CF" w:rsidP="005941A0">
            <w:pPr>
              <w:spacing w:before="100" w:beforeAutospacing="1" w:after="100" w:afterAutospacing="1" w:line="230" w:lineRule="atLeast"/>
              <w:jc w:val="both"/>
              <w:rPr>
                <w:ins w:id="5800" w:author="Eric Boisvert" w:date="2016-03-20T16:21:00Z"/>
                <w:rFonts w:eastAsia="MS Mincho"/>
                <w:lang w:val="en-CA"/>
              </w:rPr>
            </w:pPr>
            <w:ins w:id="5801" w:author="Eric Boisvert" w:date="2016-03-20T16:25:00Z">
              <w:r w:rsidRPr="003954CF">
                <w:rPr>
                  <w:rFonts w:eastAsia="MS Mincho"/>
                  <w:lang w:val="en-CA"/>
                </w:rPr>
                <w:t>/req/gsml4-basic/quantity_range_order</w:t>
              </w:r>
            </w:ins>
          </w:p>
        </w:tc>
      </w:tr>
      <w:tr w:rsidR="003954CF" w:rsidRPr="00D12552" w14:paraId="492CC08F" w14:textId="77777777" w:rsidTr="005941A0">
        <w:trPr>
          <w:ins w:id="5802" w:author="Eric Boisvert" w:date="2016-03-20T16:21:00Z"/>
        </w:trPr>
        <w:tc>
          <w:tcPr>
            <w:tcW w:w="1809" w:type="dxa"/>
            <w:tcBorders>
              <w:top w:val="single" w:sz="12" w:space="0" w:color="auto"/>
              <w:left w:val="single" w:sz="12" w:space="0" w:color="auto"/>
              <w:bottom w:val="single" w:sz="4" w:space="0" w:color="auto"/>
              <w:right w:val="single" w:sz="4" w:space="0" w:color="auto"/>
            </w:tcBorders>
          </w:tcPr>
          <w:p w14:paraId="3C37F6AA" w14:textId="77777777" w:rsidR="003954CF" w:rsidRDefault="003954CF" w:rsidP="005941A0">
            <w:pPr>
              <w:spacing w:before="100" w:beforeAutospacing="1" w:after="100" w:afterAutospacing="1" w:line="230" w:lineRule="atLeast"/>
              <w:jc w:val="both"/>
              <w:rPr>
                <w:ins w:id="5803" w:author="Eric Boisvert" w:date="2016-03-20T16:21:00Z"/>
                <w:rFonts w:eastAsia="MS Mincho"/>
                <w:lang w:val="en-CA"/>
              </w:rPr>
            </w:pPr>
            <w:ins w:id="5804" w:author="Eric Boisvert" w:date="2016-03-20T16:21:00Z">
              <w:r>
                <w:rPr>
                  <w:rFonts w:eastAsia="MS Mincho"/>
                  <w:lang w:val="en-CA"/>
                </w:rPr>
                <w:lastRenderedPageBreak/>
                <w:t>Dependency</w:t>
              </w:r>
            </w:ins>
          </w:p>
        </w:tc>
        <w:tc>
          <w:tcPr>
            <w:tcW w:w="7088" w:type="dxa"/>
            <w:tcBorders>
              <w:top w:val="single" w:sz="12" w:space="0" w:color="auto"/>
              <w:left w:val="single" w:sz="4" w:space="0" w:color="auto"/>
              <w:bottom w:val="single" w:sz="4" w:space="0" w:color="auto"/>
              <w:right w:val="single" w:sz="12" w:space="0" w:color="auto"/>
            </w:tcBorders>
          </w:tcPr>
          <w:p w14:paraId="49FEA5D5" w14:textId="4E254563" w:rsidR="003954CF" w:rsidRPr="00033D7C" w:rsidRDefault="003954CF" w:rsidP="005941A0">
            <w:pPr>
              <w:spacing w:before="100" w:beforeAutospacing="1" w:after="100" w:afterAutospacing="1" w:line="230" w:lineRule="atLeast"/>
              <w:jc w:val="both"/>
              <w:rPr>
                <w:ins w:id="5805" w:author="Eric Boisvert" w:date="2016-03-20T16:21:00Z"/>
                <w:rFonts w:eastAsia="MS Mincho"/>
                <w:lang w:val="en-CA"/>
              </w:rPr>
            </w:pPr>
            <w:ins w:id="5806" w:author="Eric Boisvert" w:date="2016-03-20T16:25:00Z">
              <w:r w:rsidRPr="003954CF">
                <w:rPr>
                  <w:rFonts w:eastAsia="MS Mincho"/>
                  <w:lang w:val="en-CA"/>
                </w:rPr>
                <w:t>/req/gsml4-basic/quantity-range-repeat</w:t>
              </w:r>
            </w:ins>
          </w:p>
        </w:tc>
      </w:tr>
      <w:tr w:rsidR="003954CF" w:rsidRPr="00D12552" w14:paraId="10D9B357" w14:textId="77777777" w:rsidTr="005941A0">
        <w:trPr>
          <w:ins w:id="5807" w:author="Eric Boisvert" w:date="2016-03-20T16:2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54E4022B" w14:textId="77777777" w:rsidR="003954CF" w:rsidRPr="00CD7325" w:rsidRDefault="003954CF" w:rsidP="005941A0">
            <w:pPr>
              <w:spacing w:before="100" w:beforeAutospacing="1" w:after="100" w:afterAutospacing="1" w:line="230" w:lineRule="atLeast"/>
              <w:jc w:val="both"/>
              <w:rPr>
                <w:ins w:id="5808" w:author="Eric Boisvert" w:date="2016-03-20T16:21:00Z"/>
                <w:rFonts w:eastAsia="MS Mincho"/>
                <w:b/>
                <w:sz w:val="20"/>
                <w:szCs w:val="20"/>
                <w:lang w:val="en-CA"/>
              </w:rPr>
            </w:pPr>
            <w:ins w:id="5809" w:author="Eric Boisvert" w:date="2016-03-20T16:2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4A340BC1" w14:textId="7C7DB01A" w:rsidR="003954CF" w:rsidRPr="00D12552" w:rsidRDefault="003954CF" w:rsidP="005941A0">
            <w:pPr>
              <w:spacing w:before="100" w:beforeAutospacing="1" w:after="100" w:afterAutospacing="1" w:line="230" w:lineRule="atLeast"/>
              <w:jc w:val="both"/>
              <w:rPr>
                <w:ins w:id="5810" w:author="Eric Boisvert" w:date="2016-03-20T16:21:00Z"/>
                <w:rFonts w:eastAsia="MS Mincho"/>
                <w:b/>
                <w:color w:val="FF0000"/>
                <w:sz w:val="22"/>
                <w:lang w:val="en-CA"/>
              </w:rPr>
            </w:pPr>
            <w:ins w:id="5811" w:author="Eric Boisvert" w:date="2016-03-20T16:21:00Z">
              <w:r>
                <w:rPr>
                  <w:rFonts w:eastAsia="MS Mincho"/>
                  <w:b/>
                  <w:color w:val="FF0000"/>
                  <w:sz w:val="22"/>
                  <w:lang w:val="en-CA"/>
                </w:rPr>
                <w:t>/req/gsml4xsd-</w:t>
              </w:r>
            </w:ins>
            <w:ins w:id="5812" w:author="Eric Boisvert" w:date="2016-03-20T16:22:00Z">
              <w:r>
                <w:rPr>
                  <w:rFonts w:eastAsia="MS Mincho"/>
                  <w:b/>
                  <w:color w:val="FF0000"/>
                  <w:sz w:val="22"/>
                  <w:lang w:val="en-CA"/>
                </w:rPr>
                <w:t>param</w:t>
              </w:r>
            </w:ins>
            <w:ins w:id="5813" w:author="Eric Boisvert" w:date="2016-03-20T16:21:00Z">
              <w:r>
                <w:rPr>
                  <w:rFonts w:eastAsia="MS Mincho"/>
                  <w:b/>
                  <w:color w:val="FF0000"/>
                  <w:sz w:val="22"/>
                  <w:lang w:val="en-CA"/>
                </w:rPr>
                <w:t>-pos/…</w:t>
              </w:r>
            </w:ins>
          </w:p>
          <w:p w14:paraId="49B3C6AD" w14:textId="79CF45FD" w:rsidR="003954CF" w:rsidRPr="00D12552" w:rsidRDefault="003954CF" w:rsidP="005941A0">
            <w:pPr>
              <w:spacing w:before="100" w:beforeAutospacing="1" w:after="100" w:afterAutospacing="1" w:line="230" w:lineRule="atLeast"/>
              <w:rPr>
                <w:ins w:id="5814" w:author="Eric Boisvert" w:date="2016-03-20T16:21:00Z"/>
                <w:rFonts w:eastAsia="MS Mincho"/>
                <w:i/>
                <w:lang w:val="en-CA"/>
              </w:rPr>
            </w:pPr>
          </w:p>
        </w:tc>
      </w:tr>
    </w:tbl>
    <w:p w14:paraId="59E2C058" w14:textId="77777777" w:rsidR="003954CF" w:rsidRDefault="003954CF" w:rsidP="00545E09">
      <w:pPr>
        <w:rPr>
          <w:ins w:id="5815" w:author="Eric Boisvert" w:date="2016-03-20T16:31:00Z"/>
        </w:rPr>
      </w:pPr>
    </w:p>
    <w:p w14:paraId="648DF395" w14:textId="327A234A" w:rsidR="00495F38" w:rsidRDefault="00495F38" w:rsidP="00545E09">
      <w:pPr>
        <w:rPr>
          <w:ins w:id="5816" w:author="Eric Boisvert" w:date="2016-03-20T15:25:00Z"/>
        </w:rPr>
      </w:pPr>
      <w:ins w:id="5817" w:author="Eric Boisvert" w:date="2016-03-20T16:31:00Z">
        <w:r>
          <w:t>The interval location is modelled as a om:</w:t>
        </w:r>
      </w:ins>
      <w:ins w:id="5818" w:author="Eric Boisvert" w:date="2016-03-20T16:35:00Z">
        <w:r>
          <w:t>NamedValue with a specific URI to signal that the parameter represent a</w:t>
        </w:r>
      </w:ins>
      <w:ins w:id="5819" w:author="Eric Boisvert" w:date="2016-03-20T16:36:00Z">
        <w:r>
          <w:t>n</w:t>
        </w:r>
      </w:ins>
      <w:ins w:id="5820" w:author="Eric Boisvert" w:date="2016-03-20T16:35:00Z">
        <w:r>
          <w:t xml:space="preserve"> interval location.</w:t>
        </w:r>
      </w:ins>
    </w:p>
    <w:p w14:paraId="5EED0AA8" w14:textId="29B00C4F" w:rsidR="00545E09" w:rsidRDefault="00545E09" w:rsidP="00545E09">
      <w:pPr>
        <w:rPr>
          <w:ins w:id="5821"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2A0DF313" w14:textId="77777777" w:rsidTr="005941A0">
        <w:trPr>
          <w:cantSplit/>
          <w:ins w:id="5822" w:author="Eric Boisvert" w:date="2016-03-20T15:25:00Z"/>
        </w:trPr>
        <w:tc>
          <w:tcPr>
            <w:tcW w:w="4219" w:type="dxa"/>
            <w:tcBorders>
              <w:right w:val="nil"/>
            </w:tcBorders>
            <w:shd w:val="clear" w:color="auto" w:fill="auto"/>
          </w:tcPr>
          <w:p w14:paraId="46BEC9B0" w14:textId="1ABD2054" w:rsidR="00545E09" w:rsidRPr="00D12552" w:rsidRDefault="00495F38" w:rsidP="005941A0">
            <w:pPr>
              <w:pStyle w:val="Tabletext10"/>
              <w:rPr>
                <w:ins w:id="5823" w:author="Eric Boisvert" w:date="2016-03-20T15:25:00Z"/>
                <w:rStyle w:val="requri"/>
                <w:lang w:val="en-CA"/>
              </w:rPr>
            </w:pPr>
            <w:ins w:id="5824" w:author="Eric Boisvert" w:date="2016-03-20T16:31:00Z">
              <w:r w:rsidRPr="00495F38">
                <w:rPr>
                  <w:rStyle w:val="requri"/>
                  <w:lang w:val="en-CA"/>
                </w:rPr>
                <w:t>/req/gsml4xsd-param-pos</w:t>
              </w:r>
              <w:r>
                <w:rPr>
                  <w:rStyle w:val="requri"/>
                  <w:lang w:val="en-CA"/>
                </w:rPr>
                <w:t>/interval-param</w:t>
              </w:r>
            </w:ins>
          </w:p>
        </w:tc>
        <w:tc>
          <w:tcPr>
            <w:tcW w:w="4678" w:type="dxa"/>
            <w:tcBorders>
              <w:left w:val="nil"/>
            </w:tcBorders>
            <w:shd w:val="clear" w:color="auto" w:fill="auto"/>
          </w:tcPr>
          <w:p w14:paraId="204C4C0B" w14:textId="17954CA4" w:rsidR="00545E09" w:rsidRPr="00D12552" w:rsidRDefault="00545E09" w:rsidP="00D43BE2">
            <w:pPr>
              <w:pStyle w:val="Tabletext10"/>
              <w:jc w:val="left"/>
              <w:rPr>
                <w:ins w:id="5825" w:author="Eric Boisvert" w:date="2016-03-20T15:25:00Z"/>
                <w:rStyle w:val="reqtext"/>
                <w:lang w:val="en-CA"/>
              </w:rPr>
            </w:pPr>
            <w:ins w:id="5826" w:author="Eric Boisvert" w:date="2016-03-20T15:25:00Z">
              <w:r>
                <w:t xml:space="preserve">The xlink:href </w:t>
              </w:r>
            </w:ins>
            <w:ins w:id="5827" w:author="Eric Boisvert" w:date="2016-03-20T16:37:00Z">
              <w:r w:rsidR="00D43BE2">
                <w:t xml:space="preserve">of the om:name </w:t>
              </w:r>
            </w:ins>
            <w:ins w:id="5828" w:author="Eric Boisvert" w:date="2016-03-20T16:53:00Z">
              <w:r w:rsidR="00621DF4">
                <w:t xml:space="preserve">of the depth parameter </w:t>
              </w:r>
            </w:ins>
            <w:ins w:id="5829" w:author="Eric Boisvert" w:date="2016-03-20T16:37:00Z">
              <w:r w:rsidR="00D43BE2">
                <w:t xml:space="preserve">shall contain the value </w:t>
              </w:r>
            </w:ins>
            <w:ins w:id="5830" w:author="Boisvert, Eric" w:date="2016-03-29T09:18:00Z">
              <w:r w:rsidR="00B8253A">
                <w:fldChar w:fldCharType="begin"/>
              </w:r>
              <w:r w:rsidR="00B8253A">
                <w:instrText xml:space="preserve"> HYPERLINK "</w:instrText>
              </w:r>
            </w:ins>
            <w:ins w:id="5831" w:author="Eric Boisvert" w:date="2016-03-20T16:52:00Z">
              <w:r w:rsidR="00B8253A" w:rsidRPr="00621DF4">
                <w:instrText>http://www.opengis.net/gsml4/def/param/depth</w:instrText>
              </w:r>
            </w:ins>
            <w:ins w:id="5832" w:author="Boisvert, Eric" w:date="2016-03-29T09:18:00Z">
              <w:r w:rsidR="00B8253A">
                <w:instrText xml:space="preserve">" </w:instrText>
              </w:r>
              <w:r w:rsidR="00B8253A">
                <w:fldChar w:fldCharType="separate"/>
              </w:r>
            </w:ins>
            <w:ins w:id="5833" w:author="Eric Boisvert" w:date="2016-03-20T16:52:00Z">
              <w:r w:rsidR="00B8253A" w:rsidRPr="00775FFF">
                <w:rPr>
                  <w:rStyle w:val="Lienhypertexte"/>
                </w:rPr>
                <w:t>http://www.opengis.net/gsml4/def/param/depth</w:t>
              </w:r>
            </w:ins>
            <w:ins w:id="5834" w:author="Boisvert, Eric" w:date="2016-03-29T09:18:00Z">
              <w:r w:rsidR="00B8253A">
                <w:fldChar w:fldCharType="end"/>
              </w:r>
              <w:r w:rsidR="00B8253A">
                <w:t>.</w:t>
              </w:r>
            </w:ins>
          </w:p>
        </w:tc>
      </w:tr>
    </w:tbl>
    <w:p w14:paraId="7432F8C4" w14:textId="77777777" w:rsidR="00545E09" w:rsidRDefault="00545E09" w:rsidP="00545E09">
      <w:pPr>
        <w:rPr>
          <w:ins w:id="5835" w:author="Eric Boisvert" w:date="2016-03-20T16:38:00Z"/>
        </w:rPr>
      </w:pPr>
    </w:p>
    <w:p w14:paraId="66613AD2" w14:textId="37B69CF9" w:rsidR="00D43BE2" w:rsidRDefault="00D43BE2" w:rsidP="00545E09">
      <w:pPr>
        <w:rPr>
          <w:ins w:id="5836" w:author="Eric Boisvert" w:date="2016-03-20T16:41:00Z"/>
        </w:rPr>
      </w:pPr>
      <w:ins w:id="5837" w:author="Eric Boisvert" w:date="2016-03-20T16:38:00Z">
        <w:r>
          <w:t>The value shall be a GSML_QuantityRange and its lowe</w:t>
        </w:r>
      </w:ins>
      <w:ins w:id="5838" w:author="Eric Boisvert" w:date="2016-03-20T16:39:00Z">
        <w:r>
          <w:t>r</w:t>
        </w:r>
      </w:ins>
      <w:ins w:id="5839" w:author="Eric Boisvert" w:date="2016-03-20T16:38:00Z">
        <w:r>
          <w:t xml:space="preserve">Value shall correspond to the </w:t>
        </w:r>
      </w:ins>
      <w:ins w:id="5840" w:author="Eric Boisvert" w:date="2016-03-20T16:39:00Z">
        <w:r>
          <w:t xml:space="preserve">beginning of the interval </w:t>
        </w:r>
      </w:ins>
      <w:ins w:id="5841" w:author="Eric Boisvert" w:date="2016-03-20T16:38:00Z">
        <w:r>
          <w:t xml:space="preserve">and </w:t>
        </w:r>
      </w:ins>
      <w:ins w:id="5842" w:author="Eric Boisvert" w:date="2016-03-20T16:39:00Z">
        <w:r>
          <w:t>upper</w:t>
        </w:r>
      </w:ins>
      <w:ins w:id="5843" w:author="Eric Boisvert" w:date="2016-03-20T16:38:00Z">
        <w:r>
          <w:t>Value</w:t>
        </w:r>
      </w:ins>
      <w:ins w:id="5844" w:author="Eric Boisvert" w:date="2016-03-20T16:39:00Z">
        <w:r>
          <w:t xml:space="preserve"> shall correspond to </w:t>
        </w:r>
      </w:ins>
      <w:ins w:id="5845" w:author="Eric Boisvert" w:date="2016-03-20T16:40:00Z">
        <w:r>
          <w:t>the end of the interval.</w:t>
        </w:r>
      </w:ins>
      <w:ins w:id="5846" w:author="Eric Boisvert" w:date="2016-03-20T16:38:00Z">
        <w:r>
          <w:t xml:space="preserve"> </w:t>
        </w:r>
      </w:ins>
    </w:p>
    <w:p w14:paraId="192F24C1" w14:textId="77777777" w:rsidR="00D43BE2" w:rsidRDefault="00D43BE2" w:rsidP="00545E09">
      <w:pPr>
        <w:rPr>
          <w:ins w:id="5847" w:author="Eric Boisvert" w:date="2016-03-20T15:25: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45E09" w:rsidRPr="00D12552" w14:paraId="0305598D" w14:textId="77777777" w:rsidTr="005941A0">
        <w:trPr>
          <w:cantSplit/>
          <w:ins w:id="5848" w:author="Eric Boisvert" w:date="2016-03-20T15:25:00Z"/>
        </w:trPr>
        <w:tc>
          <w:tcPr>
            <w:tcW w:w="4219" w:type="dxa"/>
            <w:tcBorders>
              <w:right w:val="nil"/>
            </w:tcBorders>
            <w:shd w:val="clear" w:color="auto" w:fill="auto"/>
          </w:tcPr>
          <w:p w14:paraId="627E6160" w14:textId="54D96FBD" w:rsidR="00545E09" w:rsidRPr="00D12552" w:rsidRDefault="00D43BE2" w:rsidP="005941A0">
            <w:pPr>
              <w:pStyle w:val="Tabletext10"/>
              <w:rPr>
                <w:ins w:id="5849" w:author="Eric Boisvert" w:date="2016-03-20T15:25:00Z"/>
                <w:rStyle w:val="requri"/>
                <w:lang w:val="en-CA"/>
              </w:rPr>
            </w:pPr>
            <w:ins w:id="5850" w:author="Eric Boisvert" w:date="2016-03-20T16:40:00Z">
              <w:r w:rsidRPr="00495F38">
                <w:rPr>
                  <w:rStyle w:val="requri"/>
                  <w:lang w:val="en-CA"/>
                </w:rPr>
                <w:t>/req/gsml4xsd-param-pos</w:t>
              </w:r>
              <w:r>
                <w:rPr>
                  <w:rStyle w:val="requri"/>
                  <w:lang w:val="en-CA"/>
                </w:rPr>
                <w:t>/interval-range</w:t>
              </w:r>
            </w:ins>
          </w:p>
        </w:tc>
        <w:tc>
          <w:tcPr>
            <w:tcW w:w="4678" w:type="dxa"/>
            <w:tcBorders>
              <w:left w:val="nil"/>
            </w:tcBorders>
            <w:shd w:val="clear" w:color="auto" w:fill="auto"/>
          </w:tcPr>
          <w:p w14:paraId="256A888D" w14:textId="38912BB5" w:rsidR="00545E09" w:rsidRPr="00D12552" w:rsidRDefault="00621DF4" w:rsidP="005941A0">
            <w:pPr>
              <w:pStyle w:val="Tabletext10"/>
              <w:jc w:val="left"/>
              <w:rPr>
                <w:ins w:id="5851" w:author="Eric Boisvert" w:date="2016-03-20T15:25:00Z"/>
                <w:rStyle w:val="reqtext"/>
                <w:lang w:val="en-CA"/>
              </w:rPr>
            </w:pPr>
            <w:ins w:id="5852" w:author="Eric Boisvert" w:date="2016-03-20T16:51:00Z">
              <w:r>
                <w:t xml:space="preserve">The value of om:NamedValue shall be a GSML_QuantityRange with </w:t>
              </w:r>
            </w:ins>
            <w:ins w:id="5853" w:author="Eric Boisvert" w:date="2016-03-20T16:40:00Z">
              <w:r w:rsidR="00D43BE2">
                <w:t>lowerValue and upperValue SHALL correspond to the distances of the beginning and end of the interval respectively</w:t>
              </w:r>
            </w:ins>
          </w:p>
        </w:tc>
      </w:tr>
    </w:tbl>
    <w:p w14:paraId="7F491EE8" w14:textId="77777777" w:rsidR="00545E09" w:rsidRDefault="00545E09" w:rsidP="00545E09">
      <w:pPr>
        <w:rPr>
          <w:ins w:id="5854" w:author="Eric Boisvert" w:date="2016-03-20T16:41:00Z"/>
        </w:rPr>
      </w:pPr>
    </w:p>
    <w:p w14:paraId="40A1BD68" w14:textId="69CBE86A" w:rsidR="00D43BE2" w:rsidRDefault="00621DF4" w:rsidP="00545E09">
      <w:pPr>
        <w:rPr>
          <w:ins w:id="5855" w:author="Eric Boisvert" w:date="2016-03-20T16:50:00Z"/>
        </w:rPr>
      </w:pPr>
      <w:ins w:id="5856" w:author="Eric Boisvert" w:date="2016-03-20T16:48:00Z">
        <w:r>
          <w:t>An optional reference to a GM_Curve SHALL be made using a om:Named</w:t>
        </w:r>
      </w:ins>
      <w:ins w:id="5857" w:author="Eric Boisvert" w:date="2016-03-20T16:50:00Z">
        <w:r>
          <w:t>Value, using a specific URI to signal that the parameter represents a reference to a reference geometry.</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21DF4" w:rsidRPr="00D12552" w14:paraId="23C8E5B1" w14:textId="77777777" w:rsidTr="005941A0">
        <w:trPr>
          <w:cantSplit/>
          <w:ins w:id="5858" w:author="Eric Boisvert" w:date="2016-03-20T16:51:00Z"/>
        </w:trPr>
        <w:tc>
          <w:tcPr>
            <w:tcW w:w="4219" w:type="dxa"/>
            <w:tcBorders>
              <w:right w:val="nil"/>
            </w:tcBorders>
            <w:shd w:val="clear" w:color="auto" w:fill="auto"/>
          </w:tcPr>
          <w:p w14:paraId="2395D2E2" w14:textId="1749E1DB" w:rsidR="00621DF4" w:rsidRPr="00D12552" w:rsidRDefault="00621DF4" w:rsidP="00621DF4">
            <w:pPr>
              <w:pStyle w:val="Tabletext10"/>
              <w:rPr>
                <w:ins w:id="5859" w:author="Eric Boisvert" w:date="2016-03-20T16:51:00Z"/>
                <w:rStyle w:val="requri"/>
                <w:lang w:val="en-CA"/>
              </w:rPr>
            </w:pPr>
            <w:ins w:id="5860" w:author="Eric Boisvert" w:date="2016-03-20T16:51:00Z">
              <w:r w:rsidRPr="00495F38">
                <w:rPr>
                  <w:rStyle w:val="requri"/>
                  <w:lang w:val="en-CA"/>
                </w:rPr>
                <w:t>/req/gsml4xsd-param-pos</w:t>
              </w:r>
              <w:r>
                <w:rPr>
                  <w:rStyle w:val="requri"/>
                  <w:lang w:val="en-CA"/>
                </w:rPr>
                <w:t>/reference-geometry</w:t>
              </w:r>
            </w:ins>
          </w:p>
        </w:tc>
        <w:tc>
          <w:tcPr>
            <w:tcW w:w="4678" w:type="dxa"/>
            <w:tcBorders>
              <w:left w:val="nil"/>
            </w:tcBorders>
            <w:shd w:val="clear" w:color="auto" w:fill="auto"/>
          </w:tcPr>
          <w:p w14:paraId="45C7F9D9" w14:textId="7D3C9976" w:rsidR="00621DF4" w:rsidRPr="00D12552" w:rsidRDefault="00621DF4" w:rsidP="00621DF4">
            <w:pPr>
              <w:pStyle w:val="Tabletext10"/>
              <w:jc w:val="left"/>
              <w:rPr>
                <w:ins w:id="5861" w:author="Eric Boisvert" w:date="2016-03-20T16:51:00Z"/>
                <w:rStyle w:val="reqtext"/>
                <w:lang w:val="en-CA"/>
              </w:rPr>
            </w:pPr>
            <w:ins w:id="5862" w:author="Eric Boisvert" w:date="2016-03-20T16:52:00Z">
              <w:r w:rsidRPr="00621DF4">
                <w:t>The xlink:href of the om:name</w:t>
              </w:r>
              <w:r>
                <w:t xml:space="preserve"> of the reference elevation parameters</w:t>
              </w:r>
              <w:r w:rsidRPr="00621DF4">
                <w:t xml:space="preserve"> shall contain the value </w:t>
              </w:r>
            </w:ins>
            <w:ins w:id="5863" w:author="Boisvert, Eric" w:date="2016-03-29T09:18:00Z">
              <w:r w:rsidR="00B8253A">
                <w:fldChar w:fldCharType="begin"/>
              </w:r>
              <w:r w:rsidR="00B8253A">
                <w:instrText xml:space="preserve"> HYPERLINK "</w:instrText>
              </w:r>
            </w:ins>
            <w:ins w:id="5864" w:author="Eric Boisvert" w:date="2016-03-20T16:52:00Z">
              <w:r w:rsidR="00B8253A" w:rsidRPr="00621DF4">
                <w:instrText>http://www.opengis.net/gsml4/def/param/</w:instrText>
              </w:r>
            </w:ins>
            <w:ins w:id="5865" w:author="Eric Boisvert" w:date="2016-03-20T16:53:00Z">
              <w:r w:rsidR="00B8253A">
                <w:instrText>reference-geometry</w:instrText>
              </w:r>
            </w:ins>
            <w:ins w:id="5866" w:author="Boisvert, Eric" w:date="2016-03-29T09:18:00Z">
              <w:r w:rsidR="00B8253A">
                <w:instrText xml:space="preserve">" </w:instrText>
              </w:r>
              <w:r w:rsidR="00B8253A">
                <w:fldChar w:fldCharType="separate"/>
              </w:r>
            </w:ins>
            <w:ins w:id="5867" w:author="Eric Boisvert" w:date="2016-03-20T16:52:00Z">
              <w:r w:rsidR="00B8253A" w:rsidRPr="00775FFF">
                <w:rPr>
                  <w:rStyle w:val="Lienhypertexte"/>
                </w:rPr>
                <w:t>http://www.opengis.net/gsml4/def/param/</w:t>
              </w:r>
            </w:ins>
            <w:ins w:id="5868" w:author="Eric Boisvert" w:date="2016-03-20T16:53:00Z">
              <w:r w:rsidR="00B8253A" w:rsidRPr="00775FFF">
                <w:rPr>
                  <w:rStyle w:val="Lienhypertexte"/>
                </w:rPr>
                <w:t>reference-geometry</w:t>
              </w:r>
            </w:ins>
            <w:ins w:id="5869" w:author="Boisvert, Eric" w:date="2016-03-29T09:18:00Z">
              <w:r w:rsidR="00B8253A">
                <w:fldChar w:fldCharType="end"/>
              </w:r>
              <w:r w:rsidR="00B8253A">
                <w:t>.</w:t>
              </w:r>
            </w:ins>
          </w:p>
        </w:tc>
      </w:tr>
    </w:tbl>
    <w:p w14:paraId="379BA9BF" w14:textId="77777777" w:rsidR="00621DF4" w:rsidRDefault="00621DF4" w:rsidP="00545E09">
      <w:pPr>
        <w:rPr>
          <w:ins w:id="5870" w:author="Eric Boisvert" w:date="2016-03-20T17:01:00Z"/>
        </w:rPr>
      </w:pPr>
    </w:p>
    <w:p w14:paraId="54B34228" w14:textId="77777777" w:rsidR="00A13A17" w:rsidRDefault="00A13A17" w:rsidP="00A13A17">
      <w:pPr>
        <w:autoSpaceDE w:val="0"/>
        <w:autoSpaceDN w:val="0"/>
        <w:adjustRightInd w:val="0"/>
        <w:spacing w:after="0"/>
        <w:rPr>
          <w:ins w:id="5871" w:author="Eric Boisvert" w:date="2016-03-20T17:01:00Z"/>
          <w:rFonts w:ascii="Courier New" w:hAnsi="Courier New" w:cs="Courier New"/>
          <w:b/>
          <w:bCs/>
          <w:color w:val="000000"/>
          <w:sz w:val="20"/>
          <w:szCs w:val="20"/>
          <w:highlight w:val="white"/>
          <w:lang w:val="en-CA" w:eastAsia="en-CA"/>
        </w:rPr>
      </w:pPr>
      <w:ins w:id="5872" w:author="Eric Boisvert" w:date="2016-03-20T17:01:00Z">
        <w:r>
          <w:rPr>
            <w:rFonts w:ascii="Courier New" w:hAnsi="Courier New" w:cs="Courier New"/>
            <w:color w:val="0000FF"/>
            <w:sz w:val="20"/>
            <w:szCs w:val="20"/>
            <w:highlight w:val="white"/>
            <w:lang w:val="en-CA" w:eastAsia="en-CA"/>
          </w:rPr>
          <w:t>&lt;sam:relatedSamplingFeature&gt;</w:t>
        </w:r>
      </w:ins>
    </w:p>
    <w:p w14:paraId="7BFDD297" w14:textId="77777777" w:rsidR="00A13A17" w:rsidRDefault="00A13A17" w:rsidP="00A13A17">
      <w:pPr>
        <w:autoSpaceDE w:val="0"/>
        <w:autoSpaceDN w:val="0"/>
        <w:adjustRightInd w:val="0"/>
        <w:spacing w:after="0"/>
        <w:rPr>
          <w:ins w:id="5873" w:author="Eric Boisvert" w:date="2016-03-20T17:01:00Z"/>
          <w:rFonts w:ascii="Courier New" w:hAnsi="Courier New" w:cs="Courier New"/>
          <w:b/>
          <w:bCs/>
          <w:color w:val="000000"/>
          <w:sz w:val="20"/>
          <w:szCs w:val="20"/>
          <w:highlight w:val="white"/>
          <w:lang w:val="en-CA" w:eastAsia="en-CA"/>
        </w:rPr>
      </w:pPr>
      <w:ins w:id="5874" w:author="Eric Boisvert" w:date="2016-03-20T17:01:00Z">
        <w:r>
          <w:rPr>
            <w:rFonts w:ascii="Courier New" w:hAnsi="Courier New" w:cs="Courier New"/>
            <w:color w:val="0000FF"/>
            <w:sz w:val="20"/>
            <w:szCs w:val="20"/>
            <w:highlight w:val="white"/>
            <w:lang w:val="en-CA" w:eastAsia="en-CA"/>
          </w:rPr>
          <w:t>&lt;sam:SamplingFeatureComplex&gt;</w:t>
        </w:r>
      </w:ins>
    </w:p>
    <w:p w14:paraId="5384F7CB" w14:textId="77777777" w:rsidR="00A13A17" w:rsidRDefault="00A13A17" w:rsidP="00A13A17">
      <w:pPr>
        <w:autoSpaceDE w:val="0"/>
        <w:autoSpaceDN w:val="0"/>
        <w:adjustRightInd w:val="0"/>
        <w:spacing w:after="0"/>
        <w:rPr>
          <w:ins w:id="5875" w:author="Eric Boisvert" w:date="2016-03-20T17:01:00Z"/>
          <w:rFonts w:ascii="Courier New" w:hAnsi="Courier New" w:cs="Courier New"/>
          <w:b/>
          <w:bCs/>
          <w:color w:val="000000"/>
          <w:sz w:val="20"/>
          <w:szCs w:val="20"/>
          <w:highlight w:val="white"/>
          <w:lang w:val="en-CA" w:eastAsia="en-CA"/>
        </w:rPr>
      </w:pPr>
      <w:ins w:id="5876" w:author="Eric Boisvert" w:date="2016-03-20T17:01: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F231A36" w14:textId="77777777" w:rsidR="00A13A17" w:rsidRDefault="00A13A17" w:rsidP="00A13A17">
      <w:pPr>
        <w:autoSpaceDE w:val="0"/>
        <w:autoSpaceDN w:val="0"/>
        <w:adjustRightInd w:val="0"/>
        <w:spacing w:after="0"/>
        <w:rPr>
          <w:ins w:id="5877" w:author="Eric Boisvert" w:date="2016-03-20T17:01:00Z"/>
          <w:rFonts w:ascii="Courier New" w:hAnsi="Courier New" w:cs="Courier New"/>
          <w:b/>
          <w:bCs/>
          <w:color w:val="000000"/>
          <w:sz w:val="20"/>
          <w:szCs w:val="20"/>
          <w:highlight w:val="white"/>
          <w:lang w:val="en-CA" w:eastAsia="en-CA"/>
        </w:rPr>
      </w:pPr>
      <w:ins w:id="5878" w:author="Eric Boisvert" w:date="2016-03-20T17:01:00Z">
        <w:r>
          <w:rPr>
            <w:rFonts w:ascii="Courier New" w:hAnsi="Courier New" w:cs="Courier New"/>
            <w:color w:val="0000FF"/>
            <w:sz w:val="20"/>
            <w:szCs w:val="20"/>
            <w:highlight w:val="white"/>
            <w:lang w:val="en-CA" w:eastAsia="en-CA"/>
          </w:rPr>
          <w:t>&lt;sam:relatedSamplingFeature&gt;</w:t>
        </w:r>
      </w:ins>
    </w:p>
    <w:p w14:paraId="70B15FEF" w14:textId="77777777" w:rsidR="00A13A17" w:rsidRDefault="00A13A17" w:rsidP="00A13A17">
      <w:pPr>
        <w:autoSpaceDE w:val="0"/>
        <w:autoSpaceDN w:val="0"/>
        <w:adjustRightInd w:val="0"/>
        <w:spacing w:after="0"/>
        <w:rPr>
          <w:ins w:id="5879" w:author="Eric Boisvert" w:date="2016-03-20T17:01:00Z"/>
          <w:rFonts w:ascii="Courier New" w:hAnsi="Courier New" w:cs="Courier New"/>
          <w:b/>
          <w:bCs/>
          <w:color w:val="000000"/>
          <w:sz w:val="20"/>
          <w:szCs w:val="20"/>
          <w:highlight w:val="white"/>
          <w:lang w:val="en-CA" w:eastAsia="en-CA"/>
        </w:rPr>
      </w:pPr>
      <w:ins w:id="588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5FBA3741" w14:textId="77777777" w:rsidR="00A13A17" w:rsidRDefault="00A13A17" w:rsidP="00A13A17">
      <w:pPr>
        <w:autoSpaceDE w:val="0"/>
        <w:autoSpaceDN w:val="0"/>
        <w:adjustRightInd w:val="0"/>
        <w:spacing w:after="0"/>
        <w:rPr>
          <w:ins w:id="5881" w:author="Eric Boisvert" w:date="2016-03-20T17:01:00Z"/>
          <w:rFonts w:ascii="Courier New" w:hAnsi="Courier New" w:cs="Courier New"/>
          <w:b/>
          <w:bCs/>
          <w:color w:val="000000"/>
          <w:sz w:val="20"/>
          <w:szCs w:val="20"/>
          <w:highlight w:val="white"/>
          <w:lang w:val="en-CA" w:eastAsia="en-CA"/>
        </w:rPr>
      </w:pPr>
      <w:ins w:id="588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05E693F4" w14:textId="77777777" w:rsidR="00A13A17" w:rsidRDefault="00A13A17" w:rsidP="00A13A17">
      <w:pPr>
        <w:autoSpaceDE w:val="0"/>
        <w:autoSpaceDN w:val="0"/>
        <w:adjustRightInd w:val="0"/>
        <w:spacing w:after="0"/>
        <w:rPr>
          <w:ins w:id="5883" w:author="Eric Boisvert" w:date="2016-03-20T17:01:00Z"/>
          <w:rFonts w:ascii="Courier New" w:hAnsi="Courier New" w:cs="Courier New"/>
          <w:b/>
          <w:bCs/>
          <w:color w:val="000000"/>
          <w:sz w:val="20"/>
          <w:szCs w:val="20"/>
          <w:highlight w:val="white"/>
          <w:lang w:val="en-CA" w:eastAsia="en-CA"/>
        </w:rPr>
      </w:pPr>
      <w:ins w:id="588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9C6BB39" w14:textId="77777777" w:rsidR="00A13A17" w:rsidRDefault="00A13A17" w:rsidP="00A13A17">
      <w:pPr>
        <w:autoSpaceDE w:val="0"/>
        <w:autoSpaceDN w:val="0"/>
        <w:adjustRightInd w:val="0"/>
        <w:spacing w:after="0"/>
        <w:rPr>
          <w:ins w:id="5885" w:author="Eric Boisvert" w:date="2016-03-20T17:01:00Z"/>
          <w:rFonts w:ascii="Courier New" w:hAnsi="Courier New" w:cs="Courier New"/>
          <w:b/>
          <w:bCs/>
          <w:color w:val="000000"/>
          <w:sz w:val="20"/>
          <w:szCs w:val="20"/>
          <w:highlight w:val="white"/>
          <w:lang w:val="en-CA" w:eastAsia="en-CA"/>
        </w:rPr>
      </w:pPr>
      <w:ins w:id="588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http://www.opengis.net/gsml4/def/param/depth</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580973C4" w14:textId="77777777" w:rsidR="00A13A17" w:rsidRDefault="00A13A17" w:rsidP="00A13A17">
      <w:pPr>
        <w:autoSpaceDE w:val="0"/>
        <w:autoSpaceDN w:val="0"/>
        <w:adjustRightInd w:val="0"/>
        <w:spacing w:after="0"/>
        <w:rPr>
          <w:ins w:id="5887" w:author="Eric Boisvert" w:date="2016-03-20T17:01:00Z"/>
          <w:rFonts w:ascii="Courier New" w:hAnsi="Courier New" w:cs="Courier New"/>
          <w:b/>
          <w:bCs/>
          <w:color w:val="000000"/>
          <w:sz w:val="20"/>
          <w:szCs w:val="20"/>
          <w:highlight w:val="white"/>
          <w:lang w:val="en-CA" w:eastAsia="en-CA"/>
        </w:rPr>
      </w:pPr>
      <w:ins w:id="588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DAAFBFE" w14:textId="77777777" w:rsidR="00A13A17" w:rsidRDefault="00A13A17" w:rsidP="00A13A17">
      <w:pPr>
        <w:autoSpaceDE w:val="0"/>
        <w:autoSpaceDN w:val="0"/>
        <w:adjustRightInd w:val="0"/>
        <w:spacing w:after="0"/>
        <w:rPr>
          <w:ins w:id="5889" w:author="Eric Boisvert" w:date="2016-03-20T17:01:00Z"/>
          <w:rFonts w:ascii="Courier New" w:hAnsi="Courier New" w:cs="Courier New"/>
          <w:b/>
          <w:bCs/>
          <w:color w:val="000000"/>
          <w:sz w:val="20"/>
          <w:szCs w:val="20"/>
          <w:highlight w:val="white"/>
          <w:lang w:val="en-CA" w:eastAsia="en-CA"/>
        </w:rPr>
      </w:pPr>
      <w:ins w:id="589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23923EA7" w14:textId="77777777" w:rsidR="00A13A17" w:rsidRDefault="00A13A17" w:rsidP="00A13A17">
      <w:pPr>
        <w:autoSpaceDE w:val="0"/>
        <w:autoSpaceDN w:val="0"/>
        <w:adjustRightInd w:val="0"/>
        <w:spacing w:after="0"/>
        <w:rPr>
          <w:ins w:id="5891" w:author="Eric Boisvert" w:date="2016-03-20T17:01:00Z"/>
          <w:rFonts w:ascii="Courier New" w:hAnsi="Courier New" w:cs="Courier New"/>
          <w:b/>
          <w:bCs/>
          <w:color w:val="000000"/>
          <w:sz w:val="20"/>
          <w:szCs w:val="20"/>
          <w:highlight w:val="white"/>
          <w:lang w:val="en-CA" w:eastAsia="en-CA"/>
        </w:rPr>
      </w:pPr>
      <w:ins w:id="589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http://qudt.org/vocab/unit#meter</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"meter"</w:t>
        </w:r>
        <w:r>
          <w:rPr>
            <w:rFonts w:ascii="Courier New" w:hAnsi="Courier New" w:cs="Courier New"/>
            <w:color w:val="0000FF"/>
            <w:sz w:val="20"/>
            <w:szCs w:val="20"/>
            <w:highlight w:val="white"/>
            <w:lang w:val="en-CA" w:eastAsia="en-CA"/>
          </w:rPr>
          <w:t>/&gt;</w:t>
        </w:r>
      </w:ins>
    </w:p>
    <w:p w14:paraId="3C7A5E6A" w14:textId="77777777" w:rsidR="00A13A17" w:rsidRDefault="00A13A17" w:rsidP="00A13A17">
      <w:pPr>
        <w:autoSpaceDE w:val="0"/>
        <w:autoSpaceDN w:val="0"/>
        <w:adjustRightInd w:val="0"/>
        <w:spacing w:after="0"/>
        <w:rPr>
          <w:ins w:id="5893" w:author="Eric Boisvert" w:date="2016-03-20T17:01:00Z"/>
          <w:rFonts w:ascii="Courier New" w:hAnsi="Courier New" w:cs="Courier New"/>
          <w:b/>
          <w:bCs/>
          <w:color w:val="000000"/>
          <w:sz w:val="20"/>
          <w:szCs w:val="20"/>
          <w:highlight w:val="white"/>
          <w:lang w:val="en-CA" w:eastAsia="en-CA"/>
        </w:rPr>
      </w:pPr>
      <w:ins w:id="5894" w:author="Eric Boisvert" w:date="2016-03-20T17:01: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27.9 215.6</w:t>
        </w:r>
        <w:r>
          <w:rPr>
            <w:rFonts w:ascii="Courier New" w:hAnsi="Courier New" w:cs="Courier New"/>
            <w:color w:val="0000FF"/>
            <w:sz w:val="20"/>
            <w:szCs w:val="20"/>
            <w:highlight w:val="white"/>
            <w:lang w:val="en-CA" w:eastAsia="en-CA"/>
          </w:rPr>
          <w:t>&lt;/swe:value&gt;</w:t>
        </w:r>
      </w:ins>
    </w:p>
    <w:p w14:paraId="3D84E8DE" w14:textId="77777777" w:rsidR="00A13A17" w:rsidRDefault="00A13A17" w:rsidP="00A13A17">
      <w:pPr>
        <w:autoSpaceDE w:val="0"/>
        <w:autoSpaceDN w:val="0"/>
        <w:adjustRightInd w:val="0"/>
        <w:spacing w:after="0"/>
        <w:rPr>
          <w:ins w:id="5895" w:author="Eric Boisvert" w:date="2016-03-20T17:01:00Z"/>
          <w:rFonts w:ascii="Courier New" w:hAnsi="Courier New" w:cs="Courier New"/>
          <w:b/>
          <w:bCs/>
          <w:color w:val="000000"/>
          <w:sz w:val="20"/>
          <w:szCs w:val="20"/>
          <w:highlight w:val="white"/>
          <w:lang w:val="en-CA" w:eastAsia="en-CA"/>
        </w:rPr>
      </w:pPr>
      <w:ins w:id="589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&lt;gsmlb:lowerValue&gt;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&lt;/gsmlb:lowerValue&gt;</w:t>
        </w:r>
      </w:ins>
    </w:p>
    <w:p w14:paraId="2EE656C1" w14:textId="77777777" w:rsidR="00A13A17" w:rsidRDefault="00A13A17" w:rsidP="00A13A17">
      <w:pPr>
        <w:autoSpaceDE w:val="0"/>
        <w:autoSpaceDN w:val="0"/>
        <w:adjustRightInd w:val="0"/>
        <w:spacing w:after="0"/>
        <w:rPr>
          <w:ins w:id="5897" w:author="Eric Boisvert" w:date="2016-03-20T17:01:00Z"/>
          <w:rFonts w:ascii="Courier New" w:hAnsi="Courier New" w:cs="Courier New"/>
          <w:b/>
          <w:bCs/>
          <w:color w:val="000000"/>
          <w:sz w:val="20"/>
          <w:szCs w:val="20"/>
          <w:highlight w:val="white"/>
          <w:lang w:val="en-CA" w:eastAsia="en-CA"/>
        </w:rPr>
      </w:pPr>
      <w:ins w:id="589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&lt;gsmlb:upperValue&gt;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&lt;/gsmlb:upperValue&gt;</w:t>
        </w:r>
      </w:ins>
    </w:p>
    <w:p w14:paraId="559AF63D" w14:textId="77777777" w:rsidR="00A13A17" w:rsidRDefault="00A13A17" w:rsidP="00A13A17">
      <w:pPr>
        <w:autoSpaceDE w:val="0"/>
        <w:autoSpaceDN w:val="0"/>
        <w:adjustRightInd w:val="0"/>
        <w:spacing w:after="0"/>
        <w:rPr>
          <w:ins w:id="5899" w:author="Eric Boisvert" w:date="2016-03-20T17:01:00Z"/>
          <w:rFonts w:ascii="Courier New" w:hAnsi="Courier New" w:cs="Courier New"/>
          <w:b/>
          <w:bCs/>
          <w:color w:val="000000"/>
          <w:sz w:val="20"/>
          <w:szCs w:val="20"/>
          <w:highlight w:val="white"/>
          <w:lang w:val="en-CA" w:eastAsia="en-CA"/>
        </w:rPr>
      </w:pPr>
      <w:ins w:id="590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&lt;/gsmlb:QuantityRange&gt;</w:t>
        </w:r>
      </w:ins>
    </w:p>
    <w:p w14:paraId="34E570FB" w14:textId="77777777" w:rsidR="00A13A17" w:rsidRDefault="00A13A17" w:rsidP="00A13A17">
      <w:pPr>
        <w:autoSpaceDE w:val="0"/>
        <w:autoSpaceDN w:val="0"/>
        <w:adjustRightInd w:val="0"/>
        <w:spacing w:after="0"/>
        <w:rPr>
          <w:ins w:id="5901" w:author="Eric Boisvert" w:date="2016-03-20T17:01:00Z"/>
          <w:rFonts w:ascii="Courier New" w:hAnsi="Courier New" w:cs="Courier New"/>
          <w:b/>
          <w:bCs/>
          <w:color w:val="000000"/>
          <w:sz w:val="20"/>
          <w:szCs w:val="20"/>
          <w:highlight w:val="white"/>
          <w:lang w:val="en-CA" w:eastAsia="en-CA"/>
        </w:rPr>
      </w:pPr>
      <w:ins w:id="590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612C1975" w14:textId="77777777" w:rsidR="00A13A17" w:rsidRDefault="00A13A17" w:rsidP="00A13A17">
      <w:pPr>
        <w:autoSpaceDE w:val="0"/>
        <w:autoSpaceDN w:val="0"/>
        <w:adjustRightInd w:val="0"/>
        <w:spacing w:after="0"/>
        <w:rPr>
          <w:ins w:id="5903" w:author="Eric Boisvert" w:date="2016-03-20T17:01:00Z"/>
          <w:rFonts w:ascii="Courier New" w:hAnsi="Courier New" w:cs="Courier New"/>
          <w:b/>
          <w:bCs/>
          <w:color w:val="000000"/>
          <w:sz w:val="20"/>
          <w:szCs w:val="20"/>
          <w:highlight w:val="white"/>
          <w:lang w:val="en-CA" w:eastAsia="en-CA"/>
        </w:rPr>
      </w:pPr>
      <w:ins w:id="590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3D99A42" w14:textId="77777777" w:rsidR="00A13A17" w:rsidRDefault="00A13A17" w:rsidP="00A13A17">
      <w:pPr>
        <w:autoSpaceDE w:val="0"/>
        <w:autoSpaceDN w:val="0"/>
        <w:adjustRightInd w:val="0"/>
        <w:spacing w:after="0"/>
        <w:rPr>
          <w:ins w:id="5905" w:author="Eric Boisvert" w:date="2016-03-20T17:01:00Z"/>
          <w:rFonts w:ascii="Courier New" w:hAnsi="Courier New" w:cs="Courier New"/>
          <w:b/>
          <w:bCs/>
          <w:color w:val="000000"/>
          <w:sz w:val="20"/>
          <w:szCs w:val="20"/>
          <w:highlight w:val="white"/>
          <w:lang w:val="en-CA" w:eastAsia="en-CA"/>
        </w:rPr>
      </w:pPr>
      <w:ins w:id="590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7DFFC05F" w14:textId="77777777" w:rsidR="00A13A17" w:rsidRDefault="00A13A17" w:rsidP="00A13A17">
      <w:pPr>
        <w:autoSpaceDE w:val="0"/>
        <w:autoSpaceDN w:val="0"/>
        <w:adjustRightInd w:val="0"/>
        <w:spacing w:after="0"/>
        <w:rPr>
          <w:ins w:id="5907" w:author="Eric Boisvert" w:date="2016-03-20T17:01:00Z"/>
          <w:rFonts w:ascii="Courier New" w:hAnsi="Courier New" w:cs="Courier New"/>
          <w:b/>
          <w:bCs/>
          <w:color w:val="000000"/>
          <w:sz w:val="20"/>
          <w:szCs w:val="20"/>
          <w:highlight w:val="white"/>
          <w:lang w:val="en-CA" w:eastAsia="en-CA"/>
        </w:rPr>
      </w:pPr>
      <w:ins w:id="590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783FA04" w14:textId="77777777" w:rsidR="00A13A17" w:rsidRDefault="00A13A17" w:rsidP="00A13A17">
      <w:pPr>
        <w:autoSpaceDE w:val="0"/>
        <w:autoSpaceDN w:val="0"/>
        <w:adjustRightInd w:val="0"/>
        <w:spacing w:after="0"/>
        <w:rPr>
          <w:ins w:id="5909" w:author="Eric Boisvert" w:date="2016-03-20T17:01:00Z"/>
          <w:rFonts w:ascii="Courier New" w:hAnsi="Courier New" w:cs="Courier New"/>
          <w:b/>
          <w:bCs/>
          <w:color w:val="000000"/>
          <w:sz w:val="20"/>
          <w:szCs w:val="20"/>
          <w:highlight w:val="white"/>
          <w:lang w:val="en-CA" w:eastAsia="en-CA"/>
        </w:rPr>
      </w:pPr>
      <w:ins w:id="591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D1B4EE1" w14:textId="77777777" w:rsidR="00A13A17" w:rsidRDefault="00A13A17" w:rsidP="00A13A17">
      <w:pPr>
        <w:autoSpaceDE w:val="0"/>
        <w:autoSpaceDN w:val="0"/>
        <w:adjustRightInd w:val="0"/>
        <w:spacing w:after="0"/>
        <w:rPr>
          <w:ins w:id="5911" w:author="Eric Boisvert" w:date="2016-03-20T17:01:00Z"/>
          <w:rFonts w:ascii="Courier New" w:hAnsi="Courier New" w:cs="Courier New"/>
          <w:b/>
          <w:bCs/>
          <w:color w:val="000000"/>
          <w:sz w:val="20"/>
          <w:szCs w:val="20"/>
          <w:highlight w:val="white"/>
          <w:lang w:val="en-CA" w:eastAsia="en-CA"/>
        </w:rPr>
      </w:pPr>
      <w:ins w:id="5912"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"reference-geometry"</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http://www.opengis.net/gsml4/def/param/reference-geometry</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1BAE0F5E" w14:textId="77777777" w:rsidR="00A13A17" w:rsidRDefault="00A13A17" w:rsidP="00A13A17">
      <w:pPr>
        <w:autoSpaceDE w:val="0"/>
        <w:autoSpaceDN w:val="0"/>
        <w:adjustRightInd w:val="0"/>
        <w:spacing w:after="0"/>
        <w:rPr>
          <w:ins w:id="5913" w:author="Eric Boisvert" w:date="2016-03-20T17:01:00Z"/>
          <w:rFonts w:ascii="Courier New" w:hAnsi="Courier New" w:cs="Courier New"/>
          <w:b/>
          <w:bCs/>
          <w:color w:val="000000"/>
          <w:sz w:val="20"/>
          <w:szCs w:val="20"/>
          <w:highlight w:val="white"/>
          <w:lang w:val="en-CA" w:eastAsia="en-CA"/>
        </w:rPr>
      </w:pPr>
      <w:ins w:id="5914"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F9045E9" w14:textId="77777777" w:rsidR="00A13A17" w:rsidRDefault="00A13A17" w:rsidP="00A13A17">
      <w:pPr>
        <w:autoSpaceDE w:val="0"/>
        <w:autoSpaceDN w:val="0"/>
        <w:adjustRightInd w:val="0"/>
        <w:spacing w:after="0"/>
        <w:rPr>
          <w:ins w:id="5915" w:author="Eric Boisvert" w:date="2016-03-20T17:01:00Z"/>
          <w:rFonts w:ascii="Courier New" w:hAnsi="Courier New" w:cs="Courier New"/>
          <w:b/>
          <w:bCs/>
          <w:color w:val="000000"/>
          <w:sz w:val="20"/>
          <w:szCs w:val="20"/>
          <w:highlight w:val="white"/>
          <w:lang w:val="en-CA" w:eastAsia="en-CA"/>
        </w:rPr>
      </w:pPr>
      <w:ins w:id="5916"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CD707C2" w14:textId="77777777" w:rsidR="00A13A17" w:rsidRDefault="00A13A17" w:rsidP="00A13A17">
      <w:pPr>
        <w:autoSpaceDE w:val="0"/>
        <w:autoSpaceDN w:val="0"/>
        <w:adjustRightInd w:val="0"/>
        <w:spacing w:after="0"/>
        <w:rPr>
          <w:ins w:id="5917" w:author="Eric Boisvert" w:date="2016-03-20T17:01:00Z"/>
          <w:rFonts w:ascii="Courier New" w:hAnsi="Courier New" w:cs="Courier New"/>
          <w:b/>
          <w:bCs/>
          <w:color w:val="000000"/>
          <w:sz w:val="20"/>
          <w:szCs w:val="20"/>
          <w:highlight w:val="white"/>
          <w:lang w:val="en-CA" w:eastAsia="en-CA"/>
        </w:rPr>
      </w:pPr>
      <w:ins w:id="5918"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40519117" w14:textId="77777777" w:rsidR="00A13A17" w:rsidRDefault="00A13A17" w:rsidP="00A13A17">
      <w:pPr>
        <w:autoSpaceDE w:val="0"/>
        <w:autoSpaceDN w:val="0"/>
        <w:adjustRightInd w:val="0"/>
        <w:spacing w:after="0"/>
        <w:rPr>
          <w:ins w:id="5919" w:author="Eric Boisvert" w:date="2016-03-20T17:01:00Z"/>
          <w:rFonts w:ascii="Courier New" w:hAnsi="Courier New" w:cs="Courier New"/>
          <w:b/>
          <w:bCs/>
          <w:color w:val="000000"/>
          <w:sz w:val="20"/>
          <w:szCs w:val="20"/>
          <w:highlight w:val="white"/>
          <w:lang w:val="en-CA" w:eastAsia="en-CA"/>
        </w:rPr>
      </w:pPr>
      <w:ins w:id="5920" w:author="Eric Boisvert" w:date="2016-03-20T17:01: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1438039D" w14:textId="77777777" w:rsidR="00A13A17" w:rsidRDefault="00A13A17" w:rsidP="00A13A17">
      <w:pPr>
        <w:autoSpaceDE w:val="0"/>
        <w:autoSpaceDN w:val="0"/>
        <w:adjustRightInd w:val="0"/>
        <w:spacing w:after="0"/>
        <w:rPr>
          <w:ins w:id="5921" w:author="Eric Boisvert" w:date="2016-03-20T17:01:00Z"/>
          <w:rFonts w:ascii="Courier New" w:hAnsi="Courier New" w:cs="Courier New"/>
          <w:b/>
          <w:bCs/>
          <w:color w:val="000000"/>
          <w:sz w:val="20"/>
          <w:szCs w:val="20"/>
          <w:highlight w:val="white"/>
          <w:lang w:val="en-CA" w:eastAsia="en-CA"/>
        </w:rPr>
      </w:pPr>
      <w:ins w:id="5922" w:author="Eric Boisvert" w:date="2016-03-20T17:01:00Z">
        <w:r>
          <w:rPr>
            <w:rFonts w:ascii="Courier New" w:hAnsi="Courier New" w:cs="Courier New"/>
            <w:color w:val="0000FF"/>
            <w:sz w:val="20"/>
            <w:szCs w:val="20"/>
            <w:highlight w:val="white"/>
            <w:lang w:val="en-CA" w:eastAsia="en-CA"/>
          </w:rPr>
          <w:t>&lt;/sam:relatedSamplingFeature&gt;</w:t>
        </w:r>
      </w:ins>
    </w:p>
    <w:p w14:paraId="43EF52DC" w14:textId="77777777" w:rsidR="00A13A17" w:rsidRDefault="00A13A17" w:rsidP="00A13A17">
      <w:pPr>
        <w:autoSpaceDE w:val="0"/>
        <w:autoSpaceDN w:val="0"/>
        <w:adjustRightInd w:val="0"/>
        <w:spacing w:after="0"/>
        <w:rPr>
          <w:ins w:id="5923" w:author="Eric Boisvert" w:date="2016-03-20T17:01:00Z"/>
          <w:rFonts w:ascii="Courier New" w:hAnsi="Courier New" w:cs="Courier New"/>
          <w:b/>
          <w:bCs/>
          <w:color w:val="000000"/>
          <w:sz w:val="20"/>
          <w:szCs w:val="20"/>
          <w:highlight w:val="white"/>
          <w:lang w:val="en-CA" w:eastAsia="en-CA"/>
        </w:rPr>
      </w:pPr>
      <w:ins w:id="5924" w:author="Eric Boisvert" w:date="2016-03-20T17:01:00Z">
        <w:r>
          <w:rPr>
            <w:rFonts w:ascii="Courier New" w:hAnsi="Courier New" w:cs="Courier New"/>
            <w:color w:val="0000FF"/>
            <w:sz w:val="20"/>
            <w:szCs w:val="20"/>
            <w:highlight w:val="white"/>
            <w:lang w:val="en-CA" w:eastAsia="en-CA"/>
          </w:rPr>
          <w:t>&lt;/sam:SamplingFeatureComplex&gt;</w:t>
        </w:r>
      </w:ins>
    </w:p>
    <w:p w14:paraId="023EE597" w14:textId="4F4A9DEF" w:rsidR="00A13A17" w:rsidRDefault="00A13A17" w:rsidP="00A13A17">
      <w:pPr>
        <w:rPr>
          <w:ins w:id="5925" w:author="Eric Boisvert" w:date="2016-03-20T17:01:00Z"/>
          <w:rFonts w:ascii="Courier New" w:hAnsi="Courier New" w:cs="Courier New"/>
          <w:color w:val="0000FF"/>
          <w:sz w:val="20"/>
          <w:szCs w:val="20"/>
          <w:lang w:val="en-CA" w:eastAsia="en-CA"/>
        </w:rPr>
      </w:pPr>
      <w:ins w:id="5926" w:author="Eric Boisvert" w:date="2016-03-20T17:01:00Z">
        <w:r>
          <w:rPr>
            <w:rFonts w:ascii="Courier New" w:hAnsi="Courier New" w:cs="Courier New"/>
            <w:color w:val="0000FF"/>
            <w:sz w:val="20"/>
            <w:szCs w:val="20"/>
            <w:highlight w:val="white"/>
            <w:lang w:val="en-CA" w:eastAsia="en-CA"/>
          </w:rPr>
          <w:t>&lt;/sam:relatedSamplingFeature&gt;</w:t>
        </w:r>
      </w:ins>
    </w:p>
    <w:p w14:paraId="7C99B5C2" w14:textId="77777777" w:rsidR="00A13A17" w:rsidRDefault="00A13A17" w:rsidP="00A13A17">
      <w:pPr>
        <w:rPr>
          <w:ins w:id="5927" w:author="Eric Boisvert" w:date="2016-03-20T15:25:00Z"/>
        </w:rPr>
      </w:pPr>
    </w:p>
    <w:p w14:paraId="409AAE1C" w14:textId="64DB9C27" w:rsidR="005413FE" w:rsidRDefault="005413FE">
      <w:pPr>
        <w:pStyle w:val="Titre2"/>
        <w:rPr>
          <w:ins w:id="5928" w:author="Eric Boisvert" w:date="2016-03-19T15:54:00Z"/>
        </w:rPr>
        <w:pPrChange w:id="5929" w:author="Eric Boisvert" w:date="2016-03-19T15:55:00Z">
          <w:pPr>
            <w:pStyle w:val="AnnexNumbered"/>
          </w:pPr>
        </w:pPrChange>
      </w:pPr>
      <w:bookmarkStart w:id="5930" w:name="_Toc446944646"/>
      <w:ins w:id="5931" w:author="Eric Boisvert" w:date="2016-03-19T15:54:00Z">
        <w:r>
          <w:t>Linear Reference bore</w:t>
        </w:r>
      </w:ins>
      <w:ins w:id="5932" w:author="Eric Boisvert" w:date="2016-03-20T16:53:00Z">
        <w:r w:rsidR="00621DF4">
          <w:t>ho</w:t>
        </w:r>
      </w:ins>
      <w:ins w:id="5933" w:author="Eric Boisvert" w:date="2016-03-19T15:54:00Z">
        <w:r>
          <w:t>le position profile</w:t>
        </w:r>
        <w:bookmarkEnd w:id="5930"/>
      </w:ins>
    </w:p>
    <w:p w14:paraId="433EED12" w14:textId="77777777" w:rsidR="005413FE" w:rsidRPr="005413FE" w:rsidRDefault="005413FE">
      <w:pPr>
        <w:rPr>
          <w:lang w:val="en-CA"/>
        </w:rPr>
        <w:pPrChange w:id="5934" w:author="Eric Boisvert" w:date="2016-03-19T15:54:00Z">
          <w:pPr>
            <w:pStyle w:val="Titre1"/>
          </w:pPr>
        </w:pPrChange>
      </w:pPr>
    </w:p>
    <w:p w14:paraId="3258FCE6" w14:textId="7821FD86" w:rsidR="00D9216E" w:rsidRDefault="00D9216E" w:rsidP="00D9216E">
      <w:pPr>
        <w:rPr>
          <w:ins w:id="5935" w:author="Eric Boisvert" w:date="2016-03-20T17:01:00Z"/>
        </w:rPr>
      </w:pPr>
      <w:ins w:id="5936" w:author="Eric Boisvert" w:date="2016-03-20T17:01:00Z">
        <w:r>
          <w:t xml:space="preserve">This profile defines a series of requirement to encode the position of a SF_SamplingFeature or a SF_Specimen along a linear path.  The common use case is to report the location of sampling features and associated observations.   This profile uses a </w:t>
        </w:r>
      </w:ins>
      <w:ins w:id="5937" w:author="Eric Boisvert" w:date="2016-03-20T17:02:00Z">
        <w:r>
          <w:t>ISO-19148 Linear Referencing</w:t>
        </w:r>
      </w:ins>
      <w:ins w:id="5938" w:author="Eric Boisvert" w:date="2016-03-20T17:01:00Z">
        <w:r>
          <w:t xml:space="preserve"> (</w:t>
        </w:r>
      </w:ins>
      <w:ins w:id="5939" w:author="Eric Boisvert" w:date="2016-03-20T17:02:00Z">
        <w:r>
          <w:t xml:space="preserve">GML 3.3 OGC 10-129r1 </w:t>
        </w:r>
      </w:ins>
      <w:ins w:id="5940" w:author="Eric Boisvert" w:date="2016-03-20T17:01:00Z">
        <w:r>
          <w:fldChar w:fldCharType="begin"/>
        </w:r>
        <w:r>
          <w:instrText xml:space="preserve"> REF _Ref446254520 \r \h </w:instrText>
        </w:r>
      </w:ins>
      <w:ins w:id="5941" w:author="Eric Boisvert" w:date="2016-03-20T17:01:00Z">
        <w:r>
          <w:fldChar w:fldCharType="separate"/>
        </w:r>
      </w:ins>
      <w:ins w:id="5942" w:author="Eric Boisvert" w:date="2016-03-28T16:06:00Z">
        <w:r w:rsidR="003842F3">
          <w:t>7.4.6.5</w:t>
        </w:r>
      </w:ins>
      <w:ins w:id="5943" w:author="Eric Boisvert" w:date="2016-03-20T17:01:00Z">
        <w:r>
          <w:fldChar w:fldCharType="end"/>
        </w:r>
      </w:ins>
      <w:ins w:id="5944" w:author="Eric Boisvert" w:date="2016-03-20T17:03:00Z">
        <w:r>
          <w:t xml:space="preserve"> 9</w:t>
        </w:r>
      </w:ins>
      <w:ins w:id="5945" w:author="Eric Boisvert" w:date="2016-03-20T17:01:00Z">
        <w:r>
          <w:t xml:space="preserve">) to represent the position.  </w:t>
        </w:r>
      </w:ins>
      <w:ins w:id="5946" w:author="Eric Boisvert" w:date="2016-03-20T17:03:00Z">
        <w:r>
          <w:t>Linear Refer</w:t>
        </w:r>
      </w:ins>
      <w:ins w:id="5947" w:author="Eric Boisvert" w:date="2016-03-20T17:04:00Z">
        <w:r>
          <w:t>encing represents a position as a distance along a linear geometry.  The specification has originally been defined for moving feature on a road network but can be adapted for any linear structure.</w:t>
        </w:r>
      </w:ins>
    </w:p>
    <w:p w14:paraId="1AEAE171" w14:textId="77777777" w:rsidR="00D9216E" w:rsidRDefault="00D9216E" w:rsidP="00D9216E">
      <w:pPr>
        <w:rPr>
          <w:ins w:id="5948" w:author="Eric Boisvert" w:date="2016-03-20T17:01:00Z"/>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9216E" w:rsidRPr="00D12552" w14:paraId="47E54845" w14:textId="77777777" w:rsidTr="005941A0">
        <w:trPr>
          <w:ins w:id="5949"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FD77661" w14:textId="77777777" w:rsidR="00D9216E" w:rsidRPr="00D12552" w:rsidRDefault="00D9216E" w:rsidP="005941A0">
            <w:pPr>
              <w:keepNext/>
              <w:spacing w:before="100" w:beforeAutospacing="1" w:after="100" w:afterAutospacing="1" w:line="230" w:lineRule="atLeast"/>
              <w:jc w:val="both"/>
              <w:rPr>
                <w:ins w:id="5950" w:author="Eric Boisvert" w:date="2016-03-20T17:01:00Z"/>
                <w:rFonts w:eastAsia="MS Mincho"/>
                <w:b/>
                <w:sz w:val="22"/>
                <w:lang w:val="en-CA"/>
              </w:rPr>
            </w:pPr>
            <w:ins w:id="5951" w:author="Eric Boisvert" w:date="2016-03-20T17:01:00Z">
              <w:r w:rsidRPr="00D12552">
                <w:rPr>
                  <w:rFonts w:eastAsia="MS Mincho"/>
                  <w:b/>
                  <w:sz w:val="22"/>
                  <w:lang w:val="en-CA"/>
                </w:rPr>
                <w:t>Requirements Class</w:t>
              </w:r>
            </w:ins>
          </w:p>
        </w:tc>
      </w:tr>
      <w:tr w:rsidR="00D9216E" w:rsidRPr="00D12552" w14:paraId="56341F14" w14:textId="77777777" w:rsidTr="005941A0">
        <w:trPr>
          <w:ins w:id="5952" w:author="Eric Boisvert" w:date="2016-03-20T17:01:00Z"/>
        </w:trPr>
        <w:tc>
          <w:tcPr>
            <w:tcW w:w="8897" w:type="dxa"/>
            <w:gridSpan w:val="2"/>
            <w:tcBorders>
              <w:top w:val="single" w:sz="12" w:space="0" w:color="auto"/>
              <w:left w:val="single" w:sz="12" w:space="0" w:color="auto"/>
              <w:bottom w:val="single" w:sz="12" w:space="0" w:color="auto"/>
              <w:right w:val="single" w:sz="12" w:space="0" w:color="auto"/>
            </w:tcBorders>
          </w:tcPr>
          <w:p w14:paraId="42126186" w14:textId="7FD95BD9" w:rsidR="00D9216E" w:rsidRPr="00D12552" w:rsidRDefault="00D9216E" w:rsidP="00D9216E">
            <w:pPr>
              <w:spacing w:before="100" w:beforeAutospacing="1" w:after="100" w:afterAutospacing="1" w:line="230" w:lineRule="atLeast"/>
              <w:jc w:val="both"/>
              <w:rPr>
                <w:ins w:id="5953" w:author="Eric Boisvert" w:date="2016-03-20T17:01:00Z"/>
                <w:rFonts w:eastAsia="MS Mincho"/>
                <w:b/>
                <w:color w:val="FF0000"/>
                <w:sz w:val="22"/>
                <w:lang w:val="en-CA"/>
              </w:rPr>
            </w:pPr>
            <w:ins w:id="5954" w:author="Eric Boisvert" w:date="2016-03-20T17:01:00Z">
              <w:r>
                <w:rPr>
                  <w:rFonts w:eastAsia="MS Mincho"/>
                  <w:b/>
                  <w:color w:val="FF0000"/>
                  <w:sz w:val="22"/>
                  <w:lang w:val="en-CA"/>
                </w:rPr>
                <w:t>/req/gsml4xsd-</w:t>
              </w:r>
            </w:ins>
            <w:ins w:id="5955" w:author="Eric Boisvert" w:date="2016-03-20T17:03:00Z">
              <w:r>
                <w:rPr>
                  <w:rFonts w:eastAsia="MS Mincho"/>
                  <w:b/>
                  <w:color w:val="FF0000"/>
                  <w:sz w:val="22"/>
                  <w:lang w:val="en-CA"/>
                </w:rPr>
                <w:t>linref</w:t>
              </w:r>
            </w:ins>
            <w:ins w:id="5956" w:author="Eric Boisvert" w:date="2016-03-20T17:01:00Z">
              <w:r>
                <w:rPr>
                  <w:rFonts w:eastAsia="MS Mincho"/>
                  <w:b/>
                  <w:color w:val="FF0000"/>
                  <w:sz w:val="22"/>
                  <w:lang w:val="en-CA"/>
                </w:rPr>
                <w:t>-pos</w:t>
              </w:r>
            </w:ins>
          </w:p>
        </w:tc>
      </w:tr>
      <w:tr w:rsidR="00D9216E" w:rsidRPr="00D12552" w14:paraId="3E54FB8A" w14:textId="77777777" w:rsidTr="005941A0">
        <w:trPr>
          <w:ins w:id="5957"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28993475" w14:textId="77777777" w:rsidR="00D9216E" w:rsidRPr="00D12552" w:rsidRDefault="00D9216E" w:rsidP="005941A0">
            <w:pPr>
              <w:spacing w:before="100" w:beforeAutospacing="1" w:after="100" w:afterAutospacing="1" w:line="230" w:lineRule="atLeast"/>
              <w:jc w:val="both"/>
              <w:rPr>
                <w:ins w:id="5958" w:author="Eric Boisvert" w:date="2016-03-20T17:01:00Z"/>
                <w:rFonts w:eastAsia="MS Mincho"/>
                <w:b/>
                <w:color w:val="FF0000"/>
                <w:sz w:val="22"/>
                <w:lang w:val="en-CA"/>
              </w:rPr>
            </w:pPr>
            <w:ins w:id="5959" w:author="Eric Boisvert" w:date="2016-03-20T17:01:00Z">
              <w:r w:rsidRPr="00D12552">
                <w:rPr>
                  <w:rFonts w:eastAsia="MS Mincho"/>
                  <w:lang w:val="en-CA"/>
                </w:rPr>
                <w:t>Target type</w:t>
              </w:r>
            </w:ins>
          </w:p>
        </w:tc>
        <w:tc>
          <w:tcPr>
            <w:tcW w:w="7088" w:type="dxa"/>
            <w:tcBorders>
              <w:top w:val="single" w:sz="12" w:space="0" w:color="auto"/>
              <w:left w:val="single" w:sz="4" w:space="0" w:color="auto"/>
              <w:bottom w:val="single" w:sz="4" w:space="0" w:color="auto"/>
              <w:right w:val="single" w:sz="12" w:space="0" w:color="auto"/>
            </w:tcBorders>
          </w:tcPr>
          <w:p w14:paraId="187E3F74" w14:textId="77777777" w:rsidR="00D9216E" w:rsidRPr="00D12552" w:rsidRDefault="00D9216E" w:rsidP="005941A0">
            <w:pPr>
              <w:spacing w:before="100" w:beforeAutospacing="1" w:after="100" w:afterAutospacing="1" w:line="230" w:lineRule="atLeast"/>
              <w:jc w:val="both"/>
              <w:rPr>
                <w:ins w:id="5960" w:author="Eric Boisvert" w:date="2016-03-20T17:01:00Z"/>
                <w:rFonts w:eastAsia="MS Mincho"/>
                <w:lang w:val="en-CA"/>
              </w:rPr>
            </w:pPr>
            <w:ins w:id="5961" w:author="Eric Boisvert" w:date="2016-03-20T17:01:00Z">
              <w:r>
                <w:rPr>
                  <w:rFonts w:eastAsia="MS Mincho"/>
                  <w:lang w:val="en-CA"/>
                </w:rPr>
                <w:t>XML instance</w:t>
              </w:r>
            </w:ins>
          </w:p>
        </w:tc>
      </w:tr>
      <w:tr w:rsidR="00D9216E" w:rsidRPr="00D12552" w14:paraId="42EBBE98" w14:textId="77777777" w:rsidTr="005941A0">
        <w:trPr>
          <w:ins w:id="5962"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5D42B206" w14:textId="77777777" w:rsidR="00D9216E" w:rsidRPr="00D12552" w:rsidRDefault="00D9216E" w:rsidP="005941A0">
            <w:pPr>
              <w:spacing w:before="100" w:beforeAutospacing="1" w:after="100" w:afterAutospacing="1" w:line="230" w:lineRule="atLeast"/>
              <w:jc w:val="both"/>
              <w:rPr>
                <w:ins w:id="5963" w:author="Eric Boisvert" w:date="2016-03-20T17:01:00Z"/>
                <w:rFonts w:eastAsia="MS Mincho"/>
                <w:lang w:val="en-CA"/>
              </w:rPr>
            </w:pPr>
            <w:ins w:id="5964"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62B488AA" w14:textId="77777777" w:rsidR="00D9216E" w:rsidRDefault="00D9216E" w:rsidP="005941A0">
            <w:pPr>
              <w:spacing w:before="100" w:beforeAutospacing="1" w:after="100" w:afterAutospacing="1" w:line="230" w:lineRule="atLeast"/>
              <w:jc w:val="both"/>
              <w:rPr>
                <w:ins w:id="5965" w:author="Eric Boisvert" w:date="2016-03-20T17:01:00Z"/>
                <w:rFonts w:eastAsia="MS Mincho"/>
                <w:lang w:val="en-CA"/>
              </w:rPr>
            </w:pPr>
            <w:ins w:id="5966" w:author="Eric Boisvert" w:date="2016-03-20T17:01:00Z">
              <w:r w:rsidRPr="003954CF">
                <w:rPr>
                  <w:rFonts w:eastAsia="MS Mincho"/>
                  <w:lang w:val="en-CA"/>
                </w:rPr>
                <w:t>/req/gsml4-basic/quantity_range_order</w:t>
              </w:r>
            </w:ins>
          </w:p>
        </w:tc>
      </w:tr>
      <w:tr w:rsidR="00D9216E" w:rsidRPr="00D12552" w14:paraId="1E5EF5B4" w14:textId="77777777" w:rsidTr="005941A0">
        <w:trPr>
          <w:ins w:id="5967" w:author="Eric Boisvert" w:date="2016-03-20T17:01:00Z"/>
        </w:trPr>
        <w:tc>
          <w:tcPr>
            <w:tcW w:w="1809" w:type="dxa"/>
            <w:tcBorders>
              <w:top w:val="single" w:sz="12" w:space="0" w:color="auto"/>
              <w:left w:val="single" w:sz="12" w:space="0" w:color="auto"/>
              <w:bottom w:val="single" w:sz="4" w:space="0" w:color="auto"/>
              <w:right w:val="single" w:sz="4" w:space="0" w:color="auto"/>
            </w:tcBorders>
          </w:tcPr>
          <w:p w14:paraId="68FBA914" w14:textId="77777777" w:rsidR="00D9216E" w:rsidRDefault="00D9216E" w:rsidP="005941A0">
            <w:pPr>
              <w:spacing w:before="100" w:beforeAutospacing="1" w:after="100" w:afterAutospacing="1" w:line="230" w:lineRule="atLeast"/>
              <w:jc w:val="both"/>
              <w:rPr>
                <w:ins w:id="5968" w:author="Eric Boisvert" w:date="2016-03-20T17:01:00Z"/>
                <w:rFonts w:eastAsia="MS Mincho"/>
                <w:lang w:val="en-CA"/>
              </w:rPr>
            </w:pPr>
            <w:ins w:id="5969" w:author="Eric Boisvert" w:date="2016-03-20T17:01:00Z">
              <w:r>
                <w:rPr>
                  <w:rFonts w:eastAsia="MS Mincho"/>
                  <w:lang w:val="en-CA"/>
                </w:rPr>
                <w:t>Dependency</w:t>
              </w:r>
            </w:ins>
          </w:p>
        </w:tc>
        <w:tc>
          <w:tcPr>
            <w:tcW w:w="7088" w:type="dxa"/>
            <w:tcBorders>
              <w:top w:val="single" w:sz="12" w:space="0" w:color="auto"/>
              <w:left w:val="single" w:sz="4" w:space="0" w:color="auto"/>
              <w:bottom w:val="single" w:sz="4" w:space="0" w:color="auto"/>
              <w:right w:val="single" w:sz="12" w:space="0" w:color="auto"/>
            </w:tcBorders>
          </w:tcPr>
          <w:p w14:paraId="199258A2" w14:textId="77777777" w:rsidR="00D9216E" w:rsidRPr="00033D7C" w:rsidRDefault="00D9216E" w:rsidP="005941A0">
            <w:pPr>
              <w:spacing w:before="100" w:beforeAutospacing="1" w:after="100" w:afterAutospacing="1" w:line="230" w:lineRule="atLeast"/>
              <w:jc w:val="both"/>
              <w:rPr>
                <w:ins w:id="5970" w:author="Eric Boisvert" w:date="2016-03-20T17:01:00Z"/>
                <w:rFonts w:eastAsia="MS Mincho"/>
                <w:lang w:val="en-CA"/>
              </w:rPr>
            </w:pPr>
            <w:ins w:id="5971" w:author="Eric Boisvert" w:date="2016-03-20T17:01:00Z">
              <w:r w:rsidRPr="003954CF">
                <w:rPr>
                  <w:rFonts w:eastAsia="MS Mincho"/>
                  <w:lang w:val="en-CA"/>
                </w:rPr>
                <w:t>/req/gsml4-basic/quantity-range-repeat</w:t>
              </w:r>
            </w:ins>
          </w:p>
        </w:tc>
      </w:tr>
      <w:tr w:rsidR="00D9216E" w:rsidRPr="00D12552" w14:paraId="1E1DCCE2" w14:textId="77777777" w:rsidTr="005941A0">
        <w:trPr>
          <w:ins w:id="5972" w:author="Eric Boisvert" w:date="2016-03-20T17:01:00Z"/>
        </w:trPr>
        <w:tc>
          <w:tcPr>
            <w:tcW w:w="1809" w:type="dxa"/>
            <w:tcBorders>
              <w:top w:val="single" w:sz="4" w:space="0" w:color="auto"/>
              <w:left w:val="single" w:sz="12" w:space="0" w:color="auto"/>
              <w:bottom w:val="single" w:sz="4" w:space="0" w:color="auto"/>
              <w:right w:val="single" w:sz="4" w:space="0" w:color="auto"/>
            </w:tcBorders>
            <w:shd w:val="clear" w:color="auto" w:fill="BFBFBF"/>
          </w:tcPr>
          <w:p w14:paraId="3C04AC5E" w14:textId="77777777" w:rsidR="00D9216E" w:rsidRPr="00CD7325" w:rsidRDefault="00D9216E" w:rsidP="005941A0">
            <w:pPr>
              <w:spacing w:before="100" w:beforeAutospacing="1" w:after="100" w:afterAutospacing="1" w:line="230" w:lineRule="atLeast"/>
              <w:jc w:val="both"/>
              <w:rPr>
                <w:ins w:id="5973" w:author="Eric Boisvert" w:date="2016-03-20T17:01:00Z"/>
                <w:rFonts w:eastAsia="MS Mincho"/>
                <w:b/>
                <w:sz w:val="20"/>
                <w:szCs w:val="20"/>
                <w:lang w:val="en-CA"/>
              </w:rPr>
            </w:pPr>
            <w:ins w:id="5974" w:author="Eric Boisvert" w:date="2016-03-20T17:01:00Z">
              <w:r w:rsidRPr="00CD7325">
                <w:rPr>
                  <w:rFonts w:eastAsia="MS Mincho"/>
                  <w:b/>
                  <w:sz w:val="20"/>
                  <w:szCs w:val="20"/>
                  <w:lang w:val="en-CA"/>
                </w:rPr>
                <w:t>Requirement</w:t>
              </w:r>
            </w:ins>
          </w:p>
        </w:tc>
        <w:tc>
          <w:tcPr>
            <w:tcW w:w="7088" w:type="dxa"/>
            <w:tcBorders>
              <w:top w:val="single" w:sz="4" w:space="0" w:color="auto"/>
              <w:left w:val="single" w:sz="4" w:space="0" w:color="auto"/>
              <w:bottom w:val="single" w:sz="4" w:space="0" w:color="auto"/>
              <w:right w:val="single" w:sz="12" w:space="0" w:color="auto"/>
            </w:tcBorders>
          </w:tcPr>
          <w:p w14:paraId="1A5571E9" w14:textId="0D0DF3FE" w:rsidR="00D9216E" w:rsidRPr="00D12552" w:rsidRDefault="00D9216E" w:rsidP="005941A0">
            <w:pPr>
              <w:spacing w:before="100" w:beforeAutospacing="1" w:after="100" w:afterAutospacing="1" w:line="230" w:lineRule="atLeast"/>
              <w:jc w:val="both"/>
              <w:rPr>
                <w:ins w:id="5975" w:author="Eric Boisvert" w:date="2016-03-20T17:01:00Z"/>
                <w:rFonts w:eastAsia="MS Mincho"/>
                <w:b/>
                <w:color w:val="FF0000"/>
                <w:sz w:val="22"/>
                <w:lang w:val="en-CA"/>
              </w:rPr>
            </w:pPr>
            <w:ins w:id="5976" w:author="Eric Boisvert" w:date="2016-03-20T17:01:00Z">
              <w:r>
                <w:rPr>
                  <w:rFonts w:eastAsia="MS Mincho"/>
                  <w:b/>
                  <w:color w:val="FF0000"/>
                  <w:sz w:val="22"/>
                  <w:lang w:val="en-CA"/>
                </w:rPr>
                <w:t>/req/gsml4xsd-</w:t>
              </w:r>
            </w:ins>
            <w:ins w:id="5977" w:author="Eric Boisvert" w:date="2016-03-20T17:06:00Z">
              <w:r>
                <w:rPr>
                  <w:rFonts w:eastAsia="MS Mincho"/>
                  <w:b/>
                  <w:color w:val="FF0000"/>
                  <w:sz w:val="22"/>
                  <w:lang w:val="en-CA"/>
                </w:rPr>
                <w:t>linref</w:t>
              </w:r>
            </w:ins>
            <w:ins w:id="5978" w:author="Eric Boisvert" w:date="2016-03-20T17:01:00Z">
              <w:r>
                <w:rPr>
                  <w:rFonts w:eastAsia="MS Mincho"/>
                  <w:b/>
                  <w:color w:val="FF0000"/>
                  <w:sz w:val="22"/>
                  <w:lang w:val="en-CA"/>
                </w:rPr>
                <w:t>-pos/…</w:t>
              </w:r>
            </w:ins>
          </w:p>
          <w:p w14:paraId="5AFFB05D" w14:textId="77777777" w:rsidR="00D9216E" w:rsidRPr="00D12552" w:rsidRDefault="00D9216E" w:rsidP="005941A0">
            <w:pPr>
              <w:spacing w:before="100" w:beforeAutospacing="1" w:after="100" w:afterAutospacing="1" w:line="230" w:lineRule="atLeast"/>
              <w:rPr>
                <w:ins w:id="5979" w:author="Eric Boisvert" w:date="2016-03-20T17:01:00Z"/>
                <w:rFonts w:eastAsia="MS Mincho"/>
                <w:i/>
                <w:lang w:val="en-CA"/>
              </w:rPr>
            </w:pPr>
          </w:p>
        </w:tc>
      </w:tr>
    </w:tbl>
    <w:p w14:paraId="7849BF8F" w14:textId="77777777" w:rsidR="00D9216E" w:rsidRDefault="00D9216E" w:rsidP="00D9216E">
      <w:pPr>
        <w:rPr>
          <w:ins w:id="5980" w:author="Eric Boisvert" w:date="2016-03-20T17:01:00Z"/>
        </w:rPr>
      </w:pPr>
    </w:p>
    <w:p w14:paraId="071FF2A1" w14:textId="77777777" w:rsidR="005A5C41" w:rsidRDefault="005941A0" w:rsidP="00B31486">
      <w:pPr>
        <w:rPr>
          <w:ins w:id="5981" w:author="Eric Boisvert" w:date="2016-03-20T17:14:00Z"/>
          <w:color w:val="FF0000"/>
          <w:lang w:val="en-CA"/>
        </w:rPr>
      </w:pPr>
      <w:ins w:id="5982" w:author="Eric Boisvert" w:date="2016-03-20T17:06:00Z">
        <w:r>
          <w:rPr>
            <w:color w:val="FF0000"/>
            <w:lang w:val="en-CA"/>
          </w:rPr>
          <w:t xml:space="preserve">GML 3.3 (OGC 10-129r1) provides an XML encoding for ISO19148 Linear Referencing.  This can be used to </w:t>
        </w:r>
      </w:ins>
      <w:ins w:id="5983" w:author="Eric Boisvert" w:date="2016-03-20T17:11:00Z">
        <w:r w:rsidR="005A5C41">
          <w:rPr>
            <w:color w:val="FF0000"/>
            <w:lang w:val="en-CA"/>
          </w:rPr>
          <w:t xml:space="preserve">model more complex use cases when distance can be established </w:t>
        </w:r>
        <w:r w:rsidR="005A5C41">
          <w:rPr>
            <w:color w:val="FF0000"/>
            <w:lang w:val="en-CA"/>
          </w:rPr>
          <w:lastRenderedPageBreak/>
          <w:t xml:space="preserve">using different references.  One specific case is </w:t>
        </w:r>
      </w:ins>
      <w:ins w:id="5984" w:author="Eric Boisvert" w:date="2016-03-20T17:12:00Z">
        <w:r w:rsidR="005A5C41">
          <w:rPr>
            <w:color w:val="FF0000"/>
            <w:lang w:val="en-CA"/>
          </w:rPr>
          <w:t>“inte</w:t>
        </w:r>
      </w:ins>
      <w:ins w:id="5985" w:author="Eric Boisvert" w:date="2016-03-20T17:13:00Z">
        <w:r w:rsidR="005A5C41">
          <w:rPr>
            <w:color w:val="FF0000"/>
            <w:lang w:val="en-CA"/>
          </w:rPr>
          <w:t xml:space="preserve">rpolative” location, normally used to address location on a street network, but could be used for surveyed boreholes, composed </w:t>
        </w:r>
      </w:ins>
      <w:ins w:id="5986" w:author="Eric Boisvert" w:date="2016-03-20T17:14:00Z">
        <w:r w:rsidR="005A5C41">
          <w:rPr>
            <w:color w:val="FF0000"/>
            <w:lang w:val="en-CA"/>
          </w:rPr>
          <w:t>of</w:t>
        </w:r>
      </w:ins>
      <w:ins w:id="5987" w:author="Eric Boisvert" w:date="2016-03-20T17:13:00Z">
        <w:r w:rsidR="005A5C41">
          <w:rPr>
            <w:color w:val="FF0000"/>
            <w:lang w:val="en-CA"/>
          </w:rPr>
          <w:t xml:space="preserve"> tropari</w:t>
        </w:r>
      </w:ins>
      <w:ins w:id="5988" w:author="Eric Boisvert" w:date="2016-03-20T17:14:00Z">
        <w:r w:rsidR="005A5C41">
          <w:rPr>
            <w:color w:val="FF0000"/>
            <w:lang w:val="en-CA"/>
          </w:rPr>
          <w:t xml:space="preserve"> measurements (the location is interpolated between tropari measurement locations).</w:t>
        </w:r>
      </w:ins>
    </w:p>
    <w:p w14:paraId="4BB8C5F0" w14:textId="57FE5296" w:rsidR="005413FE" w:rsidRDefault="005A5C41" w:rsidP="00B31486">
      <w:pPr>
        <w:rPr>
          <w:ins w:id="5989" w:author="Eric Boisvert" w:date="2016-03-20T17:47:00Z"/>
          <w:color w:val="FF0000"/>
          <w:lang w:val="en-CA"/>
        </w:rPr>
      </w:pPr>
      <w:ins w:id="5990" w:author="Eric Boisvert" w:date="2016-03-20T17:13:00Z">
        <w:r>
          <w:rPr>
            <w:color w:val="FF0000"/>
            <w:lang w:val="en-CA"/>
          </w:rPr>
          <w:t xml:space="preserve"> </w:t>
        </w:r>
      </w:ins>
      <w:ins w:id="5991" w:author="Eric Boisvert" w:date="2016-03-20T17:46:00Z">
        <w:r w:rsidR="008E24DF">
          <w:rPr>
            <w:color w:val="FF0000"/>
            <w:lang w:val="en-CA"/>
          </w:rPr>
          <w:t>Linear Refering explicitly identifies the reference geometry</w:t>
        </w:r>
      </w:ins>
      <w:ins w:id="5992" w:author="Eric Boisvert" w:date="2016-03-20T17:47:00Z">
        <w:r w:rsidR="008E24DF">
          <w:rPr>
            <w:color w:val="FF0000"/>
            <w:lang w:val="en-CA"/>
          </w:rPr>
          <w:t xml:space="preserve"> in the LinearElement</w:t>
        </w:r>
      </w:ins>
      <w:ins w:id="5993" w:author="Eric Boisvert" w:date="2016-03-20T17:48:00Z">
        <w:r w:rsidR="008E24DF">
          <w:rPr>
            <w:color w:val="FF0000"/>
            <w:lang w:val="en-CA"/>
          </w:rPr>
          <w:t xml:space="preserve">.  Since ISO19148 PositionExpression only supports a single Distance value, the encoding requires two </w:t>
        </w:r>
      </w:ins>
      <w:ins w:id="5994" w:author="Eric Boisvert" w:date="2016-03-20T17:47:00Z">
        <w:r w:rsidR="008E24DF">
          <w:rPr>
            <w:color w:val="FF0000"/>
            <w:lang w:val="en-CA"/>
          </w:rPr>
          <w:t xml:space="preserve"> </w:t>
        </w:r>
      </w:ins>
      <w:ins w:id="5995" w:author="Eric Boisvert" w:date="2016-03-20T17:50:00Z">
        <w:r w:rsidR="008E24DF">
          <w:rPr>
            <w:color w:val="FF0000"/>
            <w:lang w:val="en-CA"/>
          </w:rPr>
          <w:t>om:NamedValue identified by two specific URIs</w:t>
        </w:r>
      </w:ins>
      <w:ins w:id="5996" w:author="Boisvert, Eric" w:date="2016-03-29T09:19:00Z">
        <w:r w:rsidR="00480BB6">
          <w:rPr>
            <w:color w:val="FF0000"/>
            <w:lang w:val="en-CA"/>
          </w:rP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4B237833" w14:textId="77777777" w:rsidTr="006559DD">
        <w:trPr>
          <w:cantSplit/>
          <w:ins w:id="5997" w:author="Eric Boisvert" w:date="2016-03-20T17:47:00Z"/>
        </w:trPr>
        <w:tc>
          <w:tcPr>
            <w:tcW w:w="4219" w:type="dxa"/>
            <w:tcBorders>
              <w:right w:val="nil"/>
            </w:tcBorders>
            <w:shd w:val="clear" w:color="auto" w:fill="auto"/>
          </w:tcPr>
          <w:p w14:paraId="7064F41B" w14:textId="52E5A315" w:rsidR="008E24DF" w:rsidRPr="00D12552" w:rsidRDefault="008E24DF" w:rsidP="008E24DF">
            <w:pPr>
              <w:pStyle w:val="Tabletext10"/>
              <w:rPr>
                <w:ins w:id="5998" w:author="Eric Boisvert" w:date="2016-03-20T17:47:00Z"/>
                <w:rStyle w:val="requri"/>
                <w:lang w:val="en-CA"/>
              </w:rPr>
            </w:pPr>
            <w:ins w:id="5999" w:author="Eric Boisvert" w:date="2016-03-20T17:47:00Z">
              <w:r>
                <w:rPr>
                  <w:rStyle w:val="requri"/>
                  <w:lang w:val="en-CA"/>
                </w:rPr>
                <w:t>/req/gsml4xsd-</w:t>
              </w:r>
            </w:ins>
            <w:ins w:id="6000" w:author="Eric Boisvert" w:date="2016-03-20T17:50:00Z">
              <w:r>
                <w:rPr>
                  <w:rStyle w:val="requri"/>
                  <w:lang w:val="en-CA"/>
                </w:rPr>
                <w:t>linref</w:t>
              </w:r>
            </w:ins>
            <w:ins w:id="6001" w:author="Eric Boisvert" w:date="2016-03-20T17:47:00Z">
              <w:r w:rsidRPr="00495F38">
                <w:rPr>
                  <w:rStyle w:val="requri"/>
                  <w:lang w:val="en-CA"/>
                </w:rPr>
                <w:t>-pos</w:t>
              </w:r>
              <w:r>
                <w:rPr>
                  <w:rStyle w:val="requri"/>
                  <w:lang w:val="en-CA"/>
                </w:rPr>
                <w:t>/</w:t>
              </w:r>
            </w:ins>
            <w:ins w:id="6002" w:author="Eric Boisvert" w:date="2016-03-20T17:50:00Z">
              <w:r>
                <w:rPr>
                  <w:rStyle w:val="requri"/>
                  <w:lang w:val="en-CA"/>
                </w:rPr>
                <w:t>from</w:t>
              </w:r>
            </w:ins>
          </w:p>
        </w:tc>
        <w:tc>
          <w:tcPr>
            <w:tcW w:w="4678" w:type="dxa"/>
            <w:tcBorders>
              <w:left w:val="nil"/>
            </w:tcBorders>
            <w:shd w:val="clear" w:color="auto" w:fill="auto"/>
          </w:tcPr>
          <w:p w14:paraId="6BF5AE0F" w14:textId="6879BAB1" w:rsidR="008E24DF" w:rsidRPr="00D12552" w:rsidRDefault="008E24DF" w:rsidP="008E24DF">
            <w:pPr>
              <w:pStyle w:val="Tabletext10"/>
              <w:jc w:val="left"/>
              <w:rPr>
                <w:ins w:id="6003" w:author="Eric Boisvert" w:date="2016-03-20T17:47:00Z"/>
                <w:rStyle w:val="reqtext"/>
                <w:lang w:val="en-CA"/>
              </w:rPr>
            </w:pPr>
            <w:ins w:id="6004" w:author="Eric Boisvert" w:date="2016-03-20T17:47:00Z">
              <w:r>
                <w:t xml:space="preserve">The xlink:href of the om:name of the </w:t>
              </w:r>
            </w:ins>
            <w:ins w:id="6005" w:author="Eric Boisvert" w:date="2016-03-20T17:52:00Z">
              <w:r>
                <w:t>start of the interval</w:t>
              </w:r>
            </w:ins>
            <w:ins w:id="6006" w:author="Eric Boisvert" w:date="2016-03-20T17:47:00Z">
              <w:r>
                <w:t xml:space="preserve"> parameter </w:t>
              </w:r>
            </w:ins>
            <w:ins w:id="6007" w:author="Eric Boisvert" w:date="2016-03-20T17:52:00Z">
              <w:r>
                <w:t>SHALL</w:t>
              </w:r>
            </w:ins>
            <w:ins w:id="6008" w:author="Eric Boisvert" w:date="2016-03-20T17:47:00Z">
              <w:r>
                <w:t xml:space="preserve"> contain the value </w:t>
              </w:r>
            </w:ins>
            <w:ins w:id="6009" w:author="Boisvert, Eric" w:date="2016-03-29T09:19:00Z">
              <w:r w:rsidR="00480BB6">
                <w:fldChar w:fldCharType="begin"/>
              </w:r>
              <w:r w:rsidR="00480BB6">
                <w:instrText xml:space="preserve"> HYPERLINK "</w:instrText>
              </w:r>
            </w:ins>
            <w:ins w:id="6010" w:author="Eric Boisvert" w:date="2016-03-20T17:51:00Z">
              <w:r w:rsidR="00480BB6" w:rsidRPr="008E24DF">
                <w:instrText>http://www.opengis</w:instrText>
              </w:r>
              <w:r w:rsidR="00480BB6">
                <w:instrText>.net/gsml4/def/param/linearRefFrom</w:instrText>
              </w:r>
            </w:ins>
            <w:ins w:id="6011" w:author="Boisvert, Eric" w:date="2016-03-29T09:19:00Z">
              <w:r w:rsidR="00480BB6">
                <w:instrText xml:space="preserve">" </w:instrText>
              </w:r>
              <w:r w:rsidR="00480BB6">
                <w:fldChar w:fldCharType="separate"/>
              </w:r>
            </w:ins>
            <w:ins w:id="6012" w:author="Eric Boisvert" w:date="2016-03-20T17:51:00Z">
              <w:r w:rsidR="00480BB6" w:rsidRPr="00775FFF">
                <w:rPr>
                  <w:rStyle w:val="Lienhypertexte"/>
                </w:rPr>
                <w:t>http://www.opengis.net/gsml4/def/param/linearRefFrom</w:t>
              </w:r>
            </w:ins>
            <w:ins w:id="6013" w:author="Boisvert, Eric" w:date="2016-03-29T09:19:00Z">
              <w:r w:rsidR="00480BB6">
                <w:fldChar w:fldCharType="end"/>
              </w:r>
              <w:r w:rsidR="00480BB6">
                <w:t>.</w:t>
              </w:r>
            </w:ins>
          </w:p>
        </w:tc>
      </w:tr>
    </w:tbl>
    <w:p w14:paraId="15EBDEE0" w14:textId="77777777" w:rsidR="008E24DF" w:rsidRDefault="008E24DF" w:rsidP="00B31486">
      <w:pPr>
        <w:rPr>
          <w:ins w:id="6014" w:author="Eric Boisvert" w:date="2016-03-20T17:51:00Z"/>
          <w:color w:val="FF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E24DF" w:rsidRPr="00D12552" w14:paraId="0099D982" w14:textId="77777777" w:rsidTr="006559DD">
        <w:trPr>
          <w:cantSplit/>
          <w:ins w:id="6015" w:author="Eric Boisvert" w:date="2016-03-20T17:51:00Z"/>
        </w:trPr>
        <w:tc>
          <w:tcPr>
            <w:tcW w:w="4219" w:type="dxa"/>
            <w:tcBorders>
              <w:right w:val="nil"/>
            </w:tcBorders>
            <w:shd w:val="clear" w:color="auto" w:fill="auto"/>
          </w:tcPr>
          <w:p w14:paraId="5E06F5C4" w14:textId="030751DE" w:rsidR="008E24DF" w:rsidRPr="00D12552" w:rsidRDefault="008E24DF" w:rsidP="006559DD">
            <w:pPr>
              <w:pStyle w:val="Tabletext10"/>
              <w:rPr>
                <w:ins w:id="6016" w:author="Eric Boisvert" w:date="2016-03-20T17:51:00Z"/>
                <w:rStyle w:val="requri"/>
                <w:lang w:val="en-CA"/>
              </w:rPr>
            </w:pPr>
            <w:ins w:id="6017" w:author="Eric Boisvert" w:date="2016-03-20T17:51:00Z">
              <w:r>
                <w:rPr>
                  <w:rStyle w:val="requri"/>
                  <w:lang w:val="en-CA"/>
                </w:rPr>
                <w:t>/req/gsml4xsd-linref</w:t>
              </w:r>
              <w:r w:rsidRPr="00495F38">
                <w:rPr>
                  <w:rStyle w:val="requri"/>
                  <w:lang w:val="en-CA"/>
                </w:rPr>
                <w:t>-pos</w:t>
              </w:r>
              <w:r>
                <w:rPr>
                  <w:rStyle w:val="requri"/>
                  <w:lang w:val="en-CA"/>
                </w:rPr>
                <w:t>/to</w:t>
              </w:r>
            </w:ins>
          </w:p>
        </w:tc>
        <w:tc>
          <w:tcPr>
            <w:tcW w:w="4678" w:type="dxa"/>
            <w:tcBorders>
              <w:left w:val="nil"/>
            </w:tcBorders>
            <w:shd w:val="clear" w:color="auto" w:fill="auto"/>
          </w:tcPr>
          <w:p w14:paraId="4C0F4368" w14:textId="7029F72C" w:rsidR="008E24DF" w:rsidRPr="00D12552" w:rsidRDefault="008E24DF" w:rsidP="008E24DF">
            <w:pPr>
              <w:pStyle w:val="Tabletext10"/>
              <w:jc w:val="left"/>
              <w:rPr>
                <w:ins w:id="6018" w:author="Eric Boisvert" w:date="2016-03-20T17:51:00Z"/>
                <w:rStyle w:val="reqtext"/>
                <w:lang w:val="en-CA"/>
              </w:rPr>
            </w:pPr>
            <w:ins w:id="6019" w:author="Eric Boisvert" w:date="2016-03-20T17:51:00Z">
              <w:r>
                <w:t xml:space="preserve">The xlink:href of the om:name </w:t>
              </w:r>
            </w:ins>
            <w:ins w:id="6020" w:author="Eric Boisvert" w:date="2016-03-20T17:52:00Z">
              <w:r>
                <w:t>of the end of the interval</w:t>
              </w:r>
            </w:ins>
            <w:ins w:id="6021" w:author="Eric Boisvert" w:date="2016-03-20T17:51:00Z">
              <w:r>
                <w:t xml:space="preserve"> parameter shall contain the value </w:t>
              </w:r>
            </w:ins>
            <w:ins w:id="6022" w:author="Boisvert, Eric" w:date="2016-03-29T09:19:00Z">
              <w:r w:rsidR="00480BB6">
                <w:fldChar w:fldCharType="begin"/>
              </w:r>
              <w:r w:rsidR="00480BB6">
                <w:instrText xml:space="preserve"> HYPERLINK "</w:instrText>
              </w:r>
            </w:ins>
            <w:ins w:id="6023" w:author="Eric Boisvert" w:date="2016-03-20T17:51:00Z">
              <w:r w:rsidR="00480BB6" w:rsidRPr="008E24DF">
                <w:instrText>http://www.opengis.net/gsml4/def/param/linearRefTo</w:instrText>
              </w:r>
            </w:ins>
            <w:ins w:id="6024" w:author="Boisvert, Eric" w:date="2016-03-29T09:19:00Z">
              <w:r w:rsidR="00480BB6">
                <w:instrText xml:space="preserve">" </w:instrText>
              </w:r>
              <w:r w:rsidR="00480BB6">
                <w:fldChar w:fldCharType="separate"/>
              </w:r>
            </w:ins>
            <w:ins w:id="6025" w:author="Eric Boisvert" w:date="2016-03-20T17:51:00Z">
              <w:r w:rsidR="00480BB6" w:rsidRPr="00775FFF">
                <w:rPr>
                  <w:rStyle w:val="Lienhypertexte"/>
                </w:rPr>
                <w:t>http://www.opengis.net/gsml4/def/param/linearRefTo</w:t>
              </w:r>
            </w:ins>
            <w:ins w:id="6026" w:author="Boisvert, Eric" w:date="2016-03-29T09:19:00Z">
              <w:r w:rsidR="00480BB6">
                <w:fldChar w:fldCharType="end"/>
              </w:r>
              <w:r w:rsidR="00480BB6">
                <w:t>.</w:t>
              </w:r>
            </w:ins>
          </w:p>
        </w:tc>
      </w:tr>
    </w:tbl>
    <w:p w14:paraId="0A1B8D43" w14:textId="77777777" w:rsidR="008E24DF" w:rsidRDefault="008E24DF" w:rsidP="00B31486">
      <w:pPr>
        <w:rPr>
          <w:ins w:id="6027" w:author="Eric Boisvert" w:date="2016-03-20T17:52:00Z"/>
          <w:color w:val="FF0000"/>
          <w:lang w:val="en-CA"/>
        </w:rPr>
      </w:pPr>
    </w:p>
    <w:p w14:paraId="42B3446C" w14:textId="77777777" w:rsidR="008E24DF" w:rsidRDefault="008E24DF" w:rsidP="00B31486">
      <w:pPr>
        <w:rPr>
          <w:ins w:id="6028" w:author="Eric Boisvert" w:date="2016-03-20T17:47:00Z"/>
          <w:color w:val="FF0000"/>
          <w:lang w:val="en-CA"/>
        </w:rPr>
      </w:pPr>
    </w:p>
    <w:p w14:paraId="563F46F1" w14:textId="77777777" w:rsidR="008E24DF" w:rsidRDefault="008E24DF" w:rsidP="00B31486">
      <w:pPr>
        <w:rPr>
          <w:ins w:id="6029" w:author="Eric Boisvert" w:date="2016-03-20T17:45:00Z"/>
          <w:color w:val="FF0000"/>
          <w:lang w:val="en-CA"/>
        </w:rPr>
      </w:pPr>
    </w:p>
    <w:p w14:paraId="3C020A16" w14:textId="77777777" w:rsidR="00D06F70" w:rsidRDefault="00D06F70" w:rsidP="00D06F70">
      <w:pPr>
        <w:autoSpaceDE w:val="0"/>
        <w:autoSpaceDN w:val="0"/>
        <w:adjustRightInd w:val="0"/>
        <w:spacing w:after="0"/>
        <w:rPr>
          <w:ins w:id="6030" w:author="Eric Boisvert" w:date="2016-03-20T17:45:00Z"/>
          <w:rFonts w:ascii="Courier New" w:hAnsi="Courier New" w:cs="Courier New"/>
          <w:b/>
          <w:bCs/>
          <w:color w:val="000000"/>
          <w:sz w:val="20"/>
          <w:szCs w:val="20"/>
          <w:highlight w:val="white"/>
          <w:lang w:val="en-CA" w:eastAsia="en-CA"/>
        </w:rPr>
      </w:pPr>
      <w:ins w:id="6031" w:author="Eric Boisvert" w:date="2016-03-20T17:45:00Z">
        <w:r>
          <w:rPr>
            <w:rFonts w:ascii="Courier New" w:hAnsi="Courier New" w:cs="Courier New"/>
            <w:color w:val="0000FF"/>
            <w:sz w:val="20"/>
            <w:szCs w:val="20"/>
            <w:highlight w:val="white"/>
            <w:lang w:val="en-CA" w:eastAsia="en-CA"/>
          </w:rPr>
          <w:t>&lt;sam:relatedSamplingFeature&gt;</w:t>
        </w:r>
      </w:ins>
    </w:p>
    <w:p w14:paraId="3549B88C" w14:textId="77777777" w:rsidR="00D06F70" w:rsidRDefault="00D06F70" w:rsidP="00D06F70">
      <w:pPr>
        <w:autoSpaceDE w:val="0"/>
        <w:autoSpaceDN w:val="0"/>
        <w:adjustRightInd w:val="0"/>
        <w:spacing w:after="0"/>
        <w:rPr>
          <w:ins w:id="6032" w:author="Eric Boisvert" w:date="2016-03-20T17:45:00Z"/>
          <w:rFonts w:ascii="Courier New" w:hAnsi="Courier New" w:cs="Courier New"/>
          <w:b/>
          <w:bCs/>
          <w:color w:val="000000"/>
          <w:sz w:val="20"/>
          <w:szCs w:val="20"/>
          <w:highlight w:val="white"/>
          <w:lang w:val="en-CA" w:eastAsia="en-CA"/>
        </w:rPr>
      </w:pPr>
      <w:ins w:id="6033" w:author="Eric Boisvert" w:date="2016-03-20T17:45:00Z">
        <w:r>
          <w:rPr>
            <w:rFonts w:ascii="Courier New" w:hAnsi="Courier New" w:cs="Courier New"/>
            <w:color w:val="0000FF"/>
            <w:sz w:val="20"/>
            <w:szCs w:val="20"/>
            <w:highlight w:val="white"/>
            <w:lang w:val="en-CA" w:eastAsia="en-CA"/>
          </w:rPr>
          <w:t>&lt;sam:SamplingFeatureComplex&gt;</w:t>
        </w:r>
      </w:ins>
    </w:p>
    <w:p w14:paraId="6839A26E" w14:textId="77777777" w:rsidR="00D06F70" w:rsidRDefault="00D06F70" w:rsidP="00D06F70">
      <w:pPr>
        <w:autoSpaceDE w:val="0"/>
        <w:autoSpaceDN w:val="0"/>
        <w:adjustRightInd w:val="0"/>
        <w:spacing w:after="0"/>
        <w:rPr>
          <w:ins w:id="6034" w:author="Eric Boisvert" w:date="2016-03-20T17:45:00Z"/>
          <w:rFonts w:ascii="Courier New" w:hAnsi="Courier New" w:cs="Courier New"/>
          <w:b/>
          <w:bCs/>
          <w:color w:val="000000"/>
          <w:sz w:val="20"/>
          <w:szCs w:val="20"/>
          <w:highlight w:val="white"/>
          <w:lang w:val="en-CA" w:eastAsia="en-CA"/>
        </w:rPr>
      </w:pPr>
      <w:ins w:id="6035" w:author="Eric Boisvert" w:date="2016-03-20T17:45:00Z">
        <w:r>
          <w:rPr>
            <w:rFonts w:ascii="Courier New" w:hAnsi="Courier New" w:cs="Courier New"/>
            <w:color w:val="0000FF"/>
            <w:sz w:val="20"/>
            <w:szCs w:val="20"/>
            <w:highlight w:val="white"/>
            <w:lang w:val="en-CA" w:eastAsia="en-CA"/>
          </w:rPr>
          <w:t>&lt;sam:role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http://www.opengis.net/gsml4/def/role/sample</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0619526C" w14:textId="77777777" w:rsidR="00D06F70" w:rsidRDefault="00D06F70" w:rsidP="00D06F70">
      <w:pPr>
        <w:autoSpaceDE w:val="0"/>
        <w:autoSpaceDN w:val="0"/>
        <w:adjustRightInd w:val="0"/>
        <w:spacing w:after="0"/>
        <w:rPr>
          <w:ins w:id="6036" w:author="Eric Boisvert" w:date="2016-03-20T17:45:00Z"/>
          <w:rFonts w:ascii="Courier New" w:hAnsi="Courier New" w:cs="Courier New"/>
          <w:b/>
          <w:bCs/>
          <w:color w:val="000000"/>
          <w:sz w:val="20"/>
          <w:szCs w:val="20"/>
          <w:highlight w:val="white"/>
          <w:lang w:val="en-CA" w:eastAsia="en-CA"/>
        </w:rPr>
      </w:pPr>
      <w:ins w:id="6037" w:author="Eric Boisvert" w:date="2016-03-20T17:45:00Z">
        <w:r>
          <w:rPr>
            <w:rFonts w:ascii="Courier New" w:hAnsi="Courier New" w:cs="Courier New"/>
            <w:color w:val="0000FF"/>
            <w:sz w:val="20"/>
            <w:szCs w:val="20"/>
            <w:highlight w:val="white"/>
            <w:lang w:val="en-CA" w:eastAsia="en-CA"/>
          </w:rPr>
          <w:t>&lt;sam:relatedSamplingFeature&gt;</w:t>
        </w:r>
      </w:ins>
    </w:p>
    <w:p w14:paraId="147BA166" w14:textId="77777777" w:rsidR="00D06F70" w:rsidRDefault="00D06F70" w:rsidP="00D06F70">
      <w:pPr>
        <w:autoSpaceDE w:val="0"/>
        <w:autoSpaceDN w:val="0"/>
        <w:adjustRightInd w:val="0"/>
        <w:spacing w:after="0"/>
        <w:rPr>
          <w:ins w:id="6038" w:author="Eric Boisvert" w:date="2016-03-20T17:45:00Z"/>
          <w:rFonts w:ascii="Courier New" w:hAnsi="Courier New" w:cs="Courier New"/>
          <w:b/>
          <w:bCs/>
          <w:color w:val="000000"/>
          <w:sz w:val="20"/>
          <w:szCs w:val="20"/>
          <w:highlight w:val="white"/>
          <w:lang w:val="en-CA" w:eastAsia="en-CA"/>
        </w:rPr>
      </w:pPr>
      <w:ins w:id="603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ins>
    </w:p>
    <w:p w14:paraId="65EB8751" w14:textId="77777777" w:rsidR="00D06F70" w:rsidRDefault="00D06F70" w:rsidP="00D06F70">
      <w:pPr>
        <w:autoSpaceDE w:val="0"/>
        <w:autoSpaceDN w:val="0"/>
        <w:adjustRightInd w:val="0"/>
        <w:spacing w:after="0"/>
        <w:rPr>
          <w:ins w:id="6040" w:author="Eric Boisvert" w:date="2016-03-20T17:45:00Z"/>
          <w:rFonts w:ascii="Courier New" w:hAnsi="Courier New" w:cs="Courier New"/>
          <w:b/>
          <w:bCs/>
          <w:color w:val="000000"/>
          <w:sz w:val="20"/>
          <w:szCs w:val="20"/>
          <w:highlight w:val="white"/>
          <w:lang w:val="en-CA" w:eastAsia="en-CA"/>
        </w:rPr>
      </w:pPr>
      <w:ins w:id="604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17B31049" w14:textId="77777777" w:rsidR="00D06F70" w:rsidRDefault="00D06F70" w:rsidP="00D06F70">
      <w:pPr>
        <w:autoSpaceDE w:val="0"/>
        <w:autoSpaceDN w:val="0"/>
        <w:adjustRightInd w:val="0"/>
        <w:spacing w:after="0"/>
        <w:rPr>
          <w:ins w:id="6042" w:author="Eric Boisvert" w:date="2016-03-20T17:45:00Z"/>
          <w:rFonts w:ascii="Courier New" w:hAnsi="Courier New" w:cs="Courier New"/>
          <w:b/>
          <w:bCs/>
          <w:color w:val="000000"/>
          <w:sz w:val="20"/>
          <w:szCs w:val="20"/>
          <w:highlight w:val="white"/>
          <w:lang w:val="en-CA" w:eastAsia="en-CA"/>
        </w:rPr>
      </w:pPr>
      <w:ins w:id="604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4B847C89" w14:textId="77777777" w:rsidR="00D06F70" w:rsidRDefault="00D06F70" w:rsidP="00D06F70">
      <w:pPr>
        <w:autoSpaceDE w:val="0"/>
        <w:autoSpaceDN w:val="0"/>
        <w:adjustRightInd w:val="0"/>
        <w:spacing w:after="0"/>
        <w:rPr>
          <w:ins w:id="6044" w:author="Eric Boisvert" w:date="2016-03-20T17:45:00Z"/>
          <w:rFonts w:ascii="Courier New" w:hAnsi="Courier New" w:cs="Courier New"/>
          <w:b/>
          <w:bCs/>
          <w:color w:val="000000"/>
          <w:sz w:val="20"/>
          <w:szCs w:val="20"/>
          <w:highlight w:val="white"/>
          <w:lang w:val="en-CA" w:eastAsia="en-CA"/>
        </w:rPr>
      </w:pPr>
      <w:ins w:id="604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http://www.opengis.net/gsml4/def/param/linearRefFrom</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34AA8091" w14:textId="77777777" w:rsidR="00D06F70" w:rsidRDefault="00D06F70" w:rsidP="00D06F70">
      <w:pPr>
        <w:autoSpaceDE w:val="0"/>
        <w:autoSpaceDN w:val="0"/>
        <w:adjustRightInd w:val="0"/>
        <w:spacing w:after="0"/>
        <w:rPr>
          <w:ins w:id="6046" w:author="Eric Boisvert" w:date="2016-03-20T17:45:00Z"/>
          <w:rFonts w:ascii="Courier New" w:hAnsi="Courier New" w:cs="Courier New"/>
          <w:b/>
          <w:bCs/>
          <w:color w:val="000000"/>
          <w:sz w:val="20"/>
          <w:szCs w:val="20"/>
          <w:highlight w:val="white"/>
          <w:lang w:val="en-CA" w:eastAsia="en-CA"/>
        </w:rPr>
      </w:pPr>
      <w:ins w:id="604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0C130AA1" w14:textId="77777777" w:rsidR="00D06F70" w:rsidRDefault="00D06F70" w:rsidP="00D06F70">
      <w:pPr>
        <w:autoSpaceDE w:val="0"/>
        <w:autoSpaceDN w:val="0"/>
        <w:adjustRightInd w:val="0"/>
        <w:spacing w:after="0"/>
        <w:rPr>
          <w:ins w:id="6048" w:author="Eric Boisvert" w:date="2016-03-20T17:45:00Z"/>
          <w:rFonts w:ascii="Courier New" w:hAnsi="Courier New" w:cs="Courier New"/>
          <w:b/>
          <w:bCs/>
          <w:color w:val="000000"/>
          <w:sz w:val="20"/>
          <w:szCs w:val="20"/>
          <w:highlight w:val="white"/>
          <w:lang w:val="en-CA" w:eastAsia="en-CA"/>
        </w:rPr>
      </w:pPr>
      <w:ins w:id="604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518B6EB2" w14:textId="77777777" w:rsidR="00D06F70" w:rsidRDefault="00D06F70" w:rsidP="00D06F70">
      <w:pPr>
        <w:autoSpaceDE w:val="0"/>
        <w:autoSpaceDN w:val="0"/>
        <w:adjustRightInd w:val="0"/>
        <w:spacing w:after="0"/>
        <w:rPr>
          <w:ins w:id="6050" w:author="Eric Boisvert" w:date="2016-03-20T17:45:00Z"/>
          <w:rFonts w:ascii="Courier New" w:hAnsi="Courier New" w:cs="Courier New"/>
          <w:b/>
          <w:bCs/>
          <w:color w:val="000000"/>
          <w:sz w:val="20"/>
          <w:szCs w:val="20"/>
          <w:highlight w:val="white"/>
          <w:lang w:val="en-CA" w:eastAsia="en-CA"/>
        </w:rPr>
      </w:pPr>
      <w:ins w:id="605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D2282F2" w14:textId="77777777" w:rsidR="00D06F70" w:rsidRDefault="00D06F70" w:rsidP="00D06F70">
      <w:pPr>
        <w:autoSpaceDE w:val="0"/>
        <w:autoSpaceDN w:val="0"/>
        <w:adjustRightInd w:val="0"/>
        <w:spacing w:after="0"/>
        <w:rPr>
          <w:ins w:id="6052" w:author="Eric Boisvert" w:date="2016-03-20T17:45:00Z"/>
          <w:rFonts w:ascii="Courier New" w:hAnsi="Courier New" w:cs="Courier New"/>
          <w:b/>
          <w:bCs/>
          <w:color w:val="000000"/>
          <w:sz w:val="20"/>
          <w:szCs w:val="20"/>
          <w:highlight w:val="white"/>
          <w:lang w:val="en-CA" w:eastAsia="en-CA"/>
        </w:rPr>
      </w:pPr>
      <w:ins w:id="605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60066769" w14:textId="77777777" w:rsidR="00D06F70" w:rsidRDefault="00D06F70" w:rsidP="00D06F70">
      <w:pPr>
        <w:autoSpaceDE w:val="0"/>
        <w:autoSpaceDN w:val="0"/>
        <w:adjustRightInd w:val="0"/>
        <w:spacing w:after="0"/>
        <w:rPr>
          <w:ins w:id="6054" w:author="Eric Boisvert" w:date="2016-03-20T17:45:00Z"/>
          <w:rFonts w:ascii="Courier New" w:hAnsi="Courier New" w:cs="Courier New"/>
          <w:b/>
          <w:bCs/>
          <w:color w:val="000000"/>
          <w:sz w:val="20"/>
          <w:szCs w:val="20"/>
          <w:highlight w:val="white"/>
          <w:lang w:val="en-CA" w:eastAsia="en-CA"/>
        </w:rPr>
      </w:pPr>
      <w:ins w:id="605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70BA1DC1" w14:textId="77777777" w:rsidR="00D06F70" w:rsidRDefault="00D06F70" w:rsidP="00D06F70">
      <w:pPr>
        <w:autoSpaceDE w:val="0"/>
        <w:autoSpaceDN w:val="0"/>
        <w:adjustRightInd w:val="0"/>
        <w:spacing w:after="0"/>
        <w:rPr>
          <w:ins w:id="6056" w:author="Eric Boisvert" w:date="2016-03-20T17:45:00Z"/>
          <w:rFonts w:ascii="Courier New" w:hAnsi="Courier New" w:cs="Courier New"/>
          <w:b/>
          <w:bCs/>
          <w:color w:val="000000"/>
          <w:sz w:val="20"/>
          <w:szCs w:val="20"/>
          <w:highlight w:val="white"/>
          <w:lang w:val="en-CA" w:eastAsia="en-CA"/>
        </w:rPr>
      </w:pPr>
      <w:ins w:id="605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2F14638F" w14:textId="77777777" w:rsidR="00D06F70" w:rsidRDefault="00D06F70" w:rsidP="00D06F70">
      <w:pPr>
        <w:autoSpaceDE w:val="0"/>
        <w:autoSpaceDN w:val="0"/>
        <w:adjustRightInd w:val="0"/>
        <w:spacing w:after="0"/>
        <w:rPr>
          <w:ins w:id="6058" w:author="Eric Boisvert" w:date="2016-03-20T17:45:00Z"/>
          <w:rFonts w:ascii="Courier New" w:hAnsi="Courier New" w:cs="Courier New"/>
          <w:b/>
          <w:bCs/>
          <w:color w:val="000000"/>
          <w:sz w:val="20"/>
          <w:szCs w:val="20"/>
          <w:highlight w:val="white"/>
          <w:lang w:val="en-CA" w:eastAsia="en-CA"/>
        </w:rPr>
      </w:pPr>
      <w:ins w:id="605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27.9</w:t>
        </w:r>
        <w:r>
          <w:rPr>
            <w:rFonts w:ascii="Courier New" w:hAnsi="Courier New" w:cs="Courier New"/>
            <w:color w:val="0000FF"/>
            <w:sz w:val="20"/>
            <w:szCs w:val="20"/>
            <w:highlight w:val="white"/>
            <w:lang w:val="en-CA" w:eastAsia="en-CA"/>
          </w:rPr>
          <w:t>&lt;/gmlr:measure&gt;</w:t>
        </w:r>
      </w:ins>
    </w:p>
    <w:p w14:paraId="3C3C34E6" w14:textId="77777777" w:rsidR="00D06F70" w:rsidRDefault="00D06F70" w:rsidP="00D06F70">
      <w:pPr>
        <w:autoSpaceDE w:val="0"/>
        <w:autoSpaceDN w:val="0"/>
        <w:adjustRightInd w:val="0"/>
        <w:spacing w:after="0"/>
        <w:rPr>
          <w:ins w:id="6060" w:author="Eric Boisvert" w:date="2016-03-20T17:45:00Z"/>
          <w:rFonts w:ascii="Courier New" w:hAnsi="Courier New" w:cs="Courier New"/>
          <w:b/>
          <w:bCs/>
          <w:color w:val="000000"/>
          <w:sz w:val="20"/>
          <w:szCs w:val="20"/>
          <w:highlight w:val="white"/>
          <w:lang w:val="en-CA" w:eastAsia="en-CA"/>
        </w:rPr>
      </w:pPr>
      <w:ins w:id="606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CC62E20" w14:textId="77777777" w:rsidR="00D06F70" w:rsidRDefault="00D06F70" w:rsidP="00D06F70">
      <w:pPr>
        <w:autoSpaceDE w:val="0"/>
        <w:autoSpaceDN w:val="0"/>
        <w:adjustRightInd w:val="0"/>
        <w:spacing w:after="0"/>
        <w:rPr>
          <w:ins w:id="6062" w:author="Eric Boisvert" w:date="2016-03-20T17:45:00Z"/>
          <w:rFonts w:ascii="Courier New" w:hAnsi="Courier New" w:cs="Courier New"/>
          <w:b/>
          <w:bCs/>
          <w:color w:val="000000"/>
          <w:sz w:val="20"/>
          <w:szCs w:val="20"/>
          <w:highlight w:val="white"/>
          <w:lang w:val="en-CA" w:eastAsia="en-CA"/>
        </w:rPr>
      </w:pPr>
      <w:ins w:id="606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09E461E9" w14:textId="77777777" w:rsidR="00D06F70" w:rsidRDefault="00D06F70" w:rsidP="00D06F70">
      <w:pPr>
        <w:autoSpaceDE w:val="0"/>
        <w:autoSpaceDN w:val="0"/>
        <w:adjustRightInd w:val="0"/>
        <w:spacing w:after="0"/>
        <w:rPr>
          <w:ins w:id="6064" w:author="Eric Boisvert" w:date="2016-03-20T17:45:00Z"/>
          <w:rFonts w:ascii="Courier New" w:hAnsi="Courier New" w:cs="Courier New"/>
          <w:b/>
          <w:bCs/>
          <w:color w:val="000000"/>
          <w:sz w:val="20"/>
          <w:szCs w:val="20"/>
          <w:highlight w:val="white"/>
          <w:lang w:val="en-CA" w:eastAsia="en-CA"/>
        </w:rPr>
      </w:pPr>
      <w:ins w:id="606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198CEADC" w14:textId="77777777" w:rsidR="00D06F70" w:rsidRDefault="00D06F70" w:rsidP="00D06F70">
      <w:pPr>
        <w:autoSpaceDE w:val="0"/>
        <w:autoSpaceDN w:val="0"/>
        <w:adjustRightInd w:val="0"/>
        <w:spacing w:after="0"/>
        <w:rPr>
          <w:ins w:id="6066" w:author="Eric Boisvert" w:date="2016-03-20T17:45:00Z"/>
          <w:rFonts w:ascii="Courier New" w:hAnsi="Courier New" w:cs="Courier New"/>
          <w:b/>
          <w:bCs/>
          <w:color w:val="000000"/>
          <w:sz w:val="20"/>
          <w:szCs w:val="20"/>
          <w:highlight w:val="white"/>
          <w:lang w:val="en-CA" w:eastAsia="en-CA"/>
        </w:rPr>
      </w:pPr>
      <w:ins w:id="606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4E1AAAC6" w14:textId="77777777" w:rsidR="00D06F70" w:rsidRDefault="00D06F70" w:rsidP="00D06F70">
      <w:pPr>
        <w:autoSpaceDE w:val="0"/>
        <w:autoSpaceDN w:val="0"/>
        <w:adjustRightInd w:val="0"/>
        <w:spacing w:after="0"/>
        <w:rPr>
          <w:ins w:id="6068" w:author="Eric Boisvert" w:date="2016-03-20T17:45:00Z"/>
          <w:rFonts w:ascii="Courier New" w:hAnsi="Courier New" w:cs="Courier New"/>
          <w:b/>
          <w:bCs/>
          <w:color w:val="000000"/>
          <w:sz w:val="20"/>
          <w:szCs w:val="20"/>
          <w:highlight w:val="white"/>
          <w:lang w:val="en-CA" w:eastAsia="en-CA"/>
        </w:rPr>
      </w:pPr>
      <w:ins w:id="606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&lt;gmlr:name&gt;</w:t>
        </w:r>
        <w:r>
          <w:rPr>
            <w:rFonts w:ascii="Courier New" w:hAnsi="Courier New" w:cs="Courier New"/>
            <w:b/>
            <w:bCs/>
            <w:color w:val="000000"/>
            <w:sz w:val="20"/>
            <w:szCs w:val="20"/>
            <w:highlight w:val="white"/>
            <w:lang w:val="en-CA" w:eastAsia="en-CA"/>
          </w:rPr>
          <w:t>normalized</w:t>
        </w:r>
        <w:r>
          <w:rPr>
            <w:rFonts w:ascii="Courier New" w:hAnsi="Courier New" w:cs="Courier New"/>
            <w:color w:val="0000FF"/>
            <w:sz w:val="20"/>
            <w:szCs w:val="20"/>
            <w:highlight w:val="white"/>
            <w:lang w:val="en-CA" w:eastAsia="en-CA"/>
          </w:rPr>
          <w:t>&lt;/gmlr:name&gt;</w:t>
        </w:r>
      </w:ins>
    </w:p>
    <w:p w14:paraId="70165840" w14:textId="77777777" w:rsidR="00D06F70" w:rsidRDefault="00D06F70" w:rsidP="00D06F70">
      <w:pPr>
        <w:autoSpaceDE w:val="0"/>
        <w:autoSpaceDN w:val="0"/>
        <w:adjustRightInd w:val="0"/>
        <w:spacing w:after="0"/>
        <w:rPr>
          <w:ins w:id="6070" w:author="Eric Boisvert" w:date="2016-03-20T17:45:00Z"/>
          <w:rFonts w:ascii="Courier New" w:hAnsi="Courier New" w:cs="Courier New"/>
          <w:b/>
          <w:bCs/>
          <w:color w:val="000000"/>
          <w:sz w:val="20"/>
          <w:szCs w:val="20"/>
          <w:highlight w:val="white"/>
          <w:lang w:val="en-CA" w:eastAsia="en-CA"/>
        </w:rPr>
      </w:pPr>
      <w:ins w:id="6071" w:author="Eric Boisvert" w:date="2016-03-20T17:45:00Z">
        <w:r>
          <w:rPr>
            <w:rFonts w:ascii="Courier New" w:hAnsi="Courier New" w:cs="Courier New"/>
            <w:b/>
            <w:bCs/>
            <w:color w:val="000000"/>
            <w:sz w:val="20"/>
            <w:szCs w:val="20"/>
            <w:highlight w:val="white"/>
            <w:lang w:val="en-CA" w:eastAsia="en-CA"/>
          </w:rPr>
          <w:lastRenderedPageBreak/>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&lt;gmlr:type&gt;</w:t>
        </w:r>
        <w:r>
          <w:rPr>
            <w:rFonts w:ascii="Courier New" w:hAnsi="Courier New" w:cs="Courier New"/>
            <w:b/>
            <w:bCs/>
            <w:color w:val="000000"/>
            <w:sz w:val="20"/>
            <w:szCs w:val="20"/>
            <w:highlight w:val="white"/>
            <w:lang w:val="en-CA" w:eastAsia="en-CA"/>
          </w:rPr>
          <w:t>absolute</w:t>
        </w:r>
        <w:r>
          <w:rPr>
            <w:rFonts w:ascii="Courier New" w:hAnsi="Courier New" w:cs="Courier New"/>
            <w:color w:val="0000FF"/>
            <w:sz w:val="20"/>
            <w:szCs w:val="20"/>
            <w:highlight w:val="white"/>
            <w:lang w:val="en-CA" w:eastAsia="en-CA"/>
          </w:rPr>
          <w:t>&lt;/gmlr:type&gt;</w:t>
        </w:r>
      </w:ins>
    </w:p>
    <w:p w14:paraId="244485CA" w14:textId="77777777" w:rsidR="00D06F70" w:rsidRDefault="00D06F70" w:rsidP="00D06F70">
      <w:pPr>
        <w:autoSpaceDE w:val="0"/>
        <w:autoSpaceDN w:val="0"/>
        <w:adjustRightInd w:val="0"/>
        <w:spacing w:after="0"/>
        <w:rPr>
          <w:ins w:id="6072" w:author="Eric Boisvert" w:date="2016-03-20T17:45:00Z"/>
          <w:rFonts w:ascii="Courier New" w:hAnsi="Courier New" w:cs="Courier New"/>
          <w:b/>
          <w:bCs/>
          <w:color w:val="000000"/>
          <w:sz w:val="20"/>
          <w:szCs w:val="20"/>
          <w:highlight w:val="white"/>
          <w:lang w:val="en-CA" w:eastAsia="en-CA"/>
        </w:rPr>
      </w:pPr>
      <w:ins w:id="607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&lt;gmlr:units&gt;</w:t>
        </w:r>
        <w:r>
          <w:rPr>
            <w:rFonts w:ascii="Courier New" w:hAnsi="Courier New" w:cs="Courier New"/>
            <w:b/>
            <w:bCs/>
            <w:color w:val="000000"/>
            <w:sz w:val="20"/>
            <w:szCs w:val="20"/>
            <w:highlight w:val="white"/>
            <w:lang w:val="en-CA" w:eastAsia="en-CA"/>
          </w:rPr>
          <w:t>m</w:t>
        </w:r>
        <w:r>
          <w:rPr>
            <w:rFonts w:ascii="Courier New" w:hAnsi="Courier New" w:cs="Courier New"/>
            <w:color w:val="0000FF"/>
            <w:sz w:val="20"/>
            <w:szCs w:val="20"/>
            <w:highlight w:val="white"/>
            <w:lang w:val="en-CA" w:eastAsia="en-CA"/>
          </w:rPr>
          <w:t>&lt;/gmlr:units&gt;</w:t>
        </w:r>
      </w:ins>
    </w:p>
    <w:p w14:paraId="73CD57A4" w14:textId="77777777" w:rsidR="00D06F70" w:rsidRDefault="00D06F70" w:rsidP="00D06F70">
      <w:pPr>
        <w:autoSpaceDE w:val="0"/>
        <w:autoSpaceDN w:val="0"/>
        <w:adjustRightInd w:val="0"/>
        <w:spacing w:after="0"/>
        <w:rPr>
          <w:ins w:id="6074" w:author="Eric Boisvert" w:date="2016-03-20T17:45:00Z"/>
          <w:rFonts w:ascii="Courier New" w:hAnsi="Courier New" w:cs="Courier New"/>
          <w:b/>
          <w:bCs/>
          <w:color w:val="000000"/>
          <w:sz w:val="20"/>
          <w:szCs w:val="20"/>
          <w:highlight w:val="white"/>
          <w:lang w:val="en-CA" w:eastAsia="en-CA"/>
        </w:rPr>
      </w:pPr>
      <w:ins w:id="607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&lt;/gmlr:LinearReferencingMethod&gt;</w:t>
        </w:r>
      </w:ins>
    </w:p>
    <w:p w14:paraId="27A836CD" w14:textId="77777777" w:rsidR="00D06F70" w:rsidRDefault="00D06F70" w:rsidP="00D06F70">
      <w:pPr>
        <w:autoSpaceDE w:val="0"/>
        <w:autoSpaceDN w:val="0"/>
        <w:adjustRightInd w:val="0"/>
        <w:spacing w:after="0"/>
        <w:rPr>
          <w:ins w:id="6076" w:author="Eric Boisvert" w:date="2016-03-20T17:45:00Z"/>
          <w:rFonts w:ascii="Courier New" w:hAnsi="Courier New" w:cs="Courier New"/>
          <w:b/>
          <w:bCs/>
          <w:color w:val="000000"/>
          <w:sz w:val="20"/>
          <w:szCs w:val="20"/>
          <w:highlight w:val="white"/>
          <w:lang w:val="en-CA" w:eastAsia="en-CA"/>
        </w:rPr>
      </w:pPr>
      <w:ins w:id="607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&lt;/gmlr:lrm&gt;</w:t>
        </w:r>
      </w:ins>
    </w:p>
    <w:p w14:paraId="7B4B12A3" w14:textId="77777777" w:rsidR="00D06F70" w:rsidRDefault="00D06F70" w:rsidP="00D06F70">
      <w:pPr>
        <w:autoSpaceDE w:val="0"/>
        <w:autoSpaceDN w:val="0"/>
        <w:adjustRightInd w:val="0"/>
        <w:spacing w:after="0"/>
        <w:rPr>
          <w:ins w:id="6078" w:author="Eric Boisvert" w:date="2016-03-20T17:45:00Z"/>
          <w:rFonts w:ascii="Courier New" w:hAnsi="Courier New" w:cs="Courier New"/>
          <w:b/>
          <w:bCs/>
          <w:color w:val="000000"/>
          <w:sz w:val="20"/>
          <w:szCs w:val="20"/>
          <w:highlight w:val="white"/>
          <w:lang w:val="en-CA" w:eastAsia="en-CA"/>
        </w:rPr>
      </w:pPr>
      <w:ins w:id="607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0A16F1F3" w14:textId="77777777" w:rsidR="00D06F70" w:rsidRDefault="00D06F70" w:rsidP="00D06F70">
      <w:pPr>
        <w:autoSpaceDE w:val="0"/>
        <w:autoSpaceDN w:val="0"/>
        <w:adjustRightInd w:val="0"/>
        <w:spacing w:after="0"/>
        <w:rPr>
          <w:ins w:id="6080" w:author="Eric Boisvert" w:date="2016-03-20T17:45:00Z"/>
          <w:rFonts w:ascii="Courier New" w:hAnsi="Courier New" w:cs="Courier New"/>
          <w:b/>
          <w:bCs/>
          <w:color w:val="000000"/>
          <w:sz w:val="20"/>
          <w:szCs w:val="20"/>
          <w:highlight w:val="white"/>
          <w:lang w:val="en-CA" w:eastAsia="en-CA"/>
        </w:rPr>
      </w:pPr>
      <w:ins w:id="608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2D4CBF23" w14:textId="77777777" w:rsidR="00D06F70" w:rsidRDefault="00D06F70" w:rsidP="00D06F70">
      <w:pPr>
        <w:autoSpaceDE w:val="0"/>
        <w:autoSpaceDN w:val="0"/>
        <w:adjustRightInd w:val="0"/>
        <w:spacing w:after="0"/>
        <w:rPr>
          <w:ins w:id="6082" w:author="Eric Boisvert" w:date="2016-03-20T17:45:00Z"/>
          <w:rFonts w:ascii="Courier New" w:hAnsi="Courier New" w:cs="Courier New"/>
          <w:b/>
          <w:bCs/>
          <w:color w:val="000000"/>
          <w:sz w:val="20"/>
          <w:szCs w:val="20"/>
          <w:highlight w:val="white"/>
          <w:lang w:val="en-CA" w:eastAsia="en-CA"/>
        </w:rPr>
      </w:pPr>
      <w:ins w:id="608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744D5C9B" w14:textId="77777777" w:rsidR="00D06F70" w:rsidRDefault="00D06F70" w:rsidP="00D06F70">
      <w:pPr>
        <w:autoSpaceDE w:val="0"/>
        <w:autoSpaceDN w:val="0"/>
        <w:adjustRightInd w:val="0"/>
        <w:spacing w:after="0"/>
        <w:rPr>
          <w:ins w:id="6084" w:author="Eric Boisvert" w:date="2016-03-20T17:45:00Z"/>
          <w:rFonts w:ascii="Courier New" w:hAnsi="Courier New" w:cs="Courier New"/>
          <w:b/>
          <w:bCs/>
          <w:color w:val="000000"/>
          <w:sz w:val="20"/>
          <w:szCs w:val="20"/>
          <w:highlight w:val="white"/>
          <w:lang w:val="en-CA" w:eastAsia="en-CA"/>
        </w:rPr>
      </w:pPr>
      <w:ins w:id="608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56E69DAB" w14:textId="77777777" w:rsidR="00D06F70" w:rsidRDefault="00D06F70" w:rsidP="00D06F70">
      <w:pPr>
        <w:autoSpaceDE w:val="0"/>
        <w:autoSpaceDN w:val="0"/>
        <w:adjustRightInd w:val="0"/>
        <w:spacing w:after="0"/>
        <w:rPr>
          <w:ins w:id="6086" w:author="Eric Boisvert" w:date="2016-03-20T17:45:00Z"/>
          <w:rFonts w:ascii="Courier New" w:hAnsi="Courier New" w:cs="Courier New"/>
          <w:b/>
          <w:bCs/>
          <w:color w:val="000000"/>
          <w:sz w:val="20"/>
          <w:szCs w:val="20"/>
          <w:highlight w:val="white"/>
          <w:lang w:val="en-CA" w:eastAsia="en-CA"/>
        </w:rPr>
      </w:pPr>
      <w:ins w:id="608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683B9098" w14:textId="77777777" w:rsidR="00D06F70" w:rsidRDefault="00D06F70" w:rsidP="00D06F70">
      <w:pPr>
        <w:autoSpaceDE w:val="0"/>
        <w:autoSpaceDN w:val="0"/>
        <w:adjustRightInd w:val="0"/>
        <w:spacing w:after="0"/>
        <w:rPr>
          <w:ins w:id="6088" w:author="Eric Boisvert" w:date="2016-03-20T17:45:00Z"/>
          <w:rFonts w:ascii="Courier New" w:hAnsi="Courier New" w:cs="Courier New"/>
          <w:b/>
          <w:bCs/>
          <w:color w:val="000000"/>
          <w:sz w:val="20"/>
          <w:szCs w:val="20"/>
          <w:highlight w:val="white"/>
          <w:lang w:val="en-CA" w:eastAsia="en-CA"/>
        </w:rPr>
      </w:pPr>
      <w:ins w:id="608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50271180" w14:textId="77777777" w:rsidR="00D06F70" w:rsidRDefault="00D06F70" w:rsidP="00D06F70">
      <w:pPr>
        <w:autoSpaceDE w:val="0"/>
        <w:autoSpaceDN w:val="0"/>
        <w:adjustRightInd w:val="0"/>
        <w:spacing w:after="0"/>
        <w:rPr>
          <w:ins w:id="6090" w:author="Eric Boisvert" w:date="2016-03-20T17:45:00Z"/>
          <w:rFonts w:ascii="Courier New" w:hAnsi="Courier New" w:cs="Courier New"/>
          <w:b/>
          <w:bCs/>
          <w:color w:val="000000"/>
          <w:sz w:val="20"/>
          <w:szCs w:val="20"/>
          <w:highlight w:val="white"/>
          <w:lang w:val="en-CA" w:eastAsia="en-CA"/>
        </w:rPr>
      </w:pPr>
      <w:ins w:id="609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05D74620" w14:textId="77777777" w:rsidR="00D06F70" w:rsidRDefault="00D06F70" w:rsidP="00D06F70">
      <w:pPr>
        <w:autoSpaceDE w:val="0"/>
        <w:autoSpaceDN w:val="0"/>
        <w:adjustRightInd w:val="0"/>
        <w:spacing w:after="0"/>
        <w:rPr>
          <w:ins w:id="6092" w:author="Eric Boisvert" w:date="2016-03-20T17:45:00Z"/>
          <w:rFonts w:ascii="Courier New" w:hAnsi="Courier New" w:cs="Courier New"/>
          <w:b/>
          <w:bCs/>
          <w:color w:val="000000"/>
          <w:sz w:val="20"/>
          <w:szCs w:val="20"/>
          <w:highlight w:val="white"/>
          <w:lang w:val="en-CA" w:eastAsia="en-CA"/>
        </w:rPr>
      </w:pPr>
      <w:ins w:id="609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"depth"</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http://www.opengis.net/gsml4/def/param/linearRefTo</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ins>
    </w:p>
    <w:p w14:paraId="2EA9FF4F" w14:textId="77777777" w:rsidR="00D06F70" w:rsidRDefault="00D06F70" w:rsidP="00D06F70">
      <w:pPr>
        <w:autoSpaceDE w:val="0"/>
        <w:autoSpaceDN w:val="0"/>
        <w:adjustRightInd w:val="0"/>
        <w:spacing w:after="0"/>
        <w:rPr>
          <w:ins w:id="6094" w:author="Eric Boisvert" w:date="2016-03-20T17:45:00Z"/>
          <w:rFonts w:ascii="Courier New" w:hAnsi="Courier New" w:cs="Courier New"/>
          <w:b/>
          <w:bCs/>
          <w:color w:val="000000"/>
          <w:sz w:val="20"/>
          <w:szCs w:val="20"/>
          <w:highlight w:val="white"/>
          <w:lang w:val="en-CA" w:eastAsia="en-CA"/>
        </w:rPr>
      </w:pPr>
      <w:ins w:id="609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4AB450B1" w14:textId="77777777" w:rsidR="00D06F70" w:rsidRDefault="00D06F70" w:rsidP="00D06F70">
      <w:pPr>
        <w:autoSpaceDE w:val="0"/>
        <w:autoSpaceDN w:val="0"/>
        <w:adjustRightInd w:val="0"/>
        <w:spacing w:after="0"/>
        <w:rPr>
          <w:ins w:id="6096" w:author="Eric Boisvert" w:date="2016-03-20T17:45:00Z"/>
          <w:rFonts w:ascii="Courier New" w:hAnsi="Courier New" w:cs="Courier New"/>
          <w:b/>
          <w:bCs/>
          <w:color w:val="000000"/>
          <w:sz w:val="20"/>
          <w:szCs w:val="20"/>
          <w:highlight w:val="white"/>
          <w:lang w:val="en-CA" w:eastAsia="en-CA"/>
        </w:rPr>
      </w:pPr>
      <w:ins w:id="609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"p1"</w:t>
        </w:r>
        <w:r>
          <w:rPr>
            <w:rFonts w:ascii="Courier New" w:hAnsi="Courier New" w:cs="Courier New"/>
            <w:color w:val="0000FF"/>
            <w:sz w:val="20"/>
            <w:szCs w:val="20"/>
            <w:highlight w:val="white"/>
            <w:lang w:val="en-CA" w:eastAsia="en-CA"/>
          </w:rPr>
          <w:t>&gt;</w:t>
        </w:r>
      </w:ins>
    </w:p>
    <w:p w14:paraId="02886BB9" w14:textId="77777777" w:rsidR="00D06F70" w:rsidRDefault="00D06F70" w:rsidP="00D06F70">
      <w:pPr>
        <w:autoSpaceDE w:val="0"/>
        <w:autoSpaceDN w:val="0"/>
        <w:adjustRightInd w:val="0"/>
        <w:spacing w:after="0"/>
        <w:rPr>
          <w:ins w:id="6098" w:author="Eric Boisvert" w:date="2016-03-20T17:45:00Z"/>
          <w:rFonts w:ascii="Courier New" w:hAnsi="Courier New" w:cs="Courier New"/>
          <w:b/>
          <w:bCs/>
          <w:color w:val="000000"/>
          <w:sz w:val="20"/>
          <w:szCs w:val="20"/>
          <w:highlight w:val="white"/>
          <w:lang w:val="en-CA" w:eastAsia="en-CA"/>
        </w:rPr>
      </w:pPr>
      <w:ins w:id="609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46994E61" w14:textId="77777777" w:rsidR="00D06F70" w:rsidRDefault="00D06F70" w:rsidP="00D06F70">
      <w:pPr>
        <w:autoSpaceDE w:val="0"/>
        <w:autoSpaceDN w:val="0"/>
        <w:adjustRightInd w:val="0"/>
        <w:spacing w:after="0"/>
        <w:rPr>
          <w:ins w:id="6100" w:author="Eric Boisvert" w:date="2016-03-20T17:45:00Z"/>
          <w:rFonts w:ascii="Courier New" w:hAnsi="Courier New" w:cs="Courier New"/>
          <w:b/>
          <w:bCs/>
          <w:color w:val="000000"/>
          <w:sz w:val="20"/>
          <w:szCs w:val="20"/>
          <w:highlight w:val="white"/>
          <w:lang w:val="en-CA" w:eastAsia="en-CA"/>
        </w:rPr>
      </w:pPr>
      <w:ins w:id="610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"le1"</w:t>
        </w:r>
        <w:r>
          <w:rPr>
            <w:rFonts w:ascii="Courier New" w:hAnsi="Courier New" w:cs="Courier New"/>
            <w:color w:val="0000FF"/>
            <w:sz w:val="20"/>
            <w:szCs w:val="20"/>
            <w:highlight w:val="white"/>
            <w:lang w:val="en-CA" w:eastAsia="en-CA"/>
          </w:rPr>
          <w:t>&gt;</w:t>
        </w:r>
      </w:ins>
    </w:p>
    <w:p w14:paraId="0260C599" w14:textId="77777777" w:rsidR="00D06F70" w:rsidRDefault="00D06F70" w:rsidP="00D06F70">
      <w:pPr>
        <w:autoSpaceDE w:val="0"/>
        <w:autoSpaceDN w:val="0"/>
        <w:adjustRightInd w:val="0"/>
        <w:spacing w:after="0"/>
        <w:rPr>
          <w:ins w:id="6102" w:author="Eric Boisvert" w:date="2016-03-20T17:45:00Z"/>
          <w:rFonts w:ascii="Courier New" w:hAnsi="Courier New" w:cs="Courier New"/>
          <w:b/>
          <w:bCs/>
          <w:color w:val="000000"/>
          <w:sz w:val="20"/>
          <w:szCs w:val="20"/>
          <w:highlight w:val="white"/>
          <w:lang w:val="en-CA" w:eastAsia="en-CA"/>
        </w:rPr>
      </w:pPr>
      <w:ins w:id="610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&lt;gmlr:curve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"b1.shape"</w:t>
        </w:r>
        <w:r>
          <w:rPr>
            <w:rFonts w:ascii="Courier New" w:hAnsi="Courier New" w:cs="Courier New"/>
            <w:color w:val="0000FF"/>
            <w:sz w:val="20"/>
            <w:szCs w:val="20"/>
            <w:highlight w:val="white"/>
            <w:lang w:val="en-CA" w:eastAsia="en-CA"/>
          </w:rPr>
          <w:t>/&gt;</w:t>
        </w:r>
      </w:ins>
    </w:p>
    <w:p w14:paraId="55892758" w14:textId="77777777" w:rsidR="00D06F70" w:rsidRDefault="00D06F70" w:rsidP="00D06F70">
      <w:pPr>
        <w:autoSpaceDE w:val="0"/>
        <w:autoSpaceDN w:val="0"/>
        <w:adjustRightInd w:val="0"/>
        <w:spacing w:after="0"/>
        <w:rPr>
          <w:ins w:id="6104" w:author="Eric Boisvert" w:date="2016-03-20T17:45:00Z"/>
          <w:rFonts w:ascii="Courier New" w:hAnsi="Courier New" w:cs="Courier New"/>
          <w:b/>
          <w:bCs/>
          <w:color w:val="000000"/>
          <w:sz w:val="20"/>
          <w:szCs w:val="20"/>
          <w:highlight w:val="white"/>
          <w:lang w:val="en-CA" w:eastAsia="en-CA"/>
        </w:rPr>
      </w:pPr>
      <w:ins w:id="610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&lt;gmlr:defaultLRM&gt;&lt;/gmlr:defaultLRM&gt;</w:t>
        </w:r>
      </w:ins>
    </w:p>
    <w:p w14:paraId="09B72D9F" w14:textId="77777777" w:rsidR="00D06F70" w:rsidRDefault="00D06F70" w:rsidP="00D06F70">
      <w:pPr>
        <w:autoSpaceDE w:val="0"/>
        <w:autoSpaceDN w:val="0"/>
        <w:adjustRightInd w:val="0"/>
        <w:spacing w:after="0"/>
        <w:rPr>
          <w:ins w:id="6106" w:author="Eric Boisvert" w:date="2016-03-20T17:45:00Z"/>
          <w:rFonts w:ascii="Courier New" w:hAnsi="Courier New" w:cs="Courier New"/>
          <w:b/>
          <w:bCs/>
          <w:color w:val="000000"/>
          <w:sz w:val="20"/>
          <w:szCs w:val="20"/>
          <w:highlight w:val="white"/>
          <w:lang w:val="en-CA" w:eastAsia="en-CA"/>
        </w:rPr>
      </w:pPr>
      <w:ins w:id="610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&lt;gmlr:measure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uom</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215.6</w:t>
        </w:r>
        <w:r>
          <w:rPr>
            <w:rFonts w:ascii="Courier New" w:hAnsi="Courier New" w:cs="Courier New"/>
            <w:color w:val="0000FF"/>
            <w:sz w:val="20"/>
            <w:szCs w:val="20"/>
            <w:highlight w:val="white"/>
            <w:lang w:val="en-CA" w:eastAsia="en-CA"/>
          </w:rPr>
          <w:t>&lt;/gmlr:measure&gt;</w:t>
        </w:r>
      </w:ins>
    </w:p>
    <w:p w14:paraId="535DDE4A" w14:textId="77777777" w:rsidR="00D06F70" w:rsidRDefault="00D06F70" w:rsidP="00D06F70">
      <w:pPr>
        <w:autoSpaceDE w:val="0"/>
        <w:autoSpaceDN w:val="0"/>
        <w:adjustRightInd w:val="0"/>
        <w:spacing w:after="0"/>
        <w:rPr>
          <w:ins w:id="6108" w:author="Eric Boisvert" w:date="2016-03-20T17:45:00Z"/>
          <w:rFonts w:ascii="Courier New" w:hAnsi="Courier New" w:cs="Courier New"/>
          <w:b/>
          <w:bCs/>
          <w:color w:val="000000"/>
          <w:sz w:val="20"/>
          <w:szCs w:val="20"/>
          <w:highlight w:val="white"/>
          <w:lang w:val="en-CA" w:eastAsia="en-CA"/>
        </w:rPr>
      </w:pPr>
      <w:ins w:id="610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53259932" w14:textId="77777777" w:rsidR="00D06F70" w:rsidRDefault="00D06F70" w:rsidP="00D06F70">
      <w:pPr>
        <w:autoSpaceDE w:val="0"/>
        <w:autoSpaceDN w:val="0"/>
        <w:adjustRightInd w:val="0"/>
        <w:spacing w:after="0"/>
        <w:rPr>
          <w:ins w:id="6110" w:author="Eric Boisvert" w:date="2016-03-20T17:45:00Z"/>
          <w:rFonts w:ascii="Courier New" w:hAnsi="Courier New" w:cs="Courier New"/>
          <w:b/>
          <w:bCs/>
          <w:color w:val="000000"/>
          <w:sz w:val="20"/>
          <w:szCs w:val="20"/>
          <w:highlight w:val="white"/>
          <w:lang w:val="en-CA" w:eastAsia="en-CA"/>
        </w:rPr>
      </w:pPr>
      <w:ins w:id="611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&lt;/gmlr:linearElement&gt;</w:t>
        </w:r>
      </w:ins>
    </w:p>
    <w:p w14:paraId="6472E49C" w14:textId="77777777" w:rsidR="00D06F70" w:rsidRDefault="00D06F70" w:rsidP="00D06F70">
      <w:pPr>
        <w:autoSpaceDE w:val="0"/>
        <w:autoSpaceDN w:val="0"/>
        <w:adjustRightInd w:val="0"/>
        <w:spacing w:after="0"/>
        <w:rPr>
          <w:ins w:id="6112" w:author="Eric Boisvert" w:date="2016-03-20T17:45:00Z"/>
          <w:rFonts w:ascii="Courier New" w:hAnsi="Courier New" w:cs="Courier New"/>
          <w:b/>
          <w:bCs/>
          <w:color w:val="000000"/>
          <w:sz w:val="20"/>
          <w:szCs w:val="20"/>
          <w:highlight w:val="white"/>
          <w:lang w:val="en-CA" w:eastAsia="en-CA"/>
        </w:rPr>
      </w:pPr>
      <w:ins w:id="611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&lt;gmlr:lrm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"#lrm1"</w:t>
        </w:r>
        <w:r>
          <w:rPr>
            <w:rFonts w:ascii="Courier New" w:hAnsi="Courier New" w:cs="Courier New"/>
            <w:color w:val="0000FF"/>
            <w:sz w:val="20"/>
            <w:szCs w:val="20"/>
            <w:highlight w:val="white"/>
            <w:lang w:val="en-CA" w:eastAsia="en-CA"/>
          </w:rPr>
          <w:t>/&gt;</w:t>
        </w:r>
      </w:ins>
    </w:p>
    <w:p w14:paraId="26B91F86" w14:textId="77777777" w:rsidR="00D06F70" w:rsidRDefault="00D06F70" w:rsidP="00D06F70">
      <w:pPr>
        <w:autoSpaceDE w:val="0"/>
        <w:autoSpaceDN w:val="0"/>
        <w:adjustRightInd w:val="0"/>
        <w:spacing w:after="0"/>
        <w:rPr>
          <w:ins w:id="6114" w:author="Eric Boisvert" w:date="2016-03-20T17:45:00Z"/>
          <w:rFonts w:ascii="Courier New" w:hAnsi="Courier New" w:cs="Courier New"/>
          <w:b/>
          <w:bCs/>
          <w:color w:val="000000"/>
          <w:sz w:val="20"/>
          <w:szCs w:val="20"/>
          <w:highlight w:val="white"/>
          <w:lang w:val="en-CA" w:eastAsia="en-CA"/>
        </w:rPr>
      </w:pPr>
      <w:ins w:id="611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&lt;gmlr:distanceExpression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"#d1"</w:t>
        </w:r>
        <w:r>
          <w:rPr>
            <w:rFonts w:ascii="Courier New" w:hAnsi="Courier New" w:cs="Courier New"/>
            <w:color w:val="0000FF"/>
            <w:sz w:val="20"/>
            <w:szCs w:val="20"/>
            <w:highlight w:val="white"/>
            <w:lang w:val="en-CA" w:eastAsia="en-CA"/>
          </w:rPr>
          <w:t>/&gt;</w:t>
        </w:r>
      </w:ins>
    </w:p>
    <w:p w14:paraId="26FB0BE8" w14:textId="77777777" w:rsidR="00D06F70" w:rsidRDefault="00D06F70" w:rsidP="00D06F70">
      <w:pPr>
        <w:autoSpaceDE w:val="0"/>
        <w:autoSpaceDN w:val="0"/>
        <w:adjustRightInd w:val="0"/>
        <w:spacing w:after="0"/>
        <w:rPr>
          <w:ins w:id="6116" w:author="Eric Boisvert" w:date="2016-03-20T17:45:00Z"/>
          <w:rFonts w:ascii="Courier New" w:hAnsi="Courier New" w:cs="Courier New"/>
          <w:b/>
          <w:bCs/>
          <w:color w:val="000000"/>
          <w:sz w:val="20"/>
          <w:szCs w:val="20"/>
          <w:highlight w:val="white"/>
          <w:lang w:val="en-CA" w:eastAsia="en-CA"/>
        </w:rPr>
      </w:pPr>
      <w:ins w:id="6117"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&lt;/gmlr:PositionExpression&gt;</w:t>
        </w:r>
      </w:ins>
    </w:p>
    <w:p w14:paraId="08048DEA" w14:textId="77777777" w:rsidR="00D06F70" w:rsidRDefault="00D06F70" w:rsidP="00D06F70">
      <w:pPr>
        <w:autoSpaceDE w:val="0"/>
        <w:autoSpaceDN w:val="0"/>
        <w:adjustRightInd w:val="0"/>
        <w:spacing w:after="0"/>
        <w:rPr>
          <w:ins w:id="6118" w:author="Eric Boisvert" w:date="2016-03-20T17:45:00Z"/>
          <w:rFonts w:ascii="Courier New" w:hAnsi="Courier New" w:cs="Courier New"/>
          <w:b/>
          <w:bCs/>
          <w:color w:val="000000"/>
          <w:sz w:val="20"/>
          <w:szCs w:val="20"/>
          <w:highlight w:val="white"/>
          <w:lang w:val="en-CA" w:eastAsia="en-CA"/>
        </w:rPr>
      </w:pPr>
      <w:ins w:id="6119"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&lt;/om:value&gt;</w:t>
        </w:r>
      </w:ins>
    </w:p>
    <w:p w14:paraId="31C4FA30" w14:textId="77777777" w:rsidR="00D06F70" w:rsidRDefault="00D06F70" w:rsidP="00D06F70">
      <w:pPr>
        <w:autoSpaceDE w:val="0"/>
        <w:autoSpaceDN w:val="0"/>
        <w:adjustRightInd w:val="0"/>
        <w:spacing w:after="0"/>
        <w:rPr>
          <w:ins w:id="6120" w:author="Eric Boisvert" w:date="2016-03-20T17:45:00Z"/>
          <w:rFonts w:ascii="Courier New" w:hAnsi="Courier New" w:cs="Courier New"/>
          <w:b/>
          <w:bCs/>
          <w:color w:val="000000"/>
          <w:sz w:val="20"/>
          <w:szCs w:val="20"/>
          <w:highlight w:val="white"/>
          <w:lang w:val="en-CA" w:eastAsia="en-CA"/>
        </w:rPr>
      </w:pPr>
      <w:ins w:id="6121"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&lt;/om:NamedValue&gt;</w:t>
        </w:r>
      </w:ins>
    </w:p>
    <w:p w14:paraId="768DAB88" w14:textId="1E9368A0" w:rsidR="00D06F70" w:rsidRDefault="00D06F70" w:rsidP="00D06F70">
      <w:pPr>
        <w:autoSpaceDE w:val="0"/>
        <w:autoSpaceDN w:val="0"/>
        <w:adjustRightInd w:val="0"/>
        <w:spacing w:after="0"/>
        <w:rPr>
          <w:ins w:id="6122" w:author="Eric Boisvert" w:date="2016-03-20T17:45:00Z"/>
          <w:rFonts w:ascii="Courier New" w:hAnsi="Courier New" w:cs="Courier New"/>
          <w:b/>
          <w:bCs/>
          <w:color w:val="000000"/>
          <w:sz w:val="20"/>
          <w:szCs w:val="20"/>
          <w:highlight w:val="white"/>
          <w:lang w:val="en-CA" w:eastAsia="en-CA"/>
        </w:rPr>
      </w:pPr>
      <w:ins w:id="6123"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&lt;/sam:parameter&gt;</w:t>
        </w:r>
      </w:ins>
    </w:p>
    <w:p w14:paraId="33FA6A95" w14:textId="77777777" w:rsidR="00D06F70" w:rsidRDefault="00D06F70" w:rsidP="00D06F70">
      <w:pPr>
        <w:autoSpaceDE w:val="0"/>
        <w:autoSpaceDN w:val="0"/>
        <w:adjustRightInd w:val="0"/>
        <w:spacing w:after="0"/>
        <w:rPr>
          <w:ins w:id="6124" w:author="Eric Boisvert" w:date="2016-03-20T17:45:00Z"/>
          <w:rFonts w:ascii="Courier New" w:hAnsi="Courier New" w:cs="Courier New"/>
          <w:b/>
          <w:bCs/>
          <w:color w:val="000000"/>
          <w:sz w:val="20"/>
          <w:szCs w:val="20"/>
          <w:highlight w:val="white"/>
          <w:lang w:val="en-CA" w:eastAsia="en-CA"/>
        </w:rPr>
      </w:pPr>
      <w:ins w:id="6125" w:author="Eric Boisvert" w:date="2016-03-20T17:45:00Z">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&lt;/spec:SF_Specimen&gt;</w:t>
        </w:r>
      </w:ins>
    </w:p>
    <w:p w14:paraId="28D79871" w14:textId="77777777" w:rsidR="00D06F70" w:rsidRDefault="00D06F70" w:rsidP="00D06F70">
      <w:pPr>
        <w:autoSpaceDE w:val="0"/>
        <w:autoSpaceDN w:val="0"/>
        <w:adjustRightInd w:val="0"/>
        <w:spacing w:after="0"/>
        <w:rPr>
          <w:ins w:id="6126" w:author="Eric Boisvert" w:date="2016-03-20T17:45:00Z"/>
          <w:rFonts w:ascii="Courier New" w:hAnsi="Courier New" w:cs="Courier New"/>
          <w:b/>
          <w:bCs/>
          <w:color w:val="000000"/>
          <w:sz w:val="20"/>
          <w:szCs w:val="20"/>
          <w:highlight w:val="white"/>
          <w:lang w:val="en-CA" w:eastAsia="en-CA"/>
        </w:rPr>
      </w:pPr>
      <w:ins w:id="6127" w:author="Eric Boisvert" w:date="2016-03-20T17:45:00Z">
        <w:r>
          <w:rPr>
            <w:rFonts w:ascii="Courier New" w:hAnsi="Courier New" w:cs="Courier New"/>
            <w:color w:val="0000FF"/>
            <w:sz w:val="20"/>
            <w:szCs w:val="20"/>
            <w:highlight w:val="white"/>
            <w:lang w:val="en-CA" w:eastAsia="en-CA"/>
          </w:rPr>
          <w:t>&lt;/sam:relatedSamplingFeature&gt;</w:t>
        </w:r>
      </w:ins>
    </w:p>
    <w:p w14:paraId="71FFF75F" w14:textId="77777777" w:rsidR="00D06F70" w:rsidRDefault="00D06F70" w:rsidP="00D06F70">
      <w:pPr>
        <w:autoSpaceDE w:val="0"/>
        <w:autoSpaceDN w:val="0"/>
        <w:adjustRightInd w:val="0"/>
        <w:spacing w:after="0"/>
        <w:rPr>
          <w:ins w:id="6128" w:author="Eric Boisvert" w:date="2016-03-20T17:45:00Z"/>
          <w:rFonts w:ascii="Courier New" w:hAnsi="Courier New" w:cs="Courier New"/>
          <w:b/>
          <w:bCs/>
          <w:color w:val="000000"/>
          <w:sz w:val="20"/>
          <w:szCs w:val="20"/>
          <w:highlight w:val="white"/>
          <w:lang w:val="en-CA" w:eastAsia="en-CA"/>
        </w:rPr>
      </w:pPr>
      <w:ins w:id="6129" w:author="Eric Boisvert" w:date="2016-03-20T17:45:00Z">
        <w:r>
          <w:rPr>
            <w:rFonts w:ascii="Courier New" w:hAnsi="Courier New" w:cs="Courier New"/>
            <w:color w:val="0000FF"/>
            <w:sz w:val="20"/>
            <w:szCs w:val="20"/>
            <w:highlight w:val="white"/>
            <w:lang w:val="en-CA" w:eastAsia="en-CA"/>
          </w:rPr>
          <w:t>&lt;/sam:SamplingFeatureComplex&gt;</w:t>
        </w:r>
      </w:ins>
    </w:p>
    <w:p w14:paraId="090C392C" w14:textId="03C1ECEE" w:rsidR="00D06F70" w:rsidRPr="00D12552" w:rsidRDefault="00D06F70" w:rsidP="00D06F70">
      <w:pPr>
        <w:rPr>
          <w:color w:val="FF0000"/>
          <w:lang w:val="en-CA"/>
        </w:rPr>
      </w:pPr>
      <w:ins w:id="6130" w:author="Eric Boisvert" w:date="2016-03-20T17:45:00Z">
        <w:r>
          <w:rPr>
            <w:rFonts w:ascii="Courier New" w:hAnsi="Courier New" w:cs="Courier New"/>
            <w:color w:val="0000FF"/>
            <w:sz w:val="20"/>
            <w:szCs w:val="20"/>
            <w:highlight w:val="white"/>
            <w:lang w:val="en-CA" w:eastAsia="en-CA"/>
          </w:rPr>
          <w:t>&lt;/sam:relatedSamplingFeature&gt;</w:t>
        </w:r>
      </w:ins>
    </w:p>
    <w:p w14:paraId="7368FBB6" w14:textId="77777777" w:rsidR="009A7B37" w:rsidRPr="00D12552" w:rsidRDefault="009A7B37">
      <w:pPr>
        <w:pStyle w:val="Titre1"/>
        <w:rPr>
          <w:lang w:val="en-CA"/>
        </w:rPr>
      </w:pPr>
      <w:bookmarkStart w:id="6131" w:name="_Toc446944647"/>
      <w:r w:rsidRPr="00D12552">
        <w:rPr>
          <w:lang w:val="en-CA"/>
        </w:rPr>
        <w:t>Media Types for any data encoding(s)</w:t>
      </w:r>
      <w:bookmarkEnd w:id="6131"/>
    </w:p>
    <w:p w14:paraId="1D8D7BB1" w14:textId="77777777" w:rsidR="009A7B37" w:rsidRDefault="009A7B37">
      <w:pPr>
        <w:rPr>
          <w:ins w:id="6132"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Titre1"/>
        <w:rPr>
          <w:ins w:id="6133" w:author="Ollie Raymond" w:date="2016-02-03T09:38:00Z"/>
          <w:lang w:val="en-CA"/>
        </w:rPr>
      </w:pPr>
      <w:bookmarkStart w:id="6134" w:name="_Toc446944648"/>
      <w:ins w:id="6135" w:author="Ollie Raymond" w:date="2016-02-03T09:38:00Z">
        <w:r>
          <w:rPr>
            <w:lang w:val="en-CA"/>
          </w:rPr>
          <w:lastRenderedPageBreak/>
          <w:t>Abbreviations and Acronyms</w:t>
        </w:r>
        <w:bookmarkEnd w:id="6134"/>
      </w:ins>
    </w:p>
    <w:p w14:paraId="54714F4C" w14:textId="6E0B4A71" w:rsidR="00047986" w:rsidRDefault="00047986" w:rsidP="00047986">
      <w:pPr>
        <w:ind w:left="2127" w:hanging="2127"/>
        <w:rPr>
          <w:ins w:id="6136" w:author="Ollie Raymond" w:date="2016-02-03T10:10:00Z"/>
          <w:lang w:val="en-CA"/>
        </w:rPr>
      </w:pPr>
      <w:ins w:id="6137"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6138" w:author="Ollie Raymond" w:date="2016-02-03T09:49:00Z"/>
          <w:lang w:val="en-CA"/>
        </w:rPr>
      </w:pPr>
      <w:ins w:id="6139" w:author="Ollie Raymond" w:date="2016-02-03T09:49:00Z">
        <w:r>
          <w:rPr>
            <w:lang w:val="en-CA"/>
          </w:rPr>
          <w:t>INSPIRE</w:t>
        </w:r>
        <w:r>
          <w:rPr>
            <w:lang w:val="en-CA"/>
          </w:rPr>
          <w:tab/>
        </w:r>
      </w:ins>
      <w:ins w:id="6140" w:author="Ollie Raymond" w:date="2016-02-03T09:50:00Z">
        <w:r>
          <w:rPr>
            <w:lang w:val="en-CA"/>
          </w:rPr>
          <w:t xml:space="preserve">The INSPIRE Directive </w:t>
        </w:r>
      </w:ins>
      <w:ins w:id="6141" w:author="Ollie Raymond" w:date="2016-02-03T09:51:00Z">
        <w:r>
          <w:rPr>
            <w:lang w:val="en-CA"/>
          </w:rPr>
          <w:t xml:space="preserve">of the European Union was </w:t>
        </w:r>
      </w:ins>
      <w:ins w:id="6142" w:author="Ollie Raymond" w:date="2016-02-03T09:52:00Z">
        <w:r>
          <w:rPr>
            <w:lang w:val="en-CA"/>
          </w:rPr>
          <w:t>begun</w:t>
        </w:r>
      </w:ins>
      <w:ins w:id="6143" w:author="Ollie Raymond" w:date="2016-02-03T09:51:00Z">
        <w:r w:rsidRPr="00301315">
          <w:rPr>
            <w:lang w:val="en-CA"/>
          </w:rPr>
          <w:t xml:space="preserve"> </w:t>
        </w:r>
        <w:r>
          <w:rPr>
            <w:lang w:val="en-CA"/>
          </w:rPr>
          <w:t>in May 2007 to</w:t>
        </w:r>
      </w:ins>
      <w:ins w:id="6144"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6145" w:author="Ollie Raymond" w:date="2016-02-03T09:38:00Z"/>
          <w:lang w:val="en-CA"/>
        </w:rPr>
      </w:pPr>
      <w:ins w:id="6146" w:author="Ollie Raymond" w:date="2016-02-03T09:38:00Z">
        <w:r>
          <w:rPr>
            <w:lang w:val="en-CA"/>
          </w:rPr>
          <w:t>IUGS</w:t>
        </w:r>
      </w:ins>
      <w:ins w:id="6147" w:author="Ollie Raymond" w:date="2016-02-03T09:39:00Z">
        <w:r>
          <w:rPr>
            <w:lang w:val="en-CA"/>
          </w:rPr>
          <w:tab/>
          <w:t>International Union of Geological Sciences</w:t>
        </w:r>
      </w:ins>
      <w:ins w:id="6148" w:author="Ollie Raymond" w:date="2016-02-03T09:41:00Z">
        <w:r>
          <w:rPr>
            <w:lang w:val="en-CA"/>
          </w:rPr>
          <w:t xml:space="preserve"> (www.iugs.org)</w:t>
        </w:r>
      </w:ins>
    </w:p>
    <w:p w14:paraId="77205851" w14:textId="5863D8F9" w:rsidR="00074FA2" w:rsidRDefault="00074FA2" w:rsidP="00047986">
      <w:pPr>
        <w:ind w:left="2127" w:hanging="2127"/>
        <w:rPr>
          <w:ins w:id="6149" w:author="Ollie Raymond" w:date="2016-02-03T09:38:00Z"/>
          <w:lang w:val="en-CA"/>
        </w:rPr>
      </w:pPr>
      <w:ins w:id="6150" w:author="Ollie Raymond" w:date="2016-02-03T09:38:00Z">
        <w:r>
          <w:rPr>
            <w:lang w:val="en-CA"/>
          </w:rPr>
          <w:t>IUGS CGI</w:t>
        </w:r>
      </w:ins>
      <w:ins w:id="6151" w:author="Ollie Raymond" w:date="2016-02-03T09:39:00Z">
        <w:r>
          <w:rPr>
            <w:lang w:val="en-CA"/>
          </w:rPr>
          <w:tab/>
          <w:t xml:space="preserve">International Union of Geological Sciences, Commission for the </w:t>
        </w:r>
      </w:ins>
      <w:ins w:id="6152" w:author="Ollie Raymond" w:date="2016-02-03T09:40:00Z">
        <w:r>
          <w:rPr>
            <w:lang w:val="en-CA"/>
          </w:rPr>
          <w:t>M</w:t>
        </w:r>
      </w:ins>
      <w:ins w:id="6153" w:author="Ollie Raymond" w:date="2016-02-03T09:39:00Z">
        <w:r>
          <w:rPr>
            <w:lang w:val="en-CA"/>
          </w:rPr>
          <w:t>a</w:t>
        </w:r>
      </w:ins>
      <w:ins w:id="6154" w:author="Ollie Raymond" w:date="2016-02-03T09:41:00Z">
        <w:r>
          <w:rPr>
            <w:lang w:val="en-CA"/>
          </w:rPr>
          <w:t>n</w:t>
        </w:r>
      </w:ins>
      <w:ins w:id="6155" w:author="Ollie Raymond" w:date="2016-02-03T09:39:00Z">
        <w:r>
          <w:rPr>
            <w:lang w:val="en-CA"/>
          </w:rPr>
          <w:t>a</w:t>
        </w:r>
      </w:ins>
      <w:ins w:id="6156"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6157" w:author="Ollie Raymond" w:date="2016-02-03T10:09:00Z"/>
          <w:lang w:val="en-CA"/>
        </w:rPr>
      </w:pPr>
      <w:ins w:id="6158" w:author="Ollie Raymond" w:date="2016-02-03T09:38:00Z">
        <w:r>
          <w:rPr>
            <w:lang w:val="en-CA"/>
          </w:rPr>
          <w:t>GeoSciML</w:t>
        </w:r>
      </w:ins>
      <w:ins w:id="6159" w:author="Ollie Raymond" w:date="2016-02-03T09:39:00Z">
        <w:r>
          <w:rPr>
            <w:lang w:val="en-CA"/>
          </w:rPr>
          <w:tab/>
        </w:r>
      </w:ins>
      <w:ins w:id="6160" w:author="Ollie Raymond" w:date="2016-02-03T09:41:00Z">
        <w:r>
          <w:rPr>
            <w:lang w:val="en-CA"/>
          </w:rPr>
          <w:t>Geoscience Markup Language</w:t>
        </w:r>
      </w:ins>
      <w:ins w:id="6161" w:author="Ollie Raymond" w:date="2016-02-03T09:53:00Z">
        <w:r w:rsidR="00301315">
          <w:rPr>
            <w:lang w:val="en-CA"/>
          </w:rPr>
          <w:t xml:space="preserve"> (</w:t>
        </w:r>
      </w:ins>
      <w:ins w:id="6162" w:author="Ollie Raymond" w:date="2016-02-03T10:09:00Z">
        <w:r w:rsidR="00047986">
          <w:rPr>
            <w:lang w:val="en-CA"/>
          </w:rPr>
          <w:fldChar w:fldCharType="begin"/>
        </w:r>
        <w:r w:rsidR="00047986">
          <w:rPr>
            <w:lang w:val="en-CA"/>
          </w:rPr>
          <w:instrText xml:space="preserve"> HYPERLINK "http://</w:instrText>
        </w:r>
      </w:ins>
      <w:ins w:id="6163" w:author="Ollie Raymond" w:date="2016-02-03T09:53:00Z">
        <w:r w:rsidR="00047986">
          <w:rPr>
            <w:lang w:val="en-CA"/>
          </w:rPr>
          <w:instrText>www.geosciml.org</w:instrText>
        </w:r>
      </w:ins>
      <w:ins w:id="6164" w:author="Ollie Raymond" w:date="2016-02-03T10:09:00Z">
        <w:r w:rsidR="00047986">
          <w:rPr>
            <w:lang w:val="en-CA"/>
          </w:rPr>
          <w:instrText xml:space="preserve">" </w:instrText>
        </w:r>
        <w:r w:rsidR="00047986">
          <w:rPr>
            <w:lang w:val="en-CA"/>
          </w:rPr>
          <w:fldChar w:fldCharType="separate"/>
        </w:r>
      </w:ins>
      <w:ins w:id="6165" w:author="Ollie Raymond" w:date="2016-02-03T09:53:00Z">
        <w:r w:rsidR="00047986" w:rsidRPr="00EB53A6">
          <w:rPr>
            <w:rStyle w:val="Lienhypertexte"/>
            <w:lang w:val="en-CA"/>
          </w:rPr>
          <w:t>www.geosciml.org</w:t>
        </w:r>
      </w:ins>
      <w:ins w:id="6166" w:author="Ollie Raymond" w:date="2016-02-03T10:09:00Z">
        <w:r w:rsidR="00047986">
          <w:rPr>
            <w:lang w:val="en-CA"/>
          </w:rPr>
          <w:fldChar w:fldCharType="end"/>
        </w:r>
      </w:ins>
      <w:ins w:id="6167" w:author="Ollie Raymond" w:date="2016-02-03T09:53:00Z">
        <w:r w:rsidR="00301315">
          <w:rPr>
            <w:lang w:val="en-CA"/>
          </w:rPr>
          <w:t>)</w:t>
        </w:r>
      </w:ins>
    </w:p>
    <w:p w14:paraId="1A4E415B" w14:textId="025D6827" w:rsidR="00047986" w:rsidRDefault="00047986" w:rsidP="00047986">
      <w:pPr>
        <w:ind w:left="2127" w:hanging="2127"/>
        <w:rPr>
          <w:ins w:id="6168" w:author="Ollie Raymond" w:date="2016-02-08T14:32:00Z"/>
          <w:lang w:val="en-CA"/>
        </w:rPr>
      </w:pPr>
      <w:ins w:id="6169"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6170"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6171"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43" w:history="1">
        <w:r w:rsidRPr="00445F04">
          <w:rPr>
            <w:rStyle w:val="Lienhypertexte"/>
            <w:lang w:val="en-CA"/>
          </w:rPr>
          <w:t>http://unitsofmeasure.org/ucum.html</w:t>
        </w:r>
      </w:hyperlink>
      <w:r>
        <w:rPr>
          <w:lang w:val="en-CA"/>
        </w:rPr>
        <w:t xml:space="preserve">) </w:t>
      </w:r>
    </w:p>
    <w:p w14:paraId="6621A6A1" w14:textId="56BE971A" w:rsidR="000F075C" w:rsidRPr="00D12552" w:rsidDel="000F075C" w:rsidRDefault="000F075C">
      <w:pPr>
        <w:rPr>
          <w:del w:id="6172" w:author="Ollie Raymond" w:date="2016-02-03T09:38:00Z"/>
          <w:lang w:val="en-CA"/>
        </w:rPr>
      </w:pPr>
    </w:p>
    <w:p w14:paraId="57CEF178" w14:textId="77777777" w:rsidR="009A7B37" w:rsidRPr="00D12552" w:rsidRDefault="009A7B37">
      <w:pPr>
        <w:rPr>
          <w:lang w:val="en-CA"/>
        </w:rPr>
      </w:pPr>
      <w:r w:rsidRPr="00D12552">
        <w:rPr>
          <w:lang w:val="en-CA"/>
        </w:rPr>
        <w:br w:type="page"/>
      </w:r>
    </w:p>
    <w:p w14:paraId="09336146" w14:textId="77777777" w:rsidR="00480BB6" w:rsidRPr="006474AA" w:rsidRDefault="00480BB6" w:rsidP="00480BB6">
      <w:pPr>
        <w:pStyle w:val="Titre2"/>
        <w:numPr>
          <w:ilvl w:val="0"/>
          <w:numId w:val="0"/>
        </w:numPr>
        <w:ind w:left="578" w:hanging="578"/>
        <w:rPr>
          <w:ins w:id="6173" w:author="Boisvert, Eric" w:date="2016-03-29T09:19:00Z"/>
          <w:lang w:val="fr-CA"/>
        </w:rPr>
      </w:pPr>
      <w:bookmarkStart w:id="6174" w:name="_Toc426472101"/>
      <w:bookmarkStart w:id="6175" w:name="_Toc445211802"/>
      <w:ins w:id="6176" w:author="Boisvert, Eric" w:date="2016-03-29T09:19:00Z">
        <w:r w:rsidRPr="006474AA">
          <w:rPr>
            <w:lang w:val="fr-CA"/>
          </w:rPr>
          <w:t xml:space="preserve">A.2 Conformance classes – </w:t>
        </w:r>
        <w:bookmarkEnd w:id="6174"/>
        <w:bookmarkEnd w:id="6175"/>
        <w:r>
          <w:rPr>
            <w:lang w:val="fr-CA"/>
          </w:rPr>
          <w:t>Logical Model</w:t>
        </w:r>
      </w:ins>
    </w:p>
    <w:p w14:paraId="13276943" w14:textId="77777777" w:rsidR="00480BB6" w:rsidRDefault="00480BB6" w:rsidP="00480BB6">
      <w:pPr>
        <w:pStyle w:val="Titre3"/>
        <w:numPr>
          <w:ilvl w:val="0"/>
          <w:numId w:val="0"/>
        </w:numPr>
        <w:ind w:left="720" w:hanging="720"/>
        <w:rPr>
          <w:ins w:id="6177" w:author="Boisvert, Eric" w:date="2016-03-29T09:19:00Z"/>
          <w:lang w:val="fr-CA"/>
        </w:rPr>
      </w:pPr>
      <w:ins w:id="6178" w:author="Boisvert, Eric" w:date="2016-03-29T09:19:00Z">
        <w:r>
          <w:rPr>
            <w:lang w:val="fr-CA"/>
          </w:rPr>
          <w:t>A.2.1 Conformance class: 8.2</w:t>
        </w:r>
        <w:r>
          <w:rPr>
            <w:lang w:val="fr-CA"/>
          </w:rPr>
          <w:tab/>
          <w:t>GeoSciML Core Abstract</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rPr>
          <w:ins w:id="617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ins w:id="6180" w:author="Boisvert, Eric" w:date="2016-03-29T09:19:00Z"/>
                <w:rFonts w:cs="Arial"/>
                <w:szCs w:val="18"/>
                <w:lang w:eastAsia="en-US"/>
              </w:rPr>
            </w:pPr>
            <w:ins w:id="618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ins w:id="6182" w:author="Boisvert, Eric" w:date="2016-03-29T09:19:00Z"/>
                <w:rFonts w:cs="Arial"/>
                <w:b/>
                <w:color w:val="0000FF"/>
                <w:szCs w:val="18"/>
                <w:lang w:eastAsia="en-US"/>
              </w:rPr>
            </w:pPr>
            <w:ins w:id="6183" w:author="Boisvert, Eric" w:date="2016-03-29T09:19:00Z">
              <w:r w:rsidRPr="00DE63EA">
                <w:rPr>
                  <w:rFonts w:cs="Arial"/>
                  <w:szCs w:val="18"/>
                  <w:lang w:val="fr-CA"/>
                </w:rPr>
                <w:t>/conf/</w:t>
              </w:r>
              <w:r>
                <w:rPr>
                  <w:rFonts w:cs="Arial"/>
                  <w:szCs w:val="18"/>
                  <w:lang w:val="fr-CA"/>
                </w:rPr>
                <w:t>gsml4-core</w:t>
              </w:r>
            </w:ins>
          </w:p>
        </w:tc>
      </w:tr>
      <w:tr w:rsidR="00480BB6" w:rsidRPr="00DE63EA" w14:paraId="3E7ABA53" w14:textId="77777777" w:rsidTr="0024128E">
        <w:trPr>
          <w:ins w:id="618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ins w:id="6185" w:author="Boisvert, Eric" w:date="2016-03-29T09:19:00Z"/>
                <w:rFonts w:cs="Arial"/>
                <w:szCs w:val="18"/>
                <w:lang w:eastAsia="en-US"/>
              </w:rPr>
            </w:pPr>
            <w:ins w:id="618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87" w:author="Boisvert, Eric" w:date="2016-03-29T09:19:00Z"/>
                <w:rFonts w:cs="Arial"/>
                <w:b/>
                <w:color w:val="0000FF"/>
                <w:szCs w:val="18"/>
                <w:lang w:eastAsia="en-US"/>
              </w:rPr>
            </w:pPr>
            <w:ins w:id="6188" w:author="Boisvert, Eric" w:date="2016-03-29T09:19:00Z">
              <w:r>
                <w:rPr>
                  <w:rFonts w:cs="Arial"/>
                  <w:szCs w:val="18"/>
                  <w:lang w:val="en-US"/>
                </w:rPr>
                <w:t>/req/gsml4-core</w:t>
              </w:r>
            </w:ins>
          </w:p>
        </w:tc>
      </w:tr>
      <w:tr w:rsidR="00480BB6" w:rsidRPr="00DE63EA" w14:paraId="115D397C" w14:textId="77777777" w:rsidTr="0024128E">
        <w:trPr>
          <w:ins w:id="618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ins w:id="6190" w:author="Boisvert, Eric" w:date="2016-03-29T09:19:00Z"/>
                <w:rFonts w:cs="Arial"/>
                <w:b/>
                <w:szCs w:val="18"/>
              </w:rPr>
            </w:pPr>
            <w:ins w:id="619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2" w:author="Boisvert, Eric" w:date="2016-03-29T09:19:00Z"/>
                <w:rFonts w:cs="Arial"/>
                <w:szCs w:val="18"/>
                <w:lang w:val="en-US"/>
              </w:rPr>
            </w:pPr>
            <w:ins w:id="6193" w:author="Boisvert, Eric" w:date="2016-03-29T09:19:00Z">
              <w:r>
                <w:rPr>
                  <w:rFonts w:cs="Arial"/>
                  <w:szCs w:val="18"/>
                  <w:lang w:val="en-US"/>
                </w:rPr>
                <w:t>Urn:iso:dis:iso:19156:clause:A.1.1</w:t>
              </w:r>
            </w:ins>
          </w:p>
        </w:tc>
      </w:tr>
      <w:tr w:rsidR="00480BB6" w:rsidRPr="00DE63EA" w14:paraId="5AF8C0E7" w14:textId="77777777" w:rsidTr="0024128E">
        <w:trPr>
          <w:trHeight w:val="416"/>
          <w:ins w:id="619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5" w:author="Boisvert, Eric" w:date="2016-03-29T09:19:00Z"/>
                <w:rFonts w:cs="Arial"/>
                <w:b/>
                <w:szCs w:val="18"/>
                <w:lang w:eastAsia="en-US"/>
              </w:rPr>
            </w:pPr>
            <w:ins w:id="619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197" w:author="Boisvert, Eric" w:date="2016-03-29T09:19:00Z"/>
                <w:rFonts w:cs="Arial"/>
                <w:b/>
                <w:color w:val="FF0000"/>
                <w:szCs w:val="18"/>
                <w:lang w:eastAsia="en-US"/>
              </w:rPr>
            </w:pPr>
            <w:ins w:id="6198"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/uml-entity-name</w:t>
              </w:r>
            </w:ins>
          </w:p>
        </w:tc>
      </w:tr>
      <w:tr w:rsidR="00480BB6" w:rsidRPr="00DE63EA" w14:paraId="0BA7C132" w14:textId="77777777" w:rsidTr="0024128E">
        <w:trPr>
          <w:trHeight w:val="280"/>
          <w:ins w:id="61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ins w:id="62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1" w:author="Boisvert, Eric" w:date="2016-03-29T09:19:00Z"/>
                <w:rFonts w:ascii="Arial" w:eastAsia="MS Mincho" w:hAnsi="Arial" w:cs="Arial"/>
                <w:sz w:val="18"/>
                <w:szCs w:val="18"/>
              </w:rPr>
            </w:pPr>
            <w:ins w:id="620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3" w:author="Boisvert, Eric" w:date="2016-03-29T09:19:00Z"/>
                <w:rFonts w:ascii="Arial" w:eastAsia="MS Mincho" w:hAnsi="Arial" w:cs="Arial"/>
                <w:b/>
                <w:color w:val="0000FF"/>
                <w:sz w:val="18"/>
                <w:szCs w:val="18"/>
              </w:rPr>
            </w:pPr>
            <w:ins w:id="6204" w:author="Boisvert, Eric" w:date="2016-03-29T09:19:00Z">
              <w:r w:rsidRPr="00480BB6">
                <w:rPr>
                  <w:rFonts w:ascii="Arial" w:hAnsi="Arial" w:cs="Arial"/>
                  <w:sz w:val="18"/>
                  <w:szCs w:val="18"/>
                  <w:lang w:val="en-CA"/>
                  <w:rPrChange w:id="6205" w:author="Boisvert, Eric" w:date="2016-03-29T09:20:00Z">
                    <w:rPr>
                      <w:rFonts w:ascii="Arial" w:hAnsi="Arial" w:cs="Arial"/>
                      <w:sz w:val="18"/>
                      <w:szCs w:val="18"/>
                      <w:lang w:val="fr-CA"/>
                    </w:rPr>
                  </w:rPrChange>
                </w:rPr>
                <w:t>/req/gsml4-core/uml-entity-name</w:t>
              </w:r>
            </w:ins>
          </w:p>
        </w:tc>
      </w:tr>
      <w:tr w:rsidR="00480BB6" w:rsidRPr="00DE63EA" w14:paraId="6DB2EDB4" w14:textId="77777777" w:rsidTr="0024128E">
        <w:trPr>
          <w:trHeight w:val="645"/>
          <w:ins w:id="62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ins w:id="62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08" w:author="Boisvert, Eric" w:date="2016-03-29T09:19:00Z"/>
                <w:rFonts w:ascii="Arial" w:eastAsia="MS Mincho" w:hAnsi="Arial" w:cs="Arial"/>
                <w:sz w:val="18"/>
                <w:szCs w:val="18"/>
              </w:rPr>
            </w:pPr>
            <w:ins w:id="62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10" w:author="Boisvert, Eric" w:date="2016-03-29T09:19:00Z"/>
                <w:rFonts w:cs="Arial"/>
                <w:b/>
                <w:color w:val="FF0000"/>
                <w:szCs w:val="18"/>
                <w:lang w:eastAsia="en-US"/>
              </w:rPr>
            </w:pPr>
            <w:ins w:id="6211" w:author="Boisvert, Eric" w:date="2016-03-29T09:19:00Z">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ins>
          </w:p>
        </w:tc>
      </w:tr>
      <w:tr w:rsidR="00480BB6" w:rsidRPr="00DE63EA" w14:paraId="191D988E" w14:textId="77777777" w:rsidTr="0024128E">
        <w:trPr>
          <w:trHeight w:val="645"/>
          <w:ins w:id="62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ins w:id="62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14" w:author="Boisvert, Eric" w:date="2016-03-29T09:19:00Z"/>
                <w:rFonts w:ascii="Arial" w:eastAsia="MS Mincho" w:hAnsi="Arial" w:cs="Arial"/>
                <w:sz w:val="18"/>
                <w:szCs w:val="18"/>
              </w:rPr>
            </w:pPr>
            <w:ins w:id="62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216" w:author="Boisvert, Eric" w:date="2016-03-29T09:19:00Z"/>
                <w:rFonts w:ascii="Arial" w:eastAsia="MS Mincho" w:hAnsi="Arial" w:cs="Arial"/>
                <w:sz w:val="18"/>
                <w:szCs w:val="18"/>
              </w:rPr>
            </w:pPr>
            <w:ins w:id="6217" w:author="Boisvert, Eric" w:date="2016-03-29T09:19:00Z">
              <w:r>
                <w:rPr>
                  <w:rFonts w:ascii="Arial" w:hAnsi="Arial" w:cs="Arial"/>
                  <w:sz w:val="18"/>
                  <w:szCs w:val="18"/>
                  <w:lang w:val="en-CA"/>
                </w:rPr>
                <w:t>Visual inspection that, when possible, name used in the target implementation matches the names in the logical model.</w:t>
              </w:r>
            </w:ins>
          </w:p>
        </w:tc>
      </w:tr>
      <w:tr w:rsidR="00480BB6" w:rsidRPr="00DE63EA" w14:paraId="3EE63EF3" w14:textId="77777777" w:rsidTr="0024128E">
        <w:trPr>
          <w:trHeight w:val="462"/>
          <w:ins w:id="62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ins w:id="62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20" w:author="Boisvert, Eric" w:date="2016-03-29T09:19:00Z"/>
                <w:rFonts w:ascii="Arial" w:eastAsia="MS Mincho" w:hAnsi="Arial" w:cs="Arial"/>
                <w:sz w:val="18"/>
                <w:szCs w:val="18"/>
              </w:rPr>
            </w:pPr>
            <w:ins w:id="62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222" w:author="Boisvert, Eric" w:date="2016-03-29T09:19:00Z"/>
                <w:rFonts w:cs="Arial"/>
                <w:szCs w:val="18"/>
                <w:lang w:eastAsia="en-US"/>
              </w:rPr>
            </w:pPr>
          </w:p>
        </w:tc>
      </w:tr>
      <w:tr w:rsidR="00480BB6" w:rsidRPr="008A79BA" w14:paraId="70FEBBB1" w14:textId="77777777" w:rsidTr="0024128E">
        <w:trPr>
          <w:trHeight w:val="416"/>
          <w:ins w:id="622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ins w:id="6224" w:author="Boisvert, Eric" w:date="2016-03-29T09:19:00Z"/>
                <w:rFonts w:cs="Arial"/>
                <w:b/>
                <w:szCs w:val="18"/>
                <w:lang w:eastAsia="en-US"/>
              </w:rPr>
            </w:pPr>
            <w:ins w:id="622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ins w:id="6226" w:author="Boisvert, Eric" w:date="2016-03-29T09:19:00Z"/>
                <w:rFonts w:cs="Arial"/>
                <w:b/>
                <w:color w:val="FF0000"/>
                <w:szCs w:val="18"/>
                <w:lang w:eastAsia="en-US"/>
              </w:rPr>
            </w:pPr>
            <w:ins w:id="6227"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/uml-cardinality</w:t>
              </w:r>
            </w:ins>
          </w:p>
        </w:tc>
      </w:tr>
      <w:tr w:rsidR="00480BB6" w:rsidRPr="008A79BA" w14:paraId="4FE632CC" w14:textId="77777777" w:rsidTr="0024128E">
        <w:trPr>
          <w:trHeight w:val="280"/>
          <w:ins w:id="62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480BB6" w:rsidRDefault="00480BB6" w:rsidP="0024128E">
            <w:pPr>
              <w:spacing w:after="0"/>
              <w:rPr>
                <w:ins w:id="6229" w:author="Boisvert, Eric" w:date="2016-03-29T09:19:00Z"/>
                <w:rFonts w:ascii="Arial" w:eastAsia="MS Mincho" w:hAnsi="Arial" w:cs="Arial"/>
                <w:b/>
                <w:sz w:val="18"/>
                <w:szCs w:val="18"/>
                <w:lang w:val="en-CA"/>
                <w:rPrChange w:id="6230" w:author="Boisvert, Eric" w:date="2016-03-29T09:20:00Z">
                  <w:rPr>
                    <w:ins w:id="6231"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ins w:id="6232" w:author="Boisvert, Eric" w:date="2016-03-29T09:19:00Z"/>
                <w:rFonts w:ascii="Arial" w:eastAsia="MS Mincho" w:hAnsi="Arial" w:cs="Arial"/>
                <w:sz w:val="18"/>
                <w:szCs w:val="18"/>
              </w:rPr>
            </w:pPr>
            <w:ins w:id="62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234" w:author="Boisvert, Eric" w:date="2016-03-29T09:19:00Z"/>
                <w:rFonts w:ascii="Arial" w:eastAsia="MS Mincho" w:hAnsi="Arial" w:cs="Arial"/>
                <w:b/>
                <w:color w:val="0000FF"/>
                <w:sz w:val="18"/>
                <w:szCs w:val="18"/>
                <w:lang w:val="en-CA"/>
                <w:rPrChange w:id="6235" w:author="Boisvert, Eric" w:date="2016-03-29T09:20:00Z">
                  <w:rPr>
                    <w:ins w:id="6236" w:author="Boisvert, Eric" w:date="2016-03-29T09:19:00Z"/>
                    <w:rFonts w:ascii="Arial" w:eastAsia="MS Mincho" w:hAnsi="Arial" w:cs="Arial"/>
                    <w:b/>
                    <w:color w:val="0000FF"/>
                    <w:sz w:val="18"/>
                    <w:szCs w:val="18"/>
                    <w:lang w:val="fr-CA"/>
                  </w:rPr>
                </w:rPrChange>
              </w:rPr>
            </w:pPr>
            <w:ins w:id="6237" w:author="Boisvert, Eric" w:date="2016-03-29T09:19:00Z">
              <w:r w:rsidRPr="00480BB6">
                <w:rPr>
                  <w:rFonts w:ascii="Arial" w:hAnsi="Arial" w:cs="Arial"/>
                  <w:sz w:val="18"/>
                  <w:szCs w:val="18"/>
                  <w:lang w:val="en-CA"/>
                  <w:rPrChange w:id="6238" w:author="Boisvert, Eric" w:date="2016-03-29T09:20:00Z">
                    <w:rPr>
                      <w:rFonts w:ascii="Arial" w:hAnsi="Arial" w:cs="Arial"/>
                      <w:sz w:val="18"/>
                      <w:szCs w:val="18"/>
                      <w:lang w:val="fr-CA"/>
                    </w:rPr>
                  </w:rPrChange>
                </w:rPr>
                <w:t>/req/gsml4-core/uml-cardinality</w:t>
              </w:r>
            </w:ins>
          </w:p>
        </w:tc>
      </w:tr>
      <w:tr w:rsidR="00480BB6" w:rsidRPr="004A745D" w14:paraId="28D05F5B" w14:textId="77777777" w:rsidTr="0024128E">
        <w:trPr>
          <w:trHeight w:val="645"/>
          <w:ins w:id="62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480BB6" w:rsidRDefault="00480BB6" w:rsidP="0024128E">
            <w:pPr>
              <w:spacing w:after="0"/>
              <w:rPr>
                <w:ins w:id="6240" w:author="Boisvert, Eric" w:date="2016-03-29T09:19:00Z"/>
                <w:rFonts w:ascii="Arial" w:eastAsia="MS Mincho" w:hAnsi="Arial" w:cs="Arial"/>
                <w:b/>
                <w:sz w:val="18"/>
                <w:szCs w:val="18"/>
                <w:lang w:val="en-CA"/>
                <w:rPrChange w:id="6241" w:author="Boisvert, Eric" w:date="2016-03-29T09:20:00Z">
                  <w:rPr>
                    <w:ins w:id="6242"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ins w:id="6243" w:author="Boisvert, Eric" w:date="2016-03-29T09:19:00Z"/>
                <w:rFonts w:ascii="Arial" w:eastAsia="MS Mincho" w:hAnsi="Arial" w:cs="Arial"/>
                <w:sz w:val="18"/>
                <w:szCs w:val="18"/>
              </w:rPr>
            </w:pPr>
            <w:ins w:id="624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ins w:id="6245" w:author="Boisvert, Eric" w:date="2016-03-29T09:19:00Z"/>
                <w:rFonts w:cs="Arial"/>
                <w:b/>
                <w:color w:val="FF0000"/>
                <w:szCs w:val="18"/>
                <w:lang w:eastAsia="en-US"/>
              </w:rPr>
            </w:pPr>
            <w:ins w:id="6246" w:author="Boisvert, Eric" w:date="2016-03-29T09:19:00Z">
              <w:r>
                <w:rPr>
                  <w:rFonts w:cs="Arial"/>
                  <w:szCs w:val="18"/>
                  <w:lang w:val="en-CA"/>
                </w:rPr>
                <w:t>Ensure that the cardinalities of the properties are the same as the logical model</w:t>
              </w:r>
            </w:ins>
          </w:p>
        </w:tc>
      </w:tr>
      <w:tr w:rsidR="00480BB6" w:rsidRPr="004A745D" w14:paraId="20556FF6" w14:textId="77777777" w:rsidTr="0024128E">
        <w:trPr>
          <w:trHeight w:val="645"/>
          <w:ins w:id="62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ins w:id="62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ins w:id="6249" w:author="Boisvert, Eric" w:date="2016-03-29T09:19:00Z"/>
                <w:rFonts w:ascii="Arial" w:eastAsia="MS Mincho" w:hAnsi="Arial" w:cs="Arial"/>
                <w:sz w:val="18"/>
                <w:szCs w:val="18"/>
              </w:rPr>
            </w:pPr>
            <w:ins w:id="625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ins w:id="6251" w:author="Boisvert, Eric" w:date="2016-03-29T09:19:00Z"/>
                <w:rFonts w:ascii="Arial" w:eastAsia="MS Mincho" w:hAnsi="Arial" w:cs="Arial"/>
                <w:sz w:val="18"/>
                <w:szCs w:val="18"/>
              </w:rPr>
            </w:pPr>
            <w:ins w:id="6252" w:author="Boisvert, Eric" w:date="2016-03-29T09:19:00Z">
              <w:r>
                <w:rPr>
                  <w:rFonts w:ascii="Arial" w:hAnsi="Arial" w:cs="Arial"/>
                  <w:sz w:val="18"/>
                  <w:szCs w:val="18"/>
                  <w:lang w:val="en-CA"/>
                </w:rPr>
                <w:t>Visually inspect the target implementation and validate that all properties have the same cardinality as the one expressed in the logical model.</w:t>
              </w:r>
            </w:ins>
          </w:p>
        </w:tc>
      </w:tr>
      <w:tr w:rsidR="00480BB6" w:rsidRPr="004A745D" w14:paraId="14535B6E" w14:textId="77777777" w:rsidTr="0024128E">
        <w:trPr>
          <w:trHeight w:val="462"/>
          <w:ins w:id="62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ins w:id="62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ins w:id="6255" w:author="Boisvert, Eric" w:date="2016-03-29T09:19:00Z"/>
                <w:rFonts w:ascii="Arial" w:eastAsia="MS Mincho" w:hAnsi="Arial" w:cs="Arial"/>
                <w:sz w:val="18"/>
                <w:szCs w:val="18"/>
              </w:rPr>
            </w:pPr>
            <w:ins w:id="625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ins w:id="6257" w:author="Boisvert, Eric" w:date="2016-03-29T09:19:00Z"/>
                <w:rFonts w:cs="Arial"/>
                <w:szCs w:val="18"/>
                <w:lang w:eastAsia="en-US"/>
              </w:rPr>
            </w:pPr>
          </w:p>
        </w:tc>
      </w:tr>
      <w:tr w:rsidR="00480BB6" w:rsidRPr="004A745D" w14:paraId="43A9EA52" w14:textId="77777777" w:rsidTr="0024128E">
        <w:trPr>
          <w:trHeight w:val="416"/>
          <w:ins w:id="625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ins w:id="6259" w:author="Boisvert, Eric" w:date="2016-03-29T09:19:00Z"/>
                <w:rFonts w:cs="Arial"/>
                <w:b/>
                <w:szCs w:val="18"/>
                <w:lang w:eastAsia="en-US"/>
              </w:rPr>
            </w:pPr>
            <w:ins w:id="626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ins w:id="6261" w:author="Boisvert, Eric" w:date="2016-03-29T09:19:00Z"/>
                <w:rFonts w:cs="Arial"/>
                <w:b/>
                <w:color w:val="FF0000"/>
                <w:szCs w:val="18"/>
                <w:lang w:eastAsia="en-US"/>
              </w:rPr>
            </w:pPr>
            <w:ins w:id="6262"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ins>
          </w:p>
        </w:tc>
      </w:tr>
      <w:tr w:rsidR="00480BB6" w:rsidRPr="004A745D" w14:paraId="037B43C9" w14:textId="77777777" w:rsidTr="0024128E">
        <w:trPr>
          <w:trHeight w:val="280"/>
          <w:ins w:id="62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ins w:id="6264"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ins w:id="6265" w:author="Boisvert, Eric" w:date="2016-03-29T09:19:00Z"/>
                <w:rFonts w:ascii="Arial" w:eastAsia="MS Mincho" w:hAnsi="Arial" w:cs="Arial"/>
                <w:sz w:val="18"/>
                <w:szCs w:val="18"/>
              </w:rPr>
            </w:pPr>
            <w:ins w:id="626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ins w:id="6267" w:author="Boisvert, Eric" w:date="2016-03-29T09:19:00Z"/>
                <w:rFonts w:ascii="Arial" w:eastAsia="MS Mincho" w:hAnsi="Arial" w:cs="Arial"/>
                <w:b/>
                <w:color w:val="0000FF"/>
                <w:sz w:val="18"/>
                <w:szCs w:val="18"/>
                <w:lang w:val="fr-CA"/>
              </w:rPr>
            </w:pPr>
            <w:ins w:id="6268" w:author="Boisvert, Eric" w:date="2016-03-29T09:19:00Z">
              <w:r w:rsidRPr="00EE0AEA">
                <w:rPr>
                  <w:rFonts w:ascii="Arial" w:hAnsi="Arial" w:cs="Arial"/>
                  <w:sz w:val="18"/>
                  <w:szCs w:val="18"/>
                  <w:lang w:val="fr-CA"/>
                </w:rPr>
                <w:t>/req/</w:t>
              </w:r>
              <w:r w:rsidRPr="00F303B4">
                <w:rPr>
                  <w:rFonts w:ascii="Arial" w:hAnsi="Arial" w:cs="Arial"/>
                  <w:sz w:val="18"/>
                  <w:szCs w:val="18"/>
                </w:rPr>
                <w:t>gsml4-core/uml-abstract</w:t>
              </w:r>
            </w:ins>
          </w:p>
        </w:tc>
      </w:tr>
      <w:tr w:rsidR="00480BB6" w:rsidRPr="004A745D" w14:paraId="6A7A685A" w14:textId="77777777" w:rsidTr="0024128E">
        <w:trPr>
          <w:trHeight w:val="645"/>
          <w:ins w:id="62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ins w:id="6270"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ins w:id="6271" w:author="Boisvert, Eric" w:date="2016-03-29T09:19:00Z"/>
                <w:rFonts w:ascii="Arial" w:eastAsia="MS Mincho" w:hAnsi="Arial" w:cs="Arial"/>
                <w:sz w:val="18"/>
                <w:szCs w:val="18"/>
              </w:rPr>
            </w:pPr>
            <w:ins w:id="62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ins w:id="6273" w:author="Boisvert, Eric" w:date="2016-03-29T09:19:00Z"/>
                <w:rFonts w:cs="Arial"/>
                <w:b/>
                <w:color w:val="FF0000"/>
                <w:szCs w:val="18"/>
                <w:lang w:eastAsia="en-US"/>
              </w:rPr>
            </w:pPr>
            <w:ins w:id="6274" w:author="Boisvert, Eric" w:date="2016-03-29T09:19:00Z">
              <w:r>
                <w:rPr>
                  <w:rFonts w:cs="Arial"/>
                  <w:szCs w:val="18"/>
                  <w:lang w:val="en-CA"/>
                </w:rPr>
                <w:t>Ensure that target implementation does not allow materialisation of abstract classes</w:t>
              </w:r>
            </w:ins>
          </w:p>
        </w:tc>
      </w:tr>
      <w:tr w:rsidR="00480BB6" w:rsidRPr="004A745D" w14:paraId="7D8D55E5" w14:textId="77777777" w:rsidTr="0024128E">
        <w:trPr>
          <w:trHeight w:val="645"/>
          <w:ins w:id="62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ins w:id="62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ins w:id="6277" w:author="Boisvert, Eric" w:date="2016-03-29T09:19:00Z"/>
                <w:rFonts w:ascii="Arial" w:eastAsia="MS Mincho" w:hAnsi="Arial" w:cs="Arial"/>
                <w:sz w:val="18"/>
                <w:szCs w:val="18"/>
              </w:rPr>
            </w:pPr>
            <w:ins w:id="62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ins w:id="6279" w:author="Boisvert, Eric" w:date="2016-03-29T09:19:00Z"/>
                <w:rFonts w:ascii="Arial" w:eastAsia="MS Mincho" w:hAnsi="Arial" w:cs="Arial"/>
                <w:sz w:val="18"/>
                <w:szCs w:val="18"/>
              </w:rPr>
            </w:pPr>
            <w:ins w:id="6280" w:author="Boisvert, Eric" w:date="2016-03-29T09:19:00Z">
              <w:r>
                <w:rPr>
                  <w:rFonts w:ascii="Arial" w:hAnsi="Arial" w:cs="Arial"/>
                  <w:sz w:val="18"/>
                  <w:szCs w:val="18"/>
                  <w:lang w:val="en-CA"/>
                </w:rPr>
                <w:t>Visually inspect the target implementation and validate that no classifiers (Feature, Type or Datatype) marked as abstract can be materialised.</w:t>
              </w:r>
            </w:ins>
          </w:p>
        </w:tc>
      </w:tr>
      <w:tr w:rsidR="00480BB6" w:rsidRPr="004A745D" w14:paraId="1EBC9C7D" w14:textId="77777777" w:rsidTr="0024128E">
        <w:trPr>
          <w:trHeight w:val="462"/>
          <w:ins w:id="62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ins w:id="62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ins w:id="6283" w:author="Boisvert, Eric" w:date="2016-03-29T09:19:00Z"/>
                <w:rFonts w:ascii="Arial" w:eastAsia="MS Mincho" w:hAnsi="Arial" w:cs="Arial"/>
                <w:sz w:val="18"/>
                <w:szCs w:val="18"/>
              </w:rPr>
            </w:pPr>
            <w:ins w:id="62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ins w:id="6285" w:author="Boisvert, Eric" w:date="2016-03-29T09:19:00Z"/>
                <w:rFonts w:cs="Arial"/>
                <w:szCs w:val="18"/>
                <w:lang w:eastAsia="en-US"/>
              </w:rPr>
            </w:pPr>
            <w:ins w:id="6286" w:author="Boisvert, Eric" w:date="2016-03-29T09:19:00Z">
              <w:r w:rsidRPr="00DE63EA">
                <w:rPr>
                  <w:rFonts w:cs="Arial"/>
                  <w:szCs w:val="18"/>
                  <w:lang w:val="en-AU"/>
                </w:rPr>
                <w:t>Capability</w:t>
              </w:r>
            </w:ins>
          </w:p>
        </w:tc>
      </w:tr>
      <w:tr w:rsidR="00480BB6" w:rsidRPr="004A745D" w14:paraId="7FF60134" w14:textId="77777777" w:rsidTr="0024128E">
        <w:trPr>
          <w:trHeight w:val="416"/>
          <w:ins w:id="628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ins w:id="6288" w:author="Boisvert, Eric" w:date="2016-03-29T09:19:00Z"/>
                <w:rFonts w:cs="Arial"/>
                <w:b/>
                <w:szCs w:val="18"/>
                <w:lang w:eastAsia="en-US"/>
              </w:rPr>
            </w:pPr>
            <w:ins w:id="628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ins w:id="6290" w:author="Boisvert, Eric" w:date="2016-03-29T09:19:00Z"/>
                <w:rFonts w:cs="Arial"/>
                <w:b/>
                <w:color w:val="FF0000"/>
                <w:szCs w:val="18"/>
                <w:lang w:eastAsia="en-US"/>
              </w:rPr>
            </w:pPr>
            <w:ins w:id="6291"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ins>
          </w:p>
        </w:tc>
      </w:tr>
      <w:tr w:rsidR="00480BB6" w:rsidRPr="004A745D" w14:paraId="5B79BE69" w14:textId="77777777" w:rsidTr="0024128E">
        <w:trPr>
          <w:trHeight w:val="280"/>
          <w:ins w:id="62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480BB6" w:rsidRDefault="00480BB6" w:rsidP="0024128E">
            <w:pPr>
              <w:spacing w:after="0"/>
              <w:rPr>
                <w:ins w:id="6293" w:author="Boisvert, Eric" w:date="2016-03-29T09:19:00Z"/>
                <w:rFonts w:ascii="Arial" w:eastAsia="MS Mincho" w:hAnsi="Arial" w:cs="Arial"/>
                <w:b/>
                <w:sz w:val="18"/>
                <w:szCs w:val="18"/>
                <w:lang w:val="en-CA"/>
                <w:rPrChange w:id="6294" w:author="Boisvert, Eric" w:date="2016-03-29T09:20:00Z">
                  <w:rPr>
                    <w:ins w:id="6295"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ins w:id="6296" w:author="Boisvert, Eric" w:date="2016-03-29T09:19:00Z"/>
                <w:rFonts w:ascii="Arial" w:eastAsia="MS Mincho" w:hAnsi="Arial" w:cs="Arial"/>
                <w:sz w:val="18"/>
                <w:szCs w:val="18"/>
              </w:rPr>
            </w:pPr>
            <w:ins w:id="62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480BB6" w:rsidRDefault="00480BB6" w:rsidP="0024128E">
            <w:pPr>
              <w:spacing w:after="0"/>
              <w:rPr>
                <w:ins w:id="6298" w:author="Boisvert, Eric" w:date="2016-03-29T09:19:00Z"/>
                <w:rFonts w:ascii="Arial" w:eastAsia="MS Mincho" w:hAnsi="Arial" w:cs="Arial"/>
                <w:b/>
                <w:color w:val="0000FF"/>
                <w:sz w:val="18"/>
                <w:szCs w:val="18"/>
                <w:lang w:val="en-CA"/>
                <w:rPrChange w:id="6299" w:author="Boisvert, Eric" w:date="2016-03-29T09:20:00Z">
                  <w:rPr>
                    <w:ins w:id="6300" w:author="Boisvert, Eric" w:date="2016-03-29T09:19:00Z"/>
                    <w:rFonts w:ascii="Arial" w:eastAsia="MS Mincho" w:hAnsi="Arial" w:cs="Arial"/>
                    <w:b/>
                    <w:color w:val="0000FF"/>
                    <w:sz w:val="18"/>
                    <w:szCs w:val="18"/>
                    <w:lang w:val="fr-CA"/>
                  </w:rPr>
                </w:rPrChange>
              </w:rPr>
            </w:pPr>
            <w:ins w:id="6301" w:author="Boisvert, Eric" w:date="2016-03-29T09:19:00Z">
              <w:r w:rsidRPr="00480BB6">
                <w:rPr>
                  <w:rFonts w:ascii="Arial" w:hAnsi="Arial" w:cs="Arial"/>
                  <w:sz w:val="18"/>
                  <w:szCs w:val="18"/>
                  <w:lang w:val="en-CA"/>
                  <w:rPrChange w:id="6302" w:author="Boisvert, Eric" w:date="2016-03-29T09:20:00Z">
                    <w:rPr>
                      <w:rFonts w:ascii="Arial" w:hAnsi="Arial" w:cs="Arial"/>
                      <w:sz w:val="18"/>
                      <w:szCs w:val="18"/>
                      <w:lang w:val="fr-CA"/>
                    </w:rPr>
                  </w:rPrChange>
                </w:rPr>
                <w:t>/req/gsml4-core/uml-polymorphism</w:t>
              </w:r>
            </w:ins>
          </w:p>
        </w:tc>
      </w:tr>
      <w:tr w:rsidR="00480BB6" w:rsidRPr="004A745D" w14:paraId="3C4BA2A8" w14:textId="77777777" w:rsidTr="0024128E">
        <w:trPr>
          <w:trHeight w:val="645"/>
          <w:ins w:id="63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480BB6" w:rsidRDefault="00480BB6" w:rsidP="0024128E">
            <w:pPr>
              <w:spacing w:after="0"/>
              <w:rPr>
                <w:ins w:id="6304" w:author="Boisvert, Eric" w:date="2016-03-29T09:19:00Z"/>
                <w:rFonts w:ascii="Arial" w:eastAsia="MS Mincho" w:hAnsi="Arial" w:cs="Arial"/>
                <w:b/>
                <w:sz w:val="18"/>
                <w:szCs w:val="18"/>
                <w:lang w:val="en-CA"/>
                <w:rPrChange w:id="6305" w:author="Boisvert, Eric" w:date="2016-03-29T09:20:00Z">
                  <w:rPr>
                    <w:ins w:id="6306" w:author="Boisvert, Eric" w:date="2016-03-29T09:19:00Z"/>
                    <w:rFonts w:ascii="Arial" w:eastAsia="MS Mincho" w:hAnsi="Arial" w:cs="Arial"/>
                    <w:b/>
                    <w:sz w:val="18"/>
                    <w:szCs w:val="18"/>
                    <w:lang w:val="fr-CA"/>
                  </w:rPr>
                </w:rPrChange>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ins w:id="6307" w:author="Boisvert, Eric" w:date="2016-03-29T09:19:00Z"/>
                <w:rFonts w:ascii="Arial" w:eastAsia="MS Mincho" w:hAnsi="Arial" w:cs="Arial"/>
                <w:sz w:val="18"/>
                <w:szCs w:val="18"/>
              </w:rPr>
            </w:pPr>
            <w:ins w:id="630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ins w:id="6309" w:author="Boisvert, Eric" w:date="2016-03-29T09:19:00Z"/>
                <w:rFonts w:cs="Arial"/>
                <w:b/>
                <w:color w:val="FF0000"/>
                <w:szCs w:val="18"/>
                <w:lang w:eastAsia="en-US"/>
              </w:rPr>
            </w:pPr>
            <w:ins w:id="6310" w:author="Boisvert, Eric" w:date="2016-03-29T09:19:00Z">
              <w:r>
                <w:rPr>
                  <w:rFonts w:cs="Arial"/>
                  <w:szCs w:val="18"/>
                  <w:lang w:val="en-CA"/>
                </w:rPr>
                <w:t>Ensure that target implementation has mechanisms to allow type substitutions for property values.</w:t>
              </w:r>
            </w:ins>
          </w:p>
        </w:tc>
      </w:tr>
      <w:tr w:rsidR="00480BB6" w:rsidRPr="004A745D" w14:paraId="03F986ED" w14:textId="77777777" w:rsidTr="0024128E">
        <w:trPr>
          <w:trHeight w:val="645"/>
          <w:ins w:id="63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ins w:id="63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ins w:id="6313" w:author="Boisvert, Eric" w:date="2016-03-29T09:19:00Z"/>
                <w:rFonts w:ascii="Arial" w:eastAsia="MS Mincho" w:hAnsi="Arial" w:cs="Arial"/>
                <w:sz w:val="18"/>
                <w:szCs w:val="18"/>
              </w:rPr>
            </w:pPr>
            <w:ins w:id="631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ins w:id="6315" w:author="Boisvert, Eric" w:date="2016-03-29T09:19:00Z"/>
                <w:rFonts w:ascii="Arial" w:eastAsia="MS Mincho" w:hAnsi="Arial" w:cs="Arial"/>
                <w:sz w:val="18"/>
                <w:szCs w:val="18"/>
              </w:rPr>
            </w:pPr>
            <w:commentRangeStart w:id="6316"/>
            <w:ins w:id="6317" w:author="Boisvert, Eric" w:date="2016-03-29T09:19:00Z">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6316"/>
              <w:r>
                <w:rPr>
                  <w:rStyle w:val="Marquedecommentaire"/>
                </w:rPr>
                <w:commentReference w:id="6316"/>
              </w:r>
            </w:ins>
          </w:p>
        </w:tc>
      </w:tr>
      <w:tr w:rsidR="00480BB6" w:rsidRPr="004A745D" w14:paraId="63C9B33B" w14:textId="77777777" w:rsidTr="0024128E">
        <w:trPr>
          <w:trHeight w:val="462"/>
          <w:ins w:id="63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ins w:id="63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ins w:id="6320" w:author="Boisvert, Eric" w:date="2016-03-29T09:19:00Z"/>
                <w:rFonts w:ascii="Arial" w:eastAsia="MS Mincho" w:hAnsi="Arial" w:cs="Arial"/>
                <w:sz w:val="18"/>
                <w:szCs w:val="18"/>
              </w:rPr>
            </w:pPr>
            <w:ins w:id="63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ins w:id="6322" w:author="Boisvert, Eric" w:date="2016-03-29T09:19:00Z"/>
                <w:rFonts w:cs="Arial"/>
                <w:szCs w:val="18"/>
                <w:lang w:eastAsia="en-US"/>
              </w:rPr>
            </w:pPr>
            <w:ins w:id="6323" w:author="Boisvert, Eric" w:date="2016-03-29T09:19:00Z">
              <w:r w:rsidRPr="00DE63EA">
                <w:rPr>
                  <w:rFonts w:cs="Arial"/>
                  <w:szCs w:val="18"/>
                  <w:lang w:val="en-AU"/>
                </w:rPr>
                <w:t>Capability</w:t>
              </w:r>
            </w:ins>
          </w:p>
        </w:tc>
      </w:tr>
      <w:tr w:rsidR="00480BB6" w:rsidRPr="004D2792" w14:paraId="79714EFC" w14:textId="77777777" w:rsidTr="0024128E">
        <w:trPr>
          <w:trHeight w:val="416"/>
          <w:ins w:id="632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ins w:id="6325" w:author="Boisvert, Eric" w:date="2016-03-29T09:19:00Z"/>
                <w:rFonts w:cs="Arial"/>
                <w:b/>
                <w:szCs w:val="18"/>
                <w:lang w:eastAsia="en-US"/>
              </w:rPr>
            </w:pPr>
            <w:ins w:id="632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77777777" w:rsidR="00480BB6" w:rsidRPr="007F07F2" w:rsidRDefault="00480BB6" w:rsidP="0024128E">
            <w:pPr>
              <w:pStyle w:val="Tabletext9"/>
              <w:rPr>
                <w:ins w:id="6327" w:author="Boisvert, Eric" w:date="2016-03-29T09:19:00Z"/>
                <w:rFonts w:cs="Arial"/>
                <w:b/>
                <w:color w:val="FF0000"/>
                <w:szCs w:val="18"/>
                <w:lang w:eastAsia="en-US"/>
              </w:rPr>
            </w:pPr>
            <w:ins w:id="6328" w:author="Boisvert, Eric" w:date="2016-03-29T09:19:00Z">
              <w:r w:rsidRPr="00480BB6">
                <w:rPr>
                  <w:rFonts w:cs="Arial"/>
                  <w:b/>
                  <w:szCs w:val="18"/>
                  <w:lang w:val="fr-CA"/>
                  <w:rPrChange w:id="6329" w:author="Boisvert, Eric" w:date="2016-03-29T09:20:00Z">
                    <w:rPr>
                      <w:rFonts w:cs="Arial"/>
                      <w:b/>
                      <w:szCs w:val="18"/>
                      <w:lang w:val="en-AU"/>
                    </w:rPr>
                  </w:rPrChange>
                </w:rPr>
                <w:t>/conf/gsml4-core/quantities-uom</w:t>
              </w:r>
            </w:ins>
          </w:p>
        </w:tc>
      </w:tr>
      <w:tr w:rsidR="00480BB6" w:rsidRPr="004D2792" w14:paraId="34B84506" w14:textId="77777777" w:rsidTr="0024128E">
        <w:trPr>
          <w:trHeight w:val="280"/>
          <w:ins w:id="63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ins w:id="6331"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ins w:id="6332" w:author="Boisvert, Eric" w:date="2016-03-29T09:19:00Z"/>
                <w:rFonts w:ascii="Arial" w:eastAsia="MS Mincho" w:hAnsi="Arial" w:cs="Arial"/>
                <w:sz w:val="18"/>
                <w:szCs w:val="18"/>
              </w:rPr>
            </w:pPr>
            <w:ins w:id="633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FF7E927" w14:textId="77777777" w:rsidR="00480BB6" w:rsidRPr="00EE0AEA" w:rsidRDefault="00480BB6" w:rsidP="0024128E">
            <w:pPr>
              <w:spacing w:after="0"/>
              <w:rPr>
                <w:ins w:id="6334" w:author="Boisvert, Eric" w:date="2016-03-29T09:19:00Z"/>
                <w:rFonts w:ascii="Arial" w:eastAsia="MS Mincho" w:hAnsi="Arial" w:cs="Arial"/>
                <w:b/>
                <w:color w:val="0000FF"/>
                <w:sz w:val="18"/>
                <w:szCs w:val="18"/>
                <w:lang w:val="fr-CA"/>
              </w:rPr>
            </w:pPr>
            <w:ins w:id="6335"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ins>
          </w:p>
        </w:tc>
      </w:tr>
      <w:tr w:rsidR="00480BB6" w:rsidRPr="004A745D" w14:paraId="304B3CC6" w14:textId="77777777" w:rsidTr="0024128E">
        <w:trPr>
          <w:trHeight w:val="645"/>
          <w:ins w:id="63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ins w:id="6337"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ins w:id="6338" w:author="Boisvert, Eric" w:date="2016-03-29T09:19:00Z"/>
                <w:rFonts w:ascii="Arial" w:eastAsia="MS Mincho" w:hAnsi="Arial" w:cs="Arial"/>
                <w:sz w:val="18"/>
                <w:szCs w:val="18"/>
              </w:rPr>
            </w:pPr>
            <w:ins w:id="633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8DB4DFA" w14:textId="77777777" w:rsidR="00480BB6" w:rsidRPr="004A745D" w:rsidRDefault="00480BB6" w:rsidP="0024128E">
            <w:pPr>
              <w:pStyle w:val="Tabletext9"/>
              <w:rPr>
                <w:ins w:id="6340" w:author="Boisvert, Eric" w:date="2016-03-29T09:19:00Z"/>
                <w:rFonts w:cs="Arial"/>
                <w:b/>
                <w:color w:val="FF0000"/>
                <w:szCs w:val="18"/>
                <w:lang w:eastAsia="en-US"/>
              </w:rPr>
            </w:pPr>
            <w:ins w:id="6341" w:author="Boisvert, Eric" w:date="2016-03-29T09:19:00Z">
              <w:r>
                <w:rPr>
                  <w:rFonts w:cs="Arial"/>
                  <w:szCs w:val="18"/>
                  <w:lang w:val="en-CA"/>
                </w:rPr>
                <w:t xml:space="preserve">Ensure that quantities have a governed units of measure </w:t>
              </w:r>
            </w:ins>
          </w:p>
        </w:tc>
      </w:tr>
      <w:tr w:rsidR="00480BB6" w:rsidRPr="004A745D" w14:paraId="45FDBD34" w14:textId="77777777" w:rsidTr="0024128E">
        <w:trPr>
          <w:trHeight w:val="645"/>
          <w:ins w:id="63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ins w:id="63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ins w:id="6344" w:author="Boisvert, Eric" w:date="2016-03-29T09:19:00Z"/>
                <w:rFonts w:ascii="Arial" w:eastAsia="MS Mincho" w:hAnsi="Arial" w:cs="Arial"/>
                <w:sz w:val="18"/>
                <w:szCs w:val="18"/>
              </w:rPr>
            </w:pPr>
            <w:ins w:id="634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ins w:id="6346" w:author="Boisvert, Eric" w:date="2016-03-29T09:19:00Z"/>
                <w:rFonts w:ascii="Arial" w:eastAsia="MS Mincho" w:hAnsi="Arial" w:cs="Arial"/>
                <w:sz w:val="18"/>
                <w:szCs w:val="18"/>
              </w:rPr>
            </w:pPr>
            <w:ins w:id="6347" w:author="Boisvert, Eric" w:date="2016-03-29T09:19:00Z">
              <w:r>
                <w:rPr>
                  <w:rFonts w:ascii="Arial" w:hAnsi="Arial" w:cs="Arial"/>
                  <w:sz w:val="18"/>
                  <w:szCs w:val="18"/>
                  <w:lang w:val="en-CA"/>
                </w:rPr>
                <w:t xml:space="preserve">Visually check that the target implementation has a mechanism to enforce a unit of measure from a governed source. </w:t>
              </w:r>
            </w:ins>
          </w:p>
        </w:tc>
      </w:tr>
      <w:tr w:rsidR="00480BB6" w:rsidRPr="004A745D" w14:paraId="7946968D" w14:textId="77777777" w:rsidTr="0024128E">
        <w:trPr>
          <w:trHeight w:val="462"/>
          <w:ins w:id="63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ins w:id="63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ins w:id="6350" w:author="Boisvert, Eric" w:date="2016-03-29T09:19:00Z"/>
                <w:rFonts w:ascii="Arial" w:eastAsia="MS Mincho" w:hAnsi="Arial" w:cs="Arial"/>
                <w:sz w:val="18"/>
                <w:szCs w:val="18"/>
              </w:rPr>
            </w:pPr>
            <w:ins w:id="635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ins w:id="6352" w:author="Boisvert, Eric" w:date="2016-03-29T09:19:00Z"/>
                <w:rFonts w:cs="Arial"/>
                <w:szCs w:val="18"/>
                <w:lang w:eastAsia="en-US"/>
              </w:rPr>
            </w:pPr>
            <w:ins w:id="6353" w:author="Boisvert, Eric" w:date="2016-03-29T09:19:00Z">
              <w:r w:rsidRPr="00DE63EA">
                <w:rPr>
                  <w:rFonts w:cs="Arial"/>
                  <w:szCs w:val="18"/>
                  <w:lang w:val="en-AU"/>
                </w:rPr>
                <w:t>Capability</w:t>
              </w:r>
            </w:ins>
          </w:p>
        </w:tc>
      </w:tr>
      <w:tr w:rsidR="00480BB6" w:rsidRPr="004A745D" w14:paraId="76022A5E" w14:textId="77777777" w:rsidTr="0024128E">
        <w:trPr>
          <w:trHeight w:val="416"/>
          <w:ins w:id="635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40A8DAB" w14:textId="77777777" w:rsidR="00480BB6" w:rsidRPr="004A745D" w:rsidRDefault="00480BB6" w:rsidP="0024128E">
            <w:pPr>
              <w:pStyle w:val="Tabletext9"/>
              <w:rPr>
                <w:ins w:id="6355" w:author="Boisvert, Eric" w:date="2016-03-29T09:19:00Z"/>
                <w:rFonts w:cs="Arial"/>
                <w:b/>
                <w:szCs w:val="18"/>
                <w:lang w:eastAsia="en-US"/>
              </w:rPr>
            </w:pPr>
            <w:ins w:id="635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3E9A8EB" w14:textId="77777777" w:rsidR="00480BB6" w:rsidRPr="007F07F2" w:rsidRDefault="00480BB6" w:rsidP="0024128E">
            <w:pPr>
              <w:pStyle w:val="Tabletext9"/>
              <w:rPr>
                <w:ins w:id="6357" w:author="Boisvert, Eric" w:date="2016-03-29T09:19:00Z"/>
                <w:rFonts w:cs="Arial"/>
                <w:b/>
                <w:color w:val="FF0000"/>
                <w:szCs w:val="18"/>
                <w:lang w:eastAsia="en-US"/>
              </w:rPr>
            </w:pPr>
            <w:ins w:id="6358" w:author="Boisvert, Eric" w:date="2016-03-29T09:19:00Z">
              <w:r w:rsidRPr="00E76980">
                <w:rPr>
                  <w:rFonts w:cs="Arial"/>
                  <w:b/>
                  <w:szCs w:val="18"/>
                  <w:lang w:val="en-AU"/>
                </w:rPr>
                <w:t>/conf/</w:t>
              </w:r>
              <w:r>
                <w:rPr>
                  <w:rFonts w:cs="Arial"/>
                  <w:b/>
                  <w:szCs w:val="18"/>
                  <w:lang w:val="en-US"/>
                </w:rPr>
                <w:t>gsml4-core</w:t>
              </w:r>
              <w:r w:rsidRPr="001C1AC7">
                <w:rPr>
                  <w:rFonts w:cs="Arial"/>
                  <w:b/>
                  <w:szCs w:val="18"/>
                  <w:lang w:val="en-US"/>
                </w:rPr>
                <w:t>/</w:t>
              </w:r>
              <w:r w:rsidRPr="00CD5B4D">
                <w:rPr>
                  <w:rFonts w:cs="Arial"/>
                  <w:b/>
                  <w:szCs w:val="18"/>
                  <w:lang w:val="en-US"/>
                </w:rPr>
                <w:t>codelist</w:t>
              </w:r>
            </w:ins>
          </w:p>
        </w:tc>
      </w:tr>
      <w:tr w:rsidR="00480BB6" w:rsidRPr="004A745D" w14:paraId="7E16AF2C" w14:textId="77777777" w:rsidTr="0024128E">
        <w:trPr>
          <w:trHeight w:val="280"/>
          <w:ins w:id="63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2040AC" w14:textId="77777777" w:rsidR="00480BB6" w:rsidRPr="004A745D" w:rsidRDefault="00480BB6" w:rsidP="0024128E">
            <w:pPr>
              <w:spacing w:after="0"/>
              <w:rPr>
                <w:ins w:id="6360"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C5DEF50" w14:textId="77777777" w:rsidR="00480BB6" w:rsidRPr="004A745D" w:rsidRDefault="00480BB6" w:rsidP="0024128E">
            <w:pPr>
              <w:spacing w:after="0"/>
              <w:rPr>
                <w:ins w:id="6361" w:author="Boisvert, Eric" w:date="2016-03-29T09:19:00Z"/>
                <w:rFonts w:ascii="Arial" w:eastAsia="MS Mincho" w:hAnsi="Arial" w:cs="Arial"/>
                <w:sz w:val="18"/>
                <w:szCs w:val="18"/>
              </w:rPr>
            </w:pPr>
            <w:ins w:id="63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B287F6" w14:textId="77777777" w:rsidR="00480BB6" w:rsidRPr="00EE0AEA" w:rsidRDefault="00480BB6" w:rsidP="0024128E">
            <w:pPr>
              <w:spacing w:after="0"/>
              <w:rPr>
                <w:ins w:id="6363" w:author="Boisvert, Eric" w:date="2016-03-29T09:19:00Z"/>
                <w:rFonts w:ascii="Arial" w:eastAsia="MS Mincho" w:hAnsi="Arial" w:cs="Arial"/>
                <w:b/>
                <w:color w:val="0000FF"/>
                <w:sz w:val="18"/>
                <w:szCs w:val="18"/>
                <w:lang w:val="fr-CA"/>
              </w:rPr>
            </w:pPr>
            <w:ins w:id="6364" w:author="Boisvert, Eric" w:date="2016-03-29T09:19:00Z">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codelist</w:t>
              </w:r>
            </w:ins>
          </w:p>
        </w:tc>
      </w:tr>
      <w:tr w:rsidR="00480BB6" w:rsidRPr="004A745D" w14:paraId="7E967F3D" w14:textId="77777777" w:rsidTr="0024128E">
        <w:trPr>
          <w:trHeight w:val="645"/>
          <w:ins w:id="63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4B1DC6" w14:textId="77777777" w:rsidR="00480BB6" w:rsidRPr="004A745D" w:rsidRDefault="00480BB6" w:rsidP="0024128E">
            <w:pPr>
              <w:spacing w:after="0"/>
              <w:rPr>
                <w:ins w:id="6366" w:author="Boisvert, Eric" w:date="2016-03-29T09:19:00Z"/>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7C21943" w14:textId="77777777" w:rsidR="00480BB6" w:rsidRPr="004A745D" w:rsidRDefault="00480BB6" w:rsidP="0024128E">
            <w:pPr>
              <w:spacing w:after="0"/>
              <w:rPr>
                <w:ins w:id="6367" w:author="Boisvert, Eric" w:date="2016-03-29T09:19:00Z"/>
                <w:rFonts w:ascii="Arial" w:eastAsia="MS Mincho" w:hAnsi="Arial" w:cs="Arial"/>
                <w:sz w:val="18"/>
                <w:szCs w:val="18"/>
              </w:rPr>
            </w:pPr>
            <w:ins w:id="636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4FDB22" w14:textId="77777777" w:rsidR="00480BB6" w:rsidRPr="004A745D" w:rsidRDefault="00480BB6" w:rsidP="0024128E">
            <w:pPr>
              <w:pStyle w:val="Tabletext9"/>
              <w:rPr>
                <w:ins w:id="6369" w:author="Boisvert, Eric" w:date="2016-03-29T09:19:00Z"/>
                <w:rFonts w:cs="Arial"/>
                <w:b/>
                <w:color w:val="FF0000"/>
                <w:szCs w:val="18"/>
                <w:lang w:eastAsia="en-US"/>
              </w:rPr>
            </w:pPr>
            <w:ins w:id="6370" w:author="Boisvert, Eric" w:date="2016-03-29T09:19:00Z">
              <w:r>
                <w:rPr>
                  <w:rFonts w:cs="Arial"/>
                  <w:szCs w:val="18"/>
                  <w:lang w:val="en-CA"/>
                </w:rPr>
                <w:t xml:space="preserve">Ensure that vocabulary are governed </w:t>
              </w:r>
            </w:ins>
          </w:p>
        </w:tc>
      </w:tr>
      <w:tr w:rsidR="00480BB6" w:rsidRPr="004A745D" w14:paraId="317B7F0E" w14:textId="77777777" w:rsidTr="0024128E">
        <w:trPr>
          <w:trHeight w:val="645"/>
          <w:ins w:id="63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9C49D5" w14:textId="77777777" w:rsidR="00480BB6" w:rsidRPr="004A745D" w:rsidRDefault="00480BB6" w:rsidP="0024128E">
            <w:pPr>
              <w:spacing w:after="0"/>
              <w:rPr>
                <w:ins w:id="63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C96830" w14:textId="77777777" w:rsidR="00480BB6" w:rsidRPr="004A745D" w:rsidRDefault="00480BB6" w:rsidP="0024128E">
            <w:pPr>
              <w:spacing w:after="0"/>
              <w:rPr>
                <w:ins w:id="6373" w:author="Boisvert, Eric" w:date="2016-03-29T09:19:00Z"/>
                <w:rFonts w:ascii="Arial" w:eastAsia="MS Mincho" w:hAnsi="Arial" w:cs="Arial"/>
                <w:sz w:val="18"/>
                <w:szCs w:val="18"/>
              </w:rPr>
            </w:pPr>
            <w:ins w:id="63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AEE45C" w14:textId="77777777" w:rsidR="00480BB6" w:rsidRPr="004A745D" w:rsidRDefault="00480BB6" w:rsidP="0024128E">
            <w:pPr>
              <w:spacing w:before="100" w:beforeAutospacing="1" w:after="100" w:afterAutospacing="1" w:line="230" w:lineRule="atLeast"/>
              <w:rPr>
                <w:ins w:id="6375" w:author="Boisvert, Eric" w:date="2016-03-29T09:19:00Z"/>
                <w:rFonts w:ascii="Arial" w:eastAsia="MS Mincho" w:hAnsi="Arial" w:cs="Arial"/>
                <w:sz w:val="18"/>
                <w:szCs w:val="18"/>
              </w:rPr>
            </w:pPr>
            <w:ins w:id="6376" w:author="Boisvert, Eric" w:date="2016-03-29T09:19:00Z">
              <w:r>
                <w:rPr>
                  <w:rFonts w:ascii="Arial" w:hAnsi="Arial" w:cs="Arial"/>
                  <w:sz w:val="18"/>
                  <w:szCs w:val="18"/>
                  <w:lang w:val="en-CA"/>
                </w:rPr>
                <w:t>Visually check that the target implementation has a mechanism to enforce a vocabulary from a governed source</w:t>
              </w:r>
            </w:ins>
          </w:p>
        </w:tc>
      </w:tr>
      <w:tr w:rsidR="00480BB6" w:rsidRPr="004A745D" w14:paraId="36541FC6" w14:textId="77777777" w:rsidTr="0024128E">
        <w:trPr>
          <w:trHeight w:val="462"/>
          <w:ins w:id="63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C6098F" w14:textId="77777777" w:rsidR="00480BB6" w:rsidRPr="004A745D" w:rsidRDefault="00480BB6" w:rsidP="0024128E">
            <w:pPr>
              <w:spacing w:after="0"/>
              <w:rPr>
                <w:ins w:id="63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69AC1B" w14:textId="77777777" w:rsidR="00480BB6" w:rsidRPr="004A745D" w:rsidRDefault="00480BB6" w:rsidP="0024128E">
            <w:pPr>
              <w:spacing w:after="0"/>
              <w:rPr>
                <w:ins w:id="6379" w:author="Boisvert, Eric" w:date="2016-03-29T09:19:00Z"/>
                <w:rFonts w:ascii="Arial" w:eastAsia="MS Mincho" w:hAnsi="Arial" w:cs="Arial"/>
                <w:sz w:val="18"/>
                <w:szCs w:val="18"/>
              </w:rPr>
            </w:pPr>
            <w:ins w:id="638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9FC7D00" w14:textId="77777777" w:rsidR="00480BB6" w:rsidRPr="004A745D" w:rsidRDefault="00480BB6" w:rsidP="0024128E">
            <w:pPr>
              <w:pStyle w:val="Tabletext9"/>
              <w:rPr>
                <w:ins w:id="6381" w:author="Boisvert, Eric" w:date="2016-03-29T09:19:00Z"/>
                <w:rFonts w:cs="Arial"/>
                <w:szCs w:val="18"/>
                <w:lang w:eastAsia="en-US"/>
              </w:rPr>
            </w:pPr>
            <w:ins w:id="6382" w:author="Boisvert, Eric" w:date="2016-03-29T09:19:00Z">
              <w:r w:rsidRPr="00DE63EA">
                <w:rPr>
                  <w:rFonts w:cs="Arial"/>
                  <w:szCs w:val="18"/>
                  <w:lang w:val="en-AU"/>
                </w:rPr>
                <w:t>Capability</w:t>
              </w:r>
            </w:ins>
          </w:p>
        </w:tc>
      </w:tr>
    </w:tbl>
    <w:p w14:paraId="5453C04D" w14:textId="77777777" w:rsidR="00480BB6" w:rsidRDefault="00480BB6" w:rsidP="00480BB6">
      <w:pPr>
        <w:spacing w:after="0"/>
        <w:rPr>
          <w:ins w:id="6383" w:author="Boisvert, Eric" w:date="2016-03-29T09:19:00Z"/>
          <w:lang w:val="en-CA"/>
        </w:rPr>
      </w:pPr>
    </w:p>
    <w:p w14:paraId="2C052DDB" w14:textId="77777777" w:rsidR="00480BB6" w:rsidRPr="00480BB6" w:rsidRDefault="00480BB6" w:rsidP="00480BB6">
      <w:pPr>
        <w:pStyle w:val="Titre3"/>
        <w:numPr>
          <w:ilvl w:val="0"/>
          <w:numId w:val="0"/>
        </w:numPr>
        <w:ind w:left="720" w:hanging="720"/>
        <w:rPr>
          <w:ins w:id="6384" w:author="Boisvert, Eric" w:date="2016-03-29T09:19:00Z"/>
          <w:lang w:val="en-CA"/>
          <w:rPrChange w:id="6385" w:author="Boisvert, Eric" w:date="2016-03-29T09:20:00Z">
            <w:rPr>
              <w:ins w:id="6386" w:author="Boisvert, Eric" w:date="2016-03-29T09:19:00Z"/>
              <w:lang w:val="fr-CA"/>
            </w:rPr>
          </w:rPrChange>
        </w:rPr>
      </w:pPr>
      <w:ins w:id="6387" w:author="Boisvert, Eric" w:date="2016-03-29T09:19:00Z">
        <w:r>
          <w:rPr>
            <w:lang w:val="en-CA"/>
          </w:rPr>
          <w:br w:type="page"/>
        </w:r>
        <w:r w:rsidRPr="00480BB6">
          <w:rPr>
            <w:lang w:val="en-CA"/>
            <w:rPrChange w:id="6388" w:author="Boisvert, Eric" w:date="2016-03-29T09:20:00Z">
              <w:rPr>
                <w:lang w:val="fr-CA"/>
              </w:rPr>
            </w:rPrChange>
          </w:rPr>
          <w:lastRenderedPageBreak/>
          <w:t>A.2.1 Conformance class: Portrayal Abstract Class</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rPr>
          <w:ins w:id="638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ins w:id="6390" w:author="Boisvert, Eric" w:date="2016-03-29T09:19:00Z"/>
                <w:rFonts w:cs="Arial"/>
                <w:szCs w:val="18"/>
                <w:lang w:eastAsia="en-US"/>
              </w:rPr>
            </w:pPr>
            <w:ins w:id="639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77777777" w:rsidR="00480BB6" w:rsidRPr="006474AA" w:rsidRDefault="00480BB6" w:rsidP="0024128E">
            <w:pPr>
              <w:pStyle w:val="Tabletext9"/>
              <w:rPr>
                <w:ins w:id="6392" w:author="Boisvert, Eric" w:date="2016-03-29T09:19:00Z"/>
                <w:rFonts w:cs="Arial"/>
                <w:b/>
                <w:color w:val="0000FF"/>
                <w:szCs w:val="18"/>
                <w:lang w:eastAsia="en-US"/>
              </w:rPr>
            </w:pPr>
            <w:ins w:id="6393" w:author="Boisvert, Eric" w:date="2016-03-29T09:19:00Z">
              <w:r w:rsidRPr="00DE63EA">
                <w:rPr>
                  <w:rFonts w:cs="Arial"/>
                  <w:szCs w:val="18"/>
                  <w:lang w:val="fr-CA"/>
                </w:rPr>
                <w:t>/conf/</w:t>
              </w:r>
              <w:r w:rsidRPr="00D94A58">
                <w:rPr>
                  <w:rFonts w:cs="Arial"/>
                  <w:szCs w:val="18"/>
                  <w:lang w:val="fr-CA"/>
                </w:rPr>
                <w:t>gsml4-portrayal</w:t>
              </w:r>
            </w:ins>
          </w:p>
        </w:tc>
      </w:tr>
      <w:tr w:rsidR="00480BB6" w:rsidRPr="00DE63EA" w14:paraId="6D591C41" w14:textId="77777777" w:rsidTr="0024128E">
        <w:trPr>
          <w:ins w:id="639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ins w:id="6395" w:author="Boisvert, Eric" w:date="2016-03-29T09:19:00Z"/>
                <w:rFonts w:cs="Arial"/>
                <w:szCs w:val="18"/>
                <w:lang w:eastAsia="en-US"/>
              </w:rPr>
            </w:pPr>
            <w:ins w:id="639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397" w:author="Boisvert, Eric" w:date="2016-03-29T09:19:00Z"/>
                <w:rFonts w:cs="Arial"/>
                <w:b/>
                <w:color w:val="0000FF"/>
                <w:szCs w:val="18"/>
                <w:lang w:eastAsia="en-US"/>
              </w:rPr>
            </w:pPr>
            <w:ins w:id="6398" w:author="Boisvert, Eric" w:date="2016-03-29T09:19:00Z">
              <w:r>
                <w:rPr>
                  <w:rFonts w:cs="Arial"/>
                  <w:szCs w:val="18"/>
                  <w:lang w:val="en-US"/>
                </w:rPr>
                <w:t>/req/</w:t>
              </w:r>
              <w:r w:rsidRPr="00D94A58">
                <w:rPr>
                  <w:rFonts w:cs="Arial"/>
                  <w:szCs w:val="18"/>
                  <w:lang w:val="en-US"/>
                </w:rPr>
                <w:t>gsml4-portrayal</w:t>
              </w:r>
            </w:ins>
          </w:p>
        </w:tc>
      </w:tr>
      <w:tr w:rsidR="00480BB6" w:rsidRPr="00DE63EA" w14:paraId="232AA2B5" w14:textId="77777777" w:rsidTr="0024128E">
        <w:trPr>
          <w:ins w:id="639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ins w:id="6400" w:author="Boisvert, Eric" w:date="2016-03-29T09:19:00Z"/>
                <w:rFonts w:cs="Arial"/>
                <w:b/>
                <w:szCs w:val="18"/>
              </w:rPr>
            </w:pPr>
            <w:ins w:id="640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2" w:author="Boisvert, Eric" w:date="2016-03-29T09:19:00Z"/>
                <w:rFonts w:cs="Arial"/>
                <w:szCs w:val="18"/>
                <w:lang w:val="en-US"/>
              </w:rPr>
            </w:pPr>
            <w:ins w:id="6403" w:author="Boisvert, Eric" w:date="2016-03-29T09:19:00Z">
              <w:r>
                <w:rPr>
                  <w:rFonts w:cs="Arial"/>
                  <w:szCs w:val="18"/>
                  <w:lang w:val="en-US"/>
                </w:rPr>
                <w:t>/conf/gsml4-core</w:t>
              </w:r>
            </w:ins>
          </w:p>
        </w:tc>
      </w:tr>
      <w:tr w:rsidR="00480BB6" w:rsidRPr="00DE63EA" w14:paraId="1DEC058D" w14:textId="77777777" w:rsidTr="0024128E">
        <w:trPr>
          <w:ins w:id="640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ins w:id="6405" w:author="Boisvert, Eric" w:date="2016-03-29T09:19:00Z"/>
                <w:rFonts w:cs="Arial"/>
                <w:b/>
                <w:szCs w:val="18"/>
              </w:rPr>
            </w:pPr>
            <w:ins w:id="640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07" w:author="Boisvert, Eric" w:date="2016-03-29T09:19:00Z"/>
                <w:rFonts w:cs="Arial"/>
                <w:szCs w:val="18"/>
                <w:lang w:val="en-US"/>
              </w:rPr>
            </w:pPr>
            <w:ins w:id="6408" w:author="Boisvert, Eric" w:date="2016-03-29T09:19:00Z">
              <w:r w:rsidRPr="00AD62E2">
                <w:rPr>
                  <w:rFonts w:cs="Arial"/>
                  <w:szCs w:val="18"/>
                  <w:lang w:val="en-US"/>
                </w:rPr>
                <w:t>/conf/gsml4-portrayal/geomtype</w:t>
              </w:r>
            </w:ins>
          </w:p>
        </w:tc>
      </w:tr>
      <w:tr w:rsidR="00480BB6" w:rsidRPr="00DE63EA" w14:paraId="2C879885" w14:textId="77777777" w:rsidTr="0024128E">
        <w:trPr>
          <w:trHeight w:val="280"/>
          <w:ins w:id="64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ins w:id="64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1" w:author="Boisvert, Eric" w:date="2016-03-29T09:19:00Z"/>
                <w:rFonts w:ascii="Arial" w:eastAsia="MS Mincho" w:hAnsi="Arial" w:cs="Arial"/>
                <w:sz w:val="18"/>
                <w:szCs w:val="18"/>
              </w:rPr>
            </w:pPr>
            <w:ins w:id="64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5568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3" w:author="Boisvert, Eric" w:date="2016-03-29T09:19:00Z"/>
                <w:rFonts w:ascii="Arial" w:eastAsia="MS Mincho" w:hAnsi="Arial" w:cs="Arial"/>
                <w:b/>
                <w:color w:val="0000FF"/>
                <w:sz w:val="18"/>
                <w:szCs w:val="18"/>
              </w:rPr>
            </w:pPr>
            <w:ins w:id="6414"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FB7A14">
                <w:rPr>
                  <w:rFonts w:ascii="Arial" w:hAnsi="Arial" w:cs="Arial"/>
                  <w:sz w:val="18"/>
                  <w:szCs w:val="18"/>
                  <w:lang w:val="fr-CA"/>
                </w:rPr>
                <w:t>geomtype</w:t>
              </w:r>
            </w:ins>
          </w:p>
        </w:tc>
      </w:tr>
      <w:tr w:rsidR="00480BB6" w:rsidRPr="00DE63EA" w14:paraId="5C899F2A" w14:textId="77777777" w:rsidTr="0024128E">
        <w:trPr>
          <w:trHeight w:val="645"/>
          <w:ins w:id="64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ins w:id="64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17" w:author="Boisvert, Eric" w:date="2016-03-29T09:19:00Z"/>
                <w:rFonts w:ascii="Arial" w:eastAsia="MS Mincho" w:hAnsi="Arial" w:cs="Arial"/>
                <w:sz w:val="18"/>
                <w:szCs w:val="18"/>
              </w:rPr>
            </w:pPr>
            <w:ins w:id="641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19" w:author="Boisvert, Eric" w:date="2016-03-29T09:19:00Z"/>
                <w:rFonts w:cs="Arial"/>
                <w:b/>
                <w:color w:val="FF0000"/>
                <w:szCs w:val="18"/>
                <w:lang w:eastAsia="en-US"/>
              </w:rPr>
            </w:pPr>
            <w:ins w:id="6420" w:author="Boisvert, Eric" w:date="2016-03-29T09:19:00Z">
              <w:r>
                <w:rPr>
                  <w:rFonts w:cs="Arial"/>
                  <w:szCs w:val="18"/>
                  <w:lang w:val="en-CA"/>
                </w:rPr>
                <w:t>Ensure that the target implementation only allow a single geometry per instance</w:t>
              </w:r>
            </w:ins>
          </w:p>
        </w:tc>
      </w:tr>
      <w:tr w:rsidR="00480BB6" w:rsidRPr="00DE63EA" w14:paraId="0F90370B" w14:textId="77777777" w:rsidTr="0024128E">
        <w:trPr>
          <w:trHeight w:val="645"/>
          <w:ins w:id="64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ins w:id="64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3" w:author="Boisvert, Eric" w:date="2016-03-29T09:19:00Z"/>
                <w:rFonts w:ascii="Arial" w:eastAsia="MS Mincho" w:hAnsi="Arial" w:cs="Arial"/>
                <w:sz w:val="18"/>
                <w:szCs w:val="18"/>
              </w:rPr>
            </w:pPr>
            <w:ins w:id="642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25" w:author="Boisvert, Eric" w:date="2016-03-29T09:19:00Z"/>
                <w:rFonts w:ascii="Arial" w:eastAsia="MS Mincho" w:hAnsi="Arial" w:cs="Arial"/>
                <w:sz w:val="18"/>
                <w:szCs w:val="18"/>
              </w:rPr>
            </w:pPr>
            <w:ins w:id="6426" w:author="Boisvert, Eric" w:date="2016-03-29T09:19:00Z">
              <w:r>
                <w:rPr>
                  <w:rFonts w:ascii="Arial" w:hAnsi="Arial" w:cs="Arial"/>
                  <w:sz w:val="18"/>
                  <w:szCs w:val="18"/>
                  <w:lang w:val="en-CA"/>
                </w:rPr>
                <w:t>Visual inspection that the target implementation has a mechanism to limit a single geometry per instance</w:t>
              </w:r>
            </w:ins>
          </w:p>
        </w:tc>
      </w:tr>
      <w:tr w:rsidR="00480BB6" w:rsidRPr="00DE63EA" w14:paraId="7578684D" w14:textId="77777777" w:rsidTr="0024128E">
        <w:trPr>
          <w:trHeight w:val="462"/>
          <w:ins w:id="64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ins w:id="64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29" w:author="Boisvert, Eric" w:date="2016-03-29T09:19:00Z"/>
                <w:rFonts w:ascii="Arial" w:eastAsia="MS Mincho" w:hAnsi="Arial" w:cs="Arial"/>
                <w:sz w:val="18"/>
                <w:szCs w:val="18"/>
              </w:rPr>
            </w:pPr>
            <w:ins w:id="643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1" w:author="Boisvert, Eric" w:date="2016-03-29T09:19:00Z"/>
                <w:rFonts w:cs="Arial"/>
                <w:szCs w:val="18"/>
                <w:lang w:eastAsia="en-US"/>
              </w:rPr>
            </w:pPr>
          </w:p>
        </w:tc>
      </w:tr>
      <w:tr w:rsidR="00480BB6" w:rsidRPr="00DE63EA" w14:paraId="5924DE4B" w14:textId="77777777" w:rsidTr="0024128E">
        <w:trPr>
          <w:trHeight w:val="416"/>
          <w:ins w:id="643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3" w:author="Boisvert, Eric" w:date="2016-03-29T09:19:00Z"/>
                <w:rFonts w:cs="Arial"/>
                <w:b/>
                <w:szCs w:val="18"/>
                <w:lang w:eastAsia="en-US"/>
              </w:rPr>
            </w:pPr>
            <w:ins w:id="643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35" w:author="Boisvert, Eric" w:date="2016-03-29T09:19:00Z"/>
                <w:rFonts w:cs="Arial"/>
                <w:b/>
                <w:color w:val="FF0000"/>
                <w:szCs w:val="18"/>
                <w:lang w:eastAsia="en-US"/>
              </w:rPr>
            </w:pPr>
            <w:ins w:id="6436"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string</w:t>
              </w:r>
            </w:ins>
          </w:p>
        </w:tc>
      </w:tr>
      <w:tr w:rsidR="00480BB6" w:rsidRPr="00DE63EA" w14:paraId="3EE3575A" w14:textId="77777777" w:rsidTr="0024128E">
        <w:trPr>
          <w:trHeight w:val="280"/>
          <w:ins w:id="643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ins w:id="643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39" w:author="Boisvert, Eric" w:date="2016-03-29T09:19:00Z"/>
                <w:rFonts w:ascii="Arial" w:eastAsia="MS Mincho" w:hAnsi="Arial" w:cs="Arial"/>
                <w:sz w:val="18"/>
                <w:szCs w:val="18"/>
              </w:rPr>
            </w:pPr>
            <w:ins w:id="644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A8AC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1" w:author="Boisvert, Eric" w:date="2016-03-29T09:19:00Z"/>
                <w:rFonts w:ascii="Arial" w:eastAsia="MS Mincho" w:hAnsi="Arial" w:cs="Arial"/>
                <w:b/>
                <w:color w:val="0000FF"/>
                <w:sz w:val="18"/>
                <w:szCs w:val="18"/>
              </w:rPr>
            </w:pPr>
            <w:ins w:id="6442"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string</w:t>
              </w:r>
            </w:ins>
          </w:p>
        </w:tc>
      </w:tr>
      <w:tr w:rsidR="00480BB6" w:rsidRPr="00DE63EA" w14:paraId="1EE7D9A3" w14:textId="77777777" w:rsidTr="0024128E">
        <w:trPr>
          <w:trHeight w:val="645"/>
          <w:ins w:id="64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ins w:id="64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45" w:author="Boisvert, Eric" w:date="2016-03-29T09:19:00Z"/>
                <w:rFonts w:ascii="Arial" w:eastAsia="MS Mincho" w:hAnsi="Arial" w:cs="Arial"/>
                <w:sz w:val="18"/>
                <w:szCs w:val="18"/>
              </w:rPr>
            </w:pPr>
            <w:ins w:id="64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47" w:author="Boisvert, Eric" w:date="2016-03-29T09:19:00Z"/>
                <w:rFonts w:cs="Arial"/>
                <w:b/>
                <w:color w:val="FF0000"/>
                <w:szCs w:val="18"/>
                <w:lang w:eastAsia="en-US"/>
              </w:rPr>
            </w:pPr>
            <w:ins w:id="6448" w:author="Boisvert, Eric" w:date="2016-03-29T09:19:00Z">
              <w:r>
                <w:rPr>
                  <w:rFonts w:cs="Arial"/>
                  <w:szCs w:val="18"/>
                  <w:lang w:val="en-CA"/>
                </w:rPr>
                <w:t>Ensure that human readable string are allowed in all properties of type CharacterString</w:t>
              </w:r>
            </w:ins>
          </w:p>
        </w:tc>
      </w:tr>
      <w:tr w:rsidR="00480BB6" w:rsidRPr="00DE63EA" w14:paraId="14745C48" w14:textId="77777777" w:rsidTr="0024128E">
        <w:trPr>
          <w:trHeight w:val="645"/>
          <w:ins w:id="64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ins w:id="64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1" w:author="Boisvert, Eric" w:date="2016-03-29T09:19:00Z"/>
                <w:rFonts w:ascii="Arial" w:eastAsia="MS Mincho" w:hAnsi="Arial" w:cs="Arial"/>
                <w:sz w:val="18"/>
                <w:szCs w:val="18"/>
              </w:rPr>
            </w:pPr>
            <w:ins w:id="64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53" w:author="Boisvert, Eric" w:date="2016-03-29T09:19:00Z"/>
                <w:rFonts w:ascii="Arial" w:eastAsia="MS Mincho" w:hAnsi="Arial" w:cs="Arial"/>
                <w:sz w:val="18"/>
                <w:szCs w:val="18"/>
              </w:rPr>
            </w:pPr>
            <w:ins w:id="6454" w:author="Boisvert, Eric" w:date="2016-03-29T09:19:00Z">
              <w:r>
                <w:rPr>
                  <w:rFonts w:ascii="Arial" w:hAnsi="Arial" w:cs="Arial"/>
                  <w:sz w:val="18"/>
                  <w:szCs w:val="18"/>
                  <w:lang w:val="en-CA"/>
                </w:rPr>
                <w:t>Visual inspection that the target implementation does not prevent human readable string (by ensuring that property data types are used)</w:t>
              </w:r>
            </w:ins>
          </w:p>
        </w:tc>
      </w:tr>
      <w:tr w:rsidR="00480BB6" w:rsidRPr="00DE63EA" w14:paraId="52F5E24A" w14:textId="77777777" w:rsidTr="0024128E">
        <w:trPr>
          <w:trHeight w:val="462"/>
          <w:ins w:id="64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ins w:id="64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57" w:author="Boisvert, Eric" w:date="2016-03-29T09:19:00Z"/>
                <w:rFonts w:ascii="Arial" w:eastAsia="MS Mincho" w:hAnsi="Arial" w:cs="Arial"/>
                <w:sz w:val="18"/>
                <w:szCs w:val="18"/>
              </w:rPr>
            </w:pPr>
            <w:ins w:id="64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59" w:author="Boisvert, Eric" w:date="2016-03-29T09:19:00Z"/>
                <w:rFonts w:cs="Arial"/>
                <w:szCs w:val="18"/>
                <w:lang w:eastAsia="en-US"/>
              </w:rPr>
            </w:pPr>
          </w:p>
        </w:tc>
      </w:tr>
      <w:tr w:rsidR="00480BB6" w:rsidRPr="00DE63EA" w14:paraId="33B2166A" w14:textId="77777777" w:rsidTr="0024128E">
        <w:trPr>
          <w:trHeight w:val="416"/>
          <w:ins w:id="646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DF712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1" w:author="Boisvert, Eric" w:date="2016-03-29T09:19:00Z"/>
                <w:rFonts w:cs="Arial"/>
                <w:b/>
                <w:szCs w:val="18"/>
                <w:lang w:eastAsia="en-US"/>
              </w:rPr>
            </w:pPr>
            <w:ins w:id="646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A7CE03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63" w:author="Boisvert, Eric" w:date="2016-03-29T09:19:00Z"/>
                <w:rFonts w:cs="Arial"/>
                <w:b/>
                <w:color w:val="FF0000"/>
                <w:szCs w:val="18"/>
                <w:lang w:eastAsia="en-US"/>
              </w:rPr>
            </w:pPr>
            <w:ins w:id="6464"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formal-syntax</w:t>
              </w:r>
            </w:ins>
          </w:p>
        </w:tc>
      </w:tr>
      <w:tr w:rsidR="00480BB6" w:rsidRPr="00DE63EA" w14:paraId="0DB7F374" w14:textId="77777777" w:rsidTr="0024128E">
        <w:trPr>
          <w:trHeight w:val="280"/>
          <w:ins w:id="64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2AD15" w14:textId="77777777" w:rsidR="00480BB6" w:rsidRPr="006474AA" w:rsidRDefault="00480BB6" w:rsidP="0024128E">
            <w:pPr>
              <w:spacing w:after="0"/>
              <w:rPr>
                <w:ins w:id="64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86F0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7" w:author="Boisvert, Eric" w:date="2016-03-29T09:19:00Z"/>
                <w:rFonts w:ascii="Arial" w:eastAsia="MS Mincho" w:hAnsi="Arial" w:cs="Arial"/>
                <w:sz w:val="18"/>
                <w:szCs w:val="18"/>
              </w:rPr>
            </w:pPr>
            <w:ins w:id="64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D45B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69" w:author="Boisvert, Eric" w:date="2016-03-29T09:19:00Z"/>
                <w:rFonts w:ascii="Arial" w:eastAsia="MS Mincho" w:hAnsi="Arial" w:cs="Arial"/>
                <w:b/>
                <w:color w:val="0000FF"/>
                <w:sz w:val="18"/>
                <w:szCs w:val="18"/>
              </w:rPr>
            </w:pPr>
            <w:ins w:id="6470"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formal-syntax</w:t>
              </w:r>
            </w:ins>
          </w:p>
        </w:tc>
      </w:tr>
      <w:tr w:rsidR="00480BB6" w:rsidRPr="00DE63EA" w14:paraId="64A45E51" w14:textId="77777777" w:rsidTr="0024128E">
        <w:trPr>
          <w:trHeight w:val="645"/>
          <w:ins w:id="64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03580B" w14:textId="77777777" w:rsidR="00480BB6" w:rsidRPr="006474AA" w:rsidRDefault="00480BB6" w:rsidP="0024128E">
            <w:pPr>
              <w:spacing w:after="0"/>
              <w:rPr>
                <w:ins w:id="64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5592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3" w:author="Boisvert, Eric" w:date="2016-03-29T09:19:00Z"/>
                <w:rFonts w:ascii="Arial" w:eastAsia="MS Mincho" w:hAnsi="Arial" w:cs="Arial"/>
                <w:sz w:val="18"/>
                <w:szCs w:val="18"/>
              </w:rPr>
            </w:pPr>
            <w:ins w:id="64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9F3AF9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75" w:author="Boisvert, Eric" w:date="2016-03-29T09:19:00Z"/>
                <w:rFonts w:cs="Arial"/>
                <w:b/>
                <w:color w:val="FF0000"/>
                <w:szCs w:val="18"/>
                <w:lang w:eastAsia="en-US"/>
              </w:rPr>
            </w:pPr>
            <w:ins w:id="6476" w:author="Boisvert, Eric" w:date="2016-03-29T09:19:00Z">
              <w:r>
                <w:rPr>
                  <w:rFonts w:cs="Arial"/>
                  <w:szCs w:val="18"/>
                  <w:lang w:val="en-CA"/>
                </w:rPr>
                <w:t xml:space="preserve">Ensure that string can use formal syntax </w:t>
              </w:r>
            </w:ins>
          </w:p>
        </w:tc>
      </w:tr>
      <w:tr w:rsidR="00480BB6" w:rsidRPr="00DE63EA" w14:paraId="670F540E" w14:textId="77777777" w:rsidTr="0024128E">
        <w:trPr>
          <w:trHeight w:val="645"/>
          <w:ins w:id="64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C32C2F" w14:textId="77777777" w:rsidR="00480BB6" w:rsidRPr="006474AA" w:rsidRDefault="00480BB6" w:rsidP="0024128E">
            <w:pPr>
              <w:spacing w:after="0"/>
              <w:rPr>
                <w:ins w:id="64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2C9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79" w:author="Boisvert, Eric" w:date="2016-03-29T09:19:00Z"/>
                <w:rFonts w:ascii="Arial" w:eastAsia="MS Mincho" w:hAnsi="Arial" w:cs="Arial"/>
                <w:sz w:val="18"/>
                <w:szCs w:val="18"/>
              </w:rPr>
            </w:pPr>
            <w:ins w:id="64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8BAA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481" w:author="Boisvert, Eric" w:date="2016-03-29T09:19:00Z"/>
                <w:rFonts w:ascii="Arial" w:eastAsia="MS Mincho" w:hAnsi="Arial" w:cs="Arial"/>
                <w:sz w:val="18"/>
                <w:szCs w:val="18"/>
              </w:rPr>
            </w:pPr>
            <w:ins w:id="6482" w:author="Boisvert, Eric" w:date="2016-03-29T09:19:00Z">
              <w:r>
                <w:rPr>
                  <w:rFonts w:ascii="Arial" w:hAnsi="Arial" w:cs="Arial"/>
                  <w:sz w:val="18"/>
                  <w:szCs w:val="18"/>
                  <w:lang w:val="en-CA"/>
                </w:rPr>
                <w:t>Visual inspection that the target implementation can accommodate a documented formal syntax that will allow parsing of the content.</w:t>
              </w:r>
            </w:ins>
          </w:p>
        </w:tc>
      </w:tr>
      <w:tr w:rsidR="00480BB6" w:rsidRPr="00DE63EA" w14:paraId="5F69C009" w14:textId="77777777" w:rsidTr="0024128E">
        <w:trPr>
          <w:trHeight w:val="462"/>
          <w:ins w:id="64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189233" w14:textId="77777777" w:rsidR="00480BB6" w:rsidRPr="006474AA" w:rsidRDefault="00480BB6" w:rsidP="0024128E">
            <w:pPr>
              <w:spacing w:after="0"/>
              <w:rPr>
                <w:ins w:id="64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AD8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85" w:author="Boisvert, Eric" w:date="2016-03-29T09:19:00Z"/>
                <w:rFonts w:ascii="Arial" w:eastAsia="MS Mincho" w:hAnsi="Arial" w:cs="Arial"/>
                <w:sz w:val="18"/>
                <w:szCs w:val="18"/>
              </w:rPr>
            </w:pPr>
            <w:ins w:id="64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2C8762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7" w:author="Boisvert, Eric" w:date="2016-03-29T09:19:00Z"/>
                <w:rFonts w:cs="Arial"/>
                <w:szCs w:val="18"/>
                <w:lang w:eastAsia="en-US"/>
              </w:rPr>
            </w:pPr>
          </w:p>
        </w:tc>
      </w:tr>
      <w:tr w:rsidR="00480BB6" w:rsidRPr="00DE63EA" w14:paraId="3AEBE5FC" w14:textId="77777777" w:rsidTr="0024128E">
        <w:trPr>
          <w:trHeight w:val="416"/>
          <w:ins w:id="648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89" w:author="Boisvert, Eric" w:date="2016-03-29T09:19:00Z"/>
                <w:rFonts w:cs="Arial"/>
                <w:b/>
                <w:szCs w:val="18"/>
                <w:lang w:eastAsia="en-US"/>
              </w:rPr>
            </w:pPr>
            <w:ins w:id="649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491" w:author="Boisvert, Eric" w:date="2016-03-29T09:19:00Z"/>
                <w:rFonts w:cs="Arial"/>
                <w:b/>
                <w:color w:val="FF0000"/>
                <w:szCs w:val="18"/>
                <w:lang w:eastAsia="en-US"/>
              </w:rPr>
            </w:pPr>
            <w:ins w:id="6492" w:author="Boisvert, Eric" w:date="2016-03-29T09:19:00Z">
              <w:r w:rsidRPr="00FB7A14">
                <w:rPr>
                  <w:rFonts w:cs="Arial"/>
                  <w:b/>
                  <w:szCs w:val="18"/>
                  <w:lang w:val="en-AU"/>
                </w:rPr>
                <w:t>/conf/gsml4-portrayal</w:t>
              </w:r>
              <w:r>
                <w:rPr>
                  <w:rFonts w:cs="Arial"/>
                  <w:b/>
                  <w:szCs w:val="18"/>
                  <w:lang w:val="en-AU"/>
                </w:rPr>
                <w:t>/</w:t>
              </w:r>
              <w:r w:rsidRPr="00AD62E2">
                <w:rPr>
                  <w:rFonts w:cs="Arial"/>
                  <w:b/>
                  <w:szCs w:val="18"/>
                  <w:lang w:val="en-AU"/>
                </w:rPr>
                <w:t>datetime</w:t>
              </w:r>
            </w:ins>
          </w:p>
        </w:tc>
      </w:tr>
      <w:tr w:rsidR="00480BB6" w:rsidRPr="00DE63EA" w14:paraId="5F8CAAED" w14:textId="77777777" w:rsidTr="0024128E">
        <w:trPr>
          <w:trHeight w:val="280"/>
          <w:ins w:id="64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ins w:id="64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5" w:author="Boisvert, Eric" w:date="2016-03-29T09:19:00Z"/>
                <w:rFonts w:ascii="Arial" w:eastAsia="MS Mincho" w:hAnsi="Arial" w:cs="Arial"/>
                <w:sz w:val="18"/>
                <w:szCs w:val="18"/>
              </w:rPr>
            </w:pPr>
            <w:ins w:id="64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05171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497" w:author="Boisvert, Eric" w:date="2016-03-29T09:19:00Z"/>
                <w:rFonts w:ascii="Arial" w:eastAsia="MS Mincho" w:hAnsi="Arial" w:cs="Arial"/>
                <w:b/>
                <w:color w:val="0000FF"/>
                <w:sz w:val="18"/>
                <w:szCs w:val="18"/>
              </w:rPr>
            </w:pPr>
            <w:ins w:id="6498"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sidRPr="00AD62E2">
                <w:rPr>
                  <w:rFonts w:ascii="Arial" w:hAnsi="Arial" w:cs="Arial"/>
                  <w:sz w:val="18"/>
                  <w:szCs w:val="18"/>
                  <w:lang w:val="fr-CA"/>
                </w:rPr>
                <w:t>datetime</w:t>
              </w:r>
            </w:ins>
          </w:p>
        </w:tc>
      </w:tr>
      <w:tr w:rsidR="00480BB6" w:rsidRPr="00DE63EA" w14:paraId="138CA1C3" w14:textId="77777777" w:rsidTr="0024128E">
        <w:trPr>
          <w:trHeight w:val="645"/>
          <w:ins w:id="64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ins w:id="65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1" w:author="Boisvert, Eric" w:date="2016-03-29T09:19:00Z"/>
                <w:rFonts w:ascii="Arial" w:eastAsia="MS Mincho" w:hAnsi="Arial" w:cs="Arial"/>
                <w:sz w:val="18"/>
                <w:szCs w:val="18"/>
              </w:rPr>
            </w:pPr>
            <w:ins w:id="65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03" w:author="Boisvert, Eric" w:date="2016-03-29T09:19:00Z"/>
                <w:rFonts w:cs="Arial"/>
                <w:b/>
                <w:color w:val="FF0000"/>
                <w:szCs w:val="18"/>
                <w:lang w:eastAsia="en-US"/>
              </w:rPr>
            </w:pPr>
            <w:ins w:id="6504" w:author="Boisvert, Eric" w:date="2016-03-29T09:19:00Z">
              <w:r>
                <w:rPr>
                  <w:rFonts w:cs="Arial"/>
                  <w:szCs w:val="18"/>
                  <w:lang w:val="en-CA"/>
                </w:rPr>
                <w:t xml:space="preserve">Ensure that all representation of date and time uses ISO8601 </w:t>
              </w:r>
            </w:ins>
          </w:p>
        </w:tc>
      </w:tr>
      <w:tr w:rsidR="00480BB6" w:rsidRPr="00DE63EA" w14:paraId="02EB1CB6" w14:textId="77777777" w:rsidTr="0024128E">
        <w:trPr>
          <w:trHeight w:val="645"/>
          <w:ins w:id="650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ins w:id="650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07" w:author="Boisvert, Eric" w:date="2016-03-29T09:19:00Z"/>
                <w:rFonts w:ascii="Arial" w:eastAsia="MS Mincho" w:hAnsi="Arial" w:cs="Arial"/>
                <w:sz w:val="18"/>
                <w:szCs w:val="18"/>
              </w:rPr>
            </w:pPr>
            <w:ins w:id="650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09" w:author="Boisvert, Eric" w:date="2016-03-29T09:19:00Z"/>
                <w:rFonts w:ascii="Arial" w:eastAsia="MS Mincho" w:hAnsi="Arial" w:cs="Arial"/>
                <w:sz w:val="18"/>
                <w:szCs w:val="18"/>
              </w:rPr>
            </w:pPr>
            <w:ins w:id="6510" w:author="Boisvert, Eric" w:date="2016-03-29T09:19:00Z">
              <w:r>
                <w:rPr>
                  <w:rFonts w:ascii="Arial" w:hAnsi="Arial" w:cs="Arial"/>
                  <w:sz w:val="18"/>
                  <w:szCs w:val="18"/>
                  <w:lang w:val="en-CA"/>
                </w:rPr>
                <w:t>Visual inspection that the target implementation has mechanism or rules to enforce the usage of ISO8601 date and time</w:t>
              </w:r>
            </w:ins>
          </w:p>
        </w:tc>
      </w:tr>
      <w:tr w:rsidR="00480BB6" w:rsidRPr="00DE63EA" w14:paraId="2AE20B6D" w14:textId="77777777" w:rsidTr="0024128E">
        <w:trPr>
          <w:trHeight w:val="462"/>
          <w:ins w:id="651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ins w:id="651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13" w:author="Boisvert, Eric" w:date="2016-03-29T09:19:00Z"/>
                <w:rFonts w:ascii="Arial" w:eastAsia="MS Mincho" w:hAnsi="Arial" w:cs="Arial"/>
                <w:sz w:val="18"/>
                <w:szCs w:val="18"/>
              </w:rPr>
            </w:pPr>
            <w:ins w:id="651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5" w:author="Boisvert, Eric" w:date="2016-03-29T09:19:00Z"/>
                <w:rFonts w:cs="Arial"/>
                <w:szCs w:val="18"/>
                <w:lang w:eastAsia="en-US"/>
              </w:rPr>
            </w:pPr>
          </w:p>
        </w:tc>
      </w:tr>
      <w:tr w:rsidR="00480BB6" w:rsidRPr="00DE63EA" w14:paraId="3EEC432D" w14:textId="77777777" w:rsidTr="0024128E">
        <w:trPr>
          <w:trHeight w:val="416"/>
          <w:ins w:id="651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7" w:author="Boisvert, Eric" w:date="2016-03-29T09:19:00Z"/>
                <w:rFonts w:cs="Arial"/>
                <w:b/>
                <w:szCs w:val="18"/>
                <w:lang w:eastAsia="en-US"/>
              </w:rPr>
            </w:pPr>
            <w:ins w:id="651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19" w:author="Boisvert, Eric" w:date="2016-03-29T09:19:00Z"/>
                <w:rFonts w:cs="Arial"/>
                <w:b/>
                <w:color w:val="FF0000"/>
                <w:szCs w:val="18"/>
                <w:lang w:eastAsia="en-US"/>
              </w:rPr>
            </w:pPr>
            <w:ins w:id="6520" w:author="Boisvert, Eric" w:date="2016-03-29T09:19:00Z">
              <w:r w:rsidRPr="00FB7A14">
                <w:rPr>
                  <w:rFonts w:cs="Arial"/>
                  <w:b/>
                  <w:szCs w:val="18"/>
                  <w:lang w:val="en-AU"/>
                </w:rPr>
                <w:t>/conf/gsml4-portrayal</w:t>
              </w:r>
              <w:r>
                <w:rPr>
                  <w:rFonts w:cs="Arial"/>
                  <w:b/>
                  <w:szCs w:val="18"/>
                  <w:lang w:val="en-AU"/>
                </w:rPr>
                <w:t>/uri</w:t>
              </w:r>
            </w:ins>
          </w:p>
        </w:tc>
      </w:tr>
      <w:tr w:rsidR="00480BB6" w:rsidRPr="00DE63EA" w14:paraId="63596376" w14:textId="77777777" w:rsidTr="0024128E">
        <w:trPr>
          <w:trHeight w:val="280"/>
          <w:ins w:id="65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ins w:id="65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3" w:author="Boisvert, Eric" w:date="2016-03-29T09:19:00Z"/>
                <w:rFonts w:ascii="Arial" w:eastAsia="MS Mincho" w:hAnsi="Arial" w:cs="Arial"/>
                <w:sz w:val="18"/>
                <w:szCs w:val="18"/>
              </w:rPr>
            </w:pPr>
            <w:ins w:id="65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E1CD6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5" w:author="Boisvert, Eric" w:date="2016-03-29T09:19:00Z"/>
                <w:rFonts w:ascii="Arial" w:eastAsia="MS Mincho" w:hAnsi="Arial" w:cs="Arial"/>
                <w:b/>
                <w:color w:val="0000FF"/>
                <w:sz w:val="18"/>
                <w:szCs w:val="18"/>
              </w:rPr>
            </w:pPr>
            <w:ins w:id="6526" w:author="Boisvert, Eric" w:date="2016-03-29T09:19:00Z">
              <w:r>
                <w:rPr>
                  <w:rFonts w:ascii="Arial" w:hAnsi="Arial" w:cs="Arial"/>
                  <w:sz w:val="18"/>
                  <w:szCs w:val="18"/>
                  <w:lang w:val="fr-CA"/>
                </w:rPr>
                <w:t>/req/</w:t>
              </w:r>
              <w:r w:rsidRPr="00FB7A14">
                <w:rPr>
                  <w:rFonts w:ascii="Arial" w:hAnsi="Arial" w:cs="Arial"/>
                  <w:sz w:val="18"/>
                  <w:szCs w:val="18"/>
                  <w:lang w:val="fr-CA"/>
                </w:rPr>
                <w:t>gsml4-portrayal</w:t>
              </w:r>
              <w:r w:rsidRPr="001C1AC7">
                <w:rPr>
                  <w:rFonts w:ascii="Arial" w:hAnsi="Arial" w:cs="Arial"/>
                  <w:sz w:val="18"/>
                  <w:szCs w:val="18"/>
                  <w:lang w:val="fr-CA"/>
                </w:rPr>
                <w:t>/</w:t>
              </w:r>
              <w:r>
                <w:rPr>
                  <w:rFonts w:ascii="Arial" w:hAnsi="Arial" w:cs="Arial"/>
                  <w:sz w:val="18"/>
                  <w:szCs w:val="18"/>
                  <w:lang w:val="fr-CA"/>
                </w:rPr>
                <w:t>uri</w:t>
              </w:r>
            </w:ins>
          </w:p>
        </w:tc>
      </w:tr>
      <w:tr w:rsidR="00480BB6" w:rsidRPr="00DE63EA" w14:paraId="18DD0D29" w14:textId="77777777" w:rsidTr="0024128E">
        <w:trPr>
          <w:trHeight w:val="645"/>
          <w:ins w:id="65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ins w:id="65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29" w:author="Boisvert, Eric" w:date="2016-03-29T09:19:00Z"/>
                <w:rFonts w:ascii="Arial" w:eastAsia="MS Mincho" w:hAnsi="Arial" w:cs="Arial"/>
                <w:sz w:val="18"/>
                <w:szCs w:val="18"/>
              </w:rPr>
            </w:pPr>
            <w:ins w:id="653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31" w:author="Boisvert, Eric" w:date="2016-03-29T09:19:00Z"/>
                <w:rFonts w:cs="Arial"/>
                <w:b/>
                <w:color w:val="FF0000"/>
                <w:szCs w:val="18"/>
                <w:lang w:eastAsia="en-US"/>
              </w:rPr>
            </w:pPr>
            <w:ins w:id="6532" w:author="Boisvert, Eric" w:date="2016-03-29T09:19:00Z">
              <w:r>
                <w:rPr>
                  <w:rFonts w:cs="Arial"/>
                  <w:szCs w:val="18"/>
                  <w:lang w:val="en-CA"/>
                </w:rPr>
                <w:t xml:space="preserve">Ensure that all properties ending in URI contain a URI </w:t>
              </w:r>
            </w:ins>
          </w:p>
        </w:tc>
      </w:tr>
      <w:tr w:rsidR="00480BB6" w:rsidRPr="00DE63EA" w14:paraId="25886FCE" w14:textId="77777777" w:rsidTr="0024128E">
        <w:trPr>
          <w:trHeight w:val="645"/>
          <w:ins w:id="65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ins w:id="65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35" w:author="Boisvert, Eric" w:date="2016-03-29T09:19:00Z"/>
                <w:rFonts w:ascii="Arial" w:eastAsia="MS Mincho" w:hAnsi="Arial" w:cs="Arial"/>
                <w:sz w:val="18"/>
                <w:szCs w:val="18"/>
              </w:rPr>
            </w:pPr>
            <w:ins w:id="653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37" w:author="Boisvert, Eric" w:date="2016-03-29T09:19:00Z"/>
                <w:rFonts w:ascii="Arial" w:eastAsia="MS Mincho" w:hAnsi="Arial" w:cs="Arial"/>
                <w:sz w:val="18"/>
                <w:szCs w:val="18"/>
              </w:rPr>
            </w:pPr>
            <w:ins w:id="6538" w:author="Boisvert, Eric" w:date="2016-03-29T09:19:00Z">
              <w:r>
                <w:rPr>
                  <w:rFonts w:ascii="Arial" w:hAnsi="Arial" w:cs="Arial"/>
                  <w:sz w:val="18"/>
                  <w:szCs w:val="18"/>
                  <w:lang w:val="en-CA"/>
                </w:rPr>
                <w:t>Check that the target implementation enforce the content to RFC 3986</w:t>
              </w:r>
            </w:ins>
          </w:p>
        </w:tc>
      </w:tr>
      <w:tr w:rsidR="00480BB6" w:rsidRPr="00DE63EA" w14:paraId="7A234B47" w14:textId="77777777" w:rsidTr="0024128E">
        <w:trPr>
          <w:trHeight w:val="462"/>
          <w:ins w:id="65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ins w:id="65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41" w:author="Boisvert, Eric" w:date="2016-03-29T09:19:00Z"/>
                <w:rFonts w:ascii="Arial" w:eastAsia="MS Mincho" w:hAnsi="Arial" w:cs="Arial"/>
                <w:sz w:val="18"/>
                <w:szCs w:val="18"/>
              </w:rPr>
            </w:pPr>
            <w:ins w:id="654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3" w:author="Boisvert, Eric" w:date="2016-03-29T09:19:00Z"/>
                <w:rFonts w:cs="Arial"/>
                <w:szCs w:val="18"/>
                <w:lang w:eastAsia="en-US"/>
              </w:rPr>
            </w:pPr>
          </w:p>
        </w:tc>
      </w:tr>
      <w:tr w:rsidR="00480BB6" w:rsidRPr="00DE63EA" w14:paraId="1EB3AD84" w14:textId="77777777" w:rsidTr="0024128E">
        <w:trPr>
          <w:trHeight w:val="416"/>
          <w:ins w:id="6544"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5" w:author="Boisvert, Eric" w:date="2016-03-29T09:19:00Z"/>
                <w:rFonts w:cs="Arial"/>
                <w:b/>
                <w:szCs w:val="18"/>
                <w:lang w:eastAsia="en-US"/>
              </w:rPr>
            </w:pPr>
            <w:ins w:id="6546"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47" w:author="Boisvert, Eric" w:date="2016-03-29T09:19:00Z"/>
                <w:rFonts w:cs="Arial"/>
                <w:b/>
                <w:color w:val="FF0000"/>
                <w:szCs w:val="18"/>
                <w:lang w:eastAsia="en-US"/>
              </w:rPr>
            </w:pPr>
            <w:ins w:id="6548" w:author="Boisvert, Eric" w:date="2016-03-29T09:19:00Z">
              <w:r w:rsidRPr="00FB7A14">
                <w:rPr>
                  <w:rFonts w:cs="Arial"/>
                  <w:b/>
                  <w:szCs w:val="18"/>
                  <w:lang w:val="en-AU"/>
                </w:rPr>
                <w:t>/conf/gsml4-portrayal</w:t>
              </w:r>
              <w:r>
                <w:rPr>
                  <w:rFonts w:cs="Arial"/>
                  <w:b/>
                  <w:szCs w:val="18"/>
                  <w:lang w:val="en-AU"/>
                </w:rPr>
                <w:t>/</w:t>
              </w:r>
              <w:r>
                <w:rPr>
                  <w:rStyle w:val="requri"/>
                  <w:lang w:val="en-CA"/>
                </w:rPr>
                <w:t>user-defined</w:t>
              </w:r>
            </w:ins>
          </w:p>
        </w:tc>
      </w:tr>
      <w:tr w:rsidR="00480BB6" w:rsidRPr="00DE63EA" w14:paraId="76DF7F21" w14:textId="77777777" w:rsidTr="0024128E">
        <w:trPr>
          <w:trHeight w:val="280"/>
          <w:ins w:id="65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ins w:id="65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1" w:author="Boisvert, Eric" w:date="2016-03-29T09:19:00Z"/>
                <w:rFonts w:ascii="Arial" w:eastAsia="MS Mincho" w:hAnsi="Arial" w:cs="Arial"/>
                <w:sz w:val="18"/>
                <w:szCs w:val="18"/>
              </w:rPr>
            </w:pPr>
            <w:ins w:id="655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595A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3" w:author="Boisvert, Eric" w:date="2016-03-29T09:19:00Z"/>
                <w:rFonts w:ascii="Arial" w:eastAsia="MS Mincho" w:hAnsi="Arial" w:cs="Arial"/>
                <w:b/>
                <w:color w:val="0000FF"/>
                <w:sz w:val="18"/>
                <w:szCs w:val="18"/>
              </w:rPr>
            </w:pPr>
            <w:ins w:id="6554" w:author="Boisvert, Eric" w:date="2016-03-29T09:19:00Z">
              <w:r w:rsidRPr="00480BB6">
                <w:rPr>
                  <w:rFonts w:ascii="Arial" w:hAnsi="Arial" w:cs="Arial"/>
                  <w:sz w:val="18"/>
                  <w:szCs w:val="18"/>
                  <w:lang w:val="en-CA"/>
                  <w:rPrChange w:id="6555" w:author="Boisvert, Eric" w:date="2016-03-29T09:20:00Z">
                    <w:rPr>
                      <w:rFonts w:ascii="Arial" w:hAnsi="Arial" w:cs="Arial"/>
                      <w:sz w:val="18"/>
                      <w:szCs w:val="18"/>
                      <w:lang w:val="fr-CA"/>
                    </w:rPr>
                  </w:rPrChange>
                </w:rPr>
                <w:t>/req/gsml4-portrayal/user-defined</w:t>
              </w:r>
            </w:ins>
          </w:p>
        </w:tc>
      </w:tr>
      <w:tr w:rsidR="00480BB6" w:rsidRPr="00DE63EA" w14:paraId="44FCEB1E" w14:textId="77777777" w:rsidTr="0024128E">
        <w:trPr>
          <w:trHeight w:val="645"/>
          <w:ins w:id="65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ins w:id="65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58" w:author="Boisvert, Eric" w:date="2016-03-29T09:19:00Z"/>
                <w:rFonts w:ascii="Arial" w:eastAsia="MS Mincho" w:hAnsi="Arial" w:cs="Arial"/>
                <w:sz w:val="18"/>
                <w:szCs w:val="18"/>
              </w:rPr>
            </w:pPr>
            <w:ins w:id="655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60" w:author="Boisvert, Eric" w:date="2016-03-29T09:19:00Z"/>
                <w:rFonts w:cs="Arial"/>
                <w:b/>
                <w:color w:val="FF0000"/>
                <w:szCs w:val="18"/>
                <w:lang w:eastAsia="en-US"/>
              </w:rPr>
            </w:pPr>
            <w:ins w:id="6561" w:author="Boisvert, Eric" w:date="2016-03-29T09:19:00Z">
              <w:r>
                <w:rPr>
                  <w:rFonts w:cs="Arial"/>
                  <w:szCs w:val="18"/>
                  <w:lang w:val="en-CA"/>
                </w:rPr>
                <w:t xml:space="preserve">Ensure that user defined properties conform to GML Simple Feature Level 0 </w:t>
              </w:r>
            </w:ins>
          </w:p>
        </w:tc>
      </w:tr>
      <w:tr w:rsidR="00480BB6" w:rsidRPr="00DE63EA" w14:paraId="627ECB3F" w14:textId="77777777" w:rsidTr="0024128E">
        <w:trPr>
          <w:trHeight w:val="645"/>
          <w:ins w:id="65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ins w:id="65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64" w:author="Boisvert, Eric" w:date="2016-03-29T09:19:00Z"/>
                <w:rFonts w:ascii="Arial" w:eastAsia="MS Mincho" w:hAnsi="Arial" w:cs="Arial"/>
                <w:sz w:val="18"/>
                <w:szCs w:val="18"/>
              </w:rPr>
            </w:pPr>
            <w:ins w:id="656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66" w:author="Boisvert, Eric" w:date="2016-03-29T09:19:00Z"/>
                <w:rFonts w:ascii="Arial" w:eastAsia="MS Mincho" w:hAnsi="Arial" w:cs="Arial"/>
                <w:sz w:val="18"/>
                <w:szCs w:val="18"/>
              </w:rPr>
            </w:pPr>
            <w:ins w:id="6567" w:author="Boisvert, Eric" w:date="2016-03-29T09:19:00Z">
              <w:r>
                <w:rPr>
                  <w:rFonts w:ascii="Arial" w:hAnsi="Arial" w:cs="Arial"/>
                  <w:sz w:val="18"/>
                  <w:szCs w:val="18"/>
                  <w:lang w:val="en-CA"/>
                </w:rPr>
                <w:t>Check that the target implementation enforce user defined properties to be conform to GML Simple Feature Level 0</w:t>
              </w:r>
            </w:ins>
          </w:p>
        </w:tc>
      </w:tr>
      <w:tr w:rsidR="00480BB6" w:rsidRPr="00DE63EA" w14:paraId="0661DCC1" w14:textId="77777777" w:rsidTr="0024128E">
        <w:trPr>
          <w:trHeight w:val="462"/>
          <w:ins w:id="65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ins w:id="65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70" w:author="Boisvert, Eric" w:date="2016-03-29T09:19:00Z"/>
                <w:rFonts w:ascii="Arial" w:eastAsia="MS Mincho" w:hAnsi="Arial" w:cs="Arial"/>
                <w:sz w:val="18"/>
                <w:szCs w:val="18"/>
              </w:rPr>
            </w:pPr>
            <w:ins w:id="657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2" w:author="Boisvert, Eric" w:date="2016-03-29T09:19:00Z"/>
                <w:rFonts w:cs="Arial"/>
                <w:szCs w:val="18"/>
                <w:lang w:eastAsia="en-US"/>
              </w:rPr>
            </w:pPr>
          </w:p>
        </w:tc>
      </w:tr>
      <w:tr w:rsidR="00480BB6" w:rsidRPr="00DE63EA" w14:paraId="07FA64EF" w14:textId="77777777" w:rsidTr="0024128E">
        <w:trPr>
          <w:trHeight w:val="416"/>
          <w:ins w:id="6573"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4" w:author="Boisvert, Eric" w:date="2016-03-29T09:19:00Z"/>
                <w:rFonts w:cs="Arial"/>
                <w:b/>
                <w:szCs w:val="18"/>
                <w:lang w:eastAsia="en-US"/>
              </w:rPr>
            </w:pPr>
            <w:ins w:id="6575"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76" w:author="Boisvert, Eric" w:date="2016-03-29T09:19:00Z"/>
                <w:rFonts w:cs="Arial"/>
                <w:b/>
                <w:color w:val="FF0000"/>
                <w:szCs w:val="18"/>
                <w:lang w:eastAsia="en-US"/>
              </w:rPr>
            </w:pPr>
            <w:ins w:id="6577"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geologicunitview-identifier-unique</w:t>
              </w:r>
            </w:ins>
          </w:p>
        </w:tc>
      </w:tr>
      <w:tr w:rsidR="00480BB6" w:rsidRPr="00DE63EA" w14:paraId="3854550D" w14:textId="77777777" w:rsidTr="0024128E">
        <w:trPr>
          <w:trHeight w:val="280"/>
          <w:ins w:id="65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ins w:id="65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0" w:author="Boisvert, Eric" w:date="2016-03-29T09:19:00Z"/>
                <w:rFonts w:ascii="Arial" w:eastAsia="MS Mincho" w:hAnsi="Arial" w:cs="Arial"/>
                <w:sz w:val="18"/>
                <w:szCs w:val="18"/>
              </w:rPr>
            </w:pPr>
            <w:ins w:id="658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53FB6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2" w:author="Boisvert, Eric" w:date="2016-03-29T09:19:00Z"/>
                <w:rFonts w:ascii="Arial" w:eastAsia="MS Mincho" w:hAnsi="Arial" w:cs="Arial"/>
                <w:b/>
                <w:color w:val="0000FF"/>
                <w:sz w:val="18"/>
                <w:szCs w:val="18"/>
              </w:rPr>
            </w:pPr>
            <w:ins w:id="6583" w:author="Boisvert, Eric" w:date="2016-03-29T09:19:00Z">
              <w:r w:rsidRPr="00480BB6">
                <w:rPr>
                  <w:rFonts w:ascii="Arial" w:hAnsi="Arial" w:cs="Arial"/>
                  <w:sz w:val="18"/>
                  <w:szCs w:val="18"/>
                  <w:lang w:val="en-CA"/>
                  <w:rPrChange w:id="6584" w:author="Boisvert, Eric" w:date="2016-03-29T09:20:00Z">
                    <w:rPr>
                      <w:rFonts w:ascii="Arial" w:hAnsi="Arial" w:cs="Arial"/>
                      <w:sz w:val="18"/>
                      <w:szCs w:val="18"/>
                      <w:lang w:val="fr-CA"/>
                    </w:rPr>
                  </w:rPrChange>
                </w:rPr>
                <w:t>/req/gsml4-portrayal/geologicunitview-identifier-unique</w:t>
              </w:r>
            </w:ins>
          </w:p>
        </w:tc>
      </w:tr>
      <w:tr w:rsidR="00480BB6" w:rsidRPr="00DE63EA" w14:paraId="5927C093" w14:textId="77777777" w:rsidTr="0024128E">
        <w:trPr>
          <w:trHeight w:val="645"/>
          <w:ins w:id="65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ins w:id="65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87" w:author="Boisvert, Eric" w:date="2016-03-29T09:19:00Z"/>
                <w:rFonts w:ascii="Arial" w:eastAsia="MS Mincho" w:hAnsi="Arial" w:cs="Arial"/>
                <w:sz w:val="18"/>
                <w:szCs w:val="18"/>
              </w:rPr>
            </w:pPr>
            <w:ins w:id="658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589" w:author="Boisvert, Eric" w:date="2016-03-29T09:19:00Z"/>
                <w:rFonts w:cs="Arial"/>
                <w:b/>
                <w:color w:val="FF0000"/>
                <w:szCs w:val="18"/>
                <w:lang w:eastAsia="en-US"/>
              </w:rPr>
            </w:pPr>
            <w:ins w:id="6590" w:author="Boisvert, Eric" w:date="2016-03-29T09:19:00Z">
              <w:r>
                <w:rPr>
                  <w:rFonts w:cs="Arial"/>
                  <w:szCs w:val="18"/>
                  <w:lang w:val="en-CA"/>
                </w:rPr>
                <w:t xml:space="preserve">Ensure that the identifier is unique for the dataset </w:t>
              </w:r>
            </w:ins>
          </w:p>
        </w:tc>
      </w:tr>
      <w:tr w:rsidR="00480BB6" w:rsidRPr="00DE63EA" w14:paraId="6530212F" w14:textId="77777777" w:rsidTr="0024128E">
        <w:trPr>
          <w:trHeight w:val="645"/>
          <w:ins w:id="65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ins w:id="65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3" w:author="Boisvert, Eric" w:date="2016-03-29T09:19:00Z"/>
                <w:rFonts w:ascii="Arial" w:eastAsia="MS Mincho" w:hAnsi="Arial" w:cs="Arial"/>
                <w:sz w:val="18"/>
                <w:szCs w:val="18"/>
              </w:rPr>
            </w:pPr>
            <w:ins w:id="659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595" w:author="Boisvert, Eric" w:date="2016-03-29T09:19:00Z"/>
                <w:rFonts w:ascii="Arial" w:eastAsia="MS Mincho" w:hAnsi="Arial" w:cs="Arial"/>
                <w:sz w:val="18"/>
                <w:szCs w:val="18"/>
              </w:rPr>
            </w:pPr>
            <w:ins w:id="6596" w:author="Boisvert, Eric" w:date="2016-03-29T09:19:00Z">
              <w:r>
                <w:rPr>
                  <w:rFonts w:ascii="Arial" w:hAnsi="Arial" w:cs="Arial"/>
                  <w:sz w:val="18"/>
                  <w:szCs w:val="18"/>
                  <w:lang w:val="en-CA"/>
                </w:rPr>
                <w:t>Check that the target implementation implement a unique key constrain or mechanism to ensure that identifier property is unique.</w:t>
              </w:r>
            </w:ins>
          </w:p>
        </w:tc>
      </w:tr>
      <w:tr w:rsidR="00480BB6" w:rsidRPr="00DE63EA" w14:paraId="35493CCC" w14:textId="77777777" w:rsidTr="0024128E">
        <w:trPr>
          <w:trHeight w:val="462"/>
          <w:ins w:id="65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ins w:id="65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599" w:author="Boisvert, Eric" w:date="2016-03-29T09:19:00Z"/>
                <w:rFonts w:ascii="Arial" w:eastAsia="MS Mincho" w:hAnsi="Arial" w:cs="Arial"/>
                <w:sz w:val="18"/>
                <w:szCs w:val="18"/>
              </w:rPr>
            </w:pPr>
            <w:ins w:id="660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1" w:author="Boisvert, Eric" w:date="2016-03-29T09:19:00Z"/>
                <w:rFonts w:cs="Arial"/>
                <w:szCs w:val="18"/>
                <w:lang w:eastAsia="en-US"/>
              </w:rPr>
            </w:pPr>
          </w:p>
        </w:tc>
      </w:tr>
      <w:tr w:rsidR="00480BB6" w:rsidRPr="00DE63EA" w14:paraId="621C68B7" w14:textId="77777777" w:rsidTr="0024128E">
        <w:trPr>
          <w:trHeight w:val="416"/>
          <w:ins w:id="6602"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3" w:author="Boisvert, Eric" w:date="2016-03-29T09:19:00Z"/>
                <w:rFonts w:cs="Arial"/>
                <w:b/>
                <w:szCs w:val="18"/>
                <w:lang w:eastAsia="en-US"/>
              </w:rPr>
            </w:pPr>
            <w:ins w:id="6604"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05" w:author="Boisvert, Eric" w:date="2016-03-29T09:19:00Z"/>
                <w:rFonts w:cs="Arial"/>
                <w:b/>
                <w:color w:val="FF0000"/>
                <w:szCs w:val="18"/>
                <w:lang w:eastAsia="en-US"/>
              </w:rPr>
            </w:pPr>
            <w:ins w:id="6606" w:author="Boisvert, Eric" w:date="2016-03-29T09:19:00Z">
              <w:r w:rsidRPr="00FB7A14">
                <w:rPr>
                  <w:rFonts w:cs="Arial"/>
                  <w:b/>
                  <w:szCs w:val="18"/>
                  <w:lang w:val="en-AU"/>
                </w:rPr>
                <w:t>/conf/gsml4-portrayal</w:t>
              </w:r>
              <w:r>
                <w:rPr>
                  <w:rFonts w:cs="Arial"/>
                  <w:b/>
                  <w:szCs w:val="18"/>
                  <w:lang w:val="en-AU"/>
                </w:rPr>
                <w:t>/</w:t>
              </w:r>
              <w:r w:rsidRPr="001925A9">
                <w:rPr>
                  <w:rStyle w:val="requri"/>
                  <w:lang w:val="en-CA"/>
                </w:rPr>
                <w:t>geologicunitview-representativeLithology</w:t>
              </w:r>
            </w:ins>
          </w:p>
        </w:tc>
      </w:tr>
      <w:tr w:rsidR="00480BB6" w:rsidRPr="00DE63EA" w14:paraId="4188A2FB" w14:textId="77777777" w:rsidTr="0024128E">
        <w:trPr>
          <w:trHeight w:val="280"/>
          <w:ins w:id="66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ins w:id="66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09" w:author="Boisvert, Eric" w:date="2016-03-29T09:19:00Z"/>
                <w:rFonts w:ascii="Arial" w:eastAsia="MS Mincho" w:hAnsi="Arial" w:cs="Arial"/>
                <w:sz w:val="18"/>
                <w:szCs w:val="18"/>
              </w:rPr>
            </w:pPr>
            <w:ins w:id="661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973F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1" w:author="Boisvert, Eric" w:date="2016-03-29T09:19:00Z"/>
                <w:rFonts w:ascii="Arial" w:eastAsia="MS Mincho" w:hAnsi="Arial" w:cs="Arial"/>
                <w:b/>
                <w:color w:val="0000FF"/>
                <w:sz w:val="18"/>
                <w:szCs w:val="18"/>
              </w:rPr>
            </w:pPr>
            <w:ins w:id="6612" w:author="Boisvert, Eric" w:date="2016-03-29T09:19:00Z">
              <w:r w:rsidRPr="00480BB6">
                <w:rPr>
                  <w:rFonts w:ascii="Arial" w:hAnsi="Arial" w:cs="Arial"/>
                  <w:sz w:val="18"/>
                  <w:szCs w:val="18"/>
                  <w:lang w:val="en-CA"/>
                  <w:rPrChange w:id="6613" w:author="Boisvert, Eric" w:date="2016-03-29T09:20:00Z">
                    <w:rPr>
                      <w:rFonts w:ascii="Arial" w:hAnsi="Arial" w:cs="Arial"/>
                      <w:sz w:val="18"/>
                      <w:szCs w:val="18"/>
                      <w:lang w:val="fr-CA"/>
                    </w:rPr>
                  </w:rPrChange>
                </w:rPr>
                <w:t>/req/gsml4-portrayal/geologicunitview-representativeLithology</w:t>
              </w:r>
            </w:ins>
          </w:p>
        </w:tc>
      </w:tr>
      <w:tr w:rsidR="00480BB6" w:rsidRPr="00DE63EA" w14:paraId="18EB6BAB" w14:textId="77777777" w:rsidTr="0024128E">
        <w:trPr>
          <w:trHeight w:val="645"/>
          <w:ins w:id="661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ins w:id="661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16" w:author="Boisvert, Eric" w:date="2016-03-29T09:19:00Z"/>
                <w:rFonts w:ascii="Arial" w:eastAsia="MS Mincho" w:hAnsi="Arial" w:cs="Arial"/>
                <w:sz w:val="18"/>
                <w:szCs w:val="18"/>
              </w:rPr>
            </w:pPr>
            <w:ins w:id="661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18" w:author="Boisvert, Eric" w:date="2016-03-29T09:19:00Z"/>
                <w:rFonts w:cs="Arial"/>
                <w:b/>
                <w:color w:val="FF0000"/>
                <w:szCs w:val="18"/>
                <w:lang w:eastAsia="en-US"/>
              </w:rPr>
            </w:pPr>
            <w:ins w:id="6619" w:author="Boisvert, Eric" w:date="2016-03-29T09:19:00Z">
              <w:r>
                <w:rPr>
                  <w:rFonts w:cs="Arial"/>
                  <w:szCs w:val="18"/>
                  <w:lang w:val="en-CA"/>
                </w:rPr>
                <w:t xml:space="preserve">Ensure that the geologic unit view representative lithology come from a controlled vocabulary </w:t>
              </w:r>
            </w:ins>
          </w:p>
        </w:tc>
      </w:tr>
      <w:tr w:rsidR="00480BB6" w:rsidRPr="00DE63EA" w14:paraId="47BB26BF" w14:textId="77777777" w:rsidTr="0024128E">
        <w:trPr>
          <w:trHeight w:val="645"/>
          <w:ins w:id="66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ins w:id="66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2" w:author="Boisvert, Eric" w:date="2016-03-29T09:19:00Z"/>
                <w:rFonts w:ascii="Arial" w:eastAsia="MS Mincho" w:hAnsi="Arial" w:cs="Arial"/>
                <w:sz w:val="18"/>
                <w:szCs w:val="18"/>
              </w:rPr>
            </w:pPr>
            <w:ins w:id="662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24" w:author="Boisvert, Eric" w:date="2016-03-29T09:19:00Z"/>
                <w:rFonts w:ascii="Arial" w:eastAsia="MS Mincho" w:hAnsi="Arial" w:cs="Arial"/>
                <w:sz w:val="18"/>
                <w:szCs w:val="18"/>
              </w:rPr>
            </w:pPr>
            <w:ins w:id="6625"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29E7426D" w14:textId="77777777" w:rsidTr="0024128E">
        <w:trPr>
          <w:trHeight w:val="462"/>
          <w:ins w:id="66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ins w:id="66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28" w:author="Boisvert, Eric" w:date="2016-03-29T09:19:00Z"/>
                <w:rFonts w:ascii="Arial" w:eastAsia="MS Mincho" w:hAnsi="Arial" w:cs="Arial"/>
                <w:sz w:val="18"/>
                <w:szCs w:val="18"/>
              </w:rPr>
            </w:pPr>
            <w:ins w:id="662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0" w:author="Boisvert, Eric" w:date="2016-03-29T09:19:00Z"/>
                <w:rFonts w:cs="Arial"/>
                <w:szCs w:val="18"/>
                <w:lang w:eastAsia="en-US"/>
              </w:rPr>
            </w:pPr>
          </w:p>
        </w:tc>
      </w:tr>
      <w:tr w:rsidR="00480BB6" w:rsidRPr="00DE63EA" w14:paraId="2387E2EC" w14:textId="77777777" w:rsidTr="0024128E">
        <w:trPr>
          <w:trHeight w:val="416"/>
          <w:ins w:id="6631"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2" w:author="Boisvert, Eric" w:date="2016-03-29T09:19:00Z"/>
                <w:rFonts w:cs="Arial"/>
                <w:b/>
                <w:szCs w:val="18"/>
                <w:lang w:eastAsia="en-US"/>
              </w:rPr>
            </w:pPr>
            <w:ins w:id="6633" w:author="Boisvert, Eric" w:date="2016-03-29T09:19:00Z">
              <w:r w:rsidRPr="00DE63EA">
                <w:rPr>
                  <w:rFonts w:cs="Arial"/>
                  <w:b/>
                  <w:szCs w:val="18"/>
                </w:rPr>
                <w:lastRenderedPageBreak/>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34" w:author="Boisvert, Eric" w:date="2016-03-29T09:19:00Z"/>
                <w:rFonts w:cs="Arial"/>
                <w:b/>
                <w:color w:val="FF0000"/>
                <w:szCs w:val="18"/>
                <w:lang w:eastAsia="en-US"/>
              </w:rPr>
            </w:pPr>
            <w:ins w:id="6635"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geologicunitview-representativeAge</w:t>
              </w:r>
            </w:ins>
          </w:p>
        </w:tc>
      </w:tr>
      <w:tr w:rsidR="00480BB6" w:rsidRPr="00DE63EA" w14:paraId="7A794A37" w14:textId="77777777" w:rsidTr="0024128E">
        <w:trPr>
          <w:trHeight w:val="280"/>
          <w:ins w:id="66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ins w:id="66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38" w:author="Boisvert, Eric" w:date="2016-03-29T09:19:00Z"/>
                <w:rFonts w:ascii="Arial" w:eastAsia="MS Mincho" w:hAnsi="Arial" w:cs="Arial"/>
                <w:sz w:val="18"/>
                <w:szCs w:val="18"/>
              </w:rPr>
            </w:pPr>
            <w:ins w:id="663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99594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0" w:author="Boisvert, Eric" w:date="2016-03-29T09:19:00Z"/>
                <w:rFonts w:ascii="Arial" w:eastAsia="MS Mincho" w:hAnsi="Arial" w:cs="Arial"/>
                <w:b/>
                <w:color w:val="0000FF"/>
                <w:sz w:val="18"/>
                <w:szCs w:val="18"/>
              </w:rPr>
            </w:pPr>
            <w:ins w:id="6641" w:author="Boisvert, Eric" w:date="2016-03-29T09:19:00Z">
              <w:r w:rsidRPr="00480BB6">
                <w:rPr>
                  <w:rFonts w:ascii="Arial" w:hAnsi="Arial" w:cs="Arial"/>
                  <w:sz w:val="18"/>
                  <w:szCs w:val="18"/>
                  <w:lang w:val="en-CA"/>
                  <w:rPrChange w:id="6642" w:author="Boisvert, Eric" w:date="2016-03-29T09:20:00Z">
                    <w:rPr>
                      <w:rFonts w:ascii="Arial" w:hAnsi="Arial" w:cs="Arial"/>
                      <w:sz w:val="18"/>
                      <w:szCs w:val="18"/>
                      <w:lang w:val="fr-CA"/>
                    </w:rPr>
                  </w:rPrChange>
                </w:rPr>
                <w:t>/req/gsml4-portrayal/geologicunitview-representativeAge</w:t>
              </w:r>
            </w:ins>
          </w:p>
        </w:tc>
      </w:tr>
      <w:tr w:rsidR="00480BB6" w:rsidRPr="00DE63EA" w14:paraId="167F91D8" w14:textId="77777777" w:rsidTr="0024128E">
        <w:trPr>
          <w:trHeight w:val="645"/>
          <w:ins w:id="664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ins w:id="664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45" w:author="Boisvert, Eric" w:date="2016-03-29T09:19:00Z"/>
                <w:rFonts w:ascii="Arial" w:eastAsia="MS Mincho" w:hAnsi="Arial" w:cs="Arial"/>
                <w:sz w:val="18"/>
                <w:szCs w:val="18"/>
              </w:rPr>
            </w:pPr>
            <w:ins w:id="664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47" w:author="Boisvert, Eric" w:date="2016-03-29T09:19:00Z"/>
                <w:rFonts w:cs="Arial"/>
                <w:b/>
                <w:color w:val="FF0000"/>
                <w:szCs w:val="18"/>
                <w:lang w:eastAsia="en-US"/>
              </w:rPr>
            </w:pPr>
            <w:ins w:id="6648" w:author="Boisvert, Eric" w:date="2016-03-29T09:19:00Z">
              <w:r>
                <w:rPr>
                  <w:rFonts w:cs="Arial"/>
                  <w:szCs w:val="18"/>
                  <w:lang w:val="en-CA"/>
                </w:rPr>
                <w:t xml:space="preserve">Ensure that the geologic unit view representative age come from a controlled vocabulary </w:t>
              </w:r>
            </w:ins>
          </w:p>
        </w:tc>
      </w:tr>
      <w:tr w:rsidR="00480BB6" w:rsidRPr="00DE63EA" w14:paraId="55441294" w14:textId="77777777" w:rsidTr="0024128E">
        <w:trPr>
          <w:trHeight w:val="645"/>
          <w:ins w:id="66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ins w:id="66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1" w:author="Boisvert, Eric" w:date="2016-03-29T09:19:00Z"/>
                <w:rFonts w:ascii="Arial" w:eastAsia="MS Mincho" w:hAnsi="Arial" w:cs="Arial"/>
                <w:sz w:val="18"/>
                <w:szCs w:val="18"/>
              </w:rPr>
            </w:pPr>
            <w:ins w:id="665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53" w:author="Boisvert, Eric" w:date="2016-03-29T09:19:00Z"/>
                <w:rFonts w:ascii="Arial" w:eastAsia="MS Mincho" w:hAnsi="Arial" w:cs="Arial"/>
                <w:sz w:val="18"/>
                <w:szCs w:val="18"/>
              </w:rPr>
            </w:pPr>
            <w:ins w:id="6654"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F29A1EE" w14:textId="77777777" w:rsidTr="0024128E">
        <w:trPr>
          <w:trHeight w:val="462"/>
          <w:ins w:id="66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ins w:id="66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57" w:author="Boisvert, Eric" w:date="2016-03-29T09:19:00Z"/>
                <w:rFonts w:ascii="Arial" w:eastAsia="MS Mincho" w:hAnsi="Arial" w:cs="Arial"/>
                <w:sz w:val="18"/>
                <w:szCs w:val="18"/>
              </w:rPr>
            </w:pPr>
            <w:ins w:id="66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59" w:author="Boisvert, Eric" w:date="2016-03-29T09:19:00Z"/>
                <w:rFonts w:cs="Arial"/>
                <w:szCs w:val="18"/>
                <w:lang w:eastAsia="en-US"/>
              </w:rPr>
            </w:pPr>
          </w:p>
        </w:tc>
      </w:tr>
      <w:tr w:rsidR="00480BB6" w:rsidRPr="00DE63EA" w14:paraId="2304A13F" w14:textId="77777777" w:rsidTr="0024128E">
        <w:trPr>
          <w:trHeight w:val="416"/>
          <w:ins w:id="6660"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1" w:author="Boisvert, Eric" w:date="2016-03-29T09:19:00Z"/>
                <w:rFonts w:cs="Arial"/>
                <w:b/>
                <w:szCs w:val="18"/>
                <w:lang w:eastAsia="en-US"/>
              </w:rPr>
            </w:pPr>
            <w:ins w:id="6662"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63" w:author="Boisvert, Eric" w:date="2016-03-29T09:19:00Z"/>
                <w:rFonts w:cs="Arial"/>
                <w:b/>
                <w:color w:val="FF0000"/>
                <w:szCs w:val="18"/>
                <w:lang w:eastAsia="en-US"/>
              </w:rPr>
            </w:pPr>
            <w:ins w:id="6664"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geologicunitview-representativeOlderAge</w:t>
              </w:r>
            </w:ins>
          </w:p>
        </w:tc>
      </w:tr>
      <w:tr w:rsidR="00480BB6" w:rsidRPr="00DE63EA" w14:paraId="52C4A5FE" w14:textId="77777777" w:rsidTr="0024128E">
        <w:trPr>
          <w:trHeight w:val="280"/>
          <w:ins w:id="66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ins w:id="66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7" w:author="Boisvert, Eric" w:date="2016-03-29T09:19:00Z"/>
                <w:rFonts w:ascii="Arial" w:eastAsia="MS Mincho" w:hAnsi="Arial" w:cs="Arial"/>
                <w:sz w:val="18"/>
                <w:szCs w:val="18"/>
              </w:rPr>
            </w:pPr>
            <w:ins w:id="66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ABA290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69" w:author="Boisvert, Eric" w:date="2016-03-29T09:19:00Z"/>
                <w:rFonts w:ascii="Arial" w:eastAsia="MS Mincho" w:hAnsi="Arial" w:cs="Arial"/>
                <w:b/>
                <w:color w:val="0000FF"/>
                <w:sz w:val="18"/>
                <w:szCs w:val="18"/>
              </w:rPr>
            </w:pPr>
            <w:ins w:id="6670" w:author="Boisvert, Eric" w:date="2016-03-29T09:19:00Z">
              <w:r w:rsidRPr="00480BB6">
                <w:rPr>
                  <w:rFonts w:ascii="Arial" w:hAnsi="Arial" w:cs="Arial"/>
                  <w:sz w:val="18"/>
                  <w:szCs w:val="18"/>
                  <w:lang w:val="en-CA"/>
                  <w:rPrChange w:id="6671" w:author="Boisvert, Eric" w:date="2016-03-29T09:20:00Z">
                    <w:rPr>
                      <w:rFonts w:ascii="Arial" w:hAnsi="Arial" w:cs="Arial"/>
                      <w:sz w:val="18"/>
                      <w:szCs w:val="18"/>
                      <w:lang w:val="fr-CA"/>
                    </w:rPr>
                  </w:rPrChange>
                </w:rPr>
                <w:t>/req/gsml4-portrayal/geologicunitview-representativeOlderAge</w:t>
              </w:r>
            </w:ins>
          </w:p>
        </w:tc>
      </w:tr>
      <w:tr w:rsidR="00480BB6" w:rsidRPr="00DE63EA" w14:paraId="428EFA94" w14:textId="77777777" w:rsidTr="0024128E">
        <w:trPr>
          <w:trHeight w:val="645"/>
          <w:ins w:id="66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ins w:id="66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74" w:author="Boisvert, Eric" w:date="2016-03-29T09:19:00Z"/>
                <w:rFonts w:ascii="Arial" w:eastAsia="MS Mincho" w:hAnsi="Arial" w:cs="Arial"/>
                <w:sz w:val="18"/>
                <w:szCs w:val="18"/>
              </w:rPr>
            </w:pPr>
            <w:ins w:id="66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76" w:author="Boisvert, Eric" w:date="2016-03-29T09:19:00Z"/>
                <w:rFonts w:cs="Arial"/>
                <w:b/>
                <w:color w:val="FF0000"/>
                <w:szCs w:val="18"/>
                <w:lang w:eastAsia="en-US"/>
              </w:rPr>
            </w:pPr>
            <w:ins w:id="6677"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1D6786F2" w14:textId="77777777" w:rsidTr="0024128E">
        <w:trPr>
          <w:trHeight w:val="645"/>
          <w:ins w:id="66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ins w:id="66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0" w:author="Boisvert, Eric" w:date="2016-03-29T09:19:00Z"/>
                <w:rFonts w:ascii="Arial" w:eastAsia="MS Mincho" w:hAnsi="Arial" w:cs="Arial"/>
                <w:sz w:val="18"/>
                <w:szCs w:val="18"/>
              </w:rPr>
            </w:pPr>
            <w:ins w:id="66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682" w:author="Boisvert, Eric" w:date="2016-03-29T09:19:00Z"/>
                <w:rFonts w:ascii="Arial" w:eastAsia="MS Mincho" w:hAnsi="Arial" w:cs="Arial"/>
                <w:sz w:val="18"/>
                <w:szCs w:val="18"/>
              </w:rPr>
            </w:pPr>
            <w:ins w:id="6683"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47EB9024" w14:textId="77777777" w:rsidTr="0024128E">
        <w:trPr>
          <w:trHeight w:val="462"/>
          <w:ins w:id="66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ins w:id="66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86" w:author="Boisvert, Eric" w:date="2016-03-29T09:19:00Z"/>
                <w:rFonts w:ascii="Arial" w:eastAsia="MS Mincho" w:hAnsi="Arial" w:cs="Arial"/>
                <w:sz w:val="18"/>
                <w:szCs w:val="18"/>
              </w:rPr>
            </w:pPr>
            <w:ins w:id="66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88" w:author="Boisvert, Eric" w:date="2016-03-29T09:19:00Z"/>
                <w:rFonts w:cs="Arial"/>
                <w:szCs w:val="18"/>
                <w:lang w:eastAsia="en-US"/>
              </w:rPr>
            </w:pPr>
          </w:p>
        </w:tc>
      </w:tr>
      <w:tr w:rsidR="00480BB6" w:rsidRPr="00DE63EA" w14:paraId="3A6D9AE1" w14:textId="77777777" w:rsidTr="0024128E">
        <w:trPr>
          <w:trHeight w:val="416"/>
          <w:ins w:id="6689"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0" w:author="Boisvert, Eric" w:date="2016-03-29T09:19:00Z"/>
                <w:rFonts w:cs="Arial"/>
                <w:b/>
                <w:szCs w:val="18"/>
                <w:lang w:eastAsia="en-US"/>
              </w:rPr>
            </w:pPr>
            <w:ins w:id="6691"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692" w:author="Boisvert, Eric" w:date="2016-03-29T09:19:00Z"/>
                <w:rFonts w:cs="Arial"/>
                <w:b/>
                <w:color w:val="FF0000"/>
                <w:szCs w:val="18"/>
                <w:lang w:eastAsia="en-US"/>
              </w:rPr>
            </w:pPr>
            <w:ins w:id="6693" w:author="Boisvert, Eric" w:date="2016-03-29T09:19:00Z">
              <w:r w:rsidRPr="00FB7A14">
                <w:rPr>
                  <w:rFonts w:cs="Arial"/>
                  <w:b/>
                  <w:szCs w:val="18"/>
                  <w:lang w:val="en-AU"/>
                </w:rPr>
                <w:t>/conf/gsml4-portrayal</w:t>
              </w:r>
              <w:r>
                <w:rPr>
                  <w:rFonts w:cs="Arial"/>
                  <w:b/>
                  <w:szCs w:val="18"/>
                  <w:lang w:val="en-AU"/>
                </w:rPr>
                <w:t>/</w:t>
              </w:r>
              <w:r>
                <w:rPr>
                  <w:rStyle w:val="requri"/>
                  <w:lang w:val="en-CA"/>
                </w:rPr>
                <w:t>geologicunitview-representativeYoungerAge</w:t>
              </w:r>
            </w:ins>
          </w:p>
        </w:tc>
      </w:tr>
      <w:tr w:rsidR="00480BB6" w:rsidRPr="00DE63EA" w14:paraId="00B81ACE" w14:textId="77777777" w:rsidTr="0024128E">
        <w:trPr>
          <w:trHeight w:val="280"/>
          <w:ins w:id="66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ins w:id="66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6" w:author="Boisvert, Eric" w:date="2016-03-29T09:19:00Z"/>
                <w:rFonts w:ascii="Arial" w:eastAsia="MS Mincho" w:hAnsi="Arial" w:cs="Arial"/>
                <w:sz w:val="18"/>
                <w:szCs w:val="18"/>
              </w:rPr>
            </w:pPr>
            <w:ins w:id="669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FBB7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698" w:author="Boisvert, Eric" w:date="2016-03-29T09:19:00Z"/>
                <w:rFonts w:ascii="Arial" w:eastAsia="MS Mincho" w:hAnsi="Arial" w:cs="Arial"/>
                <w:b/>
                <w:color w:val="0000FF"/>
                <w:sz w:val="18"/>
                <w:szCs w:val="18"/>
              </w:rPr>
            </w:pPr>
            <w:ins w:id="6699" w:author="Boisvert, Eric" w:date="2016-03-29T09:19:00Z">
              <w:r w:rsidRPr="00480BB6">
                <w:rPr>
                  <w:rFonts w:ascii="Arial" w:hAnsi="Arial" w:cs="Arial"/>
                  <w:sz w:val="18"/>
                  <w:szCs w:val="18"/>
                  <w:lang w:val="en-CA"/>
                  <w:rPrChange w:id="6700" w:author="Boisvert, Eric" w:date="2016-03-29T09:20:00Z">
                    <w:rPr>
                      <w:rFonts w:ascii="Arial" w:hAnsi="Arial" w:cs="Arial"/>
                      <w:sz w:val="18"/>
                      <w:szCs w:val="18"/>
                      <w:lang w:val="fr-CA"/>
                    </w:rPr>
                  </w:rPrChange>
                </w:rPr>
                <w:t>/req/gsml4-portrayal/geologicunitview-representativeYoungerAge</w:t>
              </w:r>
            </w:ins>
          </w:p>
        </w:tc>
      </w:tr>
      <w:tr w:rsidR="00480BB6" w:rsidRPr="00DE63EA" w14:paraId="68F701F4" w14:textId="77777777" w:rsidTr="0024128E">
        <w:trPr>
          <w:trHeight w:val="645"/>
          <w:ins w:id="67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ins w:id="67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3" w:author="Boisvert, Eric" w:date="2016-03-29T09:19:00Z"/>
                <w:rFonts w:ascii="Arial" w:eastAsia="MS Mincho" w:hAnsi="Arial" w:cs="Arial"/>
                <w:sz w:val="18"/>
                <w:szCs w:val="18"/>
              </w:rPr>
            </w:pPr>
            <w:ins w:id="67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05" w:author="Boisvert, Eric" w:date="2016-03-29T09:19:00Z"/>
                <w:rFonts w:cs="Arial"/>
                <w:b/>
                <w:color w:val="FF0000"/>
                <w:szCs w:val="18"/>
                <w:lang w:eastAsia="en-US"/>
              </w:rPr>
            </w:pPr>
            <w:ins w:id="6706" w:author="Boisvert, Eric" w:date="2016-03-29T09:19:00Z">
              <w:r>
                <w:rPr>
                  <w:rFonts w:cs="Arial"/>
                  <w:szCs w:val="18"/>
                  <w:lang w:val="en-CA"/>
                </w:rPr>
                <w:t xml:space="preserve">Ensure that the geologic unit view representative older age come from a controlled vocabulary </w:t>
              </w:r>
            </w:ins>
          </w:p>
        </w:tc>
      </w:tr>
      <w:tr w:rsidR="00480BB6" w:rsidRPr="00DE63EA" w14:paraId="7FE9343E" w14:textId="77777777" w:rsidTr="0024128E">
        <w:trPr>
          <w:trHeight w:val="645"/>
          <w:ins w:id="67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ins w:id="67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09" w:author="Boisvert, Eric" w:date="2016-03-29T09:19:00Z"/>
                <w:rFonts w:ascii="Arial" w:eastAsia="MS Mincho" w:hAnsi="Arial" w:cs="Arial"/>
                <w:sz w:val="18"/>
                <w:szCs w:val="18"/>
              </w:rPr>
            </w:pPr>
            <w:ins w:id="67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11" w:author="Boisvert, Eric" w:date="2016-03-29T09:19:00Z"/>
                <w:rFonts w:ascii="Arial" w:eastAsia="MS Mincho" w:hAnsi="Arial" w:cs="Arial"/>
                <w:sz w:val="18"/>
                <w:szCs w:val="18"/>
              </w:rPr>
            </w:pPr>
            <w:ins w:id="6712" w:author="Boisvert, Eric" w:date="2016-03-29T09:19:00Z">
              <w:r>
                <w:rPr>
                  <w:rFonts w:ascii="Arial" w:hAnsi="Arial" w:cs="Arial"/>
                  <w:sz w:val="18"/>
                  <w:szCs w:val="18"/>
                  <w:lang w:val="en-CA"/>
                </w:rPr>
                <w:t>Check that the target implementation implements a mechanism to ensure that the term comes from a controlled vocabulary</w:t>
              </w:r>
            </w:ins>
          </w:p>
        </w:tc>
      </w:tr>
      <w:tr w:rsidR="00480BB6" w:rsidRPr="00DE63EA" w14:paraId="6A5DE0C8" w14:textId="77777777" w:rsidTr="0024128E">
        <w:trPr>
          <w:trHeight w:val="462"/>
          <w:ins w:id="67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ins w:id="67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15" w:author="Boisvert, Eric" w:date="2016-03-29T09:19:00Z"/>
                <w:rFonts w:ascii="Arial" w:eastAsia="MS Mincho" w:hAnsi="Arial" w:cs="Arial"/>
                <w:sz w:val="18"/>
                <w:szCs w:val="18"/>
              </w:rPr>
            </w:pPr>
            <w:ins w:id="67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7" w:author="Boisvert, Eric" w:date="2016-03-29T09:19:00Z"/>
                <w:rFonts w:cs="Arial"/>
                <w:szCs w:val="18"/>
                <w:lang w:eastAsia="en-US"/>
              </w:rPr>
            </w:pPr>
          </w:p>
        </w:tc>
      </w:tr>
      <w:tr w:rsidR="00480BB6" w:rsidRPr="00DE63EA" w14:paraId="07897C21" w14:textId="77777777" w:rsidTr="0024128E">
        <w:trPr>
          <w:trHeight w:val="416"/>
          <w:ins w:id="6718"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19" w:author="Boisvert, Eric" w:date="2016-03-29T09:19:00Z"/>
                <w:rFonts w:cs="Arial"/>
                <w:b/>
                <w:szCs w:val="18"/>
                <w:lang w:eastAsia="en-US"/>
              </w:rPr>
            </w:pPr>
            <w:ins w:id="6720"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21" w:author="Boisvert, Eric" w:date="2016-03-29T09:19:00Z"/>
                <w:rFonts w:cs="Arial"/>
                <w:b/>
                <w:color w:val="FF0000"/>
                <w:szCs w:val="18"/>
                <w:lang w:eastAsia="en-US"/>
              </w:rPr>
            </w:pPr>
            <w:ins w:id="6722"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boreholeview-elevationSrs</w:t>
              </w:r>
            </w:ins>
          </w:p>
        </w:tc>
      </w:tr>
      <w:tr w:rsidR="00480BB6" w:rsidRPr="00DE63EA" w14:paraId="3250B4BC" w14:textId="77777777" w:rsidTr="0024128E">
        <w:trPr>
          <w:trHeight w:val="280"/>
          <w:ins w:id="67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ins w:id="67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5" w:author="Boisvert, Eric" w:date="2016-03-29T09:19:00Z"/>
                <w:rFonts w:ascii="Arial" w:eastAsia="MS Mincho" w:hAnsi="Arial" w:cs="Arial"/>
                <w:sz w:val="18"/>
                <w:szCs w:val="18"/>
              </w:rPr>
            </w:pPr>
            <w:ins w:id="672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46499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27" w:author="Boisvert, Eric" w:date="2016-03-29T09:19:00Z"/>
                <w:rFonts w:ascii="Arial" w:eastAsia="MS Mincho" w:hAnsi="Arial" w:cs="Arial"/>
                <w:b/>
                <w:color w:val="0000FF"/>
                <w:sz w:val="18"/>
                <w:szCs w:val="18"/>
              </w:rPr>
            </w:pPr>
            <w:ins w:id="6728" w:author="Boisvert, Eric" w:date="2016-03-29T09:19:00Z">
              <w:r w:rsidRPr="00480BB6">
                <w:rPr>
                  <w:rFonts w:ascii="Arial" w:hAnsi="Arial" w:cs="Arial"/>
                  <w:sz w:val="18"/>
                  <w:szCs w:val="18"/>
                  <w:lang w:val="en-CA"/>
                  <w:rPrChange w:id="6729" w:author="Boisvert, Eric" w:date="2016-03-29T09:20:00Z">
                    <w:rPr>
                      <w:rFonts w:ascii="Arial" w:hAnsi="Arial" w:cs="Arial"/>
                      <w:sz w:val="18"/>
                      <w:szCs w:val="18"/>
                      <w:lang w:val="fr-CA"/>
                    </w:rPr>
                  </w:rPrChange>
                </w:rPr>
                <w:t>/req/gsml4-portrayal/boreholeview-elevationSrs</w:t>
              </w:r>
            </w:ins>
          </w:p>
        </w:tc>
      </w:tr>
      <w:tr w:rsidR="00480BB6" w:rsidRPr="00DE63EA" w14:paraId="429AB8D8" w14:textId="77777777" w:rsidTr="0024128E">
        <w:trPr>
          <w:trHeight w:val="645"/>
          <w:ins w:id="67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ins w:id="67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2" w:author="Boisvert, Eric" w:date="2016-03-29T09:19:00Z"/>
                <w:rFonts w:ascii="Arial" w:eastAsia="MS Mincho" w:hAnsi="Arial" w:cs="Arial"/>
                <w:sz w:val="18"/>
                <w:szCs w:val="18"/>
              </w:rPr>
            </w:pPr>
            <w:ins w:id="67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34" w:author="Boisvert, Eric" w:date="2016-03-29T09:19:00Z"/>
                <w:rFonts w:cs="Arial"/>
                <w:b/>
                <w:color w:val="FF0000"/>
                <w:szCs w:val="18"/>
                <w:lang w:eastAsia="en-US"/>
              </w:rPr>
            </w:pPr>
            <w:ins w:id="6735" w:author="Boisvert, Eric" w:date="2016-03-29T09:19:00Z">
              <w:r>
                <w:rPr>
                  <w:rFonts w:cs="Arial"/>
                  <w:szCs w:val="18"/>
                  <w:lang w:val="en-CA"/>
                </w:rPr>
                <w:t xml:space="preserve">Ensure that the elevation is using a valid SRS </w:t>
              </w:r>
            </w:ins>
          </w:p>
        </w:tc>
      </w:tr>
      <w:tr w:rsidR="00480BB6" w:rsidRPr="00DE63EA" w14:paraId="62C60393" w14:textId="77777777" w:rsidTr="0024128E">
        <w:trPr>
          <w:trHeight w:val="645"/>
          <w:ins w:id="67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ins w:id="67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38" w:author="Boisvert, Eric" w:date="2016-03-29T09:19:00Z"/>
                <w:rFonts w:ascii="Arial" w:eastAsia="MS Mincho" w:hAnsi="Arial" w:cs="Arial"/>
                <w:sz w:val="18"/>
                <w:szCs w:val="18"/>
              </w:rPr>
            </w:pPr>
            <w:ins w:id="67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40" w:author="Boisvert, Eric" w:date="2016-03-29T09:19:00Z"/>
                <w:rFonts w:ascii="Arial" w:eastAsia="MS Mincho" w:hAnsi="Arial" w:cs="Arial"/>
                <w:sz w:val="18"/>
                <w:szCs w:val="18"/>
              </w:rPr>
            </w:pPr>
            <w:ins w:id="6741" w:author="Boisvert, Eric" w:date="2016-03-29T09:19:00Z">
              <w:r>
                <w:rPr>
                  <w:rFonts w:ascii="Arial" w:hAnsi="Arial" w:cs="Arial"/>
                  <w:sz w:val="18"/>
                  <w:szCs w:val="18"/>
                  <w:lang w:val="en-CA"/>
                </w:rPr>
                <w:t>Check that the target implementation implements a proper CRS reference to a EPSG vertical datum</w:t>
              </w:r>
            </w:ins>
          </w:p>
        </w:tc>
      </w:tr>
      <w:tr w:rsidR="00480BB6" w:rsidRPr="00DE63EA" w14:paraId="547EE059" w14:textId="77777777" w:rsidTr="0024128E">
        <w:trPr>
          <w:trHeight w:val="462"/>
          <w:ins w:id="67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ins w:id="67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44" w:author="Boisvert, Eric" w:date="2016-03-29T09:19:00Z"/>
                <w:rFonts w:ascii="Arial" w:eastAsia="MS Mincho" w:hAnsi="Arial" w:cs="Arial"/>
                <w:sz w:val="18"/>
                <w:szCs w:val="18"/>
              </w:rPr>
            </w:pPr>
            <w:ins w:id="67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6" w:author="Boisvert, Eric" w:date="2016-03-29T09:19:00Z"/>
                <w:rFonts w:cs="Arial"/>
                <w:szCs w:val="18"/>
                <w:lang w:eastAsia="en-US"/>
              </w:rPr>
            </w:pPr>
          </w:p>
        </w:tc>
      </w:tr>
      <w:tr w:rsidR="00480BB6" w:rsidRPr="00DE63EA" w14:paraId="3921EFCF" w14:textId="77777777" w:rsidTr="0024128E">
        <w:trPr>
          <w:trHeight w:val="416"/>
          <w:ins w:id="6747"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48" w:author="Boisvert, Eric" w:date="2016-03-29T09:19:00Z"/>
                <w:rFonts w:cs="Arial"/>
                <w:b/>
                <w:szCs w:val="18"/>
                <w:lang w:eastAsia="en-US"/>
              </w:rPr>
            </w:pPr>
            <w:ins w:id="6749"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50" w:author="Boisvert, Eric" w:date="2016-03-29T09:19:00Z"/>
                <w:rFonts w:cs="Arial"/>
                <w:b/>
                <w:color w:val="FF0000"/>
                <w:szCs w:val="18"/>
                <w:lang w:eastAsia="en-US"/>
              </w:rPr>
            </w:pPr>
            <w:ins w:id="6751" w:author="Boisvert, Eric" w:date="2016-03-29T09:19:00Z">
              <w:r w:rsidRPr="00FB7A14">
                <w:rPr>
                  <w:rFonts w:cs="Arial"/>
                  <w:b/>
                  <w:szCs w:val="18"/>
                  <w:lang w:val="en-AU"/>
                </w:rPr>
                <w:t>/conf/gsml4-portrayal</w:t>
              </w:r>
              <w:r>
                <w:rPr>
                  <w:rFonts w:cs="Arial"/>
                  <w:b/>
                  <w:szCs w:val="18"/>
                  <w:lang w:val="en-AU"/>
                </w:rPr>
                <w:t>/</w:t>
              </w:r>
              <w:r w:rsidRPr="003F3AB9">
                <w:rPr>
                  <w:rStyle w:val="requri"/>
                  <w:lang w:val="en-CA"/>
                </w:rPr>
                <w:t>contactview-contacttype</w:t>
              </w:r>
            </w:ins>
          </w:p>
        </w:tc>
      </w:tr>
      <w:tr w:rsidR="00480BB6" w:rsidRPr="00DE63EA" w14:paraId="18368DDF" w14:textId="77777777" w:rsidTr="0024128E">
        <w:trPr>
          <w:trHeight w:val="280"/>
          <w:ins w:id="67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ins w:id="67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4" w:author="Boisvert, Eric" w:date="2016-03-29T09:19:00Z"/>
                <w:rFonts w:ascii="Arial" w:eastAsia="MS Mincho" w:hAnsi="Arial" w:cs="Arial"/>
                <w:sz w:val="18"/>
                <w:szCs w:val="18"/>
              </w:rPr>
            </w:pPr>
            <w:ins w:id="67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53E9A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56" w:author="Boisvert, Eric" w:date="2016-03-29T09:19:00Z"/>
                <w:rFonts w:ascii="Arial" w:eastAsia="MS Mincho" w:hAnsi="Arial" w:cs="Arial"/>
                <w:b/>
                <w:color w:val="0000FF"/>
                <w:sz w:val="18"/>
                <w:szCs w:val="18"/>
              </w:rPr>
            </w:pPr>
            <w:ins w:id="6757" w:author="Boisvert, Eric" w:date="2016-03-29T09:19:00Z">
              <w:r w:rsidRPr="00480BB6">
                <w:rPr>
                  <w:rFonts w:ascii="Arial" w:hAnsi="Arial" w:cs="Arial"/>
                  <w:sz w:val="18"/>
                  <w:szCs w:val="18"/>
                  <w:lang w:val="en-CA"/>
                  <w:rPrChange w:id="6758" w:author="Boisvert, Eric" w:date="2016-03-29T09:20:00Z">
                    <w:rPr>
                      <w:rFonts w:ascii="Arial" w:hAnsi="Arial" w:cs="Arial"/>
                      <w:sz w:val="18"/>
                      <w:szCs w:val="18"/>
                      <w:lang w:val="fr-CA"/>
                    </w:rPr>
                  </w:rPrChange>
                </w:rPr>
                <w:t>/req/gsml4-portrayal/contactview-contacttype</w:t>
              </w:r>
            </w:ins>
          </w:p>
        </w:tc>
      </w:tr>
      <w:tr w:rsidR="00480BB6" w:rsidRPr="00DE63EA" w14:paraId="4B23294D" w14:textId="77777777" w:rsidTr="0024128E">
        <w:trPr>
          <w:trHeight w:val="645"/>
          <w:ins w:id="67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ins w:id="67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1" w:author="Boisvert, Eric" w:date="2016-03-29T09:19:00Z"/>
                <w:rFonts w:ascii="Arial" w:eastAsia="MS Mincho" w:hAnsi="Arial" w:cs="Arial"/>
                <w:sz w:val="18"/>
                <w:szCs w:val="18"/>
              </w:rPr>
            </w:pPr>
            <w:ins w:id="676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63" w:author="Boisvert, Eric" w:date="2016-03-29T09:19:00Z"/>
                <w:rFonts w:cs="Arial"/>
                <w:b/>
                <w:color w:val="FF0000"/>
                <w:szCs w:val="18"/>
                <w:lang w:eastAsia="en-US"/>
              </w:rPr>
            </w:pPr>
            <w:ins w:id="6764" w:author="Boisvert, Eric" w:date="2016-03-29T09:19:00Z">
              <w:r>
                <w:rPr>
                  <w:rFonts w:cs="Arial"/>
                  <w:szCs w:val="18"/>
                  <w:lang w:val="en-CA"/>
                </w:rPr>
                <w:t xml:space="preserve">Ensure that the contact’s contact type come from a controlled vocabulary </w:t>
              </w:r>
            </w:ins>
          </w:p>
        </w:tc>
      </w:tr>
      <w:tr w:rsidR="00480BB6" w:rsidRPr="00DE63EA" w14:paraId="227AB15C" w14:textId="77777777" w:rsidTr="0024128E">
        <w:trPr>
          <w:trHeight w:val="645"/>
          <w:ins w:id="67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ins w:id="67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67" w:author="Boisvert, Eric" w:date="2016-03-29T09:19:00Z"/>
                <w:rFonts w:ascii="Arial" w:eastAsia="MS Mincho" w:hAnsi="Arial" w:cs="Arial"/>
                <w:sz w:val="18"/>
                <w:szCs w:val="18"/>
              </w:rPr>
            </w:pPr>
            <w:ins w:id="676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69" w:author="Boisvert, Eric" w:date="2016-03-29T09:19:00Z"/>
                <w:rFonts w:ascii="Arial" w:eastAsia="MS Mincho" w:hAnsi="Arial" w:cs="Arial"/>
                <w:sz w:val="18"/>
                <w:szCs w:val="18"/>
              </w:rPr>
            </w:pPr>
            <w:ins w:id="6770" w:author="Boisvert, Eric" w:date="2016-03-29T09:19:00Z">
              <w:r>
                <w:rPr>
                  <w:rFonts w:ascii="Arial" w:hAnsi="Arial" w:cs="Arial"/>
                  <w:sz w:val="18"/>
                  <w:szCs w:val="18"/>
                  <w:lang w:val="en-CA"/>
                </w:rPr>
                <w:t>Check that the target implementation implements mechanism to ensure that the term comes from a controlled vocabulary.</w:t>
              </w:r>
            </w:ins>
          </w:p>
        </w:tc>
      </w:tr>
      <w:tr w:rsidR="00480BB6" w:rsidRPr="00DE63EA" w14:paraId="3DB608ED" w14:textId="77777777" w:rsidTr="0024128E">
        <w:trPr>
          <w:trHeight w:val="462"/>
          <w:ins w:id="67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ins w:id="67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73" w:author="Boisvert, Eric" w:date="2016-03-29T09:19:00Z"/>
                <w:rFonts w:ascii="Arial" w:eastAsia="MS Mincho" w:hAnsi="Arial" w:cs="Arial"/>
                <w:sz w:val="18"/>
                <w:szCs w:val="18"/>
              </w:rPr>
            </w:pPr>
            <w:ins w:id="677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5" w:author="Boisvert, Eric" w:date="2016-03-29T09:19:00Z"/>
                <w:rFonts w:cs="Arial"/>
                <w:szCs w:val="18"/>
                <w:lang w:eastAsia="en-US"/>
              </w:rPr>
            </w:pPr>
          </w:p>
        </w:tc>
      </w:tr>
      <w:tr w:rsidR="00480BB6" w:rsidRPr="00DE63EA" w14:paraId="0362597A" w14:textId="77777777" w:rsidTr="0024128E">
        <w:trPr>
          <w:trHeight w:val="416"/>
          <w:ins w:id="6776" w:author="Boisvert, Eric" w:date="2016-03-29T09:19:00Z"/>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7" w:author="Boisvert, Eric" w:date="2016-03-29T09:19:00Z"/>
                <w:rFonts w:cs="Arial"/>
                <w:b/>
                <w:szCs w:val="18"/>
                <w:lang w:eastAsia="en-US"/>
              </w:rPr>
            </w:pPr>
            <w:ins w:id="6778" w:author="Boisvert, Eric" w:date="2016-03-29T09:19:00Z">
              <w:r w:rsidRPr="00DE63EA">
                <w:rPr>
                  <w:rFonts w:cs="Arial"/>
                  <w:b/>
                  <w:szCs w:val="18"/>
                </w:rPr>
                <w:t>Test</w:t>
              </w:r>
            </w:ins>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79" w:author="Boisvert, Eric" w:date="2016-03-29T09:19:00Z"/>
                <w:rFonts w:cs="Arial"/>
                <w:b/>
                <w:color w:val="FF0000"/>
                <w:szCs w:val="18"/>
                <w:lang w:eastAsia="en-US"/>
              </w:rPr>
            </w:pPr>
            <w:ins w:id="6780" w:author="Boisvert, Eric" w:date="2016-03-29T09:19:00Z">
              <w:r w:rsidRPr="00FB7A14">
                <w:rPr>
                  <w:rFonts w:cs="Arial"/>
                  <w:b/>
                  <w:szCs w:val="18"/>
                  <w:lang w:val="en-AU"/>
                </w:rPr>
                <w:t>/conf/gsml4-portrayal</w:t>
              </w:r>
              <w:r>
                <w:rPr>
                  <w:rFonts w:cs="Arial"/>
                  <w:b/>
                  <w:szCs w:val="18"/>
                  <w:lang w:val="en-AU"/>
                </w:rPr>
                <w:t>/</w:t>
              </w:r>
              <w:r w:rsidRPr="005C2F48">
                <w:rPr>
                  <w:rStyle w:val="requri"/>
                  <w:lang w:val="en-CA"/>
                </w:rPr>
                <w:t>siteobservationview-symbolRotation</w:t>
              </w:r>
            </w:ins>
          </w:p>
        </w:tc>
      </w:tr>
      <w:tr w:rsidR="00480BB6" w:rsidRPr="00DE63EA" w14:paraId="77BDC4AB" w14:textId="77777777" w:rsidTr="0024128E">
        <w:trPr>
          <w:trHeight w:val="280"/>
          <w:ins w:id="67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ins w:id="67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3" w:author="Boisvert, Eric" w:date="2016-03-29T09:19:00Z"/>
                <w:rFonts w:ascii="Arial" w:eastAsia="MS Mincho" w:hAnsi="Arial" w:cs="Arial"/>
                <w:sz w:val="18"/>
                <w:szCs w:val="18"/>
              </w:rPr>
            </w:pPr>
            <w:ins w:id="678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8509D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85" w:author="Boisvert, Eric" w:date="2016-03-29T09:19:00Z"/>
                <w:rFonts w:ascii="Arial" w:eastAsia="MS Mincho" w:hAnsi="Arial" w:cs="Arial"/>
                <w:b/>
                <w:color w:val="0000FF"/>
                <w:sz w:val="18"/>
                <w:szCs w:val="18"/>
              </w:rPr>
            </w:pPr>
            <w:ins w:id="6786" w:author="Boisvert, Eric" w:date="2016-03-29T09:19:00Z">
              <w:r w:rsidRPr="00480BB6">
                <w:rPr>
                  <w:rFonts w:ascii="Arial" w:hAnsi="Arial" w:cs="Arial"/>
                  <w:sz w:val="18"/>
                  <w:szCs w:val="18"/>
                  <w:lang w:val="en-CA"/>
                  <w:rPrChange w:id="6787" w:author="Boisvert, Eric" w:date="2016-03-29T09:20:00Z">
                    <w:rPr>
                      <w:rFonts w:ascii="Arial" w:hAnsi="Arial" w:cs="Arial"/>
                      <w:sz w:val="18"/>
                      <w:szCs w:val="18"/>
                      <w:lang w:val="fr-CA"/>
                    </w:rPr>
                  </w:rPrChange>
                </w:rPr>
                <w:t>/req/gsml4-portrayal/siteobservationview-symbolRotation</w:t>
              </w:r>
            </w:ins>
          </w:p>
        </w:tc>
      </w:tr>
      <w:tr w:rsidR="00480BB6" w:rsidRPr="00DE63EA" w14:paraId="2EC56C09" w14:textId="77777777" w:rsidTr="0024128E">
        <w:trPr>
          <w:trHeight w:val="645"/>
          <w:ins w:id="67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ins w:id="67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0" w:author="Boisvert, Eric" w:date="2016-03-29T09:19:00Z"/>
                <w:rFonts w:ascii="Arial" w:eastAsia="MS Mincho" w:hAnsi="Arial" w:cs="Arial"/>
                <w:sz w:val="18"/>
                <w:szCs w:val="18"/>
              </w:rPr>
            </w:pPr>
            <w:ins w:id="679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792" w:author="Boisvert, Eric" w:date="2016-03-29T09:19:00Z"/>
                <w:rFonts w:cs="Arial"/>
                <w:b/>
                <w:color w:val="FF0000"/>
                <w:szCs w:val="18"/>
                <w:lang w:eastAsia="en-US"/>
              </w:rPr>
            </w:pPr>
            <w:ins w:id="6793" w:author="Boisvert, Eric" w:date="2016-03-29T09:19:00Z">
              <w:r>
                <w:rPr>
                  <w:rFonts w:cs="Arial"/>
                  <w:szCs w:val="18"/>
                  <w:lang w:val="en-CA"/>
                </w:rPr>
                <w:t>Ensure that the symbol rotation is the range [0,360[</w:t>
              </w:r>
            </w:ins>
          </w:p>
        </w:tc>
      </w:tr>
      <w:tr w:rsidR="00480BB6" w:rsidRPr="00DE63EA" w14:paraId="1A6318FF" w14:textId="77777777" w:rsidTr="0024128E">
        <w:trPr>
          <w:trHeight w:val="645"/>
          <w:ins w:id="67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ins w:id="67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796" w:author="Boisvert, Eric" w:date="2016-03-29T09:19:00Z"/>
                <w:rFonts w:ascii="Arial" w:eastAsia="MS Mincho" w:hAnsi="Arial" w:cs="Arial"/>
                <w:sz w:val="18"/>
                <w:szCs w:val="18"/>
              </w:rPr>
            </w:pPr>
            <w:ins w:id="679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798" w:author="Boisvert, Eric" w:date="2016-03-29T09:19:00Z"/>
                <w:rFonts w:ascii="Arial" w:eastAsia="MS Mincho" w:hAnsi="Arial" w:cs="Arial"/>
                <w:sz w:val="18"/>
                <w:szCs w:val="18"/>
              </w:rPr>
            </w:pPr>
            <w:ins w:id="6799" w:author="Boisvert, Eric" w:date="2016-03-29T09:19:00Z">
              <w:r>
                <w:rPr>
                  <w:rFonts w:ascii="Arial" w:hAnsi="Arial" w:cs="Arial"/>
                  <w:sz w:val="18"/>
                  <w:szCs w:val="18"/>
                  <w:lang w:val="en-CA"/>
                </w:rPr>
                <w:t>Check that the target implementation implements mechanism to ensure that the rotation is in the range [0,360[</w:t>
              </w:r>
            </w:ins>
          </w:p>
        </w:tc>
      </w:tr>
      <w:tr w:rsidR="00480BB6" w:rsidRPr="00DE63EA" w14:paraId="54973D2C" w14:textId="77777777" w:rsidTr="0024128E">
        <w:trPr>
          <w:trHeight w:val="462"/>
          <w:ins w:id="68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ins w:id="68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02" w:author="Boisvert, Eric" w:date="2016-03-29T09:19:00Z"/>
                <w:rFonts w:ascii="Arial" w:eastAsia="MS Mincho" w:hAnsi="Arial" w:cs="Arial"/>
                <w:sz w:val="18"/>
                <w:szCs w:val="18"/>
              </w:rPr>
            </w:pPr>
            <w:ins w:id="680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04" w:author="Boisvert, Eric" w:date="2016-03-29T09:19:00Z"/>
                <w:rFonts w:cs="Arial"/>
                <w:szCs w:val="18"/>
                <w:lang w:eastAsia="en-US"/>
              </w:rPr>
            </w:pPr>
          </w:p>
        </w:tc>
      </w:tr>
    </w:tbl>
    <w:p w14:paraId="491294AE" w14:textId="77777777" w:rsidR="00480BB6" w:rsidRDefault="00480BB6" w:rsidP="00480BB6">
      <w:pPr>
        <w:spacing w:after="0"/>
        <w:rPr>
          <w:ins w:id="6805" w:author="Boisvert, Eric" w:date="2016-03-29T09:19:00Z"/>
          <w:lang w:val="en-CA"/>
        </w:rPr>
      </w:pPr>
    </w:p>
    <w:p w14:paraId="68DEACED" w14:textId="77777777" w:rsidR="00480BB6" w:rsidRDefault="00480BB6" w:rsidP="00480BB6">
      <w:pPr>
        <w:rPr>
          <w:ins w:id="6806" w:author="Boisvert, Eric" w:date="2016-03-29T09:19:00Z"/>
          <w:lang w:val="en-CA"/>
        </w:rPr>
      </w:pPr>
      <w:ins w:id="6807" w:author="Boisvert, Eric" w:date="2016-03-29T09:19:00Z">
        <w:r>
          <w:rPr>
            <w:lang w:val="en-CA"/>
          </w:rPr>
          <w:br w:type="page"/>
        </w:r>
      </w:ins>
    </w:p>
    <w:p w14:paraId="419CF882" w14:textId="77777777" w:rsidR="00480BB6" w:rsidRPr="00480BB6" w:rsidRDefault="00480BB6" w:rsidP="00480BB6">
      <w:pPr>
        <w:pStyle w:val="Titre3"/>
        <w:numPr>
          <w:ilvl w:val="0"/>
          <w:numId w:val="0"/>
        </w:numPr>
        <w:ind w:left="720" w:hanging="720"/>
        <w:rPr>
          <w:ins w:id="6808" w:author="Boisvert, Eric" w:date="2016-03-29T09:19:00Z"/>
          <w:lang w:val="en-CA"/>
          <w:rPrChange w:id="6809" w:author="Boisvert, Eric" w:date="2016-03-29T09:20:00Z">
            <w:rPr>
              <w:ins w:id="6810" w:author="Boisvert, Eric" w:date="2016-03-29T09:19:00Z"/>
              <w:lang w:val="fr-CA"/>
            </w:rPr>
          </w:rPrChange>
        </w:rPr>
      </w:pPr>
      <w:ins w:id="6811" w:author="Boisvert, Eric" w:date="2016-03-29T09:19:00Z">
        <w:r w:rsidRPr="00480BB6">
          <w:rPr>
            <w:lang w:val="en-CA"/>
            <w:rPrChange w:id="6812" w:author="Boisvert, Eric" w:date="2016-03-29T09:20:00Z">
              <w:rPr>
                <w:lang w:val="fr-CA"/>
              </w:rPr>
            </w:rPrChange>
          </w:rPr>
          <w:t>A.2.1 Conformance class: GeoSciML Basic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rPr>
          <w:ins w:id="68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ins w:id="6814" w:author="Boisvert, Eric" w:date="2016-03-29T09:19:00Z"/>
                <w:rFonts w:cs="Arial"/>
                <w:szCs w:val="18"/>
                <w:lang w:eastAsia="en-US"/>
              </w:rPr>
            </w:pPr>
            <w:ins w:id="681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ins w:id="6816" w:author="Boisvert, Eric" w:date="2016-03-29T09:19:00Z"/>
                <w:rFonts w:cs="Arial"/>
                <w:b/>
                <w:color w:val="0000FF"/>
                <w:szCs w:val="18"/>
                <w:lang w:eastAsia="en-US"/>
              </w:rPr>
            </w:pPr>
            <w:ins w:id="6817" w:author="Boisvert, Eric" w:date="2016-03-29T09:19:00Z">
              <w:r w:rsidRPr="00DE63EA">
                <w:rPr>
                  <w:rFonts w:cs="Arial"/>
                  <w:szCs w:val="18"/>
                  <w:lang w:val="fr-CA"/>
                </w:rPr>
                <w:t>/conf/</w:t>
              </w:r>
              <w:r>
                <w:rPr>
                  <w:rFonts w:cs="Arial"/>
                  <w:szCs w:val="18"/>
                  <w:lang w:val="fr-CA"/>
                </w:rPr>
                <w:t>gsml4-basic</w:t>
              </w:r>
            </w:ins>
          </w:p>
        </w:tc>
      </w:tr>
      <w:tr w:rsidR="00480BB6" w:rsidRPr="00DE63EA" w14:paraId="27F98FB4" w14:textId="77777777" w:rsidTr="0024128E">
        <w:trPr>
          <w:ins w:id="681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ins w:id="6819" w:author="Boisvert, Eric" w:date="2016-03-29T09:19:00Z"/>
                <w:rFonts w:cs="Arial"/>
                <w:szCs w:val="18"/>
                <w:lang w:eastAsia="en-US"/>
              </w:rPr>
            </w:pPr>
            <w:ins w:id="682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1" w:author="Boisvert, Eric" w:date="2016-03-29T09:19:00Z"/>
                <w:rFonts w:cs="Arial"/>
                <w:b/>
                <w:color w:val="0000FF"/>
                <w:szCs w:val="18"/>
                <w:lang w:eastAsia="en-US"/>
              </w:rPr>
            </w:pPr>
            <w:ins w:id="6822" w:author="Boisvert, Eric" w:date="2016-03-29T09:19:00Z">
              <w:r>
                <w:rPr>
                  <w:rFonts w:cs="Arial"/>
                  <w:szCs w:val="18"/>
                  <w:lang w:val="en-US"/>
                </w:rPr>
                <w:t>/req/gsml4-basic</w:t>
              </w:r>
            </w:ins>
          </w:p>
        </w:tc>
      </w:tr>
      <w:tr w:rsidR="00480BB6" w:rsidRPr="00DE63EA" w14:paraId="40B920D5" w14:textId="77777777" w:rsidTr="0024128E">
        <w:trPr>
          <w:ins w:id="682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ins w:id="6824" w:author="Boisvert, Eric" w:date="2016-03-29T09:19:00Z"/>
                <w:rFonts w:cs="Arial"/>
                <w:b/>
                <w:szCs w:val="18"/>
              </w:rPr>
            </w:pPr>
            <w:ins w:id="682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26" w:author="Boisvert, Eric" w:date="2016-03-29T09:19:00Z"/>
                <w:rFonts w:cs="Arial"/>
                <w:szCs w:val="18"/>
                <w:lang w:val="en-US"/>
              </w:rPr>
            </w:pPr>
            <w:ins w:id="6827" w:author="Boisvert, Eric" w:date="2016-03-29T09:19:00Z">
              <w:r>
                <w:rPr>
                  <w:rFonts w:cs="Arial"/>
                  <w:szCs w:val="18"/>
                  <w:lang w:val="en-US"/>
                </w:rPr>
                <w:t>/conf/gsml4-core</w:t>
              </w:r>
            </w:ins>
          </w:p>
        </w:tc>
      </w:tr>
      <w:tr w:rsidR="00480BB6" w:rsidRPr="00DE63EA" w14:paraId="3952B3FE" w14:textId="77777777" w:rsidTr="0024128E">
        <w:trPr>
          <w:ins w:id="682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ins w:id="6829" w:author="Boisvert, Eric" w:date="2016-03-29T09:19:00Z"/>
                <w:rFonts w:cs="Arial"/>
                <w:b/>
                <w:szCs w:val="18"/>
              </w:rPr>
            </w:pPr>
            <w:ins w:id="683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31" w:author="Boisvert, Eric" w:date="2016-03-29T09:19:00Z"/>
                <w:rFonts w:cs="Arial"/>
                <w:szCs w:val="18"/>
                <w:lang w:val="en-US"/>
              </w:rPr>
            </w:pPr>
            <w:ins w:id="6832" w:author="Boisvert, Eric" w:date="2016-03-29T09:19:00Z">
              <w:r>
                <w:rPr>
                  <w:rFonts w:cs="Arial"/>
                  <w:szCs w:val="18"/>
                  <w:lang w:val="en-US"/>
                </w:rPr>
                <w:t>/conf/gsml4-basic/</w:t>
              </w:r>
              <w:r w:rsidRPr="00422302">
                <w:rPr>
                  <w:rFonts w:cs="Arial"/>
                  <w:szCs w:val="18"/>
                  <w:lang w:val="en-US"/>
                </w:rPr>
                <w:t>geologicfeature-purpose</w:t>
              </w:r>
            </w:ins>
          </w:p>
        </w:tc>
      </w:tr>
      <w:tr w:rsidR="00480BB6" w:rsidRPr="00DE63EA" w14:paraId="6D6F2146" w14:textId="77777777" w:rsidTr="0024128E">
        <w:trPr>
          <w:trHeight w:val="280"/>
          <w:ins w:id="68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ins w:id="68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5" w:author="Boisvert, Eric" w:date="2016-03-29T09:19:00Z"/>
                <w:rFonts w:ascii="Arial" w:eastAsia="MS Mincho" w:hAnsi="Arial" w:cs="Arial"/>
                <w:sz w:val="18"/>
                <w:szCs w:val="18"/>
              </w:rPr>
            </w:pPr>
            <w:ins w:id="683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37" w:author="Boisvert, Eric" w:date="2016-03-29T09:19:00Z"/>
                <w:rFonts w:ascii="Arial" w:eastAsia="MS Mincho" w:hAnsi="Arial" w:cs="Arial"/>
                <w:b/>
                <w:color w:val="0000FF"/>
                <w:sz w:val="18"/>
                <w:szCs w:val="18"/>
              </w:rPr>
            </w:pPr>
            <w:ins w:id="6838" w:author="Boisvert, Eric" w:date="2016-03-29T09:19:00Z">
              <w:r w:rsidRPr="00480BB6">
                <w:rPr>
                  <w:rFonts w:ascii="Arial" w:hAnsi="Arial" w:cs="Arial"/>
                  <w:sz w:val="18"/>
                  <w:szCs w:val="18"/>
                  <w:lang w:val="en-CA"/>
                  <w:rPrChange w:id="6839" w:author="Boisvert, Eric" w:date="2016-03-29T09:20:00Z">
                    <w:rPr>
                      <w:rFonts w:ascii="Arial" w:hAnsi="Arial" w:cs="Arial"/>
                      <w:sz w:val="18"/>
                      <w:szCs w:val="18"/>
                      <w:lang w:val="fr-CA"/>
                    </w:rPr>
                  </w:rPrChange>
                </w:rPr>
                <w:t>/req/gsml4-basic/geologicfeature-purpose</w:t>
              </w:r>
            </w:ins>
          </w:p>
        </w:tc>
      </w:tr>
      <w:tr w:rsidR="00480BB6" w:rsidRPr="00DE63EA" w14:paraId="06CAE925" w14:textId="77777777" w:rsidTr="0024128E">
        <w:trPr>
          <w:trHeight w:val="645"/>
          <w:ins w:id="68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ins w:id="68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2" w:author="Boisvert, Eric" w:date="2016-03-29T09:19:00Z"/>
                <w:rFonts w:ascii="Arial" w:eastAsia="MS Mincho" w:hAnsi="Arial" w:cs="Arial"/>
                <w:sz w:val="18"/>
                <w:szCs w:val="18"/>
              </w:rPr>
            </w:pPr>
            <w:ins w:id="684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44" w:author="Boisvert, Eric" w:date="2016-03-29T09:19:00Z"/>
                <w:rFonts w:cs="Arial"/>
                <w:b/>
                <w:color w:val="FF0000"/>
                <w:szCs w:val="18"/>
                <w:lang w:eastAsia="en-US"/>
              </w:rPr>
            </w:pPr>
            <w:ins w:id="6845" w:author="Boisvert, Eric" w:date="2016-03-29T09:19:00Z">
              <w:r>
                <w:rPr>
                  <w:rFonts w:cs="Arial"/>
                  <w:szCs w:val="18"/>
                  <w:lang w:val="en-CA"/>
                </w:rPr>
                <w:t>Ensure that the target implementation enforces the purpose property to be restricted to the values provided in Table 2 (instance, typicalNorm, definingNorm)</w:t>
              </w:r>
            </w:ins>
          </w:p>
        </w:tc>
      </w:tr>
      <w:tr w:rsidR="00480BB6" w:rsidRPr="00DE63EA" w14:paraId="620727A6" w14:textId="77777777" w:rsidTr="0024128E">
        <w:trPr>
          <w:trHeight w:val="645"/>
          <w:ins w:id="68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ins w:id="68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48" w:author="Boisvert, Eric" w:date="2016-03-29T09:19:00Z"/>
                <w:rFonts w:ascii="Arial" w:eastAsia="MS Mincho" w:hAnsi="Arial" w:cs="Arial"/>
                <w:sz w:val="18"/>
                <w:szCs w:val="18"/>
              </w:rPr>
            </w:pPr>
            <w:ins w:id="684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50" w:author="Boisvert, Eric" w:date="2016-03-29T09:19:00Z"/>
                <w:rFonts w:ascii="Arial" w:eastAsia="MS Mincho" w:hAnsi="Arial" w:cs="Arial"/>
                <w:sz w:val="18"/>
                <w:szCs w:val="18"/>
              </w:rPr>
            </w:pPr>
            <w:ins w:id="6851" w:author="Boisvert, Eric" w:date="2016-03-29T09:19:00Z">
              <w:r>
                <w:rPr>
                  <w:rFonts w:ascii="Arial" w:hAnsi="Arial" w:cs="Arial"/>
                  <w:sz w:val="18"/>
                  <w:szCs w:val="18"/>
                  <w:lang w:val="en-CA"/>
                </w:rPr>
                <w:t>Visual inspection that the target implementation has a mechanism to limit the property value to those provided in Table 2</w:t>
              </w:r>
            </w:ins>
          </w:p>
        </w:tc>
      </w:tr>
      <w:tr w:rsidR="00480BB6" w:rsidRPr="00DE63EA" w14:paraId="5B30D54E" w14:textId="77777777" w:rsidTr="0024128E">
        <w:trPr>
          <w:trHeight w:val="462"/>
          <w:ins w:id="68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ins w:id="68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54" w:author="Boisvert, Eric" w:date="2016-03-29T09:19:00Z"/>
                <w:rFonts w:ascii="Arial" w:eastAsia="MS Mincho" w:hAnsi="Arial" w:cs="Arial"/>
                <w:sz w:val="18"/>
                <w:szCs w:val="18"/>
              </w:rPr>
            </w:pPr>
            <w:ins w:id="685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56" w:author="Boisvert, Eric" w:date="2016-03-29T09:19:00Z"/>
                <w:rFonts w:cs="Arial"/>
                <w:szCs w:val="18"/>
                <w:lang w:eastAsia="en-US"/>
              </w:rPr>
            </w:pPr>
          </w:p>
        </w:tc>
      </w:tr>
      <w:tr w:rsidR="00480BB6" w:rsidRPr="00DE63EA" w14:paraId="185EEFC5" w14:textId="77777777" w:rsidTr="0024128E">
        <w:trPr>
          <w:ins w:id="685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ins w:id="6858" w:author="Boisvert, Eric" w:date="2016-03-29T09:19:00Z"/>
                <w:rFonts w:cs="Arial"/>
                <w:b/>
                <w:szCs w:val="18"/>
              </w:rPr>
            </w:pPr>
            <w:ins w:id="685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60" w:author="Boisvert, Eric" w:date="2016-03-29T09:19:00Z"/>
                <w:rFonts w:cs="Arial"/>
                <w:szCs w:val="18"/>
                <w:lang w:val="en-US"/>
              </w:rPr>
            </w:pPr>
            <w:ins w:id="6861" w:author="Boisvert, Eric" w:date="2016-03-29T09:19:00Z">
              <w:r>
                <w:rPr>
                  <w:rFonts w:cs="Arial"/>
                  <w:szCs w:val="18"/>
                  <w:lang w:val="en-US"/>
                </w:rPr>
                <w:t>/conf/gsml4-basic/</w:t>
              </w:r>
              <w:r w:rsidRPr="00422302">
                <w:rPr>
                  <w:rFonts w:cs="Arial"/>
                  <w:szCs w:val="18"/>
                  <w:lang w:val="en-US"/>
                </w:rPr>
                <w:t>geologicfeature-history</w:t>
              </w:r>
            </w:ins>
          </w:p>
        </w:tc>
      </w:tr>
      <w:tr w:rsidR="00480BB6" w:rsidRPr="00DE63EA" w14:paraId="0918AA91" w14:textId="77777777" w:rsidTr="0024128E">
        <w:trPr>
          <w:trHeight w:val="280"/>
          <w:ins w:id="686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ins w:id="686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4" w:author="Boisvert, Eric" w:date="2016-03-29T09:19:00Z"/>
                <w:rFonts w:ascii="Arial" w:eastAsia="MS Mincho" w:hAnsi="Arial" w:cs="Arial"/>
                <w:sz w:val="18"/>
                <w:szCs w:val="18"/>
              </w:rPr>
            </w:pPr>
            <w:ins w:id="686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66" w:author="Boisvert, Eric" w:date="2016-03-29T09:19:00Z"/>
                <w:rFonts w:ascii="Arial" w:eastAsia="MS Mincho" w:hAnsi="Arial" w:cs="Arial"/>
                <w:b/>
                <w:color w:val="0000FF"/>
                <w:sz w:val="18"/>
                <w:szCs w:val="18"/>
              </w:rPr>
            </w:pPr>
            <w:ins w:id="6867" w:author="Boisvert, Eric" w:date="2016-03-29T09:19:00Z">
              <w:r w:rsidRPr="00480BB6">
                <w:rPr>
                  <w:rFonts w:ascii="Arial" w:hAnsi="Arial" w:cs="Arial"/>
                  <w:sz w:val="18"/>
                  <w:szCs w:val="18"/>
                  <w:lang w:val="en-CA"/>
                  <w:rPrChange w:id="6868" w:author="Boisvert, Eric" w:date="2016-03-29T09:20:00Z">
                    <w:rPr>
                      <w:rFonts w:ascii="Arial" w:hAnsi="Arial" w:cs="Arial"/>
                      <w:sz w:val="18"/>
                      <w:szCs w:val="18"/>
                      <w:lang w:val="fr-CA"/>
                    </w:rPr>
                  </w:rPrChange>
                </w:rPr>
                <w:t>/req/gsml4-basic/geologicfeature-history</w:t>
              </w:r>
            </w:ins>
          </w:p>
        </w:tc>
      </w:tr>
      <w:tr w:rsidR="00480BB6" w:rsidRPr="00DE63EA" w14:paraId="731C5C3B" w14:textId="77777777" w:rsidTr="0024128E">
        <w:trPr>
          <w:trHeight w:val="645"/>
          <w:ins w:id="68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ins w:id="68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1" w:author="Boisvert, Eric" w:date="2016-03-29T09:19:00Z"/>
                <w:rFonts w:ascii="Arial" w:eastAsia="MS Mincho" w:hAnsi="Arial" w:cs="Arial"/>
                <w:sz w:val="18"/>
                <w:szCs w:val="18"/>
              </w:rPr>
            </w:pPr>
            <w:ins w:id="687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73" w:author="Boisvert, Eric" w:date="2016-03-29T09:19:00Z"/>
                <w:rFonts w:cs="Arial"/>
                <w:b/>
                <w:color w:val="FF0000"/>
                <w:szCs w:val="18"/>
                <w:lang w:eastAsia="en-US"/>
              </w:rPr>
            </w:pPr>
            <w:ins w:id="6874" w:author="Boisvert, Eric" w:date="2016-03-29T09:19:00Z">
              <w:r>
                <w:rPr>
                  <w:rFonts w:cs="Arial"/>
                  <w:szCs w:val="18"/>
                  <w:lang w:val="en-CA"/>
                </w:rPr>
                <w:t>Ensure that the age of a GeologicFeature is described using the geologicHistory property only and through a GeologicRelation to a GeologicEvent</w:t>
              </w:r>
            </w:ins>
          </w:p>
        </w:tc>
      </w:tr>
      <w:tr w:rsidR="00480BB6" w:rsidRPr="00DE63EA" w14:paraId="43EAC7C1" w14:textId="77777777" w:rsidTr="0024128E">
        <w:trPr>
          <w:trHeight w:val="645"/>
          <w:ins w:id="68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ins w:id="68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77" w:author="Boisvert, Eric" w:date="2016-03-29T09:19:00Z"/>
                <w:rFonts w:ascii="Arial" w:eastAsia="MS Mincho" w:hAnsi="Arial" w:cs="Arial"/>
                <w:sz w:val="18"/>
                <w:szCs w:val="18"/>
              </w:rPr>
            </w:pPr>
            <w:ins w:id="687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879" w:author="Boisvert, Eric" w:date="2016-03-29T09:19:00Z"/>
                <w:rFonts w:ascii="Arial" w:eastAsia="MS Mincho" w:hAnsi="Arial" w:cs="Arial"/>
                <w:sz w:val="18"/>
                <w:szCs w:val="18"/>
              </w:rPr>
            </w:pPr>
            <w:ins w:id="6880" w:author="Boisvert, Eric" w:date="2016-03-29T09:19:00Z">
              <w:r>
                <w:rPr>
                  <w:rFonts w:ascii="Arial" w:hAnsi="Arial" w:cs="Arial"/>
                  <w:sz w:val="18"/>
                  <w:szCs w:val="18"/>
                  <w:lang w:val="en-CA"/>
                </w:rPr>
                <w:t>Visual inspection that the target implementation has a mechanism to prevent the usage of a GeologicRelation to a GeologicEvent to describe the age of the GeologicFeature</w:t>
              </w:r>
            </w:ins>
          </w:p>
        </w:tc>
      </w:tr>
      <w:tr w:rsidR="00480BB6" w:rsidRPr="00DE63EA" w14:paraId="7C55B13B" w14:textId="77777777" w:rsidTr="0024128E">
        <w:trPr>
          <w:trHeight w:val="462"/>
          <w:ins w:id="68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ins w:id="68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83" w:author="Boisvert, Eric" w:date="2016-03-29T09:19:00Z"/>
                <w:rFonts w:ascii="Arial" w:eastAsia="MS Mincho" w:hAnsi="Arial" w:cs="Arial"/>
                <w:sz w:val="18"/>
                <w:szCs w:val="18"/>
              </w:rPr>
            </w:pPr>
            <w:ins w:id="688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5" w:author="Boisvert, Eric" w:date="2016-03-29T09:19:00Z"/>
                <w:rFonts w:cs="Arial"/>
                <w:szCs w:val="18"/>
                <w:lang w:eastAsia="en-US"/>
              </w:rPr>
            </w:pPr>
          </w:p>
        </w:tc>
      </w:tr>
      <w:tr w:rsidR="00480BB6" w:rsidRPr="00DE63EA" w14:paraId="6FB5D55F" w14:textId="77777777" w:rsidTr="0024128E">
        <w:trPr>
          <w:ins w:id="688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ins w:id="6887" w:author="Boisvert, Eric" w:date="2016-03-29T09:19:00Z"/>
                <w:rFonts w:cs="Arial"/>
                <w:b/>
                <w:szCs w:val="18"/>
              </w:rPr>
            </w:pPr>
            <w:ins w:id="688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889" w:author="Boisvert, Eric" w:date="2016-03-29T09:19:00Z"/>
                <w:rFonts w:cs="Arial"/>
                <w:szCs w:val="18"/>
                <w:lang w:val="en-US"/>
              </w:rPr>
            </w:pPr>
            <w:ins w:id="6890" w:author="Boisvert, Eric" w:date="2016-03-29T09:19:00Z">
              <w:r>
                <w:rPr>
                  <w:rFonts w:cs="Arial"/>
                  <w:szCs w:val="18"/>
                  <w:lang w:val="en-US"/>
                </w:rPr>
                <w:t>/conf/gsml4-basic/</w:t>
              </w:r>
              <w:r w:rsidRPr="004179FC">
                <w:rPr>
                  <w:rFonts w:cs="Arial"/>
                  <w:szCs w:val="18"/>
                  <w:lang w:val="en-US"/>
                </w:rPr>
                <w:t>compositonPart-proportion</w:t>
              </w:r>
            </w:ins>
          </w:p>
        </w:tc>
      </w:tr>
      <w:tr w:rsidR="00480BB6" w:rsidRPr="00DE63EA" w14:paraId="79C77CC3" w14:textId="77777777" w:rsidTr="0024128E">
        <w:trPr>
          <w:trHeight w:val="280"/>
          <w:ins w:id="68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ins w:id="68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3" w:author="Boisvert, Eric" w:date="2016-03-29T09:19:00Z"/>
                <w:rFonts w:ascii="Arial" w:eastAsia="MS Mincho" w:hAnsi="Arial" w:cs="Arial"/>
                <w:sz w:val="18"/>
                <w:szCs w:val="18"/>
              </w:rPr>
            </w:pPr>
            <w:ins w:id="689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895" w:author="Boisvert, Eric" w:date="2016-03-29T09:19:00Z"/>
                <w:rFonts w:ascii="Arial" w:eastAsia="MS Mincho" w:hAnsi="Arial" w:cs="Arial"/>
                <w:b/>
                <w:color w:val="0000FF"/>
                <w:sz w:val="18"/>
                <w:szCs w:val="18"/>
              </w:rPr>
            </w:pPr>
            <w:ins w:id="6896" w:author="Boisvert, Eric" w:date="2016-03-29T09:19:00Z">
              <w:r w:rsidRPr="00480BB6">
                <w:rPr>
                  <w:rFonts w:ascii="Arial" w:hAnsi="Arial" w:cs="Arial"/>
                  <w:sz w:val="18"/>
                  <w:szCs w:val="18"/>
                  <w:lang w:val="en-CA"/>
                  <w:rPrChange w:id="6897" w:author="Boisvert, Eric" w:date="2016-03-29T09:20:00Z">
                    <w:rPr>
                      <w:rFonts w:ascii="Arial" w:hAnsi="Arial" w:cs="Arial"/>
                      <w:sz w:val="18"/>
                      <w:szCs w:val="18"/>
                      <w:lang w:val="fr-CA"/>
                    </w:rPr>
                  </w:rPrChange>
                </w:rPr>
                <w:t>/req/gsml4-basic/compositonPart-proportion</w:t>
              </w:r>
            </w:ins>
          </w:p>
        </w:tc>
      </w:tr>
      <w:tr w:rsidR="00480BB6" w:rsidRPr="00DE63EA" w14:paraId="768D8BD1" w14:textId="77777777" w:rsidTr="0024128E">
        <w:trPr>
          <w:trHeight w:val="645"/>
          <w:ins w:id="68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ins w:id="68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0" w:author="Boisvert, Eric" w:date="2016-03-29T09:19:00Z"/>
                <w:rFonts w:ascii="Arial" w:eastAsia="MS Mincho" w:hAnsi="Arial" w:cs="Arial"/>
                <w:sz w:val="18"/>
                <w:szCs w:val="18"/>
              </w:rPr>
            </w:pPr>
            <w:ins w:id="690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02" w:author="Boisvert, Eric" w:date="2016-03-29T09:19:00Z"/>
                <w:rFonts w:cs="Arial"/>
                <w:b/>
                <w:color w:val="FF0000"/>
                <w:szCs w:val="18"/>
                <w:lang w:eastAsia="en-US"/>
              </w:rPr>
            </w:pPr>
            <w:ins w:id="6903" w:author="Boisvert, Eric" w:date="2016-03-29T09:19:00Z">
              <w:r>
                <w:rPr>
                  <w:rFonts w:cs="Arial"/>
                  <w:szCs w:val="18"/>
                  <w:lang w:val="en-CA"/>
                </w:rPr>
                <w:t>Ensure that proportion are expressed relative to a whole</w:t>
              </w:r>
            </w:ins>
          </w:p>
        </w:tc>
      </w:tr>
      <w:tr w:rsidR="00480BB6" w:rsidRPr="00DE63EA" w14:paraId="74811EA2" w14:textId="77777777" w:rsidTr="0024128E">
        <w:trPr>
          <w:trHeight w:val="645"/>
          <w:ins w:id="69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ins w:id="69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06" w:author="Boisvert, Eric" w:date="2016-03-29T09:19:00Z"/>
                <w:rFonts w:ascii="Arial" w:eastAsia="MS Mincho" w:hAnsi="Arial" w:cs="Arial"/>
                <w:sz w:val="18"/>
                <w:szCs w:val="18"/>
              </w:rPr>
            </w:pPr>
            <w:ins w:id="69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08" w:author="Boisvert, Eric" w:date="2016-03-29T09:19:00Z"/>
                <w:rFonts w:ascii="Arial" w:eastAsia="MS Mincho" w:hAnsi="Arial" w:cs="Arial"/>
                <w:sz w:val="18"/>
                <w:szCs w:val="18"/>
              </w:rPr>
            </w:pPr>
            <w:ins w:id="6909" w:author="Boisvert, Eric" w:date="2016-03-29T09:19:00Z">
              <w:r>
                <w:rPr>
                  <w:rFonts w:ascii="Arial" w:hAnsi="Arial" w:cs="Arial"/>
                  <w:sz w:val="18"/>
                  <w:szCs w:val="18"/>
                  <w:lang w:val="en-CA"/>
                </w:rPr>
                <w:t>Visual inspection that the target implementation has a mechanism that restriction the Quantity unit of measure to be relative to a whole (like %)</w:t>
              </w:r>
            </w:ins>
          </w:p>
        </w:tc>
      </w:tr>
      <w:tr w:rsidR="00480BB6" w:rsidRPr="00DE63EA" w14:paraId="1EC6AE1C" w14:textId="77777777" w:rsidTr="0024128E">
        <w:trPr>
          <w:trHeight w:val="462"/>
          <w:ins w:id="691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ins w:id="691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12" w:author="Boisvert, Eric" w:date="2016-03-29T09:19:00Z"/>
                <w:rFonts w:ascii="Arial" w:eastAsia="MS Mincho" w:hAnsi="Arial" w:cs="Arial"/>
                <w:sz w:val="18"/>
                <w:szCs w:val="18"/>
              </w:rPr>
            </w:pPr>
            <w:ins w:id="691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4" w:author="Boisvert, Eric" w:date="2016-03-29T09:19:00Z"/>
                <w:rFonts w:cs="Arial"/>
                <w:szCs w:val="18"/>
                <w:lang w:eastAsia="en-US"/>
              </w:rPr>
            </w:pPr>
          </w:p>
        </w:tc>
      </w:tr>
      <w:tr w:rsidR="00480BB6" w:rsidRPr="00DE63EA" w14:paraId="617C05A1" w14:textId="77777777" w:rsidTr="0024128E">
        <w:trPr>
          <w:ins w:id="691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ins w:id="6916" w:author="Boisvert, Eric" w:date="2016-03-29T09:19:00Z"/>
                <w:rFonts w:cs="Arial"/>
                <w:b/>
                <w:szCs w:val="18"/>
              </w:rPr>
            </w:pPr>
            <w:ins w:id="691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18" w:author="Boisvert, Eric" w:date="2016-03-29T09:19:00Z"/>
                <w:rFonts w:cs="Arial"/>
                <w:szCs w:val="18"/>
                <w:lang w:val="en-US"/>
              </w:rPr>
            </w:pPr>
            <w:ins w:id="6919" w:author="Boisvert, Eric" w:date="2016-03-29T09:19:00Z">
              <w:r>
                <w:rPr>
                  <w:rFonts w:cs="Arial"/>
                  <w:szCs w:val="18"/>
                  <w:lang w:val="en-US"/>
                </w:rPr>
                <w:t>/conf/gsml4-basic/</w:t>
              </w:r>
              <w:r w:rsidRPr="00784D12">
                <w:rPr>
                  <w:rFonts w:cs="Arial"/>
                  <w:szCs w:val="18"/>
                  <w:lang w:val="en-US"/>
                </w:rPr>
                <w:t>geologicevent-non-null</w:t>
              </w:r>
            </w:ins>
          </w:p>
        </w:tc>
      </w:tr>
      <w:tr w:rsidR="00480BB6" w:rsidRPr="00DE63EA" w14:paraId="48D73D20" w14:textId="77777777" w:rsidTr="0024128E">
        <w:trPr>
          <w:trHeight w:val="280"/>
          <w:ins w:id="692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ins w:id="692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2" w:author="Boisvert, Eric" w:date="2016-03-29T09:19:00Z"/>
                <w:rFonts w:ascii="Arial" w:eastAsia="MS Mincho" w:hAnsi="Arial" w:cs="Arial"/>
                <w:sz w:val="18"/>
                <w:szCs w:val="18"/>
              </w:rPr>
            </w:pPr>
            <w:ins w:id="692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4" w:author="Boisvert, Eric" w:date="2016-03-29T09:19:00Z"/>
                <w:rFonts w:ascii="Arial" w:eastAsia="MS Mincho" w:hAnsi="Arial" w:cs="Arial"/>
                <w:b/>
                <w:color w:val="0000FF"/>
                <w:sz w:val="18"/>
                <w:szCs w:val="18"/>
              </w:rPr>
            </w:pPr>
            <w:ins w:id="6925" w:author="Boisvert, Eric" w:date="2016-03-29T09:19:00Z">
              <w:r>
                <w:rPr>
                  <w:rFonts w:ascii="Arial" w:hAnsi="Arial" w:cs="Arial"/>
                  <w:sz w:val="18"/>
                  <w:szCs w:val="18"/>
                  <w:lang w:val="fr-CA"/>
                </w:rPr>
                <w:t>/req/gsml4-basic/</w:t>
              </w:r>
              <w:r w:rsidRPr="00784D12">
                <w:rPr>
                  <w:rFonts w:ascii="Arial" w:hAnsi="Arial" w:cs="Arial"/>
                  <w:sz w:val="18"/>
                  <w:szCs w:val="18"/>
                  <w:lang w:val="fr-CA"/>
                </w:rPr>
                <w:t>geologicevent-non-null</w:t>
              </w:r>
            </w:ins>
          </w:p>
        </w:tc>
      </w:tr>
      <w:tr w:rsidR="00480BB6" w:rsidRPr="00DE63EA" w14:paraId="4BB79372" w14:textId="77777777" w:rsidTr="0024128E">
        <w:trPr>
          <w:trHeight w:val="645"/>
          <w:ins w:id="69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ins w:id="69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28" w:author="Boisvert, Eric" w:date="2016-03-29T09:19:00Z"/>
                <w:rFonts w:ascii="Arial" w:eastAsia="MS Mincho" w:hAnsi="Arial" w:cs="Arial"/>
                <w:sz w:val="18"/>
                <w:szCs w:val="18"/>
              </w:rPr>
            </w:pPr>
            <w:ins w:id="69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30" w:author="Boisvert, Eric" w:date="2016-03-29T09:19:00Z"/>
                <w:rFonts w:cs="Arial"/>
                <w:b/>
                <w:color w:val="FF0000"/>
                <w:szCs w:val="18"/>
                <w:lang w:eastAsia="en-US"/>
              </w:rPr>
            </w:pPr>
            <w:ins w:id="6931" w:author="Boisvert, Eric" w:date="2016-03-29T09:19:00Z">
              <w:r>
                <w:rPr>
                  <w:rFonts w:cs="Arial"/>
                  <w:szCs w:val="18"/>
                  <w:lang w:val="en-CA"/>
                </w:rPr>
                <w:t>Ensure that a GeologicEvent instance has either a olderAgeNamedAge or youngerNamedAge as a non-null value</w:t>
              </w:r>
            </w:ins>
          </w:p>
        </w:tc>
      </w:tr>
      <w:tr w:rsidR="00480BB6" w:rsidRPr="00DE63EA" w14:paraId="71E2313F" w14:textId="77777777" w:rsidTr="0024128E">
        <w:trPr>
          <w:trHeight w:val="645"/>
          <w:ins w:id="69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ins w:id="69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34" w:author="Boisvert, Eric" w:date="2016-03-29T09:19:00Z"/>
                <w:rFonts w:ascii="Arial" w:eastAsia="MS Mincho" w:hAnsi="Arial" w:cs="Arial"/>
                <w:sz w:val="18"/>
                <w:szCs w:val="18"/>
              </w:rPr>
            </w:pPr>
            <w:ins w:id="69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36" w:author="Boisvert, Eric" w:date="2016-03-29T09:19:00Z"/>
                <w:rFonts w:ascii="Arial" w:eastAsia="MS Mincho" w:hAnsi="Arial" w:cs="Arial"/>
                <w:sz w:val="18"/>
                <w:szCs w:val="18"/>
              </w:rPr>
            </w:pPr>
            <w:ins w:id="6937" w:author="Boisvert, Eric" w:date="2016-03-29T09:19:00Z">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ins>
          </w:p>
        </w:tc>
      </w:tr>
      <w:tr w:rsidR="00480BB6" w:rsidRPr="00DE63EA" w14:paraId="0CFE523F" w14:textId="77777777" w:rsidTr="0024128E">
        <w:trPr>
          <w:trHeight w:val="462"/>
          <w:ins w:id="69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ins w:id="69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40" w:author="Boisvert, Eric" w:date="2016-03-29T09:19:00Z"/>
                <w:rFonts w:ascii="Arial" w:eastAsia="MS Mincho" w:hAnsi="Arial" w:cs="Arial"/>
                <w:sz w:val="18"/>
                <w:szCs w:val="18"/>
              </w:rPr>
            </w:pPr>
            <w:ins w:id="69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2" w:author="Boisvert, Eric" w:date="2016-03-29T09:19:00Z"/>
                <w:rFonts w:cs="Arial"/>
                <w:szCs w:val="18"/>
                <w:lang w:eastAsia="en-US"/>
              </w:rPr>
            </w:pPr>
          </w:p>
        </w:tc>
      </w:tr>
      <w:tr w:rsidR="00480BB6" w:rsidRPr="00DE63EA" w14:paraId="48A9D95B" w14:textId="77777777" w:rsidTr="0024128E">
        <w:trPr>
          <w:ins w:id="69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ins w:id="6944" w:author="Boisvert, Eric" w:date="2016-03-29T09:19:00Z"/>
                <w:rFonts w:cs="Arial"/>
                <w:b/>
                <w:szCs w:val="18"/>
              </w:rPr>
            </w:pPr>
            <w:ins w:id="69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46" w:author="Boisvert, Eric" w:date="2016-03-29T09:19:00Z"/>
                <w:rFonts w:cs="Arial"/>
                <w:szCs w:val="18"/>
                <w:lang w:val="en-US"/>
              </w:rPr>
            </w:pPr>
            <w:ins w:id="6947" w:author="Boisvert, Eric" w:date="2016-03-29T09:19:00Z">
              <w:r>
                <w:rPr>
                  <w:rFonts w:cs="Arial"/>
                  <w:szCs w:val="18"/>
                  <w:lang w:val="en-US"/>
                </w:rPr>
                <w:t>/conf/gsml4-basic/</w:t>
              </w:r>
              <w:r w:rsidRPr="00794CA0">
                <w:rPr>
                  <w:rFonts w:cs="Arial"/>
                  <w:szCs w:val="18"/>
                  <w:lang w:val="en-US"/>
                </w:rPr>
                <w:t>plane-pol-dip-az-not-null</w:t>
              </w:r>
            </w:ins>
          </w:p>
        </w:tc>
      </w:tr>
      <w:tr w:rsidR="00480BB6" w:rsidRPr="00DE63EA" w14:paraId="11FBBDC2" w14:textId="77777777" w:rsidTr="0024128E">
        <w:trPr>
          <w:trHeight w:val="280"/>
          <w:ins w:id="69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ins w:id="69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0" w:author="Boisvert, Eric" w:date="2016-03-29T09:19:00Z"/>
                <w:rFonts w:ascii="Arial" w:eastAsia="MS Mincho" w:hAnsi="Arial" w:cs="Arial"/>
                <w:sz w:val="18"/>
                <w:szCs w:val="18"/>
              </w:rPr>
            </w:pPr>
            <w:ins w:id="69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2" w:author="Boisvert, Eric" w:date="2016-03-29T09:19:00Z"/>
                <w:rFonts w:ascii="Arial" w:eastAsia="MS Mincho" w:hAnsi="Arial" w:cs="Arial"/>
                <w:b/>
                <w:color w:val="0000FF"/>
                <w:sz w:val="18"/>
                <w:szCs w:val="18"/>
              </w:rPr>
            </w:pPr>
            <w:ins w:id="6953" w:author="Boisvert, Eric" w:date="2016-03-29T09:19:00Z">
              <w:r w:rsidRPr="00480BB6">
                <w:rPr>
                  <w:rFonts w:ascii="Arial" w:hAnsi="Arial" w:cs="Arial"/>
                  <w:sz w:val="18"/>
                  <w:szCs w:val="18"/>
                  <w:lang w:val="en-CA"/>
                  <w:rPrChange w:id="6954" w:author="Boisvert, Eric" w:date="2016-03-29T09:20:00Z">
                    <w:rPr>
                      <w:rFonts w:ascii="Arial" w:hAnsi="Arial" w:cs="Arial"/>
                      <w:sz w:val="18"/>
                      <w:szCs w:val="18"/>
                      <w:lang w:val="fr-CA"/>
                    </w:rPr>
                  </w:rPrChange>
                </w:rPr>
                <w:t>/req/gsml4-basic/plane-pol-dip-az-not-null</w:t>
              </w:r>
            </w:ins>
          </w:p>
        </w:tc>
      </w:tr>
      <w:tr w:rsidR="00480BB6" w:rsidRPr="00DE63EA" w14:paraId="19AFEB32" w14:textId="77777777" w:rsidTr="0024128E">
        <w:trPr>
          <w:trHeight w:val="645"/>
          <w:ins w:id="6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ins w:id="69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57" w:author="Boisvert, Eric" w:date="2016-03-29T09:19:00Z"/>
                <w:rFonts w:ascii="Arial" w:eastAsia="MS Mincho" w:hAnsi="Arial" w:cs="Arial"/>
                <w:sz w:val="18"/>
                <w:szCs w:val="18"/>
              </w:rPr>
            </w:pPr>
            <w:ins w:id="69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59" w:author="Boisvert, Eric" w:date="2016-03-29T09:19:00Z"/>
                <w:rFonts w:cs="Arial"/>
                <w:b/>
                <w:color w:val="FF0000"/>
                <w:szCs w:val="18"/>
                <w:lang w:eastAsia="en-US"/>
              </w:rPr>
            </w:pPr>
            <w:ins w:id="6960" w:author="Boisvert, Eric" w:date="2016-03-29T09:19:00Z">
              <w:r>
                <w:rPr>
                  <w:rFonts w:cs="Arial"/>
                  <w:szCs w:val="18"/>
                  <w:lang w:val="en-CA"/>
                </w:rPr>
                <w:t>Ensure that a GSML_PlanarOrientation instance has either polarity, azimuth or dip as a non-null value</w:t>
              </w:r>
            </w:ins>
          </w:p>
        </w:tc>
      </w:tr>
      <w:tr w:rsidR="00480BB6" w:rsidRPr="00DE63EA" w14:paraId="28F68254" w14:textId="77777777" w:rsidTr="0024128E">
        <w:trPr>
          <w:trHeight w:val="645"/>
          <w:ins w:id="69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ins w:id="69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3" w:author="Boisvert, Eric" w:date="2016-03-29T09:19:00Z"/>
                <w:rFonts w:ascii="Arial" w:eastAsia="MS Mincho" w:hAnsi="Arial" w:cs="Arial"/>
                <w:sz w:val="18"/>
                <w:szCs w:val="18"/>
              </w:rPr>
            </w:pPr>
            <w:ins w:id="696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65" w:author="Boisvert, Eric" w:date="2016-03-29T09:19:00Z"/>
                <w:rFonts w:ascii="Arial" w:eastAsia="MS Mincho" w:hAnsi="Arial" w:cs="Arial"/>
                <w:sz w:val="18"/>
                <w:szCs w:val="18"/>
              </w:rPr>
            </w:pPr>
            <w:ins w:id="6966" w:author="Boisvert, Eric" w:date="2016-03-29T09:19:00Z">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ins>
          </w:p>
        </w:tc>
      </w:tr>
      <w:tr w:rsidR="00480BB6" w:rsidRPr="00DE63EA" w14:paraId="50389640" w14:textId="77777777" w:rsidTr="0024128E">
        <w:trPr>
          <w:trHeight w:val="462"/>
          <w:ins w:id="69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ins w:id="69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69" w:author="Boisvert, Eric" w:date="2016-03-29T09:19:00Z"/>
                <w:rFonts w:ascii="Arial" w:eastAsia="MS Mincho" w:hAnsi="Arial" w:cs="Arial"/>
                <w:sz w:val="18"/>
                <w:szCs w:val="18"/>
              </w:rPr>
            </w:pPr>
            <w:ins w:id="69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1" w:author="Boisvert, Eric" w:date="2016-03-29T09:19:00Z"/>
                <w:rFonts w:cs="Arial"/>
                <w:szCs w:val="18"/>
                <w:lang w:eastAsia="en-US"/>
              </w:rPr>
            </w:pPr>
          </w:p>
        </w:tc>
      </w:tr>
      <w:tr w:rsidR="00480BB6" w:rsidRPr="00DE63EA" w14:paraId="02631127" w14:textId="77777777" w:rsidTr="0024128E">
        <w:trPr>
          <w:ins w:id="69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ins w:id="6973" w:author="Boisvert, Eric" w:date="2016-03-29T09:19:00Z"/>
                <w:rFonts w:cs="Arial"/>
                <w:b/>
                <w:szCs w:val="18"/>
              </w:rPr>
            </w:pPr>
            <w:ins w:id="697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75" w:author="Boisvert, Eric" w:date="2016-03-29T09:19:00Z"/>
                <w:rFonts w:cs="Arial"/>
                <w:szCs w:val="18"/>
                <w:lang w:val="en-US"/>
              </w:rPr>
            </w:pPr>
            <w:ins w:id="6976" w:author="Boisvert, Eric" w:date="2016-03-29T09:19:00Z">
              <w:r>
                <w:rPr>
                  <w:rFonts w:cs="Arial"/>
                  <w:szCs w:val="18"/>
                  <w:lang w:val="en-US"/>
                </w:rPr>
                <w:t>/conf/gsml4-basic/</w:t>
              </w:r>
              <w:r w:rsidRPr="00794CA0">
                <w:rPr>
                  <w:rFonts w:cs="Arial"/>
                  <w:szCs w:val="18"/>
                  <w:lang w:val="en-US"/>
                </w:rPr>
                <w:t>plane-pol-dip-az-range</w:t>
              </w:r>
            </w:ins>
          </w:p>
        </w:tc>
      </w:tr>
      <w:tr w:rsidR="00480BB6" w:rsidRPr="00DE63EA" w14:paraId="40467984" w14:textId="77777777" w:rsidTr="0024128E">
        <w:trPr>
          <w:trHeight w:val="280"/>
          <w:ins w:id="69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ins w:id="69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79" w:author="Boisvert, Eric" w:date="2016-03-29T09:19:00Z"/>
                <w:rFonts w:ascii="Arial" w:eastAsia="MS Mincho" w:hAnsi="Arial" w:cs="Arial"/>
                <w:sz w:val="18"/>
                <w:szCs w:val="18"/>
              </w:rPr>
            </w:pPr>
            <w:ins w:id="69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1" w:author="Boisvert, Eric" w:date="2016-03-29T09:19:00Z"/>
                <w:rFonts w:ascii="Arial" w:eastAsia="MS Mincho" w:hAnsi="Arial" w:cs="Arial"/>
                <w:b/>
                <w:color w:val="0000FF"/>
                <w:sz w:val="18"/>
                <w:szCs w:val="18"/>
              </w:rPr>
            </w:pPr>
            <w:ins w:id="6982" w:author="Boisvert, Eric" w:date="2016-03-29T09:19:00Z">
              <w:r w:rsidRPr="00480BB6">
                <w:rPr>
                  <w:rFonts w:ascii="Arial" w:hAnsi="Arial" w:cs="Arial"/>
                  <w:sz w:val="18"/>
                  <w:szCs w:val="18"/>
                  <w:lang w:val="en-CA"/>
                  <w:rPrChange w:id="6983" w:author="Boisvert, Eric" w:date="2016-03-29T09:20:00Z">
                    <w:rPr>
                      <w:rFonts w:ascii="Arial" w:hAnsi="Arial" w:cs="Arial"/>
                      <w:sz w:val="18"/>
                      <w:szCs w:val="18"/>
                      <w:lang w:val="fr-CA"/>
                    </w:rPr>
                  </w:rPrChange>
                </w:rPr>
                <w:t>/req/gsml4-basic/plane-pol-dip-az-range</w:t>
              </w:r>
            </w:ins>
          </w:p>
        </w:tc>
      </w:tr>
      <w:tr w:rsidR="00480BB6" w:rsidRPr="00DE63EA" w14:paraId="0E64DB73" w14:textId="77777777" w:rsidTr="0024128E">
        <w:trPr>
          <w:trHeight w:val="645"/>
          <w:ins w:id="69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ins w:id="69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86" w:author="Boisvert, Eric" w:date="2016-03-29T09:19:00Z"/>
                <w:rFonts w:ascii="Arial" w:eastAsia="MS Mincho" w:hAnsi="Arial" w:cs="Arial"/>
                <w:sz w:val="18"/>
                <w:szCs w:val="18"/>
              </w:rPr>
            </w:pPr>
            <w:ins w:id="69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6988" w:author="Boisvert, Eric" w:date="2016-03-29T09:19:00Z"/>
                <w:rFonts w:cs="Arial"/>
                <w:b/>
                <w:color w:val="FF0000"/>
                <w:szCs w:val="18"/>
                <w:lang w:eastAsia="en-US"/>
              </w:rPr>
            </w:pPr>
            <w:ins w:id="6989" w:author="Boisvert, Eric" w:date="2016-03-29T09:19:00Z">
              <w:r>
                <w:rPr>
                  <w:rFonts w:cs="Arial"/>
                  <w:szCs w:val="18"/>
                  <w:lang w:val="en-CA"/>
                </w:rPr>
                <w:t>Ensure that the GSML_PlanarOrientation azimuth is a real value in the range [0,360[</w:t>
              </w:r>
            </w:ins>
          </w:p>
        </w:tc>
      </w:tr>
      <w:tr w:rsidR="00480BB6" w:rsidRPr="00DE63EA" w14:paraId="05881809" w14:textId="77777777" w:rsidTr="0024128E">
        <w:trPr>
          <w:trHeight w:val="645"/>
          <w:ins w:id="69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ins w:id="69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2" w:author="Boisvert, Eric" w:date="2016-03-29T09:19:00Z"/>
                <w:rFonts w:ascii="Arial" w:eastAsia="MS Mincho" w:hAnsi="Arial" w:cs="Arial"/>
                <w:sz w:val="18"/>
                <w:szCs w:val="18"/>
              </w:rPr>
            </w:pPr>
            <w:ins w:id="69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6994" w:author="Boisvert, Eric" w:date="2016-03-29T09:19:00Z"/>
                <w:rFonts w:ascii="Arial" w:eastAsia="MS Mincho" w:hAnsi="Arial" w:cs="Arial"/>
                <w:sz w:val="18"/>
                <w:szCs w:val="18"/>
              </w:rPr>
            </w:pPr>
            <w:ins w:id="6995"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ins>
          </w:p>
        </w:tc>
      </w:tr>
      <w:tr w:rsidR="00480BB6" w:rsidRPr="00DE63EA" w14:paraId="081422D1" w14:textId="77777777" w:rsidTr="0024128E">
        <w:trPr>
          <w:trHeight w:val="462"/>
          <w:ins w:id="69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ins w:id="69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6998" w:author="Boisvert, Eric" w:date="2016-03-29T09:19:00Z"/>
                <w:rFonts w:ascii="Arial" w:eastAsia="MS Mincho" w:hAnsi="Arial" w:cs="Arial"/>
                <w:sz w:val="18"/>
                <w:szCs w:val="18"/>
              </w:rPr>
            </w:pPr>
            <w:ins w:id="69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0" w:author="Boisvert, Eric" w:date="2016-03-29T09:19:00Z"/>
                <w:rFonts w:cs="Arial"/>
                <w:szCs w:val="18"/>
                <w:lang w:eastAsia="en-US"/>
              </w:rPr>
            </w:pPr>
          </w:p>
        </w:tc>
      </w:tr>
      <w:tr w:rsidR="00480BB6" w:rsidRPr="00DE63EA" w14:paraId="4FF2E869" w14:textId="77777777" w:rsidTr="0024128E">
        <w:trPr>
          <w:ins w:id="70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887223" w14:textId="77777777" w:rsidR="00480BB6" w:rsidRPr="006474AA" w:rsidRDefault="00480BB6" w:rsidP="0024128E">
            <w:pPr>
              <w:pStyle w:val="Tabletext9"/>
              <w:rPr>
                <w:ins w:id="7002" w:author="Boisvert, Eric" w:date="2016-03-29T09:19:00Z"/>
                <w:rFonts w:cs="Arial"/>
                <w:b/>
                <w:szCs w:val="18"/>
              </w:rPr>
            </w:pPr>
            <w:ins w:id="700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8F63C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04" w:author="Boisvert, Eric" w:date="2016-03-29T09:19:00Z"/>
                <w:rFonts w:cs="Arial"/>
                <w:szCs w:val="18"/>
                <w:lang w:val="en-US"/>
              </w:rPr>
            </w:pPr>
            <w:ins w:id="7005" w:author="Boisvert, Eric" w:date="2016-03-29T09:19:00Z">
              <w:r>
                <w:rPr>
                  <w:rFonts w:cs="Arial"/>
                  <w:szCs w:val="18"/>
                  <w:lang w:val="en-US"/>
                </w:rPr>
                <w:t>/conf/gsml4-basic/</w:t>
              </w:r>
              <w:r w:rsidRPr="00E35E1C">
                <w:rPr>
                  <w:rFonts w:cs="Arial"/>
                  <w:szCs w:val="18"/>
                  <w:lang w:val="en-US"/>
                </w:rPr>
                <w:t>plane-dip-degree</w:t>
              </w:r>
            </w:ins>
          </w:p>
        </w:tc>
      </w:tr>
      <w:tr w:rsidR="00480BB6" w:rsidRPr="00DE63EA" w14:paraId="0C6EAFEC" w14:textId="77777777" w:rsidTr="0024128E">
        <w:trPr>
          <w:trHeight w:val="280"/>
          <w:ins w:id="70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CAE34E" w14:textId="77777777" w:rsidR="00480BB6" w:rsidRPr="006474AA" w:rsidRDefault="00480BB6" w:rsidP="0024128E">
            <w:pPr>
              <w:spacing w:after="0"/>
              <w:rPr>
                <w:ins w:id="70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7EF5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08" w:author="Boisvert, Eric" w:date="2016-03-29T09:19:00Z"/>
                <w:rFonts w:ascii="Arial" w:eastAsia="MS Mincho" w:hAnsi="Arial" w:cs="Arial"/>
                <w:sz w:val="18"/>
                <w:szCs w:val="18"/>
              </w:rPr>
            </w:pPr>
            <w:ins w:id="70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F8B41F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0" w:author="Boisvert, Eric" w:date="2016-03-29T09:19:00Z"/>
                <w:rFonts w:ascii="Arial" w:eastAsia="MS Mincho" w:hAnsi="Arial" w:cs="Arial"/>
                <w:b/>
                <w:color w:val="0000FF"/>
                <w:sz w:val="18"/>
                <w:szCs w:val="18"/>
              </w:rPr>
            </w:pPr>
            <w:ins w:id="7011" w:author="Boisvert, Eric" w:date="2016-03-29T09:19:00Z">
              <w:r w:rsidRPr="00480BB6">
                <w:rPr>
                  <w:rFonts w:ascii="Arial" w:hAnsi="Arial" w:cs="Arial"/>
                  <w:sz w:val="18"/>
                  <w:szCs w:val="18"/>
                  <w:lang w:val="en-CA"/>
                  <w:rPrChange w:id="7012" w:author="Boisvert, Eric" w:date="2016-03-29T09:20:00Z">
                    <w:rPr>
                      <w:rFonts w:ascii="Arial" w:hAnsi="Arial" w:cs="Arial"/>
                      <w:sz w:val="18"/>
                      <w:szCs w:val="18"/>
                      <w:lang w:val="fr-CA"/>
                    </w:rPr>
                  </w:rPrChange>
                </w:rPr>
                <w:t>/req/gsml4-basic/plane-dip-degree</w:t>
              </w:r>
            </w:ins>
          </w:p>
        </w:tc>
      </w:tr>
      <w:tr w:rsidR="00480BB6" w:rsidRPr="00DE63EA" w14:paraId="746E1C9D" w14:textId="77777777" w:rsidTr="0024128E">
        <w:trPr>
          <w:trHeight w:val="645"/>
          <w:ins w:id="70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FA8A2" w14:textId="77777777" w:rsidR="00480BB6" w:rsidRPr="006474AA" w:rsidRDefault="00480BB6" w:rsidP="0024128E">
            <w:pPr>
              <w:spacing w:after="0"/>
              <w:rPr>
                <w:ins w:id="70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D515A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15" w:author="Boisvert, Eric" w:date="2016-03-29T09:19:00Z"/>
                <w:rFonts w:ascii="Arial" w:eastAsia="MS Mincho" w:hAnsi="Arial" w:cs="Arial"/>
                <w:sz w:val="18"/>
                <w:szCs w:val="18"/>
              </w:rPr>
            </w:pPr>
            <w:ins w:id="701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ACC0D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17" w:author="Boisvert, Eric" w:date="2016-03-29T09:19:00Z"/>
                <w:rFonts w:cs="Arial"/>
                <w:b/>
                <w:color w:val="FF0000"/>
                <w:szCs w:val="18"/>
                <w:lang w:eastAsia="en-US"/>
              </w:rPr>
            </w:pPr>
            <w:ins w:id="7018" w:author="Boisvert, Eric" w:date="2016-03-29T09:19:00Z">
              <w:r>
                <w:rPr>
                  <w:rFonts w:cs="Arial"/>
                  <w:szCs w:val="18"/>
                  <w:lang w:val="en-CA"/>
                </w:rPr>
                <w:t>Ensure that the GSML_PlanarOrientation dip report the angle of a structure from the horizontal as a positive value.</w:t>
              </w:r>
            </w:ins>
          </w:p>
        </w:tc>
      </w:tr>
      <w:tr w:rsidR="00480BB6" w:rsidRPr="00DE63EA" w14:paraId="75A4E464" w14:textId="77777777" w:rsidTr="0024128E">
        <w:trPr>
          <w:trHeight w:val="645"/>
          <w:ins w:id="70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4CBBA1" w14:textId="77777777" w:rsidR="00480BB6" w:rsidRPr="006474AA" w:rsidRDefault="00480BB6" w:rsidP="0024128E">
            <w:pPr>
              <w:spacing w:after="0"/>
              <w:rPr>
                <w:ins w:id="70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C6EE6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1" w:author="Boisvert, Eric" w:date="2016-03-29T09:19:00Z"/>
                <w:rFonts w:ascii="Arial" w:eastAsia="MS Mincho" w:hAnsi="Arial" w:cs="Arial"/>
                <w:sz w:val="18"/>
                <w:szCs w:val="18"/>
              </w:rPr>
            </w:pPr>
            <w:ins w:id="702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584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23" w:author="Boisvert, Eric" w:date="2016-03-29T09:19:00Z"/>
                <w:rFonts w:ascii="Arial" w:eastAsia="MS Mincho" w:hAnsi="Arial" w:cs="Arial"/>
                <w:sz w:val="18"/>
                <w:szCs w:val="18"/>
              </w:rPr>
            </w:pPr>
            <w:ins w:id="7024" w:author="Boisvert, Eric" w:date="2016-03-29T09:19:00Z">
              <w:r>
                <w:rPr>
                  <w:rFonts w:ascii="Arial" w:hAnsi="Arial" w:cs="Arial"/>
                  <w:sz w:val="18"/>
                  <w:szCs w:val="18"/>
                  <w:lang w:val="en-CA"/>
                </w:rPr>
                <w:t>Visual inspection that the target implementation has proper documentation on how to map dip measurement to the target implementation.</w:t>
              </w:r>
            </w:ins>
          </w:p>
        </w:tc>
      </w:tr>
      <w:tr w:rsidR="00480BB6" w:rsidRPr="00DE63EA" w14:paraId="6BFB1BF3" w14:textId="77777777" w:rsidTr="0024128E">
        <w:trPr>
          <w:trHeight w:val="462"/>
          <w:ins w:id="70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DAB807" w14:textId="77777777" w:rsidR="00480BB6" w:rsidRPr="006474AA" w:rsidRDefault="00480BB6" w:rsidP="0024128E">
            <w:pPr>
              <w:spacing w:after="0"/>
              <w:rPr>
                <w:ins w:id="70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D2CD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27" w:author="Boisvert, Eric" w:date="2016-03-29T09:19:00Z"/>
                <w:rFonts w:ascii="Arial" w:eastAsia="MS Mincho" w:hAnsi="Arial" w:cs="Arial"/>
                <w:sz w:val="18"/>
                <w:szCs w:val="18"/>
              </w:rPr>
            </w:pPr>
            <w:ins w:id="702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81D6D6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29" w:author="Boisvert, Eric" w:date="2016-03-29T09:19:00Z"/>
                <w:rFonts w:cs="Arial"/>
                <w:szCs w:val="18"/>
                <w:lang w:eastAsia="en-US"/>
              </w:rPr>
            </w:pPr>
          </w:p>
        </w:tc>
      </w:tr>
      <w:tr w:rsidR="00480BB6" w:rsidRPr="00DE63EA" w14:paraId="72C67304" w14:textId="77777777" w:rsidTr="0024128E">
        <w:trPr>
          <w:ins w:id="703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ins w:id="7031" w:author="Boisvert, Eric" w:date="2016-03-29T09:19:00Z"/>
                <w:rFonts w:cs="Arial"/>
                <w:b/>
                <w:szCs w:val="18"/>
              </w:rPr>
            </w:pPr>
            <w:ins w:id="703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33" w:author="Boisvert, Eric" w:date="2016-03-29T09:19:00Z"/>
                <w:rFonts w:cs="Arial"/>
                <w:szCs w:val="18"/>
                <w:lang w:val="en-US"/>
              </w:rPr>
            </w:pPr>
            <w:ins w:id="7034" w:author="Boisvert, Eric" w:date="2016-03-29T09:19:00Z">
              <w:r>
                <w:rPr>
                  <w:rFonts w:cs="Arial"/>
                  <w:szCs w:val="18"/>
                  <w:lang w:val="en-US"/>
                </w:rPr>
                <w:t>/conf/gsml4-basic/</w:t>
              </w:r>
              <w:r w:rsidRPr="00E35E1C">
                <w:rPr>
                  <w:rFonts w:cs="Arial"/>
                  <w:szCs w:val="18"/>
                  <w:lang w:val="en-US"/>
                </w:rPr>
                <w:t>plane-dip-range</w:t>
              </w:r>
            </w:ins>
          </w:p>
        </w:tc>
      </w:tr>
      <w:tr w:rsidR="00480BB6" w:rsidRPr="00DE63EA" w14:paraId="07C3A381" w14:textId="77777777" w:rsidTr="0024128E">
        <w:trPr>
          <w:trHeight w:val="280"/>
          <w:ins w:id="70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ins w:id="70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7" w:author="Boisvert, Eric" w:date="2016-03-29T09:19:00Z"/>
                <w:rFonts w:ascii="Arial" w:eastAsia="MS Mincho" w:hAnsi="Arial" w:cs="Arial"/>
                <w:sz w:val="18"/>
                <w:szCs w:val="18"/>
              </w:rPr>
            </w:pPr>
            <w:ins w:id="703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39" w:author="Boisvert, Eric" w:date="2016-03-29T09:19:00Z"/>
                <w:rFonts w:ascii="Arial" w:eastAsia="MS Mincho" w:hAnsi="Arial" w:cs="Arial"/>
                <w:b/>
                <w:color w:val="0000FF"/>
                <w:sz w:val="18"/>
                <w:szCs w:val="18"/>
              </w:rPr>
            </w:pPr>
            <w:ins w:id="7040" w:author="Boisvert, Eric" w:date="2016-03-29T09:19:00Z">
              <w:r w:rsidRPr="00480BB6">
                <w:rPr>
                  <w:rFonts w:ascii="Arial" w:hAnsi="Arial" w:cs="Arial"/>
                  <w:sz w:val="18"/>
                  <w:szCs w:val="18"/>
                  <w:lang w:val="en-CA"/>
                  <w:rPrChange w:id="7041" w:author="Boisvert, Eric" w:date="2016-03-29T09:20:00Z">
                    <w:rPr>
                      <w:rFonts w:ascii="Arial" w:hAnsi="Arial" w:cs="Arial"/>
                      <w:sz w:val="18"/>
                      <w:szCs w:val="18"/>
                      <w:lang w:val="fr-CA"/>
                    </w:rPr>
                  </w:rPrChange>
                </w:rPr>
                <w:t>/req/gsml4-basic/plane-dip-range</w:t>
              </w:r>
            </w:ins>
          </w:p>
        </w:tc>
      </w:tr>
      <w:tr w:rsidR="00480BB6" w:rsidRPr="00DE63EA" w14:paraId="76CF0335" w14:textId="77777777" w:rsidTr="0024128E">
        <w:trPr>
          <w:trHeight w:val="645"/>
          <w:ins w:id="70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ins w:id="70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44" w:author="Boisvert, Eric" w:date="2016-03-29T09:19:00Z"/>
                <w:rFonts w:ascii="Arial" w:eastAsia="MS Mincho" w:hAnsi="Arial" w:cs="Arial"/>
                <w:sz w:val="18"/>
                <w:szCs w:val="18"/>
              </w:rPr>
            </w:pPr>
            <w:ins w:id="70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46" w:author="Boisvert, Eric" w:date="2016-03-29T09:19:00Z"/>
                <w:rFonts w:cs="Arial"/>
                <w:b/>
                <w:color w:val="FF0000"/>
                <w:szCs w:val="18"/>
                <w:lang w:eastAsia="en-US"/>
              </w:rPr>
            </w:pPr>
            <w:ins w:id="7047" w:author="Boisvert, Eric" w:date="2016-03-29T09:19:00Z">
              <w:r>
                <w:rPr>
                  <w:rFonts w:cs="Arial"/>
                  <w:szCs w:val="18"/>
                  <w:lang w:val="en-CA"/>
                </w:rPr>
                <w:t>Ensure that the GSML_PlanarOrientation dip is a real value in the range [0,90[</w:t>
              </w:r>
            </w:ins>
          </w:p>
        </w:tc>
      </w:tr>
      <w:tr w:rsidR="00480BB6" w:rsidRPr="00DE63EA" w14:paraId="459EC670" w14:textId="77777777" w:rsidTr="0024128E">
        <w:trPr>
          <w:trHeight w:val="645"/>
          <w:ins w:id="70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ins w:id="70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0" w:author="Boisvert, Eric" w:date="2016-03-29T09:19:00Z"/>
                <w:rFonts w:ascii="Arial" w:eastAsia="MS Mincho" w:hAnsi="Arial" w:cs="Arial"/>
                <w:sz w:val="18"/>
                <w:szCs w:val="18"/>
              </w:rPr>
            </w:pPr>
            <w:ins w:id="70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52" w:author="Boisvert, Eric" w:date="2016-03-29T09:19:00Z"/>
                <w:rFonts w:ascii="Arial" w:eastAsia="MS Mincho" w:hAnsi="Arial" w:cs="Arial"/>
                <w:sz w:val="18"/>
                <w:szCs w:val="18"/>
              </w:rPr>
            </w:pPr>
            <w:ins w:id="7053" w:author="Boisvert, Eric" w:date="2016-03-29T09:19:00Z">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ins>
          </w:p>
        </w:tc>
      </w:tr>
      <w:tr w:rsidR="00480BB6" w:rsidRPr="00DE63EA" w14:paraId="0ED86AC7" w14:textId="77777777" w:rsidTr="0024128E">
        <w:trPr>
          <w:trHeight w:val="462"/>
          <w:ins w:id="70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ins w:id="70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56" w:author="Boisvert, Eric" w:date="2016-03-29T09:19:00Z"/>
                <w:rFonts w:ascii="Arial" w:eastAsia="MS Mincho" w:hAnsi="Arial" w:cs="Arial"/>
                <w:sz w:val="18"/>
                <w:szCs w:val="18"/>
              </w:rPr>
            </w:pPr>
            <w:ins w:id="70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58" w:author="Boisvert, Eric" w:date="2016-03-29T09:19:00Z"/>
                <w:rFonts w:cs="Arial"/>
                <w:szCs w:val="18"/>
                <w:lang w:eastAsia="en-US"/>
              </w:rPr>
            </w:pPr>
          </w:p>
        </w:tc>
      </w:tr>
      <w:tr w:rsidR="00480BB6" w:rsidRPr="00DE63EA" w14:paraId="246412EC" w14:textId="77777777" w:rsidTr="0024128E">
        <w:trPr>
          <w:ins w:id="705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ins w:id="7060" w:author="Boisvert, Eric" w:date="2016-03-29T09:19:00Z"/>
                <w:rFonts w:cs="Arial"/>
                <w:b/>
                <w:szCs w:val="18"/>
              </w:rPr>
            </w:pPr>
            <w:ins w:id="706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62" w:author="Boisvert, Eric" w:date="2016-03-29T09:19:00Z"/>
                <w:rFonts w:cs="Arial"/>
                <w:szCs w:val="18"/>
                <w:lang w:val="en-US"/>
              </w:rPr>
            </w:pPr>
            <w:ins w:id="7063" w:author="Boisvert, Eric" w:date="2016-03-29T09:19:00Z">
              <w:r>
                <w:rPr>
                  <w:rFonts w:cs="Arial"/>
                  <w:szCs w:val="18"/>
                  <w:lang w:val="en-US"/>
                </w:rPr>
                <w:t>/conf/gsml4-basic/linear-trend</w:t>
              </w:r>
              <w:r w:rsidRPr="00E35E1C">
                <w:rPr>
                  <w:rFonts w:cs="Arial"/>
                  <w:szCs w:val="18"/>
                  <w:lang w:val="en-US"/>
                </w:rPr>
                <w:t>-plunge-not-null</w:t>
              </w:r>
            </w:ins>
          </w:p>
        </w:tc>
      </w:tr>
      <w:tr w:rsidR="00480BB6" w:rsidRPr="00DE63EA" w14:paraId="5B0BCA6B" w14:textId="77777777" w:rsidTr="0024128E">
        <w:trPr>
          <w:trHeight w:val="280"/>
          <w:ins w:id="70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ins w:id="70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6" w:author="Boisvert, Eric" w:date="2016-03-29T09:19:00Z"/>
                <w:rFonts w:ascii="Arial" w:eastAsia="MS Mincho" w:hAnsi="Arial" w:cs="Arial"/>
                <w:sz w:val="18"/>
                <w:szCs w:val="18"/>
              </w:rPr>
            </w:pPr>
            <w:ins w:id="706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68" w:author="Boisvert, Eric" w:date="2016-03-29T09:19:00Z"/>
                <w:rFonts w:ascii="Arial" w:eastAsia="MS Mincho" w:hAnsi="Arial" w:cs="Arial"/>
                <w:b/>
                <w:color w:val="0000FF"/>
                <w:sz w:val="18"/>
                <w:szCs w:val="18"/>
              </w:rPr>
            </w:pPr>
            <w:ins w:id="7069" w:author="Boisvert, Eric" w:date="2016-03-29T09:19:00Z">
              <w:r w:rsidRPr="00480BB6">
                <w:rPr>
                  <w:rFonts w:ascii="Arial" w:hAnsi="Arial" w:cs="Arial"/>
                  <w:sz w:val="18"/>
                  <w:szCs w:val="18"/>
                  <w:lang w:val="en-CA"/>
                  <w:rPrChange w:id="7070" w:author="Boisvert, Eric" w:date="2016-03-29T09:20:00Z">
                    <w:rPr>
                      <w:rFonts w:ascii="Arial" w:hAnsi="Arial" w:cs="Arial"/>
                      <w:sz w:val="18"/>
                      <w:szCs w:val="18"/>
                      <w:lang w:val="fr-CA"/>
                    </w:rPr>
                  </w:rPrChange>
                </w:rPr>
                <w:t>/req/gsml4-basic/linear-trend-plunge-not-null</w:t>
              </w:r>
            </w:ins>
          </w:p>
        </w:tc>
      </w:tr>
      <w:tr w:rsidR="00480BB6" w:rsidRPr="00DE63EA" w14:paraId="13B230DF" w14:textId="77777777" w:rsidTr="0024128E">
        <w:trPr>
          <w:trHeight w:val="645"/>
          <w:ins w:id="70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ins w:id="70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3" w:author="Boisvert, Eric" w:date="2016-03-29T09:19:00Z"/>
                <w:rFonts w:ascii="Arial" w:eastAsia="MS Mincho" w:hAnsi="Arial" w:cs="Arial"/>
                <w:sz w:val="18"/>
                <w:szCs w:val="18"/>
              </w:rPr>
            </w:pPr>
            <w:ins w:id="707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75" w:author="Boisvert, Eric" w:date="2016-03-29T09:19:00Z"/>
                <w:rFonts w:cs="Arial"/>
                <w:b/>
                <w:color w:val="FF0000"/>
                <w:szCs w:val="18"/>
                <w:lang w:eastAsia="en-US"/>
              </w:rPr>
            </w:pPr>
            <w:ins w:id="7076" w:author="Boisvert, Eric" w:date="2016-03-29T09:19:00Z">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ins>
          </w:p>
        </w:tc>
      </w:tr>
      <w:tr w:rsidR="00480BB6" w:rsidRPr="00DE63EA" w14:paraId="233242CA" w14:textId="77777777" w:rsidTr="0024128E">
        <w:trPr>
          <w:trHeight w:val="645"/>
          <w:ins w:id="70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ins w:id="70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79" w:author="Boisvert, Eric" w:date="2016-03-29T09:19:00Z"/>
                <w:rFonts w:ascii="Arial" w:eastAsia="MS Mincho" w:hAnsi="Arial" w:cs="Arial"/>
                <w:sz w:val="18"/>
                <w:szCs w:val="18"/>
              </w:rPr>
            </w:pPr>
            <w:ins w:id="70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081" w:author="Boisvert, Eric" w:date="2016-03-29T09:19:00Z"/>
                <w:rFonts w:ascii="Arial" w:eastAsia="MS Mincho" w:hAnsi="Arial" w:cs="Arial"/>
                <w:sz w:val="18"/>
                <w:szCs w:val="18"/>
              </w:rPr>
            </w:pPr>
            <w:ins w:id="7082" w:author="Boisvert, Eric" w:date="2016-03-29T09:19:00Z">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ins>
          </w:p>
        </w:tc>
      </w:tr>
      <w:tr w:rsidR="00480BB6" w:rsidRPr="00DE63EA" w14:paraId="29B9D1E6" w14:textId="77777777" w:rsidTr="0024128E">
        <w:trPr>
          <w:trHeight w:val="462"/>
          <w:ins w:id="70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ins w:id="70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85" w:author="Boisvert, Eric" w:date="2016-03-29T09:19:00Z"/>
                <w:rFonts w:ascii="Arial" w:eastAsia="MS Mincho" w:hAnsi="Arial" w:cs="Arial"/>
                <w:sz w:val="18"/>
                <w:szCs w:val="18"/>
              </w:rPr>
            </w:pPr>
            <w:ins w:id="708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87" w:author="Boisvert, Eric" w:date="2016-03-29T09:19:00Z"/>
                <w:rFonts w:cs="Arial"/>
                <w:szCs w:val="18"/>
                <w:lang w:eastAsia="en-US"/>
              </w:rPr>
            </w:pPr>
          </w:p>
        </w:tc>
      </w:tr>
      <w:tr w:rsidR="00480BB6" w:rsidRPr="00DE63EA" w14:paraId="662F42C3" w14:textId="77777777" w:rsidTr="0024128E">
        <w:trPr>
          <w:ins w:id="708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ins w:id="7089" w:author="Boisvert, Eric" w:date="2016-03-29T09:19:00Z"/>
                <w:rFonts w:cs="Arial"/>
                <w:b/>
                <w:szCs w:val="18"/>
              </w:rPr>
            </w:pPr>
            <w:ins w:id="709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091" w:author="Boisvert, Eric" w:date="2016-03-29T09:19:00Z"/>
                <w:rFonts w:cs="Arial"/>
                <w:szCs w:val="18"/>
                <w:lang w:val="en-US"/>
              </w:rPr>
            </w:pPr>
            <w:ins w:id="7092" w:author="Boisvert, Eric" w:date="2016-03-29T09:19:00Z">
              <w:r>
                <w:rPr>
                  <w:rFonts w:cs="Arial"/>
                  <w:szCs w:val="18"/>
                  <w:lang w:val="en-US"/>
                </w:rPr>
                <w:t>/conf/gsml4-basic/</w:t>
              </w:r>
              <w:r w:rsidRPr="004D2C77">
                <w:rPr>
                  <w:rFonts w:cs="Arial"/>
                  <w:szCs w:val="18"/>
                  <w:lang w:val="en-US"/>
                </w:rPr>
                <w:t>linear-plunge-range</w:t>
              </w:r>
            </w:ins>
          </w:p>
        </w:tc>
      </w:tr>
      <w:tr w:rsidR="00480BB6" w:rsidRPr="00DE63EA" w14:paraId="58329FBC" w14:textId="77777777" w:rsidTr="0024128E">
        <w:trPr>
          <w:trHeight w:val="280"/>
          <w:ins w:id="70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ins w:id="70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5" w:author="Boisvert, Eric" w:date="2016-03-29T09:19:00Z"/>
                <w:rFonts w:ascii="Arial" w:eastAsia="MS Mincho" w:hAnsi="Arial" w:cs="Arial"/>
                <w:sz w:val="18"/>
                <w:szCs w:val="18"/>
              </w:rPr>
            </w:pPr>
            <w:ins w:id="709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097" w:author="Boisvert, Eric" w:date="2016-03-29T09:19:00Z"/>
                <w:rFonts w:ascii="Arial" w:eastAsia="MS Mincho" w:hAnsi="Arial" w:cs="Arial"/>
                <w:b/>
                <w:color w:val="0000FF"/>
                <w:sz w:val="18"/>
                <w:szCs w:val="18"/>
              </w:rPr>
            </w:pPr>
            <w:ins w:id="7098" w:author="Boisvert, Eric" w:date="2016-03-29T09:19:00Z">
              <w:r w:rsidRPr="00480BB6">
                <w:rPr>
                  <w:rFonts w:ascii="Arial" w:hAnsi="Arial" w:cs="Arial"/>
                  <w:sz w:val="18"/>
                  <w:szCs w:val="18"/>
                  <w:lang w:val="en-CA"/>
                  <w:rPrChange w:id="7099" w:author="Boisvert, Eric" w:date="2016-03-29T09:20:00Z">
                    <w:rPr>
                      <w:rFonts w:ascii="Arial" w:hAnsi="Arial" w:cs="Arial"/>
                      <w:sz w:val="18"/>
                      <w:szCs w:val="18"/>
                      <w:lang w:val="fr-CA"/>
                    </w:rPr>
                  </w:rPrChange>
                </w:rPr>
                <w:t>/req/gsml4-basic/linear-plunge-range</w:t>
              </w:r>
            </w:ins>
          </w:p>
        </w:tc>
      </w:tr>
      <w:tr w:rsidR="00480BB6" w:rsidRPr="00DE63EA" w14:paraId="4051E69D" w14:textId="77777777" w:rsidTr="0024128E">
        <w:trPr>
          <w:trHeight w:val="645"/>
          <w:ins w:id="71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ins w:id="71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2" w:author="Boisvert, Eric" w:date="2016-03-29T09:19:00Z"/>
                <w:rFonts w:ascii="Arial" w:eastAsia="MS Mincho" w:hAnsi="Arial" w:cs="Arial"/>
                <w:sz w:val="18"/>
                <w:szCs w:val="18"/>
              </w:rPr>
            </w:pPr>
            <w:ins w:id="710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04" w:author="Boisvert, Eric" w:date="2016-03-29T09:19:00Z"/>
                <w:rFonts w:cs="Arial"/>
                <w:b/>
                <w:color w:val="FF0000"/>
                <w:szCs w:val="18"/>
                <w:lang w:eastAsia="en-US"/>
              </w:rPr>
            </w:pPr>
            <w:ins w:id="7105"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ins>
          </w:p>
        </w:tc>
      </w:tr>
      <w:tr w:rsidR="00480BB6" w:rsidRPr="00DE63EA" w14:paraId="7BCB210D" w14:textId="77777777" w:rsidTr="0024128E">
        <w:trPr>
          <w:trHeight w:val="645"/>
          <w:ins w:id="71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ins w:id="71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08" w:author="Boisvert, Eric" w:date="2016-03-29T09:19:00Z"/>
                <w:rFonts w:ascii="Arial" w:eastAsia="MS Mincho" w:hAnsi="Arial" w:cs="Arial"/>
                <w:sz w:val="18"/>
                <w:szCs w:val="18"/>
              </w:rPr>
            </w:pPr>
            <w:ins w:id="710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10" w:author="Boisvert, Eric" w:date="2016-03-29T09:19:00Z"/>
                <w:rFonts w:ascii="Arial" w:eastAsia="MS Mincho" w:hAnsi="Arial" w:cs="Arial"/>
                <w:sz w:val="18"/>
                <w:szCs w:val="18"/>
              </w:rPr>
            </w:pPr>
            <w:ins w:id="7111" w:author="Boisvert, Eric" w:date="2016-03-29T09:19:00Z">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ins>
          </w:p>
        </w:tc>
      </w:tr>
      <w:tr w:rsidR="00480BB6" w:rsidRPr="00DE63EA" w14:paraId="1A6798DA" w14:textId="77777777" w:rsidTr="0024128E">
        <w:trPr>
          <w:trHeight w:val="462"/>
          <w:ins w:id="71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ins w:id="71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14" w:author="Boisvert, Eric" w:date="2016-03-29T09:19:00Z"/>
                <w:rFonts w:ascii="Arial" w:eastAsia="MS Mincho" w:hAnsi="Arial" w:cs="Arial"/>
                <w:sz w:val="18"/>
                <w:szCs w:val="18"/>
              </w:rPr>
            </w:pPr>
            <w:ins w:id="711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16" w:author="Boisvert, Eric" w:date="2016-03-29T09:19:00Z"/>
                <w:rFonts w:cs="Arial"/>
                <w:szCs w:val="18"/>
                <w:lang w:eastAsia="en-US"/>
              </w:rPr>
            </w:pPr>
          </w:p>
        </w:tc>
      </w:tr>
      <w:tr w:rsidR="00480BB6" w:rsidRPr="00DE63EA" w14:paraId="61B2261B" w14:textId="77777777" w:rsidTr="0024128E">
        <w:trPr>
          <w:ins w:id="711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5FB612" w14:textId="77777777" w:rsidR="00480BB6" w:rsidRPr="006474AA" w:rsidRDefault="00480BB6" w:rsidP="0024128E">
            <w:pPr>
              <w:pStyle w:val="Tabletext9"/>
              <w:rPr>
                <w:ins w:id="7118" w:author="Boisvert, Eric" w:date="2016-03-29T09:19:00Z"/>
                <w:rFonts w:cs="Arial"/>
                <w:b/>
                <w:szCs w:val="18"/>
              </w:rPr>
            </w:pPr>
            <w:ins w:id="711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9D87FF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20" w:author="Boisvert, Eric" w:date="2016-03-29T09:19:00Z"/>
                <w:rFonts w:cs="Arial"/>
                <w:szCs w:val="18"/>
                <w:lang w:val="en-US"/>
              </w:rPr>
            </w:pPr>
            <w:ins w:id="7121" w:author="Boisvert, Eric" w:date="2016-03-29T09:19:00Z">
              <w:r>
                <w:rPr>
                  <w:rFonts w:cs="Arial"/>
                  <w:szCs w:val="18"/>
                  <w:lang w:val="en-US"/>
                </w:rPr>
                <w:t>/conf/gsml4-basic/</w:t>
              </w:r>
              <w:r>
                <w:t>l</w:t>
              </w:r>
              <w:r w:rsidRPr="00173B8A">
                <w:rPr>
                  <w:rFonts w:cs="Arial"/>
                  <w:szCs w:val="18"/>
                  <w:lang w:val="en-US"/>
                </w:rPr>
                <w:t>inear-trend-degree</w:t>
              </w:r>
            </w:ins>
          </w:p>
        </w:tc>
      </w:tr>
      <w:tr w:rsidR="00480BB6" w:rsidRPr="00DE63EA" w14:paraId="04E6FFC4" w14:textId="77777777" w:rsidTr="0024128E">
        <w:trPr>
          <w:trHeight w:val="280"/>
          <w:ins w:id="71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6CD1EC" w14:textId="77777777" w:rsidR="00480BB6" w:rsidRPr="006474AA" w:rsidRDefault="00480BB6" w:rsidP="0024128E">
            <w:pPr>
              <w:spacing w:after="0"/>
              <w:rPr>
                <w:ins w:id="71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BE04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4" w:author="Boisvert, Eric" w:date="2016-03-29T09:19:00Z"/>
                <w:rFonts w:ascii="Arial" w:eastAsia="MS Mincho" w:hAnsi="Arial" w:cs="Arial"/>
                <w:sz w:val="18"/>
                <w:szCs w:val="18"/>
              </w:rPr>
            </w:pPr>
            <w:ins w:id="712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3C844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26" w:author="Boisvert, Eric" w:date="2016-03-29T09:19:00Z"/>
                <w:rFonts w:ascii="Arial" w:eastAsia="MS Mincho" w:hAnsi="Arial" w:cs="Arial"/>
                <w:b/>
                <w:color w:val="0000FF"/>
                <w:sz w:val="18"/>
                <w:szCs w:val="18"/>
              </w:rPr>
            </w:pPr>
            <w:ins w:id="7127" w:author="Boisvert, Eric" w:date="2016-03-29T09:19:00Z">
              <w:r w:rsidRPr="00480BB6">
                <w:rPr>
                  <w:rFonts w:ascii="Arial" w:hAnsi="Arial" w:cs="Arial"/>
                  <w:sz w:val="18"/>
                  <w:szCs w:val="18"/>
                  <w:lang w:val="en-CA"/>
                  <w:rPrChange w:id="7128" w:author="Boisvert, Eric" w:date="2016-03-29T09:20:00Z">
                    <w:rPr>
                      <w:rFonts w:ascii="Arial" w:hAnsi="Arial" w:cs="Arial"/>
                      <w:sz w:val="18"/>
                      <w:szCs w:val="18"/>
                      <w:lang w:val="fr-CA"/>
                    </w:rPr>
                  </w:rPrChange>
                </w:rPr>
                <w:t>/req/gsml4-basic/linear-trend-degree</w:t>
              </w:r>
            </w:ins>
          </w:p>
        </w:tc>
      </w:tr>
      <w:tr w:rsidR="00480BB6" w:rsidRPr="00DE63EA" w14:paraId="1E0808F6" w14:textId="77777777" w:rsidTr="0024128E">
        <w:trPr>
          <w:trHeight w:val="645"/>
          <w:ins w:id="71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EEA44C" w14:textId="77777777" w:rsidR="00480BB6" w:rsidRPr="006474AA" w:rsidRDefault="00480BB6" w:rsidP="0024128E">
            <w:pPr>
              <w:spacing w:after="0"/>
              <w:rPr>
                <w:ins w:id="71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21C3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1" w:author="Boisvert, Eric" w:date="2016-03-29T09:19:00Z"/>
                <w:rFonts w:ascii="Arial" w:eastAsia="MS Mincho" w:hAnsi="Arial" w:cs="Arial"/>
                <w:sz w:val="18"/>
                <w:szCs w:val="18"/>
              </w:rPr>
            </w:pPr>
            <w:ins w:id="713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64B1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33" w:author="Boisvert, Eric" w:date="2016-03-29T09:19:00Z"/>
                <w:rFonts w:cs="Arial"/>
                <w:b/>
                <w:color w:val="FF0000"/>
                <w:szCs w:val="18"/>
                <w:lang w:eastAsia="en-US"/>
              </w:rPr>
            </w:pPr>
            <w:ins w:id="7134"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trend is expressed in degree from the geographical north</w:t>
              </w:r>
            </w:ins>
          </w:p>
        </w:tc>
      </w:tr>
      <w:tr w:rsidR="00480BB6" w:rsidRPr="00DE63EA" w14:paraId="62611084" w14:textId="77777777" w:rsidTr="0024128E">
        <w:trPr>
          <w:trHeight w:val="645"/>
          <w:ins w:id="71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C7626" w14:textId="77777777" w:rsidR="00480BB6" w:rsidRPr="006474AA" w:rsidRDefault="00480BB6" w:rsidP="0024128E">
            <w:pPr>
              <w:spacing w:after="0"/>
              <w:rPr>
                <w:ins w:id="71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4C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37" w:author="Boisvert, Eric" w:date="2016-03-29T09:19:00Z"/>
                <w:rFonts w:ascii="Arial" w:eastAsia="MS Mincho" w:hAnsi="Arial" w:cs="Arial"/>
                <w:sz w:val="18"/>
                <w:szCs w:val="18"/>
              </w:rPr>
            </w:pPr>
            <w:ins w:id="713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580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39" w:author="Boisvert, Eric" w:date="2016-03-29T09:19:00Z"/>
                <w:rFonts w:ascii="Arial" w:eastAsia="MS Mincho" w:hAnsi="Arial" w:cs="Arial"/>
                <w:sz w:val="18"/>
                <w:szCs w:val="18"/>
              </w:rPr>
            </w:pPr>
            <w:ins w:id="7140" w:author="Boisvert, Eric" w:date="2016-03-29T09:19:00Z">
              <w:r w:rsidRPr="004D2C77">
                <w:rPr>
                  <w:rFonts w:ascii="Arial" w:hAnsi="Arial" w:cs="Arial"/>
                  <w:sz w:val="18"/>
                  <w:szCs w:val="18"/>
                  <w:lang w:val="en-CA"/>
                </w:rPr>
                <w:t xml:space="preserve">Visual inspection that the target implementation </w:t>
              </w:r>
              <w:r>
                <w:rPr>
                  <w:rFonts w:ascii="Arial" w:hAnsi="Arial" w:cs="Arial"/>
                  <w:sz w:val="18"/>
                  <w:szCs w:val="18"/>
                  <w:lang w:val="en-CA"/>
                </w:rPr>
                <w:t>has documentation regarding how to express trend</w:t>
              </w:r>
            </w:ins>
          </w:p>
        </w:tc>
      </w:tr>
      <w:tr w:rsidR="00480BB6" w:rsidRPr="00DE63EA" w14:paraId="484C6DE5" w14:textId="77777777" w:rsidTr="0024128E">
        <w:trPr>
          <w:trHeight w:val="462"/>
          <w:ins w:id="71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C395C2" w14:textId="77777777" w:rsidR="00480BB6" w:rsidRPr="006474AA" w:rsidRDefault="00480BB6" w:rsidP="0024128E">
            <w:pPr>
              <w:spacing w:after="0"/>
              <w:rPr>
                <w:ins w:id="71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550C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43" w:author="Boisvert, Eric" w:date="2016-03-29T09:19:00Z"/>
                <w:rFonts w:ascii="Arial" w:eastAsia="MS Mincho" w:hAnsi="Arial" w:cs="Arial"/>
                <w:sz w:val="18"/>
                <w:szCs w:val="18"/>
              </w:rPr>
            </w:pPr>
            <w:ins w:id="714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BC74F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5" w:author="Boisvert, Eric" w:date="2016-03-29T09:19:00Z"/>
                <w:rFonts w:cs="Arial"/>
                <w:szCs w:val="18"/>
                <w:lang w:eastAsia="en-US"/>
              </w:rPr>
            </w:pPr>
          </w:p>
        </w:tc>
      </w:tr>
      <w:tr w:rsidR="00480BB6" w:rsidRPr="00DE63EA" w14:paraId="74BD5F35" w14:textId="77777777" w:rsidTr="0024128E">
        <w:trPr>
          <w:ins w:id="714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ins w:id="7147" w:author="Boisvert, Eric" w:date="2016-03-29T09:19:00Z"/>
                <w:rFonts w:cs="Arial"/>
                <w:b/>
                <w:szCs w:val="18"/>
              </w:rPr>
            </w:pPr>
            <w:ins w:id="714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49" w:author="Boisvert, Eric" w:date="2016-03-29T09:19:00Z"/>
                <w:rFonts w:cs="Arial"/>
                <w:szCs w:val="18"/>
                <w:lang w:val="en-US"/>
              </w:rPr>
            </w:pPr>
            <w:ins w:id="7150" w:author="Boisvert, Eric" w:date="2016-03-29T09:19:00Z">
              <w:r>
                <w:rPr>
                  <w:rFonts w:cs="Arial"/>
                  <w:szCs w:val="18"/>
                  <w:lang w:val="en-US"/>
                </w:rPr>
                <w:t>/conf/gsml4-basic/linear-az</w:t>
              </w:r>
              <w:r w:rsidRPr="00A40893">
                <w:rPr>
                  <w:rFonts w:cs="Arial"/>
                  <w:szCs w:val="18"/>
                  <w:lang w:val="en-US"/>
                </w:rPr>
                <w:t>-range</w:t>
              </w:r>
            </w:ins>
          </w:p>
        </w:tc>
      </w:tr>
      <w:tr w:rsidR="00480BB6" w:rsidRPr="00DE63EA" w14:paraId="11324525" w14:textId="77777777" w:rsidTr="0024128E">
        <w:trPr>
          <w:trHeight w:val="280"/>
          <w:ins w:id="71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ins w:id="71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3" w:author="Boisvert, Eric" w:date="2016-03-29T09:19:00Z"/>
                <w:rFonts w:ascii="Arial" w:eastAsia="MS Mincho" w:hAnsi="Arial" w:cs="Arial"/>
                <w:sz w:val="18"/>
                <w:szCs w:val="18"/>
              </w:rPr>
            </w:pPr>
            <w:ins w:id="715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55" w:author="Boisvert, Eric" w:date="2016-03-29T09:19:00Z"/>
                <w:rFonts w:ascii="Arial" w:eastAsia="MS Mincho" w:hAnsi="Arial" w:cs="Arial"/>
                <w:b/>
                <w:color w:val="0000FF"/>
                <w:sz w:val="18"/>
                <w:szCs w:val="18"/>
              </w:rPr>
            </w:pPr>
            <w:ins w:id="7156" w:author="Boisvert, Eric" w:date="2016-03-29T09:19:00Z">
              <w:r w:rsidRPr="00480BB6">
                <w:rPr>
                  <w:rFonts w:ascii="Arial" w:hAnsi="Arial" w:cs="Arial"/>
                  <w:sz w:val="18"/>
                  <w:szCs w:val="18"/>
                  <w:lang w:val="en-CA"/>
                  <w:rPrChange w:id="7157" w:author="Boisvert, Eric" w:date="2016-03-29T09:20:00Z">
                    <w:rPr>
                      <w:rFonts w:ascii="Arial" w:hAnsi="Arial" w:cs="Arial"/>
                      <w:sz w:val="18"/>
                      <w:szCs w:val="18"/>
                      <w:lang w:val="fr-CA"/>
                    </w:rPr>
                  </w:rPrChange>
                </w:rPr>
                <w:t>/req/gsml4-basic/linear-az-range</w:t>
              </w:r>
            </w:ins>
          </w:p>
        </w:tc>
      </w:tr>
      <w:tr w:rsidR="00480BB6" w:rsidRPr="00DE63EA" w14:paraId="49378A0C" w14:textId="77777777" w:rsidTr="0024128E">
        <w:trPr>
          <w:trHeight w:val="645"/>
          <w:ins w:id="71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ins w:id="71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0" w:author="Boisvert, Eric" w:date="2016-03-29T09:19:00Z"/>
                <w:rFonts w:ascii="Arial" w:eastAsia="MS Mincho" w:hAnsi="Arial" w:cs="Arial"/>
                <w:sz w:val="18"/>
                <w:szCs w:val="18"/>
              </w:rPr>
            </w:pPr>
            <w:ins w:id="716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62" w:author="Boisvert, Eric" w:date="2016-03-29T09:19:00Z"/>
                <w:rFonts w:cs="Arial"/>
                <w:b/>
                <w:color w:val="FF0000"/>
                <w:szCs w:val="18"/>
                <w:lang w:eastAsia="en-US"/>
              </w:rPr>
            </w:pPr>
            <w:ins w:id="7163" w:author="Boisvert, Eric" w:date="2016-03-29T09:19:00Z">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ins>
          </w:p>
        </w:tc>
      </w:tr>
      <w:tr w:rsidR="00480BB6" w:rsidRPr="00DE63EA" w14:paraId="28977E38" w14:textId="77777777" w:rsidTr="0024128E">
        <w:trPr>
          <w:trHeight w:val="645"/>
          <w:ins w:id="71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ins w:id="71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66" w:author="Boisvert, Eric" w:date="2016-03-29T09:19:00Z"/>
                <w:rFonts w:ascii="Arial" w:eastAsia="MS Mincho" w:hAnsi="Arial" w:cs="Arial"/>
                <w:sz w:val="18"/>
                <w:szCs w:val="18"/>
              </w:rPr>
            </w:pPr>
            <w:ins w:id="716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68" w:author="Boisvert, Eric" w:date="2016-03-29T09:19:00Z"/>
                <w:rFonts w:ascii="Arial" w:eastAsia="MS Mincho" w:hAnsi="Arial" w:cs="Arial"/>
                <w:sz w:val="18"/>
                <w:szCs w:val="18"/>
              </w:rPr>
            </w:pPr>
            <w:ins w:id="7169" w:author="Boisvert, Eric" w:date="2016-03-29T09:19:00Z">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ins>
          </w:p>
        </w:tc>
      </w:tr>
      <w:tr w:rsidR="00480BB6" w:rsidRPr="00DE63EA" w14:paraId="16C8BDFA" w14:textId="77777777" w:rsidTr="0024128E">
        <w:trPr>
          <w:trHeight w:val="462"/>
          <w:ins w:id="71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ins w:id="71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72" w:author="Boisvert, Eric" w:date="2016-03-29T09:19:00Z"/>
                <w:rFonts w:ascii="Arial" w:eastAsia="MS Mincho" w:hAnsi="Arial" w:cs="Arial"/>
                <w:sz w:val="18"/>
                <w:szCs w:val="18"/>
              </w:rPr>
            </w:pPr>
            <w:ins w:id="717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4" w:author="Boisvert, Eric" w:date="2016-03-29T09:19:00Z"/>
                <w:rFonts w:cs="Arial"/>
                <w:szCs w:val="18"/>
                <w:lang w:eastAsia="en-US"/>
              </w:rPr>
            </w:pPr>
          </w:p>
        </w:tc>
      </w:tr>
      <w:tr w:rsidR="00480BB6" w:rsidRPr="00DE63EA" w14:paraId="69EF98CD" w14:textId="77777777" w:rsidTr="0024128E">
        <w:trPr>
          <w:ins w:id="717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ins w:id="7176" w:author="Boisvert, Eric" w:date="2016-03-29T09:19:00Z"/>
                <w:rFonts w:cs="Arial"/>
                <w:b/>
                <w:szCs w:val="18"/>
              </w:rPr>
            </w:pPr>
            <w:ins w:id="717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78" w:author="Boisvert, Eric" w:date="2016-03-29T09:19:00Z"/>
                <w:rFonts w:cs="Arial"/>
                <w:szCs w:val="18"/>
                <w:lang w:val="en-US"/>
              </w:rPr>
            </w:pPr>
            <w:ins w:id="7179" w:author="Boisvert, Eric" w:date="2016-03-29T09:19:00Z">
              <w:r>
                <w:rPr>
                  <w:rFonts w:cs="Arial"/>
                  <w:szCs w:val="18"/>
                  <w:lang w:val="en-US"/>
                </w:rPr>
                <w:t>/conf/gsml4-basic/</w:t>
              </w:r>
              <w:r w:rsidRPr="00A40893">
                <w:rPr>
                  <w:rFonts w:cs="Arial"/>
                  <w:szCs w:val="18"/>
                  <w:lang w:val="en-US"/>
                </w:rPr>
                <w:t>quantity_range_order</w:t>
              </w:r>
            </w:ins>
          </w:p>
        </w:tc>
      </w:tr>
      <w:tr w:rsidR="00480BB6" w:rsidRPr="00DE63EA" w14:paraId="71398ACB" w14:textId="77777777" w:rsidTr="0024128E">
        <w:trPr>
          <w:trHeight w:val="280"/>
          <w:ins w:id="71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ins w:id="71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2" w:author="Boisvert, Eric" w:date="2016-03-29T09:19:00Z"/>
                <w:rFonts w:ascii="Arial" w:eastAsia="MS Mincho" w:hAnsi="Arial" w:cs="Arial"/>
                <w:sz w:val="18"/>
                <w:szCs w:val="18"/>
              </w:rPr>
            </w:pPr>
            <w:ins w:id="71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4" w:author="Boisvert, Eric" w:date="2016-03-29T09:19:00Z"/>
                <w:rFonts w:ascii="Arial" w:eastAsia="MS Mincho" w:hAnsi="Arial" w:cs="Arial"/>
                <w:b/>
                <w:color w:val="0000FF"/>
                <w:sz w:val="18"/>
                <w:szCs w:val="18"/>
              </w:rPr>
            </w:pPr>
            <w:ins w:id="7185" w:author="Boisvert, Eric" w:date="2016-03-29T09:19:00Z">
              <w:r w:rsidRPr="00480BB6">
                <w:rPr>
                  <w:rFonts w:ascii="Arial" w:hAnsi="Arial" w:cs="Arial"/>
                  <w:sz w:val="18"/>
                  <w:szCs w:val="18"/>
                  <w:lang w:val="en-CA"/>
                  <w:rPrChange w:id="7186" w:author="Boisvert, Eric" w:date="2016-03-29T09:20:00Z">
                    <w:rPr>
                      <w:rFonts w:ascii="Arial" w:hAnsi="Arial" w:cs="Arial"/>
                      <w:sz w:val="18"/>
                      <w:szCs w:val="18"/>
                      <w:lang w:val="fr-CA"/>
                    </w:rPr>
                  </w:rPrChange>
                </w:rPr>
                <w:t>/req/gsml4-basic/quantity_range_order</w:t>
              </w:r>
            </w:ins>
          </w:p>
        </w:tc>
      </w:tr>
      <w:tr w:rsidR="00480BB6" w:rsidRPr="00DE63EA" w14:paraId="7C6F6A48" w14:textId="77777777" w:rsidTr="0024128E">
        <w:trPr>
          <w:trHeight w:val="645"/>
          <w:ins w:id="71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ins w:id="71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89" w:author="Boisvert, Eric" w:date="2016-03-29T09:19:00Z"/>
                <w:rFonts w:ascii="Arial" w:eastAsia="MS Mincho" w:hAnsi="Arial" w:cs="Arial"/>
                <w:sz w:val="18"/>
                <w:szCs w:val="18"/>
              </w:rPr>
            </w:pPr>
            <w:ins w:id="719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191" w:author="Boisvert, Eric" w:date="2016-03-29T09:19:00Z"/>
                <w:rFonts w:cs="Arial"/>
                <w:b/>
                <w:color w:val="FF0000"/>
                <w:szCs w:val="18"/>
                <w:lang w:eastAsia="en-US"/>
              </w:rPr>
            </w:pPr>
            <w:ins w:id="7192" w:author="Boisvert, Eric" w:date="2016-03-29T09:19:00Z">
              <w:r>
                <w:rPr>
                  <w:rFonts w:cs="Arial"/>
                  <w:szCs w:val="18"/>
                  <w:lang w:val="en-CA"/>
                </w:rPr>
                <w:t>Ensure that a GSML_QuantityRange lowerValue is less or equal to upperValue</w:t>
              </w:r>
            </w:ins>
          </w:p>
        </w:tc>
      </w:tr>
      <w:tr w:rsidR="00480BB6" w:rsidRPr="00DE63EA" w14:paraId="5C777659" w14:textId="77777777" w:rsidTr="0024128E">
        <w:trPr>
          <w:trHeight w:val="645"/>
          <w:ins w:id="71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ins w:id="71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195" w:author="Boisvert, Eric" w:date="2016-03-29T09:19:00Z"/>
                <w:rFonts w:ascii="Arial" w:eastAsia="MS Mincho" w:hAnsi="Arial" w:cs="Arial"/>
                <w:sz w:val="18"/>
                <w:szCs w:val="18"/>
              </w:rPr>
            </w:pPr>
            <w:ins w:id="719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197" w:author="Boisvert, Eric" w:date="2016-03-29T09:19:00Z"/>
                <w:rFonts w:ascii="Arial" w:eastAsia="MS Mincho" w:hAnsi="Arial" w:cs="Arial"/>
                <w:sz w:val="18"/>
                <w:szCs w:val="18"/>
              </w:rPr>
            </w:pPr>
            <w:ins w:id="7198"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ins>
          </w:p>
        </w:tc>
      </w:tr>
      <w:tr w:rsidR="00480BB6" w:rsidRPr="00DE63EA" w14:paraId="7CB0F3BF" w14:textId="77777777" w:rsidTr="0024128E">
        <w:trPr>
          <w:trHeight w:val="462"/>
          <w:ins w:id="71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ins w:id="72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01" w:author="Boisvert, Eric" w:date="2016-03-29T09:19:00Z"/>
                <w:rFonts w:ascii="Arial" w:eastAsia="MS Mincho" w:hAnsi="Arial" w:cs="Arial"/>
                <w:sz w:val="18"/>
                <w:szCs w:val="18"/>
              </w:rPr>
            </w:pPr>
            <w:ins w:id="720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3" w:author="Boisvert, Eric" w:date="2016-03-29T09:19:00Z"/>
                <w:rFonts w:cs="Arial"/>
                <w:szCs w:val="18"/>
                <w:lang w:eastAsia="en-US"/>
              </w:rPr>
            </w:pPr>
          </w:p>
        </w:tc>
      </w:tr>
      <w:tr w:rsidR="00480BB6" w:rsidRPr="00DE63EA" w14:paraId="06CD22DE" w14:textId="77777777" w:rsidTr="0024128E">
        <w:trPr>
          <w:ins w:id="720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ins w:id="7205" w:author="Boisvert, Eric" w:date="2016-03-29T09:19:00Z"/>
                <w:rFonts w:cs="Arial"/>
                <w:b/>
                <w:szCs w:val="18"/>
              </w:rPr>
            </w:pPr>
            <w:ins w:id="720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07" w:author="Boisvert, Eric" w:date="2016-03-29T09:19:00Z"/>
                <w:rFonts w:cs="Arial"/>
                <w:szCs w:val="18"/>
                <w:lang w:val="en-US"/>
              </w:rPr>
            </w:pPr>
            <w:ins w:id="7208" w:author="Boisvert, Eric" w:date="2016-03-29T09:19:00Z">
              <w:r>
                <w:rPr>
                  <w:rFonts w:cs="Arial"/>
                  <w:szCs w:val="18"/>
                  <w:lang w:val="en-US"/>
                </w:rPr>
                <w:t>/conf/gsml4-basic/</w:t>
              </w:r>
              <w:r w:rsidRPr="00A40893">
                <w:rPr>
                  <w:rFonts w:cs="Arial"/>
                  <w:szCs w:val="18"/>
                  <w:lang w:val="en-US"/>
                </w:rPr>
                <w:t>quantity-range-repeat</w:t>
              </w:r>
            </w:ins>
          </w:p>
        </w:tc>
      </w:tr>
      <w:tr w:rsidR="00480BB6" w:rsidRPr="00DE63EA" w14:paraId="270B76B5" w14:textId="77777777" w:rsidTr="0024128E">
        <w:trPr>
          <w:trHeight w:val="280"/>
          <w:ins w:id="72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ins w:id="72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1" w:author="Boisvert, Eric" w:date="2016-03-29T09:19:00Z"/>
                <w:rFonts w:ascii="Arial" w:eastAsia="MS Mincho" w:hAnsi="Arial" w:cs="Arial"/>
                <w:sz w:val="18"/>
                <w:szCs w:val="18"/>
              </w:rPr>
            </w:pPr>
            <w:ins w:id="721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3" w:author="Boisvert, Eric" w:date="2016-03-29T09:19:00Z"/>
                <w:rFonts w:ascii="Arial" w:eastAsia="MS Mincho" w:hAnsi="Arial" w:cs="Arial"/>
                <w:b/>
                <w:color w:val="0000FF"/>
                <w:sz w:val="18"/>
                <w:szCs w:val="18"/>
              </w:rPr>
            </w:pPr>
            <w:ins w:id="7214" w:author="Boisvert, Eric" w:date="2016-03-29T09:19:00Z">
              <w:r w:rsidRPr="00480BB6">
                <w:rPr>
                  <w:rFonts w:ascii="Arial" w:hAnsi="Arial" w:cs="Arial"/>
                  <w:sz w:val="18"/>
                  <w:szCs w:val="18"/>
                  <w:lang w:val="en-CA"/>
                  <w:rPrChange w:id="7215" w:author="Boisvert, Eric" w:date="2016-03-29T09:20:00Z">
                    <w:rPr>
                      <w:rFonts w:ascii="Arial" w:hAnsi="Arial" w:cs="Arial"/>
                      <w:sz w:val="18"/>
                      <w:szCs w:val="18"/>
                      <w:lang w:val="fr-CA"/>
                    </w:rPr>
                  </w:rPrChange>
                </w:rPr>
                <w:t>/req/gsml4-basic/quantity-range-repeat</w:t>
              </w:r>
            </w:ins>
          </w:p>
        </w:tc>
      </w:tr>
      <w:tr w:rsidR="00480BB6" w:rsidRPr="00DE63EA" w14:paraId="3EBCDB1E" w14:textId="77777777" w:rsidTr="0024128E">
        <w:trPr>
          <w:trHeight w:val="645"/>
          <w:ins w:id="72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ins w:id="72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18" w:author="Boisvert, Eric" w:date="2016-03-29T09:19:00Z"/>
                <w:rFonts w:ascii="Arial" w:eastAsia="MS Mincho" w:hAnsi="Arial" w:cs="Arial"/>
                <w:sz w:val="18"/>
                <w:szCs w:val="18"/>
              </w:rPr>
            </w:pPr>
            <w:ins w:id="721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20" w:author="Boisvert, Eric" w:date="2016-03-29T09:19:00Z"/>
                <w:rFonts w:cs="Arial"/>
                <w:b/>
                <w:color w:val="FF0000"/>
                <w:szCs w:val="18"/>
                <w:lang w:eastAsia="en-US"/>
              </w:rPr>
            </w:pPr>
            <w:ins w:id="7221" w:author="Boisvert, Eric" w:date="2016-03-29T09:19:00Z">
              <w:r>
                <w:rPr>
                  <w:rFonts w:cs="Arial"/>
                  <w:szCs w:val="18"/>
                  <w:lang w:val="en-CA"/>
                </w:rPr>
                <w:t>Ensure that a GSML_QuantityRange lowerValue and upperValue matches the quantities in the “value” property</w:t>
              </w:r>
            </w:ins>
          </w:p>
        </w:tc>
      </w:tr>
      <w:tr w:rsidR="00480BB6" w:rsidRPr="00DE63EA" w14:paraId="2BD65D51" w14:textId="77777777" w:rsidTr="0024128E">
        <w:trPr>
          <w:trHeight w:val="645"/>
          <w:ins w:id="72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ins w:id="72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24" w:author="Boisvert, Eric" w:date="2016-03-29T09:19:00Z"/>
                <w:rFonts w:ascii="Arial" w:eastAsia="MS Mincho" w:hAnsi="Arial" w:cs="Arial"/>
                <w:sz w:val="18"/>
                <w:szCs w:val="18"/>
              </w:rPr>
            </w:pPr>
            <w:ins w:id="722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26" w:author="Boisvert, Eric" w:date="2016-03-29T09:19:00Z"/>
                <w:rFonts w:ascii="Arial" w:eastAsia="MS Mincho" w:hAnsi="Arial" w:cs="Arial"/>
                <w:sz w:val="18"/>
                <w:szCs w:val="18"/>
              </w:rPr>
            </w:pPr>
            <w:ins w:id="7227" w:author="Boisvert, Eric" w:date="2016-03-29T09:19:00Z">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ins>
          </w:p>
        </w:tc>
      </w:tr>
      <w:tr w:rsidR="00480BB6" w:rsidRPr="00DE63EA" w14:paraId="3CE147D5" w14:textId="77777777" w:rsidTr="0024128E">
        <w:trPr>
          <w:trHeight w:val="462"/>
          <w:ins w:id="72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ins w:id="72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30" w:author="Boisvert, Eric" w:date="2016-03-29T09:19:00Z"/>
                <w:rFonts w:ascii="Arial" w:eastAsia="MS Mincho" w:hAnsi="Arial" w:cs="Arial"/>
                <w:sz w:val="18"/>
                <w:szCs w:val="18"/>
              </w:rPr>
            </w:pPr>
            <w:ins w:id="723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32" w:author="Boisvert, Eric" w:date="2016-03-29T09:19:00Z"/>
                <w:rFonts w:cs="Arial"/>
                <w:szCs w:val="18"/>
                <w:lang w:eastAsia="en-US"/>
              </w:rPr>
            </w:pPr>
          </w:p>
        </w:tc>
      </w:tr>
    </w:tbl>
    <w:p w14:paraId="298D873A" w14:textId="77777777" w:rsidR="00480BB6" w:rsidRDefault="00480BB6" w:rsidP="00480BB6">
      <w:pPr>
        <w:rPr>
          <w:ins w:id="7233" w:author="Boisvert, Eric" w:date="2016-03-29T09:19:00Z"/>
        </w:rPr>
      </w:pPr>
    </w:p>
    <w:p w14:paraId="35899589" w14:textId="77777777" w:rsidR="00480BB6" w:rsidRDefault="00480BB6" w:rsidP="00480BB6">
      <w:pPr>
        <w:rPr>
          <w:ins w:id="7234" w:author="Boisvert, Eric" w:date="2016-03-29T09:19:00Z"/>
        </w:rPr>
      </w:pPr>
      <w:ins w:id="7235" w:author="Boisvert, Eric" w:date="2016-03-29T09:19:00Z">
        <w:r>
          <w:br w:type="page"/>
        </w:r>
      </w:ins>
    </w:p>
    <w:p w14:paraId="7A3A7DF6" w14:textId="77777777" w:rsidR="00480BB6" w:rsidRDefault="00480BB6" w:rsidP="00480BB6">
      <w:pPr>
        <w:rPr>
          <w:ins w:id="7236" w:author="Boisvert, Eric" w:date="2016-03-29T09:19:00Z"/>
        </w:rPr>
      </w:pPr>
    </w:p>
    <w:p w14:paraId="30FF345D" w14:textId="77777777" w:rsidR="00480BB6" w:rsidRDefault="00480BB6" w:rsidP="00480BB6">
      <w:pPr>
        <w:pStyle w:val="Titre3"/>
        <w:numPr>
          <w:ilvl w:val="0"/>
          <w:numId w:val="0"/>
        </w:numPr>
        <w:ind w:left="720" w:hanging="720"/>
        <w:rPr>
          <w:ins w:id="7237" w:author="Boisvert, Eric" w:date="2016-03-29T09:19:00Z"/>
          <w:lang w:val="fr-CA"/>
        </w:rPr>
      </w:pPr>
      <w:ins w:id="7238" w:author="Boisvert, Eric" w:date="2016-03-29T09:19:00Z">
        <w:r>
          <w:rPr>
            <w:lang w:val="fr-CA"/>
          </w:rPr>
          <w:t>A.2.1 Conformance class: GeoSciML Extension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rPr>
          <w:ins w:id="72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ins w:id="7240" w:author="Boisvert, Eric" w:date="2016-03-29T09:19:00Z"/>
                <w:rFonts w:cs="Arial"/>
                <w:szCs w:val="18"/>
                <w:lang w:eastAsia="en-US"/>
              </w:rPr>
            </w:pPr>
            <w:ins w:id="724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ins w:id="7242" w:author="Boisvert, Eric" w:date="2016-03-29T09:19:00Z"/>
                <w:rFonts w:cs="Arial"/>
                <w:b/>
                <w:color w:val="0000FF"/>
                <w:szCs w:val="18"/>
                <w:lang w:eastAsia="en-US"/>
              </w:rPr>
            </w:pPr>
            <w:ins w:id="7243" w:author="Boisvert, Eric" w:date="2016-03-29T09:19:00Z">
              <w:r w:rsidRPr="00DE63EA">
                <w:rPr>
                  <w:rFonts w:cs="Arial"/>
                  <w:szCs w:val="18"/>
                  <w:lang w:val="fr-CA"/>
                </w:rPr>
                <w:t>/conf/</w:t>
              </w:r>
              <w:r>
                <w:rPr>
                  <w:rFonts w:cs="Arial"/>
                  <w:szCs w:val="18"/>
                  <w:lang w:val="fr-CA"/>
                </w:rPr>
                <w:t>gsml4-extension</w:t>
              </w:r>
            </w:ins>
          </w:p>
        </w:tc>
      </w:tr>
      <w:tr w:rsidR="00480BB6" w:rsidRPr="00DE63EA" w14:paraId="0B3F26F9" w14:textId="77777777" w:rsidTr="0024128E">
        <w:trPr>
          <w:ins w:id="724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ins w:id="7245" w:author="Boisvert, Eric" w:date="2016-03-29T09:19:00Z"/>
                <w:rFonts w:cs="Arial"/>
                <w:szCs w:val="18"/>
                <w:lang w:eastAsia="en-US"/>
              </w:rPr>
            </w:pPr>
            <w:ins w:id="724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47" w:author="Boisvert, Eric" w:date="2016-03-29T09:19:00Z"/>
                <w:rFonts w:cs="Arial"/>
                <w:b/>
                <w:color w:val="0000FF"/>
                <w:szCs w:val="18"/>
                <w:lang w:eastAsia="en-US"/>
              </w:rPr>
            </w:pPr>
            <w:ins w:id="7248" w:author="Boisvert, Eric" w:date="2016-03-29T09:19:00Z">
              <w:r>
                <w:rPr>
                  <w:rFonts w:cs="Arial"/>
                  <w:szCs w:val="18"/>
                  <w:lang w:val="en-US"/>
                </w:rPr>
                <w:t>/req/gsml4-extension</w:t>
              </w:r>
            </w:ins>
          </w:p>
        </w:tc>
      </w:tr>
      <w:tr w:rsidR="00480BB6" w:rsidRPr="00DE63EA" w14:paraId="1E3F7EC4" w14:textId="77777777" w:rsidTr="0024128E">
        <w:trPr>
          <w:ins w:id="724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ins w:id="7250" w:author="Boisvert, Eric" w:date="2016-03-29T09:19:00Z"/>
                <w:rFonts w:cs="Arial"/>
                <w:b/>
                <w:szCs w:val="18"/>
              </w:rPr>
            </w:pPr>
            <w:ins w:id="725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2" w:author="Boisvert, Eric" w:date="2016-03-29T09:19:00Z"/>
                <w:rFonts w:cs="Arial"/>
                <w:szCs w:val="18"/>
                <w:lang w:val="en-US"/>
              </w:rPr>
            </w:pPr>
            <w:ins w:id="7253" w:author="Boisvert, Eric" w:date="2016-03-29T09:19:00Z">
              <w:r>
                <w:rPr>
                  <w:rFonts w:cs="Arial"/>
                  <w:szCs w:val="18"/>
                  <w:lang w:val="en-US"/>
                </w:rPr>
                <w:t>/conf/gsml4-basic</w:t>
              </w:r>
            </w:ins>
          </w:p>
        </w:tc>
      </w:tr>
      <w:tr w:rsidR="00480BB6" w:rsidRPr="00DE63EA" w14:paraId="015588B4" w14:textId="77777777" w:rsidTr="0024128E">
        <w:trPr>
          <w:ins w:id="725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ins w:id="7255" w:author="Boisvert, Eric" w:date="2016-03-29T09:19:00Z"/>
                <w:rFonts w:cs="Arial"/>
                <w:b/>
                <w:szCs w:val="18"/>
              </w:rPr>
            </w:pPr>
            <w:ins w:id="725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57" w:author="Boisvert, Eric" w:date="2016-03-29T09:19:00Z"/>
                <w:rFonts w:cs="Arial"/>
                <w:szCs w:val="18"/>
                <w:lang w:val="en-US"/>
              </w:rPr>
            </w:pPr>
            <w:ins w:id="7258" w:author="Boisvert, Eric" w:date="2016-03-29T09:19:00Z">
              <w:r>
                <w:rPr>
                  <w:rFonts w:cs="Arial"/>
                  <w:szCs w:val="18"/>
                  <w:lang w:val="en-US"/>
                </w:rPr>
                <w:t>/conf/gsml4-extension/</w:t>
              </w:r>
              <w:r w:rsidRPr="00185D76">
                <w:rPr>
                  <w:rFonts w:cs="Arial"/>
                  <w:szCs w:val="18"/>
                  <w:lang w:val="en-US"/>
                </w:rPr>
                <w:t>geologicfeature-history</w:t>
              </w:r>
            </w:ins>
          </w:p>
        </w:tc>
      </w:tr>
      <w:tr w:rsidR="00480BB6" w:rsidRPr="00DE63EA" w14:paraId="33CD2F86" w14:textId="77777777" w:rsidTr="0024128E">
        <w:trPr>
          <w:trHeight w:val="280"/>
          <w:ins w:id="72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ins w:id="72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1" w:author="Boisvert, Eric" w:date="2016-03-29T09:19:00Z"/>
                <w:rFonts w:ascii="Arial" w:eastAsia="MS Mincho" w:hAnsi="Arial" w:cs="Arial"/>
                <w:sz w:val="18"/>
                <w:szCs w:val="18"/>
              </w:rPr>
            </w:pPr>
            <w:ins w:id="726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3" w:author="Boisvert, Eric" w:date="2016-03-29T09:19:00Z"/>
                <w:rFonts w:ascii="Arial" w:eastAsia="MS Mincho" w:hAnsi="Arial" w:cs="Arial"/>
                <w:b/>
                <w:color w:val="0000FF"/>
                <w:sz w:val="18"/>
                <w:szCs w:val="18"/>
              </w:rPr>
            </w:pPr>
            <w:ins w:id="7264" w:author="Boisvert, Eric" w:date="2016-03-29T09:19:00Z">
              <w:r w:rsidRPr="00480BB6">
                <w:rPr>
                  <w:rFonts w:ascii="Arial" w:hAnsi="Arial" w:cs="Arial"/>
                  <w:sz w:val="18"/>
                  <w:szCs w:val="18"/>
                  <w:lang w:val="en-CA"/>
                  <w:rPrChange w:id="7265" w:author="Boisvert, Eric" w:date="2016-03-29T09:20:00Z">
                    <w:rPr>
                      <w:rFonts w:ascii="Arial" w:hAnsi="Arial" w:cs="Arial"/>
                      <w:sz w:val="18"/>
                      <w:szCs w:val="18"/>
                      <w:lang w:val="fr-CA"/>
                    </w:rPr>
                  </w:rPrChange>
                </w:rPr>
                <w:t>/req/gsml4-extension/geologicfeature-history</w:t>
              </w:r>
            </w:ins>
          </w:p>
        </w:tc>
      </w:tr>
      <w:tr w:rsidR="00480BB6" w:rsidRPr="00DE63EA" w14:paraId="532CFE9B" w14:textId="77777777" w:rsidTr="0024128E">
        <w:trPr>
          <w:trHeight w:val="645"/>
          <w:ins w:id="72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ins w:id="72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68" w:author="Boisvert, Eric" w:date="2016-03-29T09:19:00Z"/>
                <w:rFonts w:ascii="Arial" w:eastAsia="MS Mincho" w:hAnsi="Arial" w:cs="Arial"/>
                <w:sz w:val="18"/>
                <w:szCs w:val="18"/>
              </w:rPr>
            </w:pPr>
            <w:ins w:id="726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70" w:author="Boisvert, Eric" w:date="2016-03-29T09:19:00Z"/>
                <w:rFonts w:cs="Arial"/>
                <w:b/>
                <w:color w:val="FF0000"/>
                <w:szCs w:val="18"/>
                <w:lang w:eastAsia="en-US"/>
              </w:rPr>
            </w:pPr>
            <w:ins w:id="7271" w:author="Boisvert, Eric" w:date="2016-03-29T09:19:00Z">
              <w:r>
                <w:rPr>
                  <w:rFonts w:cs="Arial"/>
                  <w:szCs w:val="18"/>
                  <w:lang w:val="en-CA"/>
                </w:rPr>
                <w:t>Ensure that the target implementation restricts GeologicEvent describing the age of GeologicUnit to geologicHistory property</w:t>
              </w:r>
            </w:ins>
          </w:p>
        </w:tc>
      </w:tr>
      <w:tr w:rsidR="00480BB6" w:rsidRPr="00DE63EA" w14:paraId="7FCF288B" w14:textId="77777777" w:rsidTr="0024128E">
        <w:trPr>
          <w:trHeight w:val="645"/>
          <w:ins w:id="72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ins w:id="72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74" w:author="Boisvert, Eric" w:date="2016-03-29T09:19:00Z"/>
                <w:rFonts w:ascii="Arial" w:eastAsia="MS Mincho" w:hAnsi="Arial" w:cs="Arial"/>
                <w:sz w:val="18"/>
                <w:szCs w:val="18"/>
              </w:rPr>
            </w:pPr>
            <w:ins w:id="727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276" w:author="Boisvert, Eric" w:date="2016-03-29T09:19:00Z"/>
                <w:rFonts w:ascii="Arial" w:eastAsia="MS Mincho" w:hAnsi="Arial" w:cs="Arial"/>
                <w:sz w:val="18"/>
                <w:szCs w:val="18"/>
              </w:rPr>
            </w:pPr>
            <w:ins w:id="7277" w:author="Boisvert, Eric" w:date="2016-03-29T09:19:00Z">
              <w:r>
                <w:rPr>
                  <w:rFonts w:ascii="Arial" w:hAnsi="Arial" w:cs="Arial"/>
                  <w:sz w:val="18"/>
                  <w:szCs w:val="18"/>
                  <w:lang w:val="en-CA"/>
                </w:rPr>
                <w:t>Visual inspection that the target implementation has a mechanism to limit GeologicEvent describing age of GeologicFeature to geologicHistory.</w:t>
              </w:r>
            </w:ins>
          </w:p>
        </w:tc>
      </w:tr>
      <w:tr w:rsidR="00480BB6" w:rsidRPr="00DE63EA" w14:paraId="6A6B17AF" w14:textId="77777777" w:rsidTr="0024128E">
        <w:trPr>
          <w:trHeight w:val="462"/>
          <w:ins w:id="72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ins w:id="72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80" w:author="Boisvert, Eric" w:date="2016-03-29T09:19:00Z"/>
                <w:rFonts w:ascii="Arial" w:eastAsia="MS Mincho" w:hAnsi="Arial" w:cs="Arial"/>
                <w:sz w:val="18"/>
                <w:szCs w:val="18"/>
              </w:rPr>
            </w:pPr>
            <w:ins w:id="728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2" w:author="Boisvert, Eric" w:date="2016-03-29T09:19:00Z"/>
                <w:rFonts w:cs="Arial"/>
                <w:szCs w:val="18"/>
                <w:lang w:eastAsia="en-US"/>
              </w:rPr>
            </w:pPr>
          </w:p>
        </w:tc>
      </w:tr>
      <w:tr w:rsidR="00480BB6" w:rsidRPr="00DE63EA" w14:paraId="7E879877" w14:textId="77777777" w:rsidTr="0024128E">
        <w:trPr>
          <w:ins w:id="728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7882B8" w14:textId="77777777" w:rsidR="00480BB6" w:rsidRPr="006474AA" w:rsidRDefault="00480BB6" w:rsidP="0024128E">
            <w:pPr>
              <w:pStyle w:val="Tabletext9"/>
              <w:rPr>
                <w:ins w:id="7284" w:author="Boisvert, Eric" w:date="2016-03-29T09:19:00Z"/>
                <w:rFonts w:cs="Arial"/>
                <w:b/>
                <w:szCs w:val="18"/>
              </w:rPr>
            </w:pPr>
            <w:ins w:id="728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F3BA72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86" w:author="Boisvert, Eric" w:date="2016-03-29T09:19:00Z"/>
                <w:rFonts w:cs="Arial"/>
                <w:szCs w:val="18"/>
                <w:lang w:val="en-US"/>
              </w:rPr>
            </w:pPr>
            <w:ins w:id="7287" w:author="Boisvert, Eric" w:date="2016-03-29T09:19:00Z">
              <w:r>
                <w:rPr>
                  <w:rFonts w:cs="Arial"/>
                  <w:szCs w:val="18"/>
                  <w:lang w:val="en-US"/>
                </w:rPr>
                <w:t>/conf/gsml4-extension/</w:t>
              </w:r>
              <w:r w:rsidRPr="00D87024">
                <w:rPr>
                  <w:rFonts w:cs="Arial"/>
                  <w:szCs w:val="18"/>
                  <w:lang w:val="en-US"/>
                </w:rPr>
                <w:t>particle-shape</w:t>
              </w:r>
            </w:ins>
          </w:p>
        </w:tc>
      </w:tr>
      <w:tr w:rsidR="00480BB6" w:rsidRPr="00DE63EA" w14:paraId="209BC459" w14:textId="77777777" w:rsidTr="0024128E">
        <w:trPr>
          <w:trHeight w:val="280"/>
          <w:ins w:id="728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F11A9F" w14:textId="77777777" w:rsidR="00480BB6" w:rsidRPr="006474AA" w:rsidRDefault="00480BB6" w:rsidP="0024128E">
            <w:pPr>
              <w:spacing w:after="0"/>
              <w:rPr>
                <w:ins w:id="728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69716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0" w:author="Boisvert, Eric" w:date="2016-03-29T09:19:00Z"/>
                <w:rFonts w:ascii="Arial" w:eastAsia="MS Mincho" w:hAnsi="Arial" w:cs="Arial"/>
                <w:sz w:val="18"/>
                <w:szCs w:val="18"/>
              </w:rPr>
            </w:pPr>
            <w:ins w:id="729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D3FB8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2" w:author="Boisvert, Eric" w:date="2016-03-29T09:19:00Z"/>
                <w:rFonts w:ascii="Arial" w:eastAsia="MS Mincho" w:hAnsi="Arial" w:cs="Arial"/>
                <w:b/>
                <w:color w:val="0000FF"/>
                <w:sz w:val="18"/>
                <w:szCs w:val="18"/>
              </w:rPr>
            </w:pPr>
            <w:ins w:id="7293" w:author="Boisvert, Eric" w:date="2016-03-29T09:19:00Z">
              <w:r>
                <w:rPr>
                  <w:rFonts w:ascii="Arial" w:hAnsi="Arial" w:cs="Arial"/>
                  <w:sz w:val="18"/>
                  <w:szCs w:val="18"/>
                  <w:lang w:val="fr-CA"/>
                </w:rPr>
                <w:t>/req/gsml4-extension/</w:t>
              </w:r>
              <w:r w:rsidRPr="00D87024">
                <w:rPr>
                  <w:rFonts w:ascii="Arial" w:hAnsi="Arial" w:cs="Arial"/>
                  <w:sz w:val="18"/>
                  <w:szCs w:val="18"/>
                  <w:lang w:val="fr-CA"/>
                </w:rPr>
                <w:t>particle-shape</w:t>
              </w:r>
            </w:ins>
          </w:p>
        </w:tc>
      </w:tr>
      <w:tr w:rsidR="00480BB6" w:rsidRPr="00DE63EA" w14:paraId="7F372B21" w14:textId="77777777" w:rsidTr="0024128E">
        <w:trPr>
          <w:trHeight w:val="645"/>
          <w:ins w:id="729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C85078" w14:textId="77777777" w:rsidR="00480BB6" w:rsidRPr="006474AA" w:rsidRDefault="00480BB6" w:rsidP="0024128E">
            <w:pPr>
              <w:spacing w:after="0"/>
              <w:rPr>
                <w:ins w:id="729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C3BF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296" w:author="Boisvert, Eric" w:date="2016-03-29T09:19:00Z"/>
                <w:rFonts w:ascii="Arial" w:eastAsia="MS Mincho" w:hAnsi="Arial" w:cs="Arial"/>
                <w:sz w:val="18"/>
                <w:szCs w:val="18"/>
              </w:rPr>
            </w:pPr>
            <w:ins w:id="729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9CE62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298" w:author="Boisvert, Eric" w:date="2016-03-29T09:19:00Z"/>
                <w:rFonts w:cs="Arial"/>
                <w:b/>
                <w:color w:val="FF0000"/>
                <w:szCs w:val="18"/>
                <w:lang w:eastAsia="en-US"/>
              </w:rPr>
            </w:pPr>
            <w:ins w:id="7299" w:author="Boisvert, Eric" w:date="2016-03-29T09:19:00Z">
              <w:r>
                <w:rPr>
                  <w:rFonts w:cs="Arial"/>
                  <w:szCs w:val="18"/>
                  <w:lang w:val="en-CA"/>
                </w:rPr>
                <w:t xml:space="preserve">Ensure that the target implementation restricts </w:t>
              </w:r>
              <w:r w:rsidRPr="00D87024">
                <w:rPr>
                  <w:rFonts w:cs="Arial"/>
                  <w:szCs w:val="18"/>
                  <w:lang w:val="en-CA"/>
                </w:rPr>
                <w:t>ParticleGeometryDescription</w:t>
              </w:r>
              <w:r>
                <w:rPr>
                  <w:rFonts w:cs="Arial"/>
                  <w:szCs w:val="18"/>
                  <w:lang w:val="en-CA"/>
                </w:rPr>
                <w:t xml:space="preserve"> particle-shape property to contain a value that is appropriate for the kind of compound material</w:t>
              </w:r>
            </w:ins>
          </w:p>
        </w:tc>
      </w:tr>
      <w:tr w:rsidR="00480BB6" w:rsidRPr="00DE63EA" w14:paraId="402F693E" w14:textId="77777777" w:rsidTr="0024128E">
        <w:trPr>
          <w:trHeight w:val="645"/>
          <w:ins w:id="73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E8894" w14:textId="77777777" w:rsidR="00480BB6" w:rsidRPr="006474AA" w:rsidRDefault="00480BB6" w:rsidP="0024128E">
            <w:pPr>
              <w:spacing w:after="0"/>
              <w:rPr>
                <w:ins w:id="73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4A455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2" w:author="Boisvert, Eric" w:date="2016-03-29T09:19:00Z"/>
                <w:rFonts w:ascii="Arial" w:eastAsia="MS Mincho" w:hAnsi="Arial" w:cs="Arial"/>
                <w:sz w:val="18"/>
                <w:szCs w:val="18"/>
              </w:rPr>
            </w:pPr>
            <w:ins w:id="730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532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04" w:author="Boisvert, Eric" w:date="2016-03-29T09:19:00Z"/>
                <w:rFonts w:ascii="Arial" w:eastAsia="MS Mincho" w:hAnsi="Arial" w:cs="Arial"/>
                <w:sz w:val="18"/>
                <w:szCs w:val="18"/>
              </w:rPr>
            </w:pPr>
            <w:ins w:id="7305" w:author="Boisvert, Eric" w:date="2016-03-29T09:19:00Z">
              <w:r>
                <w:rPr>
                  <w:rFonts w:ascii="Arial" w:hAnsi="Arial" w:cs="Arial"/>
                  <w:sz w:val="18"/>
                  <w:szCs w:val="18"/>
                  <w:lang w:val="en-CA"/>
                </w:rPr>
                <w:t>Visual inspection that the target implementation has documentation or mechanism to constrain the values.</w:t>
              </w:r>
            </w:ins>
          </w:p>
        </w:tc>
      </w:tr>
      <w:tr w:rsidR="00480BB6" w:rsidRPr="00DE63EA" w14:paraId="4977CDA0" w14:textId="77777777" w:rsidTr="0024128E">
        <w:trPr>
          <w:trHeight w:val="462"/>
          <w:ins w:id="73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E54790" w14:textId="77777777" w:rsidR="00480BB6" w:rsidRPr="006474AA" w:rsidRDefault="00480BB6" w:rsidP="0024128E">
            <w:pPr>
              <w:spacing w:after="0"/>
              <w:rPr>
                <w:ins w:id="73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F749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08" w:author="Boisvert, Eric" w:date="2016-03-29T09:19:00Z"/>
                <w:rFonts w:ascii="Arial" w:eastAsia="MS Mincho" w:hAnsi="Arial" w:cs="Arial"/>
                <w:sz w:val="18"/>
                <w:szCs w:val="18"/>
              </w:rPr>
            </w:pPr>
            <w:ins w:id="730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CDE28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0" w:author="Boisvert, Eric" w:date="2016-03-29T09:19:00Z"/>
                <w:rFonts w:cs="Arial"/>
                <w:szCs w:val="18"/>
                <w:lang w:eastAsia="en-US"/>
              </w:rPr>
            </w:pPr>
          </w:p>
        </w:tc>
      </w:tr>
      <w:tr w:rsidR="00480BB6" w:rsidRPr="00DE63EA" w14:paraId="2D7E0ED3" w14:textId="77777777" w:rsidTr="0024128E">
        <w:trPr>
          <w:ins w:id="731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ins w:id="7312" w:author="Boisvert, Eric" w:date="2016-03-29T09:19:00Z"/>
                <w:rFonts w:cs="Arial"/>
                <w:b/>
                <w:szCs w:val="18"/>
              </w:rPr>
            </w:pPr>
            <w:ins w:id="731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14" w:author="Boisvert, Eric" w:date="2016-03-29T09:19:00Z"/>
                <w:rFonts w:cs="Arial"/>
                <w:szCs w:val="18"/>
                <w:lang w:val="en-US"/>
              </w:rPr>
            </w:pPr>
            <w:ins w:id="7315" w:author="Boisvert, Eric" w:date="2016-03-29T09:19:00Z">
              <w:r>
                <w:rPr>
                  <w:rFonts w:cs="Arial"/>
                  <w:szCs w:val="18"/>
                  <w:lang w:val="en-US"/>
                </w:rPr>
                <w:t>/conf/gsml4-extension/</w:t>
              </w:r>
              <w:r w:rsidRPr="00D87024">
                <w:rPr>
                  <w:rFonts w:cs="Arial"/>
                  <w:szCs w:val="18"/>
                  <w:lang w:val="en-US"/>
                </w:rPr>
                <w:t>contact-chronoboundary</w:t>
              </w:r>
            </w:ins>
          </w:p>
        </w:tc>
      </w:tr>
      <w:tr w:rsidR="00480BB6" w:rsidRPr="00DE63EA" w14:paraId="04C8FDC3" w14:textId="77777777" w:rsidTr="0024128E">
        <w:trPr>
          <w:trHeight w:val="280"/>
          <w:ins w:id="731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ins w:id="731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18" w:author="Boisvert, Eric" w:date="2016-03-29T09:19:00Z"/>
                <w:rFonts w:ascii="Arial" w:eastAsia="MS Mincho" w:hAnsi="Arial" w:cs="Arial"/>
                <w:sz w:val="18"/>
                <w:szCs w:val="18"/>
              </w:rPr>
            </w:pPr>
            <w:ins w:id="731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0" w:author="Boisvert, Eric" w:date="2016-03-29T09:19:00Z"/>
                <w:rFonts w:ascii="Arial" w:eastAsia="MS Mincho" w:hAnsi="Arial" w:cs="Arial"/>
                <w:b/>
                <w:color w:val="0000FF"/>
                <w:sz w:val="18"/>
                <w:szCs w:val="18"/>
              </w:rPr>
            </w:pPr>
            <w:ins w:id="7321" w:author="Boisvert, Eric" w:date="2016-03-29T09:19:00Z">
              <w:r w:rsidRPr="00480BB6">
                <w:rPr>
                  <w:rFonts w:ascii="Arial" w:hAnsi="Arial" w:cs="Arial"/>
                  <w:sz w:val="18"/>
                  <w:szCs w:val="18"/>
                  <w:lang w:val="en-CA"/>
                  <w:rPrChange w:id="7322" w:author="Boisvert, Eric" w:date="2016-03-29T09:20:00Z">
                    <w:rPr>
                      <w:rFonts w:ascii="Arial" w:hAnsi="Arial" w:cs="Arial"/>
                      <w:sz w:val="18"/>
                      <w:szCs w:val="18"/>
                      <w:lang w:val="fr-CA"/>
                    </w:rPr>
                  </w:rPrChange>
                </w:rPr>
                <w:t>/req/gsml4-extension/contact-chronoboundary</w:t>
              </w:r>
            </w:ins>
          </w:p>
        </w:tc>
      </w:tr>
      <w:tr w:rsidR="00480BB6" w:rsidRPr="00DE63EA" w14:paraId="501F7233" w14:textId="77777777" w:rsidTr="0024128E">
        <w:trPr>
          <w:trHeight w:val="645"/>
          <w:ins w:id="732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ins w:id="732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25" w:author="Boisvert, Eric" w:date="2016-03-29T09:19:00Z"/>
                <w:rFonts w:ascii="Arial" w:eastAsia="MS Mincho" w:hAnsi="Arial" w:cs="Arial"/>
                <w:sz w:val="18"/>
                <w:szCs w:val="18"/>
              </w:rPr>
            </w:pPr>
            <w:ins w:id="732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27" w:author="Boisvert, Eric" w:date="2016-03-29T09:19:00Z"/>
                <w:rFonts w:cs="Arial"/>
                <w:b/>
                <w:color w:val="FF0000"/>
                <w:szCs w:val="18"/>
                <w:lang w:eastAsia="en-US"/>
              </w:rPr>
            </w:pPr>
            <w:ins w:id="7328" w:author="Boisvert, Eric" w:date="2016-03-29T09:19:00Z">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ins>
          </w:p>
        </w:tc>
      </w:tr>
      <w:tr w:rsidR="00480BB6" w:rsidRPr="00DE63EA" w14:paraId="3C3974AA" w14:textId="77777777" w:rsidTr="0024128E">
        <w:trPr>
          <w:trHeight w:val="645"/>
          <w:ins w:id="732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ins w:id="733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1" w:author="Boisvert, Eric" w:date="2016-03-29T09:19:00Z"/>
                <w:rFonts w:ascii="Arial" w:eastAsia="MS Mincho" w:hAnsi="Arial" w:cs="Arial"/>
                <w:sz w:val="18"/>
                <w:szCs w:val="18"/>
              </w:rPr>
            </w:pPr>
            <w:ins w:id="733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33" w:author="Boisvert, Eric" w:date="2016-03-29T09:19:00Z"/>
                <w:rFonts w:ascii="Arial" w:eastAsia="MS Mincho" w:hAnsi="Arial" w:cs="Arial"/>
                <w:sz w:val="18"/>
                <w:szCs w:val="18"/>
              </w:rPr>
            </w:pPr>
            <w:ins w:id="7334" w:author="Boisvert, Eric" w:date="2016-03-29T09:19:00Z">
              <w:r>
                <w:rPr>
                  <w:rFonts w:ascii="Arial" w:hAnsi="Arial" w:cs="Arial"/>
                  <w:sz w:val="18"/>
                  <w:szCs w:val="18"/>
                  <w:lang w:val="en-CA"/>
                </w:rPr>
                <w:t>Visual inspection that the target implementation has a mechanism to constrain the value of correlatesWith</w:t>
              </w:r>
            </w:ins>
          </w:p>
        </w:tc>
      </w:tr>
      <w:tr w:rsidR="00480BB6" w:rsidRPr="00DE63EA" w14:paraId="58025C47" w14:textId="77777777" w:rsidTr="0024128E">
        <w:trPr>
          <w:trHeight w:val="462"/>
          <w:ins w:id="73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ins w:id="73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37" w:author="Boisvert, Eric" w:date="2016-03-29T09:19:00Z"/>
                <w:rFonts w:ascii="Arial" w:eastAsia="MS Mincho" w:hAnsi="Arial" w:cs="Arial"/>
                <w:sz w:val="18"/>
                <w:szCs w:val="18"/>
              </w:rPr>
            </w:pPr>
            <w:ins w:id="733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39" w:author="Boisvert, Eric" w:date="2016-03-29T09:19:00Z"/>
                <w:rFonts w:cs="Arial"/>
                <w:szCs w:val="18"/>
                <w:lang w:eastAsia="en-US"/>
              </w:rPr>
            </w:pPr>
          </w:p>
        </w:tc>
      </w:tr>
      <w:tr w:rsidR="00480BB6" w:rsidRPr="00DE63EA" w14:paraId="66178CA9" w14:textId="77777777" w:rsidTr="0024128E">
        <w:trPr>
          <w:ins w:id="734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ins w:id="7341" w:author="Boisvert, Eric" w:date="2016-03-29T09:19:00Z"/>
                <w:rFonts w:cs="Arial"/>
                <w:b/>
                <w:szCs w:val="18"/>
              </w:rPr>
            </w:pPr>
            <w:ins w:id="734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43" w:author="Boisvert, Eric" w:date="2016-03-29T09:19:00Z"/>
                <w:rFonts w:cs="Arial"/>
                <w:szCs w:val="18"/>
                <w:lang w:val="en-US"/>
              </w:rPr>
            </w:pPr>
            <w:ins w:id="7344" w:author="Boisvert, Eric" w:date="2016-03-29T09:19:00Z">
              <w:r>
                <w:rPr>
                  <w:rFonts w:cs="Arial"/>
                  <w:szCs w:val="18"/>
                  <w:lang w:val="en-US"/>
                </w:rPr>
                <w:t>/conf/gsml4-extension/</w:t>
              </w:r>
              <w:r w:rsidRPr="00D87024">
                <w:rPr>
                  <w:rFonts w:cs="Arial"/>
                  <w:szCs w:val="18"/>
                  <w:lang w:val="en-US"/>
                </w:rPr>
                <w:t>contact-boundary</w:t>
              </w:r>
            </w:ins>
          </w:p>
        </w:tc>
      </w:tr>
      <w:tr w:rsidR="00480BB6" w:rsidRPr="00DE63EA" w14:paraId="773166F8" w14:textId="77777777" w:rsidTr="0024128E">
        <w:trPr>
          <w:trHeight w:val="280"/>
          <w:ins w:id="73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ins w:id="73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7" w:author="Boisvert, Eric" w:date="2016-03-29T09:19:00Z"/>
                <w:rFonts w:ascii="Arial" w:eastAsia="MS Mincho" w:hAnsi="Arial" w:cs="Arial"/>
                <w:sz w:val="18"/>
                <w:szCs w:val="18"/>
              </w:rPr>
            </w:pPr>
            <w:ins w:id="734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49" w:author="Boisvert, Eric" w:date="2016-03-29T09:19:00Z"/>
                <w:rFonts w:ascii="Arial" w:eastAsia="MS Mincho" w:hAnsi="Arial" w:cs="Arial"/>
                <w:b/>
                <w:color w:val="0000FF"/>
                <w:sz w:val="18"/>
                <w:szCs w:val="18"/>
              </w:rPr>
            </w:pPr>
            <w:ins w:id="7350" w:author="Boisvert, Eric" w:date="2016-03-29T09:19:00Z">
              <w:r w:rsidRPr="00480BB6">
                <w:rPr>
                  <w:rFonts w:ascii="Arial" w:hAnsi="Arial" w:cs="Arial"/>
                  <w:sz w:val="18"/>
                  <w:szCs w:val="18"/>
                  <w:lang w:val="en-CA"/>
                  <w:rPrChange w:id="7351" w:author="Boisvert, Eric" w:date="2016-03-29T09:20:00Z">
                    <w:rPr>
                      <w:rFonts w:ascii="Arial" w:hAnsi="Arial" w:cs="Arial"/>
                      <w:sz w:val="18"/>
                      <w:szCs w:val="18"/>
                      <w:lang w:val="fr-CA"/>
                    </w:rPr>
                  </w:rPrChange>
                </w:rPr>
                <w:t>/req/gsml4-extension/contact-boundary</w:t>
              </w:r>
            </w:ins>
          </w:p>
        </w:tc>
      </w:tr>
      <w:tr w:rsidR="00480BB6" w:rsidRPr="00DE63EA" w14:paraId="7C0E2224" w14:textId="77777777" w:rsidTr="0024128E">
        <w:trPr>
          <w:trHeight w:val="645"/>
          <w:ins w:id="73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ins w:id="73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54" w:author="Boisvert, Eric" w:date="2016-03-29T09:19:00Z"/>
                <w:rFonts w:ascii="Arial" w:eastAsia="MS Mincho" w:hAnsi="Arial" w:cs="Arial"/>
                <w:sz w:val="18"/>
                <w:szCs w:val="18"/>
              </w:rPr>
            </w:pPr>
            <w:ins w:id="735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56" w:author="Boisvert, Eric" w:date="2016-03-29T09:19:00Z"/>
                <w:rFonts w:cs="Arial"/>
                <w:b/>
                <w:color w:val="FF0000"/>
                <w:szCs w:val="18"/>
                <w:lang w:eastAsia="en-US"/>
              </w:rPr>
            </w:pPr>
            <w:ins w:id="7357" w:author="Boisvert, Eric" w:date="2016-03-29T09:19:00Z">
              <w:r>
                <w:rPr>
                  <w:rFonts w:cs="Arial"/>
                  <w:szCs w:val="18"/>
                  <w:lang w:val="en-CA"/>
                </w:rPr>
                <w:t>Ensure that the target implementation restricts the number of GeologicRelation to GeologicUnit, representing the two units that share a contact, to 2 and only 2</w:t>
              </w:r>
            </w:ins>
          </w:p>
        </w:tc>
      </w:tr>
      <w:tr w:rsidR="00480BB6" w:rsidRPr="00DE63EA" w14:paraId="00F25ADE" w14:textId="77777777" w:rsidTr="0024128E">
        <w:trPr>
          <w:trHeight w:val="645"/>
          <w:ins w:id="73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ins w:id="73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0" w:author="Boisvert, Eric" w:date="2016-03-29T09:19:00Z"/>
                <w:rFonts w:ascii="Arial" w:eastAsia="MS Mincho" w:hAnsi="Arial" w:cs="Arial"/>
                <w:sz w:val="18"/>
                <w:szCs w:val="18"/>
              </w:rPr>
            </w:pPr>
            <w:ins w:id="736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62" w:author="Boisvert, Eric" w:date="2016-03-29T09:19:00Z"/>
                <w:rFonts w:ascii="Arial" w:eastAsia="MS Mincho" w:hAnsi="Arial" w:cs="Arial"/>
                <w:sz w:val="18"/>
                <w:szCs w:val="18"/>
              </w:rPr>
            </w:pPr>
            <w:ins w:id="7363" w:author="Boisvert, Eric" w:date="2016-03-29T09:19:00Z">
              <w:r>
                <w:rPr>
                  <w:rFonts w:ascii="Arial" w:hAnsi="Arial" w:cs="Arial"/>
                  <w:sz w:val="18"/>
                  <w:szCs w:val="18"/>
                  <w:lang w:val="en-CA"/>
                </w:rPr>
                <w:t>Visual inspection that the target implementation has a mechanism to constrain the number GeologicRelation to 2 when the target feature is a GeologicUnit and the role is “contact”</w:t>
              </w:r>
            </w:ins>
          </w:p>
        </w:tc>
      </w:tr>
      <w:tr w:rsidR="00480BB6" w:rsidRPr="00DE63EA" w14:paraId="75B0B45F" w14:textId="77777777" w:rsidTr="0024128E">
        <w:trPr>
          <w:trHeight w:val="462"/>
          <w:ins w:id="73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ins w:id="73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66" w:author="Boisvert, Eric" w:date="2016-03-29T09:19:00Z"/>
                <w:rFonts w:ascii="Arial" w:eastAsia="MS Mincho" w:hAnsi="Arial" w:cs="Arial"/>
                <w:sz w:val="18"/>
                <w:szCs w:val="18"/>
              </w:rPr>
            </w:pPr>
            <w:ins w:id="736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68" w:author="Boisvert, Eric" w:date="2016-03-29T09:19:00Z"/>
                <w:rFonts w:cs="Arial"/>
                <w:szCs w:val="18"/>
                <w:lang w:eastAsia="en-US"/>
              </w:rPr>
            </w:pPr>
          </w:p>
        </w:tc>
      </w:tr>
      <w:tr w:rsidR="00480BB6" w:rsidRPr="00DE63EA" w14:paraId="7A02F09B" w14:textId="77777777" w:rsidTr="0024128E">
        <w:trPr>
          <w:ins w:id="736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ins w:id="7370" w:author="Boisvert, Eric" w:date="2016-03-29T09:19:00Z"/>
                <w:rFonts w:cs="Arial"/>
                <w:b/>
                <w:szCs w:val="18"/>
              </w:rPr>
            </w:pPr>
            <w:ins w:id="737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72" w:author="Boisvert, Eric" w:date="2016-03-29T09:19:00Z"/>
                <w:rFonts w:cs="Arial"/>
                <w:szCs w:val="18"/>
                <w:lang w:val="en-US"/>
              </w:rPr>
            </w:pPr>
            <w:ins w:id="7373" w:author="Boisvert, Eric" w:date="2016-03-29T09:19:00Z">
              <w:r>
                <w:rPr>
                  <w:rFonts w:cs="Arial"/>
                  <w:szCs w:val="18"/>
                  <w:lang w:val="en-US"/>
                </w:rPr>
                <w:t>/conf/gsml4-extension/</w:t>
              </w:r>
              <w:r w:rsidRPr="00FE202B">
                <w:rPr>
                  <w:rFonts w:cs="Arial"/>
                  <w:szCs w:val="18"/>
                  <w:lang w:val="en-US"/>
                </w:rPr>
                <w:t>slipComponents-slip</w:t>
              </w:r>
            </w:ins>
          </w:p>
        </w:tc>
      </w:tr>
      <w:tr w:rsidR="00480BB6" w:rsidRPr="00DE63EA" w14:paraId="29D738E8" w14:textId="77777777" w:rsidTr="0024128E">
        <w:trPr>
          <w:trHeight w:val="280"/>
          <w:ins w:id="73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ins w:id="73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6" w:author="Boisvert, Eric" w:date="2016-03-29T09:19:00Z"/>
                <w:rFonts w:ascii="Arial" w:eastAsia="MS Mincho" w:hAnsi="Arial" w:cs="Arial"/>
                <w:sz w:val="18"/>
                <w:szCs w:val="18"/>
              </w:rPr>
            </w:pPr>
            <w:ins w:id="737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78" w:author="Boisvert, Eric" w:date="2016-03-29T09:19:00Z"/>
                <w:rFonts w:ascii="Arial" w:eastAsia="MS Mincho" w:hAnsi="Arial" w:cs="Arial"/>
                <w:b/>
                <w:color w:val="0000FF"/>
                <w:sz w:val="18"/>
                <w:szCs w:val="18"/>
              </w:rPr>
            </w:pPr>
            <w:ins w:id="7379" w:author="Boisvert, Eric" w:date="2016-03-29T09:19:00Z">
              <w:r>
                <w:rPr>
                  <w:rFonts w:ascii="Arial" w:hAnsi="Arial" w:cs="Arial"/>
                  <w:sz w:val="18"/>
                  <w:szCs w:val="18"/>
                  <w:lang w:val="fr-CA"/>
                </w:rPr>
                <w:t>/req/gsml4-extension/</w:t>
              </w:r>
              <w:r w:rsidRPr="00FE202B">
                <w:rPr>
                  <w:rFonts w:ascii="Arial" w:hAnsi="Arial" w:cs="Arial"/>
                  <w:sz w:val="18"/>
                  <w:szCs w:val="18"/>
                  <w:lang w:val="fr-CA"/>
                </w:rPr>
                <w:t>slipComponents-slip</w:t>
              </w:r>
            </w:ins>
          </w:p>
        </w:tc>
      </w:tr>
      <w:tr w:rsidR="00480BB6" w:rsidRPr="00DE63EA" w14:paraId="444D54D7" w14:textId="77777777" w:rsidTr="0024128E">
        <w:trPr>
          <w:trHeight w:val="645"/>
          <w:ins w:id="73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ins w:id="73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2" w:author="Boisvert, Eric" w:date="2016-03-29T09:19:00Z"/>
                <w:rFonts w:ascii="Arial" w:eastAsia="MS Mincho" w:hAnsi="Arial" w:cs="Arial"/>
                <w:sz w:val="18"/>
                <w:szCs w:val="18"/>
              </w:rPr>
            </w:pPr>
            <w:ins w:id="73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84" w:author="Boisvert, Eric" w:date="2016-03-29T09:19:00Z"/>
                <w:rFonts w:cs="Arial"/>
                <w:b/>
                <w:color w:val="FF0000"/>
                <w:szCs w:val="18"/>
                <w:lang w:eastAsia="en-US"/>
              </w:rPr>
            </w:pPr>
            <w:ins w:id="7385" w:author="Boisvert, Eric" w:date="2016-03-29T09:19:00Z">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ins>
          </w:p>
        </w:tc>
      </w:tr>
      <w:tr w:rsidR="00480BB6" w:rsidRPr="00DE63EA" w14:paraId="7C89B6F2" w14:textId="77777777" w:rsidTr="0024128E">
        <w:trPr>
          <w:trHeight w:val="645"/>
          <w:ins w:id="73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ins w:id="73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88" w:author="Boisvert, Eric" w:date="2016-03-29T09:19:00Z"/>
                <w:rFonts w:ascii="Arial" w:eastAsia="MS Mincho" w:hAnsi="Arial" w:cs="Arial"/>
                <w:sz w:val="18"/>
                <w:szCs w:val="18"/>
              </w:rPr>
            </w:pPr>
            <w:ins w:id="73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390" w:author="Boisvert, Eric" w:date="2016-03-29T09:19:00Z"/>
                <w:rFonts w:ascii="Arial" w:eastAsia="MS Mincho" w:hAnsi="Arial" w:cs="Arial"/>
                <w:sz w:val="18"/>
                <w:szCs w:val="18"/>
              </w:rPr>
            </w:pPr>
            <w:ins w:id="7391" w:author="Boisvert, Eric" w:date="2016-03-29T09:19:00Z">
              <w:r>
                <w:rPr>
                  <w:rFonts w:ascii="Arial" w:hAnsi="Arial" w:cs="Arial"/>
                  <w:sz w:val="18"/>
                  <w:szCs w:val="18"/>
                  <w:lang w:val="en-CA"/>
                </w:rPr>
                <w:t xml:space="preserve">Visual inspection that the target implementation has a mechanism to enforce at least one of </w:t>
              </w:r>
              <w:r w:rsidRPr="00FE202B">
                <w:rPr>
                  <w:rFonts w:ascii="Arial" w:hAnsi="Arial" w:cs="Arial"/>
                  <w:sz w:val="18"/>
                  <w:szCs w:val="18"/>
                  <w:lang w:val="en-CA"/>
                </w:rPr>
                <w:t>heave, horizontalSlip or throw</w:t>
              </w:r>
              <w:r>
                <w:rPr>
                  <w:rFonts w:ascii="Arial" w:hAnsi="Arial" w:cs="Arial"/>
                  <w:sz w:val="18"/>
                  <w:szCs w:val="18"/>
                  <w:lang w:val="en-CA"/>
                </w:rPr>
                <w:t xml:space="preserve"> to have a non-null value.</w:t>
              </w:r>
            </w:ins>
          </w:p>
        </w:tc>
      </w:tr>
      <w:tr w:rsidR="00480BB6" w:rsidRPr="00DE63EA" w14:paraId="0A07DE0D" w14:textId="77777777" w:rsidTr="0024128E">
        <w:trPr>
          <w:trHeight w:val="462"/>
          <w:ins w:id="73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ins w:id="73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394" w:author="Boisvert, Eric" w:date="2016-03-29T09:19:00Z"/>
                <w:rFonts w:ascii="Arial" w:eastAsia="MS Mincho" w:hAnsi="Arial" w:cs="Arial"/>
                <w:sz w:val="18"/>
                <w:szCs w:val="18"/>
              </w:rPr>
            </w:pPr>
            <w:ins w:id="73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396" w:author="Boisvert, Eric" w:date="2016-03-29T09:19:00Z"/>
                <w:rFonts w:cs="Arial"/>
                <w:szCs w:val="18"/>
                <w:lang w:eastAsia="en-US"/>
              </w:rPr>
            </w:pPr>
          </w:p>
        </w:tc>
      </w:tr>
    </w:tbl>
    <w:p w14:paraId="6ADE61B3" w14:textId="77777777" w:rsidR="00480BB6" w:rsidRDefault="00480BB6" w:rsidP="00480BB6">
      <w:pPr>
        <w:rPr>
          <w:ins w:id="7397" w:author="Boisvert, Eric" w:date="2016-03-29T09:19:00Z"/>
        </w:rPr>
      </w:pPr>
    </w:p>
    <w:p w14:paraId="70570D14" w14:textId="77777777" w:rsidR="00480BB6" w:rsidRDefault="00480BB6" w:rsidP="00480BB6">
      <w:pPr>
        <w:rPr>
          <w:ins w:id="7398" w:author="Boisvert, Eric" w:date="2016-03-29T09:19:00Z"/>
        </w:rPr>
      </w:pPr>
      <w:ins w:id="7399" w:author="Boisvert, Eric" w:date="2016-03-29T09:19:00Z">
        <w:r>
          <w:br w:type="page"/>
        </w:r>
      </w:ins>
    </w:p>
    <w:p w14:paraId="569DBE9C" w14:textId="77777777" w:rsidR="00480BB6" w:rsidRDefault="00480BB6" w:rsidP="00480BB6">
      <w:pPr>
        <w:rPr>
          <w:ins w:id="7400" w:author="Boisvert, Eric" w:date="2016-03-29T09:19:00Z"/>
        </w:rPr>
      </w:pPr>
    </w:p>
    <w:p w14:paraId="7CA65ABB" w14:textId="77777777" w:rsidR="00480BB6" w:rsidRPr="00480BB6" w:rsidRDefault="00480BB6" w:rsidP="00480BB6">
      <w:pPr>
        <w:pStyle w:val="Titre3"/>
        <w:numPr>
          <w:ilvl w:val="0"/>
          <w:numId w:val="0"/>
        </w:numPr>
        <w:ind w:left="720" w:hanging="720"/>
        <w:rPr>
          <w:ins w:id="7401" w:author="Boisvert, Eric" w:date="2016-03-29T09:19:00Z"/>
          <w:lang w:val="en-CA"/>
          <w:rPrChange w:id="7402" w:author="Boisvert, Eric" w:date="2016-03-29T09:20:00Z">
            <w:rPr>
              <w:ins w:id="7403" w:author="Boisvert, Eric" w:date="2016-03-29T09:19:00Z"/>
              <w:lang w:val="fr-CA"/>
            </w:rPr>
          </w:rPrChange>
        </w:rPr>
      </w:pPr>
      <w:ins w:id="7404" w:author="Boisvert, Eric" w:date="2016-03-29T09:19:00Z">
        <w:r w:rsidRPr="00480BB6">
          <w:rPr>
            <w:lang w:val="en-CA"/>
            <w:rPrChange w:id="7405" w:author="Boisvert, Eric" w:date="2016-03-29T09:20:00Z">
              <w:rPr>
                <w:lang w:val="fr-CA"/>
              </w:rPr>
            </w:rPrChange>
          </w:rPr>
          <w:t>A.2.1 Conformance class: GeoSciML Time-Scale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rPr>
          <w:ins w:id="740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ins w:id="7407" w:author="Boisvert, Eric" w:date="2016-03-29T09:19:00Z"/>
                <w:rFonts w:cs="Arial"/>
                <w:szCs w:val="18"/>
                <w:lang w:eastAsia="en-US"/>
              </w:rPr>
            </w:pPr>
            <w:ins w:id="7408"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ins w:id="7409" w:author="Boisvert, Eric" w:date="2016-03-29T09:19:00Z"/>
                <w:rFonts w:cs="Arial"/>
                <w:b/>
                <w:color w:val="0000FF"/>
                <w:szCs w:val="18"/>
                <w:lang w:eastAsia="en-US"/>
              </w:rPr>
            </w:pPr>
            <w:ins w:id="7410" w:author="Boisvert, Eric" w:date="2016-03-29T09:19:00Z">
              <w:r w:rsidRPr="00DE63EA">
                <w:rPr>
                  <w:rFonts w:cs="Arial"/>
                  <w:szCs w:val="18"/>
                  <w:lang w:val="fr-CA"/>
                </w:rPr>
                <w:t>/conf/</w:t>
              </w:r>
              <w:r>
                <w:rPr>
                  <w:rFonts w:cs="Arial"/>
                  <w:szCs w:val="18"/>
                  <w:lang w:val="fr-CA"/>
                </w:rPr>
                <w:t>gsml4-timescale</w:t>
              </w:r>
            </w:ins>
          </w:p>
        </w:tc>
      </w:tr>
      <w:tr w:rsidR="00480BB6" w:rsidRPr="00DE63EA" w14:paraId="1AEA5B0C" w14:textId="77777777" w:rsidTr="0024128E">
        <w:trPr>
          <w:ins w:id="7411"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ins w:id="7412" w:author="Boisvert, Eric" w:date="2016-03-29T09:19:00Z"/>
                <w:rFonts w:cs="Arial"/>
                <w:szCs w:val="18"/>
                <w:lang w:eastAsia="en-US"/>
              </w:rPr>
            </w:pPr>
            <w:ins w:id="7413"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4" w:author="Boisvert, Eric" w:date="2016-03-29T09:19:00Z"/>
                <w:rFonts w:cs="Arial"/>
                <w:b/>
                <w:color w:val="0000FF"/>
                <w:szCs w:val="18"/>
                <w:lang w:eastAsia="en-US"/>
              </w:rPr>
            </w:pPr>
            <w:ins w:id="7415" w:author="Boisvert, Eric" w:date="2016-03-29T09:19:00Z">
              <w:r>
                <w:rPr>
                  <w:rFonts w:cs="Arial"/>
                  <w:szCs w:val="18"/>
                  <w:lang w:val="en-US"/>
                </w:rPr>
                <w:t>/req/gsml4-timescale</w:t>
              </w:r>
            </w:ins>
          </w:p>
        </w:tc>
      </w:tr>
      <w:tr w:rsidR="00480BB6" w:rsidRPr="00DE63EA" w14:paraId="132FBC80" w14:textId="77777777" w:rsidTr="0024128E">
        <w:trPr>
          <w:ins w:id="741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ins w:id="7417" w:author="Boisvert, Eric" w:date="2016-03-29T09:19:00Z"/>
                <w:rFonts w:cs="Arial"/>
                <w:b/>
                <w:szCs w:val="18"/>
              </w:rPr>
            </w:pPr>
            <w:ins w:id="7418"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19" w:author="Boisvert, Eric" w:date="2016-03-29T09:19:00Z"/>
                <w:rFonts w:cs="Arial"/>
                <w:szCs w:val="18"/>
                <w:lang w:val="en-US"/>
              </w:rPr>
            </w:pPr>
            <w:ins w:id="7420" w:author="Boisvert, Eric" w:date="2016-03-29T09:19:00Z">
              <w:r>
                <w:rPr>
                  <w:rFonts w:cs="Arial"/>
                  <w:szCs w:val="18"/>
                  <w:lang w:val="en-US"/>
                </w:rPr>
                <w:t>/conf/gsml4-basic</w:t>
              </w:r>
            </w:ins>
          </w:p>
        </w:tc>
      </w:tr>
      <w:tr w:rsidR="00480BB6" w:rsidRPr="00DE63EA" w14:paraId="06DB8D17" w14:textId="77777777" w:rsidTr="0024128E">
        <w:trPr>
          <w:ins w:id="742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ins w:id="7422" w:author="Boisvert, Eric" w:date="2016-03-29T09:19:00Z"/>
                <w:rFonts w:cs="Arial"/>
                <w:b/>
                <w:szCs w:val="18"/>
              </w:rPr>
            </w:pPr>
            <w:ins w:id="742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24" w:author="Boisvert, Eric" w:date="2016-03-29T09:19:00Z"/>
                <w:rFonts w:cs="Arial"/>
                <w:szCs w:val="18"/>
                <w:lang w:val="en-US"/>
              </w:rPr>
            </w:pPr>
            <w:ins w:id="7425" w:author="Boisvert, Eric" w:date="2016-03-29T09:19:00Z">
              <w:r>
                <w:rPr>
                  <w:rFonts w:cs="Arial"/>
                  <w:szCs w:val="18"/>
                  <w:lang w:val="en-US"/>
                </w:rPr>
                <w:t>/conf/gsml4-timescale/</w:t>
              </w:r>
              <w:r w:rsidRPr="00FE202B">
                <w:rPr>
                  <w:rFonts w:cs="Arial"/>
                  <w:szCs w:val="18"/>
                  <w:lang w:val="en-US"/>
                </w:rPr>
                <w:t>member-timeordinalera</w:t>
              </w:r>
            </w:ins>
          </w:p>
        </w:tc>
      </w:tr>
      <w:tr w:rsidR="00480BB6" w:rsidRPr="00DE63EA" w14:paraId="0E15F27C" w14:textId="77777777" w:rsidTr="0024128E">
        <w:trPr>
          <w:trHeight w:val="280"/>
          <w:ins w:id="74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ins w:id="74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28" w:author="Boisvert, Eric" w:date="2016-03-29T09:19:00Z"/>
                <w:rFonts w:ascii="Arial" w:eastAsia="MS Mincho" w:hAnsi="Arial" w:cs="Arial"/>
                <w:sz w:val="18"/>
                <w:szCs w:val="18"/>
              </w:rPr>
            </w:pPr>
            <w:ins w:id="742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0" w:author="Boisvert, Eric" w:date="2016-03-29T09:19:00Z"/>
                <w:rFonts w:ascii="Arial" w:eastAsia="MS Mincho" w:hAnsi="Arial" w:cs="Arial"/>
                <w:b/>
                <w:color w:val="0000FF"/>
                <w:sz w:val="18"/>
                <w:szCs w:val="18"/>
              </w:rPr>
            </w:pPr>
            <w:ins w:id="7431" w:author="Boisvert, Eric" w:date="2016-03-29T09:19:00Z">
              <w:r w:rsidRPr="00480BB6">
                <w:rPr>
                  <w:rFonts w:ascii="Arial" w:hAnsi="Arial" w:cs="Arial"/>
                  <w:sz w:val="18"/>
                  <w:szCs w:val="18"/>
                  <w:lang w:val="en-CA"/>
                  <w:rPrChange w:id="7432" w:author="Boisvert, Eric" w:date="2016-03-29T09:20:00Z">
                    <w:rPr>
                      <w:rFonts w:ascii="Arial" w:hAnsi="Arial" w:cs="Arial"/>
                      <w:sz w:val="18"/>
                      <w:szCs w:val="18"/>
                      <w:lang w:val="fr-CA"/>
                    </w:rPr>
                  </w:rPrChange>
                </w:rPr>
                <w:t>/req/gsml4-timescale/member-timeordinalera</w:t>
              </w:r>
            </w:ins>
          </w:p>
        </w:tc>
      </w:tr>
      <w:tr w:rsidR="00480BB6" w:rsidRPr="00DE63EA" w14:paraId="65674FE2" w14:textId="77777777" w:rsidTr="0024128E">
        <w:trPr>
          <w:trHeight w:val="645"/>
          <w:ins w:id="74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ins w:id="74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35" w:author="Boisvert, Eric" w:date="2016-03-29T09:19:00Z"/>
                <w:rFonts w:ascii="Arial" w:eastAsia="MS Mincho" w:hAnsi="Arial" w:cs="Arial"/>
                <w:sz w:val="18"/>
                <w:szCs w:val="18"/>
              </w:rPr>
            </w:pPr>
            <w:ins w:id="74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37" w:author="Boisvert, Eric" w:date="2016-03-29T09:19:00Z"/>
                <w:rFonts w:cs="Arial"/>
                <w:b/>
                <w:color w:val="FF0000"/>
                <w:szCs w:val="18"/>
                <w:lang w:eastAsia="en-US"/>
              </w:rPr>
            </w:pPr>
            <w:ins w:id="7438" w:author="Boisvert, Eric" w:date="2016-03-29T09:19:00Z">
              <w:r>
                <w:rPr>
                  <w:rFonts w:cs="Arial"/>
                  <w:szCs w:val="18"/>
                  <w:lang w:val="en-CA"/>
                </w:rPr>
                <w:t xml:space="preserve">Ensure that the target implementation restricts </w:t>
              </w:r>
            </w:ins>
          </w:p>
        </w:tc>
      </w:tr>
      <w:tr w:rsidR="00480BB6" w:rsidRPr="00DE63EA" w14:paraId="46869DA0" w14:textId="77777777" w:rsidTr="0024128E">
        <w:trPr>
          <w:trHeight w:val="645"/>
          <w:ins w:id="74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ins w:id="74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1" w:author="Boisvert, Eric" w:date="2016-03-29T09:19:00Z"/>
                <w:rFonts w:ascii="Arial" w:eastAsia="MS Mincho" w:hAnsi="Arial" w:cs="Arial"/>
                <w:sz w:val="18"/>
                <w:szCs w:val="18"/>
              </w:rPr>
            </w:pPr>
            <w:commentRangeStart w:id="7442"/>
            <w:ins w:id="74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44" w:author="Boisvert, Eric" w:date="2016-03-29T09:19:00Z"/>
                <w:rFonts w:ascii="Arial" w:eastAsia="MS Mincho" w:hAnsi="Arial" w:cs="Arial"/>
                <w:sz w:val="18"/>
                <w:szCs w:val="18"/>
              </w:rPr>
            </w:pPr>
            <w:ins w:id="7445" w:author="Boisvert, Eric" w:date="2016-03-29T09:19:00Z">
              <w:r>
                <w:rPr>
                  <w:rFonts w:ascii="Arial" w:hAnsi="Arial" w:cs="Arial"/>
                  <w:sz w:val="18"/>
                  <w:szCs w:val="18"/>
                  <w:lang w:val="en-CA"/>
                </w:rPr>
                <w:t xml:space="preserve">Visual inspection that the target implementation has a mechanism </w:t>
              </w:r>
              <w:commentRangeEnd w:id="7442"/>
              <w:r>
                <w:rPr>
                  <w:rStyle w:val="Marquedecommentaire"/>
                </w:rPr>
                <w:commentReference w:id="7442"/>
              </w:r>
            </w:ins>
          </w:p>
        </w:tc>
      </w:tr>
      <w:tr w:rsidR="00480BB6" w:rsidRPr="00DE63EA" w14:paraId="50FD94A5" w14:textId="77777777" w:rsidTr="0024128E">
        <w:trPr>
          <w:trHeight w:val="462"/>
          <w:ins w:id="74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ins w:id="74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48" w:author="Boisvert, Eric" w:date="2016-03-29T09:19:00Z"/>
                <w:rFonts w:ascii="Arial" w:eastAsia="MS Mincho" w:hAnsi="Arial" w:cs="Arial"/>
                <w:sz w:val="18"/>
                <w:szCs w:val="18"/>
              </w:rPr>
            </w:pPr>
            <w:ins w:id="74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0" w:author="Boisvert, Eric" w:date="2016-03-29T09:19:00Z"/>
                <w:rFonts w:cs="Arial"/>
                <w:szCs w:val="18"/>
                <w:lang w:eastAsia="en-US"/>
              </w:rPr>
            </w:pPr>
          </w:p>
        </w:tc>
      </w:tr>
      <w:tr w:rsidR="00480BB6" w:rsidRPr="00DE63EA" w14:paraId="7BF158B8" w14:textId="77777777" w:rsidTr="0024128E">
        <w:trPr>
          <w:ins w:id="745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ins w:id="7452" w:author="Boisvert, Eric" w:date="2016-03-29T09:19:00Z"/>
                <w:rFonts w:cs="Arial"/>
                <w:b/>
                <w:szCs w:val="18"/>
              </w:rPr>
            </w:pPr>
            <w:ins w:id="745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54" w:author="Boisvert, Eric" w:date="2016-03-29T09:19:00Z"/>
                <w:rFonts w:cs="Arial"/>
                <w:szCs w:val="18"/>
                <w:lang w:val="en-US"/>
              </w:rPr>
            </w:pPr>
            <w:ins w:id="7455" w:author="Boisvert, Eric" w:date="2016-03-29T09:19:00Z">
              <w:r>
                <w:rPr>
                  <w:rFonts w:cs="Arial"/>
                  <w:szCs w:val="18"/>
                  <w:lang w:val="en-US"/>
                </w:rPr>
                <w:t>/conf/gsml4-timescale/group</w:t>
              </w:r>
              <w:r w:rsidRPr="00FE202B">
                <w:rPr>
                  <w:rFonts w:cs="Arial"/>
                  <w:szCs w:val="18"/>
                  <w:lang w:val="en-US"/>
                </w:rPr>
                <w:t>-timeordinalera</w:t>
              </w:r>
            </w:ins>
          </w:p>
        </w:tc>
      </w:tr>
      <w:tr w:rsidR="00480BB6" w:rsidRPr="00DE63EA" w14:paraId="0EF41183" w14:textId="77777777" w:rsidTr="0024128E">
        <w:trPr>
          <w:trHeight w:val="280"/>
          <w:ins w:id="74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ins w:id="74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58" w:author="Boisvert, Eric" w:date="2016-03-29T09:19:00Z"/>
                <w:rFonts w:ascii="Arial" w:eastAsia="MS Mincho" w:hAnsi="Arial" w:cs="Arial"/>
                <w:sz w:val="18"/>
                <w:szCs w:val="18"/>
              </w:rPr>
            </w:pPr>
            <w:ins w:id="745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0" w:author="Boisvert, Eric" w:date="2016-03-29T09:19:00Z"/>
                <w:rFonts w:ascii="Arial" w:eastAsia="MS Mincho" w:hAnsi="Arial" w:cs="Arial"/>
                <w:b/>
                <w:color w:val="0000FF"/>
                <w:sz w:val="18"/>
                <w:szCs w:val="18"/>
              </w:rPr>
            </w:pPr>
            <w:ins w:id="7461" w:author="Boisvert, Eric" w:date="2016-03-29T09:19:00Z">
              <w:r w:rsidRPr="00480BB6">
                <w:rPr>
                  <w:rFonts w:ascii="Arial" w:hAnsi="Arial" w:cs="Arial"/>
                  <w:sz w:val="18"/>
                  <w:szCs w:val="18"/>
                  <w:lang w:val="en-CA"/>
                  <w:rPrChange w:id="7462" w:author="Boisvert, Eric" w:date="2016-03-29T09:20:00Z">
                    <w:rPr>
                      <w:rFonts w:ascii="Arial" w:hAnsi="Arial" w:cs="Arial"/>
                      <w:sz w:val="18"/>
                      <w:szCs w:val="18"/>
                      <w:lang w:val="fr-CA"/>
                    </w:rPr>
                  </w:rPrChange>
                </w:rPr>
                <w:t>/req/gsml4-timescale/group-timeordinalera</w:t>
              </w:r>
            </w:ins>
          </w:p>
        </w:tc>
      </w:tr>
      <w:tr w:rsidR="00480BB6" w:rsidRPr="00DE63EA" w14:paraId="26FCD81E" w14:textId="77777777" w:rsidTr="0024128E">
        <w:trPr>
          <w:trHeight w:val="645"/>
          <w:ins w:id="74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ins w:id="74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65" w:author="Boisvert, Eric" w:date="2016-03-29T09:19:00Z"/>
                <w:rFonts w:ascii="Arial" w:eastAsia="MS Mincho" w:hAnsi="Arial" w:cs="Arial"/>
                <w:sz w:val="18"/>
                <w:szCs w:val="18"/>
              </w:rPr>
            </w:pPr>
            <w:ins w:id="746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67" w:author="Boisvert, Eric" w:date="2016-03-29T09:19:00Z"/>
                <w:rFonts w:cs="Arial"/>
                <w:b/>
                <w:color w:val="FF0000"/>
                <w:szCs w:val="18"/>
                <w:lang w:eastAsia="en-US"/>
              </w:rPr>
            </w:pPr>
            <w:ins w:id="7468" w:author="Boisvert, Eric" w:date="2016-03-29T09:19:00Z">
              <w:r>
                <w:rPr>
                  <w:rFonts w:cs="Arial"/>
                  <w:szCs w:val="18"/>
                  <w:lang w:val="en-CA"/>
                </w:rPr>
                <w:t xml:space="preserve">Ensure that the target implementation restricts </w:t>
              </w:r>
            </w:ins>
          </w:p>
        </w:tc>
      </w:tr>
      <w:tr w:rsidR="00480BB6" w:rsidRPr="00DE63EA" w14:paraId="448DBC24" w14:textId="77777777" w:rsidTr="0024128E">
        <w:trPr>
          <w:trHeight w:val="645"/>
          <w:ins w:id="74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ins w:id="74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1" w:author="Boisvert, Eric" w:date="2016-03-29T09:19:00Z"/>
                <w:rFonts w:ascii="Arial" w:eastAsia="MS Mincho" w:hAnsi="Arial" w:cs="Arial"/>
                <w:sz w:val="18"/>
                <w:szCs w:val="18"/>
              </w:rPr>
            </w:pPr>
            <w:commentRangeStart w:id="7472"/>
            <w:ins w:id="747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474" w:author="Boisvert, Eric" w:date="2016-03-29T09:19:00Z"/>
                <w:rFonts w:ascii="Arial" w:eastAsia="MS Mincho" w:hAnsi="Arial" w:cs="Arial"/>
                <w:sz w:val="18"/>
                <w:szCs w:val="18"/>
              </w:rPr>
            </w:pPr>
            <w:ins w:id="7475" w:author="Boisvert, Eric" w:date="2016-03-29T09:19:00Z">
              <w:r>
                <w:rPr>
                  <w:rFonts w:ascii="Arial" w:hAnsi="Arial" w:cs="Arial"/>
                  <w:sz w:val="18"/>
                  <w:szCs w:val="18"/>
                  <w:lang w:val="en-CA"/>
                </w:rPr>
                <w:t xml:space="preserve">Visual inspection that the target implementation has a mechanism </w:t>
              </w:r>
              <w:commentRangeEnd w:id="7472"/>
              <w:r>
                <w:rPr>
                  <w:rStyle w:val="Marquedecommentaire"/>
                </w:rPr>
                <w:commentReference w:id="7472"/>
              </w:r>
            </w:ins>
          </w:p>
        </w:tc>
      </w:tr>
      <w:tr w:rsidR="00480BB6" w:rsidRPr="00DE63EA" w14:paraId="6670C957" w14:textId="77777777" w:rsidTr="0024128E">
        <w:trPr>
          <w:trHeight w:val="462"/>
          <w:ins w:id="74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ins w:id="74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478" w:author="Boisvert, Eric" w:date="2016-03-29T09:19:00Z"/>
                <w:rFonts w:ascii="Arial" w:eastAsia="MS Mincho" w:hAnsi="Arial" w:cs="Arial"/>
                <w:sz w:val="18"/>
                <w:szCs w:val="18"/>
              </w:rPr>
            </w:pPr>
            <w:ins w:id="74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80" w:author="Boisvert, Eric" w:date="2016-03-29T09:19:00Z"/>
                <w:rFonts w:cs="Arial"/>
                <w:szCs w:val="18"/>
                <w:lang w:eastAsia="en-US"/>
              </w:rPr>
            </w:pPr>
          </w:p>
        </w:tc>
      </w:tr>
    </w:tbl>
    <w:p w14:paraId="0FE8FBC7" w14:textId="77777777" w:rsidR="00480BB6" w:rsidRDefault="00480BB6" w:rsidP="00480BB6">
      <w:pPr>
        <w:rPr>
          <w:ins w:id="7481" w:author="Boisvert, Eric" w:date="2016-03-29T09:19:00Z"/>
        </w:rPr>
      </w:pPr>
    </w:p>
    <w:p w14:paraId="780FCDB7" w14:textId="77777777" w:rsidR="00480BB6" w:rsidRDefault="00480BB6" w:rsidP="00480BB6">
      <w:pPr>
        <w:rPr>
          <w:ins w:id="7482" w:author="Boisvert, Eric" w:date="2016-03-29T09:19:00Z"/>
        </w:rPr>
      </w:pPr>
      <w:ins w:id="7483" w:author="Boisvert, Eric" w:date="2016-03-29T09:19:00Z">
        <w:r>
          <w:br w:type="page"/>
        </w:r>
      </w:ins>
    </w:p>
    <w:p w14:paraId="1153F02D" w14:textId="77777777" w:rsidR="00480BB6" w:rsidRDefault="00480BB6" w:rsidP="00480BB6">
      <w:pPr>
        <w:rPr>
          <w:ins w:id="7484" w:author="Boisvert, Eric" w:date="2016-03-29T09:19:00Z"/>
        </w:rPr>
      </w:pPr>
    </w:p>
    <w:p w14:paraId="5C31AA37" w14:textId="77777777" w:rsidR="00480BB6" w:rsidRPr="00480BB6" w:rsidRDefault="00480BB6" w:rsidP="00480BB6">
      <w:pPr>
        <w:pStyle w:val="Titre3"/>
        <w:numPr>
          <w:ilvl w:val="0"/>
          <w:numId w:val="0"/>
        </w:numPr>
        <w:ind w:left="720" w:hanging="720"/>
        <w:rPr>
          <w:ins w:id="7485" w:author="Boisvert, Eric" w:date="2016-03-29T09:19:00Z"/>
          <w:lang w:val="en-CA"/>
          <w:rPrChange w:id="7486" w:author="Boisvert, Eric" w:date="2016-03-29T09:20:00Z">
            <w:rPr>
              <w:ins w:id="7487" w:author="Boisvert, Eric" w:date="2016-03-29T09:19:00Z"/>
              <w:lang w:val="fr-CA"/>
            </w:rPr>
          </w:rPrChange>
        </w:rPr>
      </w:pPr>
      <w:ins w:id="7488" w:author="Boisvert, Eric" w:date="2016-03-29T09:19:00Z">
        <w:r w:rsidRPr="00480BB6">
          <w:rPr>
            <w:lang w:val="en-CA"/>
            <w:rPrChange w:id="7489" w:author="Boisvert, Eric" w:date="2016-03-29T09:20:00Z">
              <w:rPr>
                <w:lang w:val="fr-CA"/>
              </w:rPr>
            </w:rPrChange>
          </w:rPr>
          <w:t>A.2.1 Conformance class: GeoSciML Borehole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rPr>
          <w:ins w:id="74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ins w:id="7491" w:author="Boisvert, Eric" w:date="2016-03-29T09:19:00Z"/>
                <w:rFonts w:cs="Arial"/>
                <w:szCs w:val="18"/>
                <w:lang w:eastAsia="en-US"/>
              </w:rPr>
            </w:pPr>
            <w:ins w:id="749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ins w:id="7493" w:author="Boisvert, Eric" w:date="2016-03-29T09:19:00Z"/>
                <w:rFonts w:cs="Arial"/>
                <w:b/>
                <w:color w:val="0000FF"/>
                <w:szCs w:val="18"/>
                <w:lang w:eastAsia="en-US"/>
              </w:rPr>
            </w:pPr>
            <w:ins w:id="7494" w:author="Boisvert, Eric" w:date="2016-03-29T09:19:00Z">
              <w:r w:rsidRPr="00DE63EA">
                <w:rPr>
                  <w:rFonts w:cs="Arial"/>
                  <w:szCs w:val="18"/>
                  <w:lang w:val="fr-CA"/>
                </w:rPr>
                <w:t>/conf/</w:t>
              </w:r>
              <w:r>
                <w:rPr>
                  <w:rFonts w:cs="Arial"/>
                  <w:szCs w:val="18"/>
                  <w:lang w:val="fr-CA"/>
                </w:rPr>
                <w:t>gsml4-borehole</w:t>
              </w:r>
            </w:ins>
          </w:p>
        </w:tc>
      </w:tr>
      <w:tr w:rsidR="00480BB6" w:rsidRPr="00DE63EA" w14:paraId="016D113F" w14:textId="77777777" w:rsidTr="0024128E">
        <w:trPr>
          <w:ins w:id="749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ins w:id="7496" w:author="Boisvert, Eric" w:date="2016-03-29T09:19:00Z"/>
                <w:rFonts w:cs="Arial"/>
                <w:szCs w:val="18"/>
                <w:lang w:eastAsia="en-US"/>
              </w:rPr>
            </w:pPr>
            <w:ins w:id="749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498" w:author="Boisvert, Eric" w:date="2016-03-29T09:19:00Z"/>
                <w:rFonts w:cs="Arial"/>
                <w:b/>
                <w:color w:val="0000FF"/>
                <w:szCs w:val="18"/>
                <w:lang w:eastAsia="en-US"/>
              </w:rPr>
            </w:pPr>
            <w:ins w:id="7499" w:author="Boisvert, Eric" w:date="2016-03-29T09:19:00Z">
              <w:r>
                <w:rPr>
                  <w:rFonts w:cs="Arial"/>
                  <w:szCs w:val="18"/>
                  <w:lang w:val="en-US"/>
                </w:rPr>
                <w:t>/req/gsml4-borehole</w:t>
              </w:r>
            </w:ins>
          </w:p>
        </w:tc>
      </w:tr>
      <w:tr w:rsidR="00480BB6" w:rsidRPr="00DE63EA" w14:paraId="6B652479" w14:textId="77777777" w:rsidTr="0024128E">
        <w:trPr>
          <w:ins w:id="750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ins w:id="7501" w:author="Boisvert, Eric" w:date="2016-03-29T09:19:00Z"/>
                <w:rFonts w:cs="Arial"/>
                <w:b/>
                <w:szCs w:val="18"/>
              </w:rPr>
            </w:pPr>
            <w:ins w:id="750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3" w:author="Boisvert, Eric" w:date="2016-03-29T09:19:00Z"/>
                <w:rFonts w:cs="Arial"/>
                <w:szCs w:val="18"/>
                <w:lang w:val="en-US"/>
              </w:rPr>
            </w:pPr>
            <w:ins w:id="7504" w:author="Boisvert, Eric" w:date="2016-03-29T09:19:00Z">
              <w:r>
                <w:rPr>
                  <w:rFonts w:cs="Arial"/>
                  <w:szCs w:val="18"/>
                  <w:lang w:val="en-US"/>
                </w:rPr>
                <w:t>/conf/gsml4-basic</w:t>
              </w:r>
            </w:ins>
          </w:p>
        </w:tc>
      </w:tr>
      <w:tr w:rsidR="00480BB6" w:rsidRPr="00DE63EA" w14:paraId="1B246E42" w14:textId="77777777" w:rsidTr="0024128E">
        <w:trPr>
          <w:ins w:id="750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ins w:id="7506" w:author="Boisvert, Eric" w:date="2016-03-29T09:19:00Z"/>
                <w:rFonts w:cs="Arial"/>
                <w:b/>
                <w:szCs w:val="18"/>
              </w:rPr>
            </w:pPr>
            <w:ins w:id="750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08" w:author="Boisvert, Eric" w:date="2016-03-29T09:19:00Z"/>
                <w:rFonts w:cs="Arial"/>
                <w:szCs w:val="18"/>
                <w:lang w:val="en-US"/>
              </w:rPr>
            </w:pPr>
            <w:ins w:id="7509" w:author="Boisvert, Eric" w:date="2016-03-29T09:19:00Z">
              <w:r w:rsidRPr="001460C5">
                <w:rPr>
                  <w:rFonts w:cs="Arial"/>
                  <w:szCs w:val="18"/>
                  <w:highlight w:val="yellow"/>
                  <w:lang w:val="en-US"/>
                </w:rPr>
                <w:t>(add depency to O&amp;M conf classes)</w:t>
              </w:r>
            </w:ins>
          </w:p>
        </w:tc>
      </w:tr>
      <w:tr w:rsidR="00480BB6" w:rsidRPr="00DE63EA" w14:paraId="390AB2EE" w14:textId="77777777" w:rsidTr="0024128E">
        <w:trPr>
          <w:ins w:id="751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A69F49" w14:textId="77777777" w:rsidR="00480BB6" w:rsidRPr="006474AA" w:rsidRDefault="00480BB6" w:rsidP="0024128E">
            <w:pPr>
              <w:pStyle w:val="Tabletext9"/>
              <w:rPr>
                <w:ins w:id="7511" w:author="Boisvert, Eric" w:date="2016-03-29T09:19:00Z"/>
                <w:rFonts w:cs="Arial"/>
                <w:b/>
                <w:szCs w:val="18"/>
              </w:rPr>
            </w:pPr>
            <w:ins w:id="751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6398E09" w14:textId="77777777" w:rsidR="00480BB6" w:rsidRPr="0025406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13" w:author="Boisvert, Eric" w:date="2016-03-29T09:19:00Z"/>
                <w:rFonts w:cs="Arial"/>
                <w:szCs w:val="18"/>
                <w:highlight w:val="yellow"/>
                <w:lang w:val="en-US"/>
              </w:rPr>
            </w:pPr>
            <w:ins w:id="7514" w:author="Boisvert, Eric" w:date="2016-03-29T09:19:00Z">
              <w:r w:rsidRPr="0025406A">
                <w:rPr>
                  <w:rFonts w:cs="Arial"/>
                  <w:szCs w:val="18"/>
                  <w:highlight w:val="yellow"/>
                  <w:lang w:val="en-US"/>
                </w:rPr>
                <w:t>/conf/gsml4-borehole/uom-boreholeDiameter</w:t>
              </w:r>
            </w:ins>
          </w:p>
        </w:tc>
      </w:tr>
      <w:tr w:rsidR="00480BB6" w:rsidRPr="00DE63EA" w14:paraId="3093BD56" w14:textId="77777777" w:rsidTr="0024128E">
        <w:trPr>
          <w:trHeight w:val="280"/>
          <w:ins w:id="75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7F2F1F" w14:textId="77777777" w:rsidR="00480BB6" w:rsidRPr="006474AA" w:rsidRDefault="00480BB6" w:rsidP="0024128E">
            <w:pPr>
              <w:spacing w:after="0"/>
              <w:rPr>
                <w:ins w:id="75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3FB0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7" w:author="Boisvert, Eric" w:date="2016-03-29T09:19:00Z"/>
                <w:rFonts w:ascii="Arial" w:eastAsia="MS Mincho" w:hAnsi="Arial" w:cs="Arial"/>
                <w:sz w:val="18"/>
                <w:szCs w:val="18"/>
              </w:rPr>
            </w:pPr>
            <w:ins w:id="751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2584D2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19" w:author="Boisvert, Eric" w:date="2016-03-29T09:19:00Z"/>
                <w:rFonts w:ascii="Arial" w:eastAsia="MS Mincho" w:hAnsi="Arial" w:cs="Arial"/>
                <w:b/>
                <w:color w:val="0000FF"/>
                <w:sz w:val="18"/>
                <w:szCs w:val="18"/>
              </w:rPr>
            </w:pPr>
            <w:ins w:id="7520" w:author="Boisvert, Eric" w:date="2016-03-29T09:19:00Z">
              <w:r w:rsidRPr="00480BB6">
                <w:rPr>
                  <w:rFonts w:ascii="Arial" w:hAnsi="Arial" w:cs="Arial"/>
                  <w:sz w:val="18"/>
                  <w:szCs w:val="18"/>
                  <w:lang w:val="en-CA"/>
                  <w:rPrChange w:id="7521" w:author="Boisvert, Eric" w:date="2016-03-29T09:20:00Z">
                    <w:rPr>
                      <w:rFonts w:ascii="Arial" w:hAnsi="Arial" w:cs="Arial"/>
                      <w:sz w:val="18"/>
                      <w:szCs w:val="18"/>
                      <w:lang w:val="fr-CA"/>
                    </w:rPr>
                  </w:rPrChange>
                </w:rPr>
                <w:t>/req/gsml4-borehole/uom-boreholeDiameter</w:t>
              </w:r>
            </w:ins>
          </w:p>
        </w:tc>
      </w:tr>
      <w:tr w:rsidR="00480BB6" w:rsidRPr="00DE63EA" w14:paraId="0AD52AE1" w14:textId="77777777" w:rsidTr="0024128E">
        <w:trPr>
          <w:trHeight w:val="645"/>
          <w:ins w:id="752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3579F" w14:textId="77777777" w:rsidR="00480BB6" w:rsidRPr="006474AA" w:rsidRDefault="00480BB6" w:rsidP="0024128E">
            <w:pPr>
              <w:spacing w:after="0"/>
              <w:rPr>
                <w:ins w:id="752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53E4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24" w:author="Boisvert, Eric" w:date="2016-03-29T09:19:00Z"/>
                <w:rFonts w:ascii="Arial" w:eastAsia="MS Mincho" w:hAnsi="Arial" w:cs="Arial"/>
                <w:sz w:val="18"/>
                <w:szCs w:val="18"/>
              </w:rPr>
            </w:pPr>
            <w:ins w:id="752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BC25F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26" w:author="Boisvert, Eric" w:date="2016-03-29T09:19:00Z"/>
                <w:rFonts w:cs="Arial"/>
                <w:b/>
                <w:color w:val="FF0000"/>
                <w:szCs w:val="18"/>
                <w:lang w:eastAsia="en-US"/>
              </w:rPr>
            </w:pPr>
            <w:ins w:id="7527" w:author="Boisvert, Eric" w:date="2016-03-29T09:19:00Z">
              <w:r>
                <w:rPr>
                  <w:rFonts w:cs="Arial"/>
                  <w:szCs w:val="18"/>
                  <w:lang w:val="en-CA"/>
                </w:rPr>
                <w:t>Ensure that the target implementation enforces the presence of a non-null units of measurement for DillingDetails::boreholeDiameter</w:t>
              </w:r>
            </w:ins>
          </w:p>
        </w:tc>
      </w:tr>
      <w:tr w:rsidR="00480BB6" w:rsidRPr="00DE63EA" w14:paraId="3E76A9F8" w14:textId="77777777" w:rsidTr="0024128E">
        <w:trPr>
          <w:trHeight w:val="645"/>
          <w:ins w:id="75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DABAA1" w14:textId="77777777" w:rsidR="00480BB6" w:rsidRPr="006474AA" w:rsidRDefault="00480BB6" w:rsidP="0024128E">
            <w:pPr>
              <w:spacing w:after="0"/>
              <w:rPr>
                <w:ins w:id="75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3671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0" w:author="Boisvert, Eric" w:date="2016-03-29T09:19:00Z"/>
                <w:rFonts w:ascii="Arial" w:eastAsia="MS Mincho" w:hAnsi="Arial" w:cs="Arial"/>
                <w:sz w:val="18"/>
                <w:szCs w:val="18"/>
              </w:rPr>
            </w:pPr>
            <w:ins w:id="753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BAD32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32" w:author="Boisvert, Eric" w:date="2016-03-29T09:19:00Z"/>
                <w:rFonts w:ascii="Arial" w:eastAsia="MS Mincho" w:hAnsi="Arial" w:cs="Arial"/>
                <w:sz w:val="18"/>
                <w:szCs w:val="18"/>
              </w:rPr>
            </w:pPr>
            <w:ins w:id="7533" w:author="Boisvert, Eric" w:date="2016-03-29T09:19:00Z">
              <w:r>
                <w:rPr>
                  <w:rFonts w:ascii="Arial" w:hAnsi="Arial" w:cs="Arial"/>
                  <w:sz w:val="18"/>
                  <w:szCs w:val="18"/>
                  <w:lang w:val="en-CA"/>
                </w:rPr>
                <w:t xml:space="preserve">Visual inspection that the target implementation has a mechanism to ensure that </w:t>
              </w:r>
              <w:r w:rsidRPr="009F195E">
                <w:rPr>
                  <w:rFonts w:ascii="Arial" w:hAnsi="Arial" w:cs="Arial"/>
                  <w:sz w:val="18"/>
                  <w:szCs w:val="18"/>
                  <w:lang w:val="en-CA"/>
                </w:rPr>
                <w:t>DillingDetails::boreholeDiameter</w:t>
              </w:r>
              <w:r>
                <w:rPr>
                  <w:rFonts w:ascii="Arial" w:hAnsi="Arial" w:cs="Arial"/>
                  <w:sz w:val="18"/>
                  <w:szCs w:val="18"/>
                  <w:lang w:val="en-CA"/>
                </w:rPr>
                <w:t xml:space="preserve"> is not null.</w:t>
              </w:r>
            </w:ins>
          </w:p>
        </w:tc>
      </w:tr>
      <w:tr w:rsidR="00480BB6" w:rsidRPr="00DE63EA" w14:paraId="1716955C" w14:textId="77777777" w:rsidTr="0024128E">
        <w:trPr>
          <w:trHeight w:val="462"/>
          <w:ins w:id="75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6370B9" w14:textId="77777777" w:rsidR="00480BB6" w:rsidRPr="006474AA" w:rsidRDefault="00480BB6" w:rsidP="0024128E">
            <w:pPr>
              <w:spacing w:after="0"/>
              <w:rPr>
                <w:ins w:id="75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E85D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36" w:author="Boisvert, Eric" w:date="2016-03-29T09:19:00Z"/>
                <w:rFonts w:ascii="Arial" w:eastAsia="MS Mincho" w:hAnsi="Arial" w:cs="Arial"/>
                <w:sz w:val="18"/>
                <w:szCs w:val="18"/>
              </w:rPr>
            </w:pPr>
            <w:ins w:id="753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B4668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38" w:author="Boisvert, Eric" w:date="2016-03-29T09:19:00Z"/>
                <w:rFonts w:cs="Arial"/>
                <w:szCs w:val="18"/>
                <w:lang w:eastAsia="en-US"/>
              </w:rPr>
            </w:pPr>
          </w:p>
        </w:tc>
      </w:tr>
      <w:tr w:rsidR="00480BB6" w:rsidRPr="00DE63EA" w14:paraId="7DE7F343" w14:textId="77777777" w:rsidTr="0024128E">
        <w:trPr>
          <w:ins w:id="753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ins w:id="7540" w:author="Boisvert, Eric" w:date="2016-03-29T09:19:00Z"/>
                <w:rFonts w:cs="Arial"/>
                <w:b/>
                <w:szCs w:val="18"/>
              </w:rPr>
            </w:pPr>
            <w:ins w:id="754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42" w:author="Boisvert, Eric" w:date="2016-03-29T09:19:00Z"/>
                <w:rFonts w:cs="Arial"/>
                <w:szCs w:val="18"/>
                <w:lang w:val="en-US"/>
              </w:rPr>
            </w:pPr>
            <w:ins w:id="7543" w:author="Boisvert, Eric" w:date="2016-03-29T09:19:00Z">
              <w:r>
                <w:rPr>
                  <w:rFonts w:cs="Arial"/>
                  <w:szCs w:val="18"/>
                  <w:lang w:val="en-US"/>
                </w:rPr>
                <w:t>/conf/gsml4-borehole/</w:t>
              </w:r>
              <w:r w:rsidRPr="004D5D3A">
                <w:rPr>
                  <w:rStyle w:val="requri"/>
                  <w:lang w:val="en-CA"/>
                </w:rPr>
                <w:t>value-intervalBegin</w:t>
              </w:r>
            </w:ins>
          </w:p>
        </w:tc>
      </w:tr>
      <w:tr w:rsidR="00480BB6" w:rsidRPr="00DE63EA" w14:paraId="27EB7746" w14:textId="77777777" w:rsidTr="0024128E">
        <w:trPr>
          <w:trHeight w:val="280"/>
          <w:ins w:id="75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ins w:id="75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6" w:author="Boisvert, Eric" w:date="2016-03-29T09:19:00Z"/>
                <w:rFonts w:ascii="Arial" w:eastAsia="MS Mincho" w:hAnsi="Arial" w:cs="Arial"/>
                <w:sz w:val="18"/>
                <w:szCs w:val="18"/>
              </w:rPr>
            </w:pPr>
            <w:ins w:id="754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48" w:author="Boisvert, Eric" w:date="2016-03-29T09:19:00Z"/>
                <w:rFonts w:ascii="Arial" w:eastAsia="MS Mincho" w:hAnsi="Arial" w:cs="Arial"/>
                <w:b/>
                <w:color w:val="0000FF"/>
                <w:sz w:val="18"/>
                <w:szCs w:val="18"/>
              </w:rPr>
            </w:pPr>
            <w:ins w:id="7549" w:author="Boisvert, Eric" w:date="2016-03-29T09:19:00Z">
              <w:r w:rsidRPr="00480BB6">
                <w:rPr>
                  <w:rFonts w:ascii="Arial" w:hAnsi="Arial" w:cs="Arial"/>
                  <w:sz w:val="18"/>
                  <w:szCs w:val="18"/>
                  <w:lang w:val="en-CA"/>
                  <w:rPrChange w:id="7550" w:author="Boisvert, Eric" w:date="2016-03-29T09:20:00Z">
                    <w:rPr>
                      <w:rFonts w:ascii="Arial" w:hAnsi="Arial" w:cs="Arial"/>
                      <w:sz w:val="18"/>
                      <w:szCs w:val="18"/>
                      <w:lang w:val="fr-CA"/>
                    </w:rPr>
                  </w:rPrChange>
                </w:rPr>
                <w:t>/req/gsml4-borehole/value-intervalBegin</w:t>
              </w:r>
            </w:ins>
          </w:p>
        </w:tc>
      </w:tr>
      <w:tr w:rsidR="00480BB6" w:rsidRPr="00DE63EA" w14:paraId="53DAFE0B" w14:textId="77777777" w:rsidTr="0024128E">
        <w:trPr>
          <w:trHeight w:val="645"/>
          <w:ins w:id="75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ins w:id="75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3" w:author="Boisvert, Eric" w:date="2016-03-29T09:19:00Z"/>
                <w:rFonts w:ascii="Arial" w:eastAsia="MS Mincho" w:hAnsi="Arial" w:cs="Arial"/>
                <w:sz w:val="18"/>
                <w:szCs w:val="18"/>
              </w:rPr>
            </w:pPr>
            <w:ins w:id="755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55" w:author="Boisvert, Eric" w:date="2016-03-29T09:19:00Z"/>
                <w:rFonts w:cs="Arial"/>
                <w:b/>
                <w:color w:val="FF0000"/>
                <w:szCs w:val="18"/>
                <w:lang w:eastAsia="en-US"/>
              </w:rPr>
            </w:pPr>
            <w:ins w:id="7556"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1F57F3C0" w14:textId="77777777" w:rsidTr="0024128E">
        <w:trPr>
          <w:trHeight w:val="645"/>
          <w:ins w:id="75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ins w:id="75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59" w:author="Boisvert, Eric" w:date="2016-03-29T09:19:00Z"/>
                <w:rFonts w:ascii="Arial" w:eastAsia="MS Mincho" w:hAnsi="Arial" w:cs="Arial"/>
                <w:sz w:val="18"/>
                <w:szCs w:val="18"/>
              </w:rPr>
            </w:pPr>
            <w:ins w:id="756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61" w:author="Boisvert, Eric" w:date="2016-03-29T09:19:00Z"/>
                <w:rFonts w:ascii="Arial" w:eastAsia="MS Mincho" w:hAnsi="Arial" w:cs="Arial"/>
                <w:sz w:val="18"/>
                <w:szCs w:val="18"/>
              </w:rPr>
            </w:pPr>
            <w:ins w:id="7562"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0CC248BD" w14:textId="77777777" w:rsidTr="0024128E">
        <w:trPr>
          <w:trHeight w:val="462"/>
          <w:ins w:id="75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ins w:id="75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65" w:author="Boisvert, Eric" w:date="2016-03-29T09:19:00Z"/>
                <w:rFonts w:ascii="Arial" w:eastAsia="MS Mincho" w:hAnsi="Arial" w:cs="Arial"/>
                <w:sz w:val="18"/>
                <w:szCs w:val="18"/>
              </w:rPr>
            </w:pPr>
            <w:ins w:id="756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67" w:author="Boisvert, Eric" w:date="2016-03-29T09:19:00Z"/>
                <w:rFonts w:cs="Arial"/>
                <w:szCs w:val="18"/>
                <w:lang w:eastAsia="en-US"/>
              </w:rPr>
            </w:pPr>
          </w:p>
        </w:tc>
      </w:tr>
      <w:tr w:rsidR="00480BB6" w:rsidRPr="00DE63EA" w14:paraId="2F7022E7" w14:textId="77777777" w:rsidTr="0024128E">
        <w:trPr>
          <w:ins w:id="756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ins w:id="7569" w:author="Boisvert, Eric" w:date="2016-03-29T09:19:00Z"/>
                <w:rFonts w:cs="Arial"/>
                <w:b/>
                <w:szCs w:val="18"/>
              </w:rPr>
            </w:pPr>
            <w:ins w:id="757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71" w:author="Boisvert, Eric" w:date="2016-03-29T09:19:00Z"/>
                <w:rFonts w:cs="Arial"/>
                <w:szCs w:val="18"/>
                <w:lang w:val="en-US"/>
              </w:rPr>
            </w:pPr>
            <w:ins w:id="7572" w:author="Boisvert, Eric" w:date="2016-03-29T09:19:00Z">
              <w:r>
                <w:rPr>
                  <w:rFonts w:cs="Arial"/>
                  <w:szCs w:val="18"/>
                  <w:lang w:val="en-US"/>
                </w:rPr>
                <w:t>/conf/gsml4-borehole/</w:t>
              </w:r>
              <w:r w:rsidRPr="009C5DD5">
                <w:rPr>
                  <w:rStyle w:val="requri"/>
                  <w:lang w:val="en-CA"/>
                </w:rPr>
                <w:t>drill-interval-1D</w:t>
              </w:r>
            </w:ins>
          </w:p>
        </w:tc>
      </w:tr>
      <w:tr w:rsidR="00480BB6" w:rsidRPr="00DE63EA" w14:paraId="3CB4D394" w14:textId="77777777" w:rsidTr="0024128E">
        <w:trPr>
          <w:trHeight w:val="280"/>
          <w:ins w:id="75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ins w:id="75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5" w:author="Boisvert, Eric" w:date="2016-03-29T09:19:00Z"/>
                <w:rFonts w:ascii="Arial" w:eastAsia="MS Mincho" w:hAnsi="Arial" w:cs="Arial"/>
                <w:sz w:val="18"/>
                <w:szCs w:val="18"/>
              </w:rPr>
            </w:pPr>
            <w:ins w:id="757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77" w:author="Boisvert, Eric" w:date="2016-03-29T09:19:00Z"/>
                <w:rFonts w:ascii="Arial" w:eastAsia="MS Mincho" w:hAnsi="Arial" w:cs="Arial"/>
                <w:b/>
                <w:color w:val="0000FF"/>
                <w:sz w:val="18"/>
                <w:szCs w:val="18"/>
              </w:rPr>
            </w:pPr>
            <w:ins w:id="7578" w:author="Boisvert, Eric" w:date="2016-03-29T09:19:00Z">
              <w:r w:rsidRPr="00480BB6">
                <w:rPr>
                  <w:rFonts w:ascii="Arial" w:hAnsi="Arial" w:cs="Arial"/>
                  <w:sz w:val="18"/>
                  <w:szCs w:val="18"/>
                  <w:lang w:val="en-CA"/>
                  <w:rPrChange w:id="7579" w:author="Boisvert, Eric" w:date="2016-03-29T09:20:00Z">
                    <w:rPr>
                      <w:rFonts w:ascii="Arial" w:hAnsi="Arial" w:cs="Arial"/>
                      <w:sz w:val="18"/>
                      <w:szCs w:val="18"/>
                      <w:lang w:val="fr-CA"/>
                    </w:rPr>
                  </w:rPrChange>
                </w:rPr>
                <w:t>/req/gsml4-borehole/drill-interval-1D</w:t>
              </w:r>
            </w:ins>
          </w:p>
        </w:tc>
      </w:tr>
      <w:tr w:rsidR="00480BB6" w:rsidRPr="00DE63EA" w14:paraId="19F2606B" w14:textId="77777777" w:rsidTr="0024128E">
        <w:trPr>
          <w:trHeight w:val="645"/>
          <w:ins w:id="75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ins w:id="75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2" w:author="Boisvert, Eric" w:date="2016-03-29T09:19:00Z"/>
                <w:rFonts w:ascii="Arial" w:eastAsia="MS Mincho" w:hAnsi="Arial" w:cs="Arial"/>
                <w:sz w:val="18"/>
                <w:szCs w:val="18"/>
              </w:rPr>
            </w:pPr>
            <w:ins w:id="758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84" w:author="Boisvert, Eric" w:date="2016-03-29T09:19:00Z"/>
                <w:rFonts w:cs="Arial"/>
                <w:b/>
                <w:color w:val="FF0000"/>
                <w:szCs w:val="18"/>
                <w:lang w:eastAsia="en-US"/>
              </w:rPr>
            </w:pPr>
            <w:ins w:id="7585" w:author="Boisvert, Eric" w:date="2016-03-29T09:19:00Z">
              <w:r>
                <w:rPr>
                  <w:rFonts w:cs="Arial"/>
                  <w:szCs w:val="18"/>
                  <w:lang w:val="en-CA"/>
                </w:rPr>
                <w:t>Ensure that the target implementation enforces the presence a 1D geometry for DrillingDetail::interval</w:t>
              </w:r>
            </w:ins>
          </w:p>
        </w:tc>
      </w:tr>
      <w:tr w:rsidR="00480BB6" w:rsidRPr="00DE63EA" w14:paraId="6A719823" w14:textId="77777777" w:rsidTr="0024128E">
        <w:trPr>
          <w:trHeight w:val="645"/>
          <w:ins w:id="75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ins w:id="75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88" w:author="Boisvert, Eric" w:date="2016-03-29T09:19:00Z"/>
                <w:rFonts w:ascii="Arial" w:eastAsia="MS Mincho" w:hAnsi="Arial" w:cs="Arial"/>
                <w:sz w:val="18"/>
                <w:szCs w:val="18"/>
              </w:rPr>
            </w:pPr>
            <w:ins w:id="758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590" w:author="Boisvert, Eric" w:date="2016-03-29T09:19:00Z"/>
                <w:rFonts w:ascii="Arial" w:eastAsia="MS Mincho" w:hAnsi="Arial" w:cs="Arial"/>
                <w:sz w:val="18"/>
                <w:szCs w:val="18"/>
              </w:rPr>
            </w:pPr>
            <w:ins w:id="7591" w:author="Boisvert, Eric" w:date="2016-03-29T09:19:00Z">
              <w:r>
                <w:rPr>
                  <w:rFonts w:ascii="Arial" w:hAnsi="Arial" w:cs="Arial"/>
                  <w:sz w:val="18"/>
                  <w:szCs w:val="18"/>
                  <w:lang w:val="en-CA"/>
                </w:rPr>
                <w:t>Visual inspection that the target implementation has a mechanism to ensure DrillingDetail::interval is a 1D geometry</w:t>
              </w:r>
            </w:ins>
          </w:p>
        </w:tc>
      </w:tr>
      <w:tr w:rsidR="00480BB6" w:rsidRPr="00DE63EA" w14:paraId="392C1124" w14:textId="77777777" w:rsidTr="0024128E">
        <w:trPr>
          <w:trHeight w:val="462"/>
          <w:ins w:id="75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ins w:id="75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594" w:author="Boisvert, Eric" w:date="2016-03-29T09:19:00Z"/>
                <w:rFonts w:ascii="Arial" w:eastAsia="MS Mincho" w:hAnsi="Arial" w:cs="Arial"/>
                <w:sz w:val="18"/>
                <w:szCs w:val="18"/>
              </w:rPr>
            </w:pPr>
            <w:ins w:id="759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596" w:author="Boisvert, Eric" w:date="2016-03-29T09:19:00Z"/>
                <w:rFonts w:cs="Arial"/>
                <w:szCs w:val="18"/>
                <w:lang w:eastAsia="en-US"/>
              </w:rPr>
            </w:pPr>
          </w:p>
        </w:tc>
      </w:tr>
      <w:tr w:rsidR="00480BB6" w:rsidRPr="00DE63EA" w14:paraId="6D1A3CED" w14:textId="77777777" w:rsidTr="0024128E">
        <w:trPr>
          <w:ins w:id="759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ins w:id="7598" w:author="Boisvert, Eric" w:date="2016-03-29T09:19:00Z"/>
                <w:rFonts w:cs="Arial"/>
                <w:b/>
                <w:szCs w:val="18"/>
              </w:rPr>
            </w:pPr>
            <w:ins w:id="759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00" w:author="Boisvert, Eric" w:date="2016-03-29T09:19:00Z"/>
                <w:rFonts w:cs="Arial"/>
                <w:szCs w:val="18"/>
                <w:lang w:val="en-US"/>
              </w:rPr>
            </w:pPr>
            <w:ins w:id="7601" w:author="Boisvert, Eric" w:date="2016-03-29T09:19:00Z">
              <w:r>
                <w:rPr>
                  <w:rFonts w:cs="Arial"/>
                  <w:szCs w:val="18"/>
                  <w:lang w:val="en-US"/>
                </w:rPr>
                <w:t>/conf/gsml4-borehole/</w:t>
              </w:r>
              <w:r w:rsidRPr="00476D59">
                <w:rPr>
                  <w:rStyle w:val="requri"/>
                  <w:lang w:val="en-CA"/>
                </w:rPr>
                <w:t>drill-interval-1D-CRS</w:t>
              </w:r>
            </w:ins>
          </w:p>
        </w:tc>
      </w:tr>
      <w:tr w:rsidR="00480BB6" w:rsidRPr="00DE63EA" w14:paraId="235C216E" w14:textId="77777777" w:rsidTr="0024128E">
        <w:trPr>
          <w:trHeight w:val="280"/>
          <w:ins w:id="760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ins w:id="760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4" w:author="Boisvert, Eric" w:date="2016-03-29T09:19:00Z"/>
                <w:rFonts w:ascii="Arial" w:eastAsia="MS Mincho" w:hAnsi="Arial" w:cs="Arial"/>
                <w:sz w:val="18"/>
                <w:szCs w:val="18"/>
              </w:rPr>
            </w:pPr>
            <w:ins w:id="760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06" w:author="Boisvert, Eric" w:date="2016-03-29T09:19:00Z"/>
                <w:rFonts w:ascii="Arial" w:eastAsia="MS Mincho" w:hAnsi="Arial" w:cs="Arial"/>
                <w:b/>
                <w:color w:val="0000FF"/>
                <w:sz w:val="18"/>
                <w:szCs w:val="18"/>
              </w:rPr>
            </w:pPr>
            <w:ins w:id="7607" w:author="Boisvert, Eric" w:date="2016-03-29T09:19:00Z">
              <w:r w:rsidRPr="00480BB6">
                <w:rPr>
                  <w:rFonts w:ascii="Arial" w:hAnsi="Arial" w:cs="Arial"/>
                  <w:sz w:val="18"/>
                  <w:szCs w:val="18"/>
                  <w:lang w:val="en-CA"/>
                  <w:rPrChange w:id="7608" w:author="Boisvert, Eric" w:date="2016-03-29T09:20:00Z">
                    <w:rPr>
                      <w:rFonts w:ascii="Arial" w:hAnsi="Arial" w:cs="Arial"/>
                      <w:sz w:val="18"/>
                      <w:szCs w:val="18"/>
                      <w:lang w:val="fr-CA"/>
                    </w:rPr>
                  </w:rPrChange>
                </w:rPr>
                <w:t>/req/gsml4-borehole/drill-interval-1D-CRS</w:t>
              </w:r>
            </w:ins>
          </w:p>
        </w:tc>
      </w:tr>
      <w:tr w:rsidR="00480BB6" w:rsidRPr="00DE63EA" w14:paraId="287BB229" w14:textId="77777777" w:rsidTr="0024128E">
        <w:trPr>
          <w:trHeight w:val="645"/>
          <w:ins w:id="76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ins w:id="76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1" w:author="Boisvert, Eric" w:date="2016-03-29T09:19:00Z"/>
                <w:rFonts w:ascii="Arial" w:eastAsia="MS Mincho" w:hAnsi="Arial" w:cs="Arial"/>
                <w:sz w:val="18"/>
                <w:szCs w:val="18"/>
              </w:rPr>
            </w:pPr>
            <w:ins w:id="761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13" w:author="Boisvert, Eric" w:date="2016-03-29T09:19:00Z"/>
                <w:rFonts w:cs="Arial"/>
                <w:b/>
                <w:color w:val="FF0000"/>
                <w:szCs w:val="18"/>
                <w:lang w:eastAsia="en-US"/>
              </w:rPr>
            </w:pPr>
            <w:ins w:id="7614" w:author="Boisvert, Eric" w:date="2016-03-29T09:19:00Z">
              <w:r>
                <w:rPr>
                  <w:rFonts w:cs="Arial"/>
                  <w:szCs w:val="18"/>
                  <w:lang w:val="en-CA"/>
                </w:rPr>
                <w:t>Ensure that the target implementation enforces DillingDetails::intervalEnd geometries CRS to be a valid vertical datum</w:t>
              </w:r>
            </w:ins>
          </w:p>
        </w:tc>
      </w:tr>
      <w:tr w:rsidR="00480BB6" w:rsidRPr="00DE63EA" w14:paraId="31C72B38" w14:textId="77777777" w:rsidTr="0024128E">
        <w:trPr>
          <w:trHeight w:val="645"/>
          <w:ins w:id="761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ins w:id="761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17" w:author="Boisvert, Eric" w:date="2016-03-29T09:19:00Z"/>
                <w:rFonts w:ascii="Arial" w:eastAsia="MS Mincho" w:hAnsi="Arial" w:cs="Arial"/>
                <w:sz w:val="18"/>
                <w:szCs w:val="18"/>
              </w:rPr>
            </w:pPr>
            <w:ins w:id="761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19" w:author="Boisvert, Eric" w:date="2016-03-29T09:19:00Z"/>
                <w:rFonts w:ascii="Arial" w:eastAsia="MS Mincho" w:hAnsi="Arial" w:cs="Arial"/>
                <w:sz w:val="18"/>
                <w:szCs w:val="18"/>
              </w:rPr>
            </w:pPr>
            <w:ins w:id="7620" w:author="Boisvert, Eric" w:date="2016-03-29T09:19:00Z">
              <w:r>
                <w:rPr>
                  <w:rFonts w:ascii="Arial" w:hAnsi="Arial" w:cs="Arial"/>
                  <w:sz w:val="18"/>
                  <w:szCs w:val="18"/>
                  <w:lang w:val="en-CA"/>
                </w:rPr>
                <w:t>Visual inspection that the target implementation has a mechanism to ensure that DillingDetails::intervalEnd datum is a valid vertical datum.</w:t>
              </w:r>
            </w:ins>
          </w:p>
        </w:tc>
      </w:tr>
      <w:tr w:rsidR="00480BB6" w:rsidRPr="00DE63EA" w14:paraId="01495DBE" w14:textId="77777777" w:rsidTr="0024128E">
        <w:trPr>
          <w:trHeight w:val="462"/>
          <w:ins w:id="76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ins w:id="76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23" w:author="Boisvert, Eric" w:date="2016-03-29T09:19:00Z"/>
                <w:rFonts w:ascii="Arial" w:eastAsia="MS Mincho" w:hAnsi="Arial" w:cs="Arial"/>
                <w:sz w:val="18"/>
                <w:szCs w:val="18"/>
              </w:rPr>
            </w:pPr>
            <w:ins w:id="762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5" w:author="Boisvert, Eric" w:date="2016-03-29T09:19:00Z"/>
                <w:rFonts w:cs="Arial"/>
                <w:szCs w:val="18"/>
                <w:lang w:eastAsia="en-US"/>
              </w:rPr>
            </w:pPr>
          </w:p>
        </w:tc>
      </w:tr>
      <w:tr w:rsidR="00480BB6" w:rsidRPr="00DE63EA" w14:paraId="2EC126B3" w14:textId="77777777" w:rsidTr="0024128E">
        <w:trPr>
          <w:ins w:id="762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ins w:id="7627" w:author="Boisvert, Eric" w:date="2016-03-29T09:19:00Z"/>
                <w:rFonts w:cs="Arial"/>
                <w:b/>
                <w:szCs w:val="18"/>
              </w:rPr>
            </w:pPr>
            <w:ins w:id="762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29" w:author="Boisvert, Eric" w:date="2016-03-29T09:19:00Z"/>
                <w:rFonts w:cs="Arial"/>
                <w:szCs w:val="18"/>
                <w:lang w:val="en-US"/>
              </w:rPr>
            </w:pPr>
            <w:ins w:id="7630" w:author="Boisvert, Eric" w:date="2016-03-29T09:19:00Z">
              <w:r>
                <w:rPr>
                  <w:rFonts w:cs="Arial"/>
                  <w:szCs w:val="18"/>
                  <w:lang w:val="en-US"/>
                </w:rPr>
                <w:t>/conf/gsml4-borehole/</w:t>
              </w:r>
              <w:r w:rsidRPr="004D5D3A">
                <w:rPr>
                  <w:rStyle w:val="requri"/>
                  <w:lang w:val="en-CA"/>
                </w:rPr>
                <w:t>value-intervalBegin</w:t>
              </w:r>
            </w:ins>
          </w:p>
        </w:tc>
      </w:tr>
      <w:tr w:rsidR="00480BB6" w:rsidRPr="00DE63EA" w14:paraId="5C531AC4" w14:textId="77777777" w:rsidTr="0024128E">
        <w:trPr>
          <w:trHeight w:val="280"/>
          <w:ins w:id="76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ins w:id="76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3" w:author="Boisvert, Eric" w:date="2016-03-29T09:19:00Z"/>
                <w:rFonts w:ascii="Arial" w:eastAsia="MS Mincho" w:hAnsi="Arial" w:cs="Arial"/>
                <w:sz w:val="18"/>
                <w:szCs w:val="18"/>
              </w:rPr>
            </w:pPr>
            <w:ins w:id="763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35" w:author="Boisvert, Eric" w:date="2016-03-29T09:19:00Z"/>
                <w:rFonts w:ascii="Arial" w:eastAsia="MS Mincho" w:hAnsi="Arial" w:cs="Arial"/>
                <w:b/>
                <w:color w:val="0000FF"/>
                <w:sz w:val="18"/>
                <w:szCs w:val="18"/>
              </w:rPr>
            </w:pPr>
            <w:ins w:id="7636" w:author="Boisvert, Eric" w:date="2016-03-29T09:19:00Z">
              <w:r w:rsidRPr="00480BB6">
                <w:rPr>
                  <w:rFonts w:ascii="Arial" w:hAnsi="Arial" w:cs="Arial"/>
                  <w:sz w:val="18"/>
                  <w:szCs w:val="18"/>
                  <w:lang w:val="en-CA"/>
                  <w:rPrChange w:id="7637" w:author="Boisvert, Eric" w:date="2016-03-29T09:20:00Z">
                    <w:rPr>
                      <w:rFonts w:ascii="Arial" w:hAnsi="Arial" w:cs="Arial"/>
                      <w:sz w:val="18"/>
                      <w:szCs w:val="18"/>
                      <w:lang w:val="fr-CA"/>
                    </w:rPr>
                  </w:rPrChange>
                </w:rPr>
                <w:t>/req/gsml4-borehole/</w:t>
              </w:r>
              <w:r>
                <w:t xml:space="preserve"> </w:t>
              </w:r>
              <w:r w:rsidRPr="00480BB6">
                <w:rPr>
                  <w:rFonts w:ascii="Arial" w:hAnsi="Arial" w:cs="Arial"/>
                  <w:sz w:val="18"/>
                  <w:szCs w:val="18"/>
                  <w:lang w:val="en-CA"/>
                  <w:rPrChange w:id="7638" w:author="Boisvert, Eric" w:date="2016-03-29T09:20:00Z">
                    <w:rPr>
                      <w:rFonts w:ascii="Arial" w:hAnsi="Arial" w:cs="Arial"/>
                      <w:sz w:val="18"/>
                      <w:szCs w:val="18"/>
                      <w:lang w:val="fr-CA"/>
                    </w:rPr>
                  </w:rPrChange>
                </w:rPr>
                <w:t>value-intervalBegin</w:t>
              </w:r>
            </w:ins>
          </w:p>
        </w:tc>
      </w:tr>
      <w:tr w:rsidR="00480BB6" w:rsidRPr="00DE63EA" w14:paraId="6BFCD79F" w14:textId="77777777" w:rsidTr="0024128E">
        <w:trPr>
          <w:trHeight w:val="645"/>
          <w:ins w:id="76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ins w:id="76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1" w:author="Boisvert, Eric" w:date="2016-03-29T09:19:00Z"/>
                <w:rFonts w:ascii="Arial" w:eastAsia="MS Mincho" w:hAnsi="Arial" w:cs="Arial"/>
                <w:sz w:val="18"/>
                <w:szCs w:val="18"/>
              </w:rPr>
            </w:pPr>
            <w:ins w:id="764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43" w:author="Boisvert, Eric" w:date="2016-03-29T09:19:00Z"/>
                <w:rFonts w:cs="Arial"/>
                <w:b/>
                <w:color w:val="FF0000"/>
                <w:szCs w:val="18"/>
                <w:lang w:eastAsia="en-US"/>
              </w:rPr>
            </w:pPr>
            <w:ins w:id="7644" w:author="Boisvert, Eric" w:date="2016-03-29T09:19:00Z">
              <w:r>
                <w:rPr>
                  <w:rFonts w:cs="Arial"/>
                  <w:szCs w:val="18"/>
                  <w:lang w:val="en-CA"/>
                </w:rPr>
                <w:t>Ensure that the target implementation enforces the DillingDetails::intervalBegin value is less or equal to DillingDetails::intervalEnd</w:t>
              </w:r>
            </w:ins>
          </w:p>
        </w:tc>
      </w:tr>
      <w:tr w:rsidR="00480BB6" w:rsidRPr="00DE63EA" w14:paraId="6D949B1F" w14:textId="77777777" w:rsidTr="0024128E">
        <w:trPr>
          <w:trHeight w:val="645"/>
          <w:ins w:id="76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ins w:id="76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47" w:author="Boisvert, Eric" w:date="2016-03-29T09:19:00Z"/>
                <w:rFonts w:ascii="Arial" w:eastAsia="MS Mincho" w:hAnsi="Arial" w:cs="Arial"/>
                <w:sz w:val="18"/>
                <w:szCs w:val="18"/>
              </w:rPr>
            </w:pPr>
            <w:ins w:id="76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49" w:author="Boisvert, Eric" w:date="2016-03-29T09:19:00Z"/>
                <w:rFonts w:ascii="Arial" w:eastAsia="MS Mincho" w:hAnsi="Arial" w:cs="Arial"/>
                <w:sz w:val="18"/>
                <w:szCs w:val="18"/>
              </w:rPr>
            </w:pPr>
            <w:ins w:id="7650" w:author="Boisvert, Eric" w:date="2016-03-29T09:19:00Z">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ins>
          </w:p>
        </w:tc>
      </w:tr>
      <w:tr w:rsidR="00480BB6" w:rsidRPr="00DE63EA" w14:paraId="4BCEFB11" w14:textId="77777777" w:rsidTr="0024128E">
        <w:trPr>
          <w:trHeight w:val="462"/>
          <w:ins w:id="765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ins w:id="765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53" w:author="Boisvert, Eric" w:date="2016-03-29T09:19:00Z"/>
                <w:rFonts w:ascii="Arial" w:eastAsia="MS Mincho" w:hAnsi="Arial" w:cs="Arial"/>
                <w:sz w:val="18"/>
                <w:szCs w:val="18"/>
              </w:rPr>
            </w:pPr>
            <w:ins w:id="765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5" w:author="Boisvert, Eric" w:date="2016-03-29T09:19:00Z"/>
                <w:rFonts w:cs="Arial"/>
                <w:szCs w:val="18"/>
                <w:lang w:eastAsia="en-US"/>
              </w:rPr>
            </w:pPr>
          </w:p>
        </w:tc>
      </w:tr>
      <w:tr w:rsidR="00480BB6" w:rsidRPr="00DE63EA" w14:paraId="07B8259B" w14:textId="77777777" w:rsidTr="0024128E">
        <w:trPr>
          <w:ins w:id="765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ins w:id="7657" w:author="Boisvert, Eric" w:date="2016-03-29T09:19:00Z"/>
                <w:rFonts w:cs="Arial"/>
                <w:b/>
                <w:szCs w:val="18"/>
              </w:rPr>
            </w:pPr>
            <w:ins w:id="765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59" w:author="Boisvert, Eric" w:date="2016-03-29T09:19:00Z"/>
                <w:rFonts w:cs="Arial"/>
                <w:szCs w:val="18"/>
                <w:lang w:val="en-US"/>
              </w:rPr>
            </w:pPr>
            <w:ins w:id="7660" w:author="Boisvert, Eric" w:date="2016-03-29T09:19:00Z">
              <w:r>
                <w:rPr>
                  <w:rFonts w:cs="Arial"/>
                  <w:szCs w:val="18"/>
                  <w:lang w:val="en-US"/>
                </w:rPr>
                <w:t>/conf/gsml4-borehole/</w:t>
              </w:r>
              <w:r w:rsidRPr="004D5D3A">
                <w:rPr>
                  <w:rStyle w:val="requri"/>
                  <w:lang w:val="en-CA"/>
                </w:rPr>
                <w:t>value-mappedIntervalBegin</w:t>
              </w:r>
            </w:ins>
          </w:p>
        </w:tc>
      </w:tr>
      <w:tr w:rsidR="00480BB6" w:rsidRPr="00DE63EA" w14:paraId="30699B13" w14:textId="77777777" w:rsidTr="0024128E">
        <w:trPr>
          <w:trHeight w:val="280"/>
          <w:ins w:id="76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ins w:id="76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3" w:author="Boisvert, Eric" w:date="2016-03-29T09:19:00Z"/>
                <w:rFonts w:ascii="Arial" w:eastAsia="MS Mincho" w:hAnsi="Arial" w:cs="Arial"/>
                <w:sz w:val="18"/>
                <w:szCs w:val="18"/>
              </w:rPr>
            </w:pPr>
            <w:ins w:id="766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65" w:author="Boisvert, Eric" w:date="2016-03-29T09:19:00Z"/>
                <w:rFonts w:ascii="Arial" w:eastAsia="MS Mincho" w:hAnsi="Arial" w:cs="Arial"/>
                <w:b/>
                <w:color w:val="0000FF"/>
                <w:sz w:val="18"/>
                <w:szCs w:val="18"/>
              </w:rPr>
            </w:pPr>
            <w:ins w:id="7666" w:author="Boisvert, Eric" w:date="2016-03-29T09:19:00Z">
              <w:r w:rsidRPr="00480BB6">
                <w:rPr>
                  <w:rFonts w:ascii="Arial" w:hAnsi="Arial" w:cs="Arial"/>
                  <w:sz w:val="18"/>
                  <w:szCs w:val="18"/>
                  <w:lang w:val="en-CA"/>
                  <w:rPrChange w:id="7667" w:author="Boisvert, Eric" w:date="2016-03-29T09:20:00Z">
                    <w:rPr>
                      <w:rFonts w:ascii="Arial" w:hAnsi="Arial" w:cs="Arial"/>
                      <w:sz w:val="18"/>
                      <w:szCs w:val="18"/>
                      <w:lang w:val="fr-CA"/>
                    </w:rPr>
                  </w:rPrChange>
                </w:rPr>
                <w:t>/req/gsml4-borehole/value-mappedIntervalBegin</w:t>
              </w:r>
            </w:ins>
          </w:p>
        </w:tc>
      </w:tr>
      <w:tr w:rsidR="00480BB6" w:rsidRPr="00DE63EA" w14:paraId="283882E5" w14:textId="77777777" w:rsidTr="0024128E">
        <w:trPr>
          <w:trHeight w:val="645"/>
          <w:ins w:id="766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ins w:id="766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0" w:author="Boisvert, Eric" w:date="2016-03-29T09:19:00Z"/>
                <w:rFonts w:ascii="Arial" w:eastAsia="MS Mincho" w:hAnsi="Arial" w:cs="Arial"/>
                <w:sz w:val="18"/>
                <w:szCs w:val="18"/>
              </w:rPr>
            </w:pPr>
            <w:ins w:id="767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72" w:author="Boisvert, Eric" w:date="2016-03-29T09:19:00Z"/>
                <w:rFonts w:cs="Arial"/>
                <w:b/>
                <w:color w:val="FF0000"/>
                <w:szCs w:val="18"/>
                <w:lang w:eastAsia="en-US"/>
              </w:rPr>
            </w:pPr>
            <w:ins w:id="7673" w:author="Boisvert, Eric" w:date="2016-03-29T09:19:00Z">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ins>
          </w:p>
        </w:tc>
      </w:tr>
      <w:tr w:rsidR="00480BB6" w:rsidRPr="00DE63EA" w14:paraId="1D7389BC" w14:textId="77777777" w:rsidTr="0024128E">
        <w:trPr>
          <w:trHeight w:val="645"/>
          <w:ins w:id="767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ins w:id="767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76" w:author="Boisvert, Eric" w:date="2016-03-29T09:19:00Z"/>
                <w:rFonts w:ascii="Arial" w:eastAsia="MS Mincho" w:hAnsi="Arial" w:cs="Arial"/>
                <w:sz w:val="18"/>
                <w:szCs w:val="18"/>
              </w:rPr>
            </w:pPr>
            <w:ins w:id="767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678" w:author="Boisvert, Eric" w:date="2016-03-29T09:19:00Z"/>
                <w:rFonts w:ascii="Arial" w:eastAsia="MS Mincho" w:hAnsi="Arial" w:cs="Arial"/>
                <w:sz w:val="18"/>
                <w:szCs w:val="18"/>
              </w:rPr>
            </w:pPr>
            <w:ins w:id="7679" w:author="Boisvert, Eric" w:date="2016-03-29T09:19:00Z">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ins>
          </w:p>
        </w:tc>
      </w:tr>
      <w:tr w:rsidR="00480BB6" w:rsidRPr="00DE63EA" w14:paraId="1DA80184" w14:textId="77777777" w:rsidTr="0024128E">
        <w:trPr>
          <w:trHeight w:val="462"/>
          <w:ins w:id="76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ins w:id="76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82" w:author="Boisvert, Eric" w:date="2016-03-29T09:19:00Z"/>
                <w:rFonts w:ascii="Arial" w:eastAsia="MS Mincho" w:hAnsi="Arial" w:cs="Arial"/>
                <w:sz w:val="18"/>
                <w:szCs w:val="18"/>
              </w:rPr>
            </w:pPr>
            <w:ins w:id="768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4" w:author="Boisvert, Eric" w:date="2016-03-29T09:19:00Z"/>
                <w:rFonts w:cs="Arial"/>
                <w:szCs w:val="18"/>
                <w:lang w:eastAsia="en-US"/>
              </w:rPr>
            </w:pPr>
          </w:p>
        </w:tc>
      </w:tr>
      <w:tr w:rsidR="00480BB6" w:rsidRPr="00DE63EA" w14:paraId="3E3838F7" w14:textId="77777777" w:rsidTr="0024128E">
        <w:trPr>
          <w:ins w:id="768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ins w:id="7686" w:author="Boisvert, Eric" w:date="2016-03-29T09:19:00Z"/>
                <w:rFonts w:cs="Arial"/>
                <w:b/>
                <w:szCs w:val="18"/>
              </w:rPr>
            </w:pPr>
            <w:ins w:id="768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688" w:author="Boisvert, Eric" w:date="2016-03-29T09:19:00Z"/>
                <w:rFonts w:cs="Arial"/>
                <w:szCs w:val="18"/>
                <w:lang w:val="en-US"/>
              </w:rPr>
            </w:pPr>
            <w:ins w:id="7689" w:author="Boisvert, Eric" w:date="2016-03-29T09:19:00Z">
              <w:r>
                <w:rPr>
                  <w:rFonts w:cs="Arial"/>
                  <w:szCs w:val="18"/>
                  <w:lang w:val="en-US"/>
                </w:rPr>
                <w:t>/conf/gsml4-borehole/</w:t>
              </w:r>
              <w:r w:rsidRPr="00946AEC">
                <w:rPr>
                  <w:rStyle w:val="requri"/>
                  <w:lang w:val="en-CA"/>
                </w:rPr>
                <w:t>interval-1D</w:t>
              </w:r>
            </w:ins>
          </w:p>
        </w:tc>
      </w:tr>
      <w:tr w:rsidR="00480BB6" w:rsidRPr="00DE63EA" w14:paraId="07A36530" w14:textId="77777777" w:rsidTr="0024128E">
        <w:trPr>
          <w:trHeight w:val="280"/>
          <w:ins w:id="76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ins w:id="76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2" w:author="Boisvert, Eric" w:date="2016-03-29T09:19:00Z"/>
                <w:rFonts w:ascii="Arial" w:eastAsia="MS Mincho" w:hAnsi="Arial" w:cs="Arial"/>
                <w:sz w:val="18"/>
                <w:szCs w:val="18"/>
              </w:rPr>
            </w:pPr>
            <w:ins w:id="76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4" w:author="Boisvert, Eric" w:date="2016-03-29T09:19:00Z"/>
                <w:rFonts w:ascii="Arial" w:eastAsia="MS Mincho" w:hAnsi="Arial" w:cs="Arial"/>
                <w:b/>
                <w:color w:val="0000FF"/>
                <w:sz w:val="18"/>
                <w:szCs w:val="18"/>
              </w:rPr>
            </w:pPr>
            <w:ins w:id="7695" w:author="Boisvert, Eric" w:date="2016-03-29T09:19:00Z">
              <w:r w:rsidRPr="00480BB6">
                <w:rPr>
                  <w:rFonts w:ascii="Arial" w:hAnsi="Arial" w:cs="Arial"/>
                  <w:sz w:val="18"/>
                  <w:szCs w:val="18"/>
                  <w:lang w:val="en-CA"/>
                  <w:rPrChange w:id="7696" w:author="Boisvert, Eric" w:date="2016-03-29T09:20:00Z">
                    <w:rPr>
                      <w:rFonts w:ascii="Arial" w:hAnsi="Arial" w:cs="Arial"/>
                      <w:sz w:val="18"/>
                      <w:szCs w:val="18"/>
                      <w:lang w:val="fr-CA"/>
                    </w:rPr>
                  </w:rPrChange>
                </w:rPr>
                <w:t>/req/gsml4-borehole/interval-1D</w:t>
              </w:r>
            </w:ins>
          </w:p>
        </w:tc>
      </w:tr>
      <w:tr w:rsidR="00480BB6" w:rsidRPr="00DE63EA" w14:paraId="1EA97861" w14:textId="77777777" w:rsidTr="0024128E">
        <w:trPr>
          <w:trHeight w:val="645"/>
          <w:ins w:id="76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ins w:id="76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699" w:author="Boisvert, Eric" w:date="2016-03-29T09:19:00Z"/>
                <w:rFonts w:ascii="Arial" w:eastAsia="MS Mincho" w:hAnsi="Arial" w:cs="Arial"/>
                <w:sz w:val="18"/>
                <w:szCs w:val="18"/>
              </w:rPr>
            </w:pPr>
            <w:ins w:id="77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01" w:author="Boisvert, Eric" w:date="2016-03-29T09:19:00Z"/>
                <w:rFonts w:cs="Arial"/>
                <w:b/>
                <w:color w:val="FF0000"/>
                <w:szCs w:val="18"/>
                <w:lang w:eastAsia="en-US"/>
              </w:rPr>
            </w:pPr>
            <w:ins w:id="7702" w:author="Boisvert, Eric" w:date="2016-03-29T09:19:00Z">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ins>
          </w:p>
        </w:tc>
      </w:tr>
      <w:tr w:rsidR="00480BB6" w:rsidRPr="00DE63EA" w14:paraId="6E14A909" w14:textId="77777777" w:rsidTr="0024128E">
        <w:trPr>
          <w:trHeight w:val="645"/>
          <w:ins w:id="77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ins w:id="77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05" w:author="Boisvert, Eric" w:date="2016-03-29T09:19:00Z"/>
                <w:rFonts w:ascii="Arial" w:eastAsia="MS Mincho" w:hAnsi="Arial" w:cs="Arial"/>
                <w:sz w:val="18"/>
                <w:szCs w:val="18"/>
              </w:rPr>
            </w:pPr>
            <w:ins w:id="77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07" w:author="Boisvert, Eric" w:date="2016-03-29T09:19:00Z"/>
                <w:rFonts w:ascii="Arial" w:eastAsia="MS Mincho" w:hAnsi="Arial" w:cs="Arial"/>
                <w:sz w:val="18"/>
                <w:szCs w:val="18"/>
              </w:rPr>
            </w:pPr>
            <w:ins w:id="7708" w:author="Boisvert, Eric" w:date="2016-03-29T09:19:00Z">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ins>
          </w:p>
        </w:tc>
      </w:tr>
      <w:tr w:rsidR="00480BB6" w:rsidRPr="00DE63EA" w14:paraId="2906E5C8" w14:textId="77777777" w:rsidTr="0024128E">
        <w:trPr>
          <w:trHeight w:val="462"/>
          <w:ins w:id="77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ins w:id="77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11" w:author="Boisvert, Eric" w:date="2016-03-29T09:19:00Z"/>
                <w:rFonts w:ascii="Arial" w:eastAsia="MS Mincho" w:hAnsi="Arial" w:cs="Arial"/>
                <w:sz w:val="18"/>
                <w:szCs w:val="18"/>
              </w:rPr>
            </w:pPr>
            <w:ins w:id="77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3" w:author="Boisvert, Eric" w:date="2016-03-29T09:19:00Z"/>
                <w:rFonts w:cs="Arial"/>
                <w:szCs w:val="18"/>
                <w:lang w:eastAsia="en-US"/>
              </w:rPr>
            </w:pPr>
          </w:p>
        </w:tc>
      </w:tr>
      <w:tr w:rsidR="00480BB6" w:rsidRPr="00DE63EA" w14:paraId="236B0429" w14:textId="77777777" w:rsidTr="0024128E">
        <w:trPr>
          <w:ins w:id="77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ins w:id="7715" w:author="Boisvert, Eric" w:date="2016-03-29T09:19:00Z"/>
                <w:rFonts w:cs="Arial"/>
                <w:b/>
                <w:szCs w:val="18"/>
              </w:rPr>
            </w:pPr>
            <w:ins w:id="77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17" w:author="Boisvert, Eric" w:date="2016-03-29T09:19:00Z"/>
                <w:rFonts w:cs="Arial"/>
                <w:szCs w:val="18"/>
                <w:lang w:val="en-US"/>
              </w:rPr>
            </w:pPr>
            <w:ins w:id="7718" w:author="Boisvert, Eric" w:date="2016-03-29T09:19:00Z">
              <w:r>
                <w:rPr>
                  <w:rFonts w:cs="Arial"/>
                  <w:szCs w:val="18"/>
                  <w:lang w:val="en-US"/>
                </w:rPr>
                <w:t>/conf/gsml4-borehole/</w:t>
              </w:r>
              <w:r w:rsidRPr="00781C9E">
                <w:rPr>
                  <w:rStyle w:val="requri"/>
                  <w:lang w:val="en-CA"/>
                </w:rPr>
                <w:t>interval-1D-SRS</w:t>
              </w:r>
            </w:ins>
          </w:p>
        </w:tc>
      </w:tr>
      <w:tr w:rsidR="00480BB6" w:rsidRPr="00DE63EA" w14:paraId="1CBD3401" w14:textId="77777777" w:rsidTr="0024128E">
        <w:trPr>
          <w:trHeight w:val="280"/>
          <w:ins w:id="77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ins w:id="77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1" w:author="Boisvert, Eric" w:date="2016-03-29T09:19:00Z"/>
                <w:rFonts w:ascii="Arial" w:eastAsia="MS Mincho" w:hAnsi="Arial" w:cs="Arial"/>
                <w:sz w:val="18"/>
                <w:szCs w:val="18"/>
              </w:rPr>
            </w:pPr>
            <w:ins w:id="77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3" w:author="Boisvert, Eric" w:date="2016-03-29T09:19:00Z"/>
                <w:rFonts w:ascii="Arial" w:eastAsia="MS Mincho" w:hAnsi="Arial" w:cs="Arial"/>
                <w:b/>
                <w:color w:val="0000FF"/>
                <w:sz w:val="18"/>
                <w:szCs w:val="18"/>
              </w:rPr>
            </w:pPr>
            <w:ins w:id="7724" w:author="Boisvert, Eric" w:date="2016-03-29T09:19:00Z">
              <w:r w:rsidRPr="00480BB6">
                <w:rPr>
                  <w:rFonts w:ascii="Arial" w:hAnsi="Arial" w:cs="Arial"/>
                  <w:sz w:val="18"/>
                  <w:szCs w:val="18"/>
                  <w:lang w:val="en-CA"/>
                  <w:rPrChange w:id="7725" w:author="Boisvert, Eric" w:date="2016-03-29T09:20:00Z">
                    <w:rPr>
                      <w:rFonts w:ascii="Arial" w:hAnsi="Arial" w:cs="Arial"/>
                      <w:sz w:val="18"/>
                      <w:szCs w:val="18"/>
                      <w:lang w:val="fr-CA"/>
                    </w:rPr>
                  </w:rPrChange>
                </w:rPr>
                <w:t>/req/gsml4-borehole/interval-1D-SRS</w:t>
              </w:r>
            </w:ins>
          </w:p>
        </w:tc>
      </w:tr>
      <w:tr w:rsidR="00480BB6" w:rsidRPr="00DE63EA" w14:paraId="3F310AD4" w14:textId="77777777" w:rsidTr="0024128E">
        <w:trPr>
          <w:trHeight w:val="645"/>
          <w:ins w:id="77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ins w:id="77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28" w:author="Boisvert, Eric" w:date="2016-03-29T09:19:00Z"/>
                <w:rFonts w:ascii="Arial" w:eastAsia="MS Mincho" w:hAnsi="Arial" w:cs="Arial"/>
                <w:sz w:val="18"/>
                <w:szCs w:val="18"/>
              </w:rPr>
            </w:pPr>
            <w:ins w:id="77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30" w:author="Boisvert, Eric" w:date="2016-03-29T09:19:00Z"/>
                <w:rFonts w:cs="Arial"/>
                <w:b/>
                <w:color w:val="FF0000"/>
                <w:szCs w:val="18"/>
                <w:lang w:eastAsia="en-US"/>
              </w:rPr>
            </w:pPr>
            <w:ins w:id="7731" w:author="Boisvert, Eric" w:date="2016-03-29T09:19:00Z">
              <w:r w:rsidRPr="00946AEC">
                <w:rPr>
                  <w:rFonts w:cs="Arial"/>
                  <w:szCs w:val="18"/>
                  <w:lang w:val="en-CA"/>
                </w:rPr>
                <w:t xml:space="preserve">Ensure that the target implementation </w:t>
              </w:r>
              <w:r>
                <w:rPr>
                  <w:rFonts w:cs="Arial"/>
                  <w:szCs w:val="18"/>
                  <w:lang w:val="en-CA"/>
                </w:rPr>
                <w:t>constrain the CRS to a relevant vertical datum</w:t>
              </w:r>
            </w:ins>
          </w:p>
        </w:tc>
      </w:tr>
      <w:tr w:rsidR="00480BB6" w:rsidRPr="00DE63EA" w14:paraId="1D31DA47" w14:textId="77777777" w:rsidTr="0024128E">
        <w:trPr>
          <w:trHeight w:val="645"/>
          <w:ins w:id="77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ins w:id="773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34" w:author="Boisvert, Eric" w:date="2016-03-29T09:19:00Z"/>
                <w:rFonts w:ascii="Arial" w:eastAsia="MS Mincho" w:hAnsi="Arial" w:cs="Arial"/>
                <w:sz w:val="18"/>
                <w:szCs w:val="18"/>
              </w:rPr>
            </w:pPr>
            <w:ins w:id="773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36" w:author="Boisvert, Eric" w:date="2016-03-29T09:19:00Z"/>
                <w:rFonts w:ascii="Arial" w:eastAsia="MS Mincho" w:hAnsi="Arial" w:cs="Arial"/>
                <w:sz w:val="18"/>
                <w:szCs w:val="18"/>
              </w:rPr>
            </w:pPr>
            <w:ins w:id="7737"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ins>
          </w:p>
        </w:tc>
      </w:tr>
      <w:tr w:rsidR="00480BB6" w:rsidRPr="00DE63EA" w14:paraId="2375759A" w14:textId="77777777" w:rsidTr="0024128E">
        <w:trPr>
          <w:trHeight w:val="462"/>
          <w:ins w:id="77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ins w:id="77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40" w:author="Boisvert, Eric" w:date="2016-03-29T09:19:00Z"/>
                <w:rFonts w:ascii="Arial" w:eastAsia="MS Mincho" w:hAnsi="Arial" w:cs="Arial"/>
                <w:sz w:val="18"/>
                <w:szCs w:val="18"/>
              </w:rPr>
            </w:pPr>
            <w:ins w:id="774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2" w:author="Boisvert, Eric" w:date="2016-03-29T09:19:00Z"/>
                <w:rFonts w:cs="Arial"/>
                <w:szCs w:val="18"/>
                <w:lang w:eastAsia="en-US"/>
              </w:rPr>
            </w:pPr>
          </w:p>
        </w:tc>
      </w:tr>
      <w:tr w:rsidR="00480BB6" w:rsidRPr="00DE63EA" w14:paraId="09AE02C5" w14:textId="77777777" w:rsidTr="0024128E">
        <w:trPr>
          <w:ins w:id="774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ins w:id="7744" w:author="Boisvert, Eric" w:date="2016-03-29T09:19:00Z"/>
                <w:rFonts w:cs="Arial"/>
                <w:b/>
                <w:szCs w:val="18"/>
              </w:rPr>
            </w:pPr>
            <w:ins w:id="774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46" w:author="Boisvert, Eric" w:date="2016-03-29T09:19:00Z"/>
                <w:rFonts w:cs="Arial"/>
                <w:szCs w:val="18"/>
                <w:lang w:val="en-US"/>
              </w:rPr>
            </w:pPr>
            <w:ins w:id="7747" w:author="Boisvert, Eric" w:date="2016-03-29T09:19:00Z">
              <w:r>
                <w:rPr>
                  <w:rFonts w:cs="Arial"/>
                  <w:szCs w:val="18"/>
                  <w:lang w:val="en-US"/>
                </w:rPr>
                <w:t>/conf/gsml4-borehole/</w:t>
              </w:r>
              <w:r w:rsidRPr="00781C9E">
                <w:rPr>
                  <w:rStyle w:val="requri"/>
                  <w:lang w:val="en-CA"/>
                </w:rPr>
                <w:t>borehole-position-null</w:t>
              </w:r>
            </w:ins>
          </w:p>
        </w:tc>
      </w:tr>
      <w:tr w:rsidR="00480BB6" w:rsidRPr="00DE63EA" w14:paraId="6866391E" w14:textId="77777777" w:rsidTr="0024128E">
        <w:trPr>
          <w:trHeight w:val="280"/>
          <w:ins w:id="77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ins w:id="77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0" w:author="Boisvert, Eric" w:date="2016-03-29T09:19:00Z"/>
                <w:rFonts w:ascii="Arial" w:eastAsia="MS Mincho" w:hAnsi="Arial" w:cs="Arial"/>
                <w:sz w:val="18"/>
                <w:szCs w:val="18"/>
              </w:rPr>
            </w:pPr>
            <w:ins w:id="775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2" w:author="Boisvert, Eric" w:date="2016-03-29T09:19:00Z"/>
                <w:rFonts w:ascii="Arial" w:eastAsia="MS Mincho" w:hAnsi="Arial" w:cs="Arial"/>
                <w:b/>
                <w:color w:val="0000FF"/>
                <w:sz w:val="18"/>
                <w:szCs w:val="18"/>
              </w:rPr>
            </w:pPr>
            <w:ins w:id="7753" w:author="Boisvert, Eric" w:date="2016-03-29T09:19:00Z">
              <w:r w:rsidRPr="00480BB6">
                <w:rPr>
                  <w:rFonts w:ascii="Arial" w:hAnsi="Arial" w:cs="Arial"/>
                  <w:sz w:val="18"/>
                  <w:szCs w:val="18"/>
                  <w:lang w:val="en-CA"/>
                  <w:rPrChange w:id="7754" w:author="Boisvert, Eric" w:date="2016-03-29T09:20:00Z">
                    <w:rPr>
                      <w:rFonts w:ascii="Arial" w:hAnsi="Arial" w:cs="Arial"/>
                      <w:sz w:val="18"/>
                      <w:szCs w:val="18"/>
                      <w:lang w:val="fr-CA"/>
                    </w:rPr>
                  </w:rPrChange>
                </w:rPr>
                <w:t>/req/gsml4-borehole/borehole-position-null</w:t>
              </w:r>
            </w:ins>
          </w:p>
        </w:tc>
      </w:tr>
      <w:tr w:rsidR="00480BB6" w:rsidRPr="00DE63EA" w14:paraId="2B794C0E" w14:textId="77777777" w:rsidTr="0024128E">
        <w:trPr>
          <w:trHeight w:val="645"/>
          <w:ins w:id="77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ins w:id="77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57" w:author="Boisvert, Eric" w:date="2016-03-29T09:19:00Z"/>
                <w:rFonts w:ascii="Arial" w:eastAsia="MS Mincho" w:hAnsi="Arial" w:cs="Arial"/>
                <w:sz w:val="18"/>
                <w:szCs w:val="18"/>
              </w:rPr>
            </w:pPr>
            <w:ins w:id="77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59" w:author="Boisvert, Eric" w:date="2016-03-29T09:19:00Z"/>
                <w:rFonts w:cs="Arial"/>
                <w:b/>
                <w:color w:val="FF0000"/>
                <w:szCs w:val="18"/>
                <w:lang w:eastAsia="en-US"/>
              </w:rPr>
            </w:pPr>
            <w:ins w:id="7760" w:author="Boisvert, Eric" w:date="2016-03-29T09:19:00Z">
              <w:r w:rsidRPr="00946AEC">
                <w:rPr>
                  <w:rFonts w:cs="Arial"/>
                  <w:szCs w:val="18"/>
                  <w:lang w:val="en-CA"/>
                </w:rPr>
                <w:t xml:space="preserve">Ensure that the target implementation </w:t>
              </w:r>
              <w:r>
                <w:rPr>
                  <w:rFonts w:cs="Arial"/>
                  <w:szCs w:val="18"/>
                  <w:lang w:val="en-CA"/>
                </w:rPr>
                <w:t>enforce a OGC nil when there are no GM_Point available</w:t>
              </w:r>
            </w:ins>
          </w:p>
        </w:tc>
      </w:tr>
      <w:tr w:rsidR="00480BB6" w:rsidRPr="00DE63EA" w14:paraId="6E54AAF2" w14:textId="77777777" w:rsidTr="0024128E">
        <w:trPr>
          <w:trHeight w:val="645"/>
          <w:ins w:id="77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ins w:id="77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3" w:author="Boisvert, Eric" w:date="2016-03-29T09:19:00Z"/>
                <w:rFonts w:ascii="Arial" w:eastAsia="MS Mincho" w:hAnsi="Arial" w:cs="Arial"/>
                <w:sz w:val="18"/>
                <w:szCs w:val="18"/>
              </w:rPr>
            </w:pPr>
            <w:ins w:id="776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65" w:author="Boisvert, Eric" w:date="2016-03-29T09:19:00Z"/>
                <w:rFonts w:ascii="Arial" w:eastAsia="MS Mincho" w:hAnsi="Arial" w:cs="Arial"/>
                <w:sz w:val="18"/>
                <w:szCs w:val="18"/>
              </w:rPr>
            </w:pPr>
            <w:ins w:id="7766"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ins>
          </w:p>
        </w:tc>
      </w:tr>
      <w:tr w:rsidR="00480BB6" w:rsidRPr="00DE63EA" w14:paraId="1FA8EB1F" w14:textId="77777777" w:rsidTr="0024128E">
        <w:trPr>
          <w:trHeight w:val="462"/>
          <w:ins w:id="77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ins w:id="77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69" w:author="Boisvert, Eric" w:date="2016-03-29T09:19:00Z"/>
                <w:rFonts w:ascii="Arial" w:eastAsia="MS Mincho" w:hAnsi="Arial" w:cs="Arial"/>
                <w:sz w:val="18"/>
                <w:szCs w:val="18"/>
              </w:rPr>
            </w:pPr>
            <w:ins w:id="777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1" w:author="Boisvert, Eric" w:date="2016-03-29T09:19:00Z"/>
                <w:rFonts w:cs="Arial"/>
                <w:szCs w:val="18"/>
                <w:lang w:eastAsia="en-US"/>
              </w:rPr>
            </w:pPr>
          </w:p>
        </w:tc>
      </w:tr>
      <w:tr w:rsidR="00480BB6" w:rsidRPr="00DE63EA" w14:paraId="7DFFA4E1" w14:textId="77777777" w:rsidTr="0024128E">
        <w:trPr>
          <w:ins w:id="777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ins w:id="7773" w:author="Boisvert, Eric" w:date="2016-03-29T09:19:00Z"/>
                <w:rFonts w:cs="Arial"/>
                <w:b/>
                <w:szCs w:val="18"/>
              </w:rPr>
            </w:pPr>
            <w:ins w:id="777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75" w:author="Boisvert, Eric" w:date="2016-03-29T09:19:00Z"/>
                <w:rFonts w:cs="Arial"/>
                <w:szCs w:val="18"/>
                <w:lang w:val="en-US"/>
              </w:rPr>
            </w:pPr>
            <w:ins w:id="7776" w:author="Boisvert, Eric" w:date="2016-03-29T09:19:00Z">
              <w:r>
                <w:rPr>
                  <w:rFonts w:cs="Arial"/>
                  <w:szCs w:val="18"/>
                  <w:lang w:val="en-US"/>
                </w:rPr>
                <w:t>/conf/gsml4-borehole/</w:t>
              </w:r>
              <w:r w:rsidRPr="00BE0CC2">
                <w:rPr>
                  <w:rStyle w:val="requri"/>
                  <w:lang w:val="en-CA"/>
                </w:rPr>
                <w:t>borehole-elevation-dim</w:t>
              </w:r>
            </w:ins>
          </w:p>
        </w:tc>
      </w:tr>
      <w:tr w:rsidR="00480BB6" w:rsidRPr="00DE63EA" w14:paraId="73294244" w14:textId="77777777" w:rsidTr="0024128E">
        <w:trPr>
          <w:trHeight w:val="280"/>
          <w:ins w:id="77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ins w:id="77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79" w:author="Boisvert, Eric" w:date="2016-03-29T09:19:00Z"/>
                <w:rFonts w:ascii="Arial" w:eastAsia="MS Mincho" w:hAnsi="Arial" w:cs="Arial"/>
                <w:sz w:val="18"/>
                <w:szCs w:val="18"/>
              </w:rPr>
            </w:pPr>
            <w:ins w:id="778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1" w:author="Boisvert, Eric" w:date="2016-03-29T09:19:00Z"/>
                <w:rFonts w:ascii="Arial" w:eastAsia="MS Mincho" w:hAnsi="Arial" w:cs="Arial"/>
                <w:b/>
                <w:color w:val="0000FF"/>
                <w:sz w:val="18"/>
                <w:szCs w:val="18"/>
              </w:rPr>
            </w:pPr>
            <w:ins w:id="7782" w:author="Boisvert, Eric" w:date="2016-03-29T09:19:00Z">
              <w:r w:rsidRPr="00480BB6">
                <w:rPr>
                  <w:rFonts w:ascii="Arial" w:hAnsi="Arial" w:cs="Arial"/>
                  <w:sz w:val="18"/>
                  <w:szCs w:val="18"/>
                  <w:lang w:val="en-CA"/>
                  <w:rPrChange w:id="7783" w:author="Boisvert, Eric" w:date="2016-03-29T09:20:00Z">
                    <w:rPr>
                      <w:rFonts w:ascii="Arial" w:hAnsi="Arial" w:cs="Arial"/>
                      <w:sz w:val="18"/>
                      <w:szCs w:val="18"/>
                      <w:lang w:val="fr-CA"/>
                    </w:rPr>
                  </w:rPrChange>
                </w:rPr>
                <w:t>/req/gsml4-borehole/borehole-elevation-dim</w:t>
              </w:r>
            </w:ins>
          </w:p>
        </w:tc>
      </w:tr>
      <w:tr w:rsidR="00480BB6" w:rsidRPr="00DE63EA" w14:paraId="3481D618" w14:textId="77777777" w:rsidTr="0024128E">
        <w:trPr>
          <w:trHeight w:val="645"/>
          <w:ins w:id="77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ins w:id="77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86" w:author="Boisvert, Eric" w:date="2016-03-29T09:19:00Z"/>
                <w:rFonts w:ascii="Arial" w:eastAsia="MS Mincho" w:hAnsi="Arial" w:cs="Arial"/>
                <w:sz w:val="18"/>
                <w:szCs w:val="18"/>
              </w:rPr>
            </w:pPr>
            <w:ins w:id="778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788" w:author="Boisvert, Eric" w:date="2016-03-29T09:19:00Z"/>
                <w:rFonts w:cs="Arial"/>
                <w:b/>
                <w:color w:val="FF0000"/>
                <w:szCs w:val="18"/>
                <w:lang w:eastAsia="en-US"/>
              </w:rPr>
            </w:pPr>
            <w:ins w:id="7789" w:author="Boisvert, Eric" w:date="2016-03-29T09:19:00Z">
              <w:r w:rsidRPr="00946AEC">
                <w:rPr>
                  <w:rFonts w:cs="Arial"/>
                  <w:szCs w:val="18"/>
                  <w:lang w:val="en-CA"/>
                </w:rPr>
                <w:t>Ensure that the target implementation</w:t>
              </w:r>
              <w:r>
                <w:rPr>
                  <w:rFonts w:cs="Arial"/>
                  <w:szCs w:val="18"/>
                  <w:lang w:val="en-CA"/>
                </w:rPr>
                <w:t xml:space="preserve"> enforces that the OriginPosition::elevation has a dimension of 1</w:t>
              </w:r>
            </w:ins>
          </w:p>
        </w:tc>
      </w:tr>
      <w:tr w:rsidR="00480BB6" w:rsidRPr="00DE63EA" w14:paraId="119DDC26" w14:textId="77777777" w:rsidTr="0024128E">
        <w:trPr>
          <w:trHeight w:val="645"/>
          <w:ins w:id="77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ins w:id="77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2" w:author="Boisvert, Eric" w:date="2016-03-29T09:19:00Z"/>
                <w:rFonts w:ascii="Arial" w:eastAsia="MS Mincho" w:hAnsi="Arial" w:cs="Arial"/>
                <w:sz w:val="18"/>
                <w:szCs w:val="18"/>
              </w:rPr>
            </w:pPr>
            <w:ins w:id="779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794" w:author="Boisvert, Eric" w:date="2016-03-29T09:19:00Z"/>
                <w:rFonts w:ascii="Arial" w:eastAsia="MS Mincho" w:hAnsi="Arial" w:cs="Arial"/>
                <w:sz w:val="18"/>
                <w:szCs w:val="18"/>
              </w:rPr>
            </w:pPr>
            <w:ins w:id="7795"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ins>
          </w:p>
        </w:tc>
      </w:tr>
      <w:tr w:rsidR="00480BB6" w:rsidRPr="00DE63EA" w14:paraId="158823D1" w14:textId="77777777" w:rsidTr="0024128E">
        <w:trPr>
          <w:trHeight w:val="462"/>
          <w:ins w:id="779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ins w:id="779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798" w:author="Boisvert, Eric" w:date="2016-03-29T09:19:00Z"/>
                <w:rFonts w:ascii="Arial" w:eastAsia="MS Mincho" w:hAnsi="Arial" w:cs="Arial"/>
                <w:sz w:val="18"/>
                <w:szCs w:val="18"/>
              </w:rPr>
            </w:pPr>
            <w:ins w:id="779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0" w:author="Boisvert, Eric" w:date="2016-03-29T09:19:00Z"/>
                <w:rFonts w:cs="Arial"/>
                <w:szCs w:val="18"/>
                <w:lang w:eastAsia="en-US"/>
              </w:rPr>
            </w:pPr>
          </w:p>
        </w:tc>
      </w:tr>
      <w:tr w:rsidR="00480BB6" w:rsidRPr="00DE63EA" w14:paraId="427BED77" w14:textId="77777777" w:rsidTr="0024128E">
        <w:trPr>
          <w:ins w:id="78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ins w:id="7802" w:author="Boisvert, Eric" w:date="2016-03-29T09:19:00Z"/>
                <w:rFonts w:cs="Arial"/>
                <w:b/>
                <w:szCs w:val="18"/>
              </w:rPr>
            </w:pPr>
            <w:ins w:id="780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04" w:author="Boisvert, Eric" w:date="2016-03-29T09:19:00Z"/>
                <w:rFonts w:cs="Arial"/>
                <w:szCs w:val="18"/>
                <w:lang w:val="en-US"/>
              </w:rPr>
            </w:pPr>
            <w:ins w:id="7805" w:author="Boisvert, Eric" w:date="2016-03-29T09:19:00Z">
              <w:r>
                <w:rPr>
                  <w:rFonts w:cs="Arial"/>
                  <w:szCs w:val="18"/>
                  <w:lang w:val="en-US"/>
                </w:rPr>
                <w:t>/conf/gsml4-borehole/</w:t>
              </w:r>
              <w:r w:rsidRPr="00DA519E">
                <w:rPr>
                  <w:rStyle w:val="requri"/>
                  <w:lang w:val="en-CA"/>
                </w:rPr>
                <w:t>borehole-elevation-CRS</w:t>
              </w:r>
            </w:ins>
          </w:p>
        </w:tc>
      </w:tr>
      <w:tr w:rsidR="00480BB6" w:rsidRPr="00DE63EA" w14:paraId="2D6CA2F0" w14:textId="77777777" w:rsidTr="0024128E">
        <w:trPr>
          <w:trHeight w:val="280"/>
          <w:ins w:id="78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ins w:id="78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08" w:author="Boisvert, Eric" w:date="2016-03-29T09:19:00Z"/>
                <w:rFonts w:ascii="Arial" w:eastAsia="MS Mincho" w:hAnsi="Arial" w:cs="Arial"/>
                <w:sz w:val="18"/>
                <w:szCs w:val="18"/>
              </w:rPr>
            </w:pPr>
            <w:ins w:id="780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0" w:author="Boisvert, Eric" w:date="2016-03-29T09:19:00Z"/>
                <w:rFonts w:ascii="Arial" w:eastAsia="MS Mincho" w:hAnsi="Arial" w:cs="Arial"/>
                <w:b/>
                <w:color w:val="0000FF"/>
                <w:sz w:val="18"/>
                <w:szCs w:val="18"/>
              </w:rPr>
            </w:pPr>
            <w:ins w:id="7811" w:author="Boisvert, Eric" w:date="2016-03-29T09:19:00Z">
              <w:r w:rsidRPr="00480BB6">
                <w:rPr>
                  <w:rFonts w:ascii="Arial" w:hAnsi="Arial" w:cs="Arial"/>
                  <w:sz w:val="18"/>
                  <w:szCs w:val="18"/>
                  <w:lang w:val="en-CA"/>
                  <w:rPrChange w:id="7812" w:author="Boisvert, Eric" w:date="2016-03-29T09:20:00Z">
                    <w:rPr>
                      <w:rFonts w:ascii="Arial" w:hAnsi="Arial" w:cs="Arial"/>
                      <w:sz w:val="18"/>
                      <w:szCs w:val="18"/>
                      <w:lang w:val="fr-CA"/>
                    </w:rPr>
                  </w:rPrChange>
                </w:rPr>
                <w:t>/req/gsml4-borehole/borehole-elevation-CRS</w:t>
              </w:r>
            </w:ins>
          </w:p>
        </w:tc>
      </w:tr>
      <w:tr w:rsidR="00480BB6" w:rsidRPr="00DE63EA" w14:paraId="4414C444" w14:textId="77777777" w:rsidTr="0024128E">
        <w:trPr>
          <w:trHeight w:val="645"/>
          <w:ins w:id="78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ins w:id="78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15" w:author="Boisvert, Eric" w:date="2016-03-29T09:19:00Z"/>
                <w:rFonts w:ascii="Arial" w:eastAsia="MS Mincho" w:hAnsi="Arial" w:cs="Arial"/>
                <w:sz w:val="18"/>
                <w:szCs w:val="18"/>
              </w:rPr>
            </w:pPr>
            <w:ins w:id="781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17" w:author="Boisvert, Eric" w:date="2016-03-29T09:19:00Z"/>
                <w:rFonts w:cs="Arial"/>
                <w:b/>
                <w:color w:val="FF0000"/>
                <w:szCs w:val="18"/>
                <w:lang w:eastAsia="en-US"/>
              </w:rPr>
            </w:pPr>
            <w:ins w:id="7818" w:author="Boisvert, Eric" w:date="2016-03-29T09:19:00Z">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ins>
          </w:p>
        </w:tc>
      </w:tr>
      <w:tr w:rsidR="00480BB6" w:rsidRPr="00DE63EA" w14:paraId="1BD7FD3D" w14:textId="77777777" w:rsidTr="0024128E">
        <w:trPr>
          <w:trHeight w:val="645"/>
          <w:ins w:id="78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ins w:id="78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1" w:author="Boisvert, Eric" w:date="2016-03-29T09:19:00Z"/>
                <w:rFonts w:ascii="Arial" w:eastAsia="MS Mincho" w:hAnsi="Arial" w:cs="Arial"/>
                <w:sz w:val="18"/>
                <w:szCs w:val="18"/>
              </w:rPr>
            </w:pPr>
            <w:ins w:id="782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23" w:author="Boisvert, Eric" w:date="2016-03-29T09:19:00Z"/>
                <w:rFonts w:ascii="Arial" w:eastAsia="MS Mincho" w:hAnsi="Arial" w:cs="Arial"/>
                <w:sz w:val="18"/>
                <w:szCs w:val="18"/>
              </w:rPr>
            </w:pPr>
            <w:ins w:id="7824" w:author="Boisvert, Eric" w:date="2016-03-29T09:19:00Z">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ins>
          </w:p>
        </w:tc>
      </w:tr>
      <w:tr w:rsidR="00480BB6" w:rsidRPr="00DE63EA" w14:paraId="03D68D9E" w14:textId="77777777" w:rsidTr="0024128E">
        <w:trPr>
          <w:trHeight w:val="462"/>
          <w:ins w:id="78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ins w:id="78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27" w:author="Boisvert, Eric" w:date="2016-03-29T09:19:00Z"/>
                <w:rFonts w:ascii="Arial" w:eastAsia="MS Mincho" w:hAnsi="Arial" w:cs="Arial"/>
                <w:sz w:val="18"/>
                <w:szCs w:val="18"/>
              </w:rPr>
            </w:pPr>
            <w:ins w:id="782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29" w:author="Boisvert, Eric" w:date="2016-03-29T09:19:00Z"/>
                <w:rFonts w:cs="Arial"/>
                <w:szCs w:val="18"/>
                <w:lang w:eastAsia="en-US"/>
              </w:rPr>
            </w:pPr>
          </w:p>
        </w:tc>
      </w:tr>
      <w:tr w:rsidR="00480BB6" w:rsidRPr="00DE63EA" w14:paraId="359DB0ED" w14:textId="77777777" w:rsidTr="0024128E">
        <w:trPr>
          <w:ins w:id="783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903A14A" w14:textId="77777777" w:rsidR="00480BB6" w:rsidRPr="006474AA" w:rsidRDefault="00480BB6" w:rsidP="0024128E">
            <w:pPr>
              <w:pStyle w:val="Tabletext9"/>
              <w:rPr>
                <w:ins w:id="7831" w:author="Boisvert, Eric" w:date="2016-03-29T09:19:00Z"/>
                <w:rFonts w:cs="Arial"/>
                <w:b/>
                <w:szCs w:val="18"/>
              </w:rPr>
            </w:pPr>
            <w:ins w:id="783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B4F8B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33" w:author="Boisvert, Eric" w:date="2016-03-29T09:19:00Z"/>
                <w:rFonts w:cs="Arial"/>
                <w:szCs w:val="18"/>
                <w:lang w:val="en-US"/>
              </w:rPr>
            </w:pPr>
            <w:ins w:id="7834" w:author="Boisvert, Eric" w:date="2016-03-29T09:19:00Z">
              <w:r>
                <w:rPr>
                  <w:rFonts w:cs="Arial"/>
                  <w:szCs w:val="18"/>
                  <w:lang w:val="en-US"/>
                </w:rPr>
                <w:t>/conf/gsml4-borehole/</w:t>
              </w:r>
              <w:r w:rsidRPr="00DA519E">
                <w:rPr>
                  <w:rStyle w:val="requri"/>
                  <w:lang w:val="en-CA"/>
                </w:rPr>
                <w:t>borehole-pos</w:t>
              </w:r>
            </w:ins>
          </w:p>
        </w:tc>
      </w:tr>
      <w:tr w:rsidR="00480BB6" w:rsidRPr="00DE63EA" w14:paraId="54995E7C" w14:textId="77777777" w:rsidTr="0024128E">
        <w:trPr>
          <w:trHeight w:val="280"/>
          <w:ins w:id="783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99410C" w14:textId="77777777" w:rsidR="00480BB6" w:rsidRPr="006474AA" w:rsidRDefault="00480BB6" w:rsidP="0024128E">
            <w:pPr>
              <w:spacing w:after="0"/>
              <w:rPr>
                <w:ins w:id="783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6158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7" w:author="Boisvert, Eric" w:date="2016-03-29T09:19:00Z"/>
                <w:rFonts w:ascii="Arial" w:eastAsia="MS Mincho" w:hAnsi="Arial" w:cs="Arial"/>
                <w:sz w:val="18"/>
                <w:szCs w:val="18"/>
              </w:rPr>
            </w:pPr>
            <w:ins w:id="783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07DC9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39" w:author="Boisvert, Eric" w:date="2016-03-29T09:19:00Z"/>
                <w:rFonts w:ascii="Arial" w:eastAsia="MS Mincho" w:hAnsi="Arial" w:cs="Arial"/>
                <w:b/>
                <w:color w:val="0000FF"/>
                <w:sz w:val="18"/>
                <w:szCs w:val="18"/>
              </w:rPr>
            </w:pPr>
            <w:ins w:id="7840" w:author="Boisvert, Eric" w:date="2016-03-29T09:19:00Z">
              <w:r w:rsidRPr="00480BB6">
                <w:rPr>
                  <w:rFonts w:ascii="Arial" w:hAnsi="Arial" w:cs="Arial"/>
                  <w:sz w:val="18"/>
                  <w:szCs w:val="18"/>
                  <w:lang w:val="en-CA"/>
                  <w:rPrChange w:id="7841" w:author="Boisvert, Eric" w:date="2016-03-29T09:20:00Z">
                    <w:rPr>
                      <w:rFonts w:ascii="Arial" w:hAnsi="Arial" w:cs="Arial"/>
                      <w:sz w:val="18"/>
                      <w:szCs w:val="18"/>
                      <w:lang w:val="fr-CA"/>
                    </w:rPr>
                  </w:rPrChange>
                </w:rPr>
                <w:t>/req/gsml4-borehole/borehole-pos</w:t>
              </w:r>
            </w:ins>
          </w:p>
        </w:tc>
      </w:tr>
      <w:tr w:rsidR="00480BB6" w:rsidRPr="00DE63EA" w14:paraId="76A94AAF" w14:textId="77777777" w:rsidTr="0024128E">
        <w:trPr>
          <w:trHeight w:val="645"/>
          <w:ins w:id="78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CAAC0B" w14:textId="77777777" w:rsidR="00480BB6" w:rsidRPr="006474AA" w:rsidRDefault="00480BB6" w:rsidP="0024128E">
            <w:pPr>
              <w:spacing w:after="0"/>
              <w:rPr>
                <w:ins w:id="78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36D22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44" w:author="Boisvert, Eric" w:date="2016-03-29T09:19:00Z"/>
                <w:rFonts w:ascii="Arial" w:eastAsia="MS Mincho" w:hAnsi="Arial" w:cs="Arial"/>
                <w:sz w:val="18"/>
                <w:szCs w:val="18"/>
              </w:rPr>
            </w:pPr>
            <w:ins w:id="784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E29DA53" w14:textId="77777777" w:rsidR="00480BB6" w:rsidRPr="00AB178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46" w:author="Boisvert, Eric" w:date="2016-03-29T09:19:00Z"/>
                <w:rStyle w:val="reqtext"/>
              </w:rPr>
            </w:pPr>
            <w:ins w:id="7847" w:author="Boisvert, Eric" w:date="2016-03-29T09:19:00Z">
              <w:r w:rsidRPr="00AB178C">
                <w:rPr>
                  <w:rStyle w:val="reqtext"/>
                </w:rPr>
                <w:t xml:space="preserve">Ensure that </w:t>
              </w:r>
              <w:r>
                <w:rPr>
                  <w:rStyle w:val="reqtext"/>
                </w:rPr>
                <w:t xml:space="preserve">a position along a borehole is represented as a pair of values </w:t>
              </w:r>
            </w:ins>
          </w:p>
        </w:tc>
      </w:tr>
      <w:tr w:rsidR="00480BB6" w:rsidRPr="00DE63EA" w14:paraId="76EC2A43" w14:textId="77777777" w:rsidTr="0024128E">
        <w:trPr>
          <w:trHeight w:val="645"/>
          <w:ins w:id="784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3260A" w14:textId="77777777" w:rsidR="00480BB6" w:rsidRPr="006474AA" w:rsidRDefault="00480BB6" w:rsidP="0024128E">
            <w:pPr>
              <w:spacing w:after="0"/>
              <w:rPr>
                <w:ins w:id="784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7414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0" w:author="Boisvert, Eric" w:date="2016-03-29T09:19:00Z"/>
                <w:rFonts w:ascii="Arial" w:eastAsia="MS Mincho" w:hAnsi="Arial" w:cs="Arial"/>
                <w:sz w:val="18"/>
                <w:szCs w:val="18"/>
              </w:rPr>
            </w:pPr>
            <w:ins w:id="785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08EF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852" w:author="Boisvert, Eric" w:date="2016-03-29T09:19:00Z"/>
                <w:rFonts w:ascii="Arial" w:eastAsia="MS Mincho" w:hAnsi="Arial" w:cs="Arial"/>
                <w:sz w:val="18"/>
                <w:szCs w:val="18"/>
              </w:rPr>
            </w:pPr>
            <w:ins w:id="7853" w:author="Boisvert, Eric" w:date="2016-03-29T09:19:00Z">
              <w:r>
                <w:rPr>
                  <w:rFonts w:ascii="Arial" w:eastAsia="MS Mincho" w:hAnsi="Arial" w:cs="Arial"/>
                  <w:sz w:val="18"/>
                  <w:szCs w:val="18"/>
                </w:rPr>
                <w:t>Verify that the target implementation has a mechanism to enforce an interval to be encoded with 2 and only 2 coordinates.</w:t>
              </w:r>
            </w:ins>
          </w:p>
        </w:tc>
      </w:tr>
      <w:tr w:rsidR="00480BB6" w:rsidRPr="00DE63EA" w14:paraId="4DC76832" w14:textId="77777777" w:rsidTr="0024128E">
        <w:trPr>
          <w:trHeight w:val="462"/>
          <w:ins w:id="785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E4EB7" w14:textId="77777777" w:rsidR="00480BB6" w:rsidRPr="006474AA" w:rsidRDefault="00480BB6" w:rsidP="0024128E">
            <w:pPr>
              <w:spacing w:after="0"/>
              <w:rPr>
                <w:ins w:id="785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E9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56" w:author="Boisvert, Eric" w:date="2016-03-29T09:19:00Z"/>
                <w:rFonts w:ascii="Arial" w:eastAsia="MS Mincho" w:hAnsi="Arial" w:cs="Arial"/>
                <w:sz w:val="18"/>
                <w:szCs w:val="18"/>
              </w:rPr>
            </w:pPr>
            <w:ins w:id="785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1D043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58" w:author="Boisvert, Eric" w:date="2016-03-29T09:19:00Z"/>
                <w:rFonts w:cs="Arial"/>
                <w:szCs w:val="18"/>
                <w:lang w:eastAsia="en-US"/>
              </w:rPr>
            </w:pPr>
          </w:p>
        </w:tc>
      </w:tr>
    </w:tbl>
    <w:p w14:paraId="75F51EE0" w14:textId="77777777" w:rsidR="00480BB6" w:rsidRDefault="00480BB6" w:rsidP="00480BB6">
      <w:pPr>
        <w:rPr>
          <w:ins w:id="7859" w:author="Boisvert, Eric" w:date="2016-03-29T09:19:00Z"/>
        </w:rPr>
      </w:pPr>
    </w:p>
    <w:p w14:paraId="57AE79F9" w14:textId="77777777" w:rsidR="00480BB6" w:rsidRDefault="00480BB6" w:rsidP="00480BB6">
      <w:pPr>
        <w:spacing w:after="200" w:line="276" w:lineRule="auto"/>
        <w:rPr>
          <w:ins w:id="7860" w:author="Boisvert, Eric" w:date="2016-03-29T09:19:00Z"/>
        </w:rPr>
      </w:pPr>
      <w:ins w:id="7861" w:author="Boisvert, Eric" w:date="2016-03-29T09:19:00Z">
        <w:r>
          <w:br w:type="page"/>
        </w:r>
      </w:ins>
    </w:p>
    <w:p w14:paraId="5B8A365F" w14:textId="77777777" w:rsidR="00480BB6" w:rsidRDefault="00480BB6" w:rsidP="00480BB6">
      <w:pPr>
        <w:rPr>
          <w:ins w:id="7862" w:author="Boisvert, Eric" w:date="2016-03-29T09:19:00Z"/>
        </w:rPr>
      </w:pPr>
    </w:p>
    <w:p w14:paraId="6054D072" w14:textId="77777777" w:rsidR="00480BB6" w:rsidRDefault="00480BB6" w:rsidP="00480BB6">
      <w:pPr>
        <w:pStyle w:val="Titre3"/>
        <w:numPr>
          <w:ilvl w:val="0"/>
          <w:numId w:val="0"/>
        </w:numPr>
        <w:ind w:left="720" w:hanging="720"/>
        <w:rPr>
          <w:ins w:id="7863" w:author="Boisvert, Eric" w:date="2016-03-29T09:19:00Z"/>
          <w:lang w:val="fr-CA"/>
        </w:rPr>
      </w:pPr>
      <w:ins w:id="7864" w:author="Boisvert, Eric" w:date="2016-03-29T09:19:00Z">
        <w:r>
          <w:rPr>
            <w:lang w:val="fr-CA"/>
          </w:rPr>
          <w:t>A.2.1 Conformance class: GeoSciML Lab Analysis Logical Model</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rPr>
          <w:ins w:id="786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ins w:id="7866" w:author="Boisvert, Eric" w:date="2016-03-29T09:19:00Z"/>
                <w:rFonts w:cs="Arial"/>
                <w:szCs w:val="18"/>
                <w:lang w:eastAsia="en-US"/>
              </w:rPr>
            </w:pPr>
            <w:ins w:id="7867"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ins w:id="7868" w:author="Boisvert, Eric" w:date="2016-03-29T09:19:00Z"/>
                <w:rFonts w:cs="Arial"/>
                <w:b/>
                <w:color w:val="0000FF"/>
                <w:szCs w:val="18"/>
                <w:lang w:eastAsia="en-US"/>
              </w:rPr>
            </w:pPr>
            <w:ins w:id="7869" w:author="Boisvert, Eric" w:date="2016-03-29T09:19:00Z">
              <w:r w:rsidRPr="00DE63EA">
                <w:rPr>
                  <w:rFonts w:cs="Arial"/>
                  <w:szCs w:val="18"/>
                  <w:lang w:val="fr-CA"/>
                </w:rPr>
                <w:t>/conf/</w:t>
              </w:r>
              <w:r w:rsidRPr="00DA519E">
                <w:rPr>
                  <w:rFonts w:cs="Arial"/>
                  <w:szCs w:val="18"/>
                  <w:lang w:val="fr-CA"/>
                </w:rPr>
                <w:t>gsml4-lab-analysis</w:t>
              </w:r>
            </w:ins>
          </w:p>
        </w:tc>
      </w:tr>
      <w:tr w:rsidR="00480BB6" w:rsidRPr="00DE63EA" w14:paraId="1CC93EF5" w14:textId="77777777" w:rsidTr="0024128E">
        <w:trPr>
          <w:ins w:id="7870"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ins w:id="7871" w:author="Boisvert, Eric" w:date="2016-03-29T09:19:00Z"/>
                <w:rFonts w:cs="Arial"/>
                <w:szCs w:val="18"/>
                <w:lang w:eastAsia="en-US"/>
              </w:rPr>
            </w:pPr>
            <w:ins w:id="7872"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3" w:author="Boisvert, Eric" w:date="2016-03-29T09:19:00Z"/>
                <w:rFonts w:cs="Arial"/>
                <w:b/>
                <w:color w:val="0000FF"/>
                <w:szCs w:val="18"/>
                <w:lang w:eastAsia="en-US"/>
              </w:rPr>
            </w:pPr>
            <w:ins w:id="7874" w:author="Boisvert, Eric" w:date="2016-03-29T09:19:00Z">
              <w:r>
                <w:rPr>
                  <w:rFonts w:cs="Arial"/>
                  <w:szCs w:val="18"/>
                  <w:lang w:val="en-US"/>
                </w:rPr>
                <w:t>/req/</w:t>
              </w:r>
              <w:r w:rsidRPr="00DA519E">
                <w:rPr>
                  <w:rFonts w:cs="Arial"/>
                  <w:szCs w:val="18"/>
                  <w:lang w:val="en-US"/>
                </w:rPr>
                <w:t>gsml4-lab-analysis</w:t>
              </w:r>
            </w:ins>
          </w:p>
        </w:tc>
      </w:tr>
      <w:tr w:rsidR="00480BB6" w:rsidRPr="00DE63EA" w14:paraId="16E65AE7" w14:textId="77777777" w:rsidTr="0024128E">
        <w:trPr>
          <w:ins w:id="787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ins w:id="7876" w:author="Boisvert, Eric" w:date="2016-03-29T09:19:00Z"/>
                <w:rFonts w:cs="Arial"/>
                <w:b/>
                <w:szCs w:val="18"/>
              </w:rPr>
            </w:pPr>
            <w:ins w:id="787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78" w:author="Boisvert, Eric" w:date="2016-03-29T09:19:00Z"/>
                <w:rFonts w:cs="Arial"/>
                <w:szCs w:val="18"/>
                <w:lang w:val="en-US"/>
              </w:rPr>
            </w:pPr>
            <w:ins w:id="7879" w:author="Boisvert, Eric" w:date="2016-03-29T09:19:00Z">
              <w:r>
                <w:rPr>
                  <w:rFonts w:cs="Arial"/>
                  <w:szCs w:val="18"/>
                  <w:lang w:val="en-US"/>
                </w:rPr>
                <w:t>/conf/gsml4-basic</w:t>
              </w:r>
            </w:ins>
          </w:p>
        </w:tc>
      </w:tr>
      <w:tr w:rsidR="00480BB6" w:rsidRPr="00DE63EA" w14:paraId="6EBA3B52" w14:textId="77777777" w:rsidTr="0024128E">
        <w:trPr>
          <w:ins w:id="788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ins w:id="7881" w:author="Boisvert, Eric" w:date="2016-03-29T09:19:00Z"/>
                <w:rFonts w:cs="Arial"/>
                <w:b/>
                <w:szCs w:val="18"/>
              </w:rPr>
            </w:pPr>
            <w:ins w:id="788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3" w:author="Boisvert, Eric" w:date="2016-03-29T09:19:00Z"/>
                <w:rFonts w:cs="Arial"/>
                <w:szCs w:val="18"/>
                <w:lang w:val="en-US"/>
              </w:rPr>
            </w:pPr>
            <w:ins w:id="7884" w:author="Boisvert, Eric" w:date="2016-03-29T09:19:00Z">
              <w:r w:rsidRPr="001460C5">
                <w:rPr>
                  <w:rFonts w:cs="Arial"/>
                  <w:szCs w:val="18"/>
                  <w:highlight w:val="yellow"/>
                  <w:lang w:val="en-US"/>
                </w:rPr>
                <w:t>(add depency to O&amp;M conf classes)</w:t>
              </w:r>
            </w:ins>
          </w:p>
        </w:tc>
      </w:tr>
      <w:tr w:rsidR="00480BB6" w:rsidRPr="00DE63EA" w14:paraId="02B4C4E8" w14:textId="77777777" w:rsidTr="0024128E">
        <w:trPr>
          <w:ins w:id="788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ins w:id="7886" w:author="Boisvert, Eric" w:date="2016-03-29T09:19:00Z"/>
                <w:rFonts w:cs="Arial"/>
                <w:b/>
                <w:szCs w:val="18"/>
              </w:rPr>
            </w:pPr>
            <w:ins w:id="788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888" w:author="Boisvert, Eric" w:date="2016-03-29T09:19:00Z"/>
                <w:rFonts w:cs="Arial"/>
                <w:szCs w:val="18"/>
                <w:highlight w:val="yellow"/>
                <w:lang w:val="en-US"/>
              </w:rPr>
            </w:pPr>
            <w:ins w:id="7889" w:author="Boisvert, Eric" w:date="2016-03-29T09:19:00Z">
              <w:r w:rsidRPr="00DA519E">
                <w:rPr>
                  <w:rFonts w:cs="Arial"/>
                  <w:szCs w:val="18"/>
                  <w:highlight w:val="yellow"/>
                  <w:lang w:val="en-US"/>
                </w:rPr>
                <w:t>/conf/ gsml4-lab-analysis/sampledFeature</w:t>
              </w:r>
            </w:ins>
          </w:p>
        </w:tc>
      </w:tr>
      <w:tr w:rsidR="00480BB6" w:rsidRPr="00DE63EA" w14:paraId="297876ED" w14:textId="77777777" w:rsidTr="0024128E">
        <w:trPr>
          <w:trHeight w:val="280"/>
          <w:ins w:id="789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ins w:id="789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2" w:author="Boisvert, Eric" w:date="2016-03-29T09:19:00Z"/>
                <w:rFonts w:ascii="Arial" w:eastAsia="MS Mincho" w:hAnsi="Arial" w:cs="Arial"/>
                <w:sz w:val="18"/>
                <w:szCs w:val="18"/>
              </w:rPr>
            </w:pPr>
            <w:ins w:id="789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4" w:author="Boisvert, Eric" w:date="2016-03-29T09:19:00Z"/>
                <w:rFonts w:ascii="Arial" w:eastAsia="MS Mincho" w:hAnsi="Arial" w:cs="Arial"/>
                <w:b/>
                <w:color w:val="0000FF"/>
                <w:sz w:val="18"/>
                <w:szCs w:val="18"/>
              </w:rPr>
            </w:pPr>
            <w:ins w:id="7895" w:author="Boisvert, Eric" w:date="2016-03-29T09:19:00Z">
              <w:r w:rsidRPr="00480BB6">
                <w:rPr>
                  <w:rFonts w:ascii="Arial" w:hAnsi="Arial" w:cs="Arial"/>
                  <w:sz w:val="18"/>
                  <w:szCs w:val="18"/>
                  <w:lang w:val="en-CA"/>
                  <w:rPrChange w:id="7896" w:author="Boisvert, Eric" w:date="2016-03-29T09:20:00Z">
                    <w:rPr>
                      <w:rFonts w:ascii="Arial" w:hAnsi="Arial" w:cs="Arial"/>
                      <w:sz w:val="18"/>
                      <w:szCs w:val="18"/>
                      <w:lang w:val="fr-CA"/>
                    </w:rPr>
                  </w:rPrChange>
                </w:rPr>
                <w:t>/req/gsml4-lab-analysis/sampledFeature</w:t>
              </w:r>
            </w:ins>
          </w:p>
        </w:tc>
      </w:tr>
      <w:tr w:rsidR="00480BB6" w:rsidRPr="00DE63EA" w14:paraId="3BA49CBF" w14:textId="77777777" w:rsidTr="0024128E">
        <w:trPr>
          <w:trHeight w:val="645"/>
          <w:ins w:id="78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ins w:id="78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899" w:author="Boisvert, Eric" w:date="2016-03-29T09:19:00Z"/>
                <w:rFonts w:ascii="Arial" w:eastAsia="MS Mincho" w:hAnsi="Arial" w:cs="Arial"/>
                <w:sz w:val="18"/>
                <w:szCs w:val="18"/>
              </w:rPr>
            </w:pPr>
            <w:ins w:id="790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01" w:author="Boisvert, Eric" w:date="2016-03-29T09:19:00Z"/>
                <w:rFonts w:cs="Arial"/>
                <w:szCs w:val="18"/>
                <w:lang w:eastAsia="en-US"/>
              </w:rPr>
            </w:pPr>
            <w:ins w:id="7902" w:author="Boisvert, Eric" w:date="2016-03-29T09:19:00Z">
              <w:r w:rsidRPr="008056EA">
                <w:rPr>
                  <w:rFonts w:cs="Arial"/>
                  <w:szCs w:val="18"/>
                  <w:lang w:eastAsia="en-US"/>
                </w:rPr>
                <w:t>Ensure that the SF_SamplingFeature::sampledFeature is not an instance of SF_SamplingFeature</w:t>
              </w:r>
            </w:ins>
          </w:p>
        </w:tc>
      </w:tr>
      <w:tr w:rsidR="00480BB6" w:rsidRPr="00DE63EA" w14:paraId="69080817" w14:textId="77777777" w:rsidTr="0024128E">
        <w:trPr>
          <w:trHeight w:val="645"/>
          <w:ins w:id="79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ins w:id="79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05" w:author="Boisvert, Eric" w:date="2016-03-29T09:19:00Z"/>
                <w:rFonts w:ascii="Arial" w:eastAsia="MS Mincho" w:hAnsi="Arial" w:cs="Arial"/>
                <w:sz w:val="18"/>
                <w:szCs w:val="18"/>
              </w:rPr>
            </w:pPr>
            <w:ins w:id="790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07" w:author="Boisvert, Eric" w:date="2016-03-29T09:19:00Z"/>
                <w:rFonts w:ascii="Arial" w:eastAsia="MS Mincho" w:hAnsi="Arial" w:cs="Arial"/>
                <w:sz w:val="18"/>
                <w:szCs w:val="18"/>
              </w:rPr>
            </w:pPr>
            <w:ins w:id="7908" w:author="Boisvert, Eric" w:date="2016-03-29T09:19:00Z">
              <w:r>
                <w:rPr>
                  <w:rFonts w:ascii="Arial" w:eastAsia="MS Mincho" w:hAnsi="Arial" w:cs="Arial"/>
                  <w:sz w:val="18"/>
                  <w:szCs w:val="18"/>
                </w:rPr>
                <w:t>Verify that the target implementation has a mechanism to prevent sampledFeature target to be an instance of SF_SamplingFeature or any of its subtypes.</w:t>
              </w:r>
            </w:ins>
          </w:p>
        </w:tc>
      </w:tr>
      <w:tr w:rsidR="00480BB6" w:rsidRPr="00DE63EA" w14:paraId="4748C88A" w14:textId="77777777" w:rsidTr="0024128E">
        <w:trPr>
          <w:trHeight w:val="462"/>
          <w:ins w:id="79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ins w:id="79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11" w:author="Boisvert, Eric" w:date="2016-03-29T09:19:00Z"/>
                <w:rFonts w:ascii="Arial" w:eastAsia="MS Mincho" w:hAnsi="Arial" w:cs="Arial"/>
                <w:sz w:val="18"/>
                <w:szCs w:val="18"/>
              </w:rPr>
            </w:pPr>
            <w:ins w:id="79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3" w:author="Boisvert, Eric" w:date="2016-03-29T09:19:00Z"/>
                <w:rFonts w:cs="Arial"/>
                <w:szCs w:val="18"/>
                <w:lang w:eastAsia="en-US"/>
              </w:rPr>
            </w:pPr>
          </w:p>
        </w:tc>
      </w:tr>
      <w:tr w:rsidR="00480BB6" w:rsidRPr="00DE63EA" w14:paraId="46CCEBC2" w14:textId="77777777" w:rsidTr="0024128E">
        <w:trPr>
          <w:ins w:id="791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ins w:id="7915" w:author="Boisvert, Eric" w:date="2016-03-29T09:19:00Z"/>
                <w:rFonts w:cs="Arial"/>
                <w:b/>
                <w:szCs w:val="18"/>
              </w:rPr>
            </w:pPr>
            <w:ins w:id="791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17" w:author="Boisvert, Eric" w:date="2016-03-29T09:19:00Z"/>
                <w:rFonts w:cs="Arial"/>
                <w:szCs w:val="18"/>
                <w:lang w:val="en-US"/>
              </w:rPr>
            </w:pPr>
            <w:ins w:id="7918"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ins>
          </w:p>
        </w:tc>
      </w:tr>
      <w:tr w:rsidR="00480BB6" w:rsidRPr="00DE63EA" w14:paraId="03F31F0B" w14:textId="77777777" w:rsidTr="0024128E">
        <w:trPr>
          <w:trHeight w:val="280"/>
          <w:ins w:id="79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ins w:id="79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1" w:author="Boisvert, Eric" w:date="2016-03-29T09:19:00Z"/>
                <w:rFonts w:ascii="Arial" w:eastAsia="MS Mincho" w:hAnsi="Arial" w:cs="Arial"/>
                <w:sz w:val="18"/>
                <w:szCs w:val="18"/>
              </w:rPr>
            </w:pPr>
            <w:ins w:id="792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3" w:author="Boisvert, Eric" w:date="2016-03-29T09:19:00Z"/>
                <w:rFonts w:ascii="Arial" w:eastAsia="MS Mincho" w:hAnsi="Arial" w:cs="Arial"/>
                <w:b/>
                <w:color w:val="0000FF"/>
                <w:sz w:val="18"/>
                <w:szCs w:val="18"/>
              </w:rPr>
            </w:pPr>
            <w:ins w:id="7924" w:author="Boisvert, Eric" w:date="2016-03-29T09:19:00Z">
              <w:r w:rsidRPr="00480BB6">
                <w:rPr>
                  <w:rFonts w:ascii="Arial" w:hAnsi="Arial" w:cs="Arial"/>
                  <w:sz w:val="18"/>
                  <w:szCs w:val="18"/>
                  <w:lang w:val="en-CA"/>
                  <w:rPrChange w:id="7925" w:author="Boisvert, Eric" w:date="2016-03-29T09:20:00Z">
                    <w:rPr>
                      <w:rFonts w:ascii="Arial" w:hAnsi="Arial" w:cs="Arial"/>
                      <w:sz w:val="18"/>
                      <w:szCs w:val="18"/>
                      <w:lang w:val="fr-CA"/>
                    </w:rPr>
                  </w:rPrChange>
                </w:rPr>
                <w:t>/req/gsml4-lab-analysis/accuracy-measure</w:t>
              </w:r>
            </w:ins>
          </w:p>
        </w:tc>
      </w:tr>
      <w:tr w:rsidR="00480BB6" w:rsidRPr="00DE63EA" w14:paraId="0AA72BE7" w14:textId="77777777" w:rsidTr="0024128E">
        <w:trPr>
          <w:trHeight w:val="645"/>
          <w:ins w:id="792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ins w:id="792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28" w:author="Boisvert, Eric" w:date="2016-03-29T09:19:00Z"/>
                <w:rFonts w:ascii="Arial" w:eastAsia="MS Mincho" w:hAnsi="Arial" w:cs="Arial"/>
                <w:sz w:val="18"/>
                <w:szCs w:val="18"/>
              </w:rPr>
            </w:pPr>
            <w:ins w:id="792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30" w:author="Boisvert, Eric" w:date="2016-03-29T09:19:00Z"/>
                <w:rFonts w:cs="Arial"/>
                <w:szCs w:val="18"/>
                <w:lang w:eastAsia="en-US"/>
              </w:rPr>
            </w:pPr>
            <w:ins w:id="7931" w:author="Boisvert, Eric" w:date="2016-03-29T09:19:00Z">
              <w:r w:rsidRPr="004D6F90">
                <w:rPr>
                  <w:rFonts w:cs="Arial"/>
                  <w:szCs w:val="18"/>
                  <w:lang w:eastAsia="en-US"/>
                </w:rPr>
                <w:t>Ensure that DQ_Element::nameOfMeasure and ::result are not null</w:t>
              </w:r>
            </w:ins>
          </w:p>
        </w:tc>
      </w:tr>
      <w:tr w:rsidR="00480BB6" w:rsidRPr="00DE63EA" w14:paraId="6394C3C4" w14:textId="77777777" w:rsidTr="0024128E">
        <w:trPr>
          <w:trHeight w:val="645"/>
          <w:ins w:id="793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ins w:id="7933" w:author="Boisvert, Eric" w:date="2016-03-29T09:19:00Z"/>
                <w:rFonts w:ascii="Arial" w:eastAsia="MS Mincho" w:hAnsi="Arial" w:cs="Arial"/>
                <w:b/>
                <w:sz w:val="18"/>
                <w:szCs w:val="18"/>
              </w:rPr>
            </w:pPr>
            <w:ins w:id="7934" w:author="Boisvert, Eric" w:date="2016-03-29T09:19:00Z">
              <w:r>
                <w:rPr>
                  <w:rFonts w:ascii="Arial" w:eastAsia="MS Mincho" w:hAnsi="Arial" w:cs="Arial"/>
                  <w:b/>
                  <w:sz w:val="18"/>
                  <w:szCs w:val="18"/>
                </w:rPr>
                <w:t>er</w:t>
              </w:r>
            </w:ins>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35" w:author="Boisvert, Eric" w:date="2016-03-29T09:19:00Z"/>
                <w:rFonts w:ascii="Arial" w:eastAsia="MS Mincho" w:hAnsi="Arial" w:cs="Arial"/>
                <w:sz w:val="18"/>
                <w:szCs w:val="18"/>
              </w:rPr>
            </w:pPr>
            <w:ins w:id="793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37" w:author="Boisvert, Eric" w:date="2016-03-29T09:19:00Z"/>
                <w:rFonts w:ascii="Arial" w:eastAsia="MS Mincho" w:hAnsi="Arial" w:cs="Arial"/>
                <w:sz w:val="18"/>
                <w:szCs w:val="18"/>
              </w:rPr>
            </w:pPr>
            <w:ins w:id="7938" w:author="Boisvert, Eric" w:date="2016-03-29T09:19:00Z">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ins>
          </w:p>
        </w:tc>
      </w:tr>
      <w:tr w:rsidR="00480BB6" w:rsidRPr="00DE63EA" w14:paraId="4723594F" w14:textId="77777777" w:rsidTr="0024128E">
        <w:trPr>
          <w:trHeight w:val="462"/>
          <w:ins w:id="79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ins w:id="79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41" w:author="Boisvert, Eric" w:date="2016-03-29T09:19:00Z"/>
                <w:rFonts w:ascii="Arial" w:eastAsia="MS Mincho" w:hAnsi="Arial" w:cs="Arial"/>
                <w:sz w:val="18"/>
                <w:szCs w:val="18"/>
              </w:rPr>
            </w:pPr>
            <w:ins w:id="794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3" w:author="Boisvert, Eric" w:date="2016-03-29T09:19:00Z"/>
                <w:rFonts w:cs="Arial"/>
                <w:szCs w:val="18"/>
                <w:lang w:eastAsia="en-US"/>
              </w:rPr>
            </w:pPr>
          </w:p>
        </w:tc>
      </w:tr>
      <w:tr w:rsidR="00480BB6" w:rsidRPr="00DE63EA" w14:paraId="11FB19B2" w14:textId="77777777" w:rsidTr="0024128E">
        <w:trPr>
          <w:ins w:id="794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ins w:id="7945" w:author="Boisvert, Eric" w:date="2016-03-29T09:19:00Z"/>
                <w:rFonts w:cs="Arial"/>
                <w:b/>
                <w:szCs w:val="18"/>
              </w:rPr>
            </w:pPr>
            <w:ins w:id="794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47" w:author="Boisvert, Eric" w:date="2016-03-29T09:19:00Z"/>
                <w:rFonts w:cs="Arial"/>
                <w:szCs w:val="18"/>
                <w:lang w:val="en-US"/>
              </w:rPr>
            </w:pPr>
            <w:ins w:id="7948"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ins>
          </w:p>
        </w:tc>
      </w:tr>
      <w:tr w:rsidR="00480BB6" w:rsidRPr="00DE63EA" w14:paraId="47FA7B47" w14:textId="77777777" w:rsidTr="0024128E">
        <w:trPr>
          <w:trHeight w:val="280"/>
          <w:ins w:id="794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ins w:id="795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1" w:author="Boisvert, Eric" w:date="2016-03-29T09:19:00Z"/>
                <w:rFonts w:ascii="Arial" w:eastAsia="MS Mincho" w:hAnsi="Arial" w:cs="Arial"/>
                <w:sz w:val="18"/>
                <w:szCs w:val="18"/>
              </w:rPr>
            </w:pPr>
            <w:ins w:id="795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3" w:author="Boisvert, Eric" w:date="2016-03-29T09:19:00Z"/>
                <w:rFonts w:ascii="Arial" w:eastAsia="MS Mincho" w:hAnsi="Arial" w:cs="Arial"/>
                <w:b/>
                <w:color w:val="0000FF"/>
                <w:sz w:val="18"/>
                <w:szCs w:val="18"/>
              </w:rPr>
            </w:pPr>
            <w:ins w:id="7954"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ins>
          </w:p>
        </w:tc>
      </w:tr>
      <w:tr w:rsidR="00480BB6" w:rsidRPr="00DE63EA" w14:paraId="1F19904C" w14:textId="77777777" w:rsidTr="0024128E">
        <w:trPr>
          <w:trHeight w:val="645"/>
          <w:ins w:id="7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ins w:id="79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57" w:author="Boisvert, Eric" w:date="2016-03-29T09:19:00Z"/>
                <w:rFonts w:ascii="Arial" w:eastAsia="MS Mincho" w:hAnsi="Arial" w:cs="Arial"/>
                <w:sz w:val="18"/>
                <w:szCs w:val="18"/>
              </w:rPr>
            </w:pPr>
            <w:ins w:id="795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59" w:author="Boisvert, Eric" w:date="2016-03-29T09:19:00Z"/>
                <w:rFonts w:cs="Arial"/>
                <w:b/>
                <w:color w:val="FF0000"/>
                <w:szCs w:val="18"/>
                <w:lang w:eastAsia="en-US"/>
              </w:rPr>
            </w:pPr>
          </w:p>
        </w:tc>
      </w:tr>
      <w:tr w:rsidR="00480BB6" w:rsidRPr="00DE63EA" w14:paraId="4938A486" w14:textId="77777777" w:rsidTr="0024128E">
        <w:trPr>
          <w:trHeight w:val="645"/>
          <w:ins w:id="79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ins w:id="79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2" w:author="Boisvert, Eric" w:date="2016-03-29T09:19:00Z"/>
                <w:rFonts w:ascii="Arial" w:eastAsia="MS Mincho" w:hAnsi="Arial" w:cs="Arial"/>
                <w:sz w:val="18"/>
                <w:szCs w:val="18"/>
              </w:rPr>
            </w:pPr>
            <w:ins w:id="796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64" w:author="Boisvert, Eric" w:date="2016-03-29T09:19:00Z"/>
                <w:rFonts w:ascii="Arial" w:eastAsia="MS Mincho" w:hAnsi="Arial" w:cs="Arial"/>
                <w:sz w:val="18"/>
                <w:szCs w:val="18"/>
              </w:rPr>
            </w:pPr>
          </w:p>
        </w:tc>
      </w:tr>
      <w:tr w:rsidR="00480BB6" w:rsidRPr="00DE63EA" w14:paraId="581B060F" w14:textId="77777777" w:rsidTr="0024128E">
        <w:trPr>
          <w:trHeight w:val="462"/>
          <w:ins w:id="79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ins w:id="79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67" w:author="Boisvert, Eric" w:date="2016-03-29T09:19:00Z"/>
                <w:rFonts w:ascii="Arial" w:eastAsia="MS Mincho" w:hAnsi="Arial" w:cs="Arial"/>
                <w:sz w:val="18"/>
                <w:szCs w:val="18"/>
              </w:rPr>
            </w:pPr>
            <w:ins w:id="796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69" w:author="Boisvert, Eric" w:date="2016-03-29T09:19:00Z"/>
                <w:rFonts w:cs="Arial"/>
                <w:szCs w:val="18"/>
                <w:lang w:eastAsia="en-US"/>
              </w:rPr>
            </w:pPr>
          </w:p>
        </w:tc>
      </w:tr>
      <w:tr w:rsidR="00480BB6" w:rsidRPr="00DE63EA" w14:paraId="6D234F82" w14:textId="77777777" w:rsidTr="0024128E">
        <w:trPr>
          <w:ins w:id="797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ins w:id="7971" w:author="Boisvert, Eric" w:date="2016-03-29T09:19:00Z"/>
                <w:rFonts w:cs="Arial"/>
                <w:b/>
                <w:szCs w:val="18"/>
              </w:rPr>
            </w:pPr>
            <w:ins w:id="7972" w:author="Boisvert, Eric" w:date="2016-03-29T09:19:00Z">
              <w:r w:rsidRPr="00DE63EA">
                <w:rPr>
                  <w:rFonts w:cs="Arial"/>
                  <w:b/>
                  <w:szCs w:val="18"/>
                </w:rPr>
                <w:lastRenderedPageBreak/>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73" w:author="Boisvert, Eric" w:date="2016-03-29T09:19:00Z"/>
                <w:rFonts w:cs="Arial"/>
                <w:szCs w:val="18"/>
                <w:lang w:val="en-US"/>
              </w:rPr>
            </w:pPr>
            <w:ins w:id="7974" w:author="Boisvert, Eric" w:date="2016-03-29T09:19:00Z">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ins>
          </w:p>
        </w:tc>
      </w:tr>
      <w:tr w:rsidR="00480BB6" w:rsidRPr="00DE63EA" w14:paraId="109C9007" w14:textId="77777777" w:rsidTr="0024128E">
        <w:trPr>
          <w:trHeight w:val="280"/>
          <w:ins w:id="79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ins w:id="79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7" w:author="Boisvert, Eric" w:date="2016-03-29T09:19:00Z"/>
                <w:rFonts w:ascii="Arial" w:eastAsia="MS Mincho" w:hAnsi="Arial" w:cs="Arial"/>
                <w:sz w:val="18"/>
                <w:szCs w:val="18"/>
              </w:rPr>
            </w:pPr>
            <w:ins w:id="797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79" w:author="Boisvert, Eric" w:date="2016-03-29T09:19:00Z"/>
                <w:rFonts w:ascii="Arial" w:eastAsia="MS Mincho" w:hAnsi="Arial" w:cs="Arial"/>
                <w:b/>
                <w:color w:val="0000FF"/>
                <w:sz w:val="18"/>
                <w:szCs w:val="18"/>
              </w:rPr>
            </w:pPr>
            <w:ins w:id="7980" w:author="Boisvert, Eric" w:date="2016-03-29T09:19:00Z">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ins>
          </w:p>
        </w:tc>
      </w:tr>
      <w:tr w:rsidR="00480BB6" w:rsidRPr="00DE63EA" w14:paraId="31A4832A" w14:textId="77777777" w:rsidTr="0024128E">
        <w:trPr>
          <w:trHeight w:val="645"/>
          <w:ins w:id="79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ins w:id="79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3" w:author="Boisvert, Eric" w:date="2016-03-29T09:19:00Z"/>
                <w:rFonts w:ascii="Arial" w:eastAsia="MS Mincho" w:hAnsi="Arial" w:cs="Arial"/>
                <w:sz w:val="18"/>
                <w:szCs w:val="18"/>
              </w:rPr>
            </w:pPr>
            <w:ins w:id="798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85" w:author="Boisvert, Eric" w:date="2016-03-29T09:19:00Z"/>
                <w:rFonts w:cs="Arial"/>
                <w:szCs w:val="18"/>
                <w:lang w:eastAsia="en-US"/>
              </w:rPr>
            </w:pPr>
            <w:ins w:id="7986" w:author="Boisvert, Eric" w:date="2016-03-29T09:19:00Z">
              <w:r w:rsidRPr="004D6F90">
                <w:rPr>
                  <w:rFonts w:cs="Arial"/>
                  <w:szCs w:val="18"/>
                  <w:lang w:eastAsia="en-US"/>
                </w:rPr>
                <w:t>Ensure that the identifier of Image is a HTTP URI referencing an online image</w:t>
              </w:r>
            </w:ins>
          </w:p>
        </w:tc>
      </w:tr>
      <w:tr w:rsidR="00480BB6" w:rsidRPr="00DE63EA" w14:paraId="01F375C0" w14:textId="77777777" w:rsidTr="0024128E">
        <w:trPr>
          <w:trHeight w:val="645"/>
          <w:ins w:id="79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ins w:id="79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89" w:author="Boisvert, Eric" w:date="2016-03-29T09:19:00Z"/>
                <w:rFonts w:ascii="Arial" w:eastAsia="MS Mincho" w:hAnsi="Arial" w:cs="Arial"/>
                <w:sz w:val="18"/>
                <w:szCs w:val="18"/>
              </w:rPr>
            </w:pPr>
            <w:ins w:id="799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7991" w:author="Boisvert, Eric" w:date="2016-03-29T09:19:00Z"/>
                <w:rFonts w:ascii="Arial" w:eastAsia="MS Mincho" w:hAnsi="Arial" w:cs="Arial"/>
                <w:sz w:val="18"/>
                <w:szCs w:val="18"/>
              </w:rPr>
            </w:pPr>
            <w:ins w:id="7992" w:author="Boisvert, Eric" w:date="2016-03-29T09:19:00Z">
              <w:r>
                <w:rPr>
                  <w:rFonts w:ascii="Arial" w:eastAsia="MS Mincho" w:hAnsi="Arial" w:cs="Arial"/>
                  <w:sz w:val="18"/>
                  <w:szCs w:val="18"/>
                </w:rPr>
                <w:t>Verify that the target implementation has a mechanism to check if the ifdentifier is a HTTP URI and it resolves to a common file format (image/jpeg, image/png,image/gif, etc.)</w:t>
              </w:r>
            </w:ins>
          </w:p>
        </w:tc>
      </w:tr>
      <w:tr w:rsidR="00480BB6" w:rsidRPr="00DE63EA" w14:paraId="29C657AD" w14:textId="77777777" w:rsidTr="0024128E">
        <w:trPr>
          <w:trHeight w:val="462"/>
          <w:ins w:id="79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ins w:id="79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7995" w:author="Boisvert, Eric" w:date="2016-03-29T09:19:00Z"/>
                <w:rFonts w:ascii="Arial" w:eastAsia="MS Mincho" w:hAnsi="Arial" w:cs="Arial"/>
                <w:sz w:val="18"/>
                <w:szCs w:val="18"/>
              </w:rPr>
            </w:pPr>
            <w:ins w:id="799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7997" w:author="Boisvert, Eric" w:date="2016-03-29T09:19:00Z"/>
                <w:rFonts w:cs="Arial"/>
                <w:szCs w:val="18"/>
                <w:lang w:eastAsia="en-US"/>
              </w:rPr>
            </w:pPr>
          </w:p>
        </w:tc>
      </w:tr>
    </w:tbl>
    <w:p w14:paraId="391E5CE4" w14:textId="77777777" w:rsidR="00480BB6" w:rsidRDefault="00480BB6" w:rsidP="00480BB6">
      <w:pPr>
        <w:rPr>
          <w:ins w:id="7998" w:author="Boisvert, Eric" w:date="2016-03-29T09:19:00Z"/>
        </w:rPr>
      </w:pPr>
    </w:p>
    <w:p w14:paraId="5CDE76E2" w14:textId="77777777" w:rsidR="00480BB6" w:rsidRDefault="00480BB6" w:rsidP="00480BB6">
      <w:pPr>
        <w:rPr>
          <w:ins w:id="7999" w:author="Boisvert, Eric" w:date="2016-03-29T09:19:00Z"/>
        </w:rPr>
      </w:pPr>
      <w:ins w:id="8000" w:author="Boisvert, Eric" w:date="2016-03-29T09:19:00Z">
        <w:r>
          <w:br w:type="page"/>
        </w:r>
      </w:ins>
    </w:p>
    <w:p w14:paraId="5D83B70F" w14:textId="77777777" w:rsidR="00480BB6" w:rsidRDefault="00480BB6" w:rsidP="00480BB6">
      <w:pPr>
        <w:rPr>
          <w:ins w:id="8001" w:author="Boisvert, Eric" w:date="2016-03-29T09:19:00Z"/>
        </w:rPr>
      </w:pPr>
    </w:p>
    <w:p w14:paraId="21129710" w14:textId="77777777" w:rsidR="00480BB6" w:rsidRPr="00480BB6" w:rsidRDefault="00480BB6" w:rsidP="00480BB6">
      <w:pPr>
        <w:pStyle w:val="Titre3"/>
        <w:numPr>
          <w:ilvl w:val="0"/>
          <w:numId w:val="0"/>
        </w:numPr>
        <w:ind w:left="720" w:hanging="720"/>
        <w:rPr>
          <w:ins w:id="8002" w:author="Boisvert, Eric" w:date="2016-03-29T09:19:00Z"/>
          <w:lang w:val="en-CA"/>
          <w:rPrChange w:id="8003" w:author="Boisvert, Eric" w:date="2016-03-29T09:20:00Z">
            <w:rPr>
              <w:ins w:id="8004" w:author="Boisvert, Eric" w:date="2016-03-29T09:19:00Z"/>
              <w:lang w:val="fr-CA"/>
            </w:rPr>
          </w:rPrChange>
        </w:rPr>
      </w:pPr>
      <w:ins w:id="8005" w:author="Boisvert, Eric" w:date="2016-03-29T09:19:00Z">
        <w:r w:rsidRPr="00480BB6">
          <w:rPr>
            <w:lang w:val="en-CA"/>
            <w:rPrChange w:id="8006" w:author="Boisvert, Eric" w:date="2016-03-29T09:20:00Z">
              <w:rPr>
                <w:lang w:val="fr-CA"/>
              </w:rPr>
            </w:rPrChange>
          </w:rPr>
          <w:t>A.2.1 Conformance class: GeoSciML XML Encoding Abstract Core</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rPr>
          <w:ins w:id="800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ins w:id="8008" w:author="Boisvert, Eric" w:date="2016-03-29T09:19:00Z"/>
                <w:rFonts w:cs="Arial"/>
                <w:szCs w:val="18"/>
                <w:lang w:eastAsia="en-US"/>
              </w:rPr>
            </w:pPr>
            <w:ins w:id="800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ins w:id="8010" w:author="Boisvert, Eric" w:date="2016-03-29T09:19:00Z"/>
                <w:rFonts w:cs="Arial"/>
                <w:b/>
                <w:color w:val="0000FF"/>
                <w:szCs w:val="18"/>
                <w:lang w:eastAsia="en-US"/>
              </w:rPr>
            </w:pPr>
            <w:ins w:id="8011" w:author="Boisvert, Eric" w:date="2016-03-29T09:19:00Z">
              <w:r w:rsidRPr="00DE63EA">
                <w:rPr>
                  <w:rFonts w:cs="Arial"/>
                  <w:szCs w:val="18"/>
                  <w:lang w:val="fr-CA"/>
                </w:rPr>
                <w:t>/conf/</w:t>
              </w:r>
              <w:r w:rsidRPr="009E45CC">
                <w:rPr>
                  <w:rFonts w:cs="Arial"/>
                  <w:szCs w:val="18"/>
                  <w:lang w:val="fr-CA"/>
                </w:rPr>
                <w:t>gsml4xsd</w:t>
              </w:r>
            </w:ins>
          </w:p>
        </w:tc>
      </w:tr>
      <w:tr w:rsidR="00480BB6" w:rsidRPr="00DE63EA" w14:paraId="4B916930" w14:textId="77777777" w:rsidTr="0024128E">
        <w:trPr>
          <w:ins w:id="801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ins w:id="8013" w:author="Boisvert, Eric" w:date="2016-03-29T09:19:00Z"/>
                <w:rFonts w:cs="Arial"/>
                <w:szCs w:val="18"/>
                <w:lang w:eastAsia="en-US"/>
              </w:rPr>
            </w:pPr>
            <w:ins w:id="801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15" w:author="Boisvert, Eric" w:date="2016-03-29T09:19:00Z"/>
                <w:rFonts w:cs="Arial"/>
                <w:b/>
                <w:color w:val="0000FF"/>
                <w:szCs w:val="18"/>
                <w:lang w:eastAsia="en-US"/>
              </w:rPr>
            </w:pPr>
            <w:ins w:id="8016" w:author="Boisvert, Eric" w:date="2016-03-29T09:19:00Z">
              <w:r>
                <w:rPr>
                  <w:rFonts w:cs="Arial"/>
                  <w:szCs w:val="18"/>
                  <w:lang w:val="en-US"/>
                </w:rPr>
                <w:t>/req/</w:t>
              </w:r>
              <w:r w:rsidRPr="009E45CC">
                <w:rPr>
                  <w:rFonts w:cs="Arial"/>
                  <w:szCs w:val="18"/>
                  <w:lang w:val="en-US"/>
                </w:rPr>
                <w:t>gsml4xsd</w:t>
              </w:r>
            </w:ins>
          </w:p>
        </w:tc>
      </w:tr>
      <w:tr w:rsidR="00480BB6" w:rsidRPr="00DE63EA" w14:paraId="1BAF3A67" w14:textId="77777777" w:rsidTr="0024128E">
        <w:trPr>
          <w:ins w:id="801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ins w:id="8018" w:author="Boisvert, Eric" w:date="2016-03-29T09:19:00Z"/>
                <w:rFonts w:cs="Arial"/>
                <w:b/>
                <w:szCs w:val="18"/>
              </w:rPr>
            </w:pPr>
            <w:ins w:id="801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0" w:author="Boisvert, Eric" w:date="2016-03-29T09:19:00Z"/>
                <w:rFonts w:cs="Arial"/>
                <w:szCs w:val="18"/>
                <w:lang w:val="en-US"/>
              </w:rPr>
            </w:pPr>
            <w:ins w:id="802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517A006D" w14:textId="77777777" w:rsidTr="0024128E">
        <w:trPr>
          <w:ins w:id="802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ins w:id="8023" w:author="Boisvert, Eric" w:date="2016-03-29T09:19:00Z"/>
                <w:rFonts w:cs="Arial"/>
                <w:b/>
                <w:szCs w:val="18"/>
              </w:rPr>
            </w:pPr>
            <w:ins w:id="802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25" w:author="Boisvert, Eric" w:date="2016-03-29T09:19:00Z"/>
                <w:rFonts w:cs="Arial"/>
                <w:szCs w:val="18"/>
                <w:highlight w:val="yellow"/>
                <w:lang w:val="en-US"/>
              </w:rPr>
            </w:pPr>
            <w:ins w:id="8026" w:author="Boisvert, Eric" w:date="2016-03-29T09:19:00Z">
              <w:r w:rsidRPr="002A1C87">
                <w:rPr>
                  <w:rFonts w:cs="Arial"/>
                  <w:szCs w:val="18"/>
                  <w:highlight w:val="yellow"/>
                  <w:lang w:val="en-US"/>
                </w:rPr>
                <w:t>/conf/gsml4xsd/xsd</w:t>
              </w:r>
            </w:ins>
          </w:p>
        </w:tc>
      </w:tr>
      <w:tr w:rsidR="00480BB6" w:rsidRPr="00DE63EA" w14:paraId="75804674" w14:textId="77777777" w:rsidTr="0024128E">
        <w:trPr>
          <w:trHeight w:val="280"/>
          <w:ins w:id="80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ins w:id="80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29" w:author="Boisvert, Eric" w:date="2016-03-29T09:19:00Z"/>
                <w:rFonts w:ascii="Arial" w:eastAsia="MS Mincho" w:hAnsi="Arial" w:cs="Arial"/>
                <w:sz w:val="18"/>
                <w:szCs w:val="18"/>
              </w:rPr>
            </w:pPr>
            <w:ins w:id="803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1" w:author="Boisvert, Eric" w:date="2016-03-29T09:19:00Z"/>
                <w:rFonts w:ascii="Arial" w:eastAsia="MS Mincho" w:hAnsi="Arial" w:cs="Arial"/>
                <w:b/>
                <w:color w:val="0000FF"/>
                <w:sz w:val="18"/>
                <w:szCs w:val="18"/>
              </w:rPr>
            </w:pPr>
            <w:ins w:id="803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ins>
          </w:p>
        </w:tc>
      </w:tr>
      <w:tr w:rsidR="00480BB6" w:rsidRPr="00DE63EA" w14:paraId="5F0FE55D" w14:textId="77777777" w:rsidTr="0024128E">
        <w:trPr>
          <w:trHeight w:val="645"/>
          <w:ins w:id="80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ins w:id="80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35" w:author="Boisvert, Eric" w:date="2016-03-29T09:19:00Z"/>
                <w:rFonts w:ascii="Arial" w:eastAsia="MS Mincho" w:hAnsi="Arial" w:cs="Arial"/>
                <w:sz w:val="18"/>
                <w:szCs w:val="18"/>
              </w:rPr>
            </w:pPr>
            <w:ins w:id="803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37" w:author="Boisvert, Eric" w:date="2016-03-29T09:19:00Z"/>
                <w:rFonts w:cs="Arial"/>
                <w:szCs w:val="18"/>
                <w:lang w:eastAsia="en-US"/>
              </w:rPr>
            </w:pPr>
            <w:ins w:id="8038" w:author="Boisvert, Eric" w:date="2016-03-29T09:19:00Z">
              <w:r w:rsidRPr="000E1B87">
                <w:rPr>
                  <w:rFonts w:cs="Arial"/>
                  <w:szCs w:val="18"/>
                  <w:lang w:eastAsia="en-US"/>
                </w:rPr>
                <w:t>Ensure that GeoSciML XML documents are valid</w:t>
              </w:r>
            </w:ins>
          </w:p>
        </w:tc>
      </w:tr>
      <w:tr w:rsidR="00480BB6" w:rsidRPr="00DE63EA" w14:paraId="5F810BBF" w14:textId="77777777" w:rsidTr="0024128E">
        <w:trPr>
          <w:trHeight w:val="645"/>
          <w:ins w:id="80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ins w:id="80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1" w:author="Boisvert, Eric" w:date="2016-03-29T09:19:00Z"/>
                <w:rFonts w:ascii="Arial" w:eastAsia="MS Mincho" w:hAnsi="Arial" w:cs="Arial"/>
                <w:sz w:val="18"/>
                <w:szCs w:val="18"/>
              </w:rPr>
            </w:pPr>
            <w:ins w:id="804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43" w:author="Boisvert, Eric" w:date="2016-03-29T09:19:00Z"/>
                <w:rFonts w:ascii="Arial" w:eastAsia="MS Mincho" w:hAnsi="Arial" w:cs="Arial"/>
                <w:sz w:val="18"/>
                <w:szCs w:val="18"/>
              </w:rPr>
            </w:pPr>
            <w:ins w:id="804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33A0A15" w14:textId="77777777" w:rsidTr="0024128E">
        <w:trPr>
          <w:trHeight w:val="462"/>
          <w:ins w:id="80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ins w:id="80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47" w:author="Boisvert, Eric" w:date="2016-03-29T09:19:00Z"/>
                <w:rFonts w:ascii="Arial" w:eastAsia="MS Mincho" w:hAnsi="Arial" w:cs="Arial"/>
                <w:sz w:val="18"/>
                <w:szCs w:val="18"/>
              </w:rPr>
            </w:pPr>
            <w:ins w:id="804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49" w:author="Boisvert, Eric" w:date="2016-03-29T09:19:00Z"/>
                <w:rFonts w:cs="Arial"/>
                <w:szCs w:val="18"/>
                <w:lang w:eastAsia="en-US"/>
              </w:rPr>
            </w:pPr>
          </w:p>
        </w:tc>
      </w:tr>
      <w:tr w:rsidR="00480BB6" w:rsidRPr="00DE63EA" w14:paraId="4E349ABC" w14:textId="77777777" w:rsidTr="0024128E">
        <w:trPr>
          <w:ins w:id="805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ins w:id="8051" w:author="Boisvert, Eric" w:date="2016-03-29T09:19:00Z"/>
                <w:rFonts w:cs="Arial"/>
                <w:b/>
                <w:szCs w:val="18"/>
              </w:rPr>
            </w:pPr>
            <w:ins w:id="805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53" w:author="Boisvert, Eric" w:date="2016-03-29T09:19:00Z"/>
                <w:rFonts w:cs="Arial"/>
                <w:szCs w:val="18"/>
                <w:lang w:val="en-US"/>
              </w:rPr>
            </w:pPr>
            <w:ins w:id="8054" w:author="Boisvert, Eric" w:date="2016-03-29T09:19:00Z">
              <w:r w:rsidRPr="009E45CC">
                <w:rPr>
                  <w:rFonts w:cs="Arial"/>
                  <w:szCs w:val="18"/>
                  <w:lang w:val="en-US"/>
                </w:rPr>
                <w:t>/conf/</w:t>
              </w:r>
              <w:r>
                <w:rPr>
                  <w:rFonts w:cs="Arial"/>
                  <w:szCs w:val="18"/>
                  <w:lang w:val="en-US"/>
                </w:rPr>
                <w:t>gsml4xsd/sch</w:t>
              </w:r>
            </w:ins>
          </w:p>
        </w:tc>
      </w:tr>
      <w:tr w:rsidR="00480BB6" w:rsidRPr="00DE63EA" w14:paraId="248890BA" w14:textId="77777777" w:rsidTr="0024128E">
        <w:trPr>
          <w:trHeight w:val="280"/>
          <w:ins w:id="80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ins w:id="80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7" w:author="Boisvert, Eric" w:date="2016-03-29T09:19:00Z"/>
                <w:rFonts w:ascii="Arial" w:eastAsia="MS Mincho" w:hAnsi="Arial" w:cs="Arial"/>
                <w:sz w:val="18"/>
                <w:szCs w:val="18"/>
              </w:rPr>
            </w:pPr>
            <w:ins w:id="805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59" w:author="Boisvert, Eric" w:date="2016-03-29T09:19:00Z"/>
                <w:rFonts w:ascii="Arial" w:eastAsia="MS Mincho" w:hAnsi="Arial" w:cs="Arial"/>
                <w:b/>
                <w:color w:val="0000FF"/>
                <w:sz w:val="18"/>
                <w:szCs w:val="18"/>
              </w:rPr>
            </w:pPr>
            <w:ins w:id="806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ins>
          </w:p>
        </w:tc>
      </w:tr>
      <w:tr w:rsidR="00480BB6" w:rsidRPr="00DE63EA" w14:paraId="4E39D4A9" w14:textId="77777777" w:rsidTr="0024128E">
        <w:trPr>
          <w:trHeight w:val="645"/>
          <w:ins w:id="806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ins w:id="806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3" w:author="Boisvert, Eric" w:date="2016-03-29T09:19:00Z"/>
                <w:rFonts w:ascii="Arial" w:eastAsia="MS Mincho" w:hAnsi="Arial" w:cs="Arial"/>
                <w:sz w:val="18"/>
                <w:szCs w:val="18"/>
              </w:rPr>
            </w:pPr>
            <w:ins w:id="806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65" w:author="Boisvert, Eric" w:date="2016-03-29T09:19:00Z"/>
                <w:rFonts w:cs="Arial"/>
                <w:szCs w:val="18"/>
                <w:lang w:eastAsia="en-US"/>
              </w:rPr>
            </w:pPr>
            <w:ins w:id="8066" w:author="Boisvert, Eric" w:date="2016-03-29T09:19:00Z">
              <w:r w:rsidRPr="000E1B87">
                <w:rPr>
                  <w:rFonts w:cs="Arial"/>
                  <w:szCs w:val="18"/>
                  <w:lang w:eastAsia="en-US"/>
                </w:rPr>
                <w:t>Ensure that encoding rules defined in the specification are met</w:t>
              </w:r>
            </w:ins>
          </w:p>
        </w:tc>
      </w:tr>
      <w:tr w:rsidR="00480BB6" w:rsidRPr="00DE63EA" w14:paraId="36740E9B" w14:textId="77777777" w:rsidTr="0024128E">
        <w:trPr>
          <w:trHeight w:val="645"/>
          <w:ins w:id="80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ins w:id="80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69" w:author="Boisvert, Eric" w:date="2016-03-29T09:19:00Z"/>
                <w:rFonts w:ascii="Arial" w:eastAsia="MS Mincho" w:hAnsi="Arial" w:cs="Arial"/>
                <w:sz w:val="18"/>
                <w:szCs w:val="18"/>
              </w:rPr>
            </w:pPr>
            <w:ins w:id="807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71" w:author="Boisvert, Eric" w:date="2016-03-29T09:19:00Z"/>
                <w:rFonts w:ascii="Arial" w:eastAsia="MS Mincho" w:hAnsi="Arial" w:cs="Arial"/>
                <w:sz w:val="18"/>
                <w:szCs w:val="18"/>
              </w:rPr>
            </w:pPr>
            <w:ins w:id="807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CEBC3EE" w14:textId="77777777" w:rsidTr="0024128E">
        <w:trPr>
          <w:trHeight w:val="462"/>
          <w:ins w:id="80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ins w:id="80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75" w:author="Boisvert, Eric" w:date="2016-03-29T09:19:00Z"/>
                <w:rFonts w:ascii="Arial" w:eastAsia="MS Mincho" w:hAnsi="Arial" w:cs="Arial"/>
                <w:sz w:val="18"/>
                <w:szCs w:val="18"/>
              </w:rPr>
            </w:pPr>
            <w:ins w:id="807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77" w:author="Boisvert, Eric" w:date="2016-03-29T09:19:00Z"/>
                <w:rFonts w:cs="Arial"/>
                <w:szCs w:val="18"/>
                <w:lang w:eastAsia="en-US"/>
              </w:rPr>
            </w:pPr>
          </w:p>
        </w:tc>
      </w:tr>
      <w:tr w:rsidR="00480BB6" w:rsidRPr="00DE63EA" w14:paraId="378D8D46" w14:textId="77777777" w:rsidTr="0024128E">
        <w:trPr>
          <w:ins w:id="807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C8414D" w14:textId="77777777" w:rsidR="00480BB6" w:rsidRPr="006474AA" w:rsidRDefault="00480BB6" w:rsidP="0024128E">
            <w:pPr>
              <w:pStyle w:val="Tabletext9"/>
              <w:rPr>
                <w:ins w:id="8079" w:author="Boisvert, Eric" w:date="2016-03-29T09:19:00Z"/>
                <w:rFonts w:cs="Arial"/>
                <w:b/>
                <w:szCs w:val="18"/>
              </w:rPr>
            </w:pPr>
            <w:ins w:id="808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C7DF78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81" w:author="Boisvert, Eric" w:date="2016-03-29T09:19:00Z"/>
                <w:rFonts w:cs="Arial"/>
                <w:szCs w:val="18"/>
                <w:lang w:val="en-US"/>
              </w:rPr>
            </w:pPr>
            <w:ins w:id="8082" w:author="Boisvert, Eric" w:date="2016-03-29T09:19:00Z">
              <w:r w:rsidRPr="009E45CC">
                <w:rPr>
                  <w:rFonts w:cs="Arial"/>
                  <w:szCs w:val="18"/>
                  <w:lang w:val="en-US"/>
                </w:rPr>
                <w:t>/conf/</w:t>
              </w:r>
              <w:r>
                <w:rPr>
                  <w:rFonts w:cs="Arial"/>
                  <w:szCs w:val="18"/>
                  <w:lang w:val="en-US"/>
                </w:rPr>
                <w:t>gsml4xsd/byref</w:t>
              </w:r>
            </w:ins>
          </w:p>
        </w:tc>
      </w:tr>
      <w:tr w:rsidR="00480BB6" w:rsidRPr="00DE63EA" w14:paraId="22730D2C" w14:textId="77777777" w:rsidTr="0024128E">
        <w:trPr>
          <w:trHeight w:val="280"/>
          <w:ins w:id="808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7175BE" w14:textId="77777777" w:rsidR="00480BB6" w:rsidRPr="006474AA" w:rsidRDefault="00480BB6" w:rsidP="0024128E">
            <w:pPr>
              <w:spacing w:after="0"/>
              <w:rPr>
                <w:ins w:id="808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BEE6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5" w:author="Boisvert, Eric" w:date="2016-03-29T09:19:00Z"/>
                <w:rFonts w:ascii="Arial" w:eastAsia="MS Mincho" w:hAnsi="Arial" w:cs="Arial"/>
                <w:sz w:val="18"/>
                <w:szCs w:val="18"/>
              </w:rPr>
            </w:pPr>
            <w:ins w:id="808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19E56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87" w:author="Boisvert, Eric" w:date="2016-03-29T09:19:00Z"/>
                <w:rFonts w:ascii="Arial" w:eastAsia="MS Mincho" w:hAnsi="Arial" w:cs="Arial"/>
                <w:b/>
                <w:color w:val="0000FF"/>
                <w:sz w:val="18"/>
                <w:szCs w:val="18"/>
              </w:rPr>
            </w:pPr>
            <w:ins w:id="808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/byref</w:t>
              </w:r>
            </w:ins>
          </w:p>
        </w:tc>
      </w:tr>
      <w:tr w:rsidR="00480BB6" w:rsidRPr="00DE63EA" w14:paraId="0E992F5E" w14:textId="77777777" w:rsidTr="0024128E">
        <w:trPr>
          <w:trHeight w:val="645"/>
          <w:ins w:id="808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D0968" w14:textId="77777777" w:rsidR="00480BB6" w:rsidRPr="006474AA" w:rsidRDefault="00480BB6" w:rsidP="0024128E">
            <w:pPr>
              <w:spacing w:after="0"/>
              <w:rPr>
                <w:ins w:id="809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EEAC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91" w:author="Boisvert, Eric" w:date="2016-03-29T09:19:00Z"/>
                <w:rFonts w:ascii="Arial" w:eastAsia="MS Mincho" w:hAnsi="Arial" w:cs="Arial"/>
                <w:sz w:val="18"/>
                <w:szCs w:val="18"/>
              </w:rPr>
            </w:pPr>
            <w:ins w:id="809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549784F"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093" w:author="Boisvert, Eric" w:date="2016-03-29T09:19:00Z"/>
                <w:rFonts w:cs="Arial"/>
                <w:szCs w:val="18"/>
                <w:lang w:eastAsia="en-US"/>
              </w:rPr>
            </w:pPr>
            <w:ins w:id="8094" w:author="Boisvert, Eric" w:date="2016-03-29T09:19:00Z">
              <w:r w:rsidRPr="0010006B">
                <w:rPr>
                  <w:rFonts w:cs="Arial"/>
                  <w:szCs w:val="18"/>
                  <w:lang w:eastAsia="en-US"/>
                </w:rPr>
                <w:t>Ensure that xlink:href contains a resolvable reference</w:t>
              </w:r>
            </w:ins>
          </w:p>
        </w:tc>
      </w:tr>
      <w:tr w:rsidR="00480BB6" w:rsidRPr="00DE63EA" w14:paraId="441DA433" w14:textId="77777777" w:rsidTr="0024128E">
        <w:trPr>
          <w:trHeight w:val="645"/>
          <w:ins w:id="80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BAD343" w14:textId="77777777" w:rsidR="00480BB6" w:rsidRPr="006474AA" w:rsidRDefault="00480BB6" w:rsidP="0024128E">
            <w:pPr>
              <w:spacing w:after="0"/>
              <w:rPr>
                <w:ins w:id="80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4767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097" w:author="Boisvert, Eric" w:date="2016-03-29T09:19:00Z"/>
                <w:rFonts w:ascii="Arial" w:eastAsia="MS Mincho" w:hAnsi="Arial" w:cs="Arial"/>
                <w:sz w:val="18"/>
                <w:szCs w:val="18"/>
              </w:rPr>
            </w:pPr>
            <w:ins w:id="809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D6C322A" w14:textId="77777777" w:rsidR="00480BB6"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099" w:author="Boisvert, Eric" w:date="2016-03-29T09:19:00Z"/>
                <w:rFonts w:ascii="Arial" w:eastAsia="MS Mincho" w:hAnsi="Arial" w:cs="Arial"/>
                <w:sz w:val="18"/>
                <w:szCs w:val="18"/>
              </w:rPr>
            </w:pPr>
            <w:ins w:id="8100" w:author="Boisvert, Eric" w:date="2016-03-29T09:19:00Z">
              <w:r>
                <w:rPr>
                  <w:rFonts w:ascii="Arial" w:eastAsia="MS Mincho" w:hAnsi="Arial" w:cs="Arial"/>
                  <w:sz w:val="18"/>
                  <w:szCs w:val="18"/>
                </w:rPr>
                <w:t xml:space="preserve">If Absolute URI, Test the URI on the web.  If the URI does not resolve or return a 4xx error, the test fails.  </w:t>
              </w:r>
            </w:ins>
          </w:p>
          <w:p w14:paraId="4ACD61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01" w:author="Boisvert, Eric" w:date="2016-03-29T09:19:00Z"/>
                <w:rFonts w:ascii="Arial" w:eastAsia="MS Mincho" w:hAnsi="Arial" w:cs="Arial"/>
                <w:sz w:val="18"/>
                <w:szCs w:val="18"/>
              </w:rPr>
            </w:pPr>
            <w:ins w:id="8102" w:author="Boisvert, Eric" w:date="2016-03-29T09:19:00Z">
              <w:r>
                <w:rPr>
                  <w:rFonts w:ascii="Arial" w:eastAsia="MS Mincho" w:hAnsi="Arial" w:cs="Arial"/>
                  <w:sz w:val="18"/>
                  <w:szCs w:val="18"/>
                </w:rPr>
                <w:t>If anchor (#term), check the instance if a gml:id contain the value of the anchor. (xlink:href=”#term” shall match gml:id=”term”)</w:t>
              </w:r>
            </w:ins>
          </w:p>
        </w:tc>
      </w:tr>
      <w:tr w:rsidR="00480BB6" w:rsidRPr="00DE63EA" w14:paraId="00FA5053" w14:textId="77777777" w:rsidTr="0024128E">
        <w:trPr>
          <w:trHeight w:val="462"/>
          <w:ins w:id="81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3109D3" w14:textId="77777777" w:rsidR="00480BB6" w:rsidRPr="006474AA" w:rsidRDefault="00480BB6" w:rsidP="0024128E">
            <w:pPr>
              <w:spacing w:after="0"/>
              <w:rPr>
                <w:ins w:id="81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52C0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05" w:author="Boisvert, Eric" w:date="2016-03-29T09:19:00Z"/>
                <w:rFonts w:ascii="Arial" w:eastAsia="MS Mincho" w:hAnsi="Arial" w:cs="Arial"/>
                <w:sz w:val="18"/>
                <w:szCs w:val="18"/>
              </w:rPr>
            </w:pPr>
            <w:ins w:id="810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5B2372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07" w:author="Boisvert, Eric" w:date="2016-03-29T09:19:00Z"/>
                <w:rFonts w:cs="Arial"/>
                <w:szCs w:val="18"/>
                <w:lang w:eastAsia="en-US"/>
              </w:rPr>
            </w:pPr>
          </w:p>
        </w:tc>
      </w:tr>
      <w:tr w:rsidR="00480BB6" w:rsidRPr="00DE63EA" w14:paraId="7322AD51" w14:textId="77777777" w:rsidTr="0024128E">
        <w:trPr>
          <w:ins w:id="810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ins w:id="8109" w:author="Boisvert, Eric" w:date="2016-03-29T09:19:00Z"/>
                <w:rFonts w:cs="Arial"/>
                <w:b/>
                <w:szCs w:val="18"/>
              </w:rPr>
            </w:pPr>
            <w:ins w:id="811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11" w:author="Boisvert, Eric" w:date="2016-03-29T09:19:00Z"/>
                <w:rFonts w:cs="Arial"/>
                <w:szCs w:val="18"/>
                <w:lang w:val="en-US"/>
              </w:rPr>
            </w:pPr>
            <w:ins w:id="8112" w:author="Boisvert, Eric" w:date="2016-03-29T09:19:00Z">
              <w:r w:rsidRPr="009E45CC">
                <w:rPr>
                  <w:rFonts w:cs="Arial"/>
                  <w:szCs w:val="18"/>
                  <w:lang w:val="en-US"/>
                </w:rPr>
                <w:t>/conf/</w:t>
              </w:r>
              <w:r>
                <w:rPr>
                  <w:rFonts w:cs="Arial"/>
                  <w:szCs w:val="18"/>
                  <w:lang w:val="en-US"/>
                </w:rPr>
                <w:t>gsml4xsd/codelist</w:t>
              </w:r>
            </w:ins>
          </w:p>
        </w:tc>
      </w:tr>
      <w:tr w:rsidR="00480BB6" w:rsidRPr="00DE63EA" w14:paraId="1036CFA0" w14:textId="77777777" w:rsidTr="0024128E">
        <w:trPr>
          <w:trHeight w:val="280"/>
          <w:ins w:id="81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ins w:id="81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5" w:author="Boisvert, Eric" w:date="2016-03-29T09:19:00Z"/>
                <w:rFonts w:ascii="Arial" w:eastAsia="MS Mincho" w:hAnsi="Arial" w:cs="Arial"/>
                <w:sz w:val="18"/>
                <w:szCs w:val="18"/>
              </w:rPr>
            </w:pPr>
            <w:ins w:id="81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17" w:author="Boisvert, Eric" w:date="2016-03-29T09:19:00Z"/>
                <w:rFonts w:ascii="Arial" w:eastAsia="MS Mincho" w:hAnsi="Arial" w:cs="Arial"/>
                <w:b/>
                <w:color w:val="0000FF"/>
                <w:sz w:val="18"/>
                <w:szCs w:val="18"/>
              </w:rPr>
            </w:pPr>
            <w:ins w:id="811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ins>
          </w:p>
        </w:tc>
      </w:tr>
      <w:tr w:rsidR="00480BB6" w:rsidRPr="00DE63EA" w14:paraId="21C260D7" w14:textId="77777777" w:rsidTr="0024128E">
        <w:trPr>
          <w:trHeight w:val="645"/>
          <w:ins w:id="81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ins w:id="81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1" w:author="Boisvert, Eric" w:date="2016-03-29T09:19:00Z"/>
                <w:rFonts w:ascii="Arial" w:eastAsia="MS Mincho" w:hAnsi="Arial" w:cs="Arial"/>
                <w:sz w:val="18"/>
                <w:szCs w:val="18"/>
              </w:rPr>
            </w:pPr>
            <w:ins w:id="81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23" w:author="Boisvert, Eric" w:date="2016-03-29T09:19:00Z"/>
                <w:rFonts w:cs="Arial"/>
                <w:szCs w:val="18"/>
                <w:lang w:eastAsia="en-US"/>
              </w:rPr>
            </w:pPr>
            <w:ins w:id="8124" w:author="Boisvert, Eric" w:date="2016-03-29T09:19:00Z">
              <w:r w:rsidRPr="0010006B">
                <w:rPr>
                  <w:rFonts w:cs="Arial"/>
                  <w:szCs w:val="18"/>
                  <w:lang w:eastAsia="en-US"/>
                </w:rPr>
                <w:t>Ensure that vocabulary xlink:href contain an absolute http URI and this URL resolves to relevant content</w:t>
              </w:r>
            </w:ins>
          </w:p>
        </w:tc>
      </w:tr>
      <w:tr w:rsidR="00480BB6" w:rsidRPr="00DE63EA" w14:paraId="7E518E30" w14:textId="77777777" w:rsidTr="0024128E">
        <w:trPr>
          <w:trHeight w:val="645"/>
          <w:ins w:id="81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ins w:id="81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27" w:author="Boisvert, Eric" w:date="2016-03-29T09:19:00Z"/>
                <w:rFonts w:ascii="Arial" w:eastAsia="MS Mincho" w:hAnsi="Arial" w:cs="Arial"/>
                <w:sz w:val="18"/>
                <w:szCs w:val="18"/>
              </w:rPr>
            </w:pPr>
            <w:ins w:id="81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29" w:author="Boisvert, Eric" w:date="2016-03-29T09:19:00Z"/>
                <w:rFonts w:ascii="Arial" w:eastAsia="MS Mincho" w:hAnsi="Arial" w:cs="Arial"/>
                <w:sz w:val="18"/>
                <w:szCs w:val="18"/>
              </w:rPr>
            </w:pPr>
            <w:ins w:id="8130" w:author="Boisvert, Eric" w:date="2016-03-29T09:19:00Z">
              <w:r w:rsidRPr="0010006B">
                <w:rPr>
                  <w:rFonts w:ascii="Arial" w:eastAsia="MS Mincho" w:hAnsi="Arial" w:cs="Arial"/>
                  <w:sz w:val="18"/>
                  <w:szCs w:val="18"/>
                </w:rPr>
                <w:t xml:space="preserve">Test the URI on the web.  If the URI does not resolve or return a 4xx error, the test fails.  </w:t>
              </w:r>
            </w:ins>
          </w:p>
        </w:tc>
      </w:tr>
      <w:tr w:rsidR="00480BB6" w:rsidRPr="00DE63EA" w14:paraId="3D995619" w14:textId="77777777" w:rsidTr="0024128E">
        <w:trPr>
          <w:trHeight w:val="462"/>
          <w:ins w:id="81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ins w:id="81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33" w:author="Boisvert, Eric" w:date="2016-03-29T09:19:00Z"/>
                <w:rFonts w:ascii="Arial" w:eastAsia="MS Mincho" w:hAnsi="Arial" w:cs="Arial"/>
                <w:sz w:val="18"/>
                <w:szCs w:val="18"/>
              </w:rPr>
            </w:pPr>
            <w:ins w:id="81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5" w:author="Boisvert, Eric" w:date="2016-03-29T09:19:00Z"/>
                <w:rFonts w:cs="Arial"/>
                <w:szCs w:val="18"/>
                <w:lang w:eastAsia="en-US"/>
              </w:rPr>
            </w:pPr>
          </w:p>
        </w:tc>
      </w:tr>
      <w:tr w:rsidR="00480BB6" w:rsidRPr="00DE63EA" w14:paraId="4A5A22E9" w14:textId="77777777" w:rsidTr="0024128E">
        <w:trPr>
          <w:ins w:id="813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E88DEA4" w14:textId="77777777" w:rsidR="00480BB6" w:rsidRPr="006474AA" w:rsidRDefault="00480BB6" w:rsidP="0024128E">
            <w:pPr>
              <w:pStyle w:val="Tabletext9"/>
              <w:rPr>
                <w:ins w:id="8137" w:author="Boisvert, Eric" w:date="2016-03-29T09:19:00Z"/>
                <w:rFonts w:cs="Arial"/>
                <w:b/>
                <w:szCs w:val="18"/>
              </w:rPr>
            </w:pPr>
            <w:ins w:id="813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3D20016"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39" w:author="Boisvert, Eric" w:date="2016-03-29T09:19:00Z"/>
                <w:rFonts w:cs="Arial"/>
                <w:szCs w:val="18"/>
                <w:lang w:val="en-US"/>
              </w:rPr>
            </w:pPr>
            <w:ins w:id="8140"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iso8601-time</w:t>
              </w:r>
            </w:ins>
          </w:p>
        </w:tc>
      </w:tr>
      <w:tr w:rsidR="00480BB6" w:rsidRPr="00DE63EA" w14:paraId="33C51534" w14:textId="77777777" w:rsidTr="0024128E">
        <w:trPr>
          <w:trHeight w:val="280"/>
          <w:ins w:id="814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FA1317" w14:textId="77777777" w:rsidR="00480BB6" w:rsidRPr="006474AA" w:rsidRDefault="00480BB6" w:rsidP="0024128E">
            <w:pPr>
              <w:spacing w:after="0"/>
              <w:rPr>
                <w:ins w:id="814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B60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3" w:author="Boisvert, Eric" w:date="2016-03-29T09:19:00Z"/>
                <w:rFonts w:ascii="Arial" w:eastAsia="MS Mincho" w:hAnsi="Arial" w:cs="Arial"/>
                <w:sz w:val="18"/>
                <w:szCs w:val="18"/>
              </w:rPr>
            </w:pPr>
            <w:ins w:id="814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16D28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5" w:author="Boisvert, Eric" w:date="2016-03-29T09:19:00Z"/>
                <w:rFonts w:ascii="Arial" w:eastAsia="MS Mincho" w:hAnsi="Arial" w:cs="Arial"/>
                <w:b/>
                <w:color w:val="0000FF"/>
                <w:sz w:val="18"/>
                <w:szCs w:val="18"/>
              </w:rPr>
            </w:pPr>
            <w:ins w:id="814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iso8601-time</w:t>
              </w:r>
            </w:ins>
          </w:p>
        </w:tc>
      </w:tr>
      <w:tr w:rsidR="00480BB6" w:rsidRPr="00DE63EA" w14:paraId="7C8E4543" w14:textId="77777777" w:rsidTr="0024128E">
        <w:trPr>
          <w:trHeight w:val="645"/>
          <w:ins w:id="814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CB35D9" w14:textId="77777777" w:rsidR="00480BB6" w:rsidRPr="006474AA" w:rsidRDefault="00480BB6" w:rsidP="0024128E">
            <w:pPr>
              <w:spacing w:after="0"/>
              <w:rPr>
                <w:ins w:id="814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DD84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49" w:author="Boisvert, Eric" w:date="2016-03-29T09:19:00Z"/>
                <w:rFonts w:ascii="Arial" w:eastAsia="MS Mincho" w:hAnsi="Arial" w:cs="Arial"/>
                <w:sz w:val="18"/>
                <w:szCs w:val="18"/>
              </w:rPr>
            </w:pPr>
            <w:ins w:id="815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D1EAAE0" w14:textId="77777777" w:rsidR="00480BB6" w:rsidRPr="008502E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51" w:author="Boisvert, Eric" w:date="2016-03-29T09:19:00Z"/>
                <w:rFonts w:cs="Arial"/>
                <w:color w:val="FF0000"/>
                <w:szCs w:val="18"/>
                <w:lang w:eastAsia="en-US"/>
              </w:rPr>
            </w:pPr>
            <w:ins w:id="8152" w:author="Boisvert, Eric" w:date="2016-03-29T09:19:00Z">
              <w:r w:rsidRPr="008502E7">
                <w:rPr>
                  <w:rFonts w:cs="Arial"/>
                  <w:szCs w:val="18"/>
                  <w:lang w:eastAsia="en-US"/>
                </w:rPr>
                <w:t>Ensure that all date and time are formatted as ISO8601</w:t>
              </w:r>
            </w:ins>
          </w:p>
        </w:tc>
      </w:tr>
      <w:tr w:rsidR="00480BB6" w:rsidRPr="00DE63EA" w14:paraId="2CEFB0D0" w14:textId="77777777" w:rsidTr="0024128E">
        <w:trPr>
          <w:trHeight w:val="645"/>
          <w:ins w:id="815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41F23" w14:textId="77777777" w:rsidR="00480BB6" w:rsidRPr="006474AA" w:rsidRDefault="00480BB6" w:rsidP="0024128E">
            <w:pPr>
              <w:spacing w:after="0"/>
              <w:rPr>
                <w:ins w:id="815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2B6F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55" w:author="Boisvert, Eric" w:date="2016-03-29T09:19:00Z"/>
                <w:rFonts w:ascii="Arial" w:eastAsia="MS Mincho" w:hAnsi="Arial" w:cs="Arial"/>
                <w:sz w:val="18"/>
                <w:szCs w:val="18"/>
              </w:rPr>
            </w:pPr>
            <w:ins w:id="815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34F8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57" w:author="Boisvert, Eric" w:date="2016-03-29T09:19:00Z"/>
                <w:rFonts w:ascii="Arial" w:eastAsia="MS Mincho" w:hAnsi="Arial" w:cs="Arial"/>
                <w:sz w:val="18"/>
                <w:szCs w:val="18"/>
              </w:rPr>
            </w:pPr>
            <w:ins w:id="8158" w:author="Boisvert, Eric" w:date="2016-03-29T09:19:00Z">
              <w:r>
                <w:rPr>
                  <w:rFonts w:ascii="Arial" w:eastAsia="MS Mincho" w:hAnsi="Arial" w:cs="Arial"/>
                  <w:sz w:val="18"/>
                  <w:szCs w:val="18"/>
                </w:rPr>
                <w:t>Although XSD can validate elements that are specifically defined as type xsd:date, other date and time can occur in the text.  A visual inspection of the instance shall  be used to validate date and time.</w:t>
              </w:r>
            </w:ins>
          </w:p>
        </w:tc>
      </w:tr>
      <w:tr w:rsidR="00480BB6" w:rsidRPr="00DE63EA" w14:paraId="6AB1DB2B" w14:textId="77777777" w:rsidTr="0024128E">
        <w:trPr>
          <w:trHeight w:val="462"/>
          <w:ins w:id="815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5ED3FD" w14:textId="77777777" w:rsidR="00480BB6" w:rsidRPr="006474AA" w:rsidRDefault="00480BB6" w:rsidP="0024128E">
            <w:pPr>
              <w:spacing w:after="0"/>
              <w:rPr>
                <w:ins w:id="816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F73B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61" w:author="Boisvert, Eric" w:date="2016-03-29T09:19:00Z"/>
                <w:rFonts w:ascii="Arial" w:eastAsia="MS Mincho" w:hAnsi="Arial" w:cs="Arial"/>
                <w:sz w:val="18"/>
                <w:szCs w:val="18"/>
              </w:rPr>
            </w:pPr>
            <w:ins w:id="816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9BCCA8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3" w:author="Boisvert, Eric" w:date="2016-03-29T09:19:00Z"/>
                <w:rFonts w:cs="Arial"/>
                <w:szCs w:val="18"/>
                <w:lang w:eastAsia="en-US"/>
              </w:rPr>
            </w:pPr>
          </w:p>
        </w:tc>
      </w:tr>
      <w:tr w:rsidR="00480BB6" w:rsidRPr="00DE63EA" w14:paraId="2D9926EF" w14:textId="77777777" w:rsidTr="0024128E">
        <w:trPr>
          <w:ins w:id="816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ins w:id="8165" w:author="Boisvert, Eric" w:date="2016-03-29T09:19:00Z"/>
                <w:rFonts w:cs="Arial"/>
                <w:b/>
                <w:szCs w:val="18"/>
              </w:rPr>
            </w:pPr>
            <w:ins w:id="816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67" w:author="Boisvert, Eric" w:date="2016-03-29T09:19:00Z"/>
                <w:rFonts w:cs="Arial"/>
                <w:szCs w:val="18"/>
                <w:lang w:val="en-US"/>
              </w:rPr>
            </w:pPr>
            <w:ins w:id="8168" w:author="Boisvert, Eric" w:date="2016-03-29T09:19:00Z">
              <w:r w:rsidRPr="009E45CC">
                <w:rPr>
                  <w:rFonts w:cs="Arial"/>
                  <w:szCs w:val="18"/>
                  <w:lang w:val="en-US"/>
                </w:rPr>
                <w:t>/conf/</w:t>
              </w:r>
              <w:r>
                <w:rPr>
                  <w:rFonts w:cs="Arial"/>
                  <w:szCs w:val="18"/>
                  <w:lang w:val="en-US"/>
                </w:rPr>
                <w:t>gsml4xsd/</w:t>
              </w:r>
              <w:r w:rsidRPr="00792A5B">
                <w:rPr>
                  <w:rFonts w:cs="Arial"/>
                  <w:szCs w:val="18"/>
                  <w:lang w:val="en-US"/>
                </w:rPr>
                <w:t>time-zone</w:t>
              </w:r>
            </w:ins>
          </w:p>
        </w:tc>
      </w:tr>
      <w:tr w:rsidR="00480BB6" w:rsidRPr="00DE63EA" w14:paraId="1F7C4811" w14:textId="77777777" w:rsidTr="0024128E">
        <w:trPr>
          <w:trHeight w:val="280"/>
          <w:ins w:id="81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ins w:id="81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1" w:author="Boisvert, Eric" w:date="2016-03-29T09:19:00Z"/>
                <w:rFonts w:ascii="Arial" w:eastAsia="MS Mincho" w:hAnsi="Arial" w:cs="Arial"/>
                <w:sz w:val="18"/>
                <w:szCs w:val="18"/>
              </w:rPr>
            </w:pPr>
            <w:ins w:id="8172"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3" w:author="Boisvert, Eric" w:date="2016-03-29T09:19:00Z"/>
                <w:rFonts w:ascii="Arial" w:eastAsia="MS Mincho" w:hAnsi="Arial" w:cs="Arial"/>
                <w:b/>
                <w:color w:val="0000FF"/>
                <w:sz w:val="18"/>
                <w:szCs w:val="18"/>
              </w:rPr>
            </w:pPr>
            <w:ins w:id="8174"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ins>
          </w:p>
        </w:tc>
      </w:tr>
      <w:tr w:rsidR="00480BB6" w:rsidRPr="00DE63EA" w14:paraId="5EFE2330" w14:textId="77777777" w:rsidTr="0024128E">
        <w:trPr>
          <w:trHeight w:val="645"/>
          <w:ins w:id="817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ins w:id="817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77" w:author="Boisvert, Eric" w:date="2016-03-29T09:19:00Z"/>
                <w:rFonts w:ascii="Arial" w:eastAsia="MS Mincho" w:hAnsi="Arial" w:cs="Arial"/>
                <w:sz w:val="18"/>
                <w:szCs w:val="18"/>
              </w:rPr>
            </w:pPr>
            <w:ins w:id="817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79" w:author="Boisvert, Eric" w:date="2016-03-29T09:19:00Z"/>
                <w:rFonts w:cs="Arial"/>
                <w:szCs w:val="18"/>
                <w:lang w:eastAsia="en-US"/>
              </w:rPr>
            </w:pPr>
            <w:ins w:id="8180" w:author="Boisvert, Eric" w:date="2016-03-29T09:19:00Z">
              <w:r w:rsidRPr="00581FAD">
                <w:rPr>
                  <w:rFonts w:cs="Arial"/>
                  <w:szCs w:val="18"/>
                  <w:lang w:eastAsia="en-US"/>
                </w:rPr>
                <w:t>Ensure that time zone are expressed explicitly</w:t>
              </w:r>
            </w:ins>
          </w:p>
        </w:tc>
      </w:tr>
      <w:tr w:rsidR="00480BB6" w:rsidRPr="00DE63EA" w14:paraId="080F4992" w14:textId="77777777" w:rsidTr="0024128E">
        <w:trPr>
          <w:trHeight w:val="645"/>
          <w:ins w:id="818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ins w:id="818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3" w:author="Boisvert, Eric" w:date="2016-03-29T09:19:00Z"/>
                <w:rFonts w:ascii="Arial" w:eastAsia="MS Mincho" w:hAnsi="Arial" w:cs="Arial"/>
                <w:sz w:val="18"/>
                <w:szCs w:val="18"/>
              </w:rPr>
            </w:pPr>
            <w:ins w:id="818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185" w:author="Boisvert, Eric" w:date="2016-03-29T09:19:00Z"/>
                <w:rFonts w:ascii="Arial" w:eastAsia="MS Mincho" w:hAnsi="Arial" w:cs="Arial"/>
                <w:sz w:val="18"/>
                <w:szCs w:val="18"/>
              </w:rPr>
            </w:pPr>
            <w:ins w:id="8186" w:author="Boisvert, Eric" w:date="2016-03-29T09:19:00Z">
              <w:r>
                <w:rPr>
                  <w:rFonts w:ascii="Arial" w:eastAsia="MS Mincho" w:hAnsi="Arial" w:cs="Arial"/>
                  <w:sz w:val="18"/>
                  <w:szCs w:val="18"/>
                </w:rPr>
                <w:t>Visually inspect instance to validate the presence of time zone indicators.</w:t>
              </w:r>
            </w:ins>
          </w:p>
        </w:tc>
      </w:tr>
      <w:tr w:rsidR="00480BB6" w:rsidRPr="00DE63EA" w14:paraId="2DC7E015" w14:textId="77777777" w:rsidTr="0024128E">
        <w:trPr>
          <w:trHeight w:val="462"/>
          <w:ins w:id="818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ins w:id="818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189" w:author="Boisvert, Eric" w:date="2016-03-29T09:19:00Z"/>
                <w:rFonts w:ascii="Arial" w:eastAsia="MS Mincho" w:hAnsi="Arial" w:cs="Arial"/>
                <w:sz w:val="18"/>
                <w:szCs w:val="18"/>
              </w:rPr>
            </w:pPr>
            <w:ins w:id="8190"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191" w:author="Boisvert, Eric" w:date="2016-03-29T09:19:00Z"/>
                <w:rFonts w:cs="Arial"/>
                <w:szCs w:val="18"/>
                <w:lang w:eastAsia="en-US"/>
              </w:rPr>
            </w:pPr>
          </w:p>
        </w:tc>
      </w:tr>
    </w:tbl>
    <w:p w14:paraId="67EC5C9E" w14:textId="77777777" w:rsidR="00480BB6" w:rsidRDefault="00480BB6" w:rsidP="00480BB6">
      <w:pPr>
        <w:rPr>
          <w:ins w:id="8192" w:author="Boisvert, Eric" w:date="2016-03-29T09:19:00Z"/>
        </w:rPr>
      </w:pPr>
    </w:p>
    <w:p w14:paraId="71AA152D" w14:textId="77777777" w:rsidR="00480BB6" w:rsidRDefault="00480BB6" w:rsidP="00480BB6">
      <w:pPr>
        <w:rPr>
          <w:ins w:id="8193" w:author="Boisvert, Eric" w:date="2016-03-29T09:19:00Z"/>
        </w:rPr>
      </w:pPr>
      <w:ins w:id="8194" w:author="Boisvert, Eric" w:date="2016-03-29T09:19:00Z">
        <w:r>
          <w:br w:type="page"/>
        </w:r>
      </w:ins>
    </w:p>
    <w:p w14:paraId="24FB6240" w14:textId="77777777" w:rsidR="00480BB6" w:rsidRDefault="00480BB6" w:rsidP="00480BB6">
      <w:pPr>
        <w:rPr>
          <w:ins w:id="8195" w:author="Boisvert, Eric" w:date="2016-03-29T09:19:00Z"/>
        </w:rPr>
      </w:pPr>
    </w:p>
    <w:p w14:paraId="5AF4F150" w14:textId="77777777" w:rsidR="00480BB6" w:rsidRPr="00480BB6" w:rsidRDefault="00480BB6" w:rsidP="00480BB6">
      <w:pPr>
        <w:pStyle w:val="Titre3"/>
        <w:numPr>
          <w:ilvl w:val="0"/>
          <w:numId w:val="0"/>
        </w:numPr>
        <w:ind w:left="720" w:hanging="720"/>
        <w:rPr>
          <w:ins w:id="8196" w:author="Boisvert, Eric" w:date="2016-03-29T09:19:00Z"/>
          <w:lang w:val="en-CA"/>
          <w:rPrChange w:id="8197" w:author="Boisvert, Eric" w:date="2016-03-29T09:20:00Z">
            <w:rPr>
              <w:ins w:id="8198" w:author="Boisvert, Eric" w:date="2016-03-29T09:19:00Z"/>
              <w:lang w:val="fr-CA"/>
            </w:rPr>
          </w:rPrChange>
        </w:rPr>
      </w:pPr>
      <w:ins w:id="8199" w:author="Boisvert, Eric" w:date="2016-03-29T09:19:00Z">
        <w:r w:rsidRPr="00480BB6">
          <w:rPr>
            <w:lang w:val="en-CA"/>
            <w:rPrChange w:id="8200" w:author="Boisvert, Eric" w:date="2016-03-29T09:20:00Z">
              <w:rPr>
                <w:lang w:val="fr-CA"/>
              </w:rPr>
            </w:rPrChange>
          </w:rPr>
          <w:t>A.2.1 Conformance class: GeoSciML Portrayal XML Encoding</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rPr>
          <w:ins w:id="820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ins w:id="8202" w:author="Boisvert, Eric" w:date="2016-03-29T09:19:00Z"/>
                <w:rFonts w:cs="Arial"/>
                <w:szCs w:val="18"/>
                <w:lang w:eastAsia="en-US"/>
              </w:rPr>
            </w:pPr>
            <w:ins w:id="8203"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77777777" w:rsidR="00480BB6" w:rsidRPr="006474AA" w:rsidRDefault="00480BB6" w:rsidP="0024128E">
            <w:pPr>
              <w:pStyle w:val="Tabletext9"/>
              <w:rPr>
                <w:ins w:id="8204" w:author="Boisvert, Eric" w:date="2016-03-29T09:19:00Z"/>
                <w:rFonts w:cs="Arial"/>
                <w:b/>
                <w:color w:val="0000FF"/>
                <w:szCs w:val="18"/>
                <w:lang w:eastAsia="en-US"/>
              </w:rPr>
            </w:pPr>
            <w:ins w:id="820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w:t>
              </w:r>
            </w:ins>
          </w:p>
        </w:tc>
      </w:tr>
      <w:tr w:rsidR="00480BB6" w:rsidRPr="00DE63EA" w14:paraId="184594CB" w14:textId="77777777" w:rsidTr="0024128E">
        <w:trPr>
          <w:ins w:id="820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ins w:id="8207" w:author="Boisvert, Eric" w:date="2016-03-29T09:19:00Z"/>
                <w:rFonts w:cs="Arial"/>
                <w:szCs w:val="18"/>
                <w:lang w:eastAsia="en-US"/>
              </w:rPr>
            </w:pPr>
            <w:ins w:id="8208"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09" w:author="Boisvert, Eric" w:date="2016-03-29T09:19:00Z"/>
                <w:rFonts w:cs="Arial"/>
                <w:b/>
                <w:color w:val="0000FF"/>
                <w:szCs w:val="18"/>
                <w:lang w:eastAsia="en-US"/>
              </w:rPr>
            </w:pPr>
            <w:ins w:id="8210"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23DEDFA5" w14:textId="77777777" w:rsidTr="0024128E">
        <w:trPr>
          <w:ins w:id="821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ins w:id="8212" w:author="Boisvert, Eric" w:date="2016-03-29T09:19:00Z"/>
                <w:rFonts w:cs="Arial"/>
                <w:b/>
                <w:szCs w:val="18"/>
              </w:rPr>
            </w:pPr>
            <w:ins w:id="8213"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4" w:author="Boisvert, Eric" w:date="2016-03-29T09:19:00Z"/>
                <w:rFonts w:cs="Arial"/>
                <w:szCs w:val="18"/>
                <w:highlight w:val="yellow"/>
                <w:lang w:val="en-US"/>
              </w:rPr>
            </w:pPr>
            <w:ins w:id="8215" w:author="Boisvert, Eric" w:date="2016-03-29T09:19:00Z">
              <w:r w:rsidRPr="00C5063D">
                <w:rPr>
                  <w:rFonts w:cs="Arial"/>
                  <w:szCs w:val="18"/>
                  <w:lang w:val="en-US"/>
                </w:rPr>
                <w:t>OGC 05-033r9</w:t>
              </w:r>
              <w:r>
                <w:rPr>
                  <w:rFonts w:cs="Arial"/>
                  <w:szCs w:val="18"/>
                  <w:lang w:val="en-US"/>
                </w:rPr>
                <w:t xml:space="preserve"> : Annex A</w:t>
              </w:r>
            </w:ins>
          </w:p>
        </w:tc>
      </w:tr>
      <w:tr w:rsidR="00480BB6" w:rsidRPr="00DE63EA" w14:paraId="456388D9" w14:textId="77777777" w:rsidTr="0024128E">
        <w:trPr>
          <w:ins w:id="8216"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ins w:id="8217" w:author="Boisvert, Eric" w:date="2016-03-29T09:19:00Z"/>
                <w:rFonts w:cs="Arial"/>
                <w:b/>
                <w:szCs w:val="18"/>
              </w:rPr>
            </w:pPr>
            <w:ins w:id="8218"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19" w:author="Boisvert, Eric" w:date="2016-03-29T09:19:00Z"/>
                <w:rFonts w:cs="Arial"/>
                <w:szCs w:val="18"/>
                <w:lang w:val="en-US"/>
              </w:rPr>
            </w:pPr>
            <w:ins w:id="8220" w:author="Boisvert, Eric" w:date="2016-03-29T09:19:00Z">
              <w:r w:rsidRPr="00792A5B">
                <w:rPr>
                  <w:rFonts w:cs="Arial"/>
                  <w:szCs w:val="18"/>
                  <w:lang w:val="en-US"/>
                </w:rPr>
                <w:t>/conf/gsml4xsd-portrayal/SF-1</w:t>
              </w:r>
            </w:ins>
          </w:p>
        </w:tc>
      </w:tr>
      <w:tr w:rsidR="00480BB6" w:rsidRPr="00DE63EA" w14:paraId="29A1D611" w14:textId="77777777" w:rsidTr="0024128E">
        <w:trPr>
          <w:trHeight w:val="280"/>
          <w:ins w:id="822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ins w:id="822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3" w:author="Boisvert, Eric" w:date="2016-03-29T09:19:00Z"/>
                <w:rFonts w:ascii="Arial" w:eastAsia="MS Mincho" w:hAnsi="Arial" w:cs="Arial"/>
                <w:sz w:val="18"/>
                <w:szCs w:val="18"/>
              </w:rPr>
            </w:pPr>
            <w:ins w:id="8224"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98475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5" w:author="Boisvert, Eric" w:date="2016-03-29T09:19:00Z"/>
                <w:rFonts w:ascii="Arial" w:eastAsia="MS Mincho" w:hAnsi="Arial" w:cs="Arial"/>
                <w:b/>
                <w:color w:val="0000FF"/>
                <w:sz w:val="18"/>
                <w:szCs w:val="18"/>
              </w:rPr>
            </w:pPr>
            <w:ins w:id="8226"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/SF-1</w:t>
              </w:r>
            </w:ins>
          </w:p>
        </w:tc>
      </w:tr>
      <w:tr w:rsidR="00480BB6" w:rsidRPr="00DE63EA" w14:paraId="65239621" w14:textId="77777777" w:rsidTr="0024128E">
        <w:trPr>
          <w:trHeight w:val="645"/>
          <w:ins w:id="822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ins w:id="822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29" w:author="Boisvert, Eric" w:date="2016-03-29T09:19:00Z"/>
                <w:rFonts w:ascii="Arial" w:eastAsia="MS Mincho" w:hAnsi="Arial" w:cs="Arial"/>
                <w:sz w:val="18"/>
                <w:szCs w:val="18"/>
              </w:rPr>
            </w:pPr>
            <w:ins w:id="823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31" w:author="Boisvert, Eric" w:date="2016-03-29T09:19:00Z"/>
                <w:rFonts w:cs="Arial"/>
                <w:szCs w:val="18"/>
                <w:lang w:eastAsia="en-US"/>
              </w:rPr>
            </w:pPr>
            <w:ins w:id="8232" w:author="Boisvert, Eric" w:date="2016-03-29T09:19:00Z">
              <w:r w:rsidRPr="00C5063D">
                <w:rPr>
                  <w:rFonts w:cs="Arial"/>
                  <w:szCs w:val="18"/>
                  <w:lang w:eastAsia="en-US"/>
                </w:rPr>
                <w:t>Ensure that XML instance is compliant to OGC Simple Feature SF-1</w:t>
              </w:r>
            </w:ins>
          </w:p>
        </w:tc>
      </w:tr>
      <w:tr w:rsidR="00480BB6" w:rsidRPr="00DE63EA" w14:paraId="284F416D" w14:textId="77777777" w:rsidTr="0024128E">
        <w:trPr>
          <w:trHeight w:val="645"/>
          <w:ins w:id="823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ins w:id="823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35" w:author="Boisvert, Eric" w:date="2016-03-29T09:19:00Z"/>
                <w:rFonts w:ascii="Arial" w:eastAsia="MS Mincho" w:hAnsi="Arial" w:cs="Arial"/>
                <w:sz w:val="18"/>
                <w:szCs w:val="18"/>
              </w:rPr>
            </w:pPr>
            <w:ins w:id="823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37" w:author="Boisvert, Eric" w:date="2016-03-29T09:19:00Z"/>
                <w:rFonts w:ascii="Arial" w:eastAsia="MS Mincho" w:hAnsi="Arial" w:cs="Arial"/>
                <w:sz w:val="18"/>
                <w:szCs w:val="18"/>
              </w:rPr>
            </w:pPr>
            <w:ins w:id="8238" w:author="Boisvert, Eric" w:date="2016-03-29T09:19:00Z">
              <w:r>
                <w:rPr>
                  <w:rFonts w:ascii="Arial" w:eastAsia="MS Mincho" w:hAnsi="Arial" w:cs="Arial"/>
                  <w:sz w:val="18"/>
                  <w:szCs w:val="18"/>
                </w:rPr>
                <w:t>Perform the test in OGC 05-033r9 Annex A</w:t>
              </w:r>
            </w:ins>
          </w:p>
        </w:tc>
      </w:tr>
      <w:tr w:rsidR="00480BB6" w:rsidRPr="00DE63EA" w14:paraId="1E7C8E08" w14:textId="77777777" w:rsidTr="0024128E">
        <w:trPr>
          <w:trHeight w:val="462"/>
          <w:ins w:id="823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ins w:id="824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41" w:author="Boisvert, Eric" w:date="2016-03-29T09:19:00Z"/>
                <w:rFonts w:ascii="Arial" w:eastAsia="MS Mincho" w:hAnsi="Arial" w:cs="Arial"/>
                <w:sz w:val="18"/>
                <w:szCs w:val="18"/>
              </w:rPr>
            </w:pPr>
            <w:ins w:id="824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43" w:author="Boisvert, Eric" w:date="2016-03-29T09:19:00Z"/>
                <w:rFonts w:cs="Arial"/>
                <w:szCs w:val="18"/>
                <w:lang w:eastAsia="en-US"/>
              </w:rPr>
            </w:pPr>
          </w:p>
        </w:tc>
      </w:tr>
      <w:tr w:rsidR="00480BB6" w:rsidRPr="00DE63EA" w14:paraId="5238FF82" w14:textId="77777777" w:rsidTr="0024128E">
        <w:trPr>
          <w:ins w:id="8244"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ins w:id="8245" w:author="Boisvert, Eric" w:date="2016-03-29T09:19:00Z"/>
                <w:rFonts w:cs="Arial"/>
                <w:b/>
                <w:szCs w:val="18"/>
              </w:rPr>
            </w:pPr>
            <w:ins w:id="8246"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7777777"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47" w:author="Boisvert, Eric" w:date="2016-03-29T09:19:00Z"/>
                <w:rFonts w:cs="Arial"/>
                <w:szCs w:val="18"/>
                <w:lang w:val="en-US"/>
              </w:rPr>
            </w:pPr>
            <w:ins w:id="8248" w:author="Boisvert, Eric" w:date="2016-03-29T09:19:00Z">
              <w:r w:rsidRPr="00792A5B">
                <w:rPr>
                  <w:rFonts w:cs="Arial"/>
                  <w:szCs w:val="18"/>
                  <w:lang w:val="en-US"/>
                </w:rPr>
                <w:t>/conf/gsml4xsd</w:t>
              </w:r>
              <w:r w:rsidRPr="00480BB6">
                <w:rPr>
                  <w:rFonts w:cs="Arial"/>
                  <w:szCs w:val="18"/>
                  <w:lang w:val="en-CA"/>
                  <w:rPrChange w:id="8249" w:author="Boisvert, Eric" w:date="2016-03-29T09:20:00Z">
                    <w:rPr>
                      <w:rFonts w:cs="Arial"/>
                      <w:szCs w:val="18"/>
                      <w:lang w:val="fr-CA"/>
                    </w:rPr>
                  </w:rPrChange>
                </w:rPr>
                <w:t>-portrayal</w:t>
              </w:r>
              <w:r>
                <w:rPr>
                  <w:rFonts w:cs="Arial"/>
                  <w:szCs w:val="18"/>
                  <w:lang w:val="en-US"/>
                </w:rPr>
                <w:t>/</w:t>
              </w:r>
              <w:r w:rsidRPr="00792A5B">
                <w:rPr>
                  <w:rFonts w:cs="Arial"/>
                  <w:szCs w:val="18"/>
                  <w:lang w:val="en-US"/>
                </w:rPr>
                <w:t>SF-1-simpletype</w:t>
              </w:r>
            </w:ins>
          </w:p>
        </w:tc>
      </w:tr>
      <w:tr w:rsidR="00480BB6" w:rsidRPr="00DE63EA" w14:paraId="5E7DB96C" w14:textId="77777777" w:rsidTr="0024128E">
        <w:trPr>
          <w:trHeight w:val="280"/>
          <w:ins w:id="82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ins w:id="82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52" w:author="Boisvert, Eric" w:date="2016-03-29T09:19:00Z"/>
                <w:rFonts w:ascii="Arial" w:eastAsia="MS Mincho" w:hAnsi="Arial" w:cs="Arial"/>
                <w:sz w:val="18"/>
                <w:szCs w:val="18"/>
              </w:rPr>
            </w:pPr>
            <w:ins w:id="825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8EBF0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54" w:author="Boisvert, Eric" w:date="2016-03-29T09:19:00Z"/>
                <w:rFonts w:ascii="Arial" w:eastAsia="MS Mincho" w:hAnsi="Arial" w:cs="Arial"/>
                <w:b/>
                <w:color w:val="0000FF"/>
                <w:sz w:val="18"/>
                <w:szCs w:val="18"/>
              </w:rPr>
            </w:pPr>
            <w:ins w:id="8255" w:author="Boisvert, Eric" w:date="2016-03-29T09:19:00Z">
              <w:r w:rsidRPr="00480BB6">
                <w:rPr>
                  <w:rFonts w:ascii="Arial" w:hAnsi="Arial" w:cs="Arial"/>
                  <w:sz w:val="18"/>
                  <w:szCs w:val="18"/>
                  <w:lang w:val="en-CA"/>
                  <w:rPrChange w:id="8256" w:author="Boisvert, Eric" w:date="2016-03-29T09:20:00Z">
                    <w:rPr>
                      <w:rFonts w:ascii="Arial" w:hAnsi="Arial" w:cs="Arial"/>
                      <w:sz w:val="18"/>
                      <w:szCs w:val="18"/>
                      <w:lang w:val="fr-CA"/>
                    </w:rPr>
                  </w:rPrChange>
                </w:rPr>
                <w:t>/req/gsml4xsd-portrayal/SF-1-simpletype</w:t>
              </w:r>
            </w:ins>
          </w:p>
        </w:tc>
      </w:tr>
      <w:tr w:rsidR="00480BB6" w:rsidRPr="00DE63EA" w14:paraId="04850469" w14:textId="77777777" w:rsidTr="0024128E">
        <w:trPr>
          <w:trHeight w:val="645"/>
          <w:ins w:id="825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ins w:id="825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59" w:author="Boisvert, Eric" w:date="2016-03-29T09:19:00Z"/>
                <w:rFonts w:ascii="Arial" w:eastAsia="MS Mincho" w:hAnsi="Arial" w:cs="Arial"/>
                <w:sz w:val="18"/>
                <w:szCs w:val="18"/>
              </w:rPr>
            </w:pPr>
            <w:ins w:id="8260"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61" w:author="Boisvert, Eric" w:date="2016-03-29T09:19:00Z"/>
                <w:rFonts w:cs="Arial"/>
                <w:b/>
                <w:color w:val="FF0000"/>
                <w:szCs w:val="18"/>
                <w:lang w:eastAsia="en-US"/>
              </w:rPr>
            </w:pPr>
            <w:ins w:id="8262" w:author="Boisvert, Eric" w:date="2016-03-29T09:19:00Z">
              <w:r>
                <w:rPr>
                  <w:rFonts w:cs="Arial"/>
                  <w:b/>
                  <w:color w:val="FF0000"/>
                  <w:szCs w:val="18"/>
                  <w:lang w:eastAsia="en-US"/>
                </w:rPr>
                <w:t>Ensure that user defined types are compliant to SF-1</w:t>
              </w:r>
            </w:ins>
          </w:p>
        </w:tc>
      </w:tr>
      <w:tr w:rsidR="00480BB6" w:rsidRPr="00DE63EA" w14:paraId="351765AB" w14:textId="77777777" w:rsidTr="0024128E">
        <w:trPr>
          <w:trHeight w:val="645"/>
          <w:ins w:id="826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ins w:id="826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65" w:author="Boisvert, Eric" w:date="2016-03-29T09:19:00Z"/>
                <w:rFonts w:ascii="Arial" w:eastAsia="MS Mincho" w:hAnsi="Arial" w:cs="Arial"/>
                <w:sz w:val="18"/>
                <w:szCs w:val="18"/>
              </w:rPr>
            </w:pPr>
            <w:ins w:id="8266"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267" w:author="Boisvert, Eric" w:date="2016-03-29T09:19:00Z"/>
                <w:rFonts w:ascii="Arial" w:eastAsia="MS Mincho" w:hAnsi="Arial" w:cs="Arial"/>
                <w:sz w:val="18"/>
                <w:szCs w:val="18"/>
              </w:rPr>
            </w:pPr>
            <w:ins w:id="8268" w:author="Boisvert, Eric" w:date="2016-03-29T09:19:00Z">
              <w:r>
                <w:rPr>
                  <w:rFonts w:ascii="Arial" w:eastAsia="MS Mincho" w:hAnsi="Arial" w:cs="Arial"/>
                  <w:sz w:val="18"/>
                  <w:szCs w:val="18"/>
                </w:rPr>
                <w:t>Perform the test in OGC 05-033r9, Annex A.8</w:t>
              </w:r>
            </w:ins>
          </w:p>
        </w:tc>
      </w:tr>
      <w:tr w:rsidR="00480BB6" w:rsidRPr="00DE63EA" w14:paraId="439230AC" w14:textId="77777777" w:rsidTr="0024128E">
        <w:trPr>
          <w:trHeight w:val="462"/>
          <w:ins w:id="826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ins w:id="827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271" w:author="Boisvert, Eric" w:date="2016-03-29T09:19:00Z"/>
                <w:rFonts w:ascii="Arial" w:eastAsia="MS Mincho" w:hAnsi="Arial" w:cs="Arial"/>
                <w:sz w:val="18"/>
                <w:szCs w:val="18"/>
              </w:rPr>
            </w:pPr>
            <w:ins w:id="827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73" w:author="Boisvert, Eric" w:date="2016-03-29T09:19:00Z"/>
                <w:rFonts w:cs="Arial"/>
                <w:szCs w:val="18"/>
                <w:lang w:eastAsia="en-US"/>
              </w:rPr>
            </w:pPr>
          </w:p>
        </w:tc>
      </w:tr>
    </w:tbl>
    <w:p w14:paraId="5A621F3C" w14:textId="77777777" w:rsidR="00480BB6" w:rsidRDefault="00480BB6" w:rsidP="00480BB6">
      <w:pPr>
        <w:rPr>
          <w:ins w:id="8274" w:author="Boisvert, Eric" w:date="2016-03-29T09:19:00Z"/>
        </w:rPr>
      </w:pPr>
    </w:p>
    <w:p w14:paraId="01551818" w14:textId="77777777" w:rsidR="00480BB6" w:rsidRPr="00480BB6" w:rsidRDefault="00480BB6" w:rsidP="00480BB6">
      <w:pPr>
        <w:pStyle w:val="Titre3"/>
        <w:numPr>
          <w:ilvl w:val="0"/>
          <w:numId w:val="0"/>
        </w:numPr>
        <w:ind w:left="720" w:hanging="720"/>
        <w:rPr>
          <w:ins w:id="8275" w:author="Boisvert, Eric" w:date="2016-03-29T09:19:00Z"/>
          <w:lang w:val="en-CA"/>
          <w:rPrChange w:id="8276" w:author="Boisvert, Eric" w:date="2016-03-29T09:20:00Z">
            <w:rPr>
              <w:ins w:id="8277" w:author="Boisvert, Eric" w:date="2016-03-29T09:19:00Z"/>
              <w:lang w:val="fr-CA"/>
            </w:rPr>
          </w:rPrChange>
        </w:rPr>
      </w:pPr>
      <w:ins w:id="8278" w:author="Boisvert, Eric" w:date="2016-03-29T09:19:00Z">
        <w:r w:rsidRPr="00480BB6">
          <w:rPr>
            <w:lang w:val="en-CA"/>
            <w:rPrChange w:id="8279" w:author="Boisvert, Eric" w:date="2016-03-29T09:20:00Z">
              <w:rPr>
                <w:lang w:val="fr-CA"/>
              </w:rPr>
            </w:rPrChange>
          </w:rPr>
          <w:t>A.2.1 Conformance class: GeoSciML Portrayal XML Encoding for GML 3.1</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rPr>
          <w:ins w:id="82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ins w:id="8281" w:author="Boisvert, Eric" w:date="2016-03-29T09:19:00Z"/>
                <w:rFonts w:cs="Arial"/>
                <w:szCs w:val="18"/>
                <w:lang w:eastAsia="en-US"/>
              </w:rPr>
            </w:pPr>
            <w:ins w:id="828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77777777" w:rsidR="00480BB6" w:rsidRPr="006474AA" w:rsidRDefault="00480BB6" w:rsidP="0024128E">
            <w:pPr>
              <w:pStyle w:val="Tabletext9"/>
              <w:rPr>
                <w:ins w:id="8283" w:author="Boisvert, Eric" w:date="2016-03-29T09:19:00Z"/>
                <w:rFonts w:cs="Arial"/>
                <w:b/>
                <w:color w:val="0000FF"/>
                <w:szCs w:val="18"/>
                <w:lang w:eastAsia="en-US"/>
              </w:rPr>
            </w:pPr>
            <w:ins w:id="828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-portrayal-31</w:t>
              </w:r>
            </w:ins>
          </w:p>
        </w:tc>
      </w:tr>
      <w:tr w:rsidR="00480BB6" w:rsidRPr="00DE63EA" w14:paraId="4D5092EF" w14:textId="77777777" w:rsidTr="0024128E">
        <w:trPr>
          <w:ins w:id="828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ins w:id="8286" w:author="Boisvert, Eric" w:date="2016-03-29T09:19:00Z"/>
                <w:rFonts w:cs="Arial"/>
                <w:szCs w:val="18"/>
                <w:lang w:eastAsia="en-US"/>
              </w:rPr>
            </w:pPr>
            <w:ins w:id="828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88" w:author="Boisvert, Eric" w:date="2016-03-29T09:19:00Z"/>
                <w:rFonts w:cs="Arial"/>
                <w:b/>
                <w:color w:val="0000FF"/>
                <w:szCs w:val="18"/>
                <w:lang w:eastAsia="en-US"/>
              </w:rPr>
            </w:pPr>
            <w:ins w:id="8289" w:author="Boisvert, Eric" w:date="2016-03-29T09:19:00Z">
              <w:r>
                <w:rPr>
                  <w:rFonts w:cs="Arial"/>
                  <w:szCs w:val="18"/>
                  <w:lang w:val="en-US"/>
                </w:rPr>
                <w:t>/req/</w:t>
              </w:r>
              <w:r w:rsidRPr="009E45CC">
                <w:rPr>
                  <w:rFonts w:cs="Arial"/>
                  <w:szCs w:val="18"/>
                  <w:lang w:val="en-US"/>
                </w:rPr>
                <w:t>gsml4xsd</w:t>
              </w:r>
              <w:r>
                <w:rPr>
                  <w:rFonts w:cs="Arial"/>
                  <w:szCs w:val="18"/>
                  <w:lang w:val="fr-CA"/>
                </w:rPr>
                <w:t>-portrayal-31</w:t>
              </w:r>
            </w:ins>
          </w:p>
        </w:tc>
      </w:tr>
      <w:tr w:rsidR="00480BB6" w:rsidRPr="00DE63EA" w14:paraId="0A96031F" w14:textId="77777777" w:rsidTr="0024128E">
        <w:trPr>
          <w:ins w:id="829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ins w:id="8291" w:author="Boisvert, Eric" w:date="2016-03-29T09:19:00Z"/>
                <w:rFonts w:cs="Arial"/>
                <w:b/>
                <w:szCs w:val="18"/>
              </w:rPr>
            </w:pPr>
            <w:ins w:id="829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3" w:author="Boisvert, Eric" w:date="2016-03-29T09:19:00Z"/>
                <w:rFonts w:cs="Arial"/>
                <w:szCs w:val="18"/>
                <w:lang w:val="en-US"/>
              </w:rPr>
            </w:pPr>
            <w:ins w:id="8294" w:author="Boisvert, Eric" w:date="2016-03-29T09:19:00Z">
              <w:r>
                <w:rPr>
                  <w:rFonts w:cs="Arial"/>
                  <w:szCs w:val="18"/>
                  <w:lang w:val="en-US"/>
                </w:rPr>
                <w:t>/req/</w:t>
              </w:r>
              <w:r w:rsidRPr="009E45CC">
                <w:rPr>
                  <w:rFonts w:cs="Arial"/>
                  <w:szCs w:val="18"/>
                  <w:lang w:val="en-US"/>
                </w:rPr>
                <w:t>gsml4xsd</w:t>
              </w:r>
              <w:r>
                <w:rPr>
                  <w:rFonts w:cs="Arial"/>
                  <w:szCs w:val="18"/>
                  <w:lang w:val="fr-CA"/>
                </w:rPr>
                <w:t>-portrayal</w:t>
              </w:r>
            </w:ins>
          </w:p>
        </w:tc>
      </w:tr>
      <w:tr w:rsidR="00480BB6" w:rsidRPr="00DE63EA" w14:paraId="52FD3A0B" w14:textId="77777777" w:rsidTr="0024128E">
        <w:trPr>
          <w:ins w:id="829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ins w:id="8296" w:author="Boisvert, Eric" w:date="2016-03-29T09:19:00Z"/>
                <w:rFonts w:cs="Arial"/>
                <w:b/>
                <w:szCs w:val="18"/>
              </w:rPr>
            </w:pPr>
            <w:ins w:id="829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77777777"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298" w:author="Boisvert, Eric" w:date="2016-03-29T09:19:00Z"/>
                <w:rFonts w:cs="Arial"/>
                <w:szCs w:val="18"/>
                <w:lang w:val="en-US"/>
              </w:rPr>
            </w:pPr>
            <w:ins w:id="8299" w:author="Boisvert, Eric" w:date="2016-03-29T09:19:00Z">
              <w:r w:rsidRPr="00BA2FAB">
                <w:rPr>
                  <w:rFonts w:cs="Arial"/>
                  <w:szCs w:val="18"/>
                  <w:lang w:val="en-US"/>
                </w:rPr>
                <w:t>/conf/gsml4xsd-portrayal-31/xsd</w:t>
              </w:r>
            </w:ins>
          </w:p>
        </w:tc>
      </w:tr>
      <w:tr w:rsidR="00480BB6" w:rsidRPr="00DE63EA" w14:paraId="6EA3E45A" w14:textId="77777777" w:rsidTr="0024128E">
        <w:trPr>
          <w:trHeight w:val="280"/>
          <w:ins w:id="830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ins w:id="830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2" w:author="Boisvert, Eric" w:date="2016-03-29T09:19:00Z"/>
                <w:rFonts w:ascii="Arial" w:eastAsia="MS Mincho" w:hAnsi="Arial" w:cs="Arial"/>
                <w:sz w:val="18"/>
                <w:szCs w:val="18"/>
              </w:rPr>
            </w:pPr>
            <w:ins w:id="830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3C8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4" w:author="Boisvert, Eric" w:date="2016-03-29T09:19:00Z"/>
                <w:rFonts w:ascii="Arial" w:eastAsia="MS Mincho" w:hAnsi="Arial" w:cs="Arial"/>
                <w:b/>
                <w:color w:val="0000FF"/>
                <w:sz w:val="18"/>
                <w:szCs w:val="18"/>
              </w:rPr>
            </w:pPr>
            <w:ins w:id="830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-31/xsd</w:t>
              </w:r>
            </w:ins>
          </w:p>
        </w:tc>
      </w:tr>
      <w:tr w:rsidR="00480BB6" w:rsidRPr="00DE63EA" w14:paraId="00CF7731" w14:textId="77777777" w:rsidTr="0024128E">
        <w:trPr>
          <w:trHeight w:val="645"/>
          <w:ins w:id="830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ins w:id="830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08" w:author="Boisvert, Eric" w:date="2016-03-29T09:19:00Z"/>
                <w:rFonts w:ascii="Arial" w:eastAsia="MS Mincho" w:hAnsi="Arial" w:cs="Arial"/>
                <w:sz w:val="18"/>
                <w:szCs w:val="18"/>
              </w:rPr>
            </w:pPr>
            <w:ins w:id="830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10" w:author="Boisvert, Eric" w:date="2016-03-29T09:19:00Z"/>
                <w:rFonts w:cs="Arial"/>
                <w:b/>
                <w:color w:val="FF0000"/>
                <w:szCs w:val="18"/>
                <w:lang w:eastAsia="en-US"/>
              </w:rPr>
            </w:pPr>
            <w:ins w:id="8311" w:author="Boisvert, Eric" w:date="2016-03-29T09:19:00Z">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ins>
          </w:p>
        </w:tc>
      </w:tr>
      <w:tr w:rsidR="00480BB6" w:rsidRPr="00DE63EA" w14:paraId="6EF7AABA" w14:textId="77777777" w:rsidTr="0024128E">
        <w:trPr>
          <w:trHeight w:val="645"/>
          <w:ins w:id="831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ins w:id="831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14" w:author="Boisvert, Eric" w:date="2016-03-29T09:19:00Z"/>
                <w:rFonts w:ascii="Arial" w:eastAsia="MS Mincho" w:hAnsi="Arial" w:cs="Arial"/>
                <w:sz w:val="18"/>
                <w:szCs w:val="18"/>
              </w:rPr>
            </w:pPr>
            <w:ins w:id="831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16" w:author="Boisvert, Eric" w:date="2016-03-29T09:19:00Z"/>
                <w:rFonts w:ascii="Arial" w:eastAsia="MS Mincho" w:hAnsi="Arial" w:cs="Arial"/>
                <w:sz w:val="18"/>
                <w:szCs w:val="18"/>
              </w:rPr>
            </w:pPr>
            <w:ins w:id="8317"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8D74A0" w14:textId="77777777" w:rsidTr="0024128E">
        <w:trPr>
          <w:trHeight w:val="462"/>
          <w:ins w:id="831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ins w:id="831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20" w:author="Boisvert, Eric" w:date="2016-03-29T09:19:00Z"/>
                <w:rFonts w:ascii="Arial" w:eastAsia="MS Mincho" w:hAnsi="Arial" w:cs="Arial"/>
                <w:sz w:val="18"/>
                <w:szCs w:val="18"/>
              </w:rPr>
            </w:pPr>
            <w:ins w:id="832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2" w:author="Boisvert, Eric" w:date="2016-03-29T09:19:00Z"/>
                <w:rFonts w:cs="Arial"/>
                <w:szCs w:val="18"/>
                <w:lang w:eastAsia="en-US"/>
              </w:rPr>
            </w:pPr>
          </w:p>
        </w:tc>
      </w:tr>
      <w:tr w:rsidR="00480BB6" w:rsidRPr="00DE63EA" w14:paraId="4EC8F013" w14:textId="77777777" w:rsidTr="0024128E">
        <w:trPr>
          <w:ins w:id="832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ins w:id="8324" w:author="Boisvert, Eric" w:date="2016-03-29T09:19:00Z"/>
                <w:rFonts w:cs="Arial"/>
                <w:b/>
                <w:szCs w:val="18"/>
              </w:rPr>
            </w:pPr>
            <w:ins w:id="832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26" w:author="Boisvert, Eric" w:date="2016-03-29T09:19:00Z"/>
                <w:rFonts w:cs="Arial"/>
                <w:szCs w:val="18"/>
                <w:lang w:val="en-US"/>
              </w:rPr>
            </w:pPr>
            <w:ins w:id="8327" w:author="Boisvert, Eric" w:date="2016-03-29T09:19:00Z">
              <w:r w:rsidRPr="00910680">
                <w:rPr>
                  <w:rFonts w:cs="Arial"/>
                  <w:szCs w:val="18"/>
                  <w:lang w:val="en-US"/>
                </w:rPr>
                <w:t>/conf/gsml4xsd-portrayal</w:t>
              </w:r>
              <w:r>
                <w:rPr>
                  <w:rFonts w:cs="Arial"/>
                  <w:szCs w:val="18"/>
                  <w:lang w:val="en-US"/>
                </w:rPr>
                <w:t>-31/sch</w:t>
              </w:r>
            </w:ins>
          </w:p>
        </w:tc>
      </w:tr>
      <w:tr w:rsidR="00480BB6" w:rsidRPr="00DE63EA" w14:paraId="2364B33B" w14:textId="77777777" w:rsidTr="0024128E">
        <w:trPr>
          <w:trHeight w:val="280"/>
          <w:ins w:id="832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ins w:id="832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0" w:author="Boisvert, Eric" w:date="2016-03-29T09:19:00Z"/>
                <w:rFonts w:ascii="Arial" w:eastAsia="MS Mincho" w:hAnsi="Arial" w:cs="Arial"/>
                <w:sz w:val="18"/>
                <w:szCs w:val="18"/>
              </w:rPr>
            </w:pPr>
            <w:ins w:id="833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270C71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2" w:author="Boisvert, Eric" w:date="2016-03-29T09:19:00Z"/>
                <w:rFonts w:ascii="Arial" w:eastAsia="MS Mincho" w:hAnsi="Arial" w:cs="Arial"/>
                <w:b/>
                <w:color w:val="0000FF"/>
                <w:sz w:val="18"/>
                <w:szCs w:val="18"/>
              </w:rPr>
            </w:pPr>
            <w:ins w:id="833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sidRPr="00792A5B">
                <w:rPr>
                  <w:rFonts w:ascii="Arial" w:hAnsi="Arial" w:cs="Arial"/>
                  <w:sz w:val="18"/>
                  <w:szCs w:val="18"/>
                  <w:lang w:val="fr-CA"/>
                </w:rPr>
                <w:t>-portrayal</w:t>
              </w:r>
              <w:r>
                <w:rPr>
                  <w:rFonts w:ascii="Arial" w:hAnsi="Arial" w:cs="Arial"/>
                  <w:sz w:val="18"/>
                  <w:szCs w:val="18"/>
                  <w:lang w:val="fr-CA"/>
                </w:rPr>
                <w:t>-31/sch</w:t>
              </w:r>
            </w:ins>
          </w:p>
        </w:tc>
      </w:tr>
      <w:tr w:rsidR="00480BB6" w:rsidRPr="00DE63EA" w14:paraId="726B254C" w14:textId="77777777" w:rsidTr="0024128E">
        <w:trPr>
          <w:trHeight w:val="645"/>
          <w:ins w:id="83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ins w:id="83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36" w:author="Boisvert, Eric" w:date="2016-03-29T09:19:00Z"/>
                <w:rFonts w:ascii="Arial" w:eastAsia="MS Mincho" w:hAnsi="Arial" w:cs="Arial"/>
                <w:sz w:val="18"/>
                <w:szCs w:val="18"/>
              </w:rPr>
            </w:pPr>
            <w:ins w:id="833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38" w:author="Boisvert, Eric" w:date="2016-03-29T09:19:00Z"/>
                <w:rFonts w:cs="Arial"/>
                <w:b/>
                <w:color w:val="FF0000"/>
                <w:szCs w:val="18"/>
                <w:lang w:eastAsia="en-US"/>
              </w:rPr>
            </w:pPr>
            <w:ins w:id="8339" w:author="Boisvert, Eric" w:date="2016-03-29T09:19:00Z">
              <w:r w:rsidRPr="000E1B87">
                <w:rPr>
                  <w:rFonts w:cs="Arial"/>
                  <w:szCs w:val="18"/>
                  <w:lang w:eastAsia="en-US"/>
                </w:rPr>
                <w:t>Ensure that encoding rules defined in the specification are met</w:t>
              </w:r>
            </w:ins>
          </w:p>
        </w:tc>
      </w:tr>
      <w:tr w:rsidR="00480BB6" w:rsidRPr="00DE63EA" w14:paraId="6ED5352F" w14:textId="77777777" w:rsidTr="0024128E">
        <w:trPr>
          <w:trHeight w:val="645"/>
          <w:ins w:id="83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ins w:id="83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2" w:author="Boisvert, Eric" w:date="2016-03-29T09:19:00Z"/>
                <w:rFonts w:ascii="Arial" w:eastAsia="MS Mincho" w:hAnsi="Arial" w:cs="Arial"/>
                <w:sz w:val="18"/>
                <w:szCs w:val="18"/>
              </w:rPr>
            </w:pPr>
            <w:ins w:id="834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344" w:author="Boisvert, Eric" w:date="2016-03-29T09:19:00Z"/>
                <w:rFonts w:ascii="Arial" w:eastAsia="MS Mincho" w:hAnsi="Arial" w:cs="Arial"/>
                <w:sz w:val="18"/>
                <w:szCs w:val="18"/>
              </w:rPr>
            </w:pPr>
            <w:ins w:id="8345"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0366CA01" w14:textId="77777777" w:rsidTr="0024128E">
        <w:trPr>
          <w:trHeight w:val="462"/>
          <w:ins w:id="834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ins w:id="834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48" w:author="Boisvert, Eric" w:date="2016-03-29T09:19:00Z"/>
                <w:rFonts w:ascii="Arial" w:eastAsia="MS Mincho" w:hAnsi="Arial" w:cs="Arial"/>
                <w:sz w:val="18"/>
                <w:szCs w:val="18"/>
              </w:rPr>
            </w:pPr>
            <w:ins w:id="834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50" w:author="Boisvert, Eric" w:date="2016-03-29T09:19:00Z"/>
                <w:rFonts w:cs="Arial"/>
                <w:szCs w:val="18"/>
                <w:lang w:eastAsia="en-US"/>
              </w:rPr>
            </w:pPr>
          </w:p>
        </w:tc>
      </w:tr>
    </w:tbl>
    <w:p w14:paraId="19603C5E" w14:textId="77777777" w:rsidR="00480BB6" w:rsidRDefault="00480BB6" w:rsidP="00480BB6">
      <w:pPr>
        <w:rPr>
          <w:ins w:id="8351" w:author="Boisvert, Eric" w:date="2016-03-29T09:19:00Z"/>
        </w:rPr>
      </w:pPr>
    </w:p>
    <w:p w14:paraId="1BF897E0" w14:textId="77777777" w:rsidR="00480BB6" w:rsidRDefault="00480BB6" w:rsidP="00480BB6">
      <w:pPr>
        <w:rPr>
          <w:ins w:id="8352" w:author="Boisvert, Eric" w:date="2016-03-29T09:19:00Z"/>
        </w:rPr>
      </w:pPr>
      <w:ins w:id="8353" w:author="Boisvert, Eric" w:date="2016-03-29T09:19:00Z">
        <w:r>
          <w:br w:type="page"/>
        </w:r>
      </w:ins>
    </w:p>
    <w:p w14:paraId="2AE728EB" w14:textId="77777777" w:rsidR="00480BB6" w:rsidRDefault="00480BB6" w:rsidP="00480BB6">
      <w:pPr>
        <w:rPr>
          <w:ins w:id="8354" w:author="Boisvert, Eric" w:date="2016-03-29T09:19:00Z"/>
        </w:rPr>
      </w:pPr>
    </w:p>
    <w:p w14:paraId="01199039" w14:textId="77777777" w:rsidR="00480BB6" w:rsidRPr="00480BB6" w:rsidRDefault="00480BB6" w:rsidP="00480BB6">
      <w:pPr>
        <w:pStyle w:val="Titre3"/>
        <w:numPr>
          <w:ilvl w:val="0"/>
          <w:numId w:val="0"/>
        </w:numPr>
        <w:ind w:left="720" w:hanging="720"/>
        <w:rPr>
          <w:ins w:id="8355" w:author="Boisvert, Eric" w:date="2016-03-29T09:19:00Z"/>
          <w:lang w:val="en-CA"/>
          <w:rPrChange w:id="8356" w:author="Boisvert, Eric" w:date="2016-03-29T09:20:00Z">
            <w:rPr>
              <w:ins w:id="8357" w:author="Boisvert, Eric" w:date="2016-03-29T09:19:00Z"/>
              <w:lang w:val="fr-CA"/>
            </w:rPr>
          </w:rPrChange>
        </w:rPr>
      </w:pPr>
      <w:ins w:id="8358" w:author="Boisvert, Eric" w:date="2016-03-29T09:19:00Z">
        <w:r w:rsidRPr="00480BB6">
          <w:rPr>
            <w:lang w:val="en-CA"/>
            <w:rPrChange w:id="8359" w:author="Boisvert, Eric" w:date="2016-03-29T09:20:00Z">
              <w:rPr>
                <w:lang w:val="fr-CA"/>
              </w:rPr>
            </w:rPrChange>
          </w:rPr>
          <w:t xml:space="preserve">A.2.1 Conformance class: GeoSciML Basic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rPr>
          <w:ins w:id="83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ins w:id="8361" w:author="Boisvert, Eric" w:date="2016-03-29T09:19:00Z"/>
                <w:rFonts w:cs="Arial"/>
                <w:szCs w:val="18"/>
                <w:lang w:eastAsia="en-US"/>
              </w:rPr>
            </w:pPr>
            <w:ins w:id="8362"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ins w:id="8363" w:author="Boisvert, Eric" w:date="2016-03-29T09:19:00Z"/>
                <w:rFonts w:cs="Arial"/>
                <w:b/>
                <w:color w:val="0000FF"/>
                <w:szCs w:val="18"/>
                <w:lang w:eastAsia="en-US"/>
              </w:rPr>
            </w:pPr>
            <w:ins w:id="8364"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-basic</w:t>
              </w:r>
            </w:ins>
          </w:p>
        </w:tc>
      </w:tr>
      <w:tr w:rsidR="00480BB6" w:rsidRPr="00DE63EA" w14:paraId="7BBEBB01" w14:textId="77777777" w:rsidTr="0024128E">
        <w:trPr>
          <w:ins w:id="8365"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ins w:id="8366" w:author="Boisvert, Eric" w:date="2016-03-29T09:19:00Z"/>
                <w:rFonts w:cs="Arial"/>
                <w:szCs w:val="18"/>
                <w:lang w:eastAsia="en-US"/>
              </w:rPr>
            </w:pPr>
            <w:ins w:id="8367"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68" w:author="Boisvert, Eric" w:date="2016-03-29T09:19:00Z"/>
                <w:rFonts w:cs="Arial"/>
                <w:b/>
                <w:color w:val="0000FF"/>
                <w:szCs w:val="18"/>
                <w:lang w:eastAsia="en-US"/>
              </w:rPr>
            </w:pPr>
            <w:ins w:id="8369" w:author="Boisvert, Eric" w:date="2016-03-29T09:19:00Z">
              <w:r>
                <w:rPr>
                  <w:rFonts w:cs="Arial"/>
                  <w:szCs w:val="18"/>
                  <w:lang w:val="en-US"/>
                </w:rPr>
                <w:t>/req/gsml4xsd-basic</w:t>
              </w:r>
            </w:ins>
          </w:p>
        </w:tc>
      </w:tr>
      <w:tr w:rsidR="00480BB6" w:rsidRPr="00DE63EA" w14:paraId="2ECA127F" w14:textId="77777777" w:rsidTr="0024128E">
        <w:trPr>
          <w:ins w:id="8370"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ins w:id="8371" w:author="Boisvert, Eric" w:date="2016-03-29T09:19:00Z"/>
                <w:rFonts w:cs="Arial"/>
                <w:b/>
                <w:szCs w:val="18"/>
              </w:rPr>
            </w:pPr>
            <w:ins w:id="8372"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3" w:author="Boisvert, Eric" w:date="2016-03-29T09:19:00Z"/>
                <w:rFonts w:cs="Arial"/>
                <w:szCs w:val="18"/>
                <w:highlight w:val="yellow"/>
                <w:lang w:val="en-US"/>
              </w:rPr>
            </w:pPr>
            <w:ins w:id="8374" w:author="Boisvert, Eric" w:date="2016-03-29T09:19:00Z">
              <w:r>
                <w:rPr>
                  <w:rFonts w:cs="Arial"/>
                  <w:szCs w:val="18"/>
                  <w:highlight w:val="yellow"/>
                  <w:lang w:val="en-US"/>
                </w:rPr>
                <w:t>/conf/gsml4xsd/core</w:t>
              </w:r>
            </w:ins>
          </w:p>
        </w:tc>
      </w:tr>
      <w:tr w:rsidR="00480BB6" w:rsidRPr="00DE63EA" w14:paraId="0E0822AB" w14:textId="77777777" w:rsidTr="0024128E">
        <w:trPr>
          <w:ins w:id="8375"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9346E60" w14:textId="77777777" w:rsidR="00480BB6" w:rsidRDefault="00480BB6" w:rsidP="0024128E">
            <w:pPr>
              <w:pStyle w:val="Tabletext9"/>
              <w:rPr>
                <w:ins w:id="8376" w:author="Boisvert, Eric" w:date="2016-03-29T09:19:00Z"/>
                <w:rFonts w:cs="Arial"/>
                <w:b/>
                <w:szCs w:val="18"/>
              </w:rPr>
            </w:pPr>
            <w:ins w:id="8377"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B7B235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78" w:author="Boisvert, Eric" w:date="2016-03-29T09:19:00Z"/>
                <w:rFonts w:cs="Arial"/>
                <w:szCs w:val="18"/>
                <w:lang w:val="en-US"/>
              </w:rPr>
            </w:pPr>
            <w:ins w:id="8379"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1CE3E075" w14:textId="77777777" w:rsidTr="0024128E">
        <w:trPr>
          <w:ins w:id="838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ins w:id="8381" w:author="Boisvert, Eric" w:date="2016-03-29T09:19:00Z"/>
                <w:rFonts w:cs="Arial"/>
                <w:b/>
                <w:szCs w:val="18"/>
              </w:rPr>
            </w:pPr>
            <w:ins w:id="838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83" w:author="Boisvert, Eric" w:date="2016-03-29T09:19:00Z"/>
                <w:rFonts w:cs="Arial"/>
                <w:szCs w:val="18"/>
                <w:lang w:val="en-US"/>
              </w:rPr>
            </w:pPr>
            <w:ins w:id="8384" w:author="Boisvert, Eric" w:date="2016-03-29T09:19:00Z">
              <w:r w:rsidRPr="00D80351">
                <w:rPr>
                  <w:rFonts w:cs="Arial"/>
                  <w:szCs w:val="18"/>
                  <w:lang w:val="en-US"/>
                </w:rPr>
                <w:t>/conf/gsml4xsd-basic/xsd</w:t>
              </w:r>
            </w:ins>
          </w:p>
        </w:tc>
      </w:tr>
      <w:tr w:rsidR="00480BB6" w:rsidRPr="00DE63EA" w14:paraId="618B0CF5" w14:textId="77777777" w:rsidTr="0024128E">
        <w:trPr>
          <w:trHeight w:val="280"/>
          <w:ins w:id="83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ins w:id="83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7" w:author="Boisvert, Eric" w:date="2016-03-29T09:19:00Z"/>
                <w:rFonts w:ascii="Arial" w:eastAsia="MS Mincho" w:hAnsi="Arial" w:cs="Arial"/>
                <w:sz w:val="18"/>
                <w:szCs w:val="18"/>
              </w:rPr>
            </w:pPr>
            <w:ins w:id="838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89" w:author="Boisvert, Eric" w:date="2016-03-29T09:19:00Z"/>
                <w:rFonts w:ascii="Arial" w:eastAsia="MS Mincho" w:hAnsi="Arial" w:cs="Arial"/>
                <w:b/>
                <w:color w:val="0000FF"/>
                <w:sz w:val="18"/>
                <w:szCs w:val="18"/>
              </w:rPr>
            </w:pPr>
            <w:ins w:id="839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ins>
          </w:p>
        </w:tc>
      </w:tr>
      <w:tr w:rsidR="00480BB6" w:rsidRPr="00DE63EA" w14:paraId="62BD65A5" w14:textId="77777777" w:rsidTr="0024128E">
        <w:trPr>
          <w:trHeight w:val="645"/>
          <w:ins w:id="839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ins w:id="839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3" w:author="Boisvert, Eric" w:date="2016-03-29T09:19:00Z"/>
                <w:rFonts w:ascii="Arial" w:eastAsia="MS Mincho" w:hAnsi="Arial" w:cs="Arial"/>
                <w:sz w:val="18"/>
                <w:szCs w:val="18"/>
              </w:rPr>
            </w:pPr>
            <w:ins w:id="839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395" w:author="Boisvert, Eric" w:date="2016-03-29T09:19:00Z"/>
                <w:rFonts w:cs="Arial"/>
                <w:b/>
                <w:color w:val="FF0000"/>
                <w:szCs w:val="18"/>
                <w:lang w:eastAsia="en-US"/>
              </w:rPr>
            </w:pPr>
            <w:ins w:id="8396" w:author="Boisvert, Eric" w:date="2016-03-29T09:19:00Z">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ins>
          </w:p>
        </w:tc>
      </w:tr>
      <w:tr w:rsidR="00480BB6" w:rsidRPr="00DE63EA" w14:paraId="1F668010" w14:textId="77777777" w:rsidTr="0024128E">
        <w:trPr>
          <w:trHeight w:val="645"/>
          <w:ins w:id="839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ins w:id="839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399" w:author="Boisvert, Eric" w:date="2016-03-29T09:19:00Z"/>
                <w:rFonts w:ascii="Arial" w:eastAsia="MS Mincho" w:hAnsi="Arial" w:cs="Arial"/>
                <w:sz w:val="18"/>
                <w:szCs w:val="18"/>
              </w:rPr>
            </w:pPr>
            <w:ins w:id="840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01" w:author="Boisvert, Eric" w:date="2016-03-29T09:19:00Z"/>
                <w:rFonts w:ascii="Arial" w:eastAsia="MS Mincho" w:hAnsi="Arial" w:cs="Arial"/>
                <w:sz w:val="18"/>
                <w:szCs w:val="18"/>
              </w:rPr>
            </w:pPr>
            <w:ins w:id="8402"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FEA0E20" w14:textId="77777777" w:rsidTr="0024128E">
        <w:trPr>
          <w:trHeight w:val="462"/>
          <w:ins w:id="84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ins w:id="84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05" w:author="Boisvert, Eric" w:date="2016-03-29T09:19:00Z"/>
                <w:rFonts w:ascii="Arial" w:eastAsia="MS Mincho" w:hAnsi="Arial" w:cs="Arial"/>
                <w:sz w:val="18"/>
                <w:szCs w:val="18"/>
              </w:rPr>
            </w:pPr>
            <w:ins w:id="840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07" w:author="Boisvert, Eric" w:date="2016-03-29T09:19:00Z"/>
                <w:rFonts w:cs="Arial"/>
                <w:szCs w:val="18"/>
                <w:lang w:eastAsia="en-US"/>
              </w:rPr>
            </w:pPr>
          </w:p>
        </w:tc>
      </w:tr>
      <w:tr w:rsidR="00480BB6" w:rsidRPr="00DE63EA" w14:paraId="3CAA6C33" w14:textId="77777777" w:rsidTr="0024128E">
        <w:trPr>
          <w:ins w:id="8408"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ins w:id="8409" w:author="Boisvert, Eric" w:date="2016-03-29T09:19:00Z"/>
                <w:rFonts w:cs="Arial"/>
                <w:b/>
                <w:szCs w:val="18"/>
              </w:rPr>
            </w:pPr>
            <w:ins w:id="8410"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11" w:author="Boisvert, Eric" w:date="2016-03-29T09:19:00Z"/>
                <w:rFonts w:cs="Arial"/>
                <w:szCs w:val="18"/>
                <w:lang w:val="en-US"/>
              </w:rPr>
            </w:pPr>
            <w:ins w:id="8412" w:author="Boisvert, Eric" w:date="2016-03-29T09:19:00Z">
              <w:r w:rsidRPr="00910680">
                <w:rPr>
                  <w:rFonts w:cs="Arial"/>
                  <w:szCs w:val="18"/>
                  <w:lang w:val="en-US"/>
                </w:rPr>
                <w:t>/conf/gsml4xsd</w:t>
              </w:r>
              <w:r>
                <w:rPr>
                  <w:rFonts w:cs="Arial"/>
                  <w:szCs w:val="18"/>
                  <w:lang w:val="en-US"/>
                </w:rPr>
                <w:t>-basic/sch</w:t>
              </w:r>
            </w:ins>
          </w:p>
        </w:tc>
      </w:tr>
      <w:tr w:rsidR="00480BB6" w:rsidRPr="00DE63EA" w14:paraId="34D72316" w14:textId="77777777" w:rsidTr="0024128E">
        <w:trPr>
          <w:trHeight w:val="280"/>
          <w:ins w:id="84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ins w:id="84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5" w:author="Boisvert, Eric" w:date="2016-03-29T09:19:00Z"/>
                <w:rFonts w:ascii="Arial" w:eastAsia="MS Mincho" w:hAnsi="Arial" w:cs="Arial"/>
                <w:sz w:val="18"/>
                <w:szCs w:val="18"/>
              </w:rPr>
            </w:pPr>
            <w:ins w:id="8416"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17" w:author="Boisvert, Eric" w:date="2016-03-29T09:19:00Z"/>
                <w:rFonts w:ascii="Arial" w:eastAsia="MS Mincho" w:hAnsi="Arial" w:cs="Arial"/>
                <w:b/>
                <w:color w:val="0000FF"/>
                <w:sz w:val="18"/>
                <w:szCs w:val="18"/>
              </w:rPr>
            </w:pPr>
            <w:ins w:id="8418"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ins>
          </w:p>
        </w:tc>
      </w:tr>
      <w:tr w:rsidR="00480BB6" w:rsidRPr="00DE63EA" w14:paraId="4CBE0CE2" w14:textId="77777777" w:rsidTr="0024128E">
        <w:trPr>
          <w:trHeight w:val="645"/>
          <w:ins w:id="841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ins w:id="842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1" w:author="Boisvert, Eric" w:date="2016-03-29T09:19:00Z"/>
                <w:rFonts w:ascii="Arial" w:eastAsia="MS Mincho" w:hAnsi="Arial" w:cs="Arial"/>
                <w:sz w:val="18"/>
                <w:szCs w:val="18"/>
              </w:rPr>
            </w:pPr>
            <w:ins w:id="842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23" w:author="Boisvert, Eric" w:date="2016-03-29T09:19:00Z"/>
                <w:rFonts w:cs="Arial"/>
                <w:b/>
                <w:color w:val="FF0000"/>
                <w:szCs w:val="18"/>
                <w:lang w:eastAsia="en-US"/>
              </w:rPr>
            </w:pPr>
            <w:ins w:id="8424" w:author="Boisvert, Eric" w:date="2016-03-29T09:19:00Z">
              <w:r w:rsidRPr="000E1B87">
                <w:rPr>
                  <w:rFonts w:cs="Arial"/>
                  <w:szCs w:val="18"/>
                  <w:lang w:eastAsia="en-US"/>
                </w:rPr>
                <w:t>Ensure that encoding rules defined in the specification are met</w:t>
              </w:r>
            </w:ins>
          </w:p>
        </w:tc>
      </w:tr>
      <w:tr w:rsidR="00480BB6" w:rsidRPr="00DE63EA" w14:paraId="33066B6B" w14:textId="77777777" w:rsidTr="0024128E">
        <w:trPr>
          <w:trHeight w:val="645"/>
          <w:ins w:id="842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ins w:id="842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27" w:author="Boisvert, Eric" w:date="2016-03-29T09:19:00Z"/>
                <w:rFonts w:ascii="Arial" w:eastAsia="MS Mincho" w:hAnsi="Arial" w:cs="Arial"/>
                <w:sz w:val="18"/>
                <w:szCs w:val="18"/>
              </w:rPr>
            </w:pPr>
            <w:ins w:id="842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29" w:author="Boisvert, Eric" w:date="2016-03-29T09:19:00Z"/>
                <w:rFonts w:ascii="Arial" w:eastAsia="MS Mincho" w:hAnsi="Arial" w:cs="Arial"/>
                <w:sz w:val="18"/>
                <w:szCs w:val="18"/>
              </w:rPr>
            </w:pPr>
            <w:ins w:id="8430"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356AC86A" w14:textId="77777777" w:rsidTr="0024128E">
        <w:trPr>
          <w:trHeight w:val="462"/>
          <w:ins w:id="843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ins w:id="843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33" w:author="Boisvert, Eric" w:date="2016-03-29T09:19:00Z"/>
                <w:rFonts w:ascii="Arial" w:eastAsia="MS Mincho" w:hAnsi="Arial" w:cs="Arial"/>
                <w:sz w:val="18"/>
                <w:szCs w:val="18"/>
              </w:rPr>
            </w:pPr>
            <w:ins w:id="8434"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35" w:author="Boisvert, Eric" w:date="2016-03-29T09:19:00Z"/>
                <w:rFonts w:cs="Arial"/>
                <w:szCs w:val="18"/>
                <w:lang w:eastAsia="en-US"/>
              </w:rPr>
            </w:pPr>
          </w:p>
        </w:tc>
      </w:tr>
    </w:tbl>
    <w:p w14:paraId="5C975908" w14:textId="77777777" w:rsidR="00480BB6" w:rsidRDefault="00480BB6" w:rsidP="00480BB6">
      <w:pPr>
        <w:rPr>
          <w:ins w:id="8436" w:author="Boisvert, Eric" w:date="2016-03-29T09:19:00Z"/>
        </w:rPr>
      </w:pPr>
    </w:p>
    <w:p w14:paraId="353F6F88" w14:textId="77777777" w:rsidR="00480BB6" w:rsidRDefault="00480BB6" w:rsidP="00480BB6">
      <w:pPr>
        <w:rPr>
          <w:ins w:id="8437" w:author="Boisvert, Eric" w:date="2016-03-29T09:19:00Z"/>
        </w:rPr>
      </w:pPr>
      <w:ins w:id="8438" w:author="Boisvert, Eric" w:date="2016-03-29T09:19:00Z">
        <w:r>
          <w:br w:type="page"/>
        </w:r>
      </w:ins>
    </w:p>
    <w:p w14:paraId="5DA69643" w14:textId="77777777" w:rsidR="00480BB6" w:rsidRDefault="00480BB6" w:rsidP="00480BB6">
      <w:pPr>
        <w:rPr>
          <w:ins w:id="8439" w:author="Boisvert, Eric" w:date="2016-03-29T09:19:00Z"/>
        </w:rPr>
      </w:pPr>
    </w:p>
    <w:p w14:paraId="5ADF6AB8" w14:textId="77777777" w:rsidR="00480BB6" w:rsidRDefault="00480BB6" w:rsidP="00480BB6">
      <w:pPr>
        <w:pStyle w:val="Titre3"/>
        <w:numPr>
          <w:ilvl w:val="0"/>
          <w:numId w:val="0"/>
        </w:numPr>
        <w:ind w:left="720" w:hanging="720"/>
        <w:rPr>
          <w:ins w:id="8440" w:author="Boisvert, Eric" w:date="2016-03-29T09:19:00Z"/>
          <w:lang w:val="fr-CA"/>
        </w:rPr>
      </w:pPr>
      <w:ins w:id="8441" w:author="Boisvert, Eric" w:date="2016-03-29T09:19:00Z">
        <w:r>
          <w:rPr>
            <w:lang w:val="fr-CA"/>
          </w:rPr>
          <w:t xml:space="preserve">A.2.1 Conformance class: GeoSciML Extension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rPr>
          <w:ins w:id="844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ins w:id="8443" w:author="Boisvert, Eric" w:date="2016-03-29T09:19:00Z"/>
                <w:rFonts w:cs="Arial"/>
                <w:szCs w:val="18"/>
                <w:lang w:eastAsia="en-US"/>
              </w:rPr>
            </w:pPr>
            <w:ins w:id="844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ins w:id="8445" w:author="Boisvert, Eric" w:date="2016-03-29T09:19:00Z"/>
                <w:rFonts w:cs="Arial"/>
                <w:b/>
                <w:color w:val="0000FF"/>
                <w:szCs w:val="18"/>
                <w:lang w:eastAsia="en-US"/>
              </w:rPr>
            </w:pPr>
            <w:ins w:id="844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-extension</w:t>
              </w:r>
            </w:ins>
          </w:p>
        </w:tc>
      </w:tr>
      <w:tr w:rsidR="00480BB6" w:rsidRPr="00DE63EA" w14:paraId="048C905A" w14:textId="77777777" w:rsidTr="0024128E">
        <w:trPr>
          <w:ins w:id="844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ins w:id="8448" w:author="Boisvert, Eric" w:date="2016-03-29T09:19:00Z"/>
                <w:rFonts w:cs="Arial"/>
                <w:szCs w:val="18"/>
                <w:lang w:eastAsia="en-US"/>
              </w:rPr>
            </w:pPr>
            <w:ins w:id="844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50" w:author="Boisvert, Eric" w:date="2016-03-29T09:19:00Z"/>
                <w:rFonts w:cs="Arial"/>
                <w:b/>
                <w:color w:val="0000FF"/>
                <w:szCs w:val="18"/>
                <w:lang w:eastAsia="en-US"/>
              </w:rPr>
            </w:pPr>
            <w:ins w:id="8451" w:author="Boisvert, Eric" w:date="2016-03-29T09:19:00Z">
              <w:r>
                <w:rPr>
                  <w:rFonts w:cs="Arial"/>
                  <w:szCs w:val="18"/>
                  <w:lang w:val="en-US"/>
                </w:rPr>
                <w:t>/req/gsml4xsd-extension</w:t>
              </w:r>
            </w:ins>
          </w:p>
        </w:tc>
      </w:tr>
      <w:tr w:rsidR="00480BB6" w:rsidRPr="00DE63EA" w14:paraId="3FD7A355" w14:textId="77777777" w:rsidTr="0024128E">
        <w:trPr>
          <w:ins w:id="845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ins w:id="8453" w:author="Boisvert, Eric" w:date="2016-03-29T09:19:00Z"/>
                <w:rFonts w:cs="Arial"/>
                <w:b/>
                <w:szCs w:val="18"/>
              </w:rPr>
            </w:pPr>
            <w:ins w:id="845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55" w:author="Boisvert, Eric" w:date="2016-03-29T09:19:00Z"/>
                <w:rFonts w:cs="Arial"/>
                <w:szCs w:val="18"/>
                <w:lang w:val="en-US"/>
              </w:rPr>
            </w:pPr>
            <w:ins w:id="8456" w:author="Boisvert, Eric" w:date="2016-03-29T09:19:00Z">
              <w:r w:rsidRPr="00D9100C">
                <w:rPr>
                  <w:rFonts w:cs="Arial"/>
                  <w:szCs w:val="18"/>
                  <w:lang w:val="en-US"/>
                </w:rPr>
                <w:t>/conf/gsml4xsd/core</w:t>
              </w:r>
            </w:ins>
          </w:p>
        </w:tc>
      </w:tr>
      <w:tr w:rsidR="00480BB6" w:rsidRPr="00DE63EA" w14:paraId="09F0FCEB" w14:textId="77777777" w:rsidTr="0024128E">
        <w:trPr>
          <w:ins w:id="845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4EA1DC67" w14:textId="77777777" w:rsidR="00480BB6" w:rsidRDefault="00480BB6" w:rsidP="0024128E">
            <w:pPr>
              <w:pStyle w:val="Tabletext9"/>
              <w:rPr>
                <w:ins w:id="8458" w:author="Boisvert, Eric" w:date="2016-03-29T09:19:00Z"/>
                <w:rFonts w:cs="Arial"/>
                <w:b/>
                <w:szCs w:val="18"/>
              </w:rPr>
            </w:pPr>
            <w:ins w:id="845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291442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0" w:author="Boisvert, Eric" w:date="2016-03-29T09:19:00Z"/>
                <w:rFonts w:cs="Arial"/>
                <w:szCs w:val="18"/>
                <w:lang w:val="en-US"/>
              </w:rPr>
            </w:pPr>
            <w:ins w:id="846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7595C215" w14:textId="77777777" w:rsidTr="0024128E">
        <w:trPr>
          <w:ins w:id="846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ins w:id="8463" w:author="Boisvert, Eric" w:date="2016-03-29T09:19:00Z"/>
                <w:rFonts w:cs="Arial"/>
                <w:b/>
                <w:szCs w:val="18"/>
              </w:rPr>
            </w:pPr>
            <w:ins w:id="846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65" w:author="Boisvert, Eric" w:date="2016-03-29T09:19:00Z"/>
                <w:rFonts w:cs="Arial"/>
                <w:szCs w:val="18"/>
                <w:lang w:val="en-US"/>
              </w:rPr>
            </w:pPr>
            <w:ins w:id="8466" w:author="Boisvert, Eric" w:date="2016-03-29T09:19:00Z">
              <w:r w:rsidRPr="00D80351">
                <w:rPr>
                  <w:rFonts w:cs="Arial"/>
                  <w:szCs w:val="18"/>
                  <w:lang w:val="en-US"/>
                </w:rPr>
                <w:t>/conf/gsml4xsd</w:t>
              </w:r>
              <w:r>
                <w:rPr>
                  <w:rFonts w:cs="Arial"/>
                  <w:szCs w:val="18"/>
                  <w:lang w:val="en-US"/>
                </w:rPr>
                <w:t>-extension</w:t>
              </w:r>
              <w:r w:rsidRPr="00D80351">
                <w:rPr>
                  <w:rFonts w:cs="Arial"/>
                  <w:szCs w:val="18"/>
                  <w:lang w:val="en-US"/>
                </w:rPr>
                <w:t>/xsd</w:t>
              </w:r>
            </w:ins>
          </w:p>
        </w:tc>
      </w:tr>
      <w:tr w:rsidR="00480BB6" w:rsidRPr="00DE63EA" w14:paraId="39166C12" w14:textId="77777777" w:rsidTr="0024128E">
        <w:trPr>
          <w:trHeight w:val="280"/>
          <w:ins w:id="846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ins w:id="846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69" w:author="Boisvert, Eric" w:date="2016-03-29T09:19:00Z"/>
                <w:rFonts w:ascii="Arial" w:eastAsia="MS Mincho" w:hAnsi="Arial" w:cs="Arial"/>
                <w:sz w:val="18"/>
                <w:szCs w:val="18"/>
              </w:rPr>
            </w:pPr>
            <w:ins w:id="8470"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1" w:author="Boisvert, Eric" w:date="2016-03-29T09:19:00Z"/>
                <w:rFonts w:ascii="Arial" w:eastAsia="MS Mincho" w:hAnsi="Arial" w:cs="Arial"/>
                <w:b/>
                <w:color w:val="0000FF"/>
                <w:sz w:val="18"/>
                <w:szCs w:val="18"/>
              </w:rPr>
            </w:pPr>
            <w:ins w:id="8472"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ins>
          </w:p>
        </w:tc>
      </w:tr>
      <w:tr w:rsidR="00480BB6" w:rsidRPr="00DE63EA" w14:paraId="2949BA6B" w14:textId="77777777" w:rsidTr="0024128E">
        <w:trPr>
          <w:trHeight w:val="645"/>
          <w:ins w:id="847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ins w:id="847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75" w:author="Boisvert, Eric" w:date="2016-03-29T09:19:00Z"/>
                <w:rFonts w:ascii="Arial" w:eastAsia="MS Mincho" w:hAnsi="Arial" w:cs="Arial"/>
                <w:sz w:val="18"/>
                <w:szCs w:val="18"/>
              </w:rPr>
            </w:pPr>
            <w:ins w:id="847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77" w:author="Boisvert, Eric" w:date="2016-03-29T09:19:00Z"/>
                <w:rFonts w:cs="Arial"/>
                <w:b/>
                <w:color w:val="FF0000"/>
                <w:szCs w:val="18"/>
                <w:lang w:eastAsia="en-US"/>
              </w:rPr>
            </w:pPr>
            <w:ins w:id="8478" w:author="Boisvert, Eric" w:date="2016-03-29T09:19:00Z">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ins>
          </w:p>
        </w:tc>
      </w:tr>
      <w:tr w:rsidR="00480BB6" w:rsidRPr="00DE63EA" w14:paraId="3CAAB0AB" w14:textId="77777777" w:rsidTr="0024128E">
        <w:trPr>
          <w:trHeight w:val="645"/>
          <w:ins w:id="847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ins w:id="848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1" w:author="Boisvert, Eric" w:date="2016-03-29T09:19:00Z"/>
                <w:rFonts w:ascii="Arial" w:eastAsia="MS Mincho" w:hAnsi="Arial" w:cs="Arial"/>
                <w:sz w:val="18"/>
                <w:szCs w:val="18"/>
              </w:rPr>
            </w:pPr>
            <w:ins w:id="8482"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483" w:author="Boisvert, Eric" w:date="2016-03-29T09:19:00Z"/>
                <w:rFonts w:ascii="Arial" w:eastAsia="MS Mincho" w:hAnsi="Arial" w:cs="Arial"/>
                <w:sz w:val="18"/>
                <w:szCs w:val="18"/>
              </w:rPr>
            </w:pPr>
            <w:ins w:id="8484"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5256985A" w14:textId="77777777" w:rsidTr="0024128E">
        <w:trPr>
          <w:trHeight w:val="462"/>
          <w:ins w:id="848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ins w:id="848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87" w:author="Boisvert, Eric" w:date="2016-03-29T09:19:00Z"/>
                <w:rFonts w:ascii="Arial" w:eastAsia="MS Mincho" w:hAnsi="Arial" w:cs="Arial"/>
                <w:sz w:val="18"/>
                <w:szCs w:val="18"/>
              </w:rPr>
            </w:pPr>
            <w:ins w:id="848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89" w:author="Boisvert, Eric" w:date="2016-03-29T09:19:00Z"/>
                <w:rFonts w:cs="Arial"/>
                <w:szCs w:val="18"/>
                <w:lang w:eastAsia="en-US"/>
              </w:rPr>
            </w:pPr>
          </w:p>
        </w:tc>
      </w:tr>
      <w:tr w:rsidR="00480BB6" w:rsidRPr="00DE63EA" w14:paraId="2B443054" w14:textId="77777777" w:rsidTr="0024128E">
        <w:trPr>
          <w:ins w:id="849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ins w:id="8491" w:author="Boisvert, Eric" w:date="2016-03-29T09:19:00Z"/>
                <w:rFonts w:cs="Arial"/>
                <w:b/>
                <w:szCs w:val="18"/>
              </w:rPr>
            </w:pPr>
            <w:ins w:id="849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493" w:author="Boisvert, Eric" w:date="2016-03-29T09:19:00Z"/>
                <w:rFonts w:cs="Arial"/>
                <w:szCs w:val="18"/>
                <w:lang w:val="en-US"/>
              </w:rPr>
            </w:pPr>
            <w:ins w:id="8494" w:author="Boisvert, Eric" w:date="2016-03-29T09:19:00Z">
              <w:r w:rsidRPr="00910680">
                <w:rPr>
                  <w:rFonts w:cs="Arial"/>
                  <w:szCs w:val="18"/>
                  <w:lang w:val="en-US"/>
                </w:rPr>
                <w:t>/conf/gsml4xsd</w:t>
              </w:r>
              <w:r>
                <w:rPr>
                  <w:rFonts w:cs="Arial"/>
                  <w:szCs w:val="18"/>
                  <w:lang w:val="en-US"/>
                </w:rPr>
                <w:t>-extension/sch</w:t>
              </w:r>
            </w:ins>
          </w:p>
        </w:tc>
      </w:tr>
      <w:tr w:rsidR="00480BB6" w:rsidRPr="00DE63EA" w14:paraId="0F0149CE" w14:textId="77777777" w:rsidTr="0024128E">
        <w:trPr>
          <w:trHeight w:val="280"/>
          <w:ins w:id="849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ins w:id="849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97" w:author="Boisvert, Eric" w:date="2016-03-29T09:19:00Z"/>
                <w:rFonts w:ascii="Arial" w:eastAsia="MS Mincho" w:hAnsi="Arial" w:cs="Arial"/>
                <w:sz w:val="18"/>
                <w:szCs w:val="18"/>
              </w:rPr>
            </w:pPr>
            <w:ins w:id="849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499" w:author="Boisvert, Eric" w:date="2016-03-29T09:19:00Z"/>
                <w:rFonts w:ascii="Arial" w:eastAsia="MS Mincho" w:hAnsi="Arial" w:cs="Arial"/>
                <w:b/>
                <w:color w:val="0000FF"/>
                <w:sz w:val="18"/>
                <w:szCs w:val="18"/>
              </w:rPr>
            </w:pPr>
            <w:ins w:id="8500"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ins>
          </w:p>
        </w:tc>
      </w:tr>
      <w:tr w:rsidR="00480BB6" w:rsidRPr="00DE63EA" w14:paraId="275D4876" w14:textId="77777777" w:rsidTr="0024128E">
        <w:trPr>
          <w:trHeight w:val="645"/>
          <w:ins w:id="850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ins w:id="850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03" w:author="Boisvert, Eric" w:date="2016-03-29T09:19:00Z"/>
                <w:rFonts w:ascii="Arial" w:eastAsia="MS Mincho" w:hAnsi="Arial" w:cs="Arial"/>
                <w:sz w:val="18"/>
                <w:szCs w:val="18"/>
              </w:rPr>
            </w:pPr>
            <w:ins w:id="8504"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05" w:author="Boisvert, Eric" w:date="2016-03-29T09:19:00Z"/>
                <w:rFonts w:cs="Arial"/>
                <w:b/>
                <w:color w:val="FF0000"/>
                <w:szCs w:val="18"/>
                <w:lang w:eastAsia="en-US"/>
              </w:rPr>
            </w:pPr>
            <w:ins w:id="8506" w:author="Boisvert, Eric" w:date="2016-03-29T09:19:00Z">
              <w:r w:rsidRPr="000E1B87">
                <w:rPr>
                  <w:rFonts w:cs="Arial"/>
                  <w:szCs w:val="18"/>
                  <w:lang w:eastAsia="en-US"/>
                </w:rPr>
                <w:t>Ensure that encoding rules defined in the specification are met</w:t>
              </w:r>
            </w:ins>
          </w:p>
        </w:tc>
      </w:tr>
      <w:tr w:rsidR="00480BB6" w:rsidRPr="00DE63EA" w14:paraId="40BD1BF7" w14:textId="77777777" w:rsidTr="0024128E">
        <w:trPr>
          <w:trHeight w:val="645"/>
          <w:ins w:id="850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ins w:id="850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09" w:author="Boisvert, Eric" w:date="2016-03-29T09:19:00Z"/>
                <w:rFonts w:ascii="Arial" w:eastAsia="MS Mincho" w:hAnsi="Arial" w:cs="Arial"/>
                <w:sz w:val="18"/>
                <w:szCs w:val="18"/>
              </w:rPr>
            </w:pPr>
            <w:ins w:id="851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11" w:author="Boisvert, Eric" w:date="2016-03-29T09:19:00Z"/>
                <w:rFonts w:ascii="Arial" w:eastAsia="MS Mincho" w:hAnsi="Arial" w:cs="Arial"/>
                <w:sz w:val="18"/>
                <w:szCs w:val="18"/>
              </w:rPr>
            </w:pPr>
            <w:ins w:id="8512"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A9E6739" w14:textId="77777777" w:rsidTr="0024128E">
        <w:trPr>
          <w:trHeight w:val="462"/>
          <w:ins w:id="851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ins w:id="851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15" w:author="Boisvert, Eric" w:date="2016-03-29T09:19:00Z"/>
                <w:rFonts w:ascii="Arial" w:eastAsia="MS Mincho" w:hAnsi="Arial" w:cs="Arial"/>
                <w:sz w:val="18"/>
                <w:szCs w:val="18"/>
              </w:rPr>
            </w:pPr>
            <w:ins w:id="851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17" w:author="Boisvert, Eric" w:date="2016-03-29T09:19:00Z"/>
                <w:rFonts w:cs="Arial"/>
                <w:szCs w:val="18"/>
                <w:lang w:eastAsia="en-US"/>
              </w:rPr>
            </w:pPr>
          </w:p>
        </w:tc>
      </w:tr>
    </w:tbl>
    <w:p w14:paraId="59EAF023" w14:textId="77777777" w:rsidR="00480BB6" w:rsidRDefault="00480BB6" w:rsidP="00480BB6">
      <w:pPr>
        <w:rPr>
          <w:ins w:id="8518" w:author="Boisvert, Eric" w:date="2016-03-29T09:19:00Z"/>
        </w:rPr>
      </w:pPr>
    </w:p>
    <w:p w14:paraId="250B6747" w14:textId="77777777" w:rsidR="00480BB6" w:rsidRDefault="00480BB6" w:rsidP="00480BB6">
      <w:pPr>
        <w:rPr>
          <w:ins w:id="8519" w:author="Boisvert, Eric" w:date="2016-03-29T09:19:00Z"/>
        </w:rPr>
      </w:pPr>
      <w:ins w:id="8520" w:author="Boisvert, Eric" w:date="2016-03-29T09:19:00Z">
        <w:r>
          <w:br w:type="page"/>
        </w:r>
      </w:ins>
    </w:p>
    <w:p w14:paraId="4185CC3C" w14:textId="77777777" w:rsidR="00480BB6" w:rsidRPr="002E3AD0" w:rsidRDefault="00480BB6" w:rsidP="00480BB6">
      <w:pPr>
        <w:rPr>
          <w:ins w:id="8521" w:author="Boisvert, Eric" w:date="2016-03-29T09:19:00Z"/>
        </w:rPr>
      </w:pPr>
    </w:p>
    <w:p w14:paraId="44F8F18A" w14:textId="77777777" w:rsidR="00480BB6" w:rsidRPr="00480BB6" w:rsidRDefault="00480BB6" w:rsidP="00480BB6">
      <w:pPr>
        <w:pStyle w:val="Titre3"/>
        <w:numPr>
          <w:ilvl w:val="0"/>
          <w:numId w:val="0"/>
        </w:numPr>
        <w:ind w:left="720" w:hanging="720"/>
        <w:rPr>
          <w:ins w:id="8522" w:author="Boisvert, Eric" w:date="2016-03-29T09:19:00Z"/>
          <w:lang w:val="en-CA"/>
          <w:rPrChange w:id="8523" w:author="Boisvert, Eric" w:date="2016-03-29T09:20:00Z">
            <w:rPr>
              <w:ins w:id="8524" w:author="Boisvert, Eric" w:date="2016-03-29T09:19:00Z"/>
              <w:lang w:val="fr-CA"/>
            </w:rPr>
          </w:rPrChange>
        </w:rPr>
      </w:pPr>
      <w:ins w:id="8525" w:author="Boisvert, Eric" w:date="2016-03-29T09:19:00Z">
        <w:r w:rsidRPr="00480BB6">
          <w:rPr>
            <w:lang w:val="en-CA"/>
            <w:rPrChange w:id="8526" w:author="Boisvert, Eric" w:date="2016-03-29T09:20:00Z">
              <w:rPr>
                <w:lang w:val="fr-CA"/>
              </w:rPr>
            </w:rPrChange>
          </w:rPr>
          <w:t xml:space="preserve">A.2.1 Conformance class: GeoSciML Geologic Time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rPr>
          <w:ins w:id="852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ins w:id="8528" w:author="Boisvert, Eric" w:date="2016-03-29T09:19:00Z"/>
                <w:rFonts w:cs="Arial"/>
                <w:szCs w:val="18"/>
                <w:lang w:eastAsia="en-US"/>
              </w:rPr>
            </w:pPr>
            <w:ins w:id="8529"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ins w:id="8530" w:author="Boisvert, Eric" w:date="2016-03-29T09:19:00Z"/>
                <w:rFonts w:cs="Arial"/>
                <w:b/>
                <w:color w:val="0000FF"/>
                <w:szCs w:val="18"/>
                <w:lang w:eastAsia="en-US"/>
              </w:rPr>
            </w:pPr>
            <w:ins w:id="8531"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-geologictime</w:t>
              </w:r>
            </w:ins>
          </w:p>
        </w:tc>
      </w:tr>
      <w:tr w:rsidR="00480BB6" w:rsidRPr="00DE63EA" w14:paraId="2F813ED7" w14:textId="77777777" w:rsidTr="0024128E">
        <w:trPr>
          <w:ins w:id="8532"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ins w:id="8533" w:author="Boisvert, Eric" w:date="2016-03-29T09:19:00Z"/>
                <w:rFonts w:cs="Arial"/>
                <w:szCs w:val="18"/>
                <w:lang w:eastAsia="en-US"/>
              </w:rPr>
            </w:pPr>
            <w:ins w:id="8534"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35" w:author="Boisvert, Eric" w:date="2016-03-29T09:19:00Z"/>
                <w:rFonts w:cs="Arial"/>
                <w:b/>
                <w:color w:val="0000FF"/>
                <w:szCs w:val="18"/>
                <w:lang w:eastAsia="en-US"/>
              </w:rPr>
            </w:pPr>
            <w:ins w:id="8536" w:author="Boisvert, Eric" w:date="2016-03-29T09:19:00Z">
              <w:r>
                <w:rPr>
                  <w:rFonts w:cs="Arial"/>
                  <w:szCs w:val="18"/>
                  <w:lang w:val="en-US"/>
                </w:rPr>
                <w:t>/req/gsml4xsd-</w:t>
              </w:r>
              <w:r>
                <w:rPr>
                  <w:rFonts w:cs="Arial"/>
                  <w:szCs w:val="18"/>
                  <w:lang w:val="fr-CA"/>
                </w:rPr>
                <w:t>geologictime</w:t>
              </w:r>
            </w:ins>
          </w:p>
        </w:tc>
      </w:tr>
      <w:tr w:rsidR="00480BB6" w:rsidRPr="00DE63EA" w14:paraId="3D8CB5F4" w14:textId="77777777" w:rsidTr="0024128E">
        <w:trPr>
          <w:ins w:id="853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ins w:id="8538" w:author="Boisvert, Eric" w:date="2016-03-29T09:19:00Z"/>
                <w:rFonts w:cs="Arial"/>
                <w:b/>
                <w:szCs w:val="18"/>
              </w:rPr>
            </w:pPr>
            <w:ins w:id="853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40" w:author="Boisvert, Eric" w:date="2016-03-29T09:19:00Z"/>
                <w:rFonts w:cs="Arial"/>
                <w:szCs w:val="18"/>
                <w:lang w:val="en-US"/>
              </w:rPr>
            </w:pPr>
            <w:ins w:id="8541" w:author="Boisvert, Eric" w:date="2016-03-29T09:19:00Z">
              <w:r w:rsidRPr="00D9100C">
                <w:rPr>
                  <w:rFonts w:cs="Arial"/>
                  <w:szCs w:val="18"/>
                  <w:lang w:val="en-US"/>
                </w:rPr>
                <w:t>/conf/gsml4xsd/core</w:t>
              </w:r>
            </w:ins>
          </w:p>
        </w:tc>
      </w:tr>
      <w:tr w:rsidR="00480BB6" w:rsidRPr="00DE63EA" w14:paraId="0D05ECCD" w14:textId="77777777" w:rsidTr="0024128E">
        <w:trPr>
          <w:ins w:id="854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A2D3585" w14:textId="77777777" w:rsidR="00480BB6" w:rsidRDefault="00480BB6" w:rsidP="0024128E">
            <w:pPr>
              <w:pStyle w:val="Tabletext9"/>
              <w:rPr>
                <w:ins w:id="8543" w:author="Boisvert, Eric" w:date="2016-03-29T09:19:00Z"/>
                <w:rFonts w:cs="Arial"/>
                <w:b/>
                <w:szCs w:val="18"/>
              </w:rPr>
            </w:pPr>
            <w:ins w:id="854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36B0E07"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45" w:author="Boisvert, Eric" w:date="2016-03-29T09:19:00Z"/>
                <w:rFonts w:cs="Arial"/>
                <w:szCs w:val="18"/>
                <w:lang w:val="en-US"/>
              </w:rPr>
            </w:pPr>
            <w:ins w:id="8546"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333C8F57" w14:textId="77777777" w:rsidTr="0024128E">
        <w:trPr>
          <w:ins w:id="85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ins w:id="8548" w:author="Boisvert, Eric" w:date="2016-03-29T09:19:00Z"/>
                <w:rFonts w:cs="Arial"/>
                <w:b/>
                <w:szCs w:val="18"/>
              </w:rPr>
            </w:pPr>
            <w:ins w:id="85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50" w:author="Boisvert, Eric" w:date="2016-03-29T09:19:00Z"/>
                <w:rFonts w:cs="Arial"/>
                <w:szCs w:val="18"/>
                <w:lang w:val="en-US"/>
              </w:rPr>
            </w:pPr>
            <w:ins w:id="8551" w:author="Boisvert, Eric" w:date="2016-03-29T09:19:00Z">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ins>
          </w:p>
        </w:tc>
      </w:tr>
      <w:tr w:rsidR="00480BB6" w:rsidRPr="00DE63EA" w14:paraId="2A939F84" w14:textId="77777777" w:rsidTr="0024128E">
        <w:trPr>
          <w:trHeight w:val="280"/>
          <w:ins w:id="85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ins w:id="85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4" w:author="Boisvert, Eric" w:date="2016-03-29T09:19:00Z"/>
                <w:rFonts w:ascii="Arial" w:eastAsia="MS Mincho" w:hAnsi="Arial" w:cs="Arial"/>
                <w:sz w:val="18"/>
                <w:szCs w:val="18"/>
              </w:rPr>
            </w:pPr>
            <w:ins w:id="85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56" w:author="Boisvert, Eric" w:date="2016-03-29T09:19:00Z"/>
                <w:rFonts w:ascii="Arial" w:eastAsia="MS Mincho" w:hAnsi="Arial" w:cs="Arial"/>
                <w:b/>
                <w:color w:val="0000FF"/>
                <w:sz w:val="18"/>
                <w:szCs w:val="18"/>
              </w:rPr>
            </w:pPr>
            <w:ins w:id="855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ins>
          </w:p>
        </w:tc>
      </w:tr>
      <w:tr w:rsidR="00480BB6" w:rsidRPr="00DE63EA" w14:paraId="0E0F18C4" w14:textId="77777777" w:rsidTr="0024128E">
        <w:trPr>
          <w:trHeight w:val="645"/>
          <w:ins w:id="85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ins w:id="85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0" w:author="Boisvert, Eric" w:date="2016-03-29T09:19:00Z"/>
                <w:rFonts w:ascii="Arial" w:eastAsia="MS Mincho" w:hAnsi="Arial" w:cs="Arial"/>
                <w:sz w:val="18"/>
                <w:szCs w:val="18"/>
              </w:rPr>
            </w:pPr>
            <w:ins w:id="856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62" w:author="Boisvert, Eric" w:date="2016-03-29T09:19:00Z"/>
                <w:rFonts w:cs="Arial"/>
                <w:b/>
                <w:color w:val="FF0000"/>
                <w:szCs w:val="18"/>
                <w:lang w:eastAsia="en-US"/>
              </w:rPr>
            </w:pPr>
            <w:ins w:id="8563" w:author="Boisvert, Eric" w:date="2016-03-29T09:19:00Z">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ins>
          </w:p>
        </w:tc>
      </w:tr>
      <w:tr w:rsidR="00480BB6" w:rsidRPr="00DE63EA" w14:paraId="4EF7D81D" w14:textId="77777777" w:rsidTr="0024128E">
        <w:trPr>
          <w:trHeight w:val="645"/>
          <w:ins w:id="85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ins w:id="85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66" w:author="Boisvert, Eric" w:date="2016-03-29T09:19:00Z"/>
                <w:rFonts w:ascii="Arial" w:eastAsia="MS Mincho" w:hAnsi="Arial" w:cs="Arial"/>
                <w:sz w:val="18"/>
                <w:szCs w:val="18"/>
              </w:rPr>
            </w:pPr>
            <w:ins w:id="856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68" w:author="Boisvert, Eric" w:date="2016-03-29T09:19:00Z"/>
                <w:rFonts w:ascii="Arial" w:eastAsia="MS Mincho" w:hAnsi="Arial" w:cs="Arial"/>
                <w:sz w:val="18"/>
                <w:szCs w:val="18"/>
              </w:rPr>
            </w:pPr>
            <w:ins w:id="8569"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DE080EA" w14:textId="77777777" w:rsidTr="0024128E">
        <w:trPr>
          <w:trHeight w:val="462"/>
          <w:ins w:id="85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ins w:id="85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72" w:author="Boisvert, Eric" w:date="2016-03-29T09:19:00Z"/>
                <w:rFonts w:ascii="Arial" w:eastAsia="MS Mincho" w:hAnsi="Arial" w:cs="Arial"/>
                <w:sz w:val="18"/>
                <w:szCs w:val="18"/>
              </w:rPr>
            </w:pPr>
            <w:ins w:id="857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74" w:author="Boisvert, Eric" w:date="2016-03-29T09:19:00Z"/>
                <w:rFonts w:cs="Arial"/>
                <w:szCs w:val="18"/>
                <w:lang w:eastAsia="en-US"/>
              </w:rPr>
            </w:pPr>
          </w:p>
        </w:tc>
      </w:tr>
      <w:tr w:rsidR="00480BB6" w:rsidRPr="00DE63EA" w14:paraId="444438E7" w14:textId="77777777" w:rsidTr="0024128E">
        <w:trPr>
          <w:ins w:id="857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ins w:id="8576" w:author="Boisvert, Eric" w:date="2016-03-29T09:19:00Z"/>
                <w:rFonts w:cs="Arial"/>
                <w:b/>
                <w:szCs w:val="18"/>
              </w:rPr>
            </w:pPr>
            <w:ins w:id="857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78" w:author="Boisvert, Eric" w:date="2016-03-29T09:19:00Z"/>
                <w:rFonts w:cs="Arial"/>
                <w:szCs w:val="18"/>
                <w:lang w:val="en-US"/>
              </w:rPr>
            </w:pPr>
            <w:ins w:id="8579"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ins>
          </w:p>
        </w:tc>
      </w:tr>
      <w:tr w:rsidR="00480BB6" w:rsidRPr="00DE63EA" w14:paraId="7F1C32BC" w14:textId="77777777" w:rsidTr="0024128E">
        <w:trPr>
          <w:trHeight w:val="280"/>
          <w:ins w:id="858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ins w:id="858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82" w:author="Boisvert, Eric" w:date="2016-03-29T09:19:00Z"/>
                <w:rFonts w:ascii="Arial" w:eastAsia="MS Mincho" w:hAnsi="Arial" w:cs="Arial"/>
                <w:sz w:val="18"/>
                <w:szCs w:val="18"/>
              </w:rPr>
            </w:pPr>
            <w:ins w:id="858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84" w:author="Boisvert, Eric" w:date="2016-03-29T09:19:00Z"/>
                <w:rFonts w:ascii="Arial" w:eastAsia="MS Mincho" w:hAnsi="Arial" w:cs="Arial"/>
                <w:b/>
                <w:color w:val="0000FF"/>
                <w:sz w:val="18"/>
                <w:szCs w:val="18"/>
              </w:rPr>
            </w:pPr>
            <w:ins w:id="858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ins>
          </w:p>
        </w:tc>
      </w:tr>
      <w:tr w:rsidR="00480BB6" w:rsidRPr="00DE63EA" w14:paraId="7D2361E2" w14:textId="77777777" w:rsidTr="0024128E">
        <w:trPr>
          <w:trHeight w:val="645"/>
          <w:ins w:id="85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ins w:id="85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88" w:author="Boisvert, Eric" w:date="2016-03-29T09:19:00Z"/>
                <w:rFonts w:ascii="Arial" w:eastAsia="MS Mincho" w:hAnsi="Arial" w:cs="Arial"/>
                <w:sz w:val="18"/>
                <w:szCs w:val="18"/>
              </w:rPr>
            </w:pPr>
            <w:ins w:id="858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590" w:author="Boisvert, Eric" w:date="2016-03-29T09:19:00Z"/>
                <w:rFonts w:cs="Arial"/>
                <w:b/>
                <w:color w:val="FF0000"/>
                <w:szCs w:val="18"/>
                <w:lang w:eastAsia="en-US"/>
              </w:rPr>
            </w:pPr>
            <w:ins w:id="8591" w:author="Boisvert, Eric" w:date="2016-03-29T09:19:00Z">
              <w:r w:rsidRPr="000E1B87">
                <w:rPr>
                  <w:rFonts w:cs="Arial"/>
                  <w:szCs w:val="18"/>
                  <w:lang w:eastAsia="en-US"/>
                </w:rPr>
                <w:t>Ensure that encoding rules defined in the specification are met</w:t>
              </w:r>
            </w:ins>
          </w:p>
        </w:tc>
      </w:tr>
      <w:tr w:rsidR="00480BB6" w:rsidRPr="00DE63EA" w14:paraId="3117C353" w14:textId="77777777" w:rsidTr="0024128E">
        <w:trPr>
          <w:trHeight w:val="645"/>
          <w:ins w:id="85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ins w:id="85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594" w:author="Boisvert, Eric" w:date="2016-03-29T09:19:00Z"/>
                <w:rFonts w:ascii="Arial" w:eastAsia="MS Mincho" w:hAnsi="Arial" w:cs="Arial"/>
                <w:sz w:val="18"/>
                <w:szCs w:val="18"/>
              </w:rPr>
            </w:pPr>
            <w:ins w:id="8595"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596" w:author="Boisvert, Eric" w:date="2016-03-29T09:19:00Z"/>
                <w:rFonts w:ascii="Arial" w:eastAsia="MS Mincho" w:hAnsi="Arial" w:cs="Arial"/>
                <w:sz w:val="18"/>
                <w:szCs w:val="18"/>
              </w:rPr>
            </w:pPr>
            <w:ins w:id="8597"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681FD703" w14:textId="77777777" w:rsidTr="0024128E">
        <w:trPr>
          <w:trHeight w:val="462"/>
          <w:ins w:id="85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ins w:id="85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00" w:author="Boisvert, Eric" w:date="2016-03-29T09:19:00Z"/>
                <w:rFonts w:ascii="Arial" w:eastAsia="MS Mincho" w:hAnsi="Arial" w:cs="Arial"/>
                <w:sz w:val="18"/>
                <w:szCs w:val="18"/>
              </w:rPr>
            </w:pPr>
            <w:ins w:id="8601"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02" w:author="Boisvert, Eric" w:date="2016-03-29T09:19:00Z"/>
                <w:rFonts w:cs="Arial"/>
                <w:szCs w:val="18"/>
                <w:lang w:eastAsia="en-US"/>
              </w:rPr>
            </w:pPr>
          </w:p>
        </w:tc>
      </w:tr>
    </w:tbl>
    <w:p w14:paraId="28886F93" w14:textId="77777777" w:rsidR="00480BB6" w:rsidRPr="002E3AD0" w:rsidRDefault="00480BB6" w:rsidP="00480BB6">
      <w:pPr>
        <w:rPr>
          <w:ins w:id="8603" w:author="Boisvert, Eric" w:date="2016-03-29T09:19:00Z"/>
        </w:rPr>
      </w:pPr>
    </w:p>
    <w:p w14:paraId="152D19F2" w14:textId="77777777" w:rsidR="00480BB6" w:rsidRPr="002E3AD0" w:rsidRDefault="00480BB6" w:rsidP="00480BB6">
      <w:pPr>
        <w:rPr>
          <w:ins w:id="8604" w:author="Boisvert, Eric" w:date="2016-03-29T09:19:00Z"/>
        </w:rPr>
      </w:pPr>
    </w:p>
    <w:p w14:paraId="7E490D96" w14:textId="77777777" w:rsidR="00480BB6" w:rsidRDefault="00480BB6" w:rsidP="00480BB6">
      <w:pPr>
        <w:spacing w:after="200" w:line="276" w:lineRule="auto"/>
        <w:rPr>
          <w:ins w:id="8605" w:author="Boisvert, Eric" w:date="2016-03-29T09:19:00Z"/>
        </w:rPr>
      </w:pPr>
      <w:ins w:id="8606" w:author="Boisvert, Eric" w:date="2016-03-29T09:19:00Z">
        <w:r>
          <w:br w:type="page"/>
        </w:r>
      </w:ins>
    </w:p>
    <w:p w14:paraId="539B27EE" w14:textId="77777777" w:rsidR="00480BB6" w:rsidRPr="002E3AD0" w:rsidRDefault="00480BB6" w:rsidP="00480BB6">
      <w:pPr>
        <w:rPr>
          <w:ins w:id="8607" w:author="Boisvert, Eric" w:date="2016-03-29T09:19:00Z"/>
        </w:rPr>
      </w:pPr>
    </w:p>
    <w:p w14:paraId="0257B9A5" w14:textId="77777777" w:rsidR="00480BB6" w:rsidRPr="00480BB6" w:rsidRDefault="00480BB6" w:rsidP="00480BB6">
      <w:pPr>
        <w:pStyle w:val="Titre3"/>
        <w:numPr>
          <w:ilvl w:val="0"/>
          <w:numId w:val="0"/>
        </w:numPr>
        <w:ind w:left="720" w:hanging="720"/>
        <w:rPr>
          <w:ins w:id="8608" w:author="Boisvert, Eric" w:date="2016-03-29T09:19:00Z"/>
          <w:lang w:val="en-CA"/>
          <w:rPrChange w:id="8609" w:author="Boisvert, Eric" w:date="2016-03-29T09:20:00Z">
            <w:rPr>
              <w:ins w:id="8610" w:author="Boisvert, Eric" w:date="2016-03-29T09:19:00Z"/>
              <w:lang w:val="fr-CA"/>
            </w:rPr>
          </w:rPrChange>
        </w:rPr>
      </w:pPr>
      <w:ins w:id="8611" w:author="Boisvert, Eric" w:date="2016-03-29T09:19:00Z">
        <w:r w:rsidRPr="00480BB6">
          <w:rPr>
            <w:lang w:val="en-CA"/>
            <w:rPrChange w:id="8612" w:author="Boisvert, Eric" w:date="2016-03-29T09:20:00Z">
              <w:rPr>
                <w:lang w:val="fr-CA"/>
              </w:rPr>
            </w:rPrChange>
          </w:rPr>
          <w:t xml:space="preserve">A.2.1 Conformance class: GeoSciML Borehole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rPr>
          <w:ins w:id="861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ins w:id="8614" w:author="Boisvert, Eric" w:date="2016-03-29T09:19:00Z"/>
                <w:rFonts w:cs="Arial"/>
                <w:szCs w:val="18"/>
                <w:lang w:eastAsia="en-US"/>
              </w:rPr>
            </w:pPr>
            <w:ins w:id="8615"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ins w:id="8616" w:author="Boisvert, Eric" w:date="2016-03-29T09:19:00Z"/>
                <w:rFonts w:cs="Arial"/>
                <w:b/>
                <w:color w:val="0000FF"/>
                <w:szCs w:val="18"/>
                <w:lang w:eastAsia="en-US"/>
              </w:rPr>
            </w:pPr>
            <w:ins w:id="8617"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-borehole</w:t>
              </w:r>
            </w:ins>
          </w:p>
        </w:tc>
      </w:tr>
      <w:tr w:rsidR="00480BB6" w:rsidRPr="00DE63EA" w14:paraId="61867A54" w14:textId="77777777" w:rsidTr="0024128E">
        <w:trPr>
          <w:ins w:id="8618"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ins w:id="8619" w:author="Boisvert, Eric" w:date="2016-03-29T09:19:00Z"/>
                <w:rFonts w:cs="Arial"/>
                <w:szCs w:val="18"/>
                <w:lang w:eastAsia="en-US"/>
              </w:rPr>
            </w:pPr>
            <w:ins w:id="8620"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1" w:author="Boisvert, Eric" w:date="2016-03-29T09:19:00Z"/>
                <w:rFonts w:cs="Arial"/>
                <w:b/>
                <w:color w:val="0000FF"/>
                <w:szCs w:val="18"/>
                <w:lang w:eastAsia="en-US"/>
              </w:rPr>
            </w:pPr>
            <w:ins w:id="8622" w:author="Boisvert, Eric" w:date="2016-03-29T09:19:00Z">
              <w:r>
                <w:rPr>
                  <w:rFonts w:cs="Arial"/>
                  <w:szCs w:val="18"/>
                  <w:lang w:val="en-US"/>
                </w:rPr>
                <w:t>/req/gsml4xsd-</w:t>
              </w:r>
              <w:r w:rsidRPr="00937CDA">
                <w:rPr>
                  <w:rFonts w:cs="Arial"/>
                  <w:szCs w:val="18"/>
                  <w:lang w:val="fr-CA"/>
                </w:rPr>
                <w:t>borehole</w:t>
              </w:r>
            </w:ins>
          </w:p>
        </w:tc>
      </w:tr>
      <w:tr w:rsidR="00480BB6" w:rsidRPr="00DE63EA" w14:paraId="78724E4C" w14:textId="77777777" w:rsidTr="0024128E">
        <w:trPr>
          <w:ins w:id="8623"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ins w:id="8624" w:author="Boisvert, Eric" w:date="2016-03-29T09:19:00Z"/>
                <w:rFonts w:cs="Arial"/>
                <w:b/>
                <w:szCs w:val="18"/>
              </w:rPr>
            </w:pPr>
            <w:ins w:id="8625"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26" w:author="Boisvert, Eric" w:date="2016-03-29T09:19:00Z"/>
                <w:rFonts w:cs="Arial"/>
                <w:szCs w:val="18"/>
                <w:lang w:val="en-US"/>
              </w:rPr>
            </w:pPr>
            <w:ins w:id="8627" w:author="Boisvert, Eric" w:date="2016-03-29T09:19:00Z">
              <w:r w:rsidRPr="00D9100C">
                <w:rPr>
                  <w:rFonts w:cs="Arial"/>
                  <w:szCs w:val="18"/>
                  <w:lang w:val="en-US"/>
                </w:rPr>
                <w:t>/conf/gsml4xsd/core</w:t>
              </w:r>
            </w:ins>
          </w:p>
        </w:tc>
      </w:tr>
      <w:tr w:rsidR="00480BB6" w:rsidRPr="00DE63EA" w14:paraId="7C0930F8" w14:textId="77777777" w:rsidTr="0024128E">
        <w:trPr>
          <w:ins w:id="8628"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ins w:id="8629" w:author="Boisvert, Eric" w:date="2016-03-29T09:19:00Z"/>
                <w:rFonts w:cs="Arial"/>
                <w:b/>
                <w:szCs w:val="18"/>
              </w:rPr>
            </w:pPr>
            <w:ins w:id="8630"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31" w:author="Boisvert, Eric" w:date="2016-03-29T09:19:00Z"/>
                <w:rFonts w:cs="Arial"/>
                <w:szCs w:val="18"/>
                <w:lang w:val="en-US"/>
              </w:rPr>
            </w:pPr>
            <w:ins w:id="8632"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8BAD859" w14:textId="77777777" w:rsidTr="0024128E">
        <w:trPr>
          <w:ins w:id="8633"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ins w:id="8634" w:author="Boisvert, Eric" w:date="2016-03-29T09:19:00Z"/>
                <w:rFonts w:cs="Arial"/>
                <w:b/>
                <w:szCs w:val="18"/>
              </w:rPr>
            </w:pPr>
            <w:ins w:id="8635"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36" w:author="Boisvert, Eric" w:date="2016-03-29T09:19:00Z"/>
                <w:rFonts w:cs="Arial"/>
                <w:szCs w:val="18"/>
                <w:lang w:val="en-US"/>
              </w:rPr>
            </w:pPr>
            <w:ins w:id="8637" w:author="Boisvert, Eric" w:date="2016-03-29T09:19:00Z">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ins>
          </w:p>
        </w:tc>
      </w:tr>
      <w:tr w:rsidR="00480BB6" w:rsidRPr="00DE63EA" w14:paraId="113F033F" w14:textId="77777777" w:rsidTr="0024128E">
        <w:trPr>
          <w:trHeight w:val="280"/>
          <w:ins w:id="86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ins w:id="86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40" w:author="Boisvert, Eric" w:date="2016-03-29T09:19:00Z"/>
                <w:rFonts w:ascii="Arial" w:eastAsia="MS Mincho" w:hAnsi="Arial" w:cs="Arial"/>
                <w:sz w:val="18"/>
                <w:szCs w:val="18"/>
              </w:rPr>
            </w:pPr>
            <w:ins w:id="864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42" w:author="Boisvert, Eric" w:date="2016-03-29T09:19:00Z"/>
                <w:rFonts w:ascii="Arial" w:eastAsia="MS Mincho" w:hAnsi="Arial" w:cs="Arial"/>
                <w:b/>
                <w:color w:val="0000FF"/>
                <w:sz w:val="18"/>
                <w:szCs w:val="18"/>
              </w:rPr>
            </w:pPr>
            <w:ins w:id="8643"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ins>
          </w:p>
        </w:tc>
      </w:tr>
      <w:tr w:rsidR="00480BB6" w:rsidRPr="00DE63EA" w14:paraId="03577F7B" w14:textId="77777777" w:rsidTr="0024128E">
        <w:trPr>
          <w:trHeight w:val="645"/>
          <w:ins w:id="864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ins w:id="864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46" w:author="Boisvert, Eric" w:date="2016-03-29T09:19:00Z"/>
                <w:rFonts w:ascii="Arial" w:eastAsia="MS Mincho" w:hAnsi="Arial" w:cs="Arial"/>
                <w:sz w:val="18"/>
                <w:szCs w:val="18"/>
              </w:rPr>
            </w:pPr>
            <w:ins w:id="8647"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48" w:author="Boisvert, Eric" w:date="2016-03-29T09:19:00Z"/>
                <w:rFonts w:cs="Arial"/>
                <w:b/>
                <w:color w:val="FF0000"/>
                <w:szCs w:val="18"/>
                <w:lang w:eastAsia="en-US"/>
              </w:rPr>
            </w:pPr>
            <w:ins w:id="8649" w:author="Boisvert, Eric" w:date="2016-03-29T09:19:00Z">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ins>
          </w:p>
        </w:tc>
      </w:tr>
      <w:tr w:rsidR="00480BB6" w:rsidRPr="00DE63EA" w14:paraId="19643DCF" w14:textId="77777777" w:rsidTr="0024128E">
        <w:trPr>
          <w:trHeight w:val="645"/>
          <w:ins w:id="86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ins w:id="86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2" w:author="Boisvert, Eric" w:date="2016-03-29T09:19:00Z"/>
                <w:rFonts w:ascii="Arial" w:eastAsia="MS Mincho" w:hAnsi="Arial" w:cs="Arial"/>
                <w:sz w:val="18"/>
                <w:szCs w:val="18"/>
              </w:rPr>
            </w:pPr>
            <w:ins w:id="86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54" w:author="Boisvert, Eric" w:date="2016-03-29T09:19:00Z"/>
                <w:rFonts w:ascii="Arial" w:eastAsia="MS Mincho" w:hAnsi="Arial" w:cs="Arial"/>
                <w:sz w:val="18"/>
                <w:szCs w:val="18"/>
              </w:rPr>
            </w:pPr>
            <w:ins w:id="8655"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7ED6DAB0" w14:textId="77777777" w:rsidTr="0024128E">
        <w:trPr>
          <w:trHeight w:val="462"/>
          <w:ins w:id="865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ins w:id="865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58" w:author="Boisvert, Eric" w:date="2016-03-29T09:19:00Z"/>
                <w:rFonts w:ascii="Arial" w:eastAsia="MS Mincho" w:hAnsi="Arial" w:cs="Arial"/>
                <w:sz w:val="18"/>
                <w:szCs w:val="18"/>
              </w:rPr>
            </w:pPr>
            <w:ins w:id="865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0" w:author="Boisvert, Eric" w:date="2016-03-29T09:19:00Z"/>
                <w:rFonts w:cs="Arial"/>
                <w:szCs w:val="18"/>
                <w:lang w:eastAsia="en-US"/>
              </w:rPr>
            </w:pPr>
          </w:p>
        </w:tc>
      </w:tr>
      <w:tr w:rsidR="00480BB6" w:rsidRPr="00DE63EA" w14:paraId="430295DE" w14:textId="77777777" w:rsidTr="0024128E">
        <w:trPr>
          <w:ins w:id="866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ins w:id="8662" w:author="Boisvert, Eric" w:date="2016-03-29T09:19:00Z"/>
                <w:rFonts w:cs="Arial"/>
                <w:b/>
                <w:szCs w:val="18"/>
              </w:rPr>
            </w:pPr>
            <w:ins w:id="866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64" w:author="Boisvert, Eric" w:date="2016-03-29T09:19:00Z"/>
                <w:rFonts w:cs="Arial"/>
                <w:szCs w:val="18"/>
                <w:lang w:val="en-US"/>
              </w:rPr>
            </w:pPr>
            <w:ins w:id="8665" w:author="Boisvert, Eric" w:date="2016-03-29T09:19:00Z">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ins>
          </w:p>
        </w:tc>
      </w:tr>
      <w:tr w:rsidR="00480BB6" w:rsidRPr="00DE63EA" w14:paraId="18FBB622" w14:textId="77777777" w:rsidTr="0024128E">
        <w:trPr>
          <w:trHeight w:val="280"/>
          <w:ins w:id="86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ins w:id="86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68" w:author="Boisvert, Eric" w:date="2016-03-29T09:19:00Z"/>
                <w:rFonts w:ascii="Arial" w:eastAsia="MS Mincho" w:hAnsi="Arial" w:cs="Arial"/>
                <w:sz w:val="18"/>
                <w:szCs w:val="18"/>
              </w:rPr>
            </w:pPr>
            <w:ins w:id="866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0" w:author="Boisvert, Eric" w:date="2016-03-29T09:19:00Z"/>
                <w:rFonts w:ascii="Arial" w:eastAsia="MS Mincho" w:hAnsi="Arial" w:cs="Arial"/>
                <w:b/>
                <w:color w:val="0000FF"/>
                <w:sz w:val="18"/>
                <w:szCs w:val="18"/>
              </w:rPr>
            </w:pPr>
            <w:ins w:id="8671"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ins>
          </w:p>
        </w:tc>
      </w:tr>
      <w:tr w:rsidR="00480BB6" w:rsidRPr="00DE63EA" w14:paraId="315735AA" w14:textId="77777777" w:rsidTr="0024128E">
        <w:trPr>
          <w:trHeight w:val="645"/>
          <w:ins w:id="86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ins w:id="86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74" w:author="Boisvert, Eric" w:date="2016-03-29T09:19:00Z"/>
                <w:rFonts w:ascii="Arial" w:eastAsia="MS Mincho" w:hAnsi="Arial" w:cs="Arial"/>
                <w:sz w:val="18"/>
                <w:szCs w:val="18"/>
              </w:rPr>
            </w:pPr>
            <w:ins w:id="86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76" w:author="Boisvert, Eric" w:date="2016-03-29T09:19:00Z"/>
                <w:rFonts w:cs="Arial"/>
                <w:b/>
                <w:color w:val="FF0000"/>
                <w:szCs w:val="18"/>
                <w:lang w:eastAsia="en-US"/>
              </w:rPr>
            </w:pPr>
            <w:ins w:id="8677" w:author="Boisvert, Eric" w:date="2016-03-29T09:19:00Z">
              <w:r w:rsidRPr="000E1B87">
                <w:rPr>
                  <w:rFonts w:cs="Arial"/>
                  <w:szCs w:val="18"/>
                  <w:lang w:eastAsia="en-US"/>
                </w:rPr>
                <w:t>Ensure that encoding rules defined in the specification are met</w:t>
              </w:r>
            </w:ins>
          </w:p>
        </w:tc>
      </w:tr>
      <w:tr w:rsidR="00480BB6" w:rsidRPr="00DE63EA" w14:paraId="32DB806A" w14:textId="77777777" w:rsidTr="0024128E">
        <w:trPr>
          <w:trHeight w:val="645"/>
          <w:ins w:id="867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ins w:id="867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0" w:author="Boisvert, Eric" w:date="2016-03-29T09:19:00Z"/>
                <w:rFonts w:ascii="Arial" w:eastAsia="MS Mincho" w:hAnsi="Arial" w:cs="Arial"/>
                <w:sz w:val="18"/>
                <w:szCs w:val="18"/>
              </w:rPr>
            </w:pPr>
            <w:ins w:id="868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682" w:author="Boisvert, Eric" w:date="2016-03-29T09:19:00Z"/>
                <w:rFonts w:ascii="Arial" w:eastAsia="MS Mincho" w:hAnsi="Arial" w:cs="Arial"/>
                <w:sz w:val="18"/>
                <w:szCs w:val="18"/>
              </w:rPr>
            </w:pPr>
            <w:ins w:id="8683"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423514F4" w14:textId="77777777" w:rsidTr="0024128E">
        <w:trPr>
          <w:trHeight w:val="462"/>
          <w:ins w:id="868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ins w:id="868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686" w:author="Boisvert, Eric" w:date="2016-03-29T09:19:00Z"/>
                <w:rFonts w:ascii="Arial" w:eastAsia="MS Mincho" w:hAnsi="Arial" w:cs="Arial"/>
                <w:sz w:val="18"/>
                <w:szCs w:val="18"/>
              </w:rPr>
            </w:pPr>
            <w:ins w:id="8687"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688" w:author="Boisvert, Eric" w:date="2016-03-29T09:19:00Z"/>
                <w:rFonts w:cs="Arial"/>
                <w:szCs w:val="18"/>
                <w:lang w:eastAsia="en-US"/>
              </w:rPr>
            </w:pPr>
          </w:p>
        </w:tc>
      </w:tr>
    </w:tbl>
    <w:p w14:paraId="09719AB4" w14:textId="77777777" w:rsidR="00480BB6" w:rsidRPr="002E3AD0" w:rsidRDefault="00480BB6" w:rsidP="00480BB6">
      <w:pPr>
        <w:rPr>
          <w:ins w:id="8689" w:author="Boisvert, Eric" w:date="2016-03-29T09:19:00Z"/>
        </w:rPr>
      </w:pPr>
    </w:p>
    <w:p w14:paraId="6648987F" w14:textId="77777777" w:rsidR="00480BB6" w:rsidRPr="002E3AD0" w:rsidRDefault="00480BB6" w:rsidP="00480BB6">
      <w:pPr>
        <w:rPr>
          <w:ins w:id="8690" w:author="Boisvert, Eric" w:date="2016-03-29T09:19:00Z"/>
        </w:rPr>
      </w:pPr>
    </w:p>
    <w:p w14:paraId="0A0F2751" w14:textId="77777777" w:rsidR="00480BB6" w:rsidRDefault="00480BB6" w:rsidP="00480BB6">
      <w:pPr>
        <w:spacing w:after="200" w:line="276" w:lineRule="auto"/>
        <w:rPr>
          <w:ins w:id="8691" w:author="Boisvert, Eric" w:date="2016-03-29T09:19:00Z"/>
        </w:rPr>
      </w:pPr>
      <w:ins w:id="8692" w:author="Boisvert, Eric" w:date="2016-03-29T09:19:00Z">
        <w:r>
          <w:br w:type="page"/>
        </w:r>
      </w:ins>
    </w:p>
    <w:p w14:paraId="0264067A" w14:textId="77777777" w:rsidR="00480BB6" w:rsidRPr="002E3AD0" w:rsidRDefault="00480BB6" w:rsidP="00480BB6">
      <w:pPr>
        <w:rPr>
          <w:ins w:id="8693" w:author="Boisvert, Eric" w:date="2016-03-29T09:19:00Z"/>
        </w:rPr>
      </w:pPr>
    </w:p>
    <w:p w14:paraId="525924B3" w14:textId="77777777" w:rsidR="00480BB6" w:rsidRPr="00480BB6" w:rsidRDefault="00480BB6" w:rsidP="00480BB6">
      <w:pPr>
        <w:pStyle w:val="Titre3"/>
        <w:numPr>
          <w:ilvl w:val="0"/>
          <w:numId w:val="0"/>
        </w:numPr>
        <w:ind w:left="720" w:hanging="720"/>
        <w:rPr>
          <w:ins w:id="8694" w:author="Boisvert, Eric" w:date="2016-03-29T09:19:00Z"/>
          <w:lang w:val="en-CA"/>
          <w:rPrChange w:id="8695" w:author="Boisvert, Eric" w:date="2016-03-29T09:20:00Z">
            <w:rPr>
              <w:ins w:id="8696" w:author="Boisvert, Eric" w:date="2016-03-29T09:19:00Z"/>
              <w:lang w:val="fr-CA"/>
            </w:rPr>
          </w:rPrChange>
        </w:rPr>
      </w:pPr>
      <w:ins w:id="8697" w:author="Boisvert, Eric" w:date="2016-03-29T09:19:00Z">
        <w:r w:rsidRPr="00480BB6">
          <w:rPr>
            <w:lang w:val="en-CA"/>
            <w:rPrChange w:id="8698" w:author="Boisvert, Eric" w:date="2016-03-29T09:20:00Z">
              <w:rPr>
                <w:lang w:val="fr-CA"/>
              </w:rPr>
            </w:rPrChange>
          </w:rPr>
          <w:t xml:space="preserve">A.2.1 Conformance class: GeoSciML Laboratory and Analysis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rPr>
          <w:ins w:id="869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ins w:id="8700" w:author="Boisvert, Eric" w:date="2016-03-29T09:19:00Z"/>
                <w:rFonts w:cs="Arial"/>
                <w:szCs w:val="18"/>
                <w:lang w:eastAsia="en-US"/>
              </w:rPr>
            </w:pPr>
            <w:ins w:id="870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ins w:id="8702" w:author="Boisvert, Eric" w:date="2016-03-29T09:19:00Z"/>
                <w:rFonts w:cs="Arial"/>
                <w:b/>
                <w:color w:val="0000FF"/>
                <w:szCs w:val="18"/>
                <w:lang w:eastAsia="en-US"/>
              </w:rPr>
            </w:pPr>
            <w:ins w:id="870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-lab</w:t>
              </w:r>
            </w:ins>
          </w:p>
        </w:tc>
      </w:tr>
      <w:tr w:rsidR="00480BB6" w:rsidRPr="00DE63EA" w14:paraId="30D91906" w14:textId="77777777" w:rsidTr="0024128E">
        <w:trPr>
          <w:ins w:id="870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ins w:id="8705" w:author="Boisvert, Eric" w:date="2016-03-29T09:19:00Z"/>
                <w:rFonts w:cs="Arial"/>
                <w:szCs w:val="18"/>
                <w:lang w:eastAsia="en-US"/>
              </w:rPr>
            </w:pPr>
            <w:ins w:id="870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07" w:author="Boisvert, Eric" w:date="2016-03-29T09:19:00Z"/>
                <w:rFonts w:cs="Arial"/>
                <w:b/>
                <w:color w:val="0000FF"/>
                <w:szCs w:val="18"/>
                <w:lang w:eastAsia="en-US"/>
              </w:rPr>
            </w:pPr>
            <w:ins w:id="8708" w:author="Boisvert, Eric" w:date="2016-03-29T09:19:00Z">
              <w:r>
                <w:rPr>
                  <w:rFonts w:cs="Arial"/>
                  <w:szCs w:val="18"/>
                  <w:lang w:val="en-US"/>
                </w:rPr>
                <w:t>/req/gsml4xsd-</w:t>
              </w:r>
              <w:r>
                <w:rPr>
                  <w:rFonts w:cs="Arial"/>
                  <w:szCs w:val="18"/>
                  <w:lang w:val="fr-CA"/>
                </w:rPr>
                <w:t>lab</w:t>
              </w:r>
            </w:ins>
          </w:p>
        </w:tc>
      </w:tr>
      <w:tr w:rsidR="00480BB6" w:rsidRPr="00DE63EA" w14:paraId="6965B4D9" w14:textId="77777777" w:rsidTr="0024128E">
        <w:trPr>
          <w:ins w:id="870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ins w:id="8710" w:author="Boisvert, Eric" w:date="2016-03-29T09:19:00Z"/>
                <w:rFonts w:cs="Arial"/>
                <w:b/>
                <w:szCs w:val="18"/>
              </w:rPr>
            </w:pPr>
            <w:ins w:id="871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12" w:author="Boisvert, Eric" w:date="2016-03-29T09:19:00Z"/>
                <w:rFonts w:cs="Arial"/>
                <w:szCs w:val="18"/>
                <w:lang w:val="en-US"/>
              </w:rPr>
            </w:pPr>
            <w:ins w:id="8713" w:author="Boisvert, Eric" w:date="2016-03-29T09:19:00Z">
              <w:r w:rsidRPr="00D9100C">
                <w:rPr>
                  <w:rFonts w:cs="Arial"/>
                  <w:szCs w:val="18"/>
                  <w:lang w:val="en-US"/>
                </w:rPr>
                <w:t>/conf/gsml4xsd/core</w:t>
              </w:r>
            </w:ins>
          </w:p>
        </w:tc>
      </w:tr>
      <w:tr w:rsidR="00480BB6" w:rsidRPr="00DE63EA" w14:paraId="6946A695" w14:textId="77777777" w:rsidTr="0024128E">
        <w:trPr>
          <w:ins w:id="871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ins w:id="8715" w:author="Boisvert, Eric" w:date="2016-03-29T09:19:00Z"/>
                <w:rFonts w:cs="Arial"/>
                <w:b/>
                <w:szCs w:val="18"/>
              </w:rPr>
            </w:pPr>
            <w:ins w:id="871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17" w:author="Boisvert, Eric" w:date="2016-03-29T09:19:00Z"/>
                <w:rFonts w:cs="Arial"/>
                <w:szCs w:val="18"/>
                <w:lang w:val="en-US"/>
              </w:rPr>
            </w:pPr>
            <w:ins w:id="871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64BA1C46" w14:textId="77777777" w:rsidTr="0024128E">
        <w:trPr>
          <w:ins w:id="871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ins w:id="8720" w:author="Boisvert, Eric" w:date="2016-03-29T09:19:00Z"/>
                <w:rFonts w:cs="Arial"/>
                <w:b/>
                <w:szCs w:val="18"/>
              </w:rPr>
            </w:pPr>
            <w:ins w:id="872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22" w:author="Boisvert, Eric" w:date="2016-03-29T09:19:00Z"/>
                <w:rFonts w:cs="Arial"/>
                <w:szCs w:val="18"/>
                <w:lang w:val="en-US"/>
              </w:rPr>
            </w:pPr>
            <w:ins w:id="8723" w:author="Boisvert, Eric" w:date="2016-03-29T09:19:00Z">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ins>
          </w:p>
        </w:tc>
      </w:tr>
      <w:tr w:rsidR="00480BB6" w:rsidRPr="00DE63EA" w14:paraId="5F780B78" w14:textId="77777777" w:rsidTr="0024128E">
        <w:trPr>
          <w:trHeight w:val="280"/>
          <w:ins w:id="872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ins w:id="872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26" w:author="Boisvert, Eric" w:date="2016-03-29T09:19:00Z"/>
                <w:rFonts w:ascii="Arial" w:eastAsia="MS Mincho" w:hAnsi="Arial" w:cs="Arial"/>
                <w:sz w:val="18"/>
                <w:szCs w:val="18"/>
              </w:rPr>
            </w:pPr>
            <w:ins w:id="872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28" w:author="Boisvert, Eric" w:date="2016-03-29T09:19:00Z"/>
                <w:rFonts w:ascii="Arial" w:eastAsia="MS Mincho" w:hAnsi="Arial" w:cs="Arial"/>
                <w:b/>
                <w:color w:val="0000FF"/>
                <w:sz w:val="18"/>
                <w:szCs w:val="18"/>
              </w:rPr>
            </w:pPr>
            <w:ins w:id="872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ins>
          </w:p>
        </w:tc>
      </w:tr>
      <w:tr w:rsidR="00480BB6" w:rsidRPr="00DE63EA" w14:paraId="160E9826" w14:textId="77777777" w:rsidTr="0024128E">
        <w:trPr>
          <w:trHeight w:val="645"/>
          <w:ins w:id="873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ins w:id="873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32" w:author="Boisvert, Eric" w:date="2016-03-29T09:19:00Z"/>
                <w:rFonts w:ascii="Arial" w:eastAsia="MS Mincho" w:hAnsi="Arial" w:cs="Arial"/>
                <w:sz w:val="18"/>
                <w:szCs w:val="18"/>
              </w:rPr>
            </w:pPr>
            <w:ins w:id="873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34" w:author="Boisvert, Eric" w:date="2016-03-29T09:19:00Z"/>
                <w:rFonts w:cs="Arial"/>
                <w:b/>
                <w:color w:val="FF0000"/>
                <w:szCs w:val="18"/>
                <w:lang w:eastAsia="en-US"/>
              </w:rPr>
            </w:pPr>
            <w:ins w:id="8735" w:author="Boisvert, Eric" w:date="2016-03-29T09:19:00Z">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ins>
          </w:p>
        </w:tc>
      </w:tr>
      <w:tr w:rsidR="00480BB6" w:rsidRPr="00DE63EA" w14:paraId="641E7420" w14:textId="77777777" w:rsidTr="0024128E">
        <w:trPr>
          <w:trHeight w:val="645"/>
          <w:ins w:id="873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ins w:id="873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38" w:author="Boisvert, Eric" w:date="2016-03-29T09:19:00Z"/>
                <w:rFonts w:ascii="Arial" w:eastAsia="MS Mincho" w:hAnsi="Arial" w:cs="Arial"/>
                <w:sz w:val="18"/>
                <w:szCs w:val="18"/>
              </w:rPr>
            </w:pPr>
            <w:ins w:id="8739"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40" w:author="Boisvert, Eric" w:date="2016-03-29T09:19:00Z"/>
                <w:rFonts w:ascii="Arial" w:eastAsia="MS Mincho" w:hAnsi="Arial" w:cs="Arial"/>
                <w:sz w:val="18"/>
                <w:szCs w:val="18"/>
              </w:rPr>
            </w:pPr>
            <w:ins w:id="8741" w:author="Boisvert, Eric" w:date="2016-03-29T09:19:00Z">
              <w:r>
                <w:rPr>
                  <w:rFonts w:ascii="Arial" w:eastAsia="MS Mincho" w:hAnsi="Arial" w:cs="Arial"/>
                  <w:sz w:val="18"/>
                  <w:szCs w:val="18"/>
                </w:rPr>
                <w:t>Perform a XSD validation on a XML instance document.  Test succeeds if the validation does not report any error.</w:t>
              </w:r>
            </w:ins>
          </w:p>
        </w:tc>
      </w:tr>
      <w:tr w:rsidR="00480BB6" w:rsidRPr="00DE63EA" w14:paraId="12A449DC" w14:textId="77777777" w:rsidTr="0024128E">
        <w:trPr>
          <w:trHeight w:val="462"/>
          <w:ins w:id="874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ins w:id="874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44" w:author="Boisvert, Eric" w:date="2016-03-29T09:19:00Z"/>
                <w:rFonts w:ascii="Arial" w:eastAsia="MS Mincho" w:hAnsi="Arial" w:cs="Arial"/>
                <w:sz w:val="18"/>
                <w:szCs w:val="18"/>
              </w:rPr>
            </w:pPr>
            <w:ins w:id="874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46" w:author="Boisvert, Eric" w:date="2016-03-29T09:19:00Z"/>
                <w:rFonts w:cs="Arial"/>
                <w:szCs w:val="18"/>
                <w:lang w:eastAsia="en-US"/>
              </w:rPr>
            </w:pPr>
          </w:p>
        </w:tc>
      </w:tr>
      <w:tr w:rsidR="00480BB6" w:rsidRPr="00DE63EA" w14:paraId="5DAB8285" w14:textId="77777777" w:rsidTr="0024128E">
        <w:trPr>
          <w:ins w:id="874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ins w:id="8748" w:author="Boisvert, Eric" w:date="2016-03-29T09:19:00Z"/>
                <w:rFonts w:cs="Arial"/>
                <w:b/>
                <w:szCs w:val="18"/>
              </w:rPr>
            </w:pPr>
            <w:ins w:id="874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50" w:author="Boisvert, Eric" w:date="2016-03-29T09:19:00Z"/>
                <w:rFonts w:cs="Arial"/>
                <w:szCs w:val="18"/>
                <w:lang w:val="en-US"/>
              </w:rPr>
            </w:pPr>
            <w:ins w:id="8751" w:author="Boisvert, Eric" w:date="2016-03-29T09:19:00Z">
              <w:r w:rsidRPr="00910680">
                <w:rPr>
                  <w:rFonts w:cs="Arial"/>
                  <w:szCs w:val="18"/>
                  <w:lang w:val="en-US"/>
                </w:rPr>
                <w:t>/conf/gsml4xsd</w:t>
              </w:r>
              <w:r>
                <w:rPr>
                  <w:rFonts w:cs="Arial"/>
                  <w:szCs w:val="18"/>
                  <w:lang w:val="en-US"/>
                </w:rPr>
                <w:t>-lab/sch</w:t>
              </w:r>
            </w:ins>
          </w:p>
        </w:tc>
      </w:tr>
      <w:tr w:rsidR="00480BB6" w:rsidRPr="00DE63EA" w14:paraId="68DDA2D3" w14:textId="77777777" w:rsidTr="0024128E">
        <w:trPr>
          <w:trHeight w:val="280"/>
          <w:ins w:id="875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ins w:id="875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54" w:author="Boisvert, Eric" w:date="2016-03-29T09:19:00Z"/>
                <w:rFonts w:ascii="Arial" w:eastAsia="MS Mincho" w:hAnsi="Arial" w:cs="Arial"/>
                <w:sz w:val="18"/>
                <w:szCs w:val="18"/>
              </w:rPr>
            </w:pPr>
            <w:ins w:id="875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56" w:author="Boisvert, Eric" w:date="2016-03-29T09:19:00Z"/>
                <w:rFonts w:ascii="Arial" w:eastAsia="MS Mincho" w:hAnsi="Arial" w:cs="Arial"/>
                <w:b/>
                <w:color w:val="0000FF"/>
                <w:sz w:val="18"/>
                <w:szCs w:val="18"/>
              </w:rPr>
            </w:pPr>
            <w:ins w:id="8757"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ins>
          </w:p>
        </w:tc>
      </w:tr>
      <w:tr w:rsidR="00480BB6" w:rsidRPr="00DE63EA" w14:paraId="00A349B9" w14:textId="77777777" w:rsidTr="0024128E">
        <w:trPr>
          <w:trHeight w:val="645"/>
          <w:ins w:id="875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ins w:id="875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0" w:author="Boisvert, Eric" w:date="2016-03-29T09:19:00Z"/>
                <w:rFonts w:ascii="Arial" w:eastAsia="MS Mincho" w:hAnsi="Arial" w:cs="Arial"/>
                <w:sz w:val="18"/>
                <w:szCs w:val="18"/>
              </w:rPr>
            </w:pPr>
            <w:ins w:id="8761"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62" w:author="Boisvert, Eric" w:date="2016-03-29T09:19:00Z"/>
                <w:rFonts w:cs="Arial"/>
                <w:b/>
                <w:color w:val="FF0000"/>
                <w:szCs w:val="18"/>
                <w:lang w:eastAsia="en-US"/>
              </w:rPr>
            </w:pPr>
            <w:ins w:id="8763" w:author="Boisvert, Eric" w:date="2016-03-29T09:19:00Z">
              <w:r w:rsidRPr="000E1B87">
                <w:rPr>
                  <w:rFonts w:cs="Arial"/>
                  <w:szCs w:val="18"/>
                  <w:lang w:eastAsia="en-US"/>
                </w:rPr>
                <w:t>Ensure that encoding rules defined in the specification are met</w:t>
              </w:r>
            </w:ins>
          </w:p>
        </w:tc>
      </w:tr>
      <w:tr w:rsidR="00480BB6" w:rsidRPr="00DE63EA" w14:paraId="2EBB3117" w14:textId="77777777" w:rsidTr="0024128E">
        <w:trPr>
          <w:trHeight w:val="645"/>
          <w:ins w:id="876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ins w:id="876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66" w:author="Boisvert, Eric" w:date="2016-03-29T09:19:00Z"/>
                <w:rFonts w:ascii="Arial" w:eastAsia="MS Mincho" w:hAnsi="Arial" w:cs="Arial"/>
                <w:sz w:val="18"/>
                <w:szCs w:val="18"/>
              </w:rPr>
            </w:pPr>
            <w:ins w:id="876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768" w:author="Boisvert, Eric" w:date="2016-03-29T09:19:00Z"/>
                <w:rFonts w:ascii="Arial" w:eastAsia="MS Mincho" w:hAnsi="Arial" w:cs="Arial"/>
                <w:sz w:val="18"/>
                <w:szCs w:val="18"/>
              </w:rPr>
            </w:pPr>
            <w:ins w:id="8769" w:author="Boisvert, Eric" w:date="2016-03-29T09:19:00Z">
              <w:r>
                <w:rPr>
                  <w:rFonts w:ascii="Arial" w:eastAsia="MS Mincho" w:hAnsi="Arial" w:cs="Arial"/>
                  <w:sz w:val="18"/>
                  <w:szCs w:val="18"/>
                </w:rPr>
                <w:t>Perform a schematron validation on the XML instance.  Test succeeds if the validation does not report any failed rules.</w:t>
              </w:r>
            </w:ins>
          </w:p>
        </w:tc>
      </w:tr>
      <w:tr w:rsidR="00480BB6" w:rsidRPr="00DE63EA" w14:paraId="19F326AF" w14:textId="77777777" w:rsidTr="0024128E">
        <w:trPr>
          <w:trHeight w:val="462"/>
          <w:ins w:id="877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ins w:id="877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772" w:author="Boisvert, Eric" w:date="2016-03-29T09:19:00Z"/>
                <w:rFonts w:ascii="Arial" w:eastAsia="MS Mincho" w:hAnsi="Arial" w:cs="Arial"/>
                <w:sz w:val="18"/>
                <w:szCs w:val="18"/>
              </w:rPr>
            </w:pPr>
            <w:ins w:id="877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74" w:author="Boisvert, Eric" w:date="2016-03-29T09:19:00Z"/>
                <w:rFonts w:cs="Arial"/>
                <w:szCs w:val="18"/>
                <w:lang w:eastAsia="en-US"/>
              </w:rPr>
            </w:pPr>
          </w:p>
        </w:tc>
      </w:tr>
    </w:tbl>
    <w:p w14:paraId="201FD4E7" w14:textId="77777777" w:rsidR="00480BB6" w:rsidRPr="002E3AD0" w:rsidRDefault="00480BB6" w:rsidP="00480BB6">
      <w:pPr>
        <w:rPr>
          <w:ins w:id="8775" w:author="Boisvert, Eric" w:date="2016-03-29T09:19:00Z"/>
        </w:rPr>
      </w:pPr>
    </w:p>
    <w:p w14:paraId="003766C8" w14:textId="77777777" w:rsidR="00480BB6" w:rsidRDefault="00480BB6" w:rsidP="00480BB6">
      <w:pPr>
        <w:spacing w:after="200" w:line="276" w:lineRule="auto"/>
        <w:rPr>
          <w:ins w:id="8776" w:author="Boisvert, Eric" w:date="2016-03-29T09:19:00Z"/>
        </w:rPr>
      </w:pPr>
      <w:ins w:id="8777" w:author="Boisvert, Eric" w:date="2016-03-29T09:19:00Z">
        <w:r>
          <w:br w:type="page"/>
        </w:r>
      </w:ins>
    </w:p>
    <w:p w14:paraId="686EB75C" w14:textId="77777777" w:rsidR="00480BB6" w:rsidRPr="002E3AD0" w:rsidRDefault="00480BB6" w:rsidP="00480BB6">
      <w:pPr>
        <w:rPr>
          <w:ins w:id="8778" w:author="Boisvert, Eric" w:date="2016-03-29T09:19:00Z"/>
        </w:rPr>
      </w:pPr>
    </w:p>
    <w:p w14:paraId="7A7D20CF" w14:textId="77777777" w:rsidR="00480BB6" w:rsidRDefault="00480BB6" w:rsidP="00480BB6">
      <w:pPr>
        <w:pStyle w:val="Titre3"/>
        <w:numPr>
          <w:ilvl w:val="0"/>
          <w:numId w:val="0"/>
        </w:numPr>
        <w:ind w:left="720" w:hanging="720"/>
        <w:rPr>
          <w:ins w:id="8779" w:author="Boisvert, Eric" w:date="2016-03-29T09:19:00Z"/>
          <w:lang w:val="fr-CA"/>
        </w:rPr>
      </w:pPr>
      <w:ins w:id="8780" w:author="Boisvert, Eric" w:date="2016-03-29T09:19:00Z">
        <w:r>
          <w:rPr>
            <w:lang w:val="fr-CA"/>
          </w:rPr>
          <w:t xml:space="preserve">A.2.1 Conformance class: GeoSciML Relative geometric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7346"/>
      </w:tblGrid>
      <w:tr w:rsidR="00480BB6" w:rsidRPr="00DE63EA" w14:paraId="346E3CD0" w14:textId="77777777" w:rsidTr="0024128E">
        <w:trPr>
          <w:ins w:id="87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608C01" w14:textId="77777777" w:rsidR="00480BB6" w:rsidRPr="006474AA" w:rsidRDefault="00480BB6" w:rsidP="0024128E">
            <w:pPr>
              <w:pStyle w:val="Tabletext9"/>
              <w:rPr>
                <w:ins w:id="8782" w:author="Boisvert, Eric" w:date="2016-03-29T09:19:00Z"/>
                <w:rFonts w:cs="Arial"/>
                <w:szCs w:val="18"/>
                <w:lang w:eastAsia="en-US"/>
              </w:rPr>
            </w:pPr>
            <w:ins w:id="8783" w:author="Boisvert, Eric" w:date="2016-03-29T09:19:00Z">
              <w:r w:rsidRPr="00DE63EA">
                <w:rPr>
                  <w:rFonts w:cs="Arial"/>
                  <w:b/>
                  <w:szCs w:val="18"/>
                </w:rPr>
                <w:t>Conformance Class</w:t>
              </w:r>
            </w:ins>
          </w:p>
        </w:tc>
        <w:tc>
          <w:tcPr>
            <w:tcW w:w="7346" w:type="dxa"/>
            <w:tcBorders>
              <w:top w:val="single" w:sz="12" w:space="0" w:color="auto"/>
              <w:left w:val="single" w:sz="4" w:space="0" w:color="auto"/>
              <w:bottom w:val="single" w:sz="4" w:space="0" w:color="auto"/>
              <w:right w:val="single" w:sz="12" w:space="0" w:color="auto"/>
            </w:tcBorders>
            <w:shd w:val="clear" w:color="auto" w:fill="ADADAD"/>
            <w:hideMark/>
          </w:tcPr>
          <w:p w14:paraId="6BE7BDEE" w14:textId="77777777" w:rsidR="00480BB6" w:rsidRPr="006474AA" w:rsidRDefault="00480BB6" w:rsidP="0024128E">
            <w:pPr>
              <w:pStyle w:val="Tabletext9"/>
              <w:rPr>
                <w:ins w:id="8784" w:author="Boisvert, Eric" w:date="2016-03-29T09:19:00Z"/>
                <w:rFonts w:cs="Arial"/>
                <w:b/>
                <w:color w:val="0000FF"/>
                <w:szCs w:val="18"/>
                <w:lang w:eastAsia="en-US"/>
              </w:rPr>
            </w:pPr>
            <w:ins w:id="8785"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-geom-pos</w:t>
              </w:r>
            </w:ins>
          </w:p>
        </w:tc>
      </w:tr>
      <w:tr w:rsidR="00480BB6" w:rsidRPr="00DE63EA" w14:paraId="0CE42015" w14:textId="77777777" w:rsidTr="0024128E">
        <w:trPr>
          <w:ins w:id="8786"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41FB9E1" w14:textId="77777777" w:rsidR="00480BB6" w:rsidRPr="006474AA" w:rsidRDefault="00480BB6" w:rsidP="0024128E">
            <w:pPr>
              <w:pStyle w:val="Tabletext9"/>
              <w:rPr>
                <w:ins w:id="8787" w:author="Boisvert, Eric" w:date="2016-03-29T09:19:00Z"/>
                <w:rFonts w:cs="Arial"/>
                <w:szCs w:val="18"/>
                <w:lang w:eastAsia="en-US"/>
              </w:rPr>
            </w:pPr>
            <w:ins w:id="8788" w:author="Boisvert, Eric" w:date="2016-03-29T09:19:00Z">
              <w:r w:rsidRPr="00DE63EA">
                <w:rPr>
                  <w:rFonts w:cs="Arial"/>
                  <w:b/>
                  <w:szCs w:val="18"/>
                </w:rPr>
                <w:t>Requirements</w:t>
              </w:r>
            </w:ins>
          </w:p>
        </w:tc>
        <w:tc>
          <w:tcPr>
            <w:tcW w:w="7346" w:type="dxa"/>
            <w:tcBorders>
              <w:top w:val="single" w:sz="12" w:space="0" w:color="auto"/>
              <w:left w:val="single" w:sz="4" w:space="0" w:color="auto"/>
              <w:bottom w:val="single" w:sz="4" w:space="0" w:color="auto"/>
              <w:right w:val="single" w:sz="12" w:space="0" w:color="auto"/>
            </w:tcBorders>
            <w:hideMark/>
          </w:tcPr>
          <w:p w14:paraId="502A96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89" w:author="Boisvert, Eric" w:date="2016-03-29T09:19:00Z"/>
                <w:rFonts w:cs="Arial"/>
                <w:b/>
                <w:color w:val="0000FF"/>
                <w:szCs w:val="18"/>
                <w:lang w:eastAsia="en-US"/>
              </w:rPr>
            </w:pPr>
            <w:ins w:id="8790" w:author="Boisvert, Eric" w:date="2016-03-29T09:19:00Z">
              <w:r>
                <w:rPr>
                  <w:rFonts w:cs="Arial"/>
                  <w:szCs w:val="18"/>
                  <w:lang w:val="en-US"/>
                </w:rPr>
                <w:t>/req/gsml4xsd-</w:t>
              </w:r>
              <w:r>
                <w:rPr>
                  <w:rFonts w:cs="Arial"/>
                  <w:szCs w:val="18"/>
                  <w:lang w:val="fr-CA"/>
                </w:rPr>
                <w:t>geom-pos</w:t>
              </w:r>
            </w:ins>
          </w:p>
        </w:tc>
      </w:tr>
      <w:tr w:rsidR="00480BB6" w:rsidRPr="00DE63EA" w14:paraId="3A2C64BD" w14:textId="77777777" w:rsidTr="0024128E">
        <w:trPr>
          <w:ins w:id="8791"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6AF6AF2" w14:textId="77777777" w:rsidR="00480BB6" w:rsidRDefault="00480BB6" w:rsidP="0024128E">
            <w:pPr>
              <w:pStyle w:val="Tabletext9"/>
              <w:rPr>
                <w:ins w:id="8792" w:author="Boisvert, Eric" w:date="2016-03-29T09:19:00Z"/>
                <w:rFonts w:cs="Arial"/>
                <w:b/>
                <w:szCs w:val="18"/>
              </w:rPr>
            </w:pPr>
            <w:ins w:id="8793" w:author="Boisvert, Eric" w:date="2016-03-29T09:19:00Z">
              <w:r>
                <w:rPr>
                  <w:rFonts w:cs="Arial"/>
                  <w:b/>
                  <w:szCs w:val="18"/>
                </w:rPr>
                <w:t>Dependency</w:t>
              </w:r>
            </w:ins>
          </w:p>
        </w:tc>
        <w:tc>
          <w:tcPr>
            <w:tcW w:w="7346" w:type="dxa"/>
            <w:tcBorders>
              <w:top w:val="single" w:sz="12" w:space="0" w:color="auto"/>
              <w:left w:val="single" w:sz="4" w:space="0" w:color="auto"/>
              <w:bottom w:val="single" w:sz="4" w:space="0" w:color="auto"/>
              <w:right w:val="single" w:sz="12" w:space="0" w:color="auto"/>
            </w:tcBorders>
          </w:tcPr>
          <w:p w14:paraId="32A68AED"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94" w:author="Boisvert, Eric" w:date="2016-03-29T09:19:00Z"/>
                <w:rFonts w:cs="Arial"/>
                <w:szCs w:val="18"/>
                <w:lang w:val="en-US"/>
              </w:rPr>
            </w:pPr>
            <w:ins w:id="8795" w:author="Boisvert, Eric" w:date="2016-03-29T09:19:00Z">
              <w:r>
                <w:rPr>
                  <w:rFonts w:cs="Arial"/>
                  <w:szCs w:val="18"/>
                  <w:lang w:val="en-US"/>
                </w:rPr>
                <w:t>/conf/gsml4xsd-borehole</w:t>
              </w:r>
            </w:ins>
          </w:p>
        </w:tc>
      </w:tr>
      <w:tr w:rsidR="00480BB6" w:rsidRPr="00DE63EA" w14:paraId="429981AF" w14:textId="77777777" w:rsidTr="0024128E">
        <w:trPr>
          <w:ins w:id="8796"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54217ACE" w14:textId="77777777" w:rsidR="00480BB6" w:rsidRDefault="00480BB6" w:rsidP="0024128E">
            <w:pPr>
              <w:pStyle w:val="Tabletext9"/>
              <w:rPr>
                <w:ins w:id="8797" w:author="Boisvert, Eric" w:date="2016-03-29T09:19:00Z"/>
                <w:rFonts w:cs="Arial"/>
                <w:b/>
                <w:szCs w:val="18"/>
              </w:rPr>
            </w:pPr>
            <w:ins w:id="8798" w:author="Boisvert, Eric" w:date="2016-03-29T09:19:00Z">
              <w:r>
                <w:rPr>
                  <w:rFonts w:cs="Arial"/>
                  <w:b/>
                  <w:szCs w:val="18"/>
                </w:rPr>
                <w:t>Dependency</w:t>
              </w:r>
            </w:ins>
          </w:p>
        </w:tc>
        <w:tc>
          <w:tcPr>
            <w:tcW w:w="7346" w:type="dxa"/>
            <w:tcBorders>
              <w:top w:val="single" w:sz="12" w:space="0" w:color="auto"/>
              <w:left w:val="single" w:sz="4" w:space="0" w:color="auto"/>
              <w:bottom w:val="single" w:sz="4" w:space="0" w:color="auto"/>
              <w:right w:val="single" w:sz="12" w:space="0" w:color="auto"/>
            </w:tcBorders>
          </w:tcPr>
          <w:p w14:paraId="23710A01"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799" w:author="Boisvert, Eric" w:date="2016-03-29T09:19:00Z"/>
                <w:rFonts w:cs="Arial"/>
                <w:szCs w:val="18"/>
                <w:lang w:val="en-US"/>
              </w:rPr>
            </w:pPr>
            <w:ins w:id="8800"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bl>
    <w:p w14:paraId="1610EEB1" w14:textId="77777777" w:rsidR="00480BB6" w:rsidRPr="002E3AD0" w:rsidRDefault="00480BB6" w:rsidP="00480BB6">
      <w:pPr>
        <w:rPr>
          <w:ins w:id="8801" w:author="Boisvert, Eric" w:date="2016-03-29T09:19:00Z"/>
        </w:rPr>
      </w:pPr>
    </w:p>
    <w:p w14:paraId="22A1C728" w14:textId="77777777" w:rsidR="00480BB6" w:rsidRPr="002E3AD0" w:rsidRDefault="00480BB6" w:rsidP="00480BB6">
      <w:pPr>
        <w:rPr>
          <w:ins w:id="8802" w:author="Boisvert, Eric" w:date="2016-03-29T09:19:00Z"/>
        </w:rPr>
      </w:pPr>
    </w:p>
    <w:p w14:paraId="33620E9E" w14:textId="77777777" w:rsidR="00480BB6" w:rsidRPr="002E3AD0" w:rsidRDefault="00480BB6" w:rsidP="00480BB6">
      <w:pPr>
        <w:rPr>
          <w:ins w:id="8803" w:author="Boisvert, Eric" w:date="2016-03-29T09:19:00Z"/>
        </w:rPr>
      </w:pPr>
    </w:p>
    <w:p w14:paraId="53D78902" w14:textId="77777777" w:rsidR="00480BB6" w:rsidRDefault="00480BB6" w:rsidP="00480BB6">
      <w:pPr>
        <w:spacing w:after="200" w:line="276" w:lineRule="auto"/>
        <w:rPr>
          <w:ins w:id="8804" w:author="Boisvert, Eric" w:date="2016-03-29T09:19:00Z"/>
        </w:rPr>
      </w:pPr>
      <w:ins w:id="8805" w:author="Boisvert, Eric" w:date="2016-03-29T09:19:00Z">
        <w:r>
          <w:br w:type="page"/>
        </w:r>
      </w:ins>
    </w:p>
    <w:p w14:paraId="0EAFE1C1" w14:textId="77777777" w:rsidR="00480BB6" w:rsidRPr="002E3AD0" w:rsidRDefault="00480BB6" w:rsidP="00480BB6">
      <w:pPr>
        <w:rPr>
          <w:ins w:id="8806" w:author="Boisvert, Eric" w:date="2016-03-29T09:19:00Z"/>
        </w:rPr>
      </w:pPr>
    </w:p>
    <w:p w14:paraId="0C745C4B" w14:textId="77777777" w:rsidR="00480BB6" w:rsidRDefault="00480BB6" w:rsidP="00480BB6">
      <w:pPr>
        <w:pStyle w:val="Titre3"/>
        <w:numPr>
          <w:ilvl w:val="0"/>
          <w:numId w:val="0"/>
        </w:numPr>
        <w:ind w:left="720" w:hanging="720"/>
        <w:rPr>
          <w:ins w:id="8807" w:author="Boisvert, Eric" w:date="2016-03-29T09:19:00Z"/>
          <w:lang w:val="fr-CA"/>
        </w:rPr>
      </w:pPr>
      <w:ins w:id="8808" w:author="Boisvert, Eric" w:date="2016-03-29T09:19:00Z">
        <w:r>
          <w:rPr>
            <w:lang w:val="fr-CA"/>
          </w:rPr>
          <w:t xml:space="preserve">A.2.1 Conformance class: GeoSciML Relative parametric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40CC1BD" w14:textId="77777777" w:rsidTr="0024128E">
        <w:trPr>
          <w:ins w:id="880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7055F0B" w14:textId="77777777" w:rsidR="00480BB6" w:rsidRPr="006474AA" w:rsidRDefault="00480BB6" w:rsidP="0024128E">
            <w:pPr>
              <w:pStyle w:val="Tabletext9"/>
              <w:rPr>
                <w:ins w:id="8810" w:author="Boisvert, Eric" w:date="2016-03-29T09:19:00Z"/>
                <w:rFonts w:cs="Arial"/>
                <w:szCs w:val="18"/>
                <w:lang w:eastAsia="en-US"/>
              </w:rPr>
            </w:pPr>
            <w:ins w:id="8811"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41C12DE" w14:textId="77777777" w:rsidR="00480BB6" w:rsidRPr="006474AA" w:rsidRDefault="00480BB6" w:rsidP="0024128E">
            <w:pPr>
              <w:pStyle w:val="Tabletext9"/>
              <w:rPr>
                <w:ins w:id="8812" w:author="Boisvert, Eric" w:date="2016-03-29T09:19:00Z"/>
                <w:rFonts w:cs="Arial"/>
                <w:b/>
                <w:color w:val="0000FF"/>
                <w:szCs w:val="18"/>
                <w:lang w:eastAsia="en-US"/>
              </w:rPr>
            </w:pPr>
            <w:ins w:id="8813"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-param-pos</w:t>
              </w:r>
            </w:ins>
          </w:p>
        </w:tc>
      </w:tr>
      <w:tr w:rsidR="00480BB6" w:rsidRPr="00DE63EA" w14:paraId="708AC25F" w14:textId="77777777" w:rsidTr="0024128E">
        <w:trPr>
          <w:ins w:id="8814"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08714981" w14:textId="77777777" w:rsidR="00480BB6" w:rsidRPr="006474AA" w:rsidRDefault="00480BB6" w:rsidP="0024128E">
            <w:pPr>
              <w:pStyle w:val="Tabletext9"/>
              <w:rPr>
                <w:ins w:id="8815" w:author="Boisvert, Eric" w:date="2016-03-29T09:19:00Z"/>
                <w:rFonts w:cs="Arial"/>
                <w:szCs w:val="18"/>
                <w:lang w:eastAsia="en-US"/>
              </w:rPr>
            </w:pPr>
            <w:ins w:id="8816"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D1D852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17" w:author="Boisvert, Eric" w:date="2016-03-29T09:19:00Z"/>
                <w:rFonts w:cs="Arial"/>
                <w:b/>
                <w:color w:val="0000FF"/>
                <w:szCs w:val="18"/>
                <w:lang w:eastAsia="en-US"/>
              </w:rPr>
            </w:pPr>
            <w:ins w:id="8818" w:author="Boisvert, Eric" w:date="2016-03-29T09:19:00Z">
              <w:r>
                <w:rPr>
                  <w:rFonts w:cs="Arial"/>
                  <w:szCs w:val="18"/>
                  <w:lang w:val="en-US"/>
                </w:rPr>
                <w:t>/req/gsml4xsd-</w:t>
              </w:r>
              <w:r>
                <w:rPr>
                  <w:rFonts w:cs="Arial"/>
                  <w:szCs w:val="18"/>
                  <w:lang w:val="fr-CA"/>
                </w:rPr>
                <w:t>param-pos</w:t>
              </w:r>
            </w:ins>
          </w:p>
        </w:tc>
      </w:tr>
      <w:tr w:rsidR="00480BB6" w:rsidRPr="00DE63EA" w14:paraId="43804A44" w14:textId="77777777" w:rsidTr="0024128E">
        <w:trPr>
          <w:ins w:id="8819"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64FAB2E" w14:textId="77777777" w:rsidR="00480BB6" w:rsidRDefault="00480BB6" w:rsidP="0024128E">
            <w:pPr>
              <w:pStyle w:val="Tabletext9"/>
              <w:rPr>
                <w:ins w:id="8820" w:author="Boisvert, Eric" w:date="2016-03-29T09:19:00Z"/>
                <w:rFonts w:cs="Arial"/>
                <w:b/>
                <w:szCs w:val="18"/>
              </w:rPr>
            </w:pPr>
            <w:ins w:id="8821"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966B026"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22" w:author="Boisvert, Eric" w:date="2016-03-29T09:19:00Z"/>
                <w:rFonts w:cs="Arial"/>
                <w:szCs w:val="18"/>
                <w:lang w:val="en-US"/>
              </w:rPr>
            </w:pPr>
            <w:ins w:id="8823" w:author="Boisvert, Eric" w:date="2016-03-29T09:19:00Z">
              <w:r>
                <w:rPr>
                  <w:rFonts w:cs="Arial"/>
                  <w:szCs w:val="18"/>
                  <w:lang w:val="en-US"/>
                </w:rPr>
                <w:t>/conf/gsml4xsd-borehole</w:t>
              </w:r>
            </w:ins>
          </w:p>
        </w:tc>
      </w:tr>
      <w:tr w:rsidR="00480BB6" w:rsidRPr="00DE63EA" w14:paraId="2FD51833" w14:textId="77777777" w:rsidTr="0024128E">
        <w:trPr>
          <w:ins w:id="8824"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BADEFD7" w14:textId="77777777" w:rsidR="00480BB6" w:rsidRDefault="00480BB6" w:rsidP="0024128E">
            <w:pPr>
              <w:pStyle w:val="Tabletext9"/>
              <w:rPr>
                <w:ins w:id="8825" w:author="Boisvert, Eric" w:date="2016-03-29T09:19:00Z"/>
                <w:rFonts w:cs="Arial"/>
                <w:b/>
                <w:szCs w:val="18"/>
              </w:rPr>
            </w:pPr>
            <w:ins w:id="8826"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4AD6DC7A"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27" w:author="Boisvert, Eric" w:date="2016-03-29T09:19:00Z"/>
                <w:rFonts w:cs="Arial"/>
                <w:szCs w:val="18"/>
                <w:lang w:val="en-US"/>
              </w:rPr>
            </w:pPr>
            <w:ins w:id="8828"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0A238593" w14:textId="77777777" w:rsidTr="0024128E">
        <w:trPr>
          <w:ins w:id="8829"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0E3B3D" w14:textId="77777777" w:rsidR="00480BB6" w:rsidRPr="006474AA" w:rsidRDefault="00480BB6" w:rsidP="0024128E">
            <w:pPr>
              <w:pStyle w:val="Tabletext9"/>
              <w:rPr>
                <w:ins w:id="8830" w:author="Boisvert, Eric" w:date="2016-03-29T09:19:00Z"/>
                <w:rFonts w:cs="Arial"/>
                <w:b/>
                <w:szCs w:val="18"/>
              </w:rPr>
            </w:pPr>
            <w:ins w:id="8831"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46035D6A"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32" w:author="Boisvert, Eric" w:date="2016-03-29T09:19:00Z"/>
                <w:rFonts w:cs="Arial"/>
                <w:szCs w:val="18"/>
                <w:lang w:val="en-US"/>
              </w:rPr>
            </w:pPr>
            <w:ins w:id="8833" w:author="Boisvert, Eric" w:date="2016-03-29T09:19:00Z">
              <w:r w:rsidRPr="00D80351">
                <w:rPr>
                  <w:rFonts w:cs="Arial"/>
                  <w:szCs w:val="18"/>
                  <w:lang w:val="en-US"/>
                </w:rPr>
                <w:t>/conf/gsml4xsd</w:t>
              </w:r>
              <w:r>
                <w:rPr>
                  <w:rFonts w:cs="Arial"/>
                  <w:szCs w:val="18"/>
                  <w:lang w:val="en-US"/>
                </w:rPr>
                <w:t>-</w:t>
              </w:r>
              <w:r>
                <w:rPr>
                  <w:rFonts w:cs="Arial"/>
                  <w:szCs w:val="18"/>
                  <w:lang w:val="fr-CA"/>
                </w:rPr>
                <w:t>param-pos</w:t>
              </w:r>
              <w:r>
                <w:rPr>
                  <w:rFonts w:cs="Arial"/>
                  <w:szCs w:val="18"/>
                  <w:lang w:val="en-US"/>
                </w:rPr>
                <w:t>/interval-param</w:t>
              </w:r>
            </w:ins>
          </w:p>
        </w:tc>
      </w:tr>
      <w:tr w:rsidR="00480BB6" w:rsidRPr="00DE63EA" w14:paraId="757D8176" w14:textId="77777777" w:rsidTr="0024128E">
        <w:trPr>
          <w:trHeight w:val="280"/>
          <w:ins w:id="883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C8189F" w14:textId="77777777" w:rsidR="00480BB6" w:rsidRPr="006474AA" w:rsidRDefault="00480BB6" w:rsidP="0024128E">
            <w:pPr>
              <w:spacing w:after="0"/>
              <w:rPr>
                <w:ins w:id="883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6532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36" w:author="Boisvert, Eric" w:date="2016-03-29T09:19:00Z"/>
                <w:rFonts w:ascii="Arial" w:eastAsia="MS Mincho" w:hAnsi="Arial" w:cs="Arial"/>
                <w:sz w:val="18"/>
                <w:szCs w:val="18"/>
              </w:rPr>
            </w:pPr>
            <w:ins w:id="8837"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4C4E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38" w:author="Boisvert, Eric" w:date="2016-03-29T09:19:00Z"/>
                <w:rFonts w:ascii="Arial" w:eastAsia="MS Mincho" w:hAnsi="Arial" w:cs="Arial"/>
                <w:b/>
                <w:color w:val="0000FF"/>
                <w:sz w:val="18"/>
                <w:szCs w:val="18"/>
              </w:rPr>
            </w:pPr>
            <w:ins w:id="8839"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-param-pos/interval-param</w:t>
              </w:r>
            </w:ins>
          </w:p>
        </w:tc>
      </w:tr>
      <w:tr w:rsidR="00480BB6" w:rsidRPr="00DE63EA" w14:paraId="2135B48E" w14:textId="77777777" w:rsidTr="0024128E">
        <w:trPr>
          <w:trHeight w:val="645"/>
          <w:ins w:id="884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DC8D1E" w14:textId="77777777" w:rsidR="00480BB6" w:rsidRPr="006474AA" w:rsidRDefault="00480BB6" w:rsidP="0024128E">
            <w:pPr>
              <w:spacing w:after="0"/>
              <w:rPr>
                <w:ins w:id="884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1E9E7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42" w:author="Boisvert, Eric" w:date="2016-03-29T09:19:00Z"/>
                <w:rFonts w:ascii="Arial" w:eastAsia="MS Mincho" w:hAnsi="Arial" w:cs="Arial"/>
                <w:sz w:val="18"/>
                <w:szCs w:val="18"/>
              </w:rPr>
            </w:pPr>
            <w:ins w:id="8843"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3B27B6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44" w:author="Boisvert, Eric" w:date="2016-03-29T09:19:00Z"/>
                <w:rFonts w:cs="Arial"/>
                <w:b/>
                <w:color w:val="FF0000"/>
                <w:szCs w:val="18"/>
                <w:lang w:eastAsia="en-US"/>
              </w:rPr>
            </w:pPr>
          </w:p>
        </w:tc>
      </w:tr>
      <w:tr w:rsidR="00480BB6" w:rsidRPr="00DE63EA" w14:paraId="7697B0DD" w14:textId="77777777" w:rsidTr="0024128E">
        <w:trPr>
          <w:trHeight w:val="645"/>
          <w:ins w:id="88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45C68A8" w14:textId="77777777" w:rsidR="00480BB6" w:rsidRPr="006474AA" w:rsidRDefault="00480BB6" w:rsidP="0024128E">
            <w:pPr>
              <w:spacing w:after="0"/>
              <w:rPr>
                <w:ins w:id="88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27A9E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47" w:author="Boisvert, Eric" w:date="2016-03-29T09:19:00Z"/>
                <w:rFonts w:ascii="Arial" w:eastAsia="MS Mincho" w:hAnsi="Arial" w:cs="Arial"/>
                <w:sz w:val="18"/>
                <w:szCs w:val="18"/>
              </w:rPr>
            </w:pPr>
            <w:ins w:id="8848"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74AEF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49" w:author="Boisvert, Eric" w:date="2016-03-29T09:19:00Z"/>
                <w:rFonts w:ascii="Arial" w:eastAsia="MS Mincho" w:hAnsi="Arial" w:cs="Arial"/>
                <w:sz w:val="18"/>
                <w:szCs w:val="18"/>
              </w:rPr>
            </w:pPr>
          </w:p>
        </w:tc>
      </w:tr>
      <w:tr w:rsidR="00480BB6" w:rsidRPr="00DE63EA" w14:paraId="64F6C9C4" w14:textId="77777777" w:rsidTr="0024128E">
        <w:trPr>
          <w:trHeight w:val="462"/>
          <w:ins w:id="88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6909FE" w14:textId="77777777" w:rsidR="00480BB6" w:rsidRPr="006474AA" w:rsidRDefault="00480BB6" w:rsidP="0024128E">
            <w:pPr>
              <w:spacing w:after="0"/>
              <w:rPr>
                <w:ins w:id="88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B12A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52" w:author="Boisvert, Eric" w:date="2016-03-29T09:19:00Z"/>
                <w:rFonts w:ascii="Arial" w:eastAsia="MS Mincho" w:hAnsi="Arial" w:cs="Arial"/>
                <w:sz w:val="18"/>
                <w:szCs w:val="18"/>
              </w:rPr>
            </w:pPr>
            <w:ins w:id="8853"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3C8447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54" w:author="Boisvert, Eric" w:date="2016-03-29T09:19:00Z"/>
                <w:rFonts w:cs="Arial"/>
                <w:szCs w:val="18"/>
                <w:lang w:eastAsia="en-US"/>
              </w:rPr>
            </w:pPr>
          </w:p>
        </w:tc>
      </w:tr>
      <w:tr w:rsidR="00480BB6" w:rsidRPr="00DE63EA" w14:paraId="269BA5FC" w14:textId="77777777" w:rsidTr="0024128E">
        <w:trPr>
          <w:ins w:id="8855"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A743E2" w14:textId="77777777" w:rsidR="00480BB6" w:rsidRPr="006474AA" w:rsidRDefault="00480BB6" w:rsidP="0024128E">
            <w:pPr>
              <w:pStyle w:val="Tabletext9"/>
              <w:rPr>
                <w:ins w:id="8856" w:author="Boisvert, Eric" w:date="2016-03-29T09:19:00Z"/>
                <w:rFonts w:cs="Arial"/>
                <w:b/>
                <w:szCs w:val="18"/>
              </w:rPr>
            </w:pPr>
            <w:ins w:id="8857"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DE4339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58" w:author="Boisvert, Eric" w:date="2016-03-29T09:19:00Z"/>
                <w:rFonts w:cs="Arial"/>
                <w:szCs w:val="18"/>
                <w:lang w:val="en-US"/>
              </w:rPr>
            </w:pPr>
            <w:ins w:id="8859" w:author="Boisvert, Eric" w:date="2016-03-29T09:19:00Z">
              <w:r w:rsidRPr="00910680">
                <w:rPr>
                  <w:rFonts w:cs="Arial"/>
                  <w:szCs w:val="18"/>
                  <w:lang w:val="en-US"/>
                </w:rPr>
                <w:t>/conf/gsml4xsd</w:t>
              </w:r>
              <w:r>
                <w:rPr>
                  <w:rFonts w:cs="Arial"/>
                  <w:szCs w:val="18"/>
                  <w:lang w:val="en-US"/>
                </w:rPr>
                <w:t>-param-pos/interval-range</w:t>
              </w:r>
            </w:ins>
          </w:p>
        </w:tc>
      </w:tr>
      <w:tr w:rsidR="00480BB6" w:rsidRPr="00DE63EA" w14:paraId="789A935D" w14:textId="77777777" w:rsidTr="0024128E">
        <w:trPr>
          <w:trHeight w:val="280"/>
          <w:ins w:id="886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3B79A2" w14:textId="77777777" w:rsidR="00480BB6" w:rsidRPr="006474AA" w:rsidRDefault="00480BB6" w:rsidP="0024128E">
            <w:pPr>
              <w:spacing w:after="0"/>
              <w:rPr>
                <w:ins w:id="886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B601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62" w:author="Boisvert, Eric" w:date="2016-03-29T09:19:00Z"/>
                <w:rFonts w:ascii="Arial" w:eastAsia="MS Mincho" w:hAnsi="Arial" w:cs="Arial"/>
                <w:sz w:val="18"/>
                <w:szCs w:val="18"/>
              </w:rPr>
            </w:pPr>
            <w:ins w:id="8863"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7162DB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64" w:author="Boisvert, Eric" w:date="2016-03-29T09:19:00Z"/>
                <w:rFonts w:ascii="Arial" w:eastAsia="MS Mincho" w:hAnsi="Arial" w:cs="Arial"/>
                <w:b/>
                <w:color w:val="0000FF"/>
                <w:sz w:val="18"/>
                <w:szCs w:val="18"/>
              </w:rPr>
            </w:pPr>
            <w:ins w:id="8865" w:author="Boisvert, Eric" w:date="2016-03-29T09:19:00Z">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-param-pos/interval-range</w:t>
              </w:r>
            </w:ins>
          </w:p>
        </w:tc>
      </w:tr>
      <w:tr w:rsidR="00480BB6" w:rsidRPr="00DE63EA" w14:paraId="71E006EB" w14:textId="77777777" w:rsidTr="0024128E">
        <w:trPr>
          <w:trHeight w:val="645"/>
          <w:ins w:id="886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145962" w14:textId="77777777" w:rsidR="00480BB6" w:rsidRPr="006474AA" w:rsidRDefault="00480BB6" w:rsidP="0024128E">
            <w:pPr>
              <w:spacing w:after="0"/>
              <w:rPr>
                <w:ins w:id="886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0B5F5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68" w:author="Boisvert, Eric" w:date="2016-03-29T09:19:00Z"/>
                <w:rFonts w:ascii="Arial" w:eastAsia="MS Mincho" w:hAnsi="Arial" w:cs="Arial"/>
                <w:sz w:val="18"/>
                <w:szCs w:val="18"/>
              </w:rPr>
            </w:pPr>
            <w:ins w:id="8869"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F98BEE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70" w:author="Boisvert, Eric" w:date="2016-03-29T09:19:00Z"/>
                <w:rFonts w:cs="Arial"/>
                <w:b/>
                <w:color w:val="FF0000"/>
                <w:szCs w:val="18"/>
                <w:lang w:eastAsia="en-US"/>
              </w:rPr>
            </w:pPr>
          </w:p>
        </w:tc>
      </w:tr>
      <w:tr w:rsidR="00480BB6" w:rsidRPr="00DE63EA" w14:paraId="23FDC0DB" w14:textId="77777777" w:rsidTr="0024128E">
        <w:trPr>
          <w:trHeight w:val="645"/>
          <w:ins w:id="8871"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765A43" w14:textId="77777777" w:rsidR="00480BB6" w:rsidRPr="006474AA" w:rsidRDefault="00480BB6" w:rsidP="0024128E">
            <w:pPr>
              <w:spacing w:after="0"/>
              <w:rPr>
                <w:ins w:id="8872"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717D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73" w:author="Boisvert, Eric" w:date="2016-03-29T09:19:00Z"/>
                <w:rFonts w:ascii="Arial" w:eastAsia="MS Mincho" w:hAnsi="Arial" w:cs="Arial"/>
                <w:sz w:val="18"/>
                <w:szCs w:val="18"/>
              </w:rPr>
            </w:pPr>
            <w:ins w:id="8874"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41EC5E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875" w:author="Boisvert, Eric" w:date="2016-03-29T09:19:00Z"/>
                <w:rFonts w:ascii="Arial" w:eastAsia="MS Mincho" w:hAnsi="Arial" w:cs="Arial"/>
                <w:sz w:val="18"/>
                <w:szCs w:val="18"/>
              </w:rPr>
            </w:pPr>
          </w:p>
        </w:tc>
      </w:tr>
      <w:tr w:rsidR="00480BB6" w:rsidRPr="00DE63EA" w14:paraId="3D3FE014" w14:textId="77777777" w:rsidTr="0024128E">
        <w:trPr>
          <w:trHeight w:val="462"/>
          <w:ins w:id="887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DC57FD" w14:textId="77777777" w:rsidR="00480BB6" w:rsidRPr="006474AA" w:rsidRDefault="00480BB6" w:rsidP="0024128E">
            <w:pPr>
              <w:spacing w:after="0"/>
              <w:rPr>
                <w:ins w:id="887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287B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78" w:author="Boisvert, Eric" w:date="2016-03-29T09:19:00Z"/>
                <w:rFonts w:ascii="Arial" w:eastAsia="MS Mincho" w:hAnsi="Arial" w:cs="Arial"/>
                <w:sz w:val="18"/>
                <w:szCs w:val="18"/>
              </w:rPr>
            </w:pPr>
            <w:ins w:id="8879"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640C0C4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80" w:author="Boisvert, Eric" w:date="2016-03-29T09:19:00Z"/>
                <w:rFonts w:cs="Arial"/>
                <w:szCs w:val="18"/>
                <w:lang w:eastAsia="en-US"/>
              </w:rPr>
            </w:pPr>
          </w:p>
        </w:tc>
      </w:tr>
      <w:tr w:rsidR="00480BB6" w:rsidRPr="00DE63EA" w14:paraId="7E9BFD33" w14:textId="77777777" w:rsidTr="0024128E">
        <w:trPr>
          <w:ins w:id="8881"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842266" w14:textId="77777777" w:rsidR="00480BB6" w:rsidRPr="006474AA" w:rsidRDefault="00480BB6" w:rsidP="0024128E">
            <w:pPr>
              <w:pStyle w:val="Tabletext9"/>
              <w:rPr>
                <w:ins w:id="8882" w:author="Boisvert, Eric" w:date="2016-03-29T09:19:00Z"/>
                <w:rFonts w:cs="Arial"/>
                <w:b/>
                <w:szCs w:val="18"/>
              </w:rPr>
            </w:pPr>
            <w:ins w:id="8883"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262899AB"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84" w:author="Boisvert, Eric" w:date="2016-03-29T09:19:00Z"/>
                <w:rFonts w:cs="Arial"/>
                <w:szCs w:val="18"/>
                <w:lang w:val="en-US"/>
              </w:rPr>
            </w:pPr>
            <w:ins w:id="8885" w:author="Boisvert, Eric" w:date="2016-03-29T09:19:00Z">
              <w:r w:rsidRPr="00910680">
                <w:rPr>
                  <w:rFonts w:cs="Arial"/>
                  <w:szCs w:val="18"/>
                  <w:lang w:val="en-US"/>
                </w:rPr>
                <w:t>/conf/gsml4xsd</w:t>
              </w:r>
              <w:r>
                <w:rPr>
                  <w:rFonts w:cs="Arial"/>
                  <w:szCs w:val="18"/>
                  <w:lang w:val="en-US"/>
                </w:rPr>
                <w:t>-param-pos/reference-geometry</w:t>
              </w:r>
            </w:ins>
          </w:p>
        </w:tc>
      </w:tr>
      <w:tr w:rsidR="00480BB6" w:rsidRPr="00DE63EA" w14:paraId="7CE086F8" w14:textId="77777777" w:rsidTr="0024128E">
        <w:trPr>
          <w:trHeight w:val="280"/>
          <w:ins w:id="8886"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4D83B1" w14:textId="77777777" w:rsidR="00480BB6" w:rsidRPr="006474AA" w:rsidRDefault="00480BB6" w:rsidP="0024128E">
            <w:pPr>
              <w:spacing w:after="0"/>
              <w:rPr>
                <w:ins w:id="8887"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C1E2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88" w:author="Boisvert, Eric" w:date="2016-03-29T09:19:00Z"/>
                <w:rFonts w:ascii="Arial" w:eastAsia="MS Mincho" w:hAnsi="Arial" w:cs="Arial"/>
                <w:sz w:val="18"/>
                <w:szCs w:val="18"/>
              </w:rPr>
            </w:pPr>
            <w:ins w:id="8889"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0A08563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90" w:author="Boisvert, Eric" w:date="2016-03-29T09:19:00Z"/>
                <w:rFonts w:ascii="Arial" w:eastAsia="MS Mincho" w:hAnsi="Arial" w:cs="Arial"/>
                <w:b/>
                <w:color w:val="0000FF"/>
                <w:sz w:val="18"/>
                <w:szCs w:val="18"/>
              </w:rPr>
            </w:pPr>
            <w:ins w:id="8891" w:author="Boisvert, Eric" w:date="2016-03-29T09:19:00Z">
              <w:r w:rsidRPr="00480BB6">
                <w:rPr>
                  <w:rFonts w:ascii="Arial" w:hAnsi="Arial" w:cs="Arial"/>
                  <w:sz w:val="18"/>
                  <w:szCs w:val="18"/>
                  <w:lang w:val="en-CA"/>
                  <w:rPrChange w:id="8892" w:author="Boisvert, Eric" w:date="2016-03-29T09:20:00Z">
                    <w:rPr>
                      <w:rFonts w:ascii="Arial" w:hAnsi="Arial" w:cs="Arial"/>
                      <w:sz w:val="18"/>
                      <w:szCs w:val="18"/>
                      <w:lang w:val="fr-CA"/>
                    </w:rPr>
                  </w:rPrChange>
                </w:rPr>
                <w:t>/req/gsml4xsd-param-pos/reference-geometry</w:t>
              </w:r>
            </w:ins>
          </w:p>
        </w:tc>
      </w:tr>
      <w:tr w:rsidR="00480BB6" w:rsidRPr="00DE63EA" w14:paraId="2569BF35" w14:textId="77777777" w:rsidTr="0024128E">
        <w:trPr>
          <w:trHeight w:val="645"/>
          <w:ins w:id="889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A6D61F" w14:textId="77777777" w:rsidR="00480BB6" w:rsidRPr="006474AA" w:rsidRDefault="00480BB6" w:rsidP="0024128E">
            <w:pPr>
              <w:spacing w:after="0"/>
              <w:rPr>
                <w:ins w:id="889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77151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895" w:author="Boisvert, Eric" w:date="2016-03-29T09:19:00Z"/>
                <w:rFonts w:ascii="Arial" w:eastAsia="MS Mincho" w:hAnsi="Arial" w:cs="Arial"/>
                <w:sz w:val="18"/>
                <w:szCs w:val="18"/>
              </w:rPr>
            </w:pPr>
            <w:ins w:id="8896"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113E7D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897" w:author="Boisvert, Eric" w:date="2016-03-29T09:19:00Z"/>
                <w:rFonts w:cs="Arial"/>
                <w:b/>
                <w:color w:val="FF0000"/>
                <w:szCs w:val="18"/>
                <w:lang w:eastAsia="en-US"/>
              </w:rPr>
            </w:pPr>
          </w:p>
        </w:tc>
      </w:tr>
      <w:tr w:rsidR="00480BB6" w:rsidRPr="00DE63EA" w14:paraId="7198C8DE" w14:textId="77777777" w:rsidTr="0024128E">
        <w:trPr>
          <w:trHeight w:val="645"/>
          <w:ins w:id="889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D9130B" w14:textId="77777777" w:rsidR="00480BB6" w:rsidRPr="006474AA" w:rsidRDefault="00480BB6" w:rsidP="0024128E">
            <w:pPr>
              <w:spacing w:after="0"/>
              <w:rPr>
                <w:ins w:id="889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BC6F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00" w:author="Boisvert, Eric" w:date="2016-03-29T09:19:00Z"/>
                <w:rFonts w:ascii="Arial" w:eastAsia="MS Mincho" w:hAnsi="Arial" w:cs="Arial"/>
                <w:sz w:val="18"/>
                <w:szCs w:val="18"/>
              </w:rPr>
            </w:pPr>
            <w:ins w:id="8901"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35FE23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902" w:author="Boisvert, Eric" w:date="2016-03-29T09:19:00Z"/>
                <w:rFonts w:ascii="Arial" w:eastAsia="MS Mincho" w:hAnsi="Arial" w:cs="Arial"/>
                <w:sz w:val="18"/>
                <w:szCs w:val="18"/>
              </w:rPr>
            </w:pPr>
          </w:p>
        </w:tc>
      </w:tr>
      <w:tr w:rsidR="00480BB6" w:rsidRPr="00DE63EA" w14:paraId="2FDF8423" w14:textId="77777777" w:rsidTr="0024128E">
        <w:trPr>
          <w:trHeight w:val="462"/>
          <w:ins w:id="8903"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5EE416" w14:textId="77777777" w:rsidR="00480BB6" w:rsidRPr="006474AA" w:rsidRDefault="00480BB6" w:rsidP="0024128E">
            <w:pPr>
              <w:spacing w:after="0"/>
              <w:rPr>
                <w:ins w:id="8904"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0E8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05" w:author="Boisvert, Eric" w:date="2016-03-29T09:19:00Z"/>
                <w:rFonts w:ascii="Arial" w:eastAsia="MS Mincho" w:hAnsi="Arial" w:cs="Arial"/>
                <w:sz w:val="18"/>
                <w:szCs w:val="18"/>
              </w:rPr>
            </w:pPr>
            <w:ins w:id="8906"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CB110D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07" w:author="Boisvert, Eric" w:date="2016-03-29T09:19:00Z"/>
                <w:rFonts w:cs="Arial"/>
                <w:szCs w:val="18"/>
                <w:lang w:eastAsia="en-US"/>
              </w:rPr>
            </w:pPr>
          </w:p>
        </w:tc>
      </w:tr>
    </w:tbl>
    <w:p w14:paraId="2CDCF494" w14:textId="77777777" w:rsidR="00480BB6" w:rsidRPr="002E3AD0" w:rsidRDefault="00480BB6" w:rsidP="00480BB6">
      <w:pPr>
        <w:rPr>
          <w:ins w:id="8908" w:author="Boisvert, Eric" w:date="2016-03-29T09:19:00Z"/>
        </w:rPr>
      </w:pPr>
    </w:p>
    <w:p w14:paraId="339F9EA5" w14:textId="77777777" w:rsidR="00480BB6" w:rsidRPr="002E3AD0" w:rsidRDefault="00480BB6" w:rsidP="00480BB6">
      <w:pPr>
        <w:rPr>
          <w:ins w:id="8909" w:author="Boisvert, Eric" w:date="2016-03-29T09:19:00Z"/>
        </w:rPr>
      </w:pPr>
    </w:p>
    <w:p w14:paraId="0D95E15B" w14:textId="77777777" w:rsidR="00480BB6" w:rsidRDefault="00480BB6" w:rsidP="00480BB6">
      <w:pPr>
        <w:pStyle w:val="Titre3"/>
        <w:numPr>
          <w:ilvl w:val="0"/>
          <w:numId w:val="0"/>
        </w:numPr>
        <w:ind w:left="720" w:hanging="720"/>
        <w:rPr>
          <w:ins w:id="8910" w:author="Boisvert, Eric" w:date="2016-03-29T09:19:00Z"/>
          <w:lang w:val="fr-CA"/>
        </w:rPr>
      </w:pPr>
      <w:ins w:id="8911" w:author="Boisvert, Eric" w:date="2016-03-29T09:19:00Z">
        <w:r>
          <w:rPr>
            <w:lang w:val="fr-CA"/>
          </w:rPr>
          <w:lastRenderedPageBreak/>
          <w:t xml:space="preserve">A.2.1 Conformance class: GeoSciML Relative parametric position profile XML Encoding </w:t>
        </w:r>
      </w:ins>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1E93A67" w14:textId="77777777" w:rsidTr="0024128E">
        <w:trPr>
          <w:ins w:id="891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F3297D" w14:textId="77777777" w:rsidR="00480BB6" w:rsidRPr="006474AA" w:rsidRDefault="00480BB6" w:rsidP="0024128E">
            <w:pPr>
              <w:pStyle w:val="Tabletext9"/>
              <w:rPr>
                <w:ins w:id="8913" w:author="Boisvert, Eric" w:date="2016-03-29T09:19:00Z"/>
                <w:rFonts w:cs="Arial"/>
                <w:szCs w:val="18"/>
                <w:lang w:eastAsia="en-US"/>
              </w:rPr>
            </w:pPr>
            <w:ins w:id="8914" w:author="Boisvert, Eric" w:date="2016-03-29T09:19:00Z">
              <w:r w:rsidRPr="00DE63EA">
                <w:rPr>
                  <w:rFonts w:cs="Arial"/>
                  <w:b/>
                  <w:szCs w:val="18"/>
                </w:rPr>
                <w:t>Conformance Class</w:t>
              </w:r>
            </w:ins>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08B7A8D" w14:textId="77777777" w:rsidR="00480BB6" w:rsidRPr="006474AA" w:rsidRDefault="00480BB6" w:rsidP="0024128E">
            <w:pPr>
              <w:pStyle w:val="Tabletext9"/>
              <w:rPr>
                <w:ins w:id="8915" w:author="Boisvert, Eric" w:date="2016-03-29T09:19:00Z"/>
                <w:rFonts w:cs="Arial"/>
                <w:b/>
                <w:color w:val="0000FF"/>
                <w:szCs w:val="18"/>
                <w:lang w:eastAsia="en-US"/>
              </w:rPr>
            </w:pPr>
            <w:ins w:id="8916" w:author="Boisvert, Eric" w:date="2016-03-29T09:19:00Z">
              <w:r w:rsidRPr="00DE63EA">
                <w:rPr>
                  <w:rFonts w:cs="Arial"/>
                  <w:szCs w:val="18"/>
                  <w:lang w:val="fr-CA"/>
                </w:rPr>
                <w:t>/conf/</w:t>
              </w:r>
              <w:r w:rsidRPr="009E45CC">
                <w:rPr>
                  <w:rFonts w:cs="Arial"/>
                  <w:szCs w:val="18"/>
                  <w:lang w:val="fr-CA"/>
                </w:rPr>
                <w:t>gsml4xsd</w:t>
              </w:r>
              <w:r>
                <w:rPr>
                  <w:rFonts w:cs="Arial"/>
                  <w:szCs w:val="18"/>
                  <w:lang w:val="fr-CA"/>
                </w:rPr>
                <w:t>-linref-pos</w:t>
              </w:r>
            </w:ins>
          </w:p>
        </w:tc>
      </w:tr>
      <w:tr w:rsidR="00480BB6" w:rsidRPr="00DE63EA" w14:paraId="42E63A6D" w14:textId="77777777" w:rsidTr="0024128E">
        <w:trPr>
          <w:ins w:id="8917" w:author="Boisvert, Eric" w:date="2016-03-29T09:19:00Z"/>
        </w:trPr>
        <w:tc>
          <w:tcPr>
            <w:tcW w:w="1549" w:type="dxa"/>
            <w:tcBorders>
              <w:top w:val="single" w:sz="12" w:space="0" w:color="auto"/>
              <w:left w:val="single" w:sz="12" w:space="0" w:color="auto"/>
              <w:bottom w:val="single" w:sz="4" w:space="0" w:color="auto"/>
              <w:right w:val="single" w:sz="4" w:space="0" w:color="auto"/>
            </w:tcBorders>
            <w:hideMark/>
          </w:tcPr>
          <w:p w14:paraId="7B7270AF" w14:textId="77777777" w:rsidR="00480BB6" w:rsidRPr="006474AA" w:rsidRDefault="00480BB6" w:rsidP="0024128E">
            <w:pPr>
              <w:pStyle w:val="Tabletext9"/>
              <w:rPr>
                <w:ins w:id="8918" w:author="Boisvert, Eric" w:date="2016-03-29T09:19:00Z"/>
                <w:rFonts w:cs="Arial"/>
                <w:szCs w:val="18"/>
                <w:lang w:eastAsia="en-US"/>
              </w:rPr>
            </w:pPr>
            <w:ins w:id="8919" w:author="Boisvert, Eric" w:date="2016-03-29T09:19:00Z">
              <w:r w:rsidRPr="00DE63EA">
                <w:rPr>
                  <w:rFonts w:cs="Arial"/>
                  <w:b/>
                  <w:szCs w:val="18"/>
                </w:rPr>
                <w:t>Requirements</w:t>
              </w:r>
            </w:ins>
          </w:p>
        </w:tc>
        <w:tc>
          <w:tcPr>
            <w:tcW w:w="7346" w:type="dxa"/>
            <w:gridSpan w:val="2"/>
            <w:tcBorders>
              <w:top w:val="single" w:sz="12" w:space="0" w:color="auto"/>
              <w:left w:val="single" w:sz="4" w:space="0" w:color="auto"/>
              <w:bottom w:val="single" w:sz="4" w:space="0" w:color="auto"/>
              <w:right w:val="single" w:sz="12" w:space="0" w:color="auto"/>
            </w:tcBorders>
            <w:hideMark/>
          </w:tcPr>
          <w:p w14:paraId="7059DF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20" w:author="Boisvert, Eric" w:date="2016-03-29T09:19:00Z"/>
                <w:rFonts w:cs="Arial"/>
                <w:b/>
                <w:color w:val="0000FF"/>
                <w:szCs w:val="18"/>
                <w:lang w:eastAsia="en-US"/>
              </w:rPr>
            </w:pPr>
            <w:ins w:id="8921" w:author="Boisvert, Eric" w:date="2016-03-29T09:19:00Z">
              <w:r>
                <w:rPr>
                  <w:rFonts w:cs="Arial"/>
                  <w:szCs w:val="18"/>
                  <w:lang w:val="en-US"/>
                </w:rPr>
                <w:t>/req/gsml4xsd-</w:t>
              </w:r>
              <w:r>
                <w:rPr>
                  <w:rFonts w:cs="Arial"/>
                  <w:szCs w:val="18"/>
                  <w:lang w:val="fr-CA"/>
                </w:rPr>
                <w:t>linref-pos</w:t>
              </w:r>
            </w:ins>
          </w:p>
        </w:tc>
      </w:tr>
      <w:tr w:rsidR="00480BB6" w:rsidRPr="00DE63EA" w14:paraId="3AA0123D" w14:textId="77777777" w:rsidTr="0024128E">
        <w:trPr>
          <w:ins w:id="8922"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155C2DF5" w14:textId="77777777" w:rsidR="00480BB6" w:rsidRDefault="00480BB6" w:rsidP="0024128E">
            <w:pPr>
              <w:pStyle w:val="Tabletext9"/>
              <w:rPr>
                <w:ins w:id="8923" w:author="Boisvert, Eric" w:date="2016-03-29T09:19:00Z"/>
                <w:rFonts w:cs="Arial"/>
                <w:b/>
                <w:szCs w:val="18"/>
              </w:rPr>
            </w:pPr>
            <w:ins w:id="8924"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0C5BD8FD"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25" w:author="Boisvert, Eric" w:date="2016-03-29T09:19:00Z"/>
                <w:rFonts w:cs="Arial"/>
                <w:szCs w:val="18"/>
                <w:lang w:val="en-US"/>
              </w:rPr>
            </w:pPr>
            <w:ins w:id="8926" w:author="Boisvert, Eric" w:date="2016-03-29T09:19:00Z">
              <w:r>
                <w:rPr>
                  <w:rFonts w:cs="Arial"/>
                  <w:szCs w:val="18"/>
                  <w:lang w:val="en-US"/>
                </w:rPr>
                <w:t>/conf/gsml4xsd-borehole</w:t>
              </w:r>
            </w:ins>
          </w:p>
        </w:tc>
      </w:tr>
      <w:tr w:rsidR="00480BB6" w:rsidRPr="00DE63EA" w14:paraId="4616D604" w14:textId="77777777" w:rsidTr="0024128E">
        <w:trPr>
          <w:ins w:id="8927" w:author="Boisvert, Eric" w:date="2016-03-29T09:19:00Z"/>
        </w:trPr>
        <w:tc>
          <w:tcPr>
            <w:tcW w:w="1549" w:type="dxa"/>
            <w:tcBorders>
              <w:top w:val="single" w:sz="12" w:space="0" w:color="auto"/>
              <w:left w:val="single" w:sz="12" w:space="0" w:color="auto"/>
              <w:bottom w:val="single" w:sz="4" w:space="0" w:color="auto"/>
              <w:right w:val="single" w:sz="4" w:space="0" w:color="auto"/>
            </w:tcBorders>
          </w:tcPr>
          <w:p w14:paraId="29E88E12" w14:textId="77777777" w:rsidR="00480BB6" w:rsidRDefault="00480BB6" w:rsidP="0024128E">
            <w:pPr>
              <w:pStyle w:val="Tabletext9"/>
              <w:rPr>
                <w:ins w:id="8928" w:author="Boisvert, Eric" w:date="2016-03-29T09:19:00Z"/>
                <w:rFonts w:cs="Arial"/>
                <w:b/>
                <w:szCs w:val="18"/>
              </w:rPr>
            </w:pPr>
            <w:ins w:id="8929" w:author="Boisvert, Eric" w:date="2016-03-29T09:19:00Z">
              <w:r>
                <w:rPr>
                  <w:rFonts w:cs="Arial"/>
                  <w:b/>
                  <w:szCs w:val="18"/>
                </w:rPr>
                <w:t>Dependency</w:t>
              </w:r>
            </w:ins>
          </w:p>
        </w:tc>
        <w:tc>
          <w:tcPr>
            <w:tcW w:w="7346" w:type="dxa"/>
            <w:gridSpan w:val="2"/>
            <w:tcBorders>
              <w:top w:val="single" w:sz="12" w:space="0" w:color="auto"/>
              <w:left w:val="single" w:sz="4" w:space="0" w:color="auto"/>
              <w:bottom w:val="single" w:sz="4" w:space="0" w:color="auto"/>
              <w:right w:val="single" w:sz="12" w:space="0" w:color="auto"/>
            </w:tcBorders>
          </w:tcPr>
          <w:p w14:paraId="599F0F32"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30" w:author="Boisvert, Eric" w:date="2016-03-29T09:19:00Z"/>
                <w:rFonts w:cs="Arial"/>
                <w:szCs w:val="18"/>
                <w:lang w:val="en-US"/>
              </w:rPr>
            </w:pPr>
            <w:ins w:id="8931" w:author="Boisvert, Eric" w:date="2016-03-29T09:19:00Z">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ins>
          </w:p>
        </w:tc>
      </w:tr>
      <w:tr w:rsidR="00480BB6" w:rsidRPr="00DE63EA" w14:paraId="45DD086D" w14:textId="77777777" w:rsidTr="0024128E">
        <w:trPr>
          <w:ins w:id="8932"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751D4405" w14:textId="77777777" w:rsidR="00480BB6" w:rsidRPr="006474AA" w:rsidRDefault="00480BB6" w:rsidP="0024128E">
            <w:pPr>
              <w:pStyle w:val="Tabletext9"/>
              <w:rPr>
                <w:ins w:id="8933" w:author="Boisvert, Eric" w:date="2016-03-29T09:19:00Z"/>
                <w:rFonts w:cs="Arial"/>
                <w:b/>
                <w:szCs w:val="18"/>
              </w:rPr>
            </w:pPr>
            <w:ins w:id="8934"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7EC77B9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35" w:author="Boisvert, Eric" w:date="2016-03-29T09:19:00Z"/>
                <w:rFonts w:cs="Arial"/>
                <w:szCs w:val="18"/>
                <w:lang w:val="en-US"/>
              </w:rPr>
            </w:pPr>
            <w:ins w:id="8936" w:author="Boisvert, Eric" w:date="2016-03-29T09:19:00Z">
              <w:r w:rsidRPr="00D80351">
                <w:rPr>
                  <w:rFonts w:cs="Arial"/>
                  <w:szCs w:val="18"/>
                  <w:lang w:val="en-US"/>
                </w:rPr>
                <w:t>/conf/gsml4xsd</w:t>
              </w:r>
              <w:r>
                <w:rPr>
                  <w:rFonts w:cs="Arial"/>
                  <w:szCs w:val="18"/>
                  <w:lang w:val="en-US"/>
                </w:rPr>
                <w:t>-</w:t>
              </w:r>
              <w:r w:rsidRPr="00480BB6">
                <w:rPr>
                  <w:rFonts w:cs="Arial"/>
                  <w:szCs w:val="18"/>
                  <w:lang w:val="en-CA"/>
                  <w:rPrChange w:id="8937" w:author="Boisvert, Eric" w:date="2016-03-29T09:20:00Z">
                    <w:rPr>
                      <w:rFonts w:cs="Arial"/>
                      <w:szCs w:val="18"/>
                      <w:lang w:val="fr-CA"/>
                    </w:rPr>
                  </w:rPrChange>
                </w:rPr>
                <w:t>linref-pos</w:t>
              </w:r>
              <w:r>
                <w:rPr>
                  <w:rFonts w:cs="Arial"/>
                  <w:szCs w:val="18"/>
                  <w:lang w:val="en-US"/>
                </w:rPr>
                <w:t>/from</w:t>
              </w:r>
            </w:ins>
          </w:p>
        </w:tc>
      </w:tr>
      <w:tr w:rsidR="00480BB6" w:rsidRPr="00DE63EA" w14:paraId="6940BF62" w14:textId="77777777" w:rsidTr="0024128E">
        <w:trPr>
          <w:trHeight w:val="280"/>
          <w:ins w:id="8938"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991CD5" w14:textId="77777777" w:rsidR="00480BB6" w:rsidRPr="006474AA" w:rsidRDefault="00480BB6" w:rsidP="0024128E">
            <w:pPr>
              <w:spacing w:after="0"/>
              <w:rPr>
                <w:ins w:id="8939"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F3EC0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40" w:author="Boisvert, Eric" w:date="2016-03-29T09:19:00Z"/>
                <w:rFonts w:ascii="Arial" w:eastAsia="MS Mincho" w:hAnsi="Arial" w:cs="Arial"/>
                <w:sz w:val="18"/>
                <w:szCs w:val="18"/>
              </w:rPr>
            </w:pPr>
            <w:ins w:id="8941"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67B36B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42" w:author="Boisvert, Eric" w:date="2016-03-29T09:19:00Z"/>
                <w:rFonts w:ascii="Arial" w:eastAsia="MS Mincho" w:hAnsi="Arial" w:cs="Arial"/>
                <w:b/>
                <w:color w:val="0000FF"/>
                <w:sz w:val="18"/>
                <w:szCs w:val="18"/>
              </w:rPr>
            </w:pPr>
            <w:ins w:id="8943" w:author="Boisvert, Eric" w:date="2016-03-29T09:19:00Z">
              <w:r w:rsidRPr="00480BB6">
                <w:rPr>
                  <w:rFonts w:ascii="Arial" w:hAnsi="Arial" w:cs="Arial"/>
                  <w:sz w:val="18"/>
                  <w:szCs w:val="18"/>
                  <w:lang w:val="en-CA"/>
                  <w:rPrChange w:id="8944" w:author="Boisvert, Eric" w:date="2016-03-29T09:20:00Z">
                    <w:rPr>
                      <w:rFonts w:ascii="Arial" w:hAnsi="Arial" w:cs="Arial"/>
                      <w:sz w:val="18"/>
                      <w:szCs w:val="18"/>
                      <w:lang w:val="fr-CA"/>
                    </w:rPr>
                  </w:rPrChange>
                </w:rPr>
                <w:t>/req/gsml4xsd-linref-pos/from</w:t>
              </w:r>
            </w:ins>
          </w:p>
        </w:tc>
      </w:tr>
      <w:tr w:rsidR="00480BB6" w:rsidRPr="00DE63EA" w14:paraId="10234C10" w14:textId="77777777" w:rsidTr="0024128E">
        <w:trPr>
          <w:trHeight w:val="645"/>
          <w:ins w:id="894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B13B3" w14:textId="77777777" w:rsidR="00480BB6" w:rsidRPr="006474AA" w:rsidRDefault="00480BB6" w:rsidP="0024128E">
            <w:pPr>
              <w:spacing w:after="0"/>
              <w:rPr>
                <w:ins w:id="894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2FB8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47" w:author="Boisvert, Eric" w:date="2016-03-29T09:19:00Z"/>
                <w:rFonts w:ascii="Arial" w:eastAsia="MS Mincho" w:hAnsi="Arial" w:cs="Arial"/>
                <w:sz w:val="18"/>
                <w:szCs w:val="18"/>
              </w:rPr>
            </w:pPr>
            <w:ins w:id="8948"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7BD75D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49" w:author="Boisvert, Eric" w:date="2016-03-29T09:19:00Z"/>
                <w:rFonts w:cs="Arial"/>
                <w:b/>
                <w:color w:val="FF0000"/>
                <w:szCs w:val="18"/>
                <w:lang w:eastAsia="en-US"/>
              </w:rPr>
            </w:pPr>
          </w:p>
        </w:tc>
      </w:tr>
      <w:tr w:rsidR="00480BB6" w:rsidRPr="00DE63EA" w14:paraId="334A436E" w14:textId="77777777" w:rsidTr="0024128E">
        <w:trPr>
          <w:trHeight w:val="645"/>
          <w:ins w:id="8950"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29BA3C" w14:textId="77777777" w:rsidR="00480BB6" w:rsidRPr="006474AA" w:rsidRDefault="00480BB6" w:rsidP="0024128E">
            <w:pPr>
              <w:spacing w:after="0"/>
              <w:rPr>
                <w:ins w:id="8951"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DA61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52" w:author="Boisvert, Eric" w:date="2016-03-29T09:19:00Z"/>
                <w:rFonts w:ascii="Arial" w:eastAsia="MS Mincho" w:hAnsi="Arial" w:cs="Arial"/>
                <w:sz w:val="18"/>
                <w:szCs w:val="18"/>
              </w:rPr>
            </w:pPr>
            <w:ins w:id="8953"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0C8D2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954" w:author="Boisvert, Eric" w:date="2016-03-29T09:19:00Z"/>
                <w:rFonts w:ascii="Arial" w:eastAsia="MS Mincho" w:hAnsi="Arial" w:cs="Arial"/>
                <w:sz w:val="18"/>
                <w:szCs w:val="18"/>
              </w:rPr>
            </w:pPr>
          </w:p>
        </w:tc>
      </w:tr>
      <w:tr w:rsidR="00480BB6" w:rsidRPr="00DE63EA" w14:paraId="0D92658E" w14:textId="77777777" w:rsidTr="0024128E">
        <w:trPr>
          <w:trHeight w:val="462"/>
          <w:ins w:id="895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099C78" w14:textId="77777777" w:rsidR="00480BB6" w:rsidRPr="006474AA" w:rsidRDefault="00480BB6" w:rsidP="0024128E">
            <w:pPr>
              <w:spacing w:after="0"/>
              <w:rPr>
                <w:ins w:id="895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C46D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57" w:author="Boisvert, Eric" w:date="2016-03-29T09:19:00Z"/>
                <w:rFonts w:ascii="Arial" w:eastAsia="MS Mincho" w:hAnsi="Arial" w:cs="Arial"/>
                <w:sz w:val="18"/>
                <w:szCs w:val="18"/>
              </w:rPr>
            </w:pPr>
            <w:ins w:id="8958"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24B6A2D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59" w:author="Boisvert, Eric" w:date="2016-03-29T09:19:00Z"/>
                <w:rFonts w:cs="Arial"/>
                <w:szCs w:val="18"/>
                <w:lang w:eastAsia="en-US"/>
              </w:rPr>
            </w:pPr>
          </w:p>
        </w:tc>
      </w:tr>
      <w:tr w:rsidR="00480BB6" w:rsidRPr="00DE63EA" w14:paraId="53A2606A" w14:textId="77777777" w:rsidTr="0024128E">
        <w:trPr>
          <w:ins w:id="8960"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4EC2B1" w14:textId="77777777" w:rsidR="00480BB6" w:rsidRPr="006474AA" w:rsidRDefault="00480BB6" w:rsidP="0024128E">
            <w:pPr>
              <w:pStyle w:val="Tabletext9"/>
              <w:rPr>
                <w:ins w:id="8961" w:author="Boisvert, Eric" w:date="2016-03-29T09:19:00Z"/>
                <w:rFonts w:cs="Arial"/>
                <w:b/>
                <w:szCs w:val="18"/>
              </w:rPr>
            </w:pPr>
            <w:ins w:id="8962"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1C8FCC6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63" w:author="Boisvert, Eric" w:date="2016-03-29T09:19:00Z"/>
                <w:rFonts w:cs="Arial"/>
                <w:szCs w:val="18"/>
                <w:lang w:val="en-US"/>
              </w:rPr>
            </w:pPr>
            <w:ins w:id="8964" w:author="Boisvert, Eric" w:date="2016-03-29T09:19:00Z">
              <w:r w:rsidRPr="00910680">
                <w:rPr>
                  <w:rFonts w:cs="Arial"/>
                  <w:szCs w:val="18"/>
                  <w:lang w:val="en-US"/>
                </w:rPr>
                <w:t>/conf/gsml4xsd</w:t>
              </w:r>
              <w:r>
                <w:rPr>
                  <w:rFonts w:cs="Arial"/>
                  <w:szCs w:val="18"/>
                  <w:lang w:val="en-US"/>
                </w:rPr>
                <w:t>-linref-pos/to</w:t>
              </w:r>
            </w:ins>
          </w:p>
        </w:tc>
      </w:tr>
      <w:tr w:rsidR="00480BB6" w:rsidRPr="00DE63EA" w14:paraId="1A198475" w14:textId="77777777" w:rsidTr="0024128E">
        <w:trPr>
          <w:trHeight w:val="280"/>
          <w:ins w:id="8965"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59B527" w14:textId="77777777" w:rsidR="00480BB6" w:rsidRPr="006474AA" w:rsidRDefault="00480BB6" w:rsidP="0024128E">
            <w:pPr>
              <w:spacing w:after="0"/>
              <w:rPr>
                <w:ins w:id="8966"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87493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67" w:author="Boisvert, Eric" w:date="2016-03-29T09:19:00Z"/>
                <w:rFonts w:ascii="Arial" w:eastAsia="MS Mincho" w:hAnsi="Arial" w:cs="Arial"/>
                <w:sz w:val="18"/>
                <w:szCs w:val="18"/>
              </w:rPr>
            </w:pPr>
            <w:ins w:id="8968"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4C0FED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69" w:author="Boisvert, Eric" w:date="2016-03-29T09:19:00Z"/>
                <w:rFonts w:ascii="Arial" w:eastAsia="MS Mincho" w:hAnsi="Arial" w:cs="Arial"/>
                <w:b/>
                <w:color w:val="0000FF"/>
                <w:sz w:val="18"/>
                <w:szCs w:val="18"/>
              </w:rPr>
            </w:pPr>
            <w:ins w:id="8970" w:author="Boisvert, Eric" w:date="2016-03-29T09:19:00Z">
              <w:r w:rsidRPr="00480BB6">
                <w:rPr>
                  <w:rFonts w:ascii="Arial" w:hAnsi="Arial" w:cs="Arial"/>
                  <w:sz w:val="18"/>
                  <w:szCs w:val="18"/>
                  <w:lang w:val="en-CA"/>
                  <w:rPrChange w:id="8971" w:author="Boisvert, Eric" w:date="2016-03-29T09:20:00Z">
                    <w:rPr>
                      <w:rFonts w:ascii="Arial" w:hAnsi="Arial" w:cs="Arial"/>
                      <w:sz w:val="18"/>
                      <w:szCs w:val="18"/>
                      <w:lang w:val="fr-CA"/>
                    </w:rPr>
                  </w:rPrChange>
                </w:rPr>
                <w:t>/req/gsml4xsd-linref-pos/to</w:t>
              </w:r>
            </w:ins>
          </w:p>
        </w:tc>
      </w:tr>
      <w:tr w:rsidR="00480BB6" w:rsidRPr="00DE63EA" w14:paraId="664E0D40" w14:textId="77777777" w:rsidTr="0024128E">
        <w:trPr>
          <w:trHeight w:val="645"/>
          <w:ins w:id="897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FFB397E" w14:textId="77777777" w:rsidR="00480BB6" w:rsidRPr="006474AA" w:rsidRDefault="00480BB6" w:rsidP="0024128E">
            <w:pPr>
              <w:spacing w:after="0"/>
              <w:rPr>
                <w:ins w:id="897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3D99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74" w:author="Boisvert, Eric" w:date="2016-03-29T09:19:00Z"/>
                <w:rFonts w:ascii="Arial" w:eastAsia="MS Mincho" w:hAnsi="Arial" w:cs="Arial"/>
                <w:sz w:val="18"/>
                <w:szCs w:val="18"/>
              </w:rPr>
            </w:pPr>
            <w:ins w:id="8975"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0CAD101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76" w:author="Boisvert, Eric" w:date="2016-03-29T09:19:00Z"/>
                <w:rFonts w:cs="Arial"/>
                <w:b/>
                <w:color w:val="FF0000"/>
                <w:szCs w:val="18"/>
                <w:lang w:eastAsia="en-US"/>
              </w:rPr>
            </w:pPr>
          </w:p>
        </w:tc>
      </w:tr>
      <w:tr w:rsidR="00480BB6" w:rsidRPr="00DE63EA" w14:paraId="2AA05B3B" w14:textId="77777777" w:rsidTr="0024128E">
        <w:trPr>
          <w:trHeight w:val="645"/>
          <w:ins w:id="8977"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F4F7A" w14:textId="77777777" w:rsidR="00480BB6" w:rsidRPr="006474AA" w:rsidRDefault="00480BB6" w:rsidP="0024128E">
            <w:pPr>
              <w:spacing w:after="0"/>
              <w:rPr>
                <w:ins w:id="8978"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78E5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79" w:author="Boisvert, Eric" w:date="2016-03-29T09:19:00Z"/>
                <w:rFonts w:ascii="Arial" w:eastAsia="MS Mincho" w:hAnsi="Arial" w:cs="Arial"/>
                <w:sz w:val="18"/>
                <w:szCs w:val="18"/>
              </w:rPr>
            </w:pPr>
            <w:ins w:id="8980"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2308FB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8981" w:author="Boisvert, Eric" w:date="2016-03-29T09:19:00Z"/>
                <w:rFonts w:ascii="Arial" w:eastAsia="MS Mincho" w:hAnsi="Arial" w:cs="Arial"/>
                <w:sz w:val="18"/>
                <w:szCs w:val="18"/>
              </w:rPr>
            </w:pPr>
          </w:p>
        </w:tc>
      </w:tr>
      <w:tr w:rsidR="00480BB6" w:rsidRPr="00DE63EA" w14:paraId="40C9CAEC" w14:textId="77777777" w:rsidTr="0024128E">
        <w:trPr>
          <w:trHeight w:val="462"/>
          <w:ins w:id="898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D8B99A" w14:textId="77777777" w:rsidR="00480BB6" w:rsidRPr="006474AA" w:rsidRDefault="00480BB6" w:rsidP="0024128E">
            <w:pPr>
              <w:spacing w:after="0"/>
              <w:rPr>
                <w:ins w:id="898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553A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84" w:author="Boisvert, Eric" w:date="2016-03-29T09:19:00Z"/>
                <w:rFonts w:ascii="Arial" w:eastAsia="MS Mincho" w:hAnsi="Arial" w:cs="Arial"/>
                <w:sz w:val="18"/>
                <w:szCs w:val="18"/>
              </w:rPr>
            </w:pPr>
            <w:ins w:id="8985"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05B661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86" w:author="Boisvert, Eric" w:date="2016-03-29T09:19:00Z"/>
                <w:rFonts w:cs="Arial"/>
                <w:szCs w:val="18"/>
                <w:lang w:eastAsia="en-US"/>
              </w:rPr>
            </w:pPr>
          </w:p>
        </w:tc>
      </w:tr>
      <w:tr w:rsidR="00480BB6" w:rsidRPr="00DE63EA" w14:paraId="035DE157" w14:textId="77777777" w:rsidTr="0024128E">
        <w:trPr>
          <w:ins w:id="8987" w:author="Boisvert, Eric" w:date="2016-03-29T09:19:00Z"/>
        </w:trPr>
        <w:tc>
          <w:tcPr>
            <w:tcW w:w="1549" w:type="dxa"/>
            <w:tcBorders>
              <w:top w:val="single" w:sz="12" w:space="0" w:color="auto"/>
              <w:left w:val="single" w:sz="12" w:space="0" w:color="auto"/>
              <w:bottom w:val="single" w:sz="4" w:space="0" w:color="auto"/>
              <w:right w:val="single" w:sz="4" w:space="0" w:color="auto"/>
            </w:tcBorders>
            <w:shd w:val="clear" w:color="auto" w:fill="BFBFBF"/>
          </w:tcPr>
          <w:p w14:paraId="187A9202" w14:textId="77777777" w:rsidR="00480BB6" w:rsidRPr="006474AA" w:rsidRDefault="00480BB6" w:rsidP="0024128E">
            <w:pPr>
              <w:pStyle w:val="Tabletext9"/>
              <w:rPr>
                <w:ins w:id="8988" w:author="Boisvert, Eric" w:date="2016-03-29T09:19:00Z"/>
                <w:rFonts w:cs="Arial"/>
                <w:b/>
                <w:szCs w:val="18"/>
              </w:rPr>
            </w:pPr>
            <w:ins w:id="8989" w:author="Boisvert, Eric" w:date="2016-03-29T09:19:00Z">
              <w:r w:rsidRPr="00DE63EA">
                <w:rPr>
                  <w:rFonts w:cs="Arial"/>
                  <w:b/>
                  <w:szCs w:val="18"/>
                </w:rPr>
                <w:t>Test</w:t>
              </w:r>
            </w:ins>
          </w:p>
        </w:tc>
        <w:tc>
          <w:tcPr>
            <w:tcW w:w="7346" w:type="dxa"/>
            <w:gridSpan w:val="2"/>
            <w:tcBorders>
              <w:top w:val="single" w:sz="12" w:space="0" w:color="auto"/>
              <w:left w:val="single" w:sz="4" w:space="0" w:color="auto"/>
              <w:bottom w:val="single" w:sz="4" w:space="0" w:color="auto"/>
              <w:right w:val="single" w:sz="12" w:space="0" w:color="auto"/>
            </w:tcBorders>
          </w:tcPr>
          <w:p w14:paraId="31401B23"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8990" w:author="Boisvert, Eric" w:date="2016-03-29T09:19:00Z"/>
                <w:rFonts w:cs="Arial"/>
                <w:szCs w:val="18"/>
                <w:lang w:val="en-US"/>
              </w:rPr>
            </w:pPr>
            <w:ins w:id="8991" w:author="Boisvert, Eric" w:date="2016-03-29T09:19:00Z">
              <w:r w:rsidRPr="00910680">
                <w:rPr>
                  <w:rFonts w:cs="Arial"/>
                  <w:szCs w:val="18"/>
                  <w:lang w:val="en-US"/>
                </w:rPr>
                <w:t>/conf/gsml4xsd</w:t>
              </w:r>
              <w:r>
                <w:rPr>
                  <w:rFonts w:cs="Arial"/>
                  <w:szCs w:val="18"/>
                  <w:lang w:val="en-US"/>
                </w:rPr>
                <w:t>-param-pos/reference-geometry</w:t>
              </w:r>
            </w:ins>
          </w:p>
        </w:tc>
      </w:tr>
      <w:tr w:rsidR="00480BB6" w:rsidRPr="00DE63EA" w14:paraId="0AC2A801" w14:textId="77777777" w:rsidTr="0024128E">
        <w:trPr>
          <w:trHeight w:val="280"/>
          <w:ins w:id="8992"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9A6EFE" w14:textId="77777777" w:rsidR="00480BB6" w:rsidRPr="006474AA" w:rsidRDefault="00480BB6" w:rsidP="0024128E">
            <w:pPr>
              <w:spacing w:after="0"/>
              <w:rPr>
                <w:ins w:id="8993"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A0DC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94" w:author="Boisvert, Eric" w:date="2016-03-29T09:19:00Z"/>
                <w:rFonts w:ascii="Arial" w:eastAsia="MS Mincho" w:hAnsi="Arial" w:cs="Arial"/>
                <w:sz w:val="18"/>
                <w:szCs w:val="18"/>
              </w:rPr>
            </w:pPr>
            <w:ins w:id="8995" w:author="Boisvert, Eric" w:date="2016-03-29T09:19:00Z">
              <w:r w:rsidRPr="00DE63EA">
                <w:rPr>
                  <w:rFonts w:ascii="Arial" w:eastAsia="MS Mincho" w:hAnsi="Arial" w:cs="Arial"/>
                  <w:b/>
                  <w:sz w:val="18"/>
                  <w:szCs w:val="18"/>
                  <w:lang w:eastAsia="ja-JP"/>
                </w:rPr>
                <w:t>Requirement</w:t>
              </w:r>
            </w:ins>
          </w:p>
        </w:tc>
        <w:tc>
          <w:tcPr>
            <w:tcW w:w="5668" w:type="dxa"/>
            <w:tcBorders>
              <w:top w:val="single" w:sz="4" w:space="0" w:color="auto"/>
              <w:left w:val="single" w:sz="4" w:space="0" w:color="auto"/>
              <w:bottom w:val="single" w:sz="4" w:space="0" w:color="auto"/>
              <w:right w:val="single" w:sz="12" w:space="0" w:color="auto"/>
            </w:tcBorders>
            <w:hideMark/>
          </w:tcPr>
          <w:p w14:paraId="3435B0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8996" w:author="Boisvert, Eric" w:date="2016-03-29T09:19:00Z"/>
                <w:rFonts w:ascii="Arial" w:eastAsia="MS Mincho" w:hAnsi="Arial" w:cs="Arial"/>
                <w:b/>
                <w:color w:val="0000FF"/>
                <w:sz w:val="18"/>
                <w:szCs w:val="18"/>
              </w:rPr>
            </w:pPr>
            <w:ins w:id="8997" w:author="Boisvert, Eric" w:date="2016-03-29T09:19:00Z">
              <w:r w:rsidRPr="00480BB6">
                <w:rPr>
                  <w:rFonts w:ascii="Arial" w:hAnsi="Arial" w:cs="Arial"/>
                  <w:sz w:val="18"/>
                  <w:szCs w:val="18"/>
                  <w:lang w:val="en-CA"/>
                  <w:rPrChange w:id="8998" w:author="Boisvert, Eric" w:date="2016-03-29T09:20:00Z">
                    <w:rPr>
                      <w:rFonts w:ascii="Arial" w:hAnsi="Arial" w:cs="Arial"/>
                      <w:sz w:val="18"/>
                      <w:szCs w:val="18"/>
                      <w:lang w:val="fr-CA"/>
                    </w:rPr>
                  </w:rPrChange>
                </w:rPr>
                <w:t>/req/gsml4xsd-param-pos/reference-geometry</w:t>
              </w:r>
            </w:ins>
          </w:p>
        </w:tc>
      </w:tr>
      <w:tr w:rsidR="00480BB6" w:rsidRPr="00DE63EA" w14:paraId="13B8B383" w14:textId="77777777" w:rsidTr="0024128E">
        <w:trPr>
          <w:trHeight w:val="645"/>
          <w:ins w:id="899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B3EA3B" w14:textId="77777777" w:rsidR="00480BB6" w:rsidRPr="006474AA" w:rsidRDefault="00480BB6" w:rsidP="0024128E">
            <w:pPr>
              <w:spacing w:after="0"/>
              <w:rPr>
                <w:ins w:id="900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2DB8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01" w:author="Boisvert, Eric" w:date="2016-03-29T09:19:00Z"/>
                <w:rFonts w:ascii="Arial" w:eastAsia="MS Mincho" w:hAnsi="Arial" w:cs="Arial"/>
                <w:sz w:val="18"/>
                <w:szCs w:val="18"/>
              </w:rPr>
            </w:pPr>
            <w:ins w:id="9002" w:author="Boisvert, Eric" w:date="2016-03-29T09:19:00Z">
              <w:r w:rsidRPr="00DE63EA">
                <w:rPr>
                  <w:rFonts w:ascii="Arial" w:eastAsia="MS Mincho" w:hAnsi="Arial" w:cs="Arial"/>
                  <w:b/>
                  <w:sz w:val="18"/>
                  <w:szCs w:val="18"/>
                  <w:lang w:eastAsia="ja-JP"/>
                </w:rPr>
                <w:t>Test purpose</w:t>
              </w:r>
            </w:ins>
          </w:p>
        </w:tc>
        <w:tc>
          <w:tcPr>
            <w:tcW w:w="5668" w:type="dxa"/>
            <w:tcBorders>
              <w:top w:val="single" w:sz="4" w:space="0" w:color="auto"/>
              <w:left w:val="single" w:sz="4" w:space="0" w:color="auto"/>
              <w:bottom w:val="single" w:sz="4" w:space="0" w:color="auto"/>
              <w:right w:val="single" w:sz="12" w:space="0" w:color="auto"/>
            </w:tcBorders>
            <w:hideMark/>
          </w:tcPr>
          <w:p w14:paraId="4A03ED7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03" w:author="Boisvert, Eric" w:date="2016-03-29T09:19:00Z"/>
                <w:rFonts w:cs="Arial"/>
                <w:b/>
                <w:color w:val="FF0000"/>
                <w:szCs w:val="18"/>
                <w:lang w:eastAsia="en-US"/>
              </w:rPr>
            </w:pPr>
          </w:p>
        </w:tc>
      </w:tr>
      <w:tr w:rsidR="00480BB6" w:rsidRPr="00DE63EA" w14:paraId="24BEB46F" w14:textId="77777777" w:rsidTr="0024128E">
        <w:trPr>
          <w:trHeight w:val="645"/>
          <w:ins w:id="9004"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CB698E" w14:textId="77777777" w:rsidR="00480BB6" w:rsidRPr="006474AA" w:rsidRDefault="00480BB6" w:rsidP="0024128E">
            <w:pPr>
              <w:spacing w:after="0"/>
              <w:rPr>
                <w:ins w:id="9005"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99D3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06" w:author="Boisvert, Eric" w:date="2016-03-29T09:19:00Z"/>
                <w:rFonts w:ascii="Arial" w:eastAsia="MS Mincho" w:hAnsi="Arial" w:cs="Arial"/>
                <w:sz w:val="18"/>
                <w:szCs w:val="18"/>
              </w:rPr>
            </w:pPr>
            <w:ins w:id="9007" w:author="Boisvert, Eric" w:date="2016-03-29T09:19:00Z">
              <w:r w:rsidRPr="00DE63EA">
                <w:rPr>
                  <w:rFonts w:ascii="Arial" w:eastAsia="MS Mincho" w:hAnsi="Arial" w:cs="Arial"/>
                  <w:b/>
                  <w:sz w:val="18"/>
                  <w:szCs w:val="18"/>
                  <w:lang w:eastAsia="ja-JP"/>
                </w:rPr>
                <w:t>Test method</w:t>
              </w:r>
            </w:ins>
          </w:p>
        </w:tc>
        <w:tc>
          <w:tcPr>
            <w:tcW w:w="5668" w:type="dxa"/>
            <w:tcBorders>
              <w:top w:val="single" w:sz="4" w:space="0" w:color="auto"/>
              <w:left w:val="single" w:sz="4" w:space="0" w:color="auto"/>
              <w:bottom w:val="single" w:sz="4" w:space="0" w:color="auto"/>
              <w:right w:val="single" w:sz="12" w:space="0" w:color="auto"/>
            </w:tcBorders>
            <w:hideMark/>
          </w:tcPr>
          <w:p w14:paraId="0EA9D78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ins w:id="9008" w:author="Boisvert, Eric" w:date="2016-03-29T09:19:00Z"/>
                <w:rFonts w:ascii="Arial" w:eastAsia="MS Mincho" w:hAnsi="Arial" w:cs="Arial"/>
                <w:sz w:val="18"/>
                <w:szCs w:val="18"/>
              </w:rPr>
            </w:pPr>
          </w:p>
        </w:tc>
      </w:tr>
      <w:tr w:rsidR="00480BB6" w:rsidRPr="00DE63EA" w14:paraId="0F8D8FF6" w14:textId="77777777" w:rsidTr="0024128E">
        <w:trPr>
          <w:trHeight w:val="462"/>
          <w:ins w:id="9009" w:author="Boisvert, Eric" w:date="2016-03-29T09:19:00Z"/>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CBDFF" w14:textId="77777777" w:rsidR="00480BB6" w:rsidRPr="006474AA" w:rsidRDefault="00480BB6" w:rsidP="0024128E">
            <w:pPr>
              <w:spacing w:after="0"/>
              <w:rPr>
                <w:ins w:id="9010" w:author="Boisvert, Eric" w:date="2016-03-29T09:19:00Z"/>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1B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ins w:id="9011" w:author="Boisvert, Eric" w:date="2016-03-29T09:19:00Z"/>
                <w:rFonts w:ascii="Arial" w:eastAsia="MS Mincho" w:hAnsi="Arial" w:cs="Arial"/>
                <w:sz w:val="18"/>
                <w:szCs w:val="18"/>
              </w:rPr>
            </w:pPr>
            <w:ins w:id="9012" w:author="Boisvert, Eric" w:date="2016-03-29T09:19:00Z">
              <w:r w:rsidRPr="00DE63EA">
                <w:rPr>
                  <w:rFonts w:ascii="Arial" w:eastAsia="MS Mincho" w:hAnsi="Arial" w:cs="Arial"/>
                  <w:b/>
                  <w:sz w:val="18"/>
                  <w:szCs w:val="18"/>
                  <w:lang w:eastAsia="ja-JP"/>
                </w:rPr>
                <w:t>Test type</w:t>
              </w:r>
            </w:ins>
          </w:p>
        </w:tc>
        <w:tc>
          <w:tcPr>
            <w:tcW w:w="5668" w:type="dxa"/>
            <w:tcBorders>
              <w:top w:val="single" w:sz="4" w:space="0" w:color="auto"/>
              <w:left w:val="single" w:sz="4" w:space="0" w:color="auto"/>
              <w:bottom w:val="single" w:sz="4" w:space="0" w:color="auto"/>
              <w:right w:val="single" w:sz="12" w:space="0" w:color="auto"/>
            </w:tcBorders>
            <w:hideMark/>
          </w:tcPr>
          <w:p w14:paraId="7CE8F1B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ins w:id="9013" w:author="Boisvert, Eric" w:date="2016-03-29T09:19:00Z"/>
                <w:rFonts w:cs="Arial"/>
                <w:szCs w:val="18"/>
                <w:lang w:eastAsia="en-US"/>
              </w:rPr>
            </w:pPr>
          </w:p>
        </w:tc>
      </w:tr>
    </w:tbl>
    <w:p w14:paraId="44D896BA" w14:textId="77777777" w:rsidR="00480BB6" w:rsidRPr="002E3AD0" w:rsidRDefault="00480BB6" w:rsidP="00480BB6">
      <w:pPr>
        <w:rPr>
          <w:ins w:id="9014" w:author="Boisvert, Eric" w:date="2016-03-29T09:19:00Z"/>
        </w:rPr>
      </w:pPr>
    </w:p>
    <w:p w14:paraId="441B268D" w14:textId="77777777" w:rsidR="00480BB6" w:rsidRPr="002E3AD0" w:rsidRDefault="00480BB6" w:rsidP="00480BB6">
      <w:pPr>
        <w:rPr>
          <w:ins w:id="9015" w:author="Boisvert, Eric" w:date="2016-03-29T09:19:00Z"/>
        </w:rPr>
      </w:pPr>
    </w:p>
    <w:p w14:paraId="60A2C5EA" w14:textId="77777777" w:rsidR="00480BB6" w:rsidRPr="002E3AD0" w:rsidRDefault="00480BB6" w:rsidP="00480BB6">
      <w:pPr>
        <w:rPr>
          <w:ins w:id="9016" w:author="Boisvert, Eric" w:date="2016-03-29T09:19:00Z"/>
        </w:rPr>
      </w:pPr>
    </w:p>
    <w:p w14:paraId="5F8F81EA" w14:textId="77777777" w:rsidR="00480BB6" w:rsidRPr="002E3AD0" w:rsidRDefault="00480BB6" w:rsidP="00480BB6">
      <w:pPr>
        <w:rPr>
          <w:ins w:id="9017" w:author="Boisvert, Eric" w:date="2016-03-29T09:19:00Z"/>
        </w:rPr>
      </w:pPr>
    </w:p>
    <w:p w14:paraId="1F77DB08" w14:textId="77777777" w:rsidR="00480BB6" w:rsidRPr="002E3AD0" w:rsidRDefault="00480BB6" w:rsidP="00480BB6">
      <w:pPr>
        <w:rPr>
          <w:ins w:id="9018" w:author="Boisvert, Eric" w:date="2016-03-29T09:19:00Z"/>
        </w:rPr>
      </w:pPr>
    </w:p>
    <w:p w14:paraId="541A8065" w14:textId="77777777" w:rsidR="00480BB6" w:rsidRPr="002E3AD0" w:rsidRDefault="00480BB6" w:rsidP="00480BB6">
      <w:pPr>
        <w:rPr>
          <w:ins w:id="9019" w:author="Boisvert, Eric" w:date="2016-03-29T09:19:00Z"/>
        </w:rPr>
      </w:pPr>
    </w:p>
    <w:p w14:paraId="17BC8F44" w14:textId="77777777" w:rsidR="00480BB6" w:rsidRPr="002E3AD0" w:rsidRDefault="00480BB6" w:rsidP="00480BB6">
      <w:pPr>
        <w:rPr>
          <w:ins w:id="9020" w:author="Boisvert, Eric" w:date="2016-03-29T09:19:00Z"/>
        </w:rPr>
      </w:pPr>
    </w:p>
    <w:p w14:paraId="37D0DEBF" w14:textId="77777777" w:rsidR="00480BB6" w:rsidRPr="002E3AD0" w:rsidRDefault="00480BB6" w:rsidP="00480BB6">
      <w:pPr>
        <w:rPr>
          <w:ins w:id="9021" w:author="Boisvert, Eric" w:date="2016-03-29T09:19:00Z"/>
        </w:rPr>
      </w:pPr>
    </w:p>
    <w:p w14:paraId="62FE2452" w14:textId="77777777" w:rsidR="00480BB6" w:rsidRPr="002E3AD0" w:rsidRDefault="00480BB6" w:rsidP="00480BB6">
      <w:pPr>
        <w:rPr>
          <w:ins w:id="9022" w:author="Boisvert, Eric" w:date="2016-03-29T09:19:00Z"/>
        </w:rPr>
      </w:pPr>
    </w:p>
    <w:p w14:paraId="4AC43CF3" w14:textId="77777777" w:rsidR="00480BB6" w:rsidRPr="002E3AD0" w:rsidRDefault="00480BB6" w:rsidP="00480BB6">
      <w:pPr>
        <w:rPr>
          <w:ins w:id="9023" w:author="Boisvert, Eric" w:date="2016-03-29T09:19:00Z"/>
        </w:rPr>
      </w:pPr>
    </w:p>
    <w:p w14:paraId="352A00F8" w14:textId="542ACE26" w:rsidR="009A7B37" w:rsidRPr="00D12552" w:rsidRDefault="009A7B37" w:rsidP="004A5507">
      <w:pPr>
        <w:pStyle w:val="Annex"/>
        <w:rPr>
          <w:lang w:val="en-CA"/>
        </w:rPr>
      </w:pPr>
      <w:del w:id="9024" w:author="Boisvert, Eric" w:date="2016-03-29T09:19:00Z">
        <w:r w:rsidRPr="00D12552" w:rsidDel="00480BB6">
          <w:rPr>
            <w:lang w:val="en-CA"/>
          </w:rPr>
          <w:br w:type="page"/>
        </w:r>
      </w:del>
      <w:bookmarkStart w:id="9025"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902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9026"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9027" w:author="Eric Boisvert" w:date="2016-01-05T08:45:00Z"/>
                <w:lang w:val="en-CA"/>
              </w:rPr>
            </w:pPr>
            <w:ins w:id="9028"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9029" w:author="Eric Boisvert" w:date="2016-01-05T08:45:00Z"/>
                <w:lang w:val="en-CA"/>
              </w:rPr>
            </w:pPr>
            <w:ins w:id="9030"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9031" w:author="Eric Boisvert" w:date="2016-01-05T08:45:00Z"/>
                <w:lang w:val="en-CA"/>
              </w:rPr>
            </w:pPr>
            <w:ins w:id="9032"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9033" w:author="Eric Boisvert" w:date="2016-01-05T08:45:00Z"/>
                <w:lang w:val="en-CA"/>
              </w:rPr>
            </w:pPr>
            <w:ins w:id="9034"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9035" w:author="Eric Boisvert" w:date="2016-01-05T08:45:00Z"/>
                <w:lang w:val="en-CA"/>
              </w:rPr>
            </w:pPr>
            <w:ins w:id="9036" w:author="Eric Boisvert" w:date="2016-01-05T08:45:00Z">
              <w:r>
                <w:rPr>
                  <w:lang w:val="en-CA"/>
                </w:rPr>
                <w:t>Group review of some clauses</w:t>
              </w:r>
            </w:ins>
            <w:ins w:id="9037"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9038" w:author="Eric Boisvert" w:date="2016-01-05T08:44:00Z">
              <w:r>
                <w:rPr>
                  <w:lang w:val="en-CA"/>
                </w:rPr>
                <w:t>201</w:t>
              </w:r>
            </w:ins>
            <w:ins w:id="9039" w:author="Eric Boisvert" w:date="2016-01-05T08:45:00Z">
              <w:r>
                <w:rPr>
                  <w:lang w:val="en-CA"/>
                </w:rPr>
                <w:t>6</w:t>
              </w:r>
            </w:ins>
            <w:ins w:id="9040"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9041"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9042"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9043"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9044" w:author="Eric Boisvert" w:date="2016-01-05T08:46:00Z">
              <w:r>
                <w:rPr>
                  <w:lang w:val="en-CA"/>
                </w:rPr>
                <w:t>Global review of text for first draft</w:t>
              </w:r>
            </w:ins>
            <w:ins w:id="9045"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epuces"/>
              <w:keepLines/>
              <w:ind w:left="0" w:firstLine="0"/>
              <w:rPr>
                <w:lang w:val="en-CA"/>
              </w:rPr>
            </w:pPr>
            <w:ins w:id="9046"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epuces"/>
              <w:keepLines/>
              <w:ind w:left="0" w:firstLine="0"/>
              <w:rPr>
                <w:lang w:val="en-CA"/>
              </w:rPr>
            </w:pPr>
            <w:ins w:id="9047"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epuces"/>
              <w:keepLines/>
              <w:ind w:left="0" w:firstLine="0"/>
              <w:rPr>
                <w:lang w:val="en-CA"/>
              </w:rPr>
            </w:pPr>
            <w:ins w:id="9048"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epuces"/>
              <w:keepLines/>
              <w:ind w:left="0" w:firstLine="0"/>
              <w:rPr>
                <w:lang w:val="en-CA"/>
              </w:rPr>
            </w:pPr>
            <w:ins w:id="9049"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44" w:history="1">
        <w:r w:rsidR="0070194D" w:rsidRPr="004733E0">
          <w:rPr>
            <w:rStyle w:val="Lienhypertexte"/>
            <w:lang w:val="en-CA"/>
          </w:rPr>
          <w:t>http://www.ct.ingv.it/images/MappaGeologicaEtna/geological_map_Etna.pdf</w:t>
        </w:r>
      </w:hyperlink>
      <w:r w:rsidR="0070194D">
        <w:rPr>
          <w:lang w:val="en-CA"/>
        </w:rPr>
        <w:t>&gt;</w:t>
      </w:r>
    </w:p>
    <w:p w14:paraId="1A7EF113" w14:textId="77777777" w:rsidR="0070194D" w:rsidRDefault="0070194D" w:rsidP="00C01850">
      <w:pPr>
        <w:pStyle w:val="OGCtableheader"/>
        <w:rPr>
          <w:ins w:id="9050" w:author="Boisvert, Eric" w:date="2016-03-30T13:04:00Z"/>
          <w:lang w:val="en-CA"/>
        </w:rPr>
      </w:pPr>
    </w:p>
    <w:p w14:paraId="22F932DB" w14:textId="76575126" w:rsidR="00695488" w:rsidRDefault="00695488" w:rsidP="00695488">
      <w:pPr>
        <w:autoSpaceDE w:val="0"/>
        <w:autoSpaceDN w:val="0"/>
        <w:adjustRightInd w:val="0"/>
        <w:spacing w:after="0"/>
        <w:rPr>
          <w:ins w:id="9051" w:author="Boisvert, Eric" w:date="2016-03-30T13:10:00Z"/>
        </w:rPr>
        <w:pPrChange w:id="9052" w:author="Boisvert, Eric" w:date="2016-03-30T13:04:00Z">
          <w:pPr>
            <w:pStyle w:val="OGCtableheader"/>
          </w:pPr>
        </w:pPrChange>
      </w:pPr>
      <w:ins w:id="9053" w:author="Boisvert, Eric" w:date="2016-03-30T13:04:00Z">
        <w:r>
          <w:rPr>
            <w:rFonts w:ascii="TimesNewRomanPSMT" w:hAnsi="TimesNewRomanPSMT" w:cs="TimesNewRomanPSMT"/>
            <w:sz w:val="20"/>
            <w:szCs w:val="20"/>
            <w:lang w:val="en-CA" w:eastAsia="en-CA"/>
          </w:rPr>
          <w:t>Cox, S. J. D., and S. M. Richard, 2005, A formal model for the geologic time scale and global stratotype section</w:t>
        </w:r>
        <w:r>
          <w:rPr>
            <w:rFonts w:ascii="TimesNewRomanPSMT" w:hAnsi="TimesNewRomanPSMT" w:cs="TimesNewRomanPSMT"/>
            <w:sz w:val="20"/>
            <w:szCs w:val="20"/>
            <w:lang w:val="en-CA" w:eastAsia="en-CA"/>
          </w:rPr>
          <w:t xml:space="preserve"> </w:t>
        </w:r>
        <w:r>
          <w:rPr>
            <w:rFonts w:ascii="TimesNewRomanPSMT" w:hAnsi="TimesNewRomanPSMT" w:cs="TimesNewRomanPSMT"/>
            <w:sz w:val="20"/>
            <w:szCs w:val="20"/>
            <w:lang w:val="en-CA" w:eastAsia="en-CA"/>
          </w:rPr>
          <w:t>and point, compatible with geospatial information transfer standards: Geosphere, v. 1, p. 119.</w:t>
        </w:r>
      </w:ins>
      <w:ins w:id="9054" w:author="Boisvert, Eric" w:date="2016-03-30T13:10:00Z">
        <w:r w:rsidR="00CA59AF">
          <w:rPr>
            <w:rFonts w:ascii="TimesNewRomanPSMT" w:hAnsi="TimesNewRomanPSMT" w:cs="TimesNewRomanPSMT"/>
            <w:sz w:val="20"/>
            <w:szCs w:val="20"/>
            <w:lang w:val="en-CA" w:eastAsia="en-CA"/>
          </w:rPr>
          <w:t xml:space="preserve"> &lt;</w:t>
        </w:r>
        <w:r w:rsidR="00CA59AF">
          <w:fldChar w:fldCharType="begin"/>
        </w:r>
        <w:r w:rsidR="00CA59AF">
          <w:instrText xml:space="preserve"> HYPERLINK "http://www.chronos.org/pdfs/publications/geosphere2005.pdf" </w:instrText>
        </w:r>
        <w:r w:rsidR="00CA59AF">
          <w:fldChar w:fldCharType="separate"/>
        </w:r>
        <w:r w:rsidR="00CA59AF">
          <w:rPr>
            <w:rStyle w:val="Lienhypertexte"/>
          </w:rPr>
          <w:t>http://www.chronos.org/pdfs/publications/geosphere2005.pdf</w:t>
        </w:r>
        <w:r w:rsidR="00CA59AF">
          <w:fldChar w:fldCharType="end"/>
        </w:r>
        <w:r w:rsidR="00CA59AF">
          <w:t>&gt;</w:t>
        </w:r>
      </w:ins>
    </w:p>
    <w:p w14:paraId="0ED1206F" w14:textId="77777777" w:rsidR="00CA59AF" w:rsidRDefault="00CA59AF" w:rsidP="00695488">
      <w:pPr>
        <w:autoSpaceDE w:val="0"/>
        <w:autoSpaceDN w:val="0"/>
        <w:adjustRightInd w:val="0"/>
        <w:spacing w:after="0"/>
        <w:rPr>
          <w:ins w:id="9055" w:author="Boisvert, Eric" w:date="2016-03-30T13:10:00Z"/>
        </w:rPr>
        <w:pPrChange w:id="9056" w:author="Boisvert, Eric" w:date="2016-03-30T13:04:00Z">
          <w:pPr>
            <w:pStyle w:val="OGCtableheader"/>
          </w:pPr>
        </w:pPrChange>
      </w:pPr>
    </w:p>
    <w:p w14:paraId="7B766EFC" w14:textId="77777777" w:rsidR="00CA59AF" w:rsidRPr="00C01850" w:rsidRDefault="00CA59AF" w:rsidP="00695488">
      <w:pPr>
        <w:autoSpaceDE w:val="0"/>
        <w:autoSpaceDN w:val="0"/>
        <w:adjustRightInd w:val="0"/>
        <w:spacing w:after="0"/>
        <w:rPr>
          <w:lang w:val="en-CA"/>
        </w:rPr>
        <w:pPrChange w:id="9057" w:author="Boisvert, Eric" w:date="2016-03-30T13:04:00Z">
          <w:pPr>
            <w:pStyle w:val="OGCtableheader"/>
          </w:pPr>
        </w:pPrChange>
      </w:pPr>
    </w:p>
    <w:p w14:paraId="332106BB" w14:textId="7FF9A421" w:rsidR="00C01850" w:rsidRDefault="00C01850" w:rsidP="00C01850">
      <w:pPr>
        <w:pStyle w:val="OGCtableheader"/>
        <w:rPr>
          <w:lang w:val="en-CA"/>
        </w:rPr>
      </w:pPr>
      <w:del w:id="9058"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0CBFC17C" w14:textId="77777777" w:rsidR="00AC23CF" w:rsidRDefault="00AC23CF" w:rsidP="006F2329">
      <w:pPr>
        <w:pStyle w:val="OGCtableheader"/>
        <w:rPr>
          <w:ins w:id="9059" w:author="Boisvert, Eric" w:date="2016-03-30T09:36:00Z"/>
          <w:lang w:val="en-CA"/>
        </w:rPr>
      </w:pPr>
    </w:p>
    <w:p w14:paraId="7B058887" w14:textId="3D5A5B83" w:rsidR="00F20F81" w:rsidRDefault="00AC23CF" w:rsidP="006F2329">
      <w:pPr>
        <w:pStyle w:val="OGCtableheader"/>
        <w:rPr>
          <w:ins w:id="9060" w:author="Boisvert, Eric" w:date="2016-03-30T09:36:00Z"/>
          <w:lang w:val="en-CA"/>
        </w:rPr>
      </w:pPr>
      <w:ins w:id="9061" w:author="Boisvert, Eric" w:date="2016-03-30T09:36:00Z">
        <w:r w:rsidRPr="00DE441D">
          <w:rPr>
            <w:lang w:val="en-CA"/>
          </w:rPr>
          <w:t xml:space="preserve">Folk (1968, 1974).  </w:t>
        </w:r>
      </w:ins>
    </w:p>
    <w:p w14:paraId="4E758017" w14:textId="77777777" w:rsidR="00AC23CF" w:rsidRDefault="00AC23CF"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ins w:id="9062" w:author="Boisvert, Eric" w:date="2016-03-30T07:57:00Z"/>
          <w:lang w:val="en-CA"/>
        </w:rPr>
      </w:pPr>
      <w:r w:rsidRPr="004A04F6">
        <w:rPr>
          <w:lang w:val="en-CA"/>
        </w:rPr>
        <w:t>geology. New York: Wiley</w:t>
      </w:r>
    </w:p>
    <w:p w14:paraId="0CA1AB50" w14:textId="77777777" w:rsidR="0057428A" w:rsidRDefault="0057428A" w:rsidP="004A04F6">
      <w:pPr>
        <w:pStyle w:val="OGCtableheader"/>
        <w:rPr>
          <w:ins w:id="9063" w:author="Boisvert, Eric" w:date="2016-03-30T07:57:00Z"/>
          <w:lang w:val="en-CA"/>
        </w:rPr>
      </w:pPr>
    </w:p>
    <w:p w14:paraId="3135E6EB" w14:textId="72D75265" w:rsidR="0057428A" w:rsidRDefault="0057428A" w:rsidP="004A04F6">
      <w:pPr>
        <w:pStyle w:val="OGCtableheader"/>
        <w:rPr>
          <w:ins w:id="9064" w:author="Boisvert, Eric" w:date="2016-03-29T09:20:00Z"/>
          <w:lang w:val="en-CA"/>
        </w:rPr>
      </w:pPr>
      <w:ins w:id="9065" w:author="Boisvert, Eric" w:date="2016-03-30T07:57:00Z">
        <w:r w:rsidRPr="0032727A">
          <w:t xml:space="preserve">Jackson, 1997; </w:t>
        </w:r>
      </w:ins>
      <w:ins w:id="9066" w:author="Boisvert, Eric" w:date="2016-03-30T07:58:00Z">
        <w:r>
          <w:t>(rounding sedimentary rock)</w:t>
        </w:r>
      </w:ins>
    </w:p>
    <w:p w14:paraId="70986CEF" w14:textId="77777777" w:rsidR="00CD5521" w:rsidRDefault="00CD5521" w:rsidP="00CD5521">
      <w:pPr>
        <w:pStyle w:val="OGCtableheader"/>
        <w:rPr>
          <w:ins w:id="9067" w:author="Boisvert, Eric" w:date="2016-03-29T09:20:00Z"/>
          <w:lang w:val="en-CA"/>
        </w:rPr>
      </w:pPr>
    </w:p>
    <w:p w14:paraId="2298041D" w14:textId="77777777" w:rsidR="00CD5521" w:rsidRDefault="00CD5521" w:rsidP="00CD5521">
      <w:pPr>
        <w:pStyle w:val="OGCtableheader"/>
        <w:rPr>
          <w:ins w:id="9068" w:author="Boisvert, Eric" w:date="2016-03-29T09:20:00Z"/>
          <w:lang w:val="en-CA"/>
        </w:rPr>
      </w:pPr>
      <w:ins w:id="9069" w:author="Boisvert, Eric" w:date="2016-03-29T09:20:00Z">
        <w:r w:rsidRPr="00D050CC">
          <w:rPr>
            <w:lang w:val="en-CA"/>
          </w:rPr>
          <w:t>J. van der Plicht, A. Hogg (2006). "A note on reporting radiocarbon". Quaternary Geochronology 1 (4): 237–240. doi:10.1016/j.quageo.2006.07.001.</w:t>
        </w:r>
      </w:ins>
    </w:p>
    <w:p w14:paraId="60E5F297" w14:textId="77777777" w:rsidR="00CD5521" w:rsidRDefault="00CD5521" w:rsidP="004A04F6">
      <w:pPr>
        <w:pStyle w:val="OGCtableheader"/>
        <w:rPr>
          <w:ins w:id="9070" w:author="Eric Boisvert" w:date="2016-03-28T16:56:00Z"/>
          <w:lang w:val="en-CA"/>
        </w:rPr>
      </w:pPr>
    </w:p>
    <w:p w14:paraId="438B0175" w14:textId="77777777" w:rsidR="003D7505" w:rsidRDefault="003D7505" w:rsidP="004A04F6">
      <w:pPr>
        <w:pStyle w:val="OGCtableheader"/>
        <w:rPr>
          <w:ins w:id="9071" w:author="Eric Boisvert" w:date="2016-03-28T16:56:00Z"/>
          <w:lang w:val="en-CA"/>
        </w:rPr>
      </w:pPr>
    </w:p>
    <w:p w14:paraId="46C3CD34" w14:textId="0FF589AB" w:rsidR="003D7505" w:rsidRDefault="003D7505" w:rsidP="003D7505">
      <w:pPr>
        <w:pStyle w:val="OGCtableheader"/>
        <w:rPr>
          <w:ins w:id="9072" w:author="Eric Boisvert" w:date="2016-03-28T16:58:00Z"/>
          <w:lang w:val="en-CA"/>
        </w:rPr>
      </w:pPr>
      <w:ins w:id="9073" w:author="Eric Boisvert" w:date="2016-03-28T16:56:00Z">
        <w:r>
          <w:rPr>
            <w:lang w:val="en-CA"/>
          </w:rPr>
          <w:t>NADM, 2004</w:t>
        </w:r>
      </w:ins>
      <w:ins w:id="9074" w:author="Eric Boisvert" w:date="2016-03-28T16:57:00Z">
        <w:r>
          <w:rPr>
            <w:lang w:val="en-CA"/>
          </w:rPr>
          <w:t xml:space="preserve">, NADM Conceptual Model 1.0, </w:t>
        </w:r>
        <w:r w:rsidRPr="003D7505">
          <w:rPr>
            <w:lang w:val="en-CA"/>
          </w:rPr>
          <w:t>A Conceptual Model for Geologic Map Information</w:t>
        </w:r>
        <w:r>
          <w:rPr>
            <w:lang w:val="en-CA"/>
          </w:rPr>
          <w:t xml:space="preserve">, co published as </w:t>
        </w:r>
        <w:r w:rsidRPr="003D7505">
          <w:rPr>
            <w:lang w:val="en-CA"/>
          </w:rPr>
          <w:t>U.S. Geological Survey</w:t>
        </w:r>
        <w:r>
          <w:rPr>
            <w:lang w:val="en-CA"/>
          </w:rPr>
          <w:t xml:space="preserve"> </w:t>
        </w:r>
        <w:r w:rsidRPr="003D7505">
          <w:rPr>
            <w:lang w:val="en-CA"/>
          </w:rPr>
          <w:t>Open-File Report 2004-1334</w:t>
        </w:r>
        <w:r>
          <w:rPr>
            <w:lang w:val="en-CA"/>
          </w:rPr>
          <w:t xml:space="preserve"> and</w:t>
        </w:r>
      </w:ins>
      <w:ins w:id="9075" w:author="Eric Boisvert" w:date="2016-03-28T16:58:00Z">
        <w:r w:rsidRPr="003D7505">
          <w:rPr>
            <w:lang w:val="en-CA"/>
          </w:rPr>
          <w:t xml:space="preserve"> Geological</w:t>
        </w:r>
        <w:r>
          <w:rPr>
            <w:lang w:val="en-CA"/>
          </w:rPr>
          <w:t xml:space="preserve"> </w:t>
        </w:r>
        <w:r w:rsidRPr="003D7505">
          <w:rPr>
            <w:lang w:val="en-CA"/>
          </w:rPr>
          <w:t>Survey of Canada Open File 4737</w:t>
        </w:r>
        <w:r>
          <w:rPr>
            <w:lang w:val="en-CA"/>
          </w:rPr>
          <w:t>. &lt;</w:t>
        </w:r>
        <w:r>
          <w:rPr>
            <w:lang w:val="en-CA"/>
          </w:rPr>
          <w:fldChar w:fldCharType="begin"/>
        </w:r>
        <w:r>
          <w:rPr>
            <w:lang w:val="en-CA"/>
          </w:rPr>
          <w:instrText xml:space="preserve"> HYPERLINK "</w:instrText>
        </w:r>
        <w:r w:rsidRPr="003D7505">
          <w:rPr>
            <w:lang w:val="en-CA"/>
          </w:rPr>
          <w:instrText>http://pubs.usgs.gov/of/2004/1334/2004-1334.pdf</w:instrText>
        </w:r>
        <w:r>
          <w:rPr>
            <w:lang w:val="en-CA"/>
          </w:rPr>
          <w:instrText xml:space="preserve">" </w:instrText>
        </w:r>
        <w:r>
          <w:rPr>
            <w:lang w:val="en-CA"/>
          </w:rPr>
          <w:fldChar w:fldCharType="separate"/>
        </w:r>
        <w:r w:rsidRPr="000637EB">
          <w:rPr>
            <w:rStyle w:val="Lienhypertexte"/>
            <w:lang w:val="en-CA"/>
          </w:rPr>
          <w:t>http://pubs.usgs.gov/of/2004/1334/2004-1334.pdf</w:t>
        </w:r>
        <w:r>
          <w:rPr>
            <w:lang w:val="en-CA"/>
          </w:rPr>
          <w:fldChar w:fldCharType="end"/>
        </w:r>
        <w:r>
          <w:rPr>
            <w:lang w:val="en-CA"/>
          </w:rPr>
          <w:t>&gt;</w:t>
        </w:r>
      </w:ins>
    </w:p>
    <w:p w14:paraId="59AF12E7" w14:textId="77777777" w:rsidR="003D7505" w:rsidRDefault="003D7505" w:rsidP="003D7505">
      <w:pPr>
        <w:pStyle w:val="OGCtableheader"/>
        <w:rPr>
          <w:ins w:id="9076" w:author="Eric Boisvert" w:date="2016-03-28T16:58:00Z"/>
          <w:lang w:val="en-CA"/>
        </w:rPr>
      </w:pPr>
    </w:p>
    <w:p w14:paraId="2E65C296" w14:textId="77777777" w:rsidR="003D7505" w:rsidDel="003D7505" w:rsidRDefault="003D7505" w:rsidP="003D7505">
      <w:pPr>
        <w:pStyle w:val="OGCtableheader"/>
        <w:rPr>
          <w:del w:id="9077" w:author="Eric Boisvert" w:date="2016-03-28T16:58:00Z"/>
          <w:lang w:val="en-CA"/>
        </w:rPr>
      </w:pP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9078" w:author="Eric Boisvert" w:date="2016-02-14T14:51:00Z"/>
          <w:lang w:val="en-CA"/>
        </w:rPr>
      </w:pPr>
      <w:r w:rsidRPr="004A04F6">
        <w:rPr>
          <w:lang w:val="en-CA"/>
        </w:rPr>
        <w:t>Passchier, C.W. &amp; Trouw, R.A.J., 1998: Microtectonics, Springer, ISBN 3-540-58713-6</w:t>
      </w:r>
    </w:p>
    <w:p w14:paraId="10E13516" w14:textId="7B738423" w:rsidR="00D050CC" w:rsidDel="00CD5521" w:rsidRDefault="00D050CC" w:rsidP="006F2329">
      <w:pPr>
        <w:pStyle w:val="OGCtableheader"/>
        <w:rPr>
          <w:ins w:id="9079" w:author="Eric Boisvert" w:date="2016-02-14T14:51:00Z"/>
          <w:del w:id="9080" w:author="Boisvert, Eric" w:date="2016-03-29T09:20:00Z"/>
          <w:lang w:val="en-CA"/>
        </w:rPr>
      </w:pPr>
    </w:p>
    <w:p w14:paraId="5152E6DD" w14:textId="0EE96092" w:rsidR="00D050CC" w:rsidDel="00CD5521" w:rsidRDefault="0057428A" w:rsidP="006F2329">
      <w:pPr>
        <w:pStyle w:val="OGCtableheader"/>
        <w:rPr>
          <w:del w:id="9081" w:author="Boisvert, Eric" w:date="2016-03-29T09:20:00Z"/>
          <w:lang w:val="en-CA"/>
        </w:rPr>
      </w:pPr>
      <w:ins w:id="9082" w:author="Boisvert, Eric" w:date="2016-03-30T07:56:00Z">
        <w:r w:rsidRPr="0032727A">
          <w:t>Sneed and Folk, 1958</w:t>
        </w:r>
      </w:ins>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9083" w:author="Eric Boisvert" w:date="2016-01-19T19:04:00Z"/>
          <w:lang w:val="en-CA"/>
        </w:rPr>
      </w:pPr>
    </w:p>
    <w:p w14:paraId="33459CDA" w14:textId="34872F77" w:rsidR="003968C9" w:rsidRDefault="003968C9" w:rsidP="006F2329">
      <w:pPr>
        <w:pStyle w:val="OGCtableheader"/>
        <w:rPr>
          <w:ins w:id="9084" w:author="Eric Boisvert" w:date="2016-01-19T19:05:00Z"/>
          <w:rFonts w:ascii="Times" w:hAnsi="Times"/>
          <w:color w:val="1F1E1F"/>
          <w:sz w:val="21"/>
          <w:szCs w:val="21"/>
        </w:rPr>
      </w:pPr>
      <w:ins w:id="9085" w:author="Eric Boisvert" w:date="2016-01-19T19:04:00Z">
        <w:r>
          <w:rPr>
            <w:rFonts w:ascii="Times" w:hAnsi="Times"/>
            <w:color w:val="1F1E1F"/>
            <w:sz w:val="21"/>
            <w:szCs w:val="21"/>
          </w:rPr>
          <w:t>TÚNYI, I, et al (2005) ,</w:t>
        </w:r>
      </w:ins>
      <w:ins w:id="9086"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Lienhypertexte"/>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9087"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9088" w:author="Eric Boisvert" w:date="2016-01-19T20:31:00Z"/>
          <w:lang w:val="en-CA"/>
        </w:rPr>
      </w:pPr>
    </w:p>
    <w:p w14:paraId="5F21EA29" w14:textId="4C8E7A8C" w:rsidR="00C01850" w:rsidRDefault="001111B0" w:rsidP="006F2329">
      <w:pPr>
        <w:pStyle w:val="OGCtableheader"/>
        <w:rPr>
          <w:ins w:id="9089" w:author="Boisvert, Eric" w:date="2016-03-30T07:56:00Z"/>
          <w:lang w:val="en-CA"/>
        </w:rPr>
      </w:pPr>
      <w:ins w:id="9090" w:author="Eric Boisvert" w:date="2016-01-19T20:31:00Z">
        <w:r>
          <w:rPr>
            <w:lang w:val="en-CA"/>
          </w:rPr>
          <w:t xml:space="preserve">Ventouras, S, </w:t>
        </w:r>
        <w:r w:rsidRPr="001111B0">
          <w:rPr>
            <w:lang w:val="en-CA"/>
          </w:rPr>
          <w:t>Lawrence, BN and Cox, Simon (2009) MOLES-v3 Information Model. In: EGU General Assembly Vienna 2010.</w:t>
        </w:r>
      </w:ins>
    </w:p>
    <w:p w14:paraId="07095F77" w14:textId="77777777" w:rsidR="0057428A" w:rsidRDefault="0057428A" w:rsidP="006F2329">
      <w:pPr>
        <w:pStyle w:val="OGCtableheader"/>
        <w:rPr>
          <w:ins w:id="9091" w:author="Boisvert, Eric" w:date="2016-03-30T07:56:00Z"/>
          <w:lang w:val="en-CA"/>
        </w:rPr>
      </w:pPr>
    </w:p>
    <w:p w14:paraId="48BCBDD0" w14:textId="79215C21" w:rsidR="0057428A" w:rsidRDefault="0057428A" w:rsidP="006F2329">
      <w:pPr>
        <w:pStyle w:val="OGCtableheader"/>
        <w:rPr>
          <w:ins w:id="9092" w:author="Boisvert, Eric" w:date="2016-03-30T13:31:00Z"/>
        </w:rPr>
      </w:pPr>
      <w:ins w:id="9093" w:author="Boisvert, Eric" w:date="2016-03-30T07:58:00Z">
        <w:r w:rsidRPr="0032727A">
          <w:t>Wadell, 1932</w:t>
        </w:r>
        <w:r>
          <w:t xml:space="preserve"> (rounding sedimentary rock)</w:t>
        </w:r>
      </w:ins>
    </w:p>
    <w:p w14:paraId="3EFFD9FE" w14:textId="77777777" w:rsidR="005D5B95" w:rsidRDefault="005D5B95" w:rsidP="006F2329">
      <w:pPr>
        <w:pStyle w:val="OGCtableheader"/>
        <w:rPr>
          <w:ins w:id="9094" w:author="Boisvert, Eric" w:date="2016-03-30T13:31:00Z"/>
        </w:rPr>
      </w:pPr>
    </w:p>
    <w:p w14:paraId="001A4034" w14:textId="3EAF8E90" w:rsidR="005D5B95" w:rsidRDefault="005D5B95" w:rsidP="006F2329">
      <w:pPr>
        <w:pStyle w:val="OGCtableheader"/>
        <w:rPr>
          <w:ins w:id="9095" w:author="Boisvert, Eric" w:date="2016-03-30T13:31:00Z"/>
        </w:rPr>
      </w:pPr>
      <w:ins w:id="9096" w:author="Boisvert, Eric" w:date="2016-03-30T13:31:00Z">
        <w:r w:rsidRPr="00B42641">
          <w:t xml:space="preserve">Walshe, </w:t>
        </w:r>
      </w:ins>
      <w:ins w:id="9097" w:author="Boisvert, Eric" w:date="2016-03-30T13:34:00Z">
        <w:r>
          <w:t xml:space="preserve">S.L. Gradstein, F.M. &amp; Ogg, J.G. 2004 06 15. </w:t>
        </w:r>
      </w:ins>
      <w:ins w:id="9098" w:author="Boisvert, Eric" w:date="2016-03-30T13:35:00Z">
        <w:r>
          <w:t xml:space="preserve">History, philosophy, and application of the Global Stratotype Section and Point (GSSP), Lethaia, Vol. 37, pp. 201-218. </w:t>
        </w:r>
      </w:ins>
      <w:ins w:id="9099" w:author="Boisvert, Eric" w:date="2016-03-30T13:36:00Z">
        <w:r>
          <w:t>Oslo, ISSN 0024-1164</w:t>
        </w:r>
      </w:ins>
    </w:p>
    <w:p w14:paraId="3150D701" w14:textId="77777777" w:rsidR="005D5B95" w:rsidRDefault="005D5B95" w:rsidP="006F2329">
      <w:pPr>
        <w:pStyle w:val="OGCtableheader"/>
        <w:rPr>
          <w:ins w:id="9100" w:author="Boisvert, Eric" w:date="2016-03-30T07:58:00Z"/>
        </w:rPr>
      </w:pPr>
    </w:p>
    <w:p w14:paraId="0DA012C1" w14:textId="0BCAAB7C" w:rsidR="0057428A" w:rsidRDefault="0057428A" w:rsidP="006F2329">
      <w:pPr>
        <w:pStyle w:val="OGCtableheader"/>
        <w:rPr>
          <w:ins w:id="9101" w:author="Eric Boisvert" w:date="2016-01-19T20:31:00Z"/>
          <w:lang w:val="en-CA"/>
        </w:rPr>
      </w:pPr>
      <w:ins w:id="9102" w:author="Boisvert, Eric" w:date="2016-03-30T07:56:00Z">
        <w:r w:rsidRPr="0032727A">
          <w:t>Zingg, 1935</w:t>
        </w:r>
      </w:ins>
    </w:p>
    <w:p w14:paraId="3081DE68" w14:textId="77777777" w:rsidR="001111B0" w:rsidRDefault="001111B0" w:rsidP="006F2329">
      <w:pPr>
        <w:pStyle w:val="OGCtableheader"/>
        <w:rPr>
          <w:ins w:id="9103" w:author="Eric Boisvert" w:date="2016-01-19T20:30:00Z"/>
          <w:lang w:val="en-CA"/>
        </w:rPr>
      </w:pPr>
    </w:p>
    <w:p w14:paraId="4106A3C1" w14:textId="4F955F9D" w:rsidR="001111B0" w:rsidRDefault="001111B0" w:rsidP="006F2329">
      <w:pPr>
        <w:pStyle w:val="OGCtableheader"/>
        <w:rPr>
          <w:lang w:val="en-CA"/>
        </w:rPr>
      </w:pPr>
      <w:ins w:id="9104"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45" w:history="1">
        <w:r w:rsidR="00E32A61" w:rsidRPr="00FA4003">
          <w:rPr>
            <w:rStyle w:val="Lienhypertexte"/>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4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7" w:author="Eric Boisvert" w:date="2016-03-30T13:50:00Z" w:initials="EB/L">
    <w:p w14:paraId="6655E12C" w14:textId="77777777" w:rsidR="004D2792" w:rsidRDefault="004D2792">
      <w:pPr>
        <w:pStyle w:val="Commentaire"/>
      </w:pPr>
      <w:r>
        <w:rPr>
          <w:rStyle w:val="Marquedecommentaire"/>
        </w:rPr>
        <w:annotationRef/>
      </w:r>
      <w:r>
        <w:t>More ?  What would be the rule for inclusion in this list ? I think submitting organisations must be OGC members</w:t>
      </w:r>
    </w:p>
  </w:comment>
  <w:comment w:id="559" w:author="Eric Boisvert" w:date="2016-03-30T13:50:00Z" w:initials="EB/L">
    <w:p w14:paraId="07AC35A5" w14:textId="77777777" w:rsidR="004D2792" w:rsidRDefault="004D2792">
      <w:pPr>
        <w:pStyle w:val="Commentaire"/>
      </w:pPr>
      <w:r>
        <w:rPr>
          <w:rStyle w:val="Marquedecommentaire"/>
        </w:rPr>
        <w:annotationRef/>
      </w:r>
      <w:r>
        <w:t>More. Must check the OGC affiliation rule</w:t>
      </w:r>
    </w:p>
  </w:comment>
  <w:comment w:id="598" w:author="Eric Boisvert" w:date="2016-03-30T13:50:00Z" w:initials="EB/L">
    <w:p w14:paraId="1192DEFF" w14:textId="777B092A" w:rsidR="004D2792" w:rsidRDefault="004D2792">
      <w:pPr>
        <w:pStyle w:val="Commentaire"/>
      </w:pPr>
      <w:r>
        <w:rPr>
          <w:rStyle w:val="Marquedecommentaire"/>
        </w:rPr>
        <w:annotationRef/>
      </w:r>
      <w:r>
        <w:t>Right.. this is not an interface standard, therefore this section is irrelevant.</w:t>
      </w:r>
    </w:p>
  </w:comment>
  <w:comment w:id="602" w:author="Ollie Raymond" w:date="2016-03-30T13:50:00Z" w:initials="OLR">
    <w:p w14:paraId="44D37F8B" w14:textId="7B01D289" w:rsidR="004D2792" w:rsidRDefault="004D2792">
      <w:pPr>
        <w:pStyle w:val="Commentaire"/>
      </w:pPr>
      <w:r>
        <w:rPr>
          <w:rStyle w:val="Marquedecommentaire"/>
        </w:rPr>
        <w:annotationRef/>
      </w:r>
      <w:r>
        <w:t xml:space="preserve"> Sould this be Annex “A”? - Ollie</w:t>
      </w:r>
    </w:p>
  </w:comment>
  <w:comment w:id="607" w:author="Ollie Raymond" w:date="2016-03-30T13:50:00Z" w:initials="OLR">
    <w:p w14:paraId="733BBD75" w14:textId="07AFB6BB" w:rsidR="004D2792" w:rsidRDefault="004D2792">
      <w:pPr>
        <w:pStyle w:val="Commentaire"/>
      </w:pPr>
      <w:r>
        <w:rPr>
          <w:rStyle w:val="Marquedecommentaire"/>
        </w:rPr>
        <w:annotationRef/>
      </w:r>
      <w:r>
        <w:t>We only have 2 targets in this spec - the logical model and XML implementation (see secion 5 page 17), so we don’t need these extra Annexes in this document? - Ollie</w:t>
      </w:r>
    </w:p>
  </w:comment>
  <w:comment w:id="617" w:author="Ollie Raymond" w:date="2016-03-30T13:50:00Z" w:initials="OLR">
    <w:p w14:paraId="431A36BA" w14:textId="1AE8453C" w:rsidR="004D2792" w:rsidRDefault="004D2792">
      <w:pPr>
        <w:pStyle w:val="Commentaire"/>
      </w:pPr>
      <w:r>
        <w:rPr>
          <w:rStyle w:val="Marquedecommentaire"/>
        </w:rPr>
        <w:annotationRef/>
      </w:r>
      <w:r>
        <w:t>“Coverage” and “19123” are not used elsewhere in the document.  Delete?</w:t>
      </w:r>
    </w:p>
    <w:p w14:paraId="645A8857" w14:textId="77777777" w:rsidR="004D2792" w:rsidRDefault="004D2792">
      <w:pPr>
        <w:pStyle w:val="Commentaire"/>
      </w:pPr>
    </w:p>
    <w:p w14:paraId="002D690C" w14:textId="2EDA274D" w:rsidR="004D2792" w:rsidRDefault="004D2792">
      <w:pPr>
        <w:pStyle w:val="Commentaire"/>
      </w:pPr>
      <w:r>
        <w:t>Yes EB, I copy pasted from another spec</w:t>
      </w:r>
    </w:p>
  </w:comment>
  <w:comment w:id="648" w:author="Ollie Raymond" w:date="2016-03-30T13:50:00Z" w:initials="OLR">
    <w:p w14:paraId="56A25665" w14:textId="0B1E2522" w:rsidR="004D2792" w:rsidRDefault="004D2792">
      <w:pPr>
        <w:pStyle w:val="Commentaire"/>
      </w:pPr>
      <w:r>
        <w:rPr>
          <w:rStyle w:val="Marquedecommentaire"/>
        </w:rPr>
        <w:annotationRef/>
      </w:r>
      <w:r>
        <w:t>“Coverage” is not used elsewhere in the document.  Delete?</w:t>
      </w:r>
    </w:p>
  </w:comment>
  <w:comment w:id="722" w:author="Steve Richard" w:date="2016-03-30T13:50:00Z" w:initials="SR">
    <w:p w14:paraId="2928802D" w14:textId="787153E3" w:rsidR="004D2792" w:rsidRDefault="004D2792">
      <w:pPr>
        <w:pStyle w:val="Commentaire"/>
      </w:pPr>
      <w:r>
        <w:rPr>
          <w:rStyle w:val="Marquedecommentair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934" w:author="Ollie Raymond" w:date="2016-03-30T13:50:00Z" w:initials="OLR">
    <w:p w14:paraId="37598CCB" w14:textId="62514D93" w:rsidR="004D2792" w:rsidRDefault="004D2792">
      <w:pPr>
        <w:pStyle w:val="Commentaire"/>
      </w:pPr>
      <w:r>
        <w:rPr>
          <w:rStyle w:val="Marquedecommentaire"/>
        </w:rPr>
        <w:annotationRef/>
      </w:r>
      <w:r>
        <w:t>Not sure of the exact intention is here. Need to find out exactly</w:t>
      </w:r>
    </w:p>
  </w:comment>
  <w:comment w:id="1131" w:author="Ollie Raymond" w:date="2016-03-30T13:50:00Z" w:initials="OLR">
    <w:p w14:paraId="315EC1C2" w14:textId="66195E4F" w:rsidR="004D2792" w:rsidRDefault="004D2792">
      <w:pPr>
        <w:pStyle w:val="Commentaire"/>
      </w:pPr>
      <w:r>
        <w:rPr>
          <w:rStyle w:val="Marquedecommentaire"/>
        </w:rPr>
        <w:annotationRef/>
      </w:r>
      <w:r>
        <w:t>Latest advice from S.Cox is that this statement in 19109:2015 is in error and should be changed. I suggest that we delete this paragraph.</w:t>
      </w:r>
    </w:p>
  </w:comment>
  <w:comment w:id="1150" w:author="Eric Boisvert" w:date="2016-03-30T13:50:00Z" w:initials="EB/L">
    <w:p w14:paraId="72D76448" w14:textId="0D6009B0" w:rsidR="004D2792" w:rsidRDefault="004D2792">
      <w:pPr>
        <w:pStyle w:val="Commentaire"/>
      </w:pPr>
      <w:r>
        <w:rPr>
          <w:rStyle w:val="Marquedecommentaire"/>
        </w:rPr>
        <w:annotationRef/>
      </w:r>
      <w:r>
        <w:t>Which ones ?</w:t>
      </w:r>
    </w:p>
  </w:comment>
  <w:comment w:id="1177" w:author="Eric Boisvert" w:date="2016-03-30T13:50:00Z" w:initials="EB/L">
    <w:p w14:paraId="11C9FC8B" w14:textId="2D3E112B" w:rsidR="004D2792" w:rsidRDefault="004D2792">
      <w:pPr>
        <w:pStyle w:val="Commentaire"/>
      </w:pPr>
      <w:r>
        <w:rPr>
          <w:rStyle w:val="Marquedecommentaire"/>
        </w:rPr>
        <w:annotationRef/>
      </w:r>
      <w:r>
        <w:t>Adapt to GeoSciML. Done (Ollie).</w:t>
      </w:r>
    </w:p>
  </w:comment>
  <w:comment w:id="1351" w:author="Eric Boisvert" w:date="2016-03-30T13:50:00Z" w:initials="EB/L">
    <w:p w14:paraId="4A0AAB76" w14:textId="1C97EBE4" w:rsidR="004D2792" w:rsidRDefault="004D2792">
      <w:pPr>
        <w:pStyle w:val="Commentaire"/>
      </w:pPr>
      <w:r>
        <w:rPr>
          <w:rStyle w:val="Marquedecommentaire"/>
        </w:rPr>
        <w:annotationRef/>
      </w:r>
      <w:r>
        <w:t>Will likely be removed</w:t>
      </w:r>
    </w:p>
  </w:comment>
  <w:comment w:id="1353" w:author="Ollie Raymond" w:date="2016-03-30T13:50:00Z" w:initials="OLR">
    <w:p w14:paraId="4256DDAD" w14:textId="5AE07FF4" w:rsidR="004D2792" w:rsidRDefault="004D2792">
      <w:pPr>
        <w:pStyle w:val="Commentaire"/>
      </w:pPr>
      <w:r>
        <w:rPr>
          <w:rStyle w:val="Marquedecommentaire"/>
        </w:rPr>
        <w:annotationRef/>
      </w:r>
      <w:r>
        <w:t>What is meant to go in here?</w:t>
      </w:r>
    </w:p>
    <w:p w14:paraId="1B482C4A" w14:textId="77777777" w:rsidR="004D2792" w:rsidRDefault="004D2792">
      <w:pPr>
        <w:pStyle w:val="Commentaire"/>
      </w:pPr>
    </w:p>
    <w:p w14:paraId="3AD7E06F" w14:textId="58ED01F5" w:rsidR="004D2792" w:rsidRDefault="004D2792">
      <w:pPr>
        <w:pStyle w:val="Commentaire"/>
      </w:pPr>
      <w:r>
        <w:t>EB: I could not find a spec that actually use this section..</w:t>
      </w:r>
    </w:p>
  </w:comment>
  <w:comment w:id="1563" w:author="Eric Boisvert" w:date="2016-03-30T13:50:00Z" w:initials="EB/L">
    <w:p w14:paraId="0CEA0AD6" w14:textId="77777777" w:rsidR="004D2792" w:rsidRDefault="004D2792">
      <w:pPr>
        <w:pStyle w:val="Commentaire"/>
      </w:pPr>
      <w:r>
        <w:rPr>
          <w:rStyle w:val="Marquedecommentaire"/>
        </w:rPr>
        <w:annotationRef/>
      </w:r>
      <w:r>
        <w:t>My pet peeves</w:t>
      </w:r>
    </w:p>
  </w:comment>
  <w:comment w:id="1576" w:author="Eric Boisvert" w:date="2016-03-30T13:50:00Z" w:initials="EB/L">
    <w:p w14:paraId="09AE58E9" w14:textId="77777777" w:rsidR="004D2792" w:rsidRDefault="004D2792">
      <w:pPr>
        <w:pStyle w:val="Commentaire"/>
      </w:pPr>
      <w:r>
        <w:rPr>
          <w:rStyle w:val="Marquedecommentaire"/>
        </w:rPr>
        <w:annotationRef/>
      </w:r>
      <w:r>
        <w:t>We don’t have a clear way to report this, unless we allow a nillable property to have both a nil and a content (the Organism class) nilReason = absent</w:t>
      </w:r>
    </w:p>
  </w:comment>
  <w:comment w:id="1566" w:author="Eric Boisvert" w:date="2016-03-30T13:50:00Z" w:initials="EB/L">
    <w:p w14:paraId="0E9B0D43" w14:textId="025D0DD1" w:rsidR="004D2792" w:rsidRDefault="004D2792">
      <w:pPr>
        <w:pStyle w:val="Commentaire"/>
      </w:pPr>
      <w:r>
        <w:rPr>
          <w:rStyle w:val="Marquedecommentaire"/>
        </w:rPr>
        <w:annotationRef/>
      </w:r>
      <w:r>
        <w:t>Standing issue.. remove</w:t>
      </w:r>
    </w:p>
  </w:comment>
  <w:comment w:id="1591" w:author="Eric Boisvert" w:date="2016-03-30T13:50:00Z" w:initials="EB/L">
    <w:p w14:paraId="009599B9" w14:textId="77777777" w:rsidR="004D2792" w:rsidRDefault="004D2792">
      <w:pPr>
        <w:pStyle w:val="Commentaire"/>
      </w:pPr>
      <w:r>
        <w:rPr>
          <w:rStyle w:val="Marquedecommentaire"/>
        </w:rPr>
        <w:annotationRef/>
      </w:r>
      <w:r>
        <w:t>The way to do this in GeoSciML is to have ConstituentPart/proportion = 0</w:t>
      </w:r>
    </w:p>
  </w:comment>
  <w:comment w:id="1610" w:author="Eric Boisvert" w:date="2016-03-30T13:50:00Z" w:initials="EB/L">
    <w:p w14:paraId="235D7807" w14:textId="487EBE5E" w:rsidR="004D2792" w:rsidRDefault="004D2792">
      <w:pPr>
        <w:pStyle w:val="Commentaire"/>
      </w:pPr>
      <w:r>
        <w:rPr>
          <w:rStyle w:val="Marquedecommentaire"/>
        </w:rPr>
        <w:annotationRef/>
      </w:r>
      <w:r>
        <w:t>Harmoniser les tableaux</w:t>
      </w:r>
    </w:p>
  </w:comment>
  <w:comment w:id="1627" w:author="Eric Boisvert" w:date="2016-03-30T13:50:00Z" w:initials="EB/L">
    <w:p w14:paraId="285ACA1A" w14:textId="050EE93A" w:rsidR="004D2792" w:rsidRDefault="004D2792">
      <w:pPr>
        <w:pStyle w:val="Commentaire"/>
      </w:pPr>
      <w:r>
        <w:rPr>
          <w:rStyle w:val="Marquedecommentaire"/>
        </w:rPr>
        <w:annotationRef/>
      </w:r>
      <w:r>
        <w:t>Move to own requirements class</w:t>
      </w:r>
    </w:p>
  </w:comment>
  <w:comment w:id="1628" w:author="Eric Boisvert" w:date="2016-03-30T13:50:00Z" w:initials="EB/L">
    <w:p w14:paraId="20D344E6" w14:textId="4DC741AF" w:rsidR="004D2792" w:rsidRDefault="004D2792">
      <w:pPr>
        <w:pStyle w:val="Commentaire"/>
      </w:pPr>
      <w:r>
        <w:rPr>
          <w:rStyle w:val="Marquedecommentaire"/>
        </w:rPr>
        <w:annotationRef/>
      </w:r>
      <w:r>
        <w:t>Double check for the right name</w:t>
      </w:r>
    </w:p>
  </w:comment>
  <w:comment w:id="1840" w:author="Eric Boisvert" w:date="2016-03-30T13:50:00Z" w:initials="EB/L">
    <w:p w14:paraId="543EE89F" w14:textId="14D31BC3" w:rsidR="004D2792" w:rsidRDefault="004D2792">
      <w:pPr>
        <w:pStyle w:val="Commentaire"/>
      </w:pPr>
      <w:r>
        <w:rPr>
          <w:rStyle w:val="Marquedecommentaire"/>
        </w:rPr>
        <w:annotationRef/>
      </w:r>
      <w:r>
        <w:t>The following two clauses should probably be in their own profile</w:t>
      </w:r>
    </w:p>
  </w:comment>
  <w:comment w:id="1848" w:author="Eric Boisvert" w:date="2016-03-30T13:50:00Z" w:initials="EB/L">
    <w:p w14:paraId="61064CC3" w14:textId="0B759CA5" w:rsidR="004D2792" w:rsidRDefault="004D2792">
      <w:pPr>
        <w:pStyle w:val="Commentaire"/>
      </w:pPr>
      <w:r>
        <w:rPr>
          <w:rStyle w:val="Marquedecommentaire"/>
        </w:rPr>
        <w:annotationRef/>
      </w:r>
      <w:r>
        <w:t>Move to LOD requirements class</w:t>
      </w:r>
    </w:p>
  </w:comment>
  <w:comment w:id="1878" w:author="Eric Boisvert" w:date="2016-03-30T13:50:00Z" w:initials="EB/L">
    <w:p w14:paraId="1FAED83F" w14:textId="02425D3D" w:rsidR="004D2792" w:rsidRDefault="004D2792">
      <w:pPr>
        <w:pStyle w:val="Commentaire"/>
      </w:pPr>
      <w:r>
        <w:rPr>
          <w:rStyle w:val="Marquedecommentaire"/>
        </w:rPr>
        <w:annotationRef/>
      </w:r>
      <w:r>
        <w:t xml:space="preserve">Should it be a requirement that URI point to an XML representation ?  WFS has this requirement (GML mandatory), but some groups try to have this rule removed. </w:t>
      </w:r>
    </w:p>
  </w:comment>
  <w:comment w:id="1891" w:author="Eric Boisvert" w:date="2016-03-30T13:50:00Z" w:initials="EB/L">
    <w:p w14:paraId="54872106" w14:textId="6452D0FA" w:rsidR="004D2792" w:rsidRDefault="004D2792">
      <w:pPr>
        <w:pStyle w:val="Commentaire"/>
      </w:pPr>
      <w:r>
        <w:rPr>
          <w:rStyle w:val="Marquedecommentaire"/>
        </w:rPr>
        <w:annotationRef/>
      </w:r>
      <w:r>
        <w:t xml:space="preserve">Intro text essentially stolen from 7.1 cookbook </w:t>
      </w:r>
      <w:r w:rsidRPr="00762332">
        <w:t>http://www.onegeology.org/wmscookbook/7_1.html</w:t>
      </w:r>
    </w:p>
  </w:comment>
  <w:comment w:id="1941" w:author="Eric Boisvert" w:date="2016-03-30T13:50:00Z" w:initials="EB/L">
    <w:p w14:paraId="23F0E68C" w14:textId="6FA28754" w:rsidR="004D2792" w:rsidRDefault="004D2792">
      <w:pPr>
        <w:pStyle w:val="Commentaire"/>
      </w:pPr>
      <w:r>
        <w:rPr>
          <w:rStyle w:val="Marquedecommentaire"/>
        </w:rPr>
        <w:annotationRef/>
      </w:r>
      <w:r>
        <w:t>I don’t understand what this means (from scope notes)</w:t>
      </w:r>
    </w:p>
  </w:comment>
  <w:comment w:id="2060" w:author="Eric Boisvert" w:date="2016-03-30T13:50:00Z" w:initials="EB/L">
    <w:p w14:paraId="6D70419C" w14:textId="51DEC8C7" w:rsidR="004D2792" w:rsidRDefault="004D2792">
      <w:pPr>
        <w:pStyle w:val="Commentaire"/>
      </w:pPr>
      <w:r>
        <w:rPr>
          <w:rStyle w:val="Marquedecommentaire"/>
        </w:rPr>
        <w:annotationRef/>
      </w:r>
      <w:r>
        <w:t xml:space="preserve">Check, eg. </w:t>
      </w:r>
    </w:p>
  </w:comment>
  <w:comment w:id="2064" w:author="Eric Boisvert" w:date="2016-03-30T13:50:00Z" w:initials="EB/L">
    <w:p w14:paraId="7ED5E424" w14:textId="2BED472C" w:rsidR="004D2792" w:rsidRDefault="004D2792">
      <w:pPr>
        <w:pStyle w:val="Commentaire"/>
      </w:pPr>
      <w:r>
        <w:rPr>
          <w:rStyle w:val="Marquedecommentaire"/>
        </w:rPr>
        <w:annotationRef/>
      </w:r>
      <w:r>
        <w:t>Why having a URI in there if it’s not resolvable ? because some vocabulary terms are defined as URI even though they are not resolvable ?</w:t>
      </w:r>
    </w:p>
  </w:comment>
  <w:comment w:id="2105" w:author="Eric Boisvert" w:date="2016-03-30T13:50:00Z" w:initials="EB/L">
    <w:p w14:paraId="65E74C2D" w14:textId="77777777" w:rsidR="004D2792" w:rsidRDefault="004D2792" w:rsidP="00D96958">
      <w:pPr>
        <w:pStyle w:val="Commentaire"/>
      </w:pPr>
      <w:r>
        <w:rPr>
          <w:rStyle w:val="Marquedecommentaire"/>
        </w:rPr>
        <w:annotationRef/>
      </w:r>
      <w:r>
        <w:t xml:space="preserve">Check, eg. </w:t>
      </w:r>
    </w:p>
  </w:comment>
  <w:comment w:id="2111" w:author="Eric Boisvert" w:date="2016-03-30T13:50:00Z" w:initials="EB/L">
    <w:p w14:paraId="1AAB0499" w14:textId="77777777" w:rsidR="004D2792" w:rsidRDefault="004D2792" w:rsidP="00176E9E">
      <w:pPr>
        <w:pStyle w:val="Commentaire"/>
      </w:pPr>
      <w:r>
        <w:rPr>
          <w:rStyle w:val="Marquedecommentaire"/>
        </w:rPr>
        <w:annotationRef/>
      </w:r>
      <w:r>
        <w:t>Is there a PK constrain ?  ie, does this force a mappedfeature made of several polygons to be a multipolygon</w:t>
      </w:r>
    </w:p>
  </w:comment>
  <w:comment w:id="2168" w:author="Eric Boisvert" w:date="2016-03-30T13:50:00Z" w:initials="EB/L">
    <w:p w14:paraId="2DDC24B9" w14:textId="77777777" w:rsidR="004D2792" w:rsidRDefault="004D2792" w:rsidP="00176E9E">
      <w:pPr>
        <w:pStyle w:val="Commentaire"/>
      </w:pPr>
      <w:r>
        <w:rPr>
          <w:rStyle w:val="Marquedecommentaire"/>
        </w:rPr>
        <w:annotationRef/>
      </w:r>
      <w:r>
        <w:t>Is this correct.  This is a characterString and it seems to imply it expect a numerical value.  Or does this simply means it expects a text describing the accuracy that comprises numerical values ?</w:t>
      </w:r>
    </w:p>
  </w:comment>
  <w:comment w:id="2191" w:author="Eric Boisvert" w:date="2016-03-30T13:50:00Z" w:initials="EB/L">
    <w:p w14:paraId="71798E18" w14:textId="48F7898B" w:rsidR="004D2792" w:rsidRDefault="004D2792" w:rsidP="00176E9E">
      <w:pPr>
        <w:pStyle w:val="Commentaire"/>
      </w:pPr>
      <w:r>
        <w:rPr>
          <w:rStyle w:val="Marquedecommentaire"/>
        </w:rPr>
        <w:annotationRef/>
      </w:r>
      <w:r>
        <w:t>This is a shortcut or a replacement of getting the full MappedFeature and then resolve the specification association</w:t>
      </w:r>
    </w:p>
  </w:comment>
  <w:comment w:id="2222" w:author="Eric Boisvert" w:date="2016-03-30T13:50:00Z" w:initials="EB/L">
    <w:p w14:paraId="021DDEA1" w14:textId="77777777" w:rsidR="004D2792" w:rsidRDefault="004D2792" w:rsidP="00D96958">
      <w:pPr>
        <w:pStyle w:val="Commentaire"/>
      </w:pPr>
      <w:r>
        <w:rPr>
          <w:rStyle w:val="Marquedecommentaire"/>
        </w:rPr>
        <w:annotationRef/>
      </w:r>
      <w:r>
        <w:t xml:space="preserve">Check, eg. </w:t>
      </w:r>
    </w:p>
  </w:comment>
  <w:comment w:id="2221" w:author="Ollie Raymond" w:date="2016-03-30T13:50:00Z" w:initials="OLR">
    <w:p w14:paraId="5F95FA50" w14:textId="77777777" w:rsidR="004D2792" w:rsidRDefault="004D2792"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4D2792" w:rsidRDefault="004D2792">
      <w:pPr>
        <w:pStyle w:val="Commentaire"/>
      </w:pPr>
    </w:p>
  </w:comment>
  <w:comment w:id="2227" w:author="Eric Boisvert" w:date="2016-03-30T13:50:00Z" w:initials="EB/L">
    <w:p w14:paraId="5B647355" w14:textId="7881E39E" w:rsidR="004D2792" w:rsidRDefault="004D2792">
      <w:pPr>
        <w:pStyle w:val="Commentaire"/>
      </w:pPr>
      <w:r>
        <w:rPr>
          <w:rStyle w:val="Marquedecommentaire"/>
        </w:rPr>
        <w:annotationRef/>
      </w:r>
      <w:r>
        <w:t>SHOULD are not mandatory and don’t have compliance teste associated to them.</w:t>
      </w:r>
    </w:p>
  </w:comment>
  <w:comment w:id="2226" w:author="Ollie Raymond" w:date="2016-03-30T13:50:00Z" w:initials="OLR">
    <w:p w14:paraId="2AF7AF0C" w14:textId="1567801F" w:rsidR="004D2792" w:rsidRDefault="004D2792">
      <w:pPr>
        <w:pStyle w:val="Commentaire"/>
      </w:pPr>
      <w:r>
        <w:rPr>
          <w:rStyle w:val="Marquedecommentaire"/>
        </w:rPr>
        <w:annotationRef/>
      </w:r>
      <w:r>
        <w:t>We cannot expect that Portrayal data providers also provide a complex GeoSciML WFS. The  point of having an portrayal schema is so entry-level data providers don’t have to provide a complex WFS.</w:t>
      </w:r>
    </w:p>
  </w:comment>
  <w:comment w:id="2312" w:author="Eric Boisvert" w:date="2016-03-30T13:50:00Z" w:initials="EB/L">
    <w:p w14:paraId="5396C471" w14:textId="77777777" w:rsidR="004D2792" w:rsidRDefault="004D2792" w:rsidP="00BE718C">
      <w:pPr>
        <w:pStyle w:val="Commentaire"/>
      </w:pPr>
      <w:r>
        <w:rPr>
          <w:rStyle w:val="Marquedecommentaire"/>
        </w:rPr>
        <w:annotationRef/>
      </w:r>
      <w:r>
        <w:t>Resolve implies URI – doesn’t it ?</w:t>
      </w:r>
    </w:p>
  </w:comment>
  <w:comment w:id="2397" w:author="Eric Boisvert" w:date="2016-03-30T13:50:00Z" w:initials="EB/L">
    <w:p w14:paraId="52CEAD5D" w14:textId="77777777" w:rsidR="004D2792" w:rsidRDefault="004D2792" w:rsidP="00D96958">
      <w:pPr>
        <w:pStyle w:val="Commentaire"/>
      </w:pPr>
      <w:r>
        <w:rPr>
          <w:rStyle w:val="Marquedecommentaire"/>
        </w:rPr>
        <w:annotationRef/>
      </w:r>
      <w:r>
        <w:t xml:space="preserve">Check, eg. </w:t>
      </w:r>
    </w:p>
  </w:comment>
  <w:comment w:id="2466" w:author="Eric Boisvert" w:date="2016-03-30T13:50:00Z" w:initials="EB/L">
    <w:p w14:paraId="1AA086B4" w14:textId="77777777" w:rsidR="004D2792" w:rsidRDefault="004D2792" w:rsidP="00D96958">
      <w:pPr>
        <w:pStyle w:val="Commentaire"/>
      </w:pPr>
      <w:r>
        <w:rPr>
          <w:rStyle w:val="Marquedecommentaire"/>
        </w:rPr>
        <w:annotationRef/>
      </w:r>
      <w:r>
        <w:t xml:space="preserve">Check, eg. </w:t>
      </w:r>
    </w:p>
  </w:comment>
  <w:comment w:id="2561" w:author="Eric Boisvert" w:date="2016-03-30T13:50:00Z" w:initials="EB/L">
    <w:p w14:paraId="58D17B83" w14:textId="77777777" w:rsidR="004D2792" w:rsidRDefault="004D2792" w:rsidP="00DF2985">
      <w:pPr>
        <w:pStyle w:val="Commentaire"/>
      </w:pPr>
      <w:r>
        <w:rPr>
          <w:rStyle w:val="Marquedecommentaire"/>
        </w:rPr>
        <w:annotationRef/>
      </w:r>
      <w:r>
        <w:t xml:space="preserve">Check, eg. </w:t>
      </w:r>
    </w:p>
  </w:comment>
  <w:comment w:id="2695" w:author="Eric Boisvert" w:date="2016-03-30T13:50:00Z" w:initials="EB/L">
    <w:p w14:paraId="3F27E355" w14:textId="77777777" w:rsidR="004D2792" w:rsidRDefault="004D2792" w:rsidP="002E6F45">
      <w:pPr>
        <w:pStyle w:val="Commentaire"/>
      </w:pPr>
      <w:r>
        <w:rPr>
          <w:rStyle w:val="Marquedecommentaire"/>
        </w:rPr>
        <w:annotationRef/>
      </w:r>
      <w:r>
        <w:t xml:space="preserve">Check, eg. </w:t>
      </w:r>
    </w:p>
  </w:comment>
  <w:comment w:id="2830" w:author="Eric Boisvert" w:date="2016-03-30T13:50:00Z" w:initials="EB/L">
    <w:p w14:paraId="3916DEFC" w14:textId="77777777" w:rsidR="004D2792" w:rsidRDefault="004D2792" w:rsidP="00006FB0">
      <w:pPr>
        <w:pStyle w:val="Commentaire"/>
      </w:pPr>
      <w:r>
        <w:rPr>
          <w:rStyle w:val="Marquedecommentaire"/>
        </w:rPr>
        <w:annotationRef/>
      </w:r>
      <w:r>
        <w:t xml:space="preserve">Check, eg. </w:t>
      </w:r>
    </w:p>
  </w:comment>
  <w:comment w:id="2831" w:author="Eric Boisvert" w:date="2016-03-30T13:50:00Z" w:initials="EB/L">
    <w:p w14:paraId="246F852D" w14:textId="77777777" w:rsidR="004D2792" w:rsidRDefault="004D2792" w:rsidP="00637CC9">
      <w:pPr>
        <w:pStyle w:val="Commentaire"/>
      </w:pPr>
      <w:r>
        <w:rPr>
          <w:rStyle w:val="Marquedecommentaire"/>
        </w:rPr>
        <w:annotationRef/>
      </w:r>
      <w:r>
        <w:t>Change in UML scope notes and remove observation_URI</w:t>
      </w:r>
    </w:p>
  </w:comment>
  <w:comment w:id="2865" w:author="Eric Boisvert" w:date="2016-03-30T13:50:00Z" w:initials="EB/L">
    <w:p w14:paraId="1361859C" w14:textId="0AA10B9F" w:rsidR="004D2792" w:rsidRDefault="004D2792">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934" w:author="Eric Boisvert" w:date="2016-03-30T13:50:00Z" w:initials="EB/L">
    <w:p w14:paraId="084DAD59" w14:textId="3EBA890B" w:rsidR="004D2792" w:rsidRDefault="004D2792">
      <w:pPr>
        <w:pStyle w:val="Commentaire"/>
      </w:pPr>
      <w:r>
        <w:rPr>
          <w:rStyle w:val="Marquedecommentaire"/>
        </w:rPr>
        <w:annotationRef/>
      </w:r>
      <w:r>
        <w:t>Rephrase important use case = INSPIRE</w:t>
      </w:r>
    </w:p>
  </w:comment>
  <w:comment w:id="2940" w:author="Boisvert, Eric" w:date="2016-03-30T13:50:00Z" w:initials="BE">
    <w:p w14:paraId="13C9C105" w14:textId="1D2D8D7F" w:rsidR="004D2792" w:rsidRDefault="004D2792">
      <w:pPr>
        <w:pStyle w:val="Commentaire"/>
      </w:pPr>
      <w:r>
        <w:rPr>
          <w:rStyle w:val="Marquedecommentaire"/>
        </w:rPr>
        <w:annotationRef/>
      </w:r>
      <w:r>
        <w:t>Isn’t it a dependency of 19136 to start with ?</w:t>
      </w:r>
    </w:p>
  </w:comment>
  <w:comment w:id="2941" w:author="Boisvert, Eric" w:date="2016-03-30T13:50:00Z" w:initials="BE">
    <w:p w14:paraId="7AF7A7F2" w14:textId="0F17E6F0" w:rsidR="004D2792" w:rsidRDefault="004D2792">
      <w:pPr>
        <w:pStyle w:val="Commentaire"/>
      </w:pPr>
      <w:r>
        <w:rPr>
          <w:rStyle w:val="Marquedecommentaire"/>
        </w:rPr>
        <w:annotationRef/>
      </w:r>
      <w:r>
        <w:t>Pretty sure it should not be here since it’s XML encoding.  We should remove this from Logical and have it in XML encoding</w:t>
      </w:r>
    </w:p>
  </w:comment>
  <w:comment w:id="2956" w:author="Eric Boisvert" w:date="2016-03-30T13:50:00Z" w:initials="EB/L">
    <w:p w14:paraId="4602724B" w14:textId="1CB62DD0" w:rsidR="004D2792" w:rsidRDefault="004D2792">
      <w:pPr>
        <w:pStyle w:val="Commentaire"/>
      </w:pPr>
      <w:r>
        <w:rPr>
          <w:rStyle w:val="Marquedecommentaire"/>
        </w:rPr>
        <w:annotationRef/>
      </w:r>
      <w:r>
        <w:t>Not a package according to Modular spec  rules, one package == one schema == one namespace, yet all Basic is in the same schema (xsd)</w:t>
      </w:r>
    </w:p>
  </w:comment>
  <w:comment w:id="2985" w:author="Eric Boisvert" w:date="2016-03-30T13:50:00Z" w:initials="EB/L">
    <w:p w14:paraId="6B5921D4" w14:textId="5533ACFC" w:rsidR="004D2792" w:rsidRDefault="004D2792">
      <w:pPr>
        <w:pStyle w:val="Commentaire"/>
      </w:pPr>
      <w:r>
        <w:rPr>
          <w:rStyle w:val="Marquedecommentaire"/>
        </w:rPr>
        <w:annotationRef/>
      </w:r>
      <w:r>
        <w:t>Not quite sure what to do of this.</w:t>
      </w:r>
    </w:p>
  </w:comment>
  <w:comment w:id="2996" w:author="Eric Boisvert" w:date="2016-03-30T13:50:00Z" w:initials="EB/L">
    <w:p w14:paraId="49D40484" w14:textId="5C78DA5F" w:rsidR="004D2792" w:rsidRDefault="004D2792">
      <w:pPr>
        <w:pStyle w:val="Commentaire"/>
      </w:pPr>
      <w:r>
        <w:rPr>
          <w:rStyle w:val="Marquedecommentaire"/>
        </w:rPr>
        <w:annotationRef/>
      </w:r>
      <w:r>
        <w:t>I don’t understand</w:t>
      </w:r>
    </w:p>
  </w:comment>
  <w:comment w:id="3002" w:author="Eric Boisvert" w:date="2016-03-30T13:50:00Z" w:initials="EB/L">
    <w:p w14:paraId="18B6C9FA" w14:textId="77777777" w:rsidR="004D2792" w:rsidRDefault="004D2792" w:rsidP="0016408B">
      <w:pPr>
        <w:pStyle w:val="Commentaire"/>
      </w:pPr>
      <w:r>
        <w:rPr>
          <w:rStyle w:val="Marquedecommentaire"/>
        </w:rPr>
        <w:annotationRef/>
      </w:r>
      <w:r>
        <w:t>Probably don’t need this because this is what the UML says, but this CodeType is different since it is not an external vocabulary</w:t>
      </w:r>
    </w:p>
  </w:comment>
  <w:comment w:id="3010" w:author="Eric Boisvert" w:date="2016-03-30T13:50:00Z" w:initials="EB/L">
    <w:p w14:paraId="29FF579F" w14:textId="418C8DEC" w:rsidR="004D2792" w:rsidRDefault="004D2792">
      <w:pPr>
        <w:pStyle w:val="Commentaire"/>
      </w:pPr>
      <w:r>
        <w:rPr>
          <w:rStyle w:val="Marquedecommentaire"/>
        </w:rPr>
        <w:annotationRef/>
      </w:r>
      <w:r>
        <w:t>Delete because it actually goes in 8.5.1</w:t>
      </w:r>
    </w:p>
  </w:comment>
  <w:comment w:id="3019" w:author="Eric Boisvert" w:date="2016-03-30T13:50:00Z" w:initials="EB/L">
    <w:p w14:paraId="2A96457B" w14:textId="5EA18721" w:rsidR="004D2792" w:rsidRDefault="004D2792">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3021" w:author="Eric Boisvert" w:date="2016-03-30T13:50:00Z" w:initials="EB/L">
    <w:p w14:paraId="53080A5A" w14:textId="720EBE1D" w:rsidR="004D2792" w:rsidRDefault="004D2792">
      <w:pPr>
        <w:pStyle w:val="Commentaire"/>
      </w:pPr>
      <w:r>
        <w:rPr>
          <w:rStyle w:val="Marquedecommentaire"/>
        </w:rPr>
        <w:annotationRef/>
      </w:r>
      <w:r>
        <w:t>That an interesting side effect.  Basic cannot instanciate a AbstractFeatureRelation, but can xlink:href to one.</w:t>
      </w:r>
    </w:p>
  </w:comment>
  <w:comment w:id="3027" w:author="Eric Boisvert" w:date="2016-03-30T13:50:00Z" w:initials="EB/L">
    <w:p w14:paraId="08690EA4" w14:textId="058794F9" w:rsidR="004D2792" w:rsidRDefault="004D2792">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3032" w:author="Eric Boisvert" w:date="2016-03-30T13:50:00Z" w:initials="EB/L">
    <w:p w14:paraId="5C743AC9" w14:textId="77777777" w:rsidR="004D2792" w:rsidRDefault="004D2792">
      <w:pPr>
        <w:pStyle w:val="Commentaire"/>
      </w:pPr>
      <w:r>
        <w:rPr>
          <w:rStyle w:val="Marquedecommentaire"/>
        </w:rPr>
        <w:annotationRef/>
      </w:r>
      <w:r>
        <w:t xml:space="preserve">This was in the scope note.  I don’t understand what this means.  Is the last item </w:t>
      </w:r>
    </w:p>
  </w:comment>
  <w:comment w:id="3033" w:author="Eric Boisvert" w:date="2016-03-30T13:50:00Z" w:initials="EB/L">
    <w:p w14:paraId="720006F6" w14:textId="77777777" w:rsidR="004D2792" w:rsidRDefault="004D2792">
      <w:pPr>
        <w:pStyle w:val="Commentaire"/>
      </w:pPr>
      <w:r>
        <w:rPr>
          <w:rStyle w:val="Marquedecommentaire"/>
        </w:rPr>
        <w:annotationRef/>
      </w:r>
      <w:r>
        <w:t xml:space="preserve">This is a 3.2 thing, it has been replace with a “samplingFrame” term.  I honestly preferred the 3.2 </w:t>
      </w:r>
    </w:p>
  </w:comment>
  <w:comment w:id="3040" w:author="Eric Boisvert" w:date="2016-03-30T13:50:00Z" w:initials="EB/L">
    <w:p w14:paraId="5B19BE13" w14:textId="40E8328A" w:rsidR="004D2792" w:rsidRDefault="004D2792">
      <w:pPr>
        <w:pStyle w:val="Commentaire"/>
      </w:pPr>
      <w:r>
        <w:rPr>
          <w:rStyle w:val="Marquedecommentaire"/>
        </w:rPr>
        <w:annotationRef/>
      </w:r>
      <w:r>
        <w:t>This looks like the portrayal scope notes.  In basic, it’s swe:Category (therefore, a term from a list).  Suggest we remove it</w:t>
      </w:r>
    </w:p>
  </w:comment>
  <w:comment w:id="3080" w:author="Eric Boisvert" w:date="2016-03-30T13:50:00Z" w:initials="EB/L">
    <w:p w14:paraId="7766A12B" w14:textId="74BF3C91" w:rsidR="004D2792" w:rsidRDefault="004D2792">
      <w:pPr>
        <w:pStyle w:val="Commentaire"/>
      </w:pPr>
      <w:r>
        <w:rPr>
          <w:rStyle w:val="Marquedecommentaire"/>
        </w:rPr>
        <w:annotationRef/>
      </w:r>
      <w:r>
        <w:t>Not sure what this means</w:t>
      </w:r>
    </w:p>
  </w:comment>
  <w:comment w:id="3107" w:author="Eric Boisvert" w:date="2016-03-30T13:50:00Z" w:initials="EB/L">
    <w:p w14:paraId="459DF5D5" w14:textId="3425E002" w:rsidR="004D2792" w:rsidRDefault="004D2792">
      <w:pPr>
        <w:pStyle w:val="Commentaire"/>
      </w:pPr>
      <w:r>
        <w:rPr>
          <w:rStyle w:val="Marquedecommentaire"/>
        </w:rPr>
        <w:annotationRef/>
      </w:r>
      <w:r>
        <w:t>Might as well just say “SHALL be percent”</w:t>
      </w:r>
    </w:p>
  </w:comment>
  <w:comment w:id="3112" w:author="Eric Boisvert" w:date="2016-03-30T13:50:00Z" w:initials="EB/L">
    <w:p w14:paraId="49EC594F" w14:textId="2959065E" w:rsidR="004D2792" w:rsidRDefault="004D2792">
      <w:pPr>
        <w:pStyle w:val="Commentaire"/>
      </w:pPr>
      <w:r>
        <w:rPr>
          <w:rStyle w:val="Marquedecommentaire"/>
        </w:rPr>
        <w:annotationRef/>
      </w:r>
      <w:r>
        <w:t>Note: I keep capitalization only when we refer to the class name, not the concept, EarthMaterial versus “Earth material”.</w:t>
      </w:r>
    </w:p>
  </w:comment>
  <w:comment w:id="3123" w:author="Eric Boisvert" w:date="2016-03-30T13:50:00Z" w:initials="EB/L">
    <w:p w14:paraId="07C6E8F7" w14:textId="19414C95" w:rsidR="004D2792" w:rsidRDefault="004D2792">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3143" w:author="Eric Boisvert" w:date="2016-03-30T13:50:00Z" w:initials="EB/L">
    <w:p w14:paraId="411F64B9" w14:textId="2AC6BAD6" w:rsidR="004D2792" w:rsidRDefault="004D2792">
      <w:pPr>
        <w:pStyle w:val="Commentaire"/>
      </w:pPr>
      <w:r>
        <w:rPr>
          <w:rStyle w:val="Marquedecommentaire"/>
        </w:rPr>
        <w:annotationRef/>
      </w:r>
      <w:r>
        <w:t>We don’t get the opportunities to site XVII century stuff very often</w:t>
      </w:r>
    </w:p>
  </w:comment>
  <w:comment w:id="3166" w:author="Eric Boisvert" w:date="2016-03-30T13:50:00Z" w:initials="EB/L">
    <w:p w14:paraId="064878C1" w14:textId="5C24CDFF" w:rsidR="004D2792" w:rsidRDefault="004D2792">
      <w:pPr>
        <w:pStyle w:val="Commentaire"/>
      </w:pPr>
      <w:r>
        <w:rPr>
          <w:rStyle w:val="Marquedecommentair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Landslide,etc..) is to have a hazard community to create a “RecentGegologicEvent” sub class with a event time as a 8601 date.</w:t>
      </w:r>
    </w:p>
  </w:comment>
  <w:comment w:id="3205" w:author="Eric Boisvert" w:date="2016-03-30T13:50:00Z" w:initials="EB/L">
    <w:p w14:paraId="141CBB56" w14:textId="78925F87" w:rsidR="004D2792" w:rsidRDefault="004D2792">
      <w:pPr>
        <w:pStyle w:val="Commentaire"/>
      </w:pPr>
      <w:r>
        <w:rPr>
          <w:rStyle w:val="Marquedecommentaire"/>
        </w:rPr>
        <w:annotationRef/>
      </w:r>
      <w:r>
        <w:t>Heterogeneity ?</w:t>
      </w:r>
    </w:p>
  </w:comment>
  <w:comment w:id="3220" w:author="Eric Boisvert" w:date="2016-03-30T13:50:00Z" w:initials="EB/L">
    <w:p w14:paraId="58301678" w14:textId="30B77D74" w:rsidR="004D2792" w:rsidRDefault="004D2792">
      <w:pPr>
        <w:pStyle w:val="Commentaire"/>
      </w:pPr>
      <w:r>
        <w:rPr>
          <w:rStyle w:val="Marquedecommentaire"/>
        </w:rPr>
        <w:annotationRef/>
      </w:r>
      <w:r>
        <w:t>Not sure what this is for</w:t>
      </w:r>
    </w:p>
  </w:comment>
  <w:comment w:id="3228" w:author="Eric Boisvert" w:date="2016-03-30T13:50:00Z" w:initials="EB/L">
    <w:p w14:paraId="10B4786D" w14:textId="0F8925E1" w:rsidR="004D2792" w:rsidRDefault="004D2792">
      <w:pPr>
        <w:pStyle w:val="Commentaire"/>
      </w:pPr>
      <w:r>
        <w:rPr>
          <w:rStyle w:val="Marquedecommentaire"/>
        </w:rPr>
        <w:annotationRef/>
      </w:r>
      <w:r>
        <w:t>Shouldn’t be “deformation of a GeologicUnit” ?</w:t>
      </w:r>
    </w:p>
  </w:comment>
  <w:comment w:id="3306" w:author="Eric Boisvert" w:date="2016-03-30T13:50:00Z" w:initials="EB/L">
    <w:p w14:paraId="7145605A" w14:textId="12673CC8" w:rsidR="004D2792" w:rsidRDefault="004D2792">
      <w:pPr>
        <w:pStyle w:val="Commentaire"/>
      </w:pPr>
      <w:r>
        <w:rPr>
          <w:rStyle w:val="Marquedecommentaire"/>
        </w:rPr>
        <w:annotationRef/>
      </w:r>
      <w:r>
        <w:t>Well, that’s not very useful.  The scopeNote we have in EAP is “Types of collections of geological and geophysical objects. (From INSPIRE)” which is not more enlightening.  Does anyone have an exemple ?</w:t>
      </w:r>
    </w:p>
  </w:comment>
  <w:comment w:id="3320" w:author="Boisvert, Eric" w:date="2016-03-30T13:50:00Z" w:initials="BE">
    <w:p w14:paraId="41B1F482" w14:textId="77777777" w:rsidR="004D2792" w:rsidRDefault="004D2792" w:rsidP="00390DF7">
      <w:pPr>
        <w:pStyle w:val="Commentaire"/>
      </w:pPr>
      <w:r>
        <w:rPr>
          <w:rStyle w:val="Marquedecommentaire"/>
        </w:rPr>
        <w:annotationRef/>
      </w:r>
      <w:r>
        <w:t>Check. Maybe it’s a GML 3.3 thing</w:t>
      </w:r>
    </w:p>
  </w:comment>
  <w:comment w:id="3359" w:author="Boisvert, Eric" w:date="2016-03-30T13:50:00Z" w:initials="BE">
    <w:p w14:paraId="1D69B5C2" w14:textId="5CF0D125" w:rsidR="004D2792" w:rsidRDefault="004D2792">
      <w:pPr>
        <w:pStyle w:val="Commentaire"/>
      </w:pPr>
      <w:r>
        <w:rPr>
          <w:rStyle w:val="Marquedecommentaire"/>
        </w:rPr>
        <w:annotationRef/>
      </w:r>
      <w:r>
        <w:t>Although some of the requirements below do.</w:t>
      </w:r>
    </w:p>
  </w:comment>
  <w:comment w:id="3361" w:author="Eric Boisvert" w:date="2016-03-30T13:50:00Z" w:initials="EB/L">
    <w:p w14:paraId="6ED4705C" w14:textId="77777777" w:rsidR="004D2792" w:rsidRDefault="004D2792" w:rsidP="00657E64">
      <w:pPr>
        <w:pStyle w:val="Commentaire"/>
      </w:pPr>
      <w:r>
        <w:rPr>
          <w:rStyle w:val="Marquedecommentaire"/>
        </w:rPr>
        <w:annotationRef/>
      </w:r>
      <w:r>
        <w:t>Should we have a recommendation that community stick to a single convension (eg: OneGeology uses that convension)</w:t>
      </w:r>
    </w:p>
  </w:comment>
  <w:comment w:id="3394" w:author="Eric Boisvert" w:date="2016-03-30T13:50:00Z" w:initials="EB/L">
    <w:p w14:paraId="5485F6AC" w14:textId="77777777" w:rsidR="004D2792" w:rsidRDefault="004D2792" w:rsidP="00657E64">
      <w:pPr>
        <w:pStyle w:val="Commentaire"/>
      </w:pPr>
      <w:r>
        <w:rPr>
          <w:rStyle w:val="Marquedecommentaire"/>
        </w:rPr>
        <w:annotationRef/>
      </w:r>
      <w:r>
        <w:t>Should we define a specific uom for this – or should we even bother and leave this for community.</w:t>
      </w:r>
    </w:p>
  </w:comment>
  <w:comment w:id="3438" w:author="Eric Boisvert" w:date="2016-03-30T13:50:00Z" w:initials="EB/L">
    <w:p w14:paraId="0B5605F6" w14:textId="6C87D3D6" w:rsidR="004D2792" w:rsidRDefault="004D2792">
      <w:pPr>
        <w:pStyle w:val="Commentaire"/>
      </w:pPr>
      <w:r>
        <w:rPr>
          <w:rStyle w:val="Marquedecommentaire"/>
        </w:rPr>
        <w:annotationRef/>
      </w:r>
      <w:r>
        <w:t>This is one exception in the list.  It’s not externally managed, but actually enforced in the specification and the schema.</w:t>
      </w:r>
    </w:p>
  </w:comment>
  <w:comment w:id="3462" w:author="Eric Boisvert" w:date="2016-03-30T13:50:00Z" w:initials="EB/L">
    <w:p w14:paraId="66B47F31" w14:textId="1A6C4486" w:rsidR="004D2792" w:rsidRDefault="004D2792">
      <w:pPr>
        <w:pStyle w:val="Commentaire"/>
      </w:pPr>
      <w:r>
        <w:rPr>
          <w:rStyle w:val="Marquedecommentaire"/>
        </w:rPr>
        <w:annotationRef/>
      </w:r>
      <w:r>
        <w:t>Cordlink and Kentuky did a mapping</w:t>
      </w:r>
    </w:p>
  </w:comment>
  <w:comment w:id="3508" w:author="Boisvert, Eric" w:date="2016-03-30T13:50:00Z" w:initials="BE">
    <w:p w14:paraId="4C533D5C" w14:textId="30A4DA1A" w:rsidR="004D2792" w:rsidRDefault="004D2792">
      <w:pPr>
        <w:pStyle w:val="Commentaire"/>
      </w:pPr>
      <w:r>
        <w:rPr>
          <w:rStyle w:val="Marquedecommentaire"/>
        </w:rPr>
        <w:annotationRef/>
      </w:r>
      <w:r>
        <w:t>Draws in schema language and spatial schema already</w:t>
      </w:r>
    </w:p>
  </w:comment>
  <w:comment w:id="3519" w:author="Eric Boisvert" w:date="2016-03-30T13:50:00Z" w:initials="EB/L">
    <w:p w14:paraId="3B2EDD2B" w14:textId="3ED32B99" w:rsidR="004D2792" w:rsidRDefault="004D2792">
      <w:pPr>
        <w:pStyle w:val="Commentaire"/>
      </w:pPr>
      <w:r>
        <w:rPr>
          <w:rStyle w:val="Marquedecommentaire"/>
        </w:rPr>
        <w:annotationRef/>
      </w:r>
      <w:r>
        <w:t>Rework this, this should be under GeologicFeatureRelation below</w:t>
      </w:r>
    </w:p>
  </w:comment>
  <w:comment w:id="3530" w:author="Eric Boisvert" w:date="2016-03-30T13:50:00Z" w:initials="EB/L">
    <w:p w14:paraId="301A2117" w14:textId="7B08D6E4" w:rsidR="004D2792" w:rsidRDefault="004D2792">
      <w:pPr>
        <w:pStyle w:val="Commentaire"/>
      </w:pPr>
      <w:r>
        <w:rPr>
          <w:rStyle w:val="Marquedecommentaire"/>
        </w:rPr>
        <w:annotationRef/>
      </w:r>
      <w:r>
        <w:t>I remove “spatial object” because GeologicFeatureRelation are between Features</w:t>
      </w:r>
    </w:p>
  </w:comment>
  <w:comment w:id="3623" w:author="Eric Boisvert" w:date="2016-03-30T13:50:00Z" w:initials="EB/L">
    <w:p w14:paraId="05D4B33C" w14:textId="05CF38CA" w:rsidR="004D2792" w:rsidRDefault="004D2792">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629" w:author="Eric Boisvert" w:date="2016-03-30T13:50:00Z" w:initials="EB/L">
    <w:p w14:paraId="5F904FE1" w14:textId="3B228682" w:rsidR="004D2792" w:rsidRDefault="004D2792">
      <w:pPr>
        <w:pStyle w:val="Commentaire"/>
      </w:pPr>
      <w:r>
        <w:rPr>
          <w:rStyle w:val="Marquedecommentaire"/>
        </w:rPr>
        <w:annotationRef/>
      </w:r>
      <w:r>
        <w:t>It’s a swe:QuantityRange</w:t>
      </w:r>
    </w:p>
  </w:comment>
  <w:comment w:id="3643" w:author="Eric Boisvert" w:date="2016-03-30T13:50:00Z" w:initials="EB/L">
    <w:p w14:paraId="39A3506E" w14:textId="63BD2186" w:rsidR="004D2792" w:rsidRPr="00CD22DC" w:rsidRDefault="004D2792">
      <w:pPr>
        <w:pStyle w:val="Commentaire"/>
        <w:rPr>
          <w:lang w:val="en-CA"/>
        </w:rPr>
      </w:pPr>
      <w:r>
        <w:rPr>
          <w:rStyle w:val="Marquedecommentaire"/>
        </w:rPr>
        <w:annotationRef/>
      </w:r>
      <w:r>
        <w:t>Both ConstituentPart.role ?</w:t>
      </w:r>
      <w:r w:rsidRPr="00CD22DC">
        <w:rPr>
          <w:lang w:val="en-CA"/>
        </w:rPr>
        <w:t xml:space="preserve"> Is this intentional ?</w:t>
      </w:r>
    </w:p>
  </w:comment>
  <w:comment w:id="3771" w:author="Eric Boisvert" w:date="2016-03-30T13:50:00Z" w:initials="EB/L">
    <w:p w14:paraId="2825455C" w14:textId="17477529" w:rsidR="004D2792" w:rsidRDefault="004D2792">
      <w:pPr>
        <w:pStyle w:val="Commentaire"/>
      </w:pPr>
      <w:r>
        <w:rPr>
          <w:rStyle w:val="Marquedecommentaire"/>
        </w:rPr>
        <w:annotationRef/>
      </w:r>
      <w:r>
        <w:t>Don’t forget to add a dependency to GeologicAge in the requirement class list</w:t>
      </w:r>
    </w:p>
  </w:comment>
  <w:comment w:id="3779" w:author="Boisvert, Eric" w:date="2016-03-30T13:50:00Z" w:initials="BE">
    <w:p w14:paraId="1C808EF5" w14:textId="6F40C929" w:rsidR="00757C20" w:rsidRDefault="00757C20">
      <w:pPr>
        <w:pStyle w:val="Commentaire"/>
      </w:pPr>
      <w:r>
        <w:rPr>
          <w:rStyle w:val="Marquedecommentaire"/>
        </w:rPr>
        <w:annotationRef/>
      </w:r>
      <w:r>
        <w:t>There is room for a requirement clause here.</w:t>
      </w:r>
    </w:p>
  </w:comment>
  <w:comment w:id="3833" w:author="Eric Boisvert" w:date="2016-03-30T13:50:00Z" w:initials="EB/L">
    <w:p w14:paraId="46DD4A60" w14:textId="39A954E4" w:rsidR="004D2792" w:rsidRDefault="004D2792">
      <w:pPr>
        <w:pStyle w:val="Commentaire"/>
      </w:pPr>
      <w:r>
        <w:rPr>
          <w:rStyle w:val="Marquedecommentaire"/>
        </w:rPr>
        <w:annotationRef/>
      </w:r>
      <w:r>
        <w:t xml:space="preserve">Not clear sentence.  </w:t>
      </w:r>
    </w:p>
  </w:comment>
  <w:comment w:id="3975" w:author="Eric Boisvert" w:date="2016-03-30T13:50:00Z" w:initials="EB/L">
    <w:p w14:paraId="42C21903" w14:textId="3AFF6780" w:rsidR="004D2792" w:rsidRDefault="004D2792">
      <w:pPr>
        <w:pStyle w:val="Commentaire"/>
      </w:pPr>
      <w:r>
        <w:rPr>
          <w:rStyle w:val="Marquedecommentaire"/>
        </w:rPr>
        <w:annotationRef/>
      </w:r>
      <w:r>
        <w:t>Would’t it be more informative to have ShearDisplacementStructure in this diagram (to show that SDSDescription adds description to SDS)</w:t>
      </w:r>
    </w:p>
  </w:comment>
  <w:comment w:id="4001" w:author="Eric Boisvert" w:date="2016-03-30T13:50:00Z" w:initials="EB/L">
    <w:p w14:paraId="34ACD43E" w14:textId="47D71F8A" w:rsidR="004D2792" w:rsidRDefault="004D2792">
      <w:pPr>
        <w:pStyle w:val="Commentaire"/>
      </w:pPr>
      <w:r>
        <w:rPr>
          <w:rStyle w:val="Marquedecommentaire"/>
        </w:rPr>
        <w:annotationRef/>
      </w:r>
      <w:r>
        <w:t>Although strongly related, there are not much Esker made of basalt.</w:t>
      </w:r>
    </w:p>
  </w:comment>
  <w:comment w:id="4006" w:author="Boisvert, Eric" w:date="2016-03-30T13:50:00Z" w:initials="BE">
    <w:p w14:paraId="5ADFBBDF" w14:textId="643A6A76" w:rsidR="00D331B1" w:rsidRDefault="00D331B1">
      <w:pPr>
        <w:pStyle w:val="Commentaire"/>
      </w:pPr>
      <w:r>
        <w:rPr>
          <w:rStyle w:val="Marquedecommentaire"/>
        </w:rPr>
        <w:annotationRef/>
      </w:r>
      <w:r>
        <w:t>This is true for all QuantityRange</w:t>
      </w:r>
    </w:p>
  </w:comment>
  <w:comment w:id="4025" w:author="Eric Boisvert" w:date="2016-03-30T13:50:00Z" w:initials="EB/L">
    <w:p w14:paraId="400E408F" w14:textId="0E976AB6" w:rsidR="004D2792" w:rsidRDefault="004D2792">
      <w:pPr>
        <w:pStyle w:val="Commentaire"/>
      </w:pPr>
      <w:r>
        <w:rPr>
          <w:rStyle w:val="Marquedecommentaire"/>
        </w:rPr>
        <w:annotationRef/>
      </w:r>
      <w:r>
        <w:t>Original scope notes had “term(s) or numeric values.”</w:t>
      </w:r>
    </w:p>
  </w:comment>
  <w:comment w:id="4083" w:author="Eric Boisvert" w:date="2016-03-30T13:50:00Z" w:initials="EB/L">
    <w:p w14:paraId="0435CE0A" w14:textId="4553E961" w:rsidR="004D2792" w:rsidRDefault="004D2792">
      <w:pPr>
        <w:pStyle w:val="Commentaire"/>
      </w:pPr>
      <w:r>
        <w:rPr>
          <w:rStyle w:val="Marquedecommentaire"/>
        </w:rPr>
        <w:annotationRef/>
      </w:r>
      <w:r>
        <w:t>This is a bit circular</w:t>
      </w:r>
    </w:p>
  </w:comment>
  <w:comment w:id="4119" w:author="Eric Boisvert" w:date="2016-03-30T13:50:00Z" w:initials="EB/L">
    <w:p w14:paraId="5768A9DC" w14:textId="2773047A" w:rsidR="004D2792" w:rsidRDefault="004D2792">
      <w:pPr>
        <w:pStyle w:val="Commentaire"/>
      </w:pPr>
      <w:r>
        <w:rPr>
          <w:rStyle w:val="Marquedecommentaire"/>
        </w:rPr>
        <w:annotationRef/>
      </w:r>
      <w:r>
        <w:t>This is the very same description than GeochronologicEra.  I suspect this description is for GeochronologicEra because it references stratotype.</w:t>
      </w:r>
    </w:p>
  </w:comment>
  <w:comment w:id="4123" w:author="Eric Boisvert" w:date="2016-03-30T13:50:00Z" w:initials="EB/L">
    <w:p w14:paraId="2C24A7A7" w14:textId="66DBDB6A" w:rsidR="004D2792" w:rsidRDefault="004D2792">
      <w:pPr>
        <w:pStyle w:val="Commentaire"/>
      </w:pPr>
      <w:r>
        <w:rPr>
          <w:rStyle w:val="Marquedecommentaire"/>
        </w:rPr>
        <w:annotationRef/>
      </w:r>
      <w:r>
        <w:t>Is there a better way to say that children and grand-childrens.</w:t>
      </w:r>
    </w:p>
  </w:comment>
  <w:comment w:id="4129" w:author="Eric Boisvert" w:date="2016-03-30T13:50:00Z" w:initials="EB/L">
    <w:p w14:paraId="7247A767" w14:textId="343C40D3" w:rsidR="004D2792" w:rsidRDefault="004D2792">
      <w:pPr>
        <w:pStyle w:val="Commentaire"/>
      </w:pPr>
      <w:r>
        <w:rPr>
          <w:rStyle w:val="Marquedecommentaire"/>
        </w:rPr>
        <w:annotationRef/>
      </w:r>
      <w:r>
        <w:t>Is there a rule that says that start must be younger than end ?</w:t>
      </w:r>
    </w:p>
  </w:comment>
  <w:comment w:id="4241" w:author="Boisvert, Eric" w:date="2016-03-30T13:50:00Z" w:initials="BE">
    <w:p w14:paraId="21B89F9C" w14:textId="3B667400" w:rsidR="004E6F80" w:rsidRDefault="004E6F80">
      <w:pPr>
        <w:pStyle w:val="Commentaire"/>
      </w:pPr>
      <w:r>
        <w:rPr>
          <w:rStyle w:val="Marquedecommentaire"/>
        </w:rPr>
        <w:annotationRef/>
      </w:r>
      <w:r>
        <w:t>Already covered in Core (7.2.5)</w:t>
      </w:r>
    </w:p>
  </w:comment>
  <w:comment w:id="4251" w:author="Boisvert, Eric" w:date="2016-03-30T13:50:00Z" w:initials="BE">
    <w:p w14:paraId="0C3F4C70" w14:textId="61A7041F" w:rsidR="004E6F80" w:rsidRDefault="004E6F80">
      <w:pPr>
        <w:pStyle w:val="Commentaire"/>
      </w:pPr>
      <w:r>
        <w:rPr>
          <w:rStyle w:val="Marquedecommentaire"/>
        </w:rPr>
        <w:annotationRef/>
      </w:r>
      <w:r>
        <w:t>Already covered in core (7.2.5)</w:t>
      </w:r>
    </w:p>
  </w:comment>
  <w:comment w:id="4277" w:author="Boisvert, Eric" w:date="2016-03-30T13:50:00Z" w:initials="BE">
    <w:p w14:paraId="6BE94171" w14:textId="6D01443C" w:rsidR="0078533A" w:rsidRDefault="0078533A">
      <w:pPr>
        <w:pStyle w:val="Commentaire"/>
      </w:pPr>
      <w:r>
        <w:rPr>
          <w:rStyle w:val="Marquedecommentaire"/>
        </w:rPr>
        <w:annotationRef/>
      </w:r>
      <w:r>
        <w:t>The CRS should be the borehole curve</w:t>
      </w:r>
    </w:p>
  </w:comment>
  <w:comment w:id="4295" w:author="Boisvert, Eric" w:date="2016-03-30T13:51:00Z" w:initials="BE">
    <w:p w14:paraId="2B24470B" w14:textId="65C06FB9" w:rsidR="00A14461" w:rsidRDefault="00A14461">
      <w:pPr>
        <w:pStyle w:val="Commentaire"/>
      </w:pPr>
      <w:r>
        <w:rPr>
          <w:rStyle w:val="Marquedecommentaire"/>
        </w:rPr>
        <w:annotationRef/>
      </w:r>
      <w:r>
        <w:t xml:space="preserve">Already covered in core </w:t>
      </w:r>
    </w:p>
  </w:comment>
  <w:comment w:id="4323" w:author="Boisvert, Eric" w:date="2016-03-30T13:50:00Z" w:initials="BE">
    <w:p w14:paraId="14328BAF" w14:textId="1FF148EF" w:rsidR="004D2792" w:rsidRDefault="004D2792">
      <w:pPr>
        <w:pStyle w:val="Commentaire"/>
      </w:pPr>
      <w:r>
        <w:rPr>
          <w:rStyle w:val="Marquedecommentaire"/>
        </w:rPr>
        <w:annotationRef/>
      </w:r>
      <w:r>
        <w:t>This means that interval are in absolute coordinate</w:t>
      </w:r>
    </w:p>
  </w:comment>
  <w:comment w:id="4464" w:author="Eric Boisvert" w:date="2016-03-30T13:50:00Z" w:initials="EB/L">
    <w:p w14:paraId="13AA4EC3" w14:textId="25C396E8" w:rsidR="004D2792" w:rsidRDefault="004D2792">
      <w:pPr>
        <w:pStyle w:val="Commentaire"/>
      </w:pPr>
      <w:r>
        <w:rPr>
          <w:rStyle w:val="Marquedecommentaire"/>
        </w:rPr>
        <w:annotationRef/>
      </w:r>
      <w:r>
        <w:t>In the previous version, I wrote this down as a requirement.  But it’s untestable, it’s just two different encoding that have different meanings</w:t>
      </w:r>
    </w:p>
  </w:comment>
  <w:comment w:id="4624" w:author="Boisvert, Eric" w:date="2016-03-30T13:50:00Z" w:initials="BE">
    <w:p w14:paraId="1D73A3B9" w14:textId="3051C86B" w:rsidR="004D2792" w:rsidRDefault="004D2792">
      <w:pPr>
        <w:pStyle w:val="Commentaire"/>
      </w:pPr>
      <w:r>
        <w:rPr>
          <w:rStyle w:val="Marquedecommentaire"/>
        </w:rPr>
        <w:annotationRef/>
      </w:r>
      <w:r>
        <w:t>This labAnalysis-&gt;samplgFeature is redundant since its already include with basic</w:t>
      </w:r>
    </w:p>
  </w:comment>
  <w:comment w:id="4630" w:author="Boisvert, Eric" w:date="2016-03-30T13:50:00Z" w:initials="BE">
    <w:p w14:paraId="5CE49A75" w14:textId="0AEC9407" w:rsidR="004D2792" w:rsidRDefault="004D2792">
      <w:pPr>
        <w:pStyle w:val="Commentaire"/>
      </w:pPr>
      <w:r>
        <w:rPr>
          <w:rStyle w:val="Marquedecommentaire"/>
        </w:rPr>
        <w:annotationRef/>
      </w:r>
      <w:r>
        <w:t>I think it comes with basic / gml – no need to put it there</w:t>
      </w:r>
    </w:p>
  </w:comment>
  <w:comment w:id="4670" w:author="Eric Boisvert" w:date="2016-03-30T13:50:00Z" w:initials="EB/L">
    <w:p w14:paraId="3FE7EDCC" w14:textId="2BD98D64" w:rsidR="004D2792" w:rsidRDefault="004D2792">
      <w:pPr>
        <w:pStyle w:val="Commentaire"/>
      </w:pPr>
      <w:r>
        <w:rPr>
          <w:rStyle w:val="Marquedecommentaire"/>
        </w:rPr>
        <w:annotationRef/>
      </w:r>
      <w:r>
        <w:t>Removed because this should be defined in the profile made by that community</w:t>
      </w:r>
    </w:p>
  </w:comment>
  <w:comment w:id="4826" w:author="Boisvert, Eric" w:date="2016-03-30T13:50:00Z" w:initials="BE">
    <w:p w14:paraId="7B362452" w14:textId="07A1582E" w:rsidR="004D2792" w:rsidRDefault="004D2792">
      <w:pPr>
        <w:pStyle w:val="Commentaire"/>
      </w:pPr>
      <w:r>
        <w:rPr>
          <w:rStyle w:val="Marquedecommentaire"/>
        </w:rPr>
        <w:annotationRef/>
      </w:r>
      <w:r>
        <w:t>I suppose we can’t really police what other domains do.</w:t>
      </w:r>
    </w:p>
  </w:comment>
  <w:comment w:id="4842" w:author="Boisvert, Eric" w:date="2016-03-30T13:50:00Z" w:initials="BE">
    <w:p w14:paraId="261F51AD" w14:textId="318CAC15" w:rsidR="004D2792" w:rsidRDefault="004D2792">
      <w:pPr>
        <w:pStyle w:val="Commentaire"/>
      </w:pPr>
      <w:r>
        <w:rPr>
          <w:rStyle w:val="Marquedecommentaire"/>
        </w:rPr>
        <w:annotationRef/>
      </w:r>
      <w:r>
        <w:t>Or is it normative ?</w:t>
      </w:r>
    </w:p>
  </w:comment>
  <w:comment w:id="4896" w:author="Eric Boisvert" w:date="2016-03-30T13:50:00Z" w:initials="EB/L">
    <w:p w14:paraId="7795B763" w14:textId="0B9030E4" w:rsidR="004D2792" w:rsidRDefault="004D2792">
      <w:pPr>
        <w:pStyle w:val="Commentaire"/>
      </w:pPr>
      <w:r>
        <w:rPr>
          <w:rStyle w:val="Marquedecommentaire"/>
        </w:rPr>
        <w:annotationRef/>
      </w:r>
      <w:r>
        <w:t>Is this still how http URI flagged ?</w:t>
      </w:r>
    </w:p>
  </w:comment>
  <w:comment w:id="4946" w:author="Eric Boisvert" w:date="2016-03-30T13:50:00Z" w:initials="EB/L">
    <w:p w14:paraId="3082C719" w14:textId="77777777" w:rsidR="004D2792" w:rsidRDefault="004D2792">
      <w:pPr>
        <w:pStyle w:val="Commentaire"/>
      </w:pPr>
      <w:r>
        <w:rPr>
          <w:rStyle w:val="Marquedecommentaire"/>
        </w:rPr>
        <w:annotationRef/>
      </w:r>
      <w:r>
        <w:t>Technically, this one could be checked by schematron and should not be listed here – or should it ?  At least to explain what is expected without perusing the sch ?</w:t>
      </w:r>
    </w:p>
  </w:comment>
  <w:comment w:id="4947" w:author="Eric Boisvert" w:date="2016-03-30T13:50:00Z" w:initials="EB/L">
    <w:p w14:paraId="241CC4E7" w14:textId="77777777" w:rsidR="004D2792" w:rsidRDefault="004D2792">
      <w:pPr>
        <w:pStyle w:val="Commentaire"/>
      </w:pPr>
      <w:r>
        <w:rPr>
          <w:rStyle w:val="Marquedecommentaire"/>
        </w:rPr>
        <w:annotationRef/>
      </w:r>
      <w:r>
        <w:t>This one can only be checked by sch if the result is an XML document right ?</w:t>
      </w:r>
    </w:p>
  </w:comment>
  <w:comment w:id="4950" w:author="Eric Boisvert" w:date="2016-03-30T13:50:00Z" w:initials="EB/L">
    <w:p w14:paraId="7F452530" w14:textId="4D282E5B" w:rsidR="004D2792" w:rsidRDefault="004D2792">
      <w:pPr>
        <w:pStyle w:val="Commentaire"/>
      </w:pPr>
      <w:r>
        <w:rPr>
          <w:rStyle w:val="Marquedecommentair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4957" w:author="Eric Boisvert" w:date="2016-03-30T13:50:00Z" w:initials="EB/L">
    <w:p w14:paraId="23E499DD" w14:textId="4C908A9F" w:rsidR="004D2792" w:rsidRDefault="004D2792">
      <w:pPr>
        <w:pStyle w:val="Commentaire"/>
      </w:pPr>
      <w:r>
        <w:rPr>
          <w:rStyle w:val="Marquedecommentaire"/>
        </w:rPr>
        <w:annotationRef/>
      </w:r>
      <w:r>
        <w:t>Removed since all sch will import core anyway.  It’s embedded in the previous rule</w:t>
      </w:r>
    </w:p>
  </w:comment>
  <w:comment w:id="5026" w:author="Eric Boisvert" w:date="2016-03-30T13:50:00Z" w:initials="EB/L">
    <w:p w14:paraId="05E20B47" w14:textId="2CC7B3E4" w:rsidR="004D2792" w:rsidRDefault="004D2792">
      <w:pPr>
        <w:pStyle w:val="Commentaire"/>
      </w:pPr>
      <w:r>
        <w:rPr>
          <w:rStyle w:val="Marquedecommentaire"/>
        </w:rPr>
        <w:annotationRef/>
      </w:r>
      <w:r>
        <w:t>Gml:id != name !</w:t>
      </w:r>
    </w:p>
  </w:comment>
  <w:comment w:id="5139" w:author="Eric Boisvert" w:date="2016-03-30T13:50:00Z" w:initials="EB/L">
    <w:p w14:paraId="18EE763B" w14:textId="77777777" w:rsidR="004D2792" w:rsidRDefault="004D2792" w:rsidP="00652E95">
      <w:pPr>
        <w:pStyle w:val="Commentaire"/>
      </w:pPr>
      <w:r>
        <w:rPr>
          <w:rStyle w:val="Marquedecommentaire"/>
        </w:rPr>
        <w:annotationRef/>
      </w:r>
      <w:r>
        <w:t>Great. This one 404s</w:t>
      </w:r>
    </w:p>
  </w:comment>
  <w:comment w:id="5160" w:author="Eric Boisvert" w:date="2016-03-30T13:50:00Z" w:initials="EB/L">
    <w:p w14:paraId="7EBA9BF2" w14:textId="77777777" w:rsidR="004D2792" w:rsidRDefault="004D2792">
      <w:pPr>
        <w:pStyle w:val="Commentaire"/>
      </w:pPr>
      <w:r>
        <w:rPr>
          <w:rStyle w:val="Marquedecommentaire"/>
        </w:rPr>
        <w:annotationRef/>
      </w:r>
      <w:r>
        <w:t>Great. This one 404s</w:t>
      </w:r>
    </w:p>
  </w:comment>
  <w:comment w:id="5170" w:author="Boisvert, Eric" w:date="2016-03-30T13:50:00Z" w:initials="BE">
    <w:p w14:paraId="70C77D12" w14:textId="582AFCB0" w:rsidR="004D2792" w:rsidRDefault="004D2792">
      <w:pPr>
        <w:pStyle w:val="Commentaire"/>
      </w:pPr>
      <w:r>
        <w:rPr>
          <w:rStyle w:val="Marquedecommentaire"/>
        </w:rPr>
        <w:annotationRef/>
      </w:r>
      <w:r>
        <w:t>Technically, this one should be testable by schematron</w:t>
      </w:r>
    </w:p>
  </w:comment>
  <w:comment w:id="5171" w:author="Boisvert, Eric" w:date="2016-03-30T13:50:00Z" w:initials="BE">
    <w:p w14:paraId="45CD9209" w14:textId="209DC396" w:rsidR="004D2792" w:rsidRDefault="004D2792">
      <w:pPr>
        <w:pStyle w:val="Commentaire"/>
      </w:pPr>
      <w:r>
        <w:rPr>
          <w:rStyle w:val="Marquedecommentaire"/>
        </w:rPr>
        <w:annotationRef/>
      </w:r>
      <w:r>
        <w:t>Shall we enforce a specific codeSpace ?</w:t>
      </w:r>
    </w:p>
  </w:comment>
  <w:comment w:id="5239" w:author="Eric Boisvert" w:date="2016-03-30T13:50:00Z" w:initials="EB/L">
    <w:p w14:paraId="285C7AC8" w14:textId="3CA6FD1E" w:rsidR="004D2792" w:rsidRDefault="004D2792">
      <w:pPr>
        <w:pStyle w:val="Commentaire"/>
      </w:pPr>
      <w:r>
        <w:rPr>
          <w:rStyle w:val="Marquedecommentaire"/>
        </w:rPr>
        <w:annotationRef/>
      </w:r>
      <w:r>
        <w:t>Not an official spec</w:t>
      </w:r>
    </w:p>
  </w:comment>
  <w:comment w:id="5278" w:author="Eric Boisvert" w:date="2016-03-30T13:50:00Z" w:initials="EB/L">
    <w:p w14:paraId="60ACA5C2" w14:textId="2073F116" w:rsidR="004D2792" w:rsidRDefault="004D2792">
      <w:pPr>
        <w:pStyle w:val="Commentaire"/>
      </w:pPr>
      <w:r>
        <w:rPr>
          <w:rStyle w:val="Marquedecommentaire"/>
        </w:rPr>
        <w:annotationRef/>
      </w:r>
      <w:r>
        <w:t>Check.  Are we SF1 or SF0</w:t>
      </w:r>
    </w:p>
  </w:comment>
  <w:comment w:id="5422" w:author="Eric Boisvert" w:date="2016-03-30T13:50:00Z" w:initials="EB/L">
    <w:p w14:paraId="004591F4" w14:textId="77777777" w:rsidR="004D2792" w:rsidRDefault="004D2792" w:rsidP="00974714">
      <w:pPr>
        <w:pStyle w:val="Commentaire"/>
      </w:pPr>
      <w:r>
        <w:rPr>
          <w:rStyle w:val="Marquedecommentaire"/>
        </w:rPr>
        <w:annotationRef/>
      </w:r>
      <w:r>
        <w:t>Should we keep the abstract portrayal for future 3.2 extension</w:t>
      </w:r>
    </w:p>
  </w:comment>
  <w:comment w:id="5473" w:author="Eric Boisvert" w:date="2016-03-30T13:50:00Z" w:initials="EB/L">
    <w:p w14:paraId="42B015B6" w14:textId="30254E4D" w:rsidR="004D2792" w:rsidRDefault="004D2792">
      <w:pPr>
        <w:pStyle w:val="Commentaire"/>
      </w:pPr>
      <w:r>
        <w:rPr>
          <w:rStyle w:val="Marquedecommentaire"/>
        </w:rPr>
        <w:annotationRef/>
      </w:r>
      <w:r>
        <w:t>Can a property be even serialized, but empty ? – must check</w:t>
      </w:r>
    </w:p>
  </w:comment>
  <w:comment w:id="5488" w:author="Eric Boisvert" w:date="2016-03-30T13:50:00Z" w:initials="EB/L">
    <w:p w14:paraId="5664EA8E" w14:textId="793BA081" w:rsidR="004D2792" w:rsidRDefault="004D2792">
      <w:pPr>
        <w:pStyle w:val="Commentaire"/>
      </w:pPr>
      <w:r>
        <w:rPr>
          <w:rStyle w:val="Marquedecommentaire"/>
        </w:rPr>
        <w:annotationRef/>
      </w:r>
      <w:r>
        <w:t>Removed this clause, because the top requirement is already that instance must be valid.</w:t>
      </w:r>
    </w:p>
  </w:comment>
  <w:comment w:id="6316" w:author="Eric Boisvert" w:date="2016-03-30T13:50:00Z" w:initials="EB/L">
    <w:p w14:paraId="656303FA" w14:textId="77777777" w:rsidR="004D2792" w:rsidRDefault="004D2792" w:rsidP="00480BB6">
      <w:pPr>
        <w:pStyle w:val="Commentaire"/>
      </w:pPr>
      <w:r>
        <w:rPr>
          <w:rStyle w:val="Marquedecommentaire"/>
        </w:rPr>
        <w:annotationRef/>
      </w:r>
      <w:r>
        <w:t>This is bad.</w:t>
      </w:r>
    </w:p>
  </w:comment>
  <w:comment w:id="7442" w:author="Eric Boisvert" w:date="2016-03-30T13:50:00Z" w:initials="EB/L">
    <w:p w14:paraId="229C7586" w14:textId="77777777" w:rsidR="004D2792" w:rsidRDefault="004D2792" w:rsidP="00480BB6">
      <w:pPr>
        <w:pStyle w:val="Commentaire"/>
      </w:pPr>
      <w:r>
        <w:rPr>
          <w:rStyle w:val="Marquedecommentaire"/>
        </w:rPr>
        <w:annotationRef/>
      </w:r>
      <w:r>
        <w:t>Could not figure a good way to craft a rule (see requirements)</w:t>
      </w:r>
    </w:p>
  </w:comment>
  <w:comment w:id="7472" w:author="Eric Boisvert" w:date="2016-03-30T13:50:00Z" w:initials="EB/L">
    <w:p w14:paraId="67555824" w14:textId="77777777" w:rsidR="004D2792" w:rsidRDefault="004D2792"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9BD0D1" w14:textId="77777777" w:rsidR="00935765" w:rsidRDefault="00935765">
      <w:pPr>
        <w:spacing w:after="0"/>
      </w:pPr>
      <w:r>
        <w:separator/>
      </w:r>
    </w:p>
  </w:endnote>
  <w:endnote w:type="continuationSeparator" w:id="0">
    <w:p w14:paraId="7BDC4D90" w14:textId="77777777" w:rsidR="00935765" w:rsidRDefault="009357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4D2792" w:rsidRDefault="004D2792">
    <w:pPr>
      <w:pStyle w:val="Pieddepage"/>
      <w:jc w:val="center"/>
    </w:pPr>
    <w:r>
      <w:fldChar w:fldCharType="begin"/>
    </w:r>
    <w:r>
      <w:instrText xml:space="preserve"> PAGE   \* MERGEFORMAT </w:instrText>
    </w:r>
    <w:r>
      <w:fldChar w:fldCharType="separate"/>
    </w:r>
    <w:r w:rsidR="009C2E9A">
      <w:rPr>
        <w:noProof/>
      </w:rPr>
      <w:t>215</w:t>
    </w:r>
    <w:r>
      <w:rPr>
        <w:noProof/>
      </w:rPr>
      <w:fldChar w:fldCharType="end"/>
    </w:r>
  </w:p>
  <w:p w14:paraId="5299F2EC" w14:textId="52887485" w:rsidR="004D2792" w:rsidRPr="0079517D" w:rsidRDefault="004D2792" w:rsidP="0079517D">
    <w:pPr>
      <w:pStyle w:val="Pieddepage"/>
      <w:jc w:val="right"/>
      <w:rPr>
        <w:sz w:val="16"/>
        <w:szCs w:val="16"/>
      </w:rPr>
    </w:pPr>
    <w:r w:rsidRPr="0079517D">
      <w:rPr>
        <w:sz w:val="16"/>
        <w:szCs w:val="16"/>
      </w:rPr>
      <w:t xml:space="preserve">Copyright © </w:t>
    </w:r>
    <w:r w:rsidRPr="009B3BBD">
      <w:rPr>
        <w:sz w:val="16"/>
        <w:szCs w:val="16"/>
      </w:rPr>
      <w:t>201</w:t>
    </w:r>
    <w:del w:id="9105" w:author="Ollie Raymond" w:date="2016-02-09T11:27:00Z">
      <w:r w:rsidRPr="009B3BBD" w:rsidDel="00FA31AE">
        <w:rPr>
          <w:sz w:val="16"/>
          <w:szCs w:val="16"/>
        </w:rPr>
        <w:delText>5</w:delText>
      </w:r>
    </w:del>
    <w:ins w:id="9106"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581DC4" w14:textId="77777777" w:rsidR="00935765" w:rsidRDefault="00935765">
      <w:pPr>
        <w:spacing w:after="0"/>
      </w:pPr>
      <w:r>
        <w:separator/>
      </w:r>
    </w:p>
  </w:footnote>
  <w:footnote w:type="continuationSeparator" w:id="0">
    <w:p w14:paraId="77D7E429" w14:textId="77777777" w:rsidR="00935765" w:rsidRDefault="00935765">
      <w:pPr>
        <w:spacing w:after="0"/>
      </w:pPr>
      <w:r>
        <w:continuationSeparator/>
      </w:r>
    </w:p>
  </w:footnote>
  <w:footnote w:id="1">
    <w:p w14:paraId="015C3D42" w14:textId="77777777" w:rsidR="004D2792" w:rsidRDefault="004D2792">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76920360" w:rsidR="004D2792" w:rsidRPr="006F2ACD" w:rsidRDefault="004D2792"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w:t>
      </w:r>
      <w:del w:id="3406" w:author="Boisvert, Eric" w:date="2016-03-29T14:58:00Z">
        <w:r w:rsidDel="00DD26B8">
          <w:rPr>
            <w:lang w:val="en-CA"/>
          </w:rPr>
          <w:delText xml:space="preserve">of </w:delText>
        </w:r>
      </w:del>
      <w:r>
        <w:rPr>
          <w:lang w:val="en-CA"/>
        </w:rPr>
        <w:t xml:space="preserve">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w:t>
      </w:r>
      <w:del w:id="3407" w:author="Boisvert, Eric" w:date="2016-03-29T14:58:00Z">
        <w:r w:rsidDel="00DD26B8">
          <w:rPr>
            <w:lang w:val="en-CA"/>
          </w:rPr>
          <w:delText xml:space="preserve">either </w:delText>
        </w:r>
      </w:del>
      <w:r>
        <w:rPr>
          <w:lang w:val="en-CA"/>
        </w:rPr>
        <w:t xml:space="preserve">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4">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5">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7">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9">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4">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5">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8">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9">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7">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4">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3"/>
  </w:num>
  <w:num w:numId="2">
    <w:abstractNumId w:val="1"/>
  </w:num>
  <w:num w:numId="3">
    <w:abstractNumId w:val="13"/>
  </w:num>
  <w:num w:numId="4">
    <w:abstractNumId w:val="27"/>
  </w:num>
  <w:num w:numId="5">
    <w:abstractNumId w:val="19"/>
  </w:num>
  <w:num w:numId="6">
    <w:abstractNumId w:val="18"/>
  </w:num>
  <w:num w:numId="7">
    <w:abstractNumId w:val="16"/>
  </w:num>
  <w:num w:numId="8">
    <w:abstractNumId w:val="24"/>
  </w:num>
  <w:num w:numId="9">
    <w:abstractNumId w:val="0"/>
  </w:num>
  <w:num w:numId="10">
    <w:abstractNumId w:val="23"/>
  </w:num>
  <w:num w:numId="11">
    <w:abstractNumId w:val="11"/>
  </w:num>
  <w:num w:numId="12">
    <w:abstractNumId w:val="8"/>
  </w:num>
  <w:num w:numId="13">
    <w:abstractNumId w:val="36"/>
  </w:num>
  <w:num w:numId="14">
    <w:abstractNumId w:val="30"/>
  </w:num>
  <w:num w:numId="15">
    <w:abstractNumId w:val="7"/>
  </w:num>
  <w:num w:numId="16">
    <w:abstractNumId w:val="6"/>
  </w:num>
  <w:num w:numId="17">
    <w:abstractNumId w:val="29"/>
  </w:num>
  <w:num w:numId="18">
    <w:abstractNumId w:val="10"/>
  </w:num>
  <w:num w:numId="19">
    <w:abstractNumId w:val="31"/>
  </w:num>
  <w:num w:numId="20">
    <w:abstractNumId w:val="26"/>
  </w:num>
  <w:num w:numId="21">
    <w:abstractNumId w:val="22"/>
  </w:num>
  <w:num w:numId="22">
    <w:abstractNumId w:val="42"/>
  </w:num>
  <w:num w:numId="23">
    <w:abstractNumId w:val="4"/>
  </w:num>
  <w:num w:numId="24">
    <w:abstractNumId w:val="20"/>
  </w:num>
  <w:num w:numId="25">
    <w:abstractNumId w:val="15"/>
  </w:num>
  <w:num w:numId="26">
    <w:abstractNumId w:val="21"/>
  </w:num>
  <w:num w:numId="27">
    <w:abstractNumId w:val="14"/>
  </w:num>
  <w:num w:numId="28">
    <w:abstractNumId w:val="2"/>
  </w:num>
  <w:num w:numId="29">
    <w:abstractNumId w:val="17"/>
  </w:num>
  <w:num w:numId="30">
    <w:abstractNumId w:val="12"/>
  </w:num>
  <w:num w:numId="31">
    <w:abstractNumId w:val="41"/>
  </w:num>
  <w:num w:numId="32">
    <w:abstractNumId w:val="3"/>
  </w:num>
  <w:num w:numId="33">
    <w:abstractNumId w:val="39"/>
  </w:num>
  <w:num w:numId="34">
    <w:abstractNumId w:val="45"/>
  </w:num>
  <w:num w:numId="35">
    <w:abstractNumId w:val="40"/>
  </w:num>
  <w:num w:numId="36">
    <w:abstractNumId w:val="9"/>
  </w:num>
  <w:num w:numId="37">
    <w:abstractNumId w:val="25"/>
  </w:num>
  <w:num w:numId="38">
    <w:abstractNumId w:val="33"/>
  </w:num>
  <w:num w:numId="39">
    <w:abstractNumId w:val="38"/>
  </w:num>
  <w:num w:numId="40">
    <w:abstractNumId w:val="43"/>
  </w:num>
  <w:num w:numId="41">
    <w:abstractNumId w:val="43"/>
  </w:num>
  <w:num w:numId="42">
    <w:abstractNumId w:val="43"/>
  </w:num>
  <w:num w:numId="43">
    <w:abstractNumId w:val="43"/>
  </w:num>
  <w:num w:numId="44">
    <w:abstractNumId w:val="43"/>
  </w:num>
  <w:num w:numId="45">
    <w:abstractNumId w:val="43"/>
  </w:num>
  <w:num w:numId="46">
    <w:abstractNumId w:val="43"/>
  </w:num>
  <w:num w:numId="47">
    <w:abstractNumId w:val="43"/>
  </w:num>
  <w:num w:numId="48">
    <w:abstractNumId w:val="44"/>
  </w:num>
  <w:num w:numId="49">
    <w:abstractNumId w:val="37"/>
  </w:num>
  <w:num w:numId="50">
    <w:abstractNumId w:val="28"/>
  </w:num>
  <w:num w:numId="51">
    <w:abstractNumId w:val="32"/>
  </w:num>
  <w:num w:numId="52">
    <w:abstractNumId w:val="35"/>
  </w:num>
  <w:num w:numId="53">
    <w:abstractNumId w:val="5"/>
  </w:num>
  <w:num w:numId="54">
    <w:abstractNumId w:val="3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31808"/>
    <w:rsid w:val="0003221C"/>
    <w:rsid w:val="00033D7C"/>
    <w:rsid w:val="00034618"/>
    <w:rsid w:val="00035A95"/>
    <w:rsid w:val="00037BE7"/>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1990"/>
    <w:rsid w:val="000944A6"/>
    <w:rsid w:val="00094557"/>
    <w:rsid w:val="00094B6D"/>
    <w:rsid w:val="000A1C4C"/>
    <w:rsid w:val="000A5304"/>
    <w:rsid w:val="000A793F"/>
    <w:rsid w:val="000B0CDD"/>
    <w:rsid w:val="000B1244"/>
    <w:rsid w:val="000B4649"/>
    <w:rsid w:val="000B4F44"/>
    <w:rsid w:val="000B617A"/>
    <w:rsid w:val="000C3459"/>
    <w:rsid w:val="000C4224"/>
    <w:rsid w:val="000C4BA0"/>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001"/>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AE4"/>
    <w:rsid w:val="00170B70"/>
    <w:rsid w:val="00172574"/>
    <w:rsid w:val="00174304"/>
    <w:rsid w:val="00174A58"/>
    <w:rsid w:val="00176E9E"/>
    <w:rsid w:val="00180077"/>
    <w:rsid w:val="001810D7"/>
    <w:rsid w:val="001811FA"/>
    <w:rsid w:val="001822D9"/>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C5A0E"/>
    <w:rsid w:val="001C6A17"/>
    <w:rsid w:val="001D519F"/>
    <w:rsid w:val="001D79AD"/>
    <w:rsid w:val="001E2A9F"/>
    <w:rsid w:val="001E3746"/>
    <w:rsid w:val="001E5387"/>
    <w:rsid w:val="001E6E27"/>
    <w:rsid w:val="001E7109"/>
    <w:rsid w:val="001F5FCD"/>
    <w:rsid w:val="001F7CD1"/>
    <w:rsid w:val="002004D2"/>
    <w:rsid w:val="00201C6A"/>
    <w:rsid w:val="00203D99"/>
    <w:rsid w:val="002050B2"/>
    <w:rsid w:val="00205A37"/>
    <w:rsid w:val="0020685A"/>
    <w:rsid w:val="00211657"/>
    <w:rsid w:val="002116B6"/>
    <w:rsid w:val="002140B7"/>
    <w:rsid w:val="002151F2"/>
    <w:rsid w:val="0022247C"/>
    <w:rsid w:val="00224214"/>
    <w:rsid w:val="0022435C"/>
    <w:rsid w:val="00224DF5"/>
    <w:rsid w:val="00225333"/>
    <w:rsid w:val="00227147"/>
    <w:rsid w:val="00230CDE"/>
    <w:rsid w:val="00233723"/>
    <w:rsid w:val="00233F14"/>
    <w:rsid w:val="002404CF"/>
    <w:rsid w:val="0024128E"/>
    <w:rsid w:val="00241C7C"/>
    <w:rsid w:val="00242105"/>
    <w:rsid w:val="00245451"/>
    <w:rsid w:val="00253146"/>
    <w:rsid w:val="002546ED"/>
    <w:rsid w:val="002570EB"/>
    <w:rsid w:val="00263362"/>
    <w:rsid w:val="00263FE6"/>
    <w:rsid w:val="0026586A"/>
    <w:rsid w:val="00267D2C"/>
    <w:rsid w:val="00270EDD"/>
    <w:rsid w:val="00274AAD"/>
    <w:rsid w:val="00276AD3"/>
    <w:rsid w:val="00283487"/>
    <w:rsid w:val="00287240"/>
    <w:rsid w:val="00290617"/>
    <w:rsid w:val="00291871"/>
    <w:rsid w:val="00292781"/>
    <w:rsid w:val="00295FF9"/>
    <w:rsid w:val="00297011"/>
    <w:rsid w:val="002A2C89"/>
    <w:rsid w:val="002A2EF0"/>
    <w:rsid w:val="002A3D49"/>
    <w:rsid w:val="002A58E0"/>
    <w:rsid w:val="002A6766"/>
    <w:rsid w:val="002B3C3F"/>
    <w:rsid w:val="002B6140"/>
    <w:rsid w:val="002C0B9E"/>
    <w:rsid w:val="002C1262"/>
    <w:rsid w:val="002C1CE4"/>
    <w:rsid w:val="002C2D58"/>
    <w:rsid w:val="002C78A2"/>
    <w:rsid w:val="002D131D"/>
    <w:rsid w:val="002D16CD"/>
    <w:rsid w:val="002D30FE"/>
    <w:rsid w:val="002D4285"/>
    <w:rsid w:val="002D4310"/>
    <w:rsid w:val="002D769B"/>
    <w:rsid w:val="002D77EE"/>
    <w:rsid w:val="002E1163"/>
    <w:rsid w:val="002E694E"/>
    <w:rsid w:val="002E6CBA"/>
    <w:rsid w:val="002E6F45"/>
    <w:rsid w:val="002F2882"/>
    <w:rsid w:val="002F5463"/>
    <w:rsid w:val="00301315"/>
    <w:rsid w:val="00302FB5"/>
    <w:rsid w:val="0030364E"/>
    <w:rsid w:val="00314722"/>
    <w:rsid w:val="00315E3F"/>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572C"/>
    <w:rsid w:val="00347A75"/>
    <w:rsid w:val="00355CAB"/>
    <w:rsid w:val="003607F6"/>
    <w:rsid w:val="00364200"/>
    <w:rsid w:val="003666A1"/>
    <w:rsid w:val="00370329"/>
    <w:rsid w:val="00370D0D"/>
    <w:rsid w:val="0037299F"/>
    <w:rsid w:val="00372D01"/>
    <w:rsid w:val="00375CAA"/>
    <w:rsid w:val="00377235"/>
    <w:rsid w:val="003804FE"/>
    <w:rsid w:val="00380908"/>
    <w:rsid w:val="003842F3"/>
    <w:rsid w:val="00384CB6"/>
    <w:rsid w:val="00385662"/>
    <w:rsid w:val="00385692"/>
    <w:rsid w:val="00385792"/>
    <w:rsid w:val="00386910"/>
    <w:rsid w:val="00390DF7"/>
    <w:rsid w:val="003921A3"/>
    <w:rsid w:val="003924D0"/>
    <w:rsid w:val="00393486"/>
    <w:rsid w:val="003954CF"/>
    <w:rsid w:val="003965EF"/>
    <w:rsid w:val="00396863"/>
    <w:rsid w:val="003968C9"/>
    <w:rsid w:val="003A3448"/>
    <w:rsid w:val="003A3838"/>
    <w:rsid w:val="003A479F"/>
    <w:rsid w:val="003A580A"/>
    <w:rsid w:val="003A6526"/>
    <w:rsid w:val="003B391B"/>
    <w:rsid w:val="003B49DD"/>
    <w:rsid w:val="003B5D4E"/>
    <w:rsid w:val="003B691E"/>
    <w:rsid w:val="003C0FEA"/>
    <w:rsid w:val="003C190E"/>
    <w:rsid w:val="003C6266"/>
    <w:rsid w:val="003D0B50"/>
    <w:rsid w:val="003D0C21"/>
    <w:rsid w:val="003D39A1"/>
    <w:rsid w:val="003D6337"/>
    <w:rsid w:val="003D7505"/>
    <w:rsid w:val="003E0843"/>
    <w:rsid w:val="003E0DCA"/>
    <w:rsid w:val="003E16A4"/>
    <w:rsid w:val="003E1755"/>
    <w:rsid w:val="003E6590"/>
    <w:rsid w:val="003E7F91"/>
    <w:rsid w:val="003F569A"/>
    <w:rsid w:val="003F5AA4"/>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688E"/>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0BB6"/>
    <w:rsid w:val="00481976"/>
    <w:rsid w:val="00481AF6"/>
    <w:rsid w:val="00483791"/>
    <w:rsid w:val="00486E2A"/>
    <w:rsid w:val="0048717F"/>
    <w:rsid w:val="00495F38"/>
    <w:rsid w:val="00497A3A"/>
    <w:rsid w:val="004A04F6"/>
    <w:rsid w:val="004A18C3"/>
    <w:rsid w:val="004A2055"/>
    <w:rsid w:val="004A5507"/>
    <w:rsid w:val="004A7E4D"/>
    <w:rsid w:val="004B1BCF"/>
    <w:rsid w:val="004C0E7B"/>
    <w:rsid w:val="004C43DA"/>
    <w:rsid w:val="004D2792"/>
    <w:rsid w:val="004D2ACB"/>
    <w:rsid w:val="004D34D6"/>
    <w:rsid w:val="004D3EF3"/>
    <w:rsid w:val="004D7F25"/>
    <w:rsid w:val="004E0CFB"/>
    <w:rsid w:val="004E325F"/>
    <w:rsid w:val="004E3912"/>
    <w:rsid w:val="004E3A57"/>
    <w:rsid w:val="004E5F43"/>
    <w:rsid w:val="004E6F80"/>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13FE"/>
    <w:rsid w:val="005424AC"/>
    <w:rsid w:val="0054365B"/>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102D"/>
    <w:rsid w:val="00592027"/>
    <w:rsid w:val="005941A0"/>
    <w:rsid w:val="00595C96"/>
    <w:rsid w:val="005960FA"/>
    <w:rsid w:val="005A0B38"/>
    <w:rsid w:val="005A0C30"/>
    <w:rsid w:val="005A21B8"/>
    <w:rsid w:val="005A3CD1"/>
    <w:rsid w:val="005A53D9"/>
    <w:rsid w:val="005A5C41"/>
    <w:rsid w:val="005A74B6"/>
    <w:rsid w:val="005A7580"/>
    <w:rsid w:val="005A7585"/>
    <w:rsid w:val="005B40C3"/>
    <w:rsid w:val="005B4369"/>
    <w:rsid w:val="005B5ECF"/>
    <w:rsid w:val="005B623A"/>
    <w:rsid w:val="005C137B"/>
    <w:rsid w:val="005C1C53"/>
    <w:rsid w:val="005D0298"/>
    <w:rsid w:val="005D2552"/>
    <w:rsid w:val="005D2CCE"/>
    <w:rsid w:val="005D4DF4"/>
    <w:rsid w:val="005D5B95"/>
    <w:rsid w:val="005D5B97"/>
    <w:rsid w:val="005D5CE5"/>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AE8"/>
    <w:rsid w:val="00642DAC"/>
    <w:rsid w:val="00644EF0"/>
    <w:rsid w:val="00645C24"/>
    <w:rsid w:val="00645C92"/>
    <w:rsid w:val="0065022D"/>
    <w:rsid w:val="00650658"/>
    <w:rsid w:val="00652E95"/>
    <w:rsid w:val="006559DD"/>
    <w:rsid w:val="00655CEE"/>
    <w:rsid w:val="00656751"/>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5488"/>
    <w:rsid w:val="0069784E"/>
    <w:rsid w:val="006A1F12"/>
    <w:rsid w:val="006A7DD0"/>
    <w:rsid w:val="006B03E3"/>
    <w:rsid w:val="006B39A1"/>
    <w:rsid w:val="006B5B2B"/>
    <w:rsid w:val="006C6173"/>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072D"/>
    <w:rsid w:val="0073219F"/>
    <w:rsid w:val="00732681"/>
    <w:rsid w:val="00733354"/>
    <w:rsid w:val="00733724"/>
    <w:rsid w:val="00734129"/>
    <w:rsid w:val="007347EF"/>
    <w:rsid w:val="0073628E"/>
    <w:rsid w:val="00740F77"/>
    <w:rsid w:val="00742E4D"/>
    <w:rsid w:val="007433DB"/>
    <w:rsid w:val="00745739"/>
    <w:rsid w:val="00746B77"/>
    <w:rsid w:val="00746E7F"/>
    <w:rsid w:val="007502C8"/>
    <w:rsid w:val="00753624"/>
    <w:rsid w:val="00753A5A"/>
    <w:rsid w:val="00753B5D"/>
    <w:rsid w:val="00757C20"/>
    <w:rsid w:val="00757EBF"/>
    <w:rsid w:val="00761F44"/>
    <w:rsid w:val="00762332"/>
    <w:rsid w:val="00765E48"/>
    <w:rsid w:val="00773E1B"/>
    <w:rsid w:val="00775DD7"/>
    <w:rsid w:val="00775F72"/>
    <w:rsid w:val="00777507"/>
    <w:rsid w:val="00777586"/>
    <w:rsid w:val="0078533A"/>
    <w:rsid w:val="00786781"/>
    <w:rsid w:val="007927D6"/>
    <w:rsid w:val="00792D31"/>
    <w:rsid w:val="00793913"/>
    <w:rsid w:val="00793B54"/>
    <w:rsid w:val="0079517D"/>
    <w:rsid w:val="00796977"/>
    <w:rsid w:val="00796E2C"/>
    <w:rsid w:val="007A1979"/>
    <w:rsid w:val="007A315C"/>
    <w:rsid w:val="007A4792"/>
    <w:rsid w:val="007A60C8"/>
    <w:rsid w:val="007A7721"/>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841"/>
    <w:rsid w:val="007F17CE"/>
    <w:rsid w:val="007F26AE"/>
    <w:rsid w:val="007F6680"/>
    <w:rsid w:val="007F7DE0"/>
    <w:rsid w:val="00800C11"/>
    <w:rsid w:val="008023AC"/>
    <w:rsid w:val="00806192"/>
    <w:rsid w:val="0081048A"/>
    <w:rsid w:val="00811785"/>
    <w:rsid w:val="008132F4"/>
    <w:rsid w:val="008152AF"/>
    <w:rsid w:val="00816648"/>
    <w:rsid w:val="00816874"/>
    <w:rsid w:val="00821F1F"/>
    <w:rsid w:val="008246C7"/>
    <w:rsid w:val="00825468"/>
    <w:rsid w:val="008279FB"/>
    <w:rsid w:val="0083280E"/>
    <w:rsid w:val="008341E8"/>
    <w:rsid w:val="0084053A"/>
    <w:rsid w:val="00842AFF"/>
    <w:rsid w:val="00843770"/>
    <w:rsid w:val="008465E6"/>
    <w:rsid w:val="008520EC"/>
    <w:rsid w:val="00853941"/>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53EB"/>
    <w:rsid w:val="008A6B29"/>
    <w:rsid w:val="008B0EF5"/>
    <w:rsid w:val="008B1DC6"/>
    <w:rsid w:val="008B42C0"/>
    <w:rsid w:val="008B4BF7"/>
    <w:rsid w:val="008B7091"/>
    <w:rsid w:val="008B7992"/>
    <w:rsid w:val="008B7A31"/>
    <w:rsid w:val="008C1955"/>
    <w:rsid w:val="008C3A1A"/>
    <w:rsid w:val="008C4F74"/>
    <w:rsid w:val="008C6C76"/>
    <w:rsid w:val="008D1584"/>
    <w:rsid w:val="008D2309"/>
    <w:rsid w:val="008D422E"/>
    <w:rsid w:val="008D60B2"/>
    <w:rsid w:val="008D6449"/>
    <w:rsid w:val="008E070D"/>
    <w:rsid w:val="008E0A02"/>
    <w:rsid w:val="008E24DF"/>
    <w:rsid w:val="008E4068"/>
    <w:rsid w:val="008E711C"/>
    <w:rsid w:val="008F08D6"/>
    <w:rsid w:val="008F3D1C"/>
    <w:rsid w:val="008F4539"/>
    <w:rsid w:val="008F4E9C"/>
    <w:rsid w:val="009021BE"/>
    <w:rsid w:val="00904777"/>
    <w:rsid w:val="00906350"/>
    <w:rsid w:val="00906BF5"/>
    <w:rsid w:val="00911F72"/>
    <w:rsid w:val="00924939"/>
    <w:rsid w:val="00926101"/>
    <w:rsid w:val="00932216"/>
    <w:rsid w:val="009328CD"/>
    <w:rsid w:val="00934665"/>
    <w:rsid w:val="00935765"/>
    <w:rsid w:val="00935ECA"/>
    <w:rsid w:val="009367C4"/>
    <w:rsid w:val="009367D1"/>
    <w:rsid w:val="009412CB"/>
    <w:rsid w:val="009459BF"/>
    <w:rsid w:val="00946727"/>
    <w:rsid w:val="009546FC"/>
    <w:rsid w:val="00954EEB"/>
    <w:rsid w:val="00965167"/>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64B2"/>
    <w:rsid w:val="009C6C9E"/>
    <w:rsid w:val="009D3533"/>
    <w:rsid w:val="009D45F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3A17"/>
    <w:rsid w:val="00A14461"/>
    <w:rsid w:val="00A173A4"/>
    <w:rsid w:val="00A17543"/>
    <w:rsid w:val="00A1785C"/>
    <w:rsid w:val="00A22FE0"/>
    <w:rsid w:val="00A25212"/>
    <w:rsid w:val="00A3015F"/>
    <w:rsid w:val="00A3190F"/>
    <w:rsid w:val="00A34A4C"/>
    <w:rsid w:val="00A35280"/>
    <w:rsid w:val="00A37EDC"/>
    <w:rsid w:val="00A41036"/>
    <w:rsid w:val="00A41623"/>
    <w:rsid w:val="00A41BE8"/>
    <w:rsid w:val="00A42248"/>
    <w:rsid w:val="00A43288"/>
    <w:rsid w:val="00A458A9"/>
    <w:rsid w:val="00A4612F"/>
    <w:rsid w:val="00A47566"/>
    <w:rsid w:val="00A56B9D"/>
    <w:rsid w:val="00A63650"/>
    <w:rsid w:val="00A6445A"/>
    <w:rsid w:val="00A65B96"/>
    <w:rsid w:val="00A672E5"/>
    <w:rsid w:val="00A75711"/>
    <w:rsid w:val="00A7757F"/>
    <w:rsid w:val="00A80B68"/>
    <w:rsid w:val="00A8510C"/>
    <w:rsid w:val="00A90399"/>
    <w:rsid w:val="00A937B2"/>
    <w:rsid w:val="00A96A3A"/>
    <w:rsid w:val="00AA08C5"/>
    <w:rsid w:val="00AA18A0"/>
    <w:rsid w:val="00AA535D"/>
    <w:rsid w:val="00AA6130"/>
    <w:rsid w:val="00AB10FC"/>
    <w:rsid w:val="00AB423B"/>
    <w:rsid w:val="00AB51A6"/>
    <w:rsid w:val="00AC23CF"/>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4DBC"/>
    <w:rsid w:val="00B0615B"/>
    <w:rsid w:val="00B103E0"/>
    <w:rsid w:val="00B11874"/>
    <w:rsid w:val="00B123AA"/>
    <w:rsid w:val="00B12ECA"/>
    <w:rsid w:val="00B12EEC"/>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8253A"/>
    <w:rsid w:val="00B8418B"/>
    <w:rsid w:val="00B9320B"/>
    <w:rsid w:val="00B933BD"/>
    <w:rsid w:val="00B95F74"/>
    <w:rsid w:val="00BA190F"/>
    <w:rsid w:val="00BA23FE"/>
    <w:rsid w:val="00BA27D0"/>
    <w:rsid w:val="00BA319C"/>
    <w:rsid w:val="00BA576A"/>
    <w:rsid w:val="00BA5AB0"/>
    <w:rsid w:val="00BA6B31"/>
    <w:rsid w:val="00BB76F4"/>
    <w:rsid w:val="00BC33BD"/>
    <w:rsid w:val="00BD7744"/>
    <w:rsid w:val="00BD78E8"/>
    <w:rsid w:val="00BD7B2A"/>
    <w:rsid w:val="00BE13EB"/>
    <w:rsid w:val="00BE2485"/>
    <w:rsid w:val="00BE718C"/>
    <w:rsid w:val="00BF1341"/>
    <w:rsid w:val="00BF1958"/>
    <w:rsid w:val="00BF2A41"/>
    <w:rsid w:val="00BF2C82"/>
    <w:rsid w:val="00BF4178"/>
    <w:rsid w:val="00BF4FFB"/>
    <w:rsid w:val="00C00719"/>
    <w:rsid w:val="00C007EE"/>
    <w:rsid w:val="00C009EA"/>
    <w:rsid w:val="00C0171C"/>
    <w:rsid w:val="00C01850"/>
    <w:rsid w:val="00C02200"/>
    <w:rsid w:val="00C034E3"/>
    <w:rsid w:val="00C1314B"/>
    <w:rsid w:val="00C13B9B"/>
    <w:rsid w:val="00C15E87"/>
    <w:rsid w:val="00C17A19"/>
    <w:rsid w:val="00C17E97"/>
    <w:rsid w:val="00C2184E"/>
    <w:rsid w:val="00C246C0"/>
    <w:rsid w:val="00C256F3"/>
    <w:rsid w:val="00C2740E"/>
    <w:rsid w:val="00C343CA"/>
    <w:rsid w:val="00C3605D"/>
    <w:rsid w:val="00C45032"/>
    <w:rsid w:val="00C45EEC"/>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A59AF"/>
    <w:rsid w:val="00CB122C"/>
    <w:rsid w:val="00CB339F"/>
    <w:rsid w:val="00CC07DC"/>
    <w:rsid w:val="00CC0988"/>
    <w:rsid w:val="00CD1A35"/>
    <w:rsid w:val="00CD22DC"/>
    <w:rsid w:val="00CD3651"/>
    <w:rsid w:val="00CD4906"/>
    <w:rsid w:val="00CD5521"/>
    <w:rsid w:val="00CD6CE1"/>
    <w:rsid w:val="00CD7325"/>
    <w:rsid w:val="00CE0562"/>
    <w:rsid w:val="00CE526C"/>
    <w:rsid w:val="00CE5B49"/>
    <w:rsid w:val="00CE7929"/>
    <w:rsid w:val="00CF0A2E"/>
    <w:rsid w:val="00CF12E6"/>
    <w:rsid w:val="00CF2507"/>
    <w:rsid w:val="00CF2518"/>
    <w:rsid w:val="00CF6174"/>
    <w:rsid w:val="00CF75B4"/>
    <w:rsid w:val="00D0034E"/>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E64"/>
    <w:rsid w:val="00D404D2"/>
    <w:rsid w:val="00D41C9A"/>
    <w:rsid w:val="00D43BE2"/>
    <w:rsid w:val="00D44162"/>
    <w:rsid w:val="00D50D28"/>
    <w:rsid w:val="00D5712A"/>
    <w:rsid w:val="00D632F9"/>
    <w:rsid w:val="00D63684"/>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5AF"/>
    <w:rsid w:val="00DA711E"/>
    <w:rsid w:val="00DA7E9A"/>
    <w:rsid w:val="00DB1F99"/>
    <w:rsid w:val="00DB2D3A"/>
    <w:rsid w:val="00DB4939"/>
    <w:rsid w:val="00DB594D"/>
    <w:rsid w:val="00DD26B8"/>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05E6"/>
    <w:rsid w:val="00E12ECA"/>
    <w:rsid w:val="00E13215"/>
    <w:rsid w:val="00E13DE0"/>
    <w:rsid w:val="00E1402F"/>
    <w:rsid w:val="00E205D6"/>
    <w:rsid w:val="00E20E2E"/>
    <w:rsid w:val="00E231D7"/>
    <w:rsid w:val="00E25DC2"/>
    <w:rsid w:val="00E30DA0"/>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2D87"/>
    <w:rsid w:val="00E64D6C"/>
    <w:rsid w:val="00E66A9E"/>
    <w:rsid w:val="00E70397"/>
    <w:rsid w:val="00E70882"/>
    <w:rsid w:val="00E71F84"/>
    <w:rsid w:val="00E72E0A"/>
    <w:rsid w:val="00E74EC0"/>
    <w:rsid w:val="00E82FCF"/>
    <w:rsid w:val="00E8704C"/>
    <w:rsid w:val="00E966AA"/>
    <w:rsid w:val="00E97193"/>
    <w:rsid w:val="00E97666"/>
    <w:rsid w:val="00EA0FA3"/>
    <w:rsid w:val="00EA1FD5"/>
    <w:rsid w:val="00EA3198"/>
    <w:rsid w:val="00EA3CAB"/>
    <w:rsid w:val="00EA4029"/>
    <w:rsid w:val="00EA50E7"/>
    <w:rsid w:val="00EA73D1"/>
    <w:rsid w:val="00EA7BCE"/>
    <w:rsid w:val="00EB32C6"/>
    <w:rsid w:val="00EC332D"/>
    <w:rsid w:val="00EC644A"/>
    <w:rsid w:val="00EC73A8"/>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13D40"/>
    <w:rsid w:val="00F20F81"/>
    <w:rsid w:val="00F21FA6"/>
    <w:rsid w:val="00F23489"/>
    <w:rsid w:val="00F24B15"/>
    <w:rsid w:val="00F25A29"/>
    <w:rsid w:val="00F25F3B"/>
    <w:rsid w:val="00F27D5A"/>
    <w:rsid w:val="00F3223D"/>
    <w:rsid w:val="00F41497"/>
    <w:rsid w:val="00F442B6"/>
    <w:rsid w:val="00F46BB7"/>
    <w:rsid w:val="00F4750B"/>
    <w:rsid w:val="00F526FC"/>
    <w:rsid w:val="00F54A29"/>
    <w:rsid w:val="00F6046E"/>
    <w:rsid w:val="00F60CB2"/>
    <w:rsid w:val="00F613F1"/>
    <w:rsid w:val="00F67178"/>
    <w:rsid w:val="00F701C7"/>
    <w:rsid w:val="00F829B5"/>
    <w:rsid w:val="00F85F80"/>
    <w:rsid w:val="00F8603E"/>
    <w:rsid w:val="00F91B65"/>
    <w:rsid w:val="00F92942"/>
    <w:rsid w:val="00F96D1E"/>
    <w:rsid w:val="00F97733"/>
    <w:rsid w:val="00FA03D9"/>
    <w:rsid w:val="00FA21EA"/>
    <w:rsid w:val="00FA31AE"/>
    <w:rsid w:val="00FA3C67"/>
    <w:rsid w:val="00FA3D28"/>
    <w:rsid w:val="00FA7812"/>
    <w:rsid w:val="00FB057B"/>
    <w:rsid w:val="00FB4793"/>
    <w:rsid w:val="00FB508F"/>
    <w:rsid w:val="00FB5641"/>
    <w:rsid w:val="00FB57BC"/>
    <w:rsid w:val="00FB7664"/>
    <w:rsid w:val="00FB7A26"/>
    <w:rsid w:val="00FB7B77"/>
    <w:rsid w:val="00FC044E"/>
    <w:rsid w:val="00FC45B9"/>
    <w:rsid w:val="00FC626E"/>
    <w:rsid w:val="00FC76BB"/>
    <w:rsid w:val="00FD3D73"/>
    <w:rsid w:val="00FD56B7"/>
    <w:rsid w:val="00FD6399"/>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6.emf"/><Relationship Id="rId133" Type="http://schemas.openxmlformats.org/officeDocument/2006/relationships/hyperlink" Target="http://www.opengis.net/om/2.0" TargetMode="External"/><Relationship Id="rId138" Type="http://schemas.openxmlformats.org/officeDocument/2006/relationships/hyperlink" Target="http://www.opengis.net/wfs/2.0" TargetMode="External"/><Relationship Id="rId16" Type="http://schemas.openxmlformats.org/officeDocument/2006/relationships/image" Target="media/image2.png"/><Relationship Id="rId107" Type="http://schemas.openxmlformats.org/officeDocument/2006/relationships/image" Target="media/image91.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6.emf"/><Relationship Id="rId123" Type="http://schemas.openxmlformats.org/officeDocument/2006/relationships/hyperlink" Target="http://www.isotc211.org/2005/gmd" TargetMode="External"/><Relationship Id="rId128" Type="http://schemas.openxmlformats.org/officeDocument/2006/relationships/hyperlink" Target="http://xmlns.geosciml.org/GeoSciML-Extension/4.0" TargetMode="External"/><Relationship Id="rId144" Type="http://schemas.openxmlformats.org/officeDocument/2006/relationships/hyperlink" Target="http://www.ct.ingv.it/images/MappaGeologicaEtna/geological_map_Etna.pdf" TargetMode="Externa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hyperlink" Target="http://resource.geosciml.org" TargetMode="External"/><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2.emf"/><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7.emf"/><Relationship Id="rId118" Type="http://schemas.openxmlformats.org/officeDocument/2006/relationships/image" Target="media/image102.emf"/><Relationship Id="rId134" Type="http://schemas.openxmlformats.org/officeDocument/2006/relationships/hyperlink" Target="http://www.opengis.net/sampling/2.0" TargetMode="External"/><Relationship Id="rId139" Type="http://schemas.openxmlformats.org/officeDocument/2006/relationships/hyperlink" Target="http://www.w3.org/1999/xlink" TargetMode="External"/><Relationship Id="rId80" Type="http://schemas.openxmlformats.org/officeDocument/2006/relationships/image" Target="media/image64.emf"/><Relationship Id="rId85" Type="http://schemas.openxmlformats.org/officeDocument/2006/relationships/image" Target="media/image69.emf"/><Relationship Id="rId15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7.emf"/><Relationship Id="rId108" Type="http://schemas.openxmlformats.org/officeDocument/2006/relationships/image" Target="media/image92.emf"/><Relationship Id="rId116" Type="http://schemas.openxmlformats.org/officeDocument/2006/relationships/image" Target="media/image100.emf"/><Relationship Id="rId124" Type="http://schemas.openxmlformats.org/officeDocument/2006/relationships/hyperlink" Target="http://www.opengis.net/gml/3.2" TargetMode="External"/><Relationship Id="rId129" Type="http://schemas.openxmlformats.org/officeDocument/2006/relationships/hyperlink" Target="http://xmlns.geosciml.org/GeologicTime/4.0" TargetMode="External"/><Relationship Id="rId137" Type="http://schemas.openxmlformats.org/officeDocument/2006/relationships/hyperlink" Target="http://www.opengis.net/swe/2.0" TargetMode="Externa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5.emf"/><Relationship Id="rId132" Type="http://schemas.openxmlformats.org/officeDocument/2006/relationships/hyperlink" Target="http://standards.iso.org/iso/19115/-3/mrl/1.0" TargetMode="External"/><Relationship Id="rId140" Type="http://schemas.openxmlformats.org/officeDocument/2006/relationships/hyperlink" Target="http://schemas.opengis.net/gsml/4.0/geosciml-portrayal.sch" TargetMode="External"/><Relationship Id="rId145" Type="http://schemas.openxmlformats.org/officeDocument/2006/relationships/hyperlink" Target="http://precambrian.stratigraphy.org/Walsh_et_al_2004.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90.png"/><Relationship Id="rId114" Type="http://schemas.openxmlformats.org/officeDocument/2006/relationships/image" Target="media/image98.emf"/><Relationship Id="rId119" Type="http://schemas.openxmlformats.org/officeDocument/2006/relationships/image" Target="media/image103.emf"/><Relationship Id="rId127" Type="http://schemas.openxmlformats.org/officeDocument/2006/relationships/hyperlink" Target="http://xmlns.geosciml.org/Borehole/4.0"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122" Type="http://schemas.openxmlformats.org/officeDocument/2006/relationships/hyperlink" Target="http://www.isotc211.org/2005/gco" TargetMode="External"/><Relationship Id="rId130" Type="http://schemas.openxmlformats.org/officeDocument/2006/relationships/hyperlink" Target="http://xmlns.geosciml.org/LaboratoryAnalysis-Specimen/4.0" TargetMode="External"/><Relationship Id="rId135" Type="http://schemas.openxmlformats.org/officeDocument/2006/relationships/hyperlink" Target="http://www.opengis.net/samplingSpatial/2.0" TargetMode="External"/><Relationship Id="rId143" Type="http://schemas.openxmlformats.org/officeDocument/2006/relationships/hyperlink" Target="http://unitsofmeasure.org/ucum.html" TargetMode="External"/><Relationship Id="rId148" Type="http://schemas.openxmlformats.org/officeDocument/2006/relationships/theme" Target="theme/theme1.xml"/><Relationship Id="rId151" Type="http://schemas.microsoft.com/office/2011/relationships/people" Target="peop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3.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8.emf"/><Relationship Id="rId120" Type="http://schemas.openxmlformats.org/officeDocument/2006/relationships/hyperlink" Target="http://standards.iso.org/iso/19115/-3/cit/1.0" TargetMode="External"/><Relationship Id="rId125" Type="http://schemas.openxmlformats.org/officeDocument/2006/relationships/hyperlink" Target="http://www.opengis.net/gml/3.3/exr" TargetMode="External"/><Relationship Id="rId141" Type="http://schemas.openxmlformats.org/officeDocument/2006/relationships/hyperlink" Target="http://schemas.opengis.net/gsml/4.0/geoSciMLBasic.sch" TargetMode="External"/><Relationship Id="rId14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4.emf"/><Relationship Id="rId115" Type="http://schemas.openxmlformats.org/officeDocument/2006/relationships/image" Target="media/image99.emf"/><Relationship Id="rId131" Type="http://schemas.openxmlformats.org/officeDocument/2006/relationships/hyperlink" Target="http://xmlns.geosciml.org/geosciml-portrayal/4.0" TargetMode="External"/><Relationship Id="rId136" Type="http://schemas.openxmlformats.org/officeDocument/2006/relationships/hyperlink" Target="http://www.opengis.net/samplingSpecimen/2.0" TargetMode="External"/><Relationship Id="rId61" Type="http://schemas.openxmlformats.org/officeDocument/2006/relationships/image" Target="media/image45.emf"/><Relationship Id="rId82" Type="http://schemas.openxmlformats.org/officeDocument/2006/relationships/image" Target="media/image66.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4.png"/><Relationship Id="rId35" Type="http://schemas.openxmlformats.org/officeDocument/2006/relationships/image" Target="media/image19.emf"/><Relationship Id="rId56" Type="http://schemas.openxmlformats.org/officeDocument/2006/relationships/image" Target="media/image40.png"/><Relationship Id="rId77" Type="http://schemas.openxmlformats.org/officeDocument/2006/relationships/image" Target="media/image61.emf"/><Relationship Id="rId100" Type="http://schemas.openxmlformats.org/officeDocument/2006/relationships/image" Target="media/image84.png"/><Relationship Id="rId105" Type="http://schemas.openxmlformats.org/officeDocument/2006/relationships/image" Target="media/image89.emf"/><Relationship Id="rId126" Type="http://schemas.openxmlformats.org/officeDocument/2006/relationships/hyperlink" Target="http://xmlns.geosciml.org/GeoSciML-Basic/4.0"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www.opengis.net/cv/0.2/gml32" TargetMode="External"/><Relationship Id="rId142" Type="http://schemas.openxmlformats.org/officeDocument/2006/relationships/hyperlink" Target="http://schemas.opengis.net/gsml/4.0/geologictime.sch"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B6968-E355-4603-876C-D849CC583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5237</TotalTime>
  <Pages>271</Pages>
  <Words>47757</Words>
  <Characters>272217</Characters>
  <Application>Microsoft Office Word</Application>
  <DocSecurity>0</DocSecurity>
  <Lines>2268</Lines>
  <Paragraphs>638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319336</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84</cp:revision>
  <dcterms:created xsi:type="dcterms:W3CDTF">2016-03-06T18:22:00Z</dcterms:created>
  <dcterms:modified xsi:type="dcterms:W3CDTF">2016-03-30T19:14:00Z</dcterms:modified>
</cp:coreProperties>
</file>