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531DC8">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531DC8">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531DC8">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531DC8">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531DC8">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531DC8">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531DC8">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531DC8">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531DC8">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531DC8">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531DC8">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531DC8">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CommentReference"/>
              </w:rPr>
              <w:commentReference w:id="5"/>
            </w:r>
          </w:p>
        </w:tc>
      </w:tr>
    </w:tbl>
    <w:p w14:paraId="4AAE8A6E" w14:textId="77777777" w:rsidR="009A7B37" w:rsidRPr="00D12552" w:rsidRDefault="009A7B37">
      <w:pPr>
        <w:pStyle w:val="Heading1"/>
        <w:rPr>
          <w:lang w:val="en-CA"/>
        </w:rPr>
      </w:pPr>
      <w:bookmarkStart w:id="6" w:name="_Toc337499850"/>
      <w:r w:rsidRPr="00D12552">
        <w:rPr>
          <w:lang w:val="en-CA"/>
        </w:rPr>
        <w:t>Scope</w:t>
      </w:r>
      <w:bookmarkEnd w:id="6"/>
    </w:p>
    <w:p w14:paraId="2501848A" w14:textId="77777777" w:rsidR="00165E04" w:rsidRPr="00D12552" w:rsidRDefault="00A4612F" w:rsidP="00165E04">
      <w:pPr>
        <w:rPr>
          <w:color w:val="00B050"/>
          <w:lang w:val="en-CA"/>
        </w:rPr>
      </w:pPr>
      <w:r w:rsidRPr="00D12552">
        <w:rPr>
          <w:color w:val="00B050"/>
          <w:lang w:val="en-CA"/>
        </w:rPr>
        <w:t xml:space="preserve">GeoSciML (Geoscience Markup Language) covers the domain of geology (earth material, geological units, </w:t>
      </w:r>
      <w:r w:rsidR="002404CF" w:rsidRPr="00D12552">
        <w:rPr>
          <w:color w:val="00B050"/>
          <w:lang w:val="en-CA"/>
        </w:rPr>
        <w:t xml:space="preserve">geochronology, geological </w:t>
      </w:r>
      <w:r w:rsidRPr="00D12552">
        <w:rPr>
          <w:color w:val="00B050"/>
          <w:lang w:val="en-CA"/>
        </w:rPr>
        <w:t>structures</w:t>
      </w:r>
      <w:r w:rsidR="002404CF" w:rsidRPr="00D12552">
        <w:rPr>
          <w:color w:val="00B050"/>
          <w:lang w:val="en-CA"/>
        </w:rPr>
        <w:t>, geomorphology</w:t>
      </w:r>
      <w:r w:rsidRPr="00D12552">
        <w:rPr>
          <w:color w:val="00B050"/>
          <w:lang w:val="en-CA"/>
        </w:rPr>
        <w:t xml:space="preserve"> and composition) and </w:t>
      </w:r>
      <w:r w:rsidR="002404CF" w:rsidRPr="00D12552">
        <w:rPr>
          <w:color w:val="00B050"/>
          <w:lang w:val="en-CA"/>
        </w:rPr>
        <w:t xml:space="preserve">sampling </w:t>
      </w:r>
      <w:r w:rsidRPr="00D12552">
        <w:rPr>
          <w:color w:val="00B050"/>
          <w:lang w:val="en-CA"/>
        </w:rPr>
        <w:t>features common to the practice of geoscience, such as borehole</w:t>
      </w:r>
      <w:r w:rsidR="002404CF" w:rsidRPr="00D12552">
        <w:rPr>
          <w:color w:val="00B050"/>
          <w:lang w:val="en-CA"/>
        </w:rPr>
        <w:t xml:space="preserve"> and geologic specimen.  The model also proposes a simplified version of GeoSciML suitable for map portrayal.  This specification does not address</w:t>
      </w:r>
      <w:r w:rsidR="00D12552" w:rsidRPr="00D12552">
        <w:rPr>
          <w:color w:val="00B050"/>
          <w:lang w:val="en-CA"/>
        </w:rPr>
        <w:t xml:space="preserve"> (or very partially address</w:t>
      </w:r>
      <w:r w:rsidR="00D12552">
        <w:rPr>
          <w:color w:val="00B050"/>
          <w:lang w:val="en-CA"/>
        </w:rPr>
        <w:t>es</w:t>
      </w:r>
      <w:r w:rsidR="00D12552" w:rsidRPr="00D12552">
        <w:rPr>
          <w:color w:val="00B050"/>
          <w:lang w:val="en-CA"/>
        </w:rPr>
        <w:t>)</w:t>
      </w:r>
      <w:r w:rsidR="002404CF" w:rsidRPr="00D12552">
        <w:rPr>
          <w:color w:val="00B050"/>
          <w:lang w:val="en-CA"/>
        </w:rPr>
        <w:t xml:space="preserve"> more specialised geoscience domains such as hydrogeology, seismology, geophysic</w:t>
      </w:r>
      <w:r w:rsidR="00D12552" w:rsidRPr="00D12552">
        <w:rPr>
          <w:color w:val="00B050"/>
          <w:lang w:val="en-CA"/>
        </w:rPr>
        <w:t xml:space="preserve">s or economic </w:t>
      </w:r>
      <w:r w:rsidR="00D12552">
        <w:rPr>
          <w:color w:val="00B050"/>
          <w:lang w:val="en-CA"/>
        </w:rPr>
        <w:t>geology</w:t>
      </w:r>
      <w:r w:rsidR="00D12552" w:rsidRPr="00D12552">
        <w:rPr>
          <w:color w:val="00B050"/>
          <w:lang w:val="en-CA"/>
        </w:rPr>
        <w:t>.  Some of these domains are covered by other specifica</w:t>
      </w:r>
      <w:r w:rsidR="00D12552">
        <w:rPr>
          <w:color w:val="00B050"/>
          <w:lang w:val="en-CA"/>
        </w:rPr>
        <w:t>tions (</w:t>
      </w:r>
      <w:r w:rsidR="00F6046E">
        <w:rPr>
          <w:color w:val="00B050"/>
          <w:lang w:val="en-CA"/>
        </w:rPr>
        <w:t xml:space="preserve">e.g. </w:t>
      </w:r>
      <w:r w:rsidR="00D12552">
        <w:rPr>
          <w:color w:val="00B050"/>
          <w:lang w:val="en-CA"/>
        </w:rPr>
        <w:t xml:space="preserve">GWML for hydrogeology and EarthResourceML for economic geology – both having </w:t>
      </w:r>
      <w:r w:rsidR="00F6046E">
        <w:rPr>
          <w:color w:val="00B050"/>
          <w:lang w:val="en-CA"/>
        </w:rPr>
        <w:t>affiliation with GeoSciML</w:t>
      </w:r>
      <w:r w:rsidR="00D12552">
        <w:rPr>
          <w:color w:val="00B050"/>
          <w:lang w:val="en-CA"/>
        </w:rPr>
        <w:t>).</w:t>
      </w:r>
    </w:p>
    <w:p w14:paraId="46466F29" w14:textId="77777777" w:rsidR="009A7B37" w:rsidRPr="00D12552" w:rsidRDefault="009A7B37">
      <w:pPr>
        <w:pStyle w:val="Heading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CommentReferenc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CommentReferenc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Heading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Heading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29"/>
      <w:r>
        <w:rPr>
          <w:lang w:val="en-CA"/>
        </w:rPr>
        <w:t>GeoSciML Portrayal : a simplified version for layer based application</w:t>
      </w:r>
      <w:commentRangeEnd w:id="29"/>
      <w:r w:rsidR="00A00D3D">
        <w:rPr>
          <w:rStyle w:val="CommentReference"/>
        </w:rPr>
        <w:commentReference w:id="29"/>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42" w:name="_Ref432095090"/>
      <w:r>
        <w:t xml:space="preserve">Figure </w:t>
      </w:r>
      <w:r w:rsidR="00626E7A">
        <w:fldChar w:fldCharType="begin"/>
      </w:r>
      <w:r w:rsidR="00626E7A">
        <w:instrText xml:space="preserve"> SEQ Figure \* ARABIC </w:instrText>
      </w:r>
      <w:r w:rsidR="00626E7A">
        <w:fldChar w:fldCharType="separate"/>
      </w:r>
      <w:r w:rsidR="00CB339F">
        <w:rPr>
          <w:noProof/>
        </w:rPr>
        <w:t>1</w:t>
      </w:r>
      <w:r w:rsidR="00626E7A">
        <w:rPr>
          <w:noProof/>
        </w:rPr>
        <w:fldChar w:fldCharType="end"/>
      </w:r>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 xml:space="preserve">based application, such as web map application or GIS where the key functionality is display a map layer and </w:t>
      </w:r>
      <w:proofErr w:type="gramStart"/>
      <w:r>
        <w:rPr>
          <w:lang w:val="en-CA"/>
        </w:rPr>
        <w:t>perform</w:t>
      </w:r>
      <w:proofErr w:type="gramEnd"/>
      <w:r>
        <w:rPr>
          <w:lang w:val="en-CA"/>
        </w:rPr>
        <w:t xml:space="preserve">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Caption"/>
        <w:rPr>
          <w:lang w:val="en-CA"/>
        </w:rPr>
      </w:pPr>
      <w:bookmarkStart w:id="52" w:name="_Ref431737057"/>
      <w:r>
        <w:t xml:space="preserve">Figure </w:t>
      </w:r>
      <w:r w:rsidR="00626E7A">
        <w:fldChar w:fldCharType="begin"/>
      </w:r>
      <w:r w:rsidR="00626E7A">
        <w:instrText xml:space="preserve"> SEQ Figure \* ARABIC </w:instrText>
      </w:r>
      <w:r w:rsidR="00626E7A">
        <w:fldChar w:fldCharType="separate"/>
      </w:r>
      <w:r w:rsidR="00CB339F">
        <w:rPr>
          <w:noProof/>
        </w:rPr>
        <w:t>2</w:t>
      </w:r>
      <w:r w:rsidR="00626E7A">
        <w:rPr>
          <w:noProof/>
        </w:rPr>
        <w:fldChar w:fldCharType="end"/>
      </w:r>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54" w:name="_Ref431724260"/>
      <w:r>
        <w:t xml:space="preserve">Figure </w:t>
      </w:r>
      <w:r w:rsidR="00626E7A">
        <w:fldChar w:fldCharType="begin"/>
      </w:r>
      <w:r w:rsidR="00626E7A">
        <w:instrText xml:space="preserve"> SEQ Figure \* ARABIC </w:instrText>
      </w:r>
      <w:r w:rsidR="00626E7A">
        <w:fldChar w:fldCharType="separate"/>
      </w:r>
      <w:r w:rsidR="00CB339F">
        <w:rPr>
          <w:noProof/>
        </w:rPr>
        <w:t>3</w:t>
      </w:r>
      <w:r w:rsidR="00626E7A">
        <w:rPr>
          <w:noProof/>
        </w:rPr>
        <w:fldChar w:fldCharType="end"/>
      </w:r>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r w:rsidR="00626E7A">
        <w:fldChar w:fldCharType="begin"/>
      </w:r>
      <w:r w:rsidR="00626E7A">
        <w:instrText xml:space="preserve"> SEQ Figure \* ARABIC </w:instrText>
      </w:r>
      <w:r w:rsidR="00626E7A">
        <w:fldChar w:fldCharType="separate"/>
      </w:r>
      <w:r w:rsidR="00CB339F">
        <w:rPr>
          <w:noProof/>
        </w:rPr>
        <w:t>4</w:t>
      </w:r>
      <w:r w:rsidR="00626E7A">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r w:rsidR="00626E7A">
        <w:fldChar w:fldCharType="begin"/>
      </w:r>
      <w:r w:rsidR="00626E7A">
        <w:instrText xml:space="preserve"> SEQ Figure \* ARABIC </w:instrText>
      </w:r>
      <w:r w:rsidR="00626E7A">
        <w:fldChar w:fldCharType="separate"/>
      </w:r>
      <w:r w:rsidR="00CB339F">
        <w:rPr>
          <w:noProof/>
        </w:rPr>
        <w:t>5</w:t>
      </w:r>
      <w:r w:rsidR="00626E7A">
        <w:rPr>
          <w:noProof/>
        </w:rPr>
        <w:fldChar w:fldCharType="end"/>
      </w:r>
      <w:r>
        <w:t xml:space="preserve"> : Extension pattern using a property block (Description class)</w:t>
      </w:r>
    </w:p>
    <w:p w14:paraId="64193030" w14:textId="77777777" w:rsidR="00DA2FDF" w:rsidRDefault="00DA2FDF" w:rsidP="00DA2FDF"/>
    <w:p w14:paraId="355A92F4" w14:textId="77777777" w:rsidR="00DA2FDF" w:rsidRDefault="00D0034E" w:rsidP="00D0034E">
      <w:pPr>
        <w:pStyle w:val="ListParagraph"/>
        <w:numPr>
          <w:ilvl w:val="0"/>
          <w:numId w:val="16"/>
        </w:numPr>
      </w:pPr>
      <w:r>
        <w:t>Does not require the creation of a new feature type</w:t>
      </w:r>
    </w:p>
    <w:p w14:paraId="6EC47B98" w14:textId="77777777" w:rsidR="00D0034E" w:rsidRDefault="00D0034E" w:rsidP="00D0034E">
      <w:pPr>
        <w:pStyle w:val="ListParagraph"/>
        <w:numPr>
          <w:ilvl w:val="0"/>
          <w:numId w:val="16"/>
        </w:numPr>
      </w:pPr>
      <w:r>
        <w:t>Extra properties can be defined by a community and use by another one</w:t>
      </w:r>
    </w:p>
    <w:p w14:paraId="12F91C24" w14:textId="647A54E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proofErr w:type="gramStart"/>
      <w:ins w:id="66" w:author="Boisvert, Eric" w:date="2015-10-16T08:06:00Z">
        <w:r>
          <w:t>classes</w:t>
        </w:r>
      </w:ins>
      <w:ins w:id="67" w:author="Boisvert, Eric" w:date="2015-10-16T08:07:00Z">
        <w:r>
          <w:t xml:space="preserve"> </w:t>
        </w:r>
      </w:ins>
      <w:ins w:id="68" w:author="Boisvert, Eric" w:date="2015-10-16T08:06:00Z">
        <w:r>
          <w:t xml:space="preserve"> </w:t>
        </w:r>
      </w:ins>
      <w:ins w:id="69" w:author="Boisvert, Eric" w:date="2015-10-16T08:19:00Z">
        <w:r>
          <w:t>that</w:t>
        </w:r>
        <w:proofErr w:type="gramEnd"/>
        <w:r>
          <w:t xml:space="preserve"> are implemented in GeoSciML extension</w:t>
        </w:r>
      </w:ins>
      <w:ins w:id="70" w:author="Boisvert, Eric" w:date="2015-10-16T08:20:00Z">
        <w:r>
          <w:t xml:space="preserve"> (</w:t>
        </w:r>
        <w:r>
          <w:fldChar w:fldCharType="begin"/>
        </w:r>
        <w:r>
          <w:instrText xml:space="preserve"> REF _Ref432746974 \h </w:instrText>
        </w:r>
      </w:ins>
      <w:r>
        <w:fldChar w:fldCharType="separate"/>
      </w:r>
      <w:ins w:id="71" w:author="Boisvert, Eric" w:date="2015-10-16T08:20:00Z">
        <w:r>
          <w:t xml:space="preserve">Table </w:t>
        </w:r>
        <w:r>
          <w:rPr>
            <w:noProof/>
          </w:rPr>
          <w:t>1</w:t>
        </w:r>
        <w:r>
          <w:fldChar w:fldCharType="end"/>
        </w:r>
        <w:r>
          <w:t>)</w:t>
        </w:r>
      </w:ins>
      <w:ins w:id="72" w:author="Boisvert, Eric" w:date="2015-10-16T08:19:00Z">
        <w:r>
          <w:t>.</w:t>
        </w:r>
      </w:ins>
    </w:p>
    <w:p w14:paraId="434C3884" w14:textId="50875018" w:rsidR="000077DC" w:rsidRDefault="000077DC">
      <w:pPr>
        <w:pStyle w:val="Caption"/>
        <w:keepNext/>
        <w:rPr>
          <w:ins w:id="73" w:author="Boisvert, Eric" w:date="2015-10-16T08:20:00Z"/>
        </w:rPr>
        <w:pPrChange w:id="74" w:author="Boisvert, Eric" w:date="2015-10-16T08:20:00Z">
          <w:pPr/>
        </w:pPrChange>
      </w:pPr>
      <w:bookmarkStart w:id="75" w:name="_Ref432746974"/>
      <w:ins w:id="76" w:author="Boisvert, Eric" w:date="2015-10-16T08:20:00Z">
        <w:r>
          <w:t xml:space="preserve">Table </w:t>
        </w:r>
        <w:r>
          <w:fldChar w:fldCharType="begin"/>
        </w:r>
        <w:r>
          <w:instrText xml:space="preserve"> SEQ Table \* ARABIC </w:instrText>
        </w:r>
      </w:ins>
      <w:r>
        <w:fldChar w:fldCharType="separate"/>
      </w:r>
      <w:r w:rsidR="003C190E">
        <w:rPr>
          <w:noProof/>
        </w:rPr>
        <w:t>1</w:t>
      </w:r>
      <w:ins w:id="77" w:author="Boisvert, Eric" w:date="2015-10-16T08:20:00Z">
        <w:r>
          <w:fldChar w:fldCharType="end"/>
        </w:r>
        <w:bookmarkEnd w:id="75"/>
        <w:r>
          <w:t xml:space="preserve"> GeoSciML basic stub classes</w:t>
        </w:r>
      </w:ins>
    </w:p>
    <w:tbl>
      <w:tblPr>
        <w:tblStyle w:val="LightShading"/>
        <w:tblW w:w="8897" w:type="dxa"/>
        <w:tblLook w:val="04A0" w:firstRow="1" w:lastRow="0" w:firstColumn="1" w:lastColumn="0" w:noHBand="0" w:noVBand="1"/>
        <w:tblPrChange w:id="78" w:author="Boisvert, Eric" w:date="2015-10-16T08:20:00Z">
          <w:tblPr>
            <w:tblStyle w:val="TableGrid"/>
            <w:tblW w:w="0" w:type="auto"/>
            <w:tblLook w:val="04A0" w:firstRow="1" w:lastRow="0" w:firstColumn="1" w:lastColumn="0" w:noHBand="0" w:noVBand="1"/>
          </w:tblPr>
        </w:tblPrChange>
      </w:tblPr>
      <w:tblGrid>
        <w:gridCol w:w="5056"/>
        <w:gridCol w:w="3841"/>
        <w:tblGridChange w:id="79">
          <w:tblGrid>
            <w:gridCol w:w="2952"/>
            <w:gridCol w:w="2104"/>
            <w:gridCol w:w="848"/>
            <w:gridCol w:w="2993"/>
          </w:tblGrid>
        </w:tblGridChange>
      </w:tblGrid>
      <w:tr w:rsidR="000077DC" w:rsidRPr="000077DC" w14:paraId="615D9792" w14:textId="77777777" w:rsidTr="000077DC">
        <w:trPr>
          <w:cnfStyle w:val="100000000000" w:firstRow="1" w:lastRow="0" w:firstColumn="0" w:lastColumn="0" w:oddVBand="0" w:evenVBand="0" w:oddHBand="0" w:evenHBand="0" w:firstRowFirstColumn="0" w:firstRowLastColumn="0" w:lastRowFirstColumn="0" w:lastRowLastColumn="0"/>
          <w:ins w:id="80" w:author="Boisvert, Eric" w:date="2015-10-16T08:08:00Z"/>
          <w:trPrChange w:id="8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82" w:author="Boisvert, Eric" w:date="2015-10-16T08:20:00Z">
              <w:tcPr>
                <w:tcW w:w="2952" w:type="dxa"/>
              </w:tcPr>
            </w:tcPrChange>
          </w:tcPr>
          <w:p w14:paraId="2BB1CD89" w14:textId="1B637959" w:rsidR="000077DC" w:rsidRPr="000077DC" w:rsidRDefault="000077DC" w:rsidP="00DA2FDF">
            <w:pPr>
              <w:cnfStyle w:val="101000000000" w:firstRow="1" w:lastRow="0" w:firstColumn="1" w:lastColumn="0" w:oddVBand="0" w:evenVBand="0" w:oddHBand="0" w:evenHBand="0" w:firstRowFirstColumn="0" w:firstRowLastColumn="0" w:lastRowFirstColumn="0" w:lastRowLastColumn="0"/>
              <w:rPr>
                <w:ins w:id="83" w:author="Boisvert, Eric" w:date="2015-10-16T08:08:00Z"/>
                <w:rFonts w:asciiTheme="minorHAnsi" w:hAnsiTheme="minorHAnsi"/>
                <w:rPrChange w:id="84" w:author="Boisvert, Eric" w:date="2015-10-16T08:10:00Z">
                  <w:rPr>
                    <w:ins w:id="85" w:author="Boisvert, Eric" w:date="2015-10-16T08:08:00Z"/>
                  </w:rPr>
                </w:rPrChange>
              </w:rPr>
            </w:pPr>
            <w:ins w:id="86" w:author="Boisvert, Eric" w:date="2015-10-16T08:09:00Z">
              <w:r w:rsidRPr="000077DC">
                <w:rPr>
                  <w:rFonts w:asciiTheme="minorHAnsi" w:hAnsiTheme="minorHAnsi"/>
                  <w:rPrChange w:id="87" w:author="Boisvert, Eric" w:date="2015-10-16T08:10:00Z">
                    <w:rPr/>
                  </w:rPrChange>
                </w:rPr>
                <w:t>Class</w:t>
              </w:r>
            </w:ins>
          </w:p>
        </w:tc>
        <w:tc>
          <w:tcPr>
            <w:tcW w:w="3841" w:type="dxa"/>
            <w:tcPrChange w:id="88" w:author="Boisvert, Eric" w:date="2015-10-16T08:20:00Z">
              <w:tcPr>
                <w:tcW w:w="2952" w:type="dxa"/>
                <w:gridSpan w:val="2"/>
              </w:tcPr>
            </w:tcPrChange>
          </w:tcPr>
          <w:p w14:paraId="5F26D0DE" w14:textId="523318BB" w:rsidR="000077DC" w:rsidRPr="000077DC" w:rsidRDefault="000077DC" w:rsidP="00DA2FDF">
            <w:pPr>
              <w:cnfStyle w:val="100000000000" w:firstRow="1" w:lastRow="0" w:firstColumn="0" w:lastColumn="0" w:oddVBand="0" w:evenVBand="0" w:oddHBand="0" w:evenHBand="0" w:firstRowFirstColumn="0" w:firstRowLastColumn="0" w:lastRowFirstColumn="0" w:lastRowLastColumn="0"/>
              <w:rPr>
                <w:ins w:id="89" w:author="Boisvert, Eric" w:date="2015-10-16T08:08:00Z"/>
                <w:rFonts w:asciiTheme="minorHAnsi" w:hAnsiTheme="minorHAnsi"/>
                <w:rPrChange w:id="90" w:author="Boisvert, Eric" w:date="2015-10-16T08:10:00Z">
                  <w:rPr>
                    <w:ins w:id="91" w:author="Boisvert, Eric" w:date="2015-10-16T08:08:00Z"/>
                  </w:rPr>
                </w:rPrChange>
              </w:rPr>
            </w:pPr>
            <w:ins w:id="92" w:author="Boisvert, Eric" w:date="2015-10-16T08:09:00Z">
              <w:r w:rsidRPr="000077DC">
                <w:rPr>
                  <w:rFonts w:asciiTheme="minorHAnsi" w:hAnsiTheme="minorHAnsi"/>
                  <w:rPrChange w:id="93" w:author="Boisvert, Eric" w:date="2015-10-16T08:10:00Z">
                    <w:rPr/>
                  </w:rPrChange>
                </w:rPr>
                <w:t>Description</w:t>
              </w:r>
            </w:ins>
          </w:p>
        </w:tc>
      </w:tr>
      <w:tr w:rsidR="000077DC" w:rsidRPr="000077DC" w14:paraId="6E0BDD9A" w14:textId="77777777" w:rsidTr="000077DC">
        <w:trPr>
          <w:cnfStyle w:val="000000100000" w:firstRow="0" w:lastRow="0" w:firstColumn="0" w:lastColumn="0" w:oddVBand="0" w:evenVBand="0" w:oddHBand="1" w:evenHBand="0" w:firstRowFirstColumn="0" w:firstRowLastColumn="0" w:lastRowFirstColumn="0" w:lastRowLastColumn="0"/>
          <w:ins w:id="94" w:author="Boisvert, Eric" w:date="2015-10-16T08:08:00Z"/>
          <w:trPrChange w:id="9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96" w:author="Boisvert, Eric" w:date="2015-10-16T08:20:00Z">
              <w:tcPr>
                <w:tcW w:w="2952" w:type="dxa"/>
              </w:tcPr>
            </w:tcPrChange>
          </w:tcPr>
          <w:p w14:paraId="5E8CA65C" w14:textId="0D48B021"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97" w:author="Boisvert, Eric" w:date="2015-10-16T08:08:00Z"/>
                <w:rFonts w:asciiTheme="minorHAnsi" w:hAnsiTheme="minorHAnsi"/>
                <w:rPrChange w:id="98" w:author="Boisvert, Eric" w:date="2015-10-16T08:10:00Z">
                  <w:rPr>
                    <w:ins w:id="99" w:author="Boisvert, Eric" w:date="2015-10-16T08:08:00Z"/>
                  </w:rPr>
                </w:rPrChange>
              </w:rPr>
            </w:pPr>
            <w:ins w:id="100" w:author="Boisvert, Eric" w:date="2015-10-16T08:09:00Z">
              <w:r w:rsidRPr="000077DC">
                <w:rPr>
                  <w:rFonts w:asciiTheme="minorHAnsi" w:hAnsiTheme="minorHAnsi"/>
                  <w:rPrChange w:id="101" w:author="Boisvert, Eric" w:date="2015-10-16T08:10:00Z">
                    <w:rPr/>
                  </w:rPrChange>
                </w:rPr>
                <w:t>AbstractFeatureRelation</w:t>
              </w:r>
            </w:ins>
          </w:p>
        </w:tc>
        <w:tc>
          <w:tcPr>
            <w:tcW w:w="3841" w:type="dxa"/>
            <w:tcPrChange w:id="102" w:author="Boisvert, Eric" w:date="2015-10-16T08:20:00Z">
              <w:tcPr>
                <w:tcW w:w="2952" w:type="dxa"/>
                <w:gridSpan w:val="2"/>
              </w:tcPr>
            </w:tcPrChange>
          </w:tcPr>
          <w:p w14:paraId="54D70DF5" w14:textId="09E8962A"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03" w:author="Boisvert, Eric" w:date="2015-10-16T08:08:00Z"/>
                <w:rFonts w:asciiTheme="minorHAnsi" w:hAnsiTheme="minorHAnsi"/>
                <w:rPrChange w:id="104" w:author="Boisvert, Eric" w:date="2015-10-16T08:10:00Z">
                  <w:rPr>
                    <w:ins w:id="105" w:author="Boisvert, Eric" w:date="2015-10-16T08:08:00Z"/>
                  </w:rPr>
                </w:rPrChange>
              </w:rPr>
            </w:pPr>
            <w:ins w:id="106" w:author="Boisvert, Eric" w:date="2015-10-16T08:10:00Z">
              <w:r>
                <w:rPr>
                  <w:rFonts w:asciiTheme="minorHAnsi" w:hAnsiTheme="minorHAnsi"/>
                </w:rPr>
                <w:t>Association class p</w:t>
              </w:r>
            </w:ins>
            <w:ins w:id="107" w:author="Boisvert, Eric" w:date="2015-10-16T08:09:00Z">
              <w:r w:rsidRPr="000077DC">
                <w:rPr>
                  <w:rFonts w:asciiTheme="minorHAnsi" w:hAnsiTheme="minorHAnsi"/>
                  <w:rPrChange w:id="108" w:author="Boisvert, Eric" w:date="2015-10-16T08:10:00Z">
                    <w:rPr/>
                  </w:rPrChange>
                </w:rPr>
                <w:t>laceholder to implement relation between geologic features</w:t>
              </w:r>
            </w:ins>
          </w:p>
        </w:tc>
      </w:tr>
      <w:tr w:rsidR="000077DC" w:rsidRPr="000077DC" w14:paraId="66F7ECD6" w14:textId="77777777" w:rsidTr="000077DC">
        <w:trPr>
          <w:ins w:id="109" w:author="Boisvert, Eric" w:date="2015-10-16T08:08:00Z"/>
          <w:trPrChange w:id="11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11" w:author="Boisvert, Eric" w:date="2015-10-16T08:20:00Z">
              <w:tcPr>
                <w:tcW w:w="2952" w:type="dxa"/>
              </w:tcPr>
            </w:tcPrChange>
          </w:tcPr>
          <w:p w14:paraId="58414791" w14:textId="3AD58F04" w:rsidR="000077DC" w:rsidRPr="000077DC" w:rsidRDefault="000077DC" w:rsidP="00DA2FDF">
            <w:pPr>
              <w:rPr>
                <w:ins w:id="112" w:author="Boisvert, Eric" w:date="2015-10-16T08:08:00Z"/>
                <w:rFonts w:asciiTheme="minorHAnsi" w:hAnsiTheme="minorHAnsi"/>
                <w:rPrChange w:id="113" w:author="Boisvert, Eric" w:date="2015-10-16T08:10:00Z">
                  <w:rPr>
                    <w:ins w:id="114" w:author="Boisvert, Eric" w:date="2015-10-16T08:08:00Z"/>
                  </w:rPr>
                </w:rPrChange>
              </w:rPr>
            </w:pPr>
            <w:ins w:id="115" w:author="Boisvert, Eric" w:date="2015-10-16T08:10:00Z">
              <w:r>
                <w:rPr>
                  <w:rFonts w:asciiTheme="minorHAnsi" w:hAnsiTheme="minorHAnsi"/>
                </w:rPr>
                <w:t>EarthMaterialAbstractDescription</w:t>
              </w:r>
            </w:ins>
          </w:p>
        </w:tc>
        <w:tc>
          <w:tcPr>
            <w:tcW w:w="3841" w:type="dxa"/>
            <w:tcPrChange w:id="116" w:author="Boisvert, Eric" w:date="2015-10-16T08:20:00Z">
              <w:tcPr>
                <w:tcW w:w="2952" w:type="dxa"/>
                <w:gridSpan w:val="2"/>
              </w:tcPr>
            </w:tcPrChange>
          </w:tcPr>
          <w:p w14:paraId="5B6371CC" w14:textId="44E724FB" w:rsidR="000077DC" w:rsidRPr="000077DC" w:rsidRDefault="000077DC" w:rsidP="00DA2FDF">
            <w:pPr>
              <w:cnfStyle w:val="000000000000" w:firstRow="0" w:lastRow="0" w:firstColumn="0" w:lastColumn="0" w:oddVBand="0" w:evenVBand="0" w:oddHBand="0" w:evenHBand="0" w:firstRowFirstColumn="0" w:firstRowLastColumn="0" w:lastRowFirstColumn="0" w:lastRowLastColumn="0"/>
              <w:rPr>
                <w:ins w:id="117" w:author="Boisvert, Eric" w:date="2015-10-16T08:08:00Z"/>
                <w:rFonts w:asciiTheme="minorHAnsi" w:hAnsiTheme="minorHAnsi"/>
                <w:rPrChange w:id="118" w:author="Boisvert, Eric" w:date="2015-10-16T08:10:00Z">
                  <w:rPr>
                    <w:ins w:id="119" w:author="Boisvert, Eric" w:date="2015-10-16T08:08:00Z"/>
                  </w:rPr>
                </w:rPrChange>
              </w:rPr>
            </w:pPr>
            <w:ins w:id="120" w:author="Boisvert, Eric" w:date="2015-10-16T08:14:00Z">
              <w:r>
                <w:rPr>
                  <w:rFonts w:asciiTheme="minorHAnsi" w:hAnsiTheme="minorHAnsi"/>
                </w:rPr>
                <w:t>Detailed</w:t>
              </w:r>
            </w:ins>
            <w:ins w:id="121" w:author="Boisvert, Eric" w:date="2015-10-16T08:11:00Z">
              <w:r>
                <w:rPr>
                  <w:rFonts w:asciiTheme="minorHAnsi" w:hAnsiTheme="minorHAnsi"/>
                </w:rPr>
                <w:t xml:space="preserve"> earth material description </w:t>
              </w:r>
            </w:ins>
            <w:ins w:id="122" w:author="Boisvert, Eric" w:date="2015-10-16T08:14:00Z">
              <w:r>
                <w:rPr>
                  <w:rFonts w:asciiTheme="minorHAnsi" w:hAnsiTheme="minorHAnsi"/>
                </w:rPr>
                <w:t xml:space="preserve">placeholder </w:t>
              </w:r>
            </w:ins>
            <w:ins w:id="123" w:author="Boisvert, Eric" w:date="2015-10-16T08:11:00Z">
              <w:r>
                <w:rPr>
                  <w:rFonts w:asciiTheme="minorHAnsi" w:hAnsiTheme="minorHAnsi"/>
                </w:rPr>
                <w:t>for GeologicUnit and EarthM</w:t>
              </w:r>
            </w:ins>
            <w:ins w:id="124" w:author="Boisvert, Eric" w:date="2015-10-16T08:12:00Z">
              <w:r>
                <w:rPr>
                  <w:rFonts w:asciiTheme="minorHAnsi" w:hAnsiTheme="minorHAnsi"/>
                </w:rPr>
                <w:t>aterial</w:t>
              </w:r>
            </w:ins>
          </w:p>
        </w:tc>
      </w:tr>
      <w:tr w:rsidR="000077DC" w:rsidRPr="000077DC" w14:paraId="757DC1D2" w14:textId="77777777" w:rsidTr="000077DC">
        <w:trPr>
          <w:cnfStyle w:val="000000100000" w:firstRow="0" w:lastRow="0" w:firstColumn="0" w:lastColumn="0" w:oddVBand="0" w:evenVBand="0" w:oddHBand="1" w:evenHBand="0" w:firstRowFirstColumn="0" w:firstRowLastColumn="0" w:lastRowFirstColumn="0" w:lastRowLastColumn="0"/>
          <w:ins w:id="125" w:author="Boisvert, Eric" w:date="2015-10-16T08:08:00Z"/>
          <w:trPrChange w:id="12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27" w:author="Boisvert, Eric" w:date="2015-10-16T08:20:00Z">
              <w:tcPr>
                <w:tcW w:w="2952" w:type="dxa"/>
              </w:tcPr>
            </w:tcPrChange>
          </w:tcPr>
          <w:p w14:paraId="5045AAA7" w14:textId="26B28FF0"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128" w:author="Boisvert, Eric" w:date="2015-10-16T08:08:00Z"/>
                <w:rFonts w:asciiTheme="minorHAnsi" w:hAnsiTheme="minorHAnsi"/>
                <w:rPrChange w:id="129" w:author="Boisvert, Eric" w:date="2015-10-16T08:10:00Z">
                  <w:rPr>
                    <w:ins w:id="130" w:author="Boisvert, Eric" w:date="2015-10-16T08:08:00Z"/>
                  </w:rPr>
                </w:rPrChange>
              </w:rPr>
            </w:pPr>
            <w:ins w:id="131" w:author="Boisvert, Eric" w:date="2015-10-16T08:12:00Z">
              <w:r>
                <w:rPr>
                  <w:rFonts w:asciiTheme="minorHAnsi" w:hAnsiTheme="minorHAnsi"/>
                </w:rPr>
                <w:t>GeologicUnitAbstractDescription</w:t>
              </w:r>
            </w:ins>
          </w:p>
        </w:tc>
        <w:tc>
          <w:tcPr>
            <w:tcW w:w="3841" w:type="dxa"/>
            <w:tcPrChange w:id="132" w:author="Boisvert, Eric" w:date="2015-10-16T08:20:00Z">
              <w:tcPr>
                <w:tcW w:w="2952" w:type="dxa"/>
                <w:gridSpan w:val="2"/>
              </w:tcPr>
            </w:tcPrChange>
          </w:tcPr>
          <w:p w14:paraId="1BB0AB80" w14:textId="6B17E6CB"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33" w:author="Boisvert, Eric" w:date="2015-10-16T08:08:00Z"/>
                <w:rFonts w:asciiTheme="minorHAnsi" w:hAnsiTheme="minorHAnsi"/>
                <w:rPrChange w:id="134" w:author="Boisvert, Eric" w:date="2015-10-16T08:10:00Z">
                  <w:rPr>
                    <w:ins w:id="135" w:author="Boisvert, Eric" w:date="2015-10-16T08:08:00Z"/>
                  </w:rPr>
                </w:rPrChange>
              </w:rPr>
            </w:pPr>
            <w:ins w:id="136" w:author="Boisvert, Eric" w:date="2015-10-16T08:14:00Z">
              <w:r>
                <w:rPr>
                  <w:rFonts w:asciiTheme="minorHAnsi" w:hAnsiTheme="minorHAnsi"/>
                </w:rPr>
                <w:t>Detailed</w:t>
              </w:r>
            </w:ins>
            <w:ins w:id="137" w:author="Boisvert, Eric" w:date="2015-10-16T08:12:00Z">
              <w:r>
                <w:rPr>
                  <w:rFonts w:asciiTheme="minorHAnsi" w:hAnsiTheme="minorHAnsi"/>
                </w:rPr>
                <w:t xml:space="preserve"> geologic unit description</w:t>
              </w:r>
            </w:ins>
            <w:ins w:id="138" w:author="Boisvert, Eric" w:date="2015-10-16T08:14:00Z">
              <w:r>
                <w:rPr>
                  <w:rFonts w:asciiTheme="minorHAnsi" w:hAnsiTheme="minorHAnsi"/>
                </w:rPr>
                <w:t xml:space="preserve"> placeholder</w:t>
              </w:r>
            </w:ins>
            <w:ins w:id="139" w:author="Boisvert, Eric" w:date="2015-10-16T08:12:00Z">
              <w:r>
                <w:rPr>
                  <w:rFonts w:asciiTheme="minorHAnsi" w:hAnsiTheme="minorHAnsi"/>
                </w:rPr>
                <w:t xml:space="preserve"> for GeologicUnit</w:t>
              </w:r>
            </w:ins>
          </w:p>
        </w:tc>
      </w:tr>
      <w:tr w:rsidR="000077DC" w:rsidRPr="000077DC" w14:paraId="16BE6587" w14:textId="77777777" w:rsidTr="000077DC">
        <w:tblPrEx>
          <w:tblPrExChange w:id="14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1"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42" w:author="Boisvert, Eric" w:date="2015-10-16T08:20:00Z">
              <w:tcPr>
                <w:tcW w:w="2952" w:type="dxa"/>
                <w:gridSpan w:val="2"/>
              </w:tcPr>
            </w:tcPrChange>
          </w:tcPr>
          <w:p w14:paraId="744760CE" w14:textId="2D65AB9E" w:rsidR="000077DC" w:rsidRDefault="000077DC" w:rsidP="00DA2FDF">
            <w:pPr>
              <w:rPr>
                <w:ins w:id="143" w:author="Boisvert, Eric" w:date="2015-10-16T08:13:00Z"/>
                <w:rFonts w:asciiTheme="minorHAnsi" w:hAnsiTheme="minorHAnsi"/>
              </w:rPr>
            </w:pPr>
            <w:ins w:id="144" w:author="Boisvert, Eric" w:date="2015-10-16T08:13:00Z">
              <w:r>
                <w:rPr>
                  <w:rFonts w:asciiTheme="minorHAnsi" w:hAnsiTheme="minorHAnsi"/>
                </w:rPr>
                <w:t>GeologicEventAbstractDescription</w:t>
              </w:r>
            </w:ins>
          </w:p>
        </w:tc>
        <w:tc>
          <w:tcPr>
            <w:tcW w:w="3841" w:type="dxa"/>
            <w:tcPrChange w:id="145" w:author="Boisvert, Eric" w:date="2015-10-16T08:20:00Z">
              <w:tcPr>
                <w:tcW w:w="5945" w:type="dxa"/>
                <w:gridSpan w:val="2"/>
              </w:tcPr>
            </w:tcPrChange>
          </w:tcPr>
          <w:p w14:paraId="7159A290" w14:textId="05E29FF5" w:rsidR="000077DC" w:rsidRDefault="000077DC" w:rsidP="00DA2FDF">
            <w:pPr>
              <w:cnfStyle w:val="000000000000" w:firstRow="0" w:lastRow="0" w:firstColumn="0" w:lastColumn="0" w:oddVBand="0" w:evenVBand="0" w:oddHBand="0" w:evenHBand="0" w:firstRowFirstColumn="0" w:firstRowLastColumn="0" w:lastRowFirstColumn="0" w:lastRowLastColumn="0"/>
              <w:rPr>
                <w:ins w:id="146" w:author="Boisvert, Eric" w:date="2015-10-16T08:13:00Z"/>
                <w:rFonts w:asciiTheme="minorHAnsi" w:hAnsiTheme="minorHAnsi"/>
              </w:rPr>
            </w:pPr>
            <w:ins w:id="147" w:author="Boisvert, Eric" w:date="2015-10-16T08:14:00Z">
              <w:r>
                <w:rPr>
                  <w:rFonts w:asciiTheme="minorHAnsi" w:hAnsiTheme="minorHAnsi"/>
                </w:rPr>
                <w:t>Detailed geologic event description placeholder for GeologicEvent</w:t>
              </w:r>
            </w:ins>
            <w:ins w:id="148" w:author="Boisvert, Eric" w:date="2015-10-16T08:13:00Z">
              <w:r>
                <w:rPr>
                  <w:rFonts w:asciiTheme="minorHAnsi" w:hAnsiTheme="minorHAnsi"/>
                </w:rPr>
                <w:t xml:space="preserve"> </w:t>
              </w:r>
            </w:ins>
          </w:p>
        </w:tc>
      </w:tr>
      <w:tr w:rsidR="000077DC" w:rsidRPr="000077DC" w14:paraId="378955BD" w14:textId="77777777" w:rsidTr="000077DC">
        <w:tblPrEx>
          <w:tblPrExChange w:id="14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50"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1" w:author="Boisvert, Eric" w:date="2015-10-16T08:20:00Z">
              <w:tcPr>
                <w:tcW w:w="2952" w:type="dxa"/>
                <w:gridSpan w:val="2"/>
              </w:tcPr>
            </w:tcPrChange>
          </w:tcPr>
          <w:p w14:paraId="21499F39" w14:textId="621F2D2E" w:rsidR="000077DC" w:rsidRDefault="000077DC" w:rsidP="00DA2FDF">
            <w:pPr>
              <w:cnfStyle w:val="001000100000" w:firstRow="0" w:lastRow="0" w:firstColumn="1" w:lastColumn="0" w:oddVBand="0" w:evenVBand="0" w:oddHBand="1" w:evenHBand="0" w:firstRowFirstColumn="0" w:firstRowLastColumn="0" w:lastRowFirstColumn="0" w:lastRowLastColumn="0"/>
              <w:rPr>
                <w:ins w:id="152" w:author="Boisvert, Eric" w:date="2015-10-16T08:13:00Z"/>
                <w:rFonts w:asciiTheme="minorHAnsi" w:hAnsiTheme="minorHAnsi"/>
              </w:rPr>
            </w:pPr>
            <w:ins w:id="153" w:author="Boisvert, Eric" w:date="2015-10-16T08:15:00Z">
              <w:r>
                <w:rPr>
                  <w:rFonts w:asciiTheme="minorHAnsi" w:hAnsiTheme="minorHAnsi"/>
                </w:rPr>
                <w:t>ContactAbstractDescription</w:t>
              </w:r>
            </w:ins>
          </w:p>
        </w:tc>
        <w:tc>
          <w:tcPr>
            <w:tcW w:w="3841" w:type="dxa"/>
            <w:tcPrChange w:id="154" w:author="Boisvert, Eric" w:date="2015-10-16T08:20:00Z">
              <w:tcPr>
                <w:tcW w:w="5945" w:type="dxa"/>
                <w:gridSpan w:val="2"/>
              </w:tcPr>
            </w:tcPrChange>
          </w:tcPr>
          <w:p w14:paraId="206E0382" w14:textId="2B73239F" w:rsidR="000077DC" w:rsidRDefault="000077DC" w:rsidP="000077DC">
            <w:pPr>
              <w:cnfStyle w:val="000000100000" w:firstRow="0" w:lastRow="0" w:firstColumn="0" w:lastColumn="0" w:oddVBand="0" w:evenVBand="0" w:oddHBand="1" w:evenHBand="0" w:firstRowFirstColumn="0" w:firstRowLastColumn="0" w:lastRowFirstColumn="0" w:lastRowLastColumn="0"/>
              <w:rPr>
                <w:ins w:id="155" w:author="Boisvert, Eric" w:date="2015-10-16T08:13:00Z"/>
                <w:rFonts w:asciiTheme="minorHAnsi" w:hAnsiTheme="minorHAnsi"/>
              </w:rPr>
            </w:pPr>
            <w:ins w:id="156" w:author="Boisvert, Eric" w:date="2015-10-16T08:16:00Z">
              <w:r>
                <w:rPr>
                  <w:rFonts w:asciiTheme="minorHAnsi" w:hAnsiTheme="minorHAnsi"/>
                </w:rPr>
                <w:t>Detailed contact description placeholder for Contact</w:t>
              </w:r>
            </w:ins>
          </w:p>
        </w:tc>
      </w:tr>
      <w:tr w:rsidR="000077DC" w:rsidRPr="000077DC" w14:paraId="4F774382" w14:textId="77777777" w:rsidTr="000077DC">
        <w:tblPrEx>
          <w:tblPrExChange w:id="15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8"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9" w:author="Boisvert, Eric" w:date="2015-10-16T08:20:00Z">
              <w:tcPr>
                <w:tcW w:w="2952" w:type="dxa"/>
                <w:gridSpan w:val="2"/>
              </w:tcPr>
            </w:tcPrChange>
          </w:tcPr>
          <w:p w14:paraId="2AAB0063" w14:textId="611519DF" w:rsidR="000077DC" w:rsidRDefault="000077DC" w:rsidP="00DA2FDF">
            <w:pPr>
              <w:rPr>
                <w:ins w:id="160" w:author="Boisvert, Eric" w:date="2015-10-16T08:13:00Z"/>
                <w:rFonts w:asciiTheme="minorHAnsi" w:hAnsiTheme="minorHAnsi"/>
              </w:rPr>
            </w:pPr>
            <w:ins w:id="161" w:author="Boisvert, Eric" w:date="2015-10-16T08:15:00Z">
              <w:r>
                <w:rPr>
                  <w:rFonts w:asciiTheme="minorHAnsi" w:hAnsiTheme="minorHAnsi"/>
                </w:rPr>
                <w:lastRenderedPageBreak/>
                <w:t>FoliationAbstractDescription</w:t>
              </w:r>
            </w:ins>
          </w:p>
        </w:tc>
        <w:tc>
          <w:tcPr>
            <w:tcW w:w="3841" w:type="dxa"/>
            <w:tcPrChange w:id="162" w:author="Boisvert, Eric" w:date="2015-10-16T08:20:00Z">
              <w:tcPr>
                <w:tcW w:w="5945" w:type="dxa"/>
                <w:gridSpan w:val="2"/>
              </w:tcPr>
            </w:tcPrChange>
          </w:tcPr>
          <w:p w14:paraId="7D3AAFCD" w14:textId="377AE0D2" w:rsidR="000077DC" w:rsidRDefault="000077DC" w:rsidP="000077DC">
            <w:pPr>
              <w:cnfStyle w:val="000000000000" w:firstRow="0" w:lastRow="0" w:firstColumn="0" w:lastColumn="0" w:oddVBand="0" w:evenVBand="0" w:oddHBand="0" w:evenHBand="0" w:firstRowFirstColumn="0" w:firstRowLastColumn="0" w:lastRowFirstColumn="0" w:lastRowLastColumn="0"/>
              <w:rPr>
                <w:ins w:id="163" w:author="Boisvert, Eric" w:date="2015-10-16T08:13:00Z"/>
                <w:rFonts w:asciiTheme="minorHAnsi" w:hAnsiTheme="minorHAnsi"/>
              </w:rPr>
            </w:pPr>
            <w:ins w:id="164" w:author="Boisvert, Eric" w:date="2015-10-16T08:16:00Z">
              <w:r>
                <w:rPr>
                  <w:rFonts w:asciiTheme="minorHAnsi" w:hAnsiTheme="minorHAnsi"/>
                </w:rPr>
                <w:t xml:space="preserve">Detailed foliation description placeholder for </w:t>
              </w:r>
            </w:ins>
            <w:ins w:id="165" w:author="Boisvert, Eric" w:date="2015-10-16T08:17:00Z">
              <w:r>
                <w:rPr>
                  <w:rFonts w:asciiTheme="minorHAnsi" w:hAnsiTheme="minorHAnsi"/>
                </w:rPr>
                <w:t>Foliation</w:t>
              </w:r>
            </w:ins>
          </w:p>
        </w:tc>
      </w:tr>
      <w:tr w:rsidR="000077DC" w:rsidRPr="000077DC" w14:paraId="501E34DA" w14:textId="77777777" w:rsidTr="000077DC">
        <w:tblPrEx>
          <w:tblPrExChange w:id="16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7"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68" w:author="Boisvert, Eric" w:date="2015-10-16T08:20:00Z">
              <w:tcPr>
                <w:tcW w:w="2952" w:type="dxa"/>
                <w:gridSpan w:val="2"/>
              </w:tcPr>
            </w:tcPrChange>
          </w:tcPr>
          <w:p w14:paraId="21718FA5" w14:textId="6A6C2ED2" w:rsidR="000077DC" w:rsidRDefault="000077DC" w:rsidP="00DA2FDF">
            <w:pPr>
              <w:cnfStyle w:val="001000100000" w:firstRow="0" w:lastRow="0" w:firstColumn="1" w:lastColumn="0" w:oddVBand="0" w:evenVBand="0" w:oddHBand="1" w:evenHBand="0" w:firstRowFirstColumn="0" w:firstRowLastColumn="0" w:lastRowFirstColumn="0" w:lastRowLastColumn="0"/>
              <w:rPr>
                <w:ins w:id="169" w:author="Boisvert, Eric" w:date="2015-10-16T08:16:00Z"/>
                <w:rFonts w:asciiTheme="minorHAnsi" w:hAnsiTheme="minorHAnsi"/>
              </w:rPr>
            </w:pPr>
            <w:ins w:id="170" w:author="Boisvert, Eric" w:date="2015-10-16T08:16:00Z">
              <w:r>
                <w:rPr>
                  <w:rFonts w:asciiTheme="minorHAnsi" w:hAnsiTheme="minorHAnsi"/>
                </w:rPr>
                <w:t>FoldAbstractDescription</w:t>
              </w:r>
            </w:ins>
          </w:p>
        </w:tc>
        <w:tc>
          <w:tcPr>
            <w:tcW w:w="3841" w:type="dxa"/>
            <w:tcPrChange w:id="171" w:author="Boisvert, Eric" w:date="2015-10-16T08:20:00Z">
              <w:tcPr>
                <w:tcW w:w="5945" w:type="dxa"/>
                <w:gridSpan w:val="2"/>
              </w:tcPr>
            </w:tcPrChange>
          </w:tcPr>
          <w:p w14:paraId="1CA063B7" w14:textId="351CDD75" w:rsidR="000077DC" w:rsidRDefault="000077DC" w:rsidP="000077DC">
            <w:pPr>
              <w:cnfStyle w:val="000000100000" w:firstRow="0" w:lastRow="0" w:firstColumn="0" w:lastColumn="0" w:oddVBand="0" w:evenVBand="0" w:oddHBand="1" w:evenHBand="0" w:firstRowFirstColumn="0" w:firstRowLastColumn="0" w:lastRowFirstColumn="0" w:lastRowLastColumn="0"/>
              <w:rPr>
                <w:ins w:id="172" w:author="Boisvert, Eric" w:date="2015-10-16T08:16:00Z"/>
                <w:rFonts w:asciiTheme="minorHAnsi" w:hAnsiTheme="minorHAnsi"/>
              </w:rPr>
            </w:pPr>
            <w:ins w:id="173" w:author="Boisvert, Eric" w:date="2015-10-16T08:17:00Z">
              <w:r>
                <w:rPr>
                  <w:rFonts w:asciiTheme="minorHAnsi" w:hAnsiTheme="minorHAnsi"/>
                </w:rPr>
                <w:t>Detailed fold description placeholder for Fold</w:t>
              </w:r>
            </w:ins>
          </w:p>
        </w:tc>
      </w:tr>
      <w:tr w:rsidR="000077DC" w:rsidRPr="000077DC" w14:paraId="74931749" w14:textId="77777777" w:rsidTr="000077DC">
        <w:tblPrEx>
          <w:tblPrExChange w:id="17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5"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76" w:author="Boisvert, Eric" w:date="2015-10-16T08:20:00Z">
              <w:tcPr>
                <w:tcW w:w="2952" w:type="dxa"/>
                <w:gridSpan w:val="2"/>
              </w:tcPr>
            </w:tcPrChange>
          </w:tcPr>
          <w:p w14:paraId="31DE7313" w14:textId="534D15EA" w:rsidR="000077DC" w:rsidRDefault="000077DC" w:rsidP="00DA2FDF">
            <w:pPr>
              <w:rPr>
                <w:ins w:id="177" w:author="Boisvert, Eric" w:date="2015-10-16T08:16:00Z"/>
                <w:rFonts w:asciiTheme="minorHAnsi" w:hAnsiTheme="minorHAnsi"/>
              </w:rPr>
            </w:pPr>
            <w:ins w:id="178" w:author="Boisvert, Eric" w:date="2015-10-16T08:16:00Z">
              <w:r>
                <w:rPr>
                  <w:rFonts w:asciiTheme="minorHAnsi" w:hAnsiTheme="minorHAnsi"/>
                </w:rPr>
                <w:t>ShearDisplacementStructureAbstractDescription</w:t>
              </w:r>
            </w:ins>
          </w:p>
        </w:tc>
        <w:tc>
          <w:tcPr>
            <w:tcW w:w="3841" w:type="dxa"/>
            <w:tcPrChange w:id="179" w:author="Boisvert, Eric" w:date="2015-10-16T08:20:00Z">
              <w:tcPr>
                <w:tcW w:w="5945" w:type="dxa"/>
                <w:gridSpan w:val="2"/>
              </w:tcPr>
            </w:tcPrChange>
          </w:tcPr>
          <w:p w14:paraId="3DF17E9D" w14:textId="593EBC74" w:rsidR="000077DC" w:rsidRDefault="000077DC" w:rsidP="000077DC">
            <w:pPr>
              <w:cnfStyle w:val="000000000000" w:firstRow="0" w:lastRow="0" w:firstColumn="0" w:lastColumn="0" w:oddVBand="0" w:evenVBand="0" w:oddHBand="0" w:evenHBand="0" w:firstRowFirstColumn="0" w:firstRowLastColumn="0" w:lastRowFirstColumn="0" w:lastRowLastColumn="0"/>
              <w:rPr>
                <w:ins w:id="180" w:author="Boisvert, Eric" w:date="2015-10-16T08:16:00Z"/>
                <w:rFonts w:asciiTheme="minorHAnsi" w:hAnsiTheme="minorHAnsi"/>
              </w:rPr>
            </w:pPr>
            <w:ins w:id="181" w:author="Boisvert, Eric" w:date="2015-10-16T08:17:00Z">
              <w:r>
                <w:rPr>
                  <w:rFonts w:asciiTheme="minorHAnsi" w:hAnsiTheme="minorHAnsi"/>
                </w:rPr>
                <w:t>Detailed shear displacement description placeholder for ShearDisplacementStructure</w:t>
              </w:r>
            </w:ins>
          </w:p>
        </w:tc>
      </w:tr>
      <w:tr w:rsidR="000077DC" w:rsidRPr="000077DC" w14:paraId="700AD3CC" w14:textId="77777777" w:rsidTr="000077DC">
        <w:tblPrEx>
          <w:tblPrExChange w:id="18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3"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84" w:author="Boisvert, Eric" w:date="2015-10-16T08:20:00Z">
              <w:tcPr>
                <w:tcW w:w="2952" w:type="dxa"/>
                <w:gridSpan w:val="2"/>
              </w:tcPr>
            </w:tcPrChange>
          </w:tcPr>
          <w:p w14:paraId="49F14BF2" w14:textId="1BA3DB56" w:rsidR="000077DC" w:rsidRDefault="000077DC" w:rsidP="00DA2FDF">
            <w:pPr>
              <w:cnfStyle w:val="001000100000" w:firstRow="0" w:lastRow="0" w:firstColumn="1" w:lastColumn="0" w:oddVBand="0" w:evenVBand="0" w:oddHBand="1" w:evenHBand="0" w:firstRowFirstColumn="0" w:firstRowLastColumn="0" w:lastRowFirstColumn="0" w:lastRowLastColumn="0"/>
              <w:rPr>
                <w:ins w:id="185" w:author="Boisvert, Eric" w:date="2015-10-16T08:16:00Z"/>
                <w:rFonts w:asciiTheme="minorHAnsi" w:hAnsiTheme="minorHAnsi"/>
              </w:rPr>
            </w:pPr>
            <w:ins w:id="186" w:author="Boisvert, Eric" w:date="2015-10-16T08:17:00Z">
              <w:r>
                <w:rPr>
                  <w:rFonts w:asciiTheme="minorHAnsi" w:hAnsiTheme="minorHAnsi"/>
                </w:rPr>
                <w:t>Geomorphologic</w:t>
              </w:r>
            </w:ins>
            <w:ins w:id="187" w:author="Boisvert, Eric" w:date="2015-10-16T08:18:00Z">
              <w:r>
                <w:rPr>
                  <w:rFonts w:asciiTheme="minorHAnsi" w:hAnsiTheme="minorHAnsi"/>
                </w:rPr>
                <w:t>UnitAbstractDescription</w:t>
              </w:r>
            </w:ins>
          </w:p>
        </w:tc>
        <w:tc>
          <w:tcPr>
            <w:tcW w:w="3841" w:type="dxa"/>
            <w:tcPrChange w:id="188" w:author="Boisvert, Eric" w:date="2015-10-16T08:20:00Z">
              <w:tcPr>
                <w:tcW w:w="5945" w:type="dxa"/>
                <w:gridSpan w:val="2"/>
              </w:tcPr>
            </w:tcPrChange>
          </w:tcPr>
          <w:p w14:paraId="48FB697E" w14:textId="1AD2E992" w:rsidR="000077DC" w:rsidRDefault="000077DC" w:rsidP="000077DC">
            <w:pPr>
              <w:cnfStyle w:val="000000100000" w:firstRow="0" w:lastRow="0" w:firstColumn="0" w:lastColumn="0" w:oddVBand="0" w:evenVBand="0" w:oddHBand="1" w:evenHBand="0" w:firstRowFirstColumn="0" w:firstRowLastColumn="0" w:lastRowFirstColumn="0" w:lastRowLastColumn="0"/>
              <w:rPr>
                <w:ins w:id="189" w:author="Boisvert, Eric" w:date="2015-10-16T08:16:00Z"/>
                <w:rFonts w:asciiTheme="minorHAnsi" w:hAnsiTheme="minorHAnsi"/>
              </w:rPr>
            </w:pPr>
            <w:ins w:id="190" w:author="Boisvert, Eric" w:date="2015-10-16T08:18:00Z">
              <w:r>
                <w:rPr>
                  <w:rFonts w:asciiTheme="minorHAnsi" w:hAnsiTheme="minorHAnsi"/>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28"/>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lastRenderedPageBreak/>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91" w:name="_Toc377112004"/>
      <w:bookmarkStart w:id="192" w:name="_Toc428885193"/>
      <w:r w:rsidRPr="00D12552">
        <w:rPr>
          <w:lang w:val="en-CA"/>
        </w:rPr>
        <w:t>Requirement</w:t>
      </w:r>
      <w:bookmarkEnd w:id="191"/>
      <w:bookmarkEnd w:id="19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93" w:name="_Toc356480502"/>
      <w:bookmarkStart w:id="194" w:name="_Toc377112005"/>
      <w:bookmarkStart w:id="195" w:name="_Toc428885194"/>
      <w:bookmarkStart w:id="196" w:name="_Toc356480505"/>
      <w:r w:rsidRPr="00D12552">
        <w:rPr>
          <w:lang w:val="en-CA"/>
        </w:rPr>
        <w:t>Conformance class</w:t>
      </w:r>
      <w:bookmarkEnd w:id="193"/>
      <w:bookmarkEnd w:id="194"/>
      <w:bookmarkEnd w:id="19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7"/>
      <w:r w:rsidRPr="00D12552">
        <w:rPr>
          <w:rFonts w:ascii="Courier New" w:hAnsi="Courier New" w:cs="Courier New"/>
          <w:color w:val="0000FF"/>
          <w:sz w:val="16"/>
          <w:szCs w:val="16"/>
          <w:highlight w:val="white"/>
          <w:lang w:val="en-CA"/>
        </w:rPr>
        <w:lastRenderedPageBreak/>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7"/>
      <w:r w:rsidR="00A17543" w:rsidRPr="00D12552">
        <w:rPr>
          <w:rStyle w:val="CommentReference"/>
          <w:lang w:val="en-CA"/>
        </w:rPr>
        <w:commentReference w:id="197"/>
      </w:r>
    </w:p>
    <w:p w14:paraId="7652C4D3" w14:textId="77777777" w:rsidR="00695378" w:rsidRPr="00D12552" w:rsidRDefault="00695378" w:rsidP="00695378">
      <w:pPr>
        <w:pStyle w:val="Heading2"/>
        <w:rPr>
          <w:lang w:val="en-CA"/>
        </w:rPr>
      </w:pPr>
      <w:bookmarkStart w:id="198" w:name="_Toc377112006"/>
      <w:bookmarkStart w:id="199" w:name="_Toc428885195"/>
      <w:r w:rsidRPr="00D12552">
        <w:rPr>
          <w:lang w:val="en-CA"/>
        </w:rPr>
        <w:t>Identifiers</w:t>
      </w:r>
      <w:bookmarkEnd w:id="196"/>
      <w:bookmarkEnd w:id="198"/>
      <w:bookmarkEnd w:id="19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00" w:name="_Toc337499855"/>
      <w:r w:rsidRPr="00D12552">
        <w:rPr>
          <w:lang w:val="en-CA"/>
        </w:rPr>
        <w:t>Clauses not Containing Normative Material</w:t>
      </w:r>
      <w:bookmarkEnd w:id="200"/>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01" w:name="_Toc337499856"/>
      <w:r w:rsidRPr="00D12552">
        <w:rPr>
          <w:lang w:val="en-CA"/>
        </w:rPr>
        <w:t>Clauses not containing normative material sub-clause 1</w:t>
      </w:r>
      <w:bookmarkEnd w:id="2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02" w:name="_Toc337499857"/>
      <w:r w:rsidRPr="00233F14">
        <w:lastRenderedPageBreak/>
        <w:t>Clauses not containing normative material sub-clause 2</w:t>
      </w:r>
      <w:bookmarkEnd w:id="202"/>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Heading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9B64F8">
      <w:pPr>
        <w:pStyle w:val="Heading3"/>
        <w:rPr>
          <w:lang w:val="en-CA"/>
        </w:rPr>
      </w:pPr>
      <w:commentRangeStart w:id="203"/>
      <w:r>
        <w:rPr>
          <w:lang w:val="en-CA"/>
        </w:rPr>
        <w:lastRenderedPageBreak/>
        <w:t>Observed absence</w:t>
      </w:r>
      <w:commentRangeEnd w:id="203"/>
      <w:r w:rsidR="009D3533">
        <w:rPr>
          <w:rStyle w:val="CommentReference"/>
          <w:rFonts w:cs="Times New Roman"/>
          <w:b w:val="0"/>
          <w:bCs w:val="0"/>
        </w:rPr>
        <w:commentReference w:id="203"/>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4"/>
      <w:r w:rsidRPr="009B64F8">
        <w:rPr>
          <w:i/>
        </w:rPr>
        <w:t>absence of fossils</w:t>
      </w:r>
      <w:commentRangeEnd w:id="204"/>
      <w:r w:rsidR="009D3533">
        <w:rPr>
          <w:rStyle w:val="CommentReference"/>
        </w:rPr>
        <w:commentReference w:id="20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p>
    <w:p w14:paraId="7A619FAE" w14:textId="77777777"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experiences (eg, kyanite for high pressure and low temperature).  </w:t>
      </w:r>
      <w:commentRangeStart w:id="205"/>
      <w:r w:rsidR="009D3533">
        <w:rPr>
          <w:lang w:val="en-CA"/>
        </w:rPr>
        <w:t>There is an obvious difference between reporting conformed absence of kyanite and the presence of kyanite if not known.</w:t>
      </w:r>
      <w:commentRangeEnd w:id="205"/>
      <w:r w:rsidR="00864A36">
        <w:rPr>
          <w:rStyle w:val="CommentReference"/>
        </w:rPr>
        <w:commentReference w:id="205"/>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0AF76069" w14:textId="77777777" w:rsidR="009A7B37" w:rsidRPr="00D12552" w:rsidRDefault="00A6445A">
      <w:pPr>
        <w:rPr>
          <w:color w:val="FF0000"/>
          <w:lang w:val="en-CA"/>
        </w:rPr>
      </w:pPr>
      <w:r>
        <w:rPr>
          <w:color w:val="FF0000"/>
          <w:lang w:val="en-CA"/>
        </w:rPr>
        <w:t xml:space="preserve">This section </w:t>
      </w:r>
      <w:r w:rsidR="00BA6B31">
        <w:rPr>
          <w:color w:val="FF0000"/>
          <w:lang w:val="en-CA"/>
        </w:rPr>
        <w:t>presents requirements that all targets must conform to 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6"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6"/>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lastRenderedPageBreak/>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Heading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Heading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Heading3"/>
        <w:rPr>
          <w:lang w:val="en-CA"/>
        </w:rPr>
      </w:pPr>
      <w:bookmarkStart w:id="207" w:name="_Ref432861816"/>
      <w:r w:rsidRPr="00D12552">
        <w:rPr>
          <w:lang w:val="en-CA"/>
        </w:rPr>
        <w:t>Code lists</w:t>
      </w:r>
      <w:bookmarkEnd w:id="20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08" w:name="_Ref432861735"/>
      <w:r w:rsidRPr="00D12552">
        <w:rPr>
          <w:lang w:val="en-CA"/>
        </w:rPr>
        <w:t>Code lists URI</w:t>
      </w:r>
      <w:bookmarkEnd w:id="208"/>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101F6CDC" w14:textId="77777777" w:rsidR="00BA6B31" w:rsidRDefault="00BA6B31" w:rsidP="00BA6B31">
      <w:pPr>
        <w:rPr>
          <w:lang w:val="en-CA"/>
        </w:rPr>
      </w:pPr>
    </w:p>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r w:rsidR="00626E7A">
        <w:fldChar w:fldCharType="begin"/>
      </w:r>
      <w:r w:rsidR="00626E7A">
        <w:instrText xml:space="preserve"> SEQ Figure \* ARABIC </w:instrText>
      </w:r>
      <w:r w:rsidR="00626E7A">
        <w:fldChar w:fldCharType="separate"/>
      </w:r>
      <w:r w:rsidR="00CB339F">
        <w:rPr>
          <w:noProof/>
        </w:rPr>
        <w:t>6</w:t>
      </w:r>
      <w:r w:rsidR="00626E7A">
        <w:rPr>
          <w:noProof/>
        </w:rPr>
        <w:fldChar w:fldCharType="end"/>
      </w:r>
      <w:r>
        <w:t xml:space="preserve"> : Package dependency for GeoSciML Portrayal</w:t>
      </w:r>
    </w:p>
    <w:p w14:paraId="72C0D042" w14:textId="77777777"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10-099r2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Heading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77777777" w:rsidR="002D30FE" w:rsidRPr="00A90399" w:rsidRDefault="002D30FE" w:rsidP="002D30FE">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lastRenderedPageBreak/>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209" w:name="_Ref431555005"/>
      <w:r>
        <w:t xml:space="preserve">Figure </w:t>
      </w:r>
      <w:r w:rsidR="00626E7A">
        <w:fldChar w:fldCharType="begin"/>
      </w:r>
      <w:r w:rsidR="00626E7A">
        <w:instrText xml:space="preserve"> SEQ Figure \* ARABIC </w:instrText>
      </w:r>
      <w:r w:rsidR="00626E7A">
        <w:fldChar w:fldCharType="separate"/>
      </w:r>
      <w:r w:rsidR="00CB339F">
        <w:rPr>
          <w:noProof/>
        </w:rPr>
        <w:t>7</w:t>
      </w:r>
      <w:r w:rsidR="00626E7A">
        <w:rPr>
          <w:noProof/>
        </w:rPr>
        <w:fldChar w:fldCharType="end"/>
      </w:r>
      <w:bookmarkEnd w:id="209"/>
      <w:r>
        <w:t xml:space="preserve"> GeoSciML portrayal classes</w:t>
      </w:r>
    </w:p>
    <w:p w14:paraId="27BA3F9A" w14:textId="77777777" w:rsidR="002D30FE"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in a GIS or a Web Map Service.  </w:t>
      </w:r>
    </w:p>
    <w:p w14:paraId="2F26C1CD" w14:textId="77777777" w:rsidR="002D30FE" w:rsidRDefault="002D30FE" w:rsidP="002D30FE">
      <w:pPr>
        <w:pStyle w:val="Heading3"/>
        <w:rPr>
          <w:lang w:val="en-CA"/>
        </w:rPr>
      </w:pPr>
      <w:r>
        <w:rPr>
          <w:lang w:val="en-CA"/>
        </w:rPr>
        <w:t>User defined property cardinality</w:t>
      </w:r>
    </w:p>
    <w:p w14:paraId="7CE59A8E" w14:textId="77777777" w:rsidR="002D30FE" w:rsidRPr="002D30FE" w:rsidRDefault="002D30FE" w:rsidP="002D30FE">
      <w:pPr>
        <w:rPr>
          <w:lang w:val="en-CA"/>
        </w:rPr>
      </w:pPr>
    </w:p>
    <w:p w14:paraId="0F672590" w14:textId="77777777" w:rsidR="002D30FE" w:rsidRPr="00A90399" w:rsidRDefault="00402937" w:rsidP="002D30FE">
      <w:pPr>
        <w:rPr>
          <w:lang w:val="en-CA"/>
        </w:rPr>
      </w:pPr>
      <w:r>
        <w:t xml:space="preserve">Each class is “open ended” to allow data provider specific properties.   Since the expected target type is GML simple feature, new properties should follow the same restriction.  </w:t>
      </w:r>
      <w:r w:rsidR="002D30FE">
        <w:rPr>
          <w:lang w:val="en-CA"/>
        </w:rPr>
        <w:t>User defined properties must have maximum occurrence set to 1</w:t>
      </w:r>
      <w:r>
        <w:rPr>
          <w:lang w:val="en-CA"/>
        </w:rPr>
        <w:t>.  Therefore, only 0</w:t>
      </w:r>
      <w:proofErr w:type="gramStart"/>
      <w:r>
        <w:rPr>
          <w:lang w:val="en-CA"/>
        </w:rPr>
        <w:t>..1</w:t>
      </w:r>
      <w:proofErr w:type="gramEnd"/>
      <w:r>
        <w:rPr>
          <w:lang w:val="en-CA"/>
        </w:rPr>
        <w:t xml:space="preserve"> or 1..1 are allowed.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559EFFB1" w14:textId="77777777" w:rsidTr="00380908">
        <w:trPr>
          <w:cantSplit/>
        </w:trPr>
        <w:tc>
          <w:tcPr>
            <w:tcW w:w="4219" w:type="dxa"/>
            <w:tcBorders>
              <w:right w:val="nil"/>
            </w:tcBorders>
            <w:shd w:val="clear" w:color="auto" w:fill="auto"/>
          </w:tcPr>
          <w:p w14:paraId="0318AF0D" w14:textId="77777777" w:rsidR="002D30FE" w:rsidRPr="00D12552" w:rsidRDefault="002D30FE" w:rsidP="00402937">
            <w:pPr>
              <w:pStyle w:val="Tabletext10"/>
              <w:rPr>
                <w:rStyle w:val="requri"/>
                <w:lang w:val="en-CA"/>
              </w:rPr>
            </w:pPr>
            <w:r>
              <w:rPr>
                <w:rStyle w:val="requri"/>
                <w:lang w:val="en-CA"/>
              </w:rPr>
              <w:t>/req/gsml4-portrayal</w:t>
            </w:r>
            <w:r w:rsidRPr="00D12552">
              <w:rPr>
                <w:rStyle w:val="requri"/>
                <w:lang w:val="en-CA"/>
              </w:rPr>
              <w:t>/</w:t>
            </w:r>
            <w:r w:rsidR="00402937">
              <w:rPr>
                <w:rStyle w:val="requri"/>
                <w:lang w:val="en-CA"/>
              </w:rPr>
              <w:t>user-defined-cardinality</w:t>
            </w:r>
          </w:p>
        </w:tc>
        <w:tc>
          <w:tcPr>
            <w:tcW w:w="4678" w:type="dxa"/>
            <w:tcBorders>
              <w:left w:val="nil"/>
            </w:tcBorders>
            <w:shd w:val="clear" w:color="auto" w:fill="auto"/>
          </w:tcPr>
          <w:p w14:paraId="65003FDD" w14:textId="77777777" w:rsidR="002D30FE" w:rsidRPr="00D12552" w:rsidRDefault="00402937" w:rsidP="00380908">
            <w:pPr>
              <w:pStyle w:val="Tabletext10"/>
              <w:jc w:val="left"/>
              <w:rPr>
                <w:rStyle w:val="reqtext"/>
                <w:lang w:val="en-CA"/>
              </w:rPr>
            </w:pPr>
            <w:r>
              <w:rPr>
                <w:rStyle w:val="reqtext"/>
                <w:lang w:val="en-CA"/>
              </w:rPr>
              <w:t xml:space="preserve">User defined properties SHALL have limit maximum occurrence </w:t>
            </w:r>
            <w:r w:rsidR="005166DF">
              <w:rPr>
                <w:rStyle w:val="reqtext"/>
                <w:lang w:val="en-CA"/>
              </w:rPr>
              <w:t>to one (1)</w:t>
            </w:r>
          </w:p>
        </w:tc>
      </w:tr>
    </w:tbl>
    <w:p w14:paraId="4FC40430" w14:textId="77777777" w:rsidR="002D30FE" w:rsidRDefault="002D30FE" w:rsidP="002D30FE">
      <w:pPr>
        <w:rPr>
          <w:color w:val="FF0000"/>
          <w:lang w:val="en-CA"/>
        </w:rPr>
      </w:pPr>
    </w:p>
    <w:p w14:paraId="2DE18BF1" w14:textId="77777777" w:rsidR="00402937" w:rsidRDefault="005166DF" w:rsidP="00402937">
      <w:pPr>
        <w:pStyle w:val="Heading3"/>
        <w:rPr>
          <w:lang w:val="en-CA"/>
        </w:rPr>
      </w:pPr>
      <w:r>
        <w:rPr>
          <w:lang w:val="en-CA"/>
        </w:rPr>
        <w:t>Multiple geometries</w:t>
      </w:r>
    </w:p>
    <w:p w14:paraId="40C2629C" w14:textId="77777777" w:rsidR="00402937" w:rsidRDefault="00402937" w:rsidP="002D30FE">
      <w:pPr>
        <w:rPr>
          <w:color w:val="FF0000"/>
          <w:lang w:val="en-CA"/>
        </w:rPr>
      </w:pPr>
    </w:p>
    <w:p w14:paraId="7C4DCE23" w14:textId="77777777" w:rsidR="00402937" w:rsidRDefault="00402937" w:rsidP="002D30FE">
      <w:pPr>
        <w:rPr>
          <w:color w:val="FF0000"/>
          <w:lang w:val="en-CA"/>
        </w:rPr>
      </w:pPr>
      <w:r>
        <w:rPr>
          <w:color w:val="FF0000"/>
          <w:lang w:val="en-CA"/>
        </w:rPr>
        <w:t>GML Simple Feature prohibits multiple geometries to prevent portrayal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77777777" w:rsidR="00402937" w:rsidRPr="00D12552" w:rsidRDefault="00402937" w:rsidP="00402937">
            <w:pPr>
              <w:pStyle w:val="Tabletext10"/>
              <w:jc w:val="left"/>
              <w:rPr>
                <w:rStyle w:val="reqtext"/>
                <w:lang w:val="en-CA"/>
              </w:rPr>
            </w:pPr>
            <w:r>
              <w:rPr>
                <w:rStyle w:val="reqtext"/>
                <w:lang w:val="en-CA"/>
              </w:rPr>
              <w:t xml:space="preserve">User defined SHALL NOT </w:t>
            </w:r>
            <w:proofErr w:type="gramStart"/>
            <w:r>
              <w:rPr>
                <w:rStyle w:val="reqtext"/>
                <w:lang w:val="en-CA"/>
              </w:rPr>
              <w:t>be</w:t>
            </w:r>
            <w:proofErr w:type="gramEnd"/>
            <w:r>
              <w:rPr>
                <w:rStyle w:val="reqtext"/>
                <w:lang w:val="en-CA"/>
              </w:rPr>
              <w:t xml:space="preserve"> of type Geometry, or of its subtype.</w:t>
            </w:r>
          </w:p>
        </w:tc>
      </w:tr>
    </w:tbl>
    <w:p w14:paraId="411E6A2C" w14:textId="77777777" w:rsidR="002D30FE" w:rsidRDefault="002D30FE" w:rsidP="002D30FE">
      <w:pPr>
        <w:rPr>
          <w:lang w:val="en-CA"/>
        </w:rPr>
      </w:pPr>
    </w:p>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r w:rsidR="00626E7A">
        <w:fldChar w:fldCharType="begin"/>
      </w:r>
      <w:r w:rsidR="00626E7A">
        <w:instrText xml:space="preserve"> SEQ Figure \* ARABIC </w:instrText>
      </w:r>
      <w:r w:rsidR="00626E7A">
        <w:fldChar w:fldCharType="separate"/>
      </w:r>
      <w:r w:rsidR="00CB339F">
        <w:rPr>
          <w:noProof/>
        </w:rPr>
        <w:t>8</w:t>
      </w:r>
      <w:r w:rsidR="00626E7A">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2</w:t>
      </w:r>
      <w:r w:rsidR="00626E7A">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802"/>
        <w:gridCol w:w="1559"/>
        <w:gridCol w:w="4495"/>
      </w:tblGrid>
      <w:tr w:rsidR="00AC5088" w:rsidRPr="00AC5088" w14:paraId="34688F97" w14:textId="77777777" w:rsidTr="0062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455DFFA"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Property</w:t>
            </w:r>
          </w:p>
        </w:tc>
        <w:tc>
          <w:tcPr>
            <w:tcW w:w="1559" w:type="dxa"/>
          </w:tcPr>
          <w:p w14:paraId="5D7E41D3"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w:t>
            </w:r>
          </w:p>
        </w:tc>
        <w:tc>
          <w:tcPr>
            <w:tcW w:w="4495" w:type="dxa"/>
          </w:tcPr>
          <w:p w14:paraId="4FB02AD8"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Description</w:t>
            </w:r>
          </w:p>
        </w:tc>
      </w:tr>
      <w:tr w:rsidR="00AC5088" w:rsidRPr="00AC5088" w14:paraId="26A4DEFE"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A5955A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Identifier</w:t>
            </w:r>
          </w:p>
        </w:tc>
        <w:tc>
          <w:tcPr>
            <w:tcW w:w="1559" w:type="dxa"/>
          </w:tcPr>
          <w:p w14:paraId="403760D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278B50BB"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rPr>
              <w:t>Globally unique identifer. Should have the same value as the corresponding GeoSciML MappedFeature.</w:t>
            </w:r>
          </w:p>
        </w:tc>
      </w:tr>
      <w:tr w:rsidR="00AC5088" w:rsidRPr="00AC5088" w14:paraId="293CCC5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1E0B6D93"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Name</w:t>
            </w:r>
          </w:p>
        </w:tc>
        <w:tc>
          <w:tcPr>
            <w:tcW w:w="1559" w:type="dxa"/>
          </w:tcPr>
          <w:p w14:paraId="377755D4"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78246D0B"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Display name for the the GeologicalUnit.</w:t>
            </w:r>
          </w:p>
          <w:p w14:paraId="287846B1"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28EAF6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C780FDB"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lastRenderedPageBreak/>
              <w:t>d</w:t>
            </w:r>
            <w:r w:rsidR="00170B70" w:rsidRPr="00AC5088">
              <w:rPr>
                <w:rFonts w:asciiTheme="minorHAnsi" w:hAnsiTheme="minorHAnsi" w:cs="Arial"/>
                <w:sz w:val="20"/>
                <w:szCs w:val="20"/>
              </w:rPr>
              <w:t>escription</w:t>
            </w:r>
          </w:p>
        </w:tc>
        <w:tc>
          <w:tcPr>
            <w:tcW w:w="1559" w:type="dxa"/>
          </w:tcPr>
          <w:p w14:paraId="45050DC3"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DEDDD6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lang w:val="en-CA"/>
              </w:rPr>
              <w:t>T</w:t>
            </w:r>
            <w:r w:rsidRPr="00170B70">
              <w:rPr>
                <w:rFonts w:asciiTheme="minorHAnsi" w:hAnsiTheme="minorHAnsi" w:cs="Arial"/>
                <w:sz w:val="20"/>
                <w:szCs w:val="20"/>
                <w:lang w:val="en-CA"/>
              </w:rPr>
              <w:t>ext description of the GeologicUnit, typically taken from an entry on a geological map legend.</w:t>
            </w:r>
          </w:p>
          <w:p w14:paraId="5954E53B"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0FC60837"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90545EC"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eologicUnitType</w:t>
            </w:r>
          </w:p>
        </w:tc>
        <w:tc>
          <w:tcPr>
            <w:tcW w:w="1559" w:type="dxa"/>
          </w:tcPr>
          <w:p w14:paraId="3A586619"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C518E1E"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 of GeologicUnit (as defined in GeoSciML).</w:t>
            </w:r>
          </w:p>
        </w:tc>
      </w:tr>
      <w:tr w:rsidR="00AC5088" w:rsidRPr="00AC5088" w14:paraId="63049B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35EE70"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r</w:t>
            </w:r>
            <w:r w:rsidR="00170B70" w:rsidRPr="00AC5088">
              <w:rPr>
                <w:rFonts w:asciiTheme="minorHAnsi" w:hAnsiTheme="minorHAnsi" w:cs="Arial"/>
                <w:sz w:val="20"/>
                <w:szCs w:val="20"/>
              </w:rPr>
              <w:t>ank</w:t>
            </w:r>
          </w:p>
        </w:tc>
        <w:tc>
          <w:tcPr>
            <w:tcW w:w="1559" w:type="dxa"/>
          </w:tcPr>
          <w:p w14:paraId="1F090AF8"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8F67C2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Rank of GeologicUnit (as defined by ISC. eg; group, formation, member).</w:t>
            </w:r>
          </w:p>
        </w:tc>
      </w:tr>
      <w:tr w:rsidR="00AC5088" w:rsidRPr="00AC5088" w14:paraId="641B41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2D47989"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l</w:t>
            </w:r>
            <w:r w:rsidR="00170B70" w:rsidRPr="00AC5088">
              <w:rPr>
                <w:rFonts w:asciiTheme="minorHAnsi" w:hAnsiTheme="minorHAnsi" w:cs="Arial"/>
                <w:sz w:val="20"/>
                <w:szCs w:val="20"/>
              </w:rPr>
              <w:t>ithology</w:t>
            </w:r>
          </w:p>
        </w:tc>
        <w:tc>
          <w:tcPr>
            <w:tcW w:w="1559" w:type="dxa"/>
          </w:tcPr>
          <w:p w14:paraId="6C47601F"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093F7FEC"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Text (possibly formatted with formal syntax) description of the GeologicUnit's lithology.</w:t>
            </w:r>
          </w:p>
        </w:tc>
      </w:tr>
      <w:tr w:rsidR="00AC5088" w:rsidRPr="00AC5088" w14:paraId="0EB17859"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4AE7646"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eologicHistory</w:t>
            </w:r>
          </w:p>
        </w:tc>
        <w:tc>
          <w:tcPr>
            <w:tcW w:w="1559" w:type="dxa"/>
          </w:tcPr>
          <w:p w14:paraId="33FC09D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71134B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120D0FAB"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9629D0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numericOlderAge</w:t>
            </w:r>
          </w:p>
        </w:tc>
        <w:tc>
          <w:tcPr>
            <w:tcW w:w="1559" w:type="dxa"/>
          </w:tcPr>
          <w:p w14:paraId="672E5C25"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7891F2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Older age in numerical representation in Ma.</w:t>
            </w:r>
          </w:p>
        </w:tc>
      </w:tr>
      <w:tr w:rsidR="00AC5088" w:rsidRPr="00AC5088" w14:paraId="198B194F"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1EDA1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numericYoungerAge</w:t>
            </w:r>
          </w:p>
        </w:tc>
        <w:tc>
          <w:tcPr>
            <w:tcW w:w="1559" w:type="dxa"/>
          </w:tcPr>
          <w:p w14:paraId="2CA10BA1"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3947FB93"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Younger age in numerical representation in Ma</w:t>
            </w:r>
          </w:p>
        </w:tc>
      </w:tr>
      <w:tr w:rsidR="00AC5088" w:rsidRPr="00AC5088" w14:paraId="072B4EF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0856BC8D"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observationMethod</w:t>
            </w:r>
          </w:p>
        </w:tc>
        <w:tc>
          <w:tcPr>
            <w:tcW w:w="1559" w:type="dxa"/>
          </w:tcPr>
          <w:p w14:paraId="028C2054"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54C0E558"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AC5088" w14:paraId="742F1733"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3813D16"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positionalAccuracy</w:t>
            </w:r>
          </w:p>
        </w:tc>
        <w:tc>
          <w:tcPr>
            <w:tcW w:w="1559" w:type="dxa"/>
          </w:tcPr>
          <w:p w14:paraId="3011494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22355C9F"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AC5088" w14:paraId="7E4003F9"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D99FEC1"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ource</w:t>
            </w:r>
          </w:p>
        </w:tc>
        <w:tc>
          <w:tcPr>
            <w:tcW w:w="1559" w:type="dxa"/>
          </w:tcPr>
          <w:p w14:paraId="27CF1C70" w14:textId="77777777" w:rsidR="00170B70" w:rsidRPr="00AC5088"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4F82C4DC"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005E5945"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E55214"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geologicUnitType_uri</w:t>
            </w:r>
          </w:p>
        </w:tc>
        <w:tc>
          <w:tcPr>
            <w:tcW w:w="1559" w:type="dxa"/>
          </w:tcPr>
          <w:p w14:paraId="108AB564"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45D7500"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AC5088" w14:paraId="18F9E006"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E935E7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representativeLithology_uri</w:t>
            </w:r>
          </w:p>
        </w:tc>
        <w:tc>
          <w:tcPr>
            <w:tcW w:w="1559" w:type="dxa"/>
          </w:tcPr>
          <w:p w14:paraId="369CEAFB"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CEF73EE"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AC5088" w14:paraId="48C40620"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13FAE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lastRenderedPageBreak/>
              <w:t>representativeAge_uri</w:t>
            </w:r>
          </w:p>
        </w:tc>
        <w:tc>
          <w:tcPr>
            <w:tcW w:w="1559" w:type="dxa"/>
          </w:tcPr>
          <w:p w14:paraId="2A8E5182"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0D9A1EC"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170B70">
              <w:rPr>
                <w:rFonts w:asciiTheme="minorHAnsi" w:hAnsiTheme="minorHAnsi" w:cs="Segoe UI"/>
                <w:sz w:val="20"/>
                <w:szCs w:val="20"/>
                <w:lang w:val="en-CA"/>
              </w:rPr>
              <w:t>  may</w:t>
            </w:r>
            <w:proofErr w:type="gramEnd"/>
            <w:r w:rsidRPr="00170B70">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AC5088" w14:paraId="7BD3C9A4"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232BE6F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representativeOlderAge_uri</w:t>
            </w:r>
          </w:p>
        </w:tc>
        <w:tc>
          <w:tcPr>
            <w:tcW w:w="1559" w:type="dxa"/>
          </w:tcPr>
          <w:p w14:paraId="6647AC47"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66A8FBE1"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377C491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6EB8FC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representativeYoungerAge_uri</w:t>
            </w:r>
          </w:p>
        </w:tc>
        <w:tc>
          <w:tcPr>
            <w:tcW w:w="1559" w:type="dxa"/>
          </w:tcPr>
          <w:p w14:paraId="15F811ED"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495" w:type="dxa"/>
          </w:tcPr>
          <w:p w14:paraId="68D466E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57251F32"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60BDDE7"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pecification_uri</w:t>
            </w:r>
          </w:p>
        </w:tc>
        <w:tc>
          <w:tcPr>
            <w:tcW w:w="1559" w:type="dxa"/>
          </w:tcPr>
          <w:p w14:paraId="004CC0C3"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1B8BA427"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AC5088" w14:paraId="45F5A246"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62A9DC6"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m</w:t>
            </w:r>
            <w:r w:rsidR="00170B70" w:rsidRPr="00AC5088">
              <w:rPr>
                <w:rFonts w:asciiTheme="minorHAnsi" w:hAnsiTheme="minorHAnsi" w:cs="Arial"/>
                <w:sz w:val="20"/>
                <w:szCs w:val="20"/>
              </w:rPr>
              <w:t>etadata_uri</w:t>
            </w:r>
          </w:p>
        </w:tc>
        <w:tc>
          <w:tcPr>
            <w:tcW w:w="1559" w:type="dxa"/>
          </w:tcPr>
          <w:p w14:paraId="6BF3A23F"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7CA44B9C"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metadata record describing the provenance of data.</w:t>
            </w:r>
          </w:p>
        </w:tc>
      </w:tr>
      <w:tr w:rsidR="00170B70" w:rsidRPr="00AC5088" w14:paraId="549BF053"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7B5F21F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genericSymbolizer</w:t>
            </w:r>
          </w:p>
        </w:tc>
        <w:tc>
          <w:tcPr>
            <w:tcW w:w="1559" w:type="dxa"/>
          </w:tcPr>
          <w:p w14:paraId="0BA79020"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650CB81"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Identifier for a symbol from standard (locally or community defined) symbolization scheme for portrayal.</w:t>
            </w:r>
          </w:p>
        </w:tc>
      </w:tr>
      <w:tr w:rsidR="00170B70" w:rsidRPr="00AC5088" w14:paraId="48C23C9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D5F7F88"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hape</w:t>
            </w:r>
          </w:p>
        </w:tc>
        <w:tc>
          <w:tcPr>
            <w:tcW w:w="1559" w:type="dxa"/>
          </w:tcPr>
          <w:p w14:paraId="53AC8D60"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GM_Object</w:t>
            </w:r>
          </w:p>
        </w:tc>
        <w:tc>
          <w:tcPr>
            <w:tcW w:w="4495" w:type="dxa"/>
          </w:tcPr>
          <w:p w14:paraId="1DB87737" w14:textId="77777777" w:rsidR="00170B70" w:rsidRPr="00AC5088"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Geometry defining the extent of the feature of interest.</w:t>
            </w:r>
          </w:p>
        </w:tc>
      </w:tr>
      <w:tr w:rsidR="00170B70" w:rsidRPr="00AC5088" w14:paraId="78F28D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E9A5A5F" w14:textId="77777777" w:rsidR="00170B70" w:rsidRPr="00AC5088" w:rsidRDefault="00170B70" w:rsidP="00276AD3">
            <w:pPr>
              <w:rPr>
                <w:rFonts w:asciiTheme="minorHAnsi" w:hAnsiTheme="minorHAnsi" w:cs="Arial"/>
                <w:i/>
                <w:sz w:val="20"/>
                <w:szCs w:val="20"/>
              </w:rPr>
            </w:pPr>
            <w:r w:rsidRPr="00AC5088">
              <w:rPr>
                <w:rFonts w:asciiTheme="minorHAnsi" w:hAnsiTheme="minorHAnsi" w:cs="Arial"/>
                <w:i/>
                <w:sz w:val="20"/>
                <w:szCs w:val="20"/>
              </w:rPr>
              <w:t>any</w:t>
            </w:r>
          </w:p>
        </w:tc>
        <w:tc>
          <w:tcPr>
            <w:tcW w:w="1559" w:type="dxa"/>
          </w:tcPr>
          <w:p w14:paraId="6289C43A"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495" w:type="dxa"/>
          </w:tcPr>
          <w:p w14:paraId="5A39DD7B"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10"/>
            <w:r>
              <w:rPr>
                <w:rStyle w:val="reqtext"/>
                <w:lang w:val="en-CA"/>
              </w:rPr>
              <w:t>GeologicUnitView identifier SHALL correspond to and instance of MappedFeature</w:t>
            </w:r>
            <w:commentRangeEnd w:id="210"/>
            <w:r>
              <w:rPr>
                <w:rStyle w:val="CommentReference"/>
                <w:rFonts w:ascii="Times New Roman" w:eastAsia="Times New Roman" w:hAnsi="Times New Roman"/>
                <w:lang w:val="en-US" w:eastAsia="en-US"/>
              </w:rPr>
              <w:commentReference w:id="210"/>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211" w:name="BKM_03A20E93_D10C_455A_8888_4A83A8C62628"/>
      <w:bookmarkEnd w:id="21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Borehole.</w:t>
      </w:r>
      <w:proofErr w:type="gramEnd"/>
      <w:r w:rsidRPr="00D14AF0">
        <w:rPr>
          <w:rFonts w:cs="Arial"/>
          <w:color w:val="000000"/>
          <w:lang w:val="en-CA"/>
        </w:rPr>
        <w:t xml:space="preserv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CB339F">
        <w:rPr>
          <w:noProof/>
        </w:rPr>
        <w:t>9</w:t>
      </w:r>
      <w:r w:rsidR="00626E7A">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3</w:t>
      </w:r>
      <w:r w:rsidR="00626E7A">
        <w:rPr>
          <w:noProof/>
        </w:rPr>
        <w:fldChar w:fldCharType="end"/>
      </w:r>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82E84894_826F_4479_973A_CBC44C2E6336"/>
            <w:bookmarkEnd w:id="212"/>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2AC44CB2_D8AD_4710_965F_8C3E8A778226"/>
            <w:bookmarkEnd w:id="213"/>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1CCAFBF2_5AEE_4D8D_970F_45B148E97DED"/>
            <w:bookmarkEnd w:id="214"/>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988B3B2F_E5F0_47AC_B40B_3E7EB1B7F6A8"/>
            <w:bookmarkEnd w:id="215"/>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D4489C08_74CE_4704_A313_E3DE8D8C2C02"/>
            <w:bookmarkEnd w:id="216"/>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3CED884F_4F1D_42D8_9256_BF8F325D7BF9"/>
            <w:bookmarkEnd w:id="217"/>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4D00B287_AF58_4181_BBC5_8A25643F2ECB"/>
            <w:bookmarkEnd w:id="218"/>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8130FE65_F0ED_41F2_ABFA_924F7CBE3C44"/>
            <w:bookmarkEnd w:id="219"/>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44DAEF74_D7B7_4FE5_8CBB_636851476829"/>
            <w:bookmarkEnd w:id="220"/>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3338A6EC_8A76_4151_9BBE_AF6AA6E7ABA5"/>
            <w:bookmarkEnd w:id="221"/>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0695D395_0E6D_4C80_885E_54CD7307213E"/>
            <w:bookmarkEnd w:id="222"/>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83AB4886_B40B_45D9_93A6_9A7A11A1DB22"/>
            <w:bookmarkEnd w:id="223"/>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18DECF87_EACF_4237_B14D_5CBA397C8B9F"/>
            <w:bookmarkEnd w:id="224"/>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A2513DE4_90C9_4111_97A5_8AB9734CC788"/>
            <w:bookmarkEnd w:id="225"/>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C29B4A43_BD79_4426_A200_1B1C1E4E23DB"/>
            <w:bookmarkEnd w:id="226"/>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D6389F0E_EB92_428D_B31C_62B7B2DE2191"/>
            <w:bookmarkEnd w:id="227"/>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44662CA4_810A_46C1_8CCE_D899E8B34841"/>
            <w:bookmarkEnd w:id="228"/>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A4ADBA47_2A66_4D31_B98E_429D2187557A"/>
            <w:bookmarkEnd w:id="229"/>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6A453B7D_E05C_442A_9729_07602A0CE53F"/>
            <w:bookmarkEnd w:id="230"/>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B674F95F_8259_4A18_BB9A_C7004F238C58"/>
            <w:bookmarkEnd w:id="231"/>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99FA56C9_DF26_4FF5_AF2C_A1CA27033687"/>
            <w:bookmarkEnd w:id="232"/>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0DBF70D_6106_40F3_9F20_6815C31BFF23"/>
            <w:bookmarkEnd w:id="233"/>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156BACFD_61FB_4C7D_8E17_15915D5DC1EB"/>
            <w:bookmarkEnd w:id="234"/>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5" w:name="BKM_660451F7_6344_4A08_8AF1_55EA34BAFC1E"/>
            <w:bookmarkEnd w:id="235"/>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6"/>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6"/>
            <w:r>
              <w:rPr>
                <w:rStyle w:val="CommentReference"/>
                <w:rFonts w:ascii="Times New Roman" w:eastAsia="Times New Roman" w:hAnsi="Times New Roman"/>
                <w:lang w:val="en-US" w:eastAsia="en-US"/>
              </w:rPr>
              <w:commentReference w:id="236"/>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Heading3"/>
        <w:rPr>
          <w:lang w:val="en-CA"/>
        </w:rPr>
      </w:pPr>
      <w:r w:rsidRPr="00D14AF0">
        <w:rPr>
          <w:lang w:val="en-CA"/>
        </w:rPr>
        <w:t>C</w:t>
      </w:r>
      <w:bookmarkStart w:id="237" w:name="BKM_6A5667C6_1461_4AA7_BA98_1583B82E247C"/>
      <w:bookmarkEnd w:id="23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CB339F">
        <w:rPr>
          <w:noProof/>
        </w:rPr>
        <w:t>10</w:t>
      </w:r>
      <w:r w:rsidR="00626E7A">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4</w:t>
      </w:r>
      <w:r w:rsidR="00626E7A">
        <w:rPr>
          <w:noProof/>
        </w:rPr>
        <w:fldChar w:fldCharType="end"/>
      </w:r>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DAD0F5C5_7ECC_4F46_8F23_D5FDAEC9FFF1"/>
            <w:bookmarkEnd w:id="238"/>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29C4138F_4CAD_4B96_B0DF_B91BA8041A62"/>
            <w:bookmarkEnd w:id="239"/>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AE23AB8_B6A5_4B32_A803_62E099830E93"/>
            <w:bookmarkEnd w:id="240"/>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66D56F45_5196_424F_92CB_6CB6778933A2"/>
            <w:bookmarkEnd w:id="241"/>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B569925A_5C18_4226_AFA5_D6C44B29D688"/>
            <w:bookmarkEnd w:id="242"/>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20CF274F_94C7_43D3_9CCE_945071187259"/>
            <w:bookmarkEnd w:id="243"/>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64FA9120_8C79_470F_A4AB_510E7868EC43"/>
            <w:bookmarkEnd w:id="244"/>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2D4CA786_8199_42B1_BAEE_B9D15F83512C"/>
            <w:bookmarkEnd w:id="245"/>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E1914A18_F58F_4042_930D_7562E211135B"/>
            <w:bookmarkEnd w:id="246"/>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C97D1AD7_F437_45EE_9855_97FF220828AF"/>
            <w:bookmarkEnd w:id="247"/>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66E2F147_939A_42E7_9DA7_BB7F5E616224"/>
            <w:bookmarkEnd w:id="248"/>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7A6AD652_753B_433E_B947_78BAF8E8FFBB"/>
            <w:bookmarkEnd w:id="249"/>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0" w:name="BKM_D64DC56C_F70A_4224_BA0C_96AAF9B173C3"/>
            <w:bookmarkEnd w:id="250"/>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CommentReference"/>
                <w:rFonts w:ascii="Times New Roman" w:eastAsia="Times New Roman" w:hAnsi="Times New Roman"/>
                <w:lang w:val="en-US" w:eastAsia="en-US"/>
              </w:rPr>
              <w:commentReference w:id="251"/>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252" w:name="BKM_F594CD9C_5617_46AE_9ABE_FE6C018DDEAF"/>
      <w:bookmarkEnd w:id="25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CB339F">
        <w:rPr>
          <w:noProof/>
        </w:rPr>
        <w:t>11</w:t>
      </w:r>
      <w:r w:rsidR="00626E7A">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5</w:t>
      </w:r>
      <w:r w:rsidR="00626E7A">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5A4D9120_600F_4C3C_8ECF_EE7CFDB01C45"/>
            <w:bookmarkEnd w:id="25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411869C6_5FE7_4B45_A018_FC87FC6F1504"/>
            <w:bookmarkEnd w:id="254"/>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9EE66924_CD8E_4920_8D93_B7C8D67F28AF"/>
            <w:bookmarkEnd w:id="25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49C23F9C_9DFE_434E_9876_B253C73E5E08"/>
            <w:bookmarkEnd w:id="25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2D0F9355_1BA8_4B21_A211_5DBDE6101308"/>
            <w:bookmarkEnd w:id="25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025812DF_B2DB_4EF8_8BE9_FB08934C1BD4"/>
            <w:bookmarkEnd w:id="25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C09529C8_28D2_45E7_B66E_ADF87048EE54"/>
            <w:bookmarkEnd w:id="25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857FAF2_09B8_4E47_AE1C_AD54C52DAF81"/>
            <w:bookmarkEnd w:id="26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35F2F785_32E6_4D58_9212_E4C493DD93AB"/>
            <w:bookmarkEnd w:id="261"/>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8A8A8512_0518_43B4_8296_5C183491EEB7"/>
            <w:bookmarkEnd w:id="26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A37D3138_5144_4AAA_A9A8_F88DEC203EC5"/>
            <w:bookmarkEnd w:id="26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9BCC0C7E_CEE8_4167_9510_B24983CC44B9"/>
            <w:bookmarkEnd w:id="26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818D66D_DB16_46C0_A0B3_E9039F2CD8CD"/>
            <w:bookmarkEnd w:id="26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AEAFFBCA_2559_4CDB_AFA9_8A341843B51F"/>
            <w:bookmarkEnd w:id="266"/>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691007BD_4B41_46AF_9BC3_D27B06E1FB54"/>
            <w:bookmarkEnd w:id="26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98D7F43A_2FA6_489F_A1A5_B915D069258B"/>
            <w:bookmarkEnd w:id="26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B197BD01_D7EB_4B2D_B744_060A34418883"/>
            <w:bookmarkEnd w:id="26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270" w:name="BKM_9A8B07A1_6F7C_49A9_AE39_CC80241F45D8"/>
      <w:bookmarkEnd w:id="270"/>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CB339F">
        <w:rPr>
          <w:noProof/>
        </w:rPr>
        <w:t>12</w:t>
      </w:r>
      <w:r w:rsidR="00626E7A">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6</w:t>
      </w:r>
      <w:r w:rsidR="00626E7A">
        <w:rPr>
          <w:noProof/>
        </w:rPr>
        <w:fldChar w:fldCharType="end"/>
      </w:r>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75AF76F0_4AFF_4758_AA5C_4DD9A3A326DF"/>
            <w:bookmarkEnd w:id="271"/>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AD80CBD8_BB55_4F42_B330_20E3957181FD"/>
            <w:bookmarkEnd w:id="272"/>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608D83A_BCB7_40BE_B5B4_7C18680327EF"/>
            <w:bookmarkEnd w:id="273"/>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E71F84"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BB7DE53B_2076_4732_85CB_314A0C996CFE"/>
            <w:bookmarkEnd w:id="274"/>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0F33C868_B8F6_4CD9_B1BE_D64AF7054352"/>
            <w:bookmarkEnd w:id="275"/>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858F77A8_91BC_4E92_9873_3DE29220EA84"/>
            <w:bookmarkEnd w:id="276"/>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6C47293B_9B00_4958_AE14_E2FF8C6503C9"/>
            <w:bookmarkEnd w:id="277"/>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4798819D_722E_4089_880A_68AA29864E45"/>
            <w:bookmarkEnd w:id="278"/>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FB28CC82_D6AA_481A_BA03_BB82515D05CD"/>
            <w:bookmarkEnd w:id="279"/>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81066ECA_2108_4DF2_B25E_F440E68432B7"/>
            <w:bookmarkEnd w:id="280"/>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E37CFBB1_57FD_4CA3_9961_34992E857685"/>
            <w:bookmarkEnd w:id="281"/>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EFAD6D8_0A90_47E6_A3AC_B0F503630287"/>
            <w:bookmarkEnd w:id="282"/>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21524384_B208_4A32_A2E5_0FFB4D6E8D7C"/>
            <w:bookmarkEnd w:id="283"/>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E5DB8674_7F07_4817_BA2B_997C684B521D"/>
            <w:bookmarkEnd w:id="284"/>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B79C058B_F1A5_47C5_B3E2_CD87F62870F2"/>
            <w:bookmarkEnd w:id="285"/>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A559EAAB_B89D_43D3_B221_4C6D46321258"/>
            <w:bookmarkEnd w:id="286"/>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234AE185_16BA_4884_8974_68DBF37A4B28"/>
            <w:bookmarkEnd w:id="287"/>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B342A581_116B_4A14_8384_0F4F6231BFC6"/>
            <w:bookmarkEnd w:id="288"/>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CE5055FF_94D8_42AD_B46A_0041AB28334E"/>
            <w:bookmarkEnd w:id="289"/>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F34DEFBD_2300_4BCD_9500_6FD1B9CE045E"/>
            <w:bookmarkEnd w:id="290"/>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C0E26832_94FE_4E03_98DE_F2986912ECBC"/>
            <w:bookmarkEnd w:id="291"/>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04EE2E72_5511_48AE_9048_CF9126C4A13D"/>
            <w:bookmarkEnd w:id="292"/>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293" w:name="BKM_CE5E700D_EBA4_44CA_83C8_617C916DF033"/>
      <w:bookmarkEnd w:id="293"/>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CB339F">
        <w:rPr>
          <w:noProof/>
        </w:rPr>
        <w:t>13</w:t>
      </w:r>
      <w:r w:rsidR="00626E7A">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lastRenderedPageBreak/>
        <w:t xml:space="preserve">Table </w:t>
      </w:r>
      <w:r w:rsidR="00626E7A">
        <w:fldChar w:fldCharType="begin"/>
      </w:r>
      <w:r w:rsidR="00626E7A">
        <w:instrText xml:space="preserve"> SEQ Table \* ARABIC </w:instrText>
      </w:r>
      <w:r w:rsidR="00626E7A">
        <w:fldChar w:fldCharType="separate"/>
      </w:r>
      <w:r w:rsidR="003C190E">
        <w:rPr>
          <w:noProof/>
        </w:rPr>
        <w:t>7</w:t>
      </w:r>
      <w:r w:rsidR="00626E7A">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11E20CA8_2344_4418_A9F9_325A11426D44"/>
            <w:bookmarkEnd w:id="294"/>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20A123B5_7607_4A2B_A3F4_2BA8EEA3BD6E"/>
            <w:bookmarkEnd w:id="295"/>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62E65A70_EB75_497A_886F_BAAEBB60A5EC"/>
            <w:bookmarkEnd w:id="296"/>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3F13203C_BEB3_44A2_B8B9_417C5D453C67"/>
            <w:bookmarkEnd w:id="297"/>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D9E97001_975E_4E48_B383_84E3B817A9D6"/>
            <w:bookmarkEnd w:id="298"/>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ABD8F88A_D6D5_49E8_B4C4_6E53A78AD465"/>
            <w:bookmarkEnd w:id="299"/>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7660FDA3_AB42_45F9_86AB_19287D13C566"/>
            <w:bookmarkEnd w:id="300"/>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28FFF6C1_C18B_4629_BB75_27AFBE7647AB"/>
            <w:bookmarkEnd w:id="301"/>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DE525394_F288_4E7F_AF29_CF676A7FB892"/>
            <w:bookmarkEnd w:id="302"/>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BDA40AB6_6C56_4E4F_9588_C051912996DC"/>
            <w:bookmarkEnd w:id="303"/>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2209CF72_C0AB_47F3_BB22_4A2E8334027A"/>
            <w:bookmarkEnd w:id="304"/>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BD7868DF_0409_467D_8844_EE4674C50774"/>
            <w:bookmarkEnd w:id="305"/>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674A1294_59BE_4203_9B03_BC5D6023992F"/>
            <w:bookmarkEnd w:id="306"/>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A1B86BC0_3316_46AB_8D32_7786DFA0771F"/>
            <w:bookmarkEnd w:id="307"/>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5ED9FA7F_347C_499C_BF86_2B88071AD840"/>
            <w:bookmarkEnd w:id="308"/>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EC7555C0_681D_45F5_BEFB_0F7BFDEF3CFB"/>
            <w:bookmarkEnd w:id="309"/>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6C08EC9_BB32_4BDE_99FD_336AAA2512BB"/>
            <w:bookmarkEnd w:id="310"/>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34B08950_B320_4DCA_B7B3_801822442BA1"/>
            <w:bookmarkEnd w:id="311"/>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1D369827_5E0B_4F3B_99DE_498DE4F4D001"/>
            <w:bookmarkEnd w:id="312"/>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2115B02_1C56_42D6_B0AA_D6174F756E65"/>
            <w:bookmarkEnd w:id="313"/>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401A0B2C_FBFD_43E2_BC4F_F4876D6A55A5"/>
            <w:bookmarkEnd w:id="314"/>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AA3C91BB_B0F8_4E56_A1E5_9C3530C146AE"/>
            <w:bookmarkEnd w:id="315"/>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C202EED3_CA3B_4848_8F51_4E4216E311CB"/>
            <w:bookmarkEnd w:id="316"/>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F61C54B5_53A3_4B3D_8747_890B595FF05F"/>
            <w:bookmarkEnd w:id="317"/>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D14AF0">
      <w:pPr>
        <w:pStyle w:val="Heading3"/>
        <w:rPr>
          <w:lang w:val="en-CA"/>
        </w:rPr>
      </w:pPr>
      <w:r w:rsidRPr="00D14AF0">
        <w:rPr>
          <w:lang w:val="en-CA"/>
        </w:rPr>
        <w:t>S</w:t>
      </w:r>
      <w:bookmarkStart w:id="318" w:name="BKM_A518DA4F_2CA4_4758_BC7A_4790DC092913"/>
      <w:bookmarkEnd w:id="318"/>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CB339F">
        <w:rPr>
          <w:noProof/>
        </w:rPr>
        <w:t>14</w:t>
      </w:r>
      <w:r w:rsidR="00626E7A">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8</w:t>
      </w:r>
      <w:r w:rsidR="00626E7A">
        <w:rPr>
          <w:noProof/>
        </w:rPr>
        <w:fldChar w:fldCharType="end"/>
      </w:r>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EC69FC11_247D_4B96_A882_7E9D1AD588E0"/>
            <w:bookmarkEnd w:id="319"/>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ADCD2F69_DA9B_47AD_AAD9_CD10F85583D7"/>
            <w:bookmarkEnd w:id="320"/>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07E8099B_7BEC_4F52_A9CB_2057EB65CA46"/>
            <w:bookmarkEnd w:id="321"/>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803B49B5_5346_4ECB_84C0_E9285F22A260"/>
            <w:bookmarkEnd w:id="322"/>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EF622FE6_F231_4466_80B5_7C9E00C1AF26"/>
            <w:bookmarkEnd w:id="323"/>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14D3BAE_F7C9_4B36_ADB6_C72D030F3753"/>
            <w:bookmarkEnd w:id="324"/>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39715309_7964_43D3_8714_66E5FE3F5A42"/>
            <w:bookmarkEnd w:id="325"/>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154B13F8_8CD9_473E_98B5_93572A0EB3BB"/>
            <w:bookmarkEnd w:id="326"/>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2C39BB23_51CD_4C07_BC3D_DFD062118A45"/>
            <w:bookmarkEnd w:id="327"/>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60CAAB90_52E0_4214_AE69_D0060C7423ED"/>
            <w:bookmarkEnd w:id="328"/>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7AC1443_775C_4DF5_9107_5B1DF4E1D651"/>
            <w:bookmarkEnd w:id="329"/>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EF3CAFA8_84A6_43F7_816F_7C74C3A3DFE7"/>
            <w:bookmarkEnd w:id="330"/>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71BA9B79_BC0A_41B7_9630_0B047D9D4660"/>
            <w:bookmarkEnd w:id="331"/>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13DBF6_70E2_469B_9B7C_F26D7AD812B4"/>
            <w:bookmarkEnd w:id="332"/>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9A6DFACA_1D0A_423A_BF5D_1157B46A0AC1"/>
            <w:bookmarkEnd w:id="333"/>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33E68653_BDB1_481F_9DFE_82E9A91DF147"/>
            <w:bookmarkEnd w:id="334"/>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F3F9B426_BC9F_4BBA_B792_A96166218E9B"/>
            <w:bookmarkEnd w:id="335"/>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86911221_5DFE_449B_9D0A_484F8F57F8F9"/>
            <w:bookmarkEnd w:id="336"/>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07EEDF2F_1AA2_45F8_B145_4B7F189B0502"/>
            <w:bookmarkEnd w:id="337"/>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4A997C54_C45D_4E40_AC91_CE1E1615770B"/>
            <w:bookmarkEnd w:id="338"/>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9"/>
            <w:r>
              <w:rPr>
                <w:rStyle w:val="reqtext"/>
                <w:lang w:val="en-CA"/>
              </w:rPr>
              <w:t>Identifier SHALL correspond to a representation of (?)</w:t>
            </w:r>
            <w:commentRangeEnd w:id="339"/>
            <w:r>
              <w:rPr>
                <w:rStyle w:val="CommentReference"/>
                <w:rFonts w:ascii="Times New Roman" w:eastAsia="Times New Roman" w:hAnsi="Times New Roman"/>
                <w:lang w:val="en-US" w:eastAsia="en-US"/>
              </w:rPr>
              <w:commentReference w:id="339"/>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7777777" w:rsidR="002D4285" w:rsidRPr="00D12552" w:rsidRDefault="002D4285" w:rsidP="00D10719">
            <w:pPr>
              <w:spacing w:before="100" w:beforeAutospacing="1" w:after="100" w:afterAutospacing="1" w:line="230" w:lineRule="atLeast"/>
              <w:jc w:val="both"/>
              <w:rPr>
                <w:rFonts w:eastAsia="MS Mincho"/>
                <w:b/>
                <w:color w:val="0000FF"/>
                <w:sz w:val="22"/>
                <w:lang w:val="en-CA"/>
              </w:rPr>
            </w:pP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t>GeoSciML Data Types</w:t>
      </w:r>
    </w:p>
    <w:p w14:paraId="430BC3C2" w14:textId="77777777" w:rsidR="00C034E3" w:rsidRDefault="00C034E3" w:rsidP="00C034E3">
      <w:pPr>
        <w:rPr>
          <w:lang w:val="en-CA"/>
        </w:rPr>
      </w:pPr>
    </w:p>
    <w:p w14:paraId="3683F924" w14:textId="77777777" w:rsidR="00C034E3" w:rsidRPr="00C034E3" w:rsidRDefault="00C034E3" w:rsidP="00C034E3">
      <w:pPr>
        <w:rPr>
          <w:lang w:val="en-CA"/>
        </w:rPr>
      </w:pPr>
      <w:proofErr w:type="gramStart"/>
      <w:r w:rsidRPr="00C034E3">
        <w:rPr>
          <w:lang w:val="en-CA"/>
        </w:rPr>
        <w:t>A package of classes to describe the planar or linear orientation of a geologic feature.</w:t>
      </w:r>
      <w:proofErr w:type="gramEnd"/>
      <w:r w:rsidRPr="00C034E3">
        <w:rPr>
          <w:lang w:val="en-CA"/>
        </w:rPr>
        <w:t xml:space="preserve"> Allows specifying direction by a numerical direction vector (eg; dip/dip direction), or a description (eg; compass point (NE), or other text - "toward fold hinge", "below").</w:t>
      </w:r>
    </w:p>
    <w:p w14:paraId="7DFC2508" w14:textId="29051538" w:rsidR="002D4285"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attributes. This is to facilitate FES query of upper and lower values.</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r>
        <w:fldChar w:fldCharType="begin"/>
      </w:r>
      <w:r>
        <w:instrText xml:space="preserve"> SEQ Figure \* ARABIC </w:instrText>
      </w:r>
      <w:r>
        <w:fldChar w:fldCharType="separate"/>
      </w:r>
      <w:r w:rsidR="00CB339F">
        <w:rPr>
          <w:noProof/>
        </w:rPr>
        <w:t>15</w:t>
      </w:r>
      <w: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0" w:name="BKM_3984A24A_BE4B_45BE_838C_7F640CC5FF3F"/>
      <w:bookmarkEnd w:id="340"/>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1" w:name="BKM_54F8D6E7_019E_4198_A5F7_8396FC39C316"/>
            <w:bookmarkEnd w:id="341"/>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FF60F6A1_68A6_4CC7_A4D7_1484826F284D"/>
            <w:bookmarkEnd w:id="342"/>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3" w:name="BKM_46259D53_650A_4603_A643_14762C4B9DC8"/>
      <w:bookmarkEnd w:id="343"/>
      <w:commentRangeStart w:id="344"/>
      <w:r w:rsidR="001A7909">
        <w:rPr>
          <w:lang w:val="en-CA"/>
        </w:rPr>
        <w:t>It must be noted that a</w:t>
      </w:r>
      <w:r w:rsidR="001A7909" w:rsidRPr="001A7909">
        <w:rPr>
          <w:lang w:val="en-CA"/>
        </w:rPr>
        <w:t>llowance of different convention makes querying more difficult.</w:t>
      </w:r>
      <w:commentRangeEnd w:id="344"/>
      <w:r w:rsidR="00EA3198">
        <w:rPr>
          <w:rStyle w:val="CommentReference"/>
        </w:rPr>
        <w:commentReference w:id="344"/>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5" w:name="BKM_F6F26F14_293C_49D0_A8BA_E7C8B18052A4"/>
            <w:bookmarkEnd w:id="345"/>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BFF13014_D294_4162_870D_8C389253B42F"/>
            <w:bookmarkEnd w:id="346"/>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5E0576AE_899E_4630_AE79_247020186922"/>
            <w:bookmarkEnd w:id="347"/>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F1BB51E9_D13E_42AE_BE59_3E8556BDCA72"/>
            <w:bookmarkEnd w:id="348"/>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49"/>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49"/>
            <w:r>
              <w:rPr>
                <w:rStyle w:val="CommentReference"/>
                <w:rFonts w:ascii="Times New Roman" w:eastAsia="Times New Roman" w:hAnsi="Times New Roman"/>
                <w:lang w:val="en-US" w:eastAsia="en-US"/>
              </w:rPr>
              <w:commentReference w:id="349"/>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0" w:name="BKM_C0A3056D_FA18_4027_BE04_0AFA3C2B5BD7"/>
      <w:bookmarkEnd w:id="350"/>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1" w:name="BKM_ADC178F9_ED86_418A_BFAF_BD9ADC797FBD"/>
            <w:bookmarkEnd w:id="351"/>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8E1E3CAB_4A91_4093_A75E_AEF4FCA7FA5B"/>
            <w:bookmarkEnd w:id="352"/>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64F0A908_3403_4D0B_88AD_EE7134C39157"/>
            <w:bookmarkEnd w:id="353"/>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4"/>
            <w:r>
              <w:rPr>
                <w:rStyle w:val="CommentReference"/>
                <w:rFonts w:ascii="Times New Roman" w:eastAsia="Times New Roman" w:hAnsi="Times New Roman"/>
                <w:lang w:val="en-US" w:eastAsia="en-US"/>
              </w:rPr>
              <w:commentReference w:id="354"/>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355" w:name="BKM_F047E096_3391_4C83_A31D_8616A9B842C5"/>
      <w:bookmarkEnd w:id="355"/>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6" w:name="BKM_DA68D8E9_7B0C_48EF_8619_7221101DC5F1"/>
            <w:bookmarkEnd w:id="356"/>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r>
        <w:fldChar w:fldCharType="begin"/>
      </w:r>
      <w:r>
        <w:instrText xml:space="preserve"> SEQ Figure \* ARABIC </w:instrText>
      </w:r>
      <w:r>
        <w:fldChar w:fldCharType="separate"/>
      </w:r>
      <w:r w:rsidR="00CB339F">
        <w:rPr>
          <w:noProof/>
        </w:rPr>
        <w:t>16</w:t>
      </w:r>
      <w: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r w:rsidR="00626E7A">
        <w:fldChar w:fldCharType="begin"/>
      </w:r>
      <w:r w:rsidR="00626E7A">
        <w:instrText xml:space="preserve"> SEQ Figure \* ARABIC </w:instrText>
      </w:r>
      <w:r w:rsidR="00626E7A">
        <w:fldChar w:fldCharType="separate"/>
      </w:r>
      <w:r w:rsidR="00CB339F">
        <w:rPr>
          <w:noProof/>
        </w:rPr>
        <w:t>17</w:t>
      </w:r>
      <w:r w:rsidR="00626E7A">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7" w:name="BKM_6A81087A_0778_4235_8F6A_3CADBB0E9016"/>
      <w:bookmarkEnd w:id="357"/>
    </w:p>
    <w:p w14:paraId="2ACA9CC9" w14:textId="77777777" w:rsidR="00D10719" w:rsidRDefault="00D10719" w:rsidP="00D10719">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9</w:t>
      </w:r>
      <w:r w:rsidR="00626E7A">
        <w:rPr>
          <w:noProof/>
        </w:rPr>
        <w:fldChar w:fldCharType="end"/>
      </w:r>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8" w:name="BKM_F1244213_660C_4D77_8475_08F73D4EC81C"/>
            <w:bookmarkEnd w:id="358"/>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3B089F6A_116B_4A4A_91A0_17A52F7181FF"/>
            <w:bookmarkEnd w:id="359"/>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26B10141_733E_4FC5_A8B6_E0EA8C9C1A8A"/>
            <w:bookmarkEnd w:id="360"/>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1"/>
            <w:r>
              <w:rPr>
                <w:rStyle w:val="CommentReference"/>
                <w:rFonts w:ascii="Times New Roman" w:eastAsia="Times New Roman" w:hAnsi="Times New Roman"/>
                <w:lang w:val="en-US" w:eastAsia="en-US"/>
              </w:rPr>
              <w:commentReference w:id="361"/>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362" w:name="_Ref432008415"/>
      <w:r>
        <w:lastRenderedPageBreak/>
        <w:t xml:space="preserve">Table </w:t>
      </w:r>
      <w:r w:rsidR="00626E7A">
        <w:fldChar w:fldCharType="begin"/>
      </w:r>
      <w:r w:rsidR="00626E7A">
        <w:instrText xml:space="preserve"> SEQ Table \* ARABIC </w:instrText>
      </w:r>
      <w:r w:rsidR="00626E7A">
        <w:fldChar w:fldCharType="separate"/>
      </w:r>
      <w:r w:rsidR="003C190E">
        <w:rPr>
          <w:noProof/>
        </w:rPr>
        <w:t>10</w:t>
      </w:r>
      <w:r w:rsidR="00626E7A">
        <w:rPr>
          <w:noProof/>
        </w:rPr>
        <w:fldChar w:fldCharType="end"/>
      </w:r>
      <w:bookmarkEnd w:id="362"/>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63"/>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63"/>
      <w:r w:rsidR="00EA3CAB">
        <w:rPr>
          <w:rStyle w:val="CommentReference"/>
        </w:rPr>
        <w:commentReference w:id="363"/>
      </w:r>
    </w:p>
    <w:p w14:paraId="5AD2AC20" w14:textId="77777777" w:rsidR="001050D1" w:rsidRDefault="001050D1" w:rsidP="001050D1"/>
    <w:p w14:paraId="5F2228E1" w14:textId="77777777" w:rsidR="00ED2525" w:rsidRDefault="001050D1" w:rsidP="001050D1">
      <w:commentRangeStart w:id="3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4"/>
      <w:r w:rsidR="00E52A0E">
        <w:rPr>
          <w:rStyle w:val="CommentReference"/>
        </w:rPr>
        <w:commentReference w:id="364"/>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5" w:name="BKM_FD0714CD_89E3_4F6A_B187_CB7A50E6C5C0"/>
      <w:bookmarkEnd w:id="365"/>
    </w:p>
    <w:p w14:paraId="2A59A17C" w14:textId="77777777" w:rsidR="00884FA7" w:rsidRDefault="00884FA7" w:rsidP="00884FA7">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11</w:t>
      </w:r>
      <w:r w:rsidR="00626E7A">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6" w:name="BKM_37DE5892_2942_443B_A8C3_8C1AB5CBE877"/>
            <w:bookmarkEnd w:id="366"/>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6B3E10C1_3AAE_4196_94F0_B9A235705FCC"/>
            <w:bookmarkEnd w:id="367"/>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1FCE659F_6DE4_40C1_996C_C1E6E981D3A0"/>
            <w:bookmarkEnd w:id="368"/>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E9804216_8300_4609_B607_127F0178BAB6"/>
            <w:bookmarkEnd w:id="369"/>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3A6BA8A_712F_4182_95C4_285048E21544"/>
            <w:bookmarkEnd w:id="370"/>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2EB23880_DDF1_4995_AB7F_3DC0E40E7A89"/>
            <w:bookmarkEnd w:id="371"/>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2" w:author="Boisvert, Eric" w:date="2015-10-16T07:55:00Z"/>
        </w:rPr>
        <w:pPrChange w:id="373"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r w:rsidR="00626E7A">
        <w:fldChar w:fldCharType="begin"/>
      </w:r>
      <w:r w:rsidR="00626E7A">
        <w:instrText xml:space="preserve"> SEQ Figure \* ARABIC </w:instrText>
      </w:r>
      <w:r w:rsidR="00626E7A">
        <w:fldChar w:fldCharType="separate"/>
      </w:r>
      <w:r w:rsidR="00CB339F">
        <w:rPr>
          <w:noProof/>
        </w:rPr>
        <w:t>18</w:t>
      </w:r>
      <w:r w:rsidR="00626E7A">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12</w:t>
      </w:r>
      <w:r w:rsidR="00626E7A">
        <w:rPr>
          <w:noProof/>
        </w:rPr>
        <w:fldChar w:fldCharType="end"/>
      </w:r>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4" w:name="BKM_A1329A5F_042F_4AF8_BF84_0B471B65BC55"/>
            <w:bookmarkEnd w:id="374"/>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7F4D7787_7293_418E_8B38_1A72EA1F4CC0"/>
            <w:bookmarkEnd w:id="375"/>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6"/>
            <w:r w:rsidRPr="00A07C65">
              <w:rPr>
                <w:rFonts w:asciiTheme="minorHAnsi" w:hAnsiTheme="minorHAnsi"/>
                <w:color w:val="000000"/>
                <w:sz w:val="20"/>
                <w:szCs w:val="20"/>
                <w:lang w:val="en-CA"/>
              </w:rPr>
              <w:t>Scoped name because classification is asserted, not based on observational data.</w:t>
            </w:r>
            <w:commentRangeEnd w:id="376"/>
            <w:r>
              <w:rPr>
                <w:rStyle w:val="CommentReference"/>
                <w:color w:val="auto"/>
              </w:rPr>
              <w:commentReference w:id="376"/>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13</w:t>
      </w:r>
      <w:r w:rsidR="00626E7A">
        <w:rPr>
          <w:noProof/>
        </w:rPr>
        <w:fldChar w:fldCharType="end"/>
      </w:r>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7" w:name="BKM_F1AE88A3_ADC1_4E05_8AA4_DF5F90DB4C60"/>
            <w:bookmarkEnd w:id="377"/>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C5C77165_16DE_4DA6_948B_748CCB10594C"/>
            <w:bookmarkEnd w:id="378"/>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D0CF8372_E2E7_44FE_8452_567F1CFF1C66"/>
            <w:bookmarkEnd w:id="379"/>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380"/>
            <w:r w:rsidRPr="00A07C65">
              <w:rPr>
                <w:rFonts w:asciiTheme="minorHAnsi" w:hAnsiTheme="minorHAnsi"/>
                <w:color w:val="000000"/>
                <w:sz w:val="20"/>
                <w:szCs w:val="20"/>
                <w:lang w:val="en-CA"/>
              </w:rPr>
              <w:t>Scoped name because role is asserted by the geologist building the description.</w:t>
            </w:r>
            <w:commentRangeEnd w:id="380"/>
            <w:r w:rsidR="000D2F14">
              <w:rPr>
                <w:rStyle w:val="CommentReference"/>
                <w:color w:val="auto"/>
              </w:rPr>
              <w:commentReference w:id="380"/>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1" w:name="BKM_F115EB74_32B6_4EFC_8D26_C2D2AD40E6EB"/>
            <w:bookmarkEnd w:id="381"/>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r>
        <w:fldChar w:fldCharType="begin"/>
      </w:r>
      <w:r>
        <w:instrText xml:space="preserve"> SEQ Figure \* ARABIC </w:instrText>
      </w:r>
      <w:r>
        <w:fldChar w:fldCharType="separate"/>
      </w:r>
      <w:r w:rsidR="00CB339F">
        <w:rPr>
          <w:noProof/>
        </w:rPr>
        <w:t>19</w:t>
      </w:r>
      <w: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2" w:name="BKM_BD5C03BF_666A_4A06_9108_21CA3469AFBC"/>
      <w:bookmarkEnd w:id="382"/>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3" w:name="BKM_18D25AC3_6FC0_4C65_A8A5_F0142E2E6CE0"/>
            <w:bookmarkEnd w:id="383"/>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EC1705_589B_4DEF_A044_9A1610E567B6"/>
            <w:bookmarkEnd w:id="384"/>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5" w:name="BKM_69643EA7_2142_46B5_9F91_BA2962E773C2"/>
      <w:bookmarkEnd w:id="38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6" w:name="BKM_0198932B_28DD_424D_8B50_FABE0D235C84"/>
            <w:bookmarkEnd w:id="386"/>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7" w:name="BKM_7A5570E9_5272_4DAD_BC83_4E0D06E5C57A"/>
      <w:bookmarkEnd w:id="387"/>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r>
        <w:fldChar w:fldCharType="begin"/>
      </w:r>
      <w:r>
        <w:instrText xml:space="preserve"> SEQ Figure \* ARABIC </w:instrText>
      </w:r>
      <w:r>
        <w:fldChar w:fldCharType="separate"/>
      </w:r>
      <w:r w:rsidR="00CB339F">
        <w:rPr>
          <w:noProof/>
        </w:rPr>
        <w:t>20</w:t>
      </w:r>
      <w:r>
        <w:fldChar w:fldCharType="end"/>
      </w:r>
      <w:r>
        <w:t>: Geologic Event</w:t>
      </w:r>
    </w:p>
    <w:p w14:paraId="59870292" w14:textId="00E80337" w:rsidR="00EA4029" w:rsidRDefault="00DB2D3A" w:rsidP="00DB2D3A">
      <w:pPr>
        <w:pStyle w:val="Heading4"/>
        <w:rPr>
          <w:lang w:val="en-CA"/>
        </w:rPr>
      </w:pPr>
      <w:bookmarkStart w:id="388" w:name="BKM_0E4402F5_70D7_41B4_8F46_2909F6D349A5"/>
      <w:bookmarkEnd w:id="388"/>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89" w:name="BKM_E578F2B2_741C_4353_B7F8_02F0AE878A52"/>
            <w:bookmarkEnd w:id="389"/>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B4649898_DB40_445B_BA02_FB50DB166B1F"/>
            <w:bookmarkEnd w:id="390"/>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97F5720D_724D_44A6_8C82_6D7A6D6B5F0E"/>
            <w:bookmarkEnd w:id="391"/>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4B4A111_399A_4144_8BC6_D1BBA5249175"/>
            <w:bookmarkEnd w:id="392"/>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23198178_9024_4323_9F34_11F193914E4D"/>
            <w:bookmarkEnd w:id="393"/>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4" w:name="BKM_669B19C2_AABA_42AD_8B76_978659231695"/>
      <w:bookmarkEnd w:id="394"/>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5" w:name="BKM_6B9E4BC3_EF2C_43B8_97EF_B6AD57F690A4"/>
            <w:bookmarkEnd w:id="395"/>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2ED006FF_62EF_4E32_BE1A_054C3322F7C1"/>
            <w:bookmarkEnd w:id="396"/>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BE4D4818_8828_40DD_8E59_5906619F59A7"/>
            <w:bookmarkEnd w:id="397"/>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8"/>
      <w:r w:rsidRPr="00CF6174">
        <w:t xml:space="preserve">inhomogeneities </w:t>
      </w:r>
      <w:commentRangeEnd w:id="398"/>
      <w:r>
        <w:rPr>
          <w:rStyle w:val="CommentReference"/>
        </w:rPr>
        <w:commentReference w:id="39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r>
        <w:fldChar w:fldCharType="begin"/>
      </w:r>
      <w:r>
        <w:instrText xml:space="preserve"> SEQ Figure \* ARABIC </w:instrText>
      </w:r>
      <w:r>
        <w:fldChar w:fldCharType="separate"/>
      </w:r>
      <w:r w:rsidR="00CB339F">
        <w:rPr>
          <w:noProof/>
        </w:rPr>
        <w:t>21</w:t>
      </w:r>
      <w: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r>
        <w:fldChar w:fldCharType="begin"/>
      </w:r>
      <w:r>
        <w:instrText xml:space="preserve"> SEQ Figure \* ARABIC </w:instrText>
      </w:r>
      <w:r>
        <w:fldChar w:fldCharType="separate"/>
      </w:r>
      <w:r w:rsidR="00CB339F">
        <w:rPr>
          <w:noProof/>
        </w:rPr>
        <w:t>22</w:t>
      </w:r>
      <w: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399" w:name="BKM_1A59C48F_A7B9_4BDC_B008_53504A772FCF"/>
      <w:bookmarkEnd w:id="399"/>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0" w:name="BKM_F722D1E4_88A1_4807_BB66_32AB9BD44381"/>
            <w:bookmarkEnd w:id="400"/>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r>
        <w:fldChar w:fldCharType="begin"/>
      </w:r>
      <w:r>
        <w:instrText xml:space="preserve"> SEQ Figure \* ARABIC </w:instrText>
      </w:r>
      <w:r>
        <w:fldChar w:fldCharType="separate"/>
      </w:r>
      <w:r w:rsidR="00CB339F">
        <w:rPr>
          <w:noProof/>
        </w:rPr>
        <w:t>23</w:t>
      </w:r>
      <w: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1" w:name="BKM_1562D6E5_754D_41F1_8BCA_821E81C1C77B"/>
      <w:bookmarkEnd w:id="401"/>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2" w:name="BKM_2577AA17_B965_493F_8575_D32112AD8348"/>
            <w:bookmarkEnd w:id="402"/>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r>
        <w:fldChar w:fldCharType="begin"/>
      </w:r>
      <w:r>
        <w:instrText xml:space="preserve"> SEQ Figure \* ARABIC </w:instrText>
      </w:r>
      <w:r>
        <w:fldChar w:fldCharType="separate"/>
      </w:r>
      <w:r w:rsidR="00CB339F">
        <w:rPr>
          <w:noProof/>
        </w:rPr>
        <w:t>24</w:t>
      </w:r>
      <w: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3" w:name="BKM_22F72D69_6FF6_4012_89A7_3FFAC0091563"/>
      <w:bookmarkEnd w:id="403"/>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4" w:name="BKM_D602E51F_1A69_4732_803D_A550C06800AD"/>
            <w:bookmarkEnd w:id="404"/>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415CBF" w:rsidRDefault="00415CBF" w:rsidP="00415CBF">
      <w:pPr>
        <w:rPr>
          <w:lang w:val="fr-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r>
        <w:fldChar w:fldCharType="begin"/>
      </w:r>
      <w:r>
        <w:instrText xml:space="preserve"> SEQ Figure \* ARABIC </w:instrText>
      </w:r>
      <w:r>
        <w:fldChar w:fldCharType="separate"/>
      </w:r>
      <w:r w:rsidR="00CB339F">
        <w:rPr>
          <w:noProof/>
        </w:rPr>
        <w:t>25</w:t>
      </w:r>
      <w: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5" w:name="BKM_2C0BAC72_25F4_4403_B6F3_8CD29CC45162"/>
      <w:bookmarkEnd w:id="405"/>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6" w:name="BKM_6D164D9B_00C6_4467_A49F_201E1DB05D3E"/>
            <w:bookmarkEnd w:id="406"/>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r>
        <w:fldChar w:fldCharType="begin"/>
      </w:r>
      <w:r>
        <w:instrText xml:space="preserve"> SEQ Figure \* ARABIC </w:instrText>
      </w:r>
      <w:r>
        <w:fldChar w:fldCharType="separate"/>
      </w:r>
      <w:r w:rsidR="00CB339F">
        <w:rPr>
          <w:noProof/>
        </w:rPr>
        <w:t>26</w:t>
      </w:r>
      <w: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7" w:name="BKM_4E3AD03A_F983_4BE7_BAD7_D46FA41454DA"/>
      <w:bookmarkEnd w:id="407"/>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8" w:name="BKM_D58E407D_6BD7_451C_AC84_ED75498146C5"/>
            <w:bookmarkEnd w:id="408"/>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60D7A041_DA67_4836_A9CF_067E59A5AD76"/>
            <w:bookmarkEnd w:id="409"/>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0" w:name="BKM_226E2406_CB91_4741_B565_53E336A2E054"/>
      <w:bookmarkEnd w:id="410"/>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1" w:name="BKM_FB2680F3_627E_464F_82B9_677F1AC277D7"/>
            <w:bookmarkEnd w:id="411"/>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412" w:name="_Ref432749513"/>
      <w:r>
        <w:t xml:space="preserve">Figure </w:t>
      </w:r>
      <w:r>
        <w:fldChar w:fldCharType="begin"/>
      </w:r>
      <w:r>
        <w:instrText xml:space="preserve"> SEQ Figure \* ARABIC </w:instrText>
      </w:r>
      <w:r>
        <w:fldChar w:fldCharType="separate"/>
      </w:r>
      <w:r w:rsidR="00CB339F">
        <w:rPr>
          <w:noProof/>
        </w:rPr>
        <w:t>27</w:t>
      </w:r>
      <w:r>
        <w:fldChar w:fldCharType="end"/>
      </w:r>
      <w:bookmarkEnd w:id="412"/>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413"/>
      <w:r>
        <w:t xml:space="preserve">(as prescribed by iso19136 2007 INSPIRE </w:t>
      </w:r>
      <w:r w:rsidRPr="00390DF7">
        <w:t>Extensions</w:t>
      </w:r>
      <w:r>
        <w:t xml:space="preserve">) </w:t>
      </w:r>
      <w:r>
        <w:br/>
      </w:r>
      <w:commentRangeEnd w:id="413"/>
      <w:r>
        <w:rPr>
          <w:rStyle w:val="CommentReference"/>
        </w:rPr>
        <w:commentReference w:id="41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414" w:name="_Ref432861594"/>
      <w:r>
        <w:t xml:space="preserve">Table </w:t>
      </w:r>
      <w:r>
        <w:fldChar w:fldCharType="begin"/>
      </w:r>
      <w:r>
        <w:instrText xml:space="preserve"> SEQ Table \* ARABIC </w:instrText>
      </w:r>
      <w:r>
        <w:fldChar w:fldCharType="separate"/>
      </w:r>
      <w:r>
        <w:rPr>
          <w:noProof/>
        </w:rPr>
        <w:t>14</w:t>
      </w:r>
      <w:r>
        <w:fldChar w:fldCharType="end"/>
      </w:r>
      <w:bookmarkEnd w:id="414"/>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5"/>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5"/>
            <w:r>
              <w:rPr>
                <w:rStyle w:val="CommentReference"/>
                <w:color w:val="auto"/>
              </w:rPr>
              <w:commentReference w:id="415"/>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r>
        <w:fldChar w:fldCharType="begin"/>
      </w:r>
      <w:r>
        <w:instrText xml:space="preserve"> SEQ Figure \* ARABIC </w:instrText>
      </w:r>
      <w:r>
        <w:fldChar w:fldCharType="separate"/>
      </w:r>
      <w:r w:rsidR="00CB339F">
        <w:rPr>
          <w:noProof/>
        </w:rPr>
        <w:t>28</w:t>
      </w:r>
      <w: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fldChar w:fldCharType="begin"/>
      </w:r>
      <w:r>
        <w:instrText xml:space="preserve"> SEQ Figure \* ARABIC </w:instrText>
      </w:r>
      <w:r>
        <w:fldChar w:fldCharType="separate"/>
      </w:r>
      <w:r w:rsidR="00CB339F">
        <w:rPr>
          <w:noProof/>
        </w:rPr>
        <w:t>29</w:t>
      </w:r>
      <w: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6" w:name="BKM_D050A55A_5C1C_4F4B_986C_7C31687F2ED2"/>
      <w:bookmarkEnd w:id="416"/>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7" w:name="BKM_18C9D12A_7280_4CA8_9066_431A68398F08"/>
            <w:bookmarkEnd w:id="417"/>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8" w:name="BKM_B740241F_3BC0_40B4_9972_D590F470452B"/>
            <w:bookmarkEnd w:id="418"/>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38727CDD_F0E8_4D00_A48C_555F0912BF41"/>
            <w:bookmarkEnd w:id="419"/>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r>
        <w:fldChar w:fldCharType="begin"/>
      </w:r>
      <w:r>
        <w:instrText xml:space="preserve"> SEQ Figure \* ARABIC </w:instrText>
      </w:r>
      <w:r>
        <w:fldChar w:fldCharType="separate"/>
      </w:r>
      <w:r w:rsidR="00CB339F">
        <w:rPr>
          <w:noProof/>
        </w:rPr>
        <w:t>30</w:t>
      </w:r>
      <w: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0" w:name="BKM_C0695B09_DC02_4BDD_AE59_38E8AE1F4632"/>
      <w:bookmarkEnd w:id="420"/>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F11CCC02_4943_439C_97BD_3878F0BA0970"/>
            <w:bookmarkEnd w:id="421"/>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2" w:name="BKM_8ABBD347_C257_4419_A3F6_0485375DCF7F"/>
            <w:bookmarkEnd w:id="422"/>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40919ABF_3C16_41E1_8906_0D3CE189EB1B"/>
            <w:bookmarkEnd w:id="423"/>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r>
        <w:fldChar w:fldCharType="begin"/>
      </w:r>
      <w:r>
        <w:instrText xml:space="preserve"> SEQ Figure \* ARABIC </w:instrText>
      </w:r>
      <w:r>
        <w:fldChar w:fldCharType="separate"/>
      </w:r>
      <w:r w:rsidR="00CB339F">
        <w:rPr>
          <w:noProof/>
        </w:rPr>
        <w:t>31</w:t>
      </w:r>
      <w: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4" w:name="BKM_8201810A_8593_4A0C_A4FE_B4A134FDF11D"/>
      <w:bookmarkEnd w:id="424"/>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5" w:name="BKM_7C508FBF_33D9_484F_911B_6377C69AD667"/>
            <w:bookmarkEnd w:id="42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6" w:name="BKM_ED5D19E5_9BBB_4493_91D3_D708625FA37A"/>
            <w:bookmarkEnd w:id="42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E45C3931_F3F9_4BB2_B916_F57604E1D027"/>
            <w:bookmarkEnd w:id="42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26449531_DA00_4286_BEAD_53641C8C6B18"/>
            <w:bookmarkEnd w:id="42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r>
        <w:fldChar w:fldCharType="begin"/>
      </w:r>
      <w:r>
        <w:instrText xml:space="preserve"> SEQ Figure \* ARABIC </w:instrText>
      </w:r>
      <w:r>
        <w:fldChar w:fldCharType="separate"/>
      </w:r>
      <w:r w:rsidR="00CB339F">
        <w:rPr>
          <w:noProof/>
        </w:rPr>
        <w:t>32</w:t>
      </w:r>
      <w: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29" w:name="BKM_D4FBCA43_958A_4AEF_8332_5F96792672DF"/>
      <w:bookmarkEnd w:id="429"/>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0" w:name="BKM_7DA6E39E_93F3_43B7_9C51_9F05A691932A"/>
            <w:bookmarkEnd w:id="43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r>
        <w:fldChar w:fldCharType="begin"/>
      </w:r>
      <w:r>
        <w:instrText xml:space="preserve"> SEQ Figure \* ARABIC </w:instrText>
      </w:r>
      <w:r>
        <w:fldChar w:fldCharType="separate"/>
      </w:r>
      <w:r w:rsidR="00CB339F">
        <w:rPr>
          <w:noProof/>
        </w:rPr>
        <w:t>33</w:t>
      </w:r>
      <w: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1" w:name="BKM_0126A46B_77F6_4F3D_8366_99D7292A119E"/>
      <w:bookmarkEnd w:id="431"/>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68F68CA6_F7FB_411D_8560_851B7315C00E"/>
            <w:bookmarkEnd w:id="432"/>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3" w:name="BKM_F5243BEF_0ABC_4433_AFCB_2FCD01906472"/>
            <w:bookmarkEnd w:id="433"/>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4" w:name="BKM_D2D5D1B2_3FF4_4650_95E3_DA08EE4A7DFF"/>
      <w:bookmarkEnd w:id="434"/>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5" w:name="BKM_7D2E3FD4_C90D_40DB_8BA1_3E5458C981C0"/>
            <w:bookmarkEnd w:id="435"/>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6" w:name="BKM_13EF909A_AB70_4901_8CA1_C3BA3F992378"/>
            <w:bookmarkEnd w:id="436"/>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A7128990_6B6B_49DD_9D88_9E8D7207A879"/>
            <w:bookmarkEnd w:id="437"/>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92F07FBA_BBCD_4C39_9112_B2569C6076C8"/>
            <w:bookmarkEnd w:id="438"/>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02F24C6F_6A70_4304_88F6_978891E8D391"/>
            <w:bookmarkEnd w:id="439"/>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0" w:name="BKM_D2385579_8CEC_41FC_ACD0_1242C0AEF96E"/>
      <w:bookmarkEnd w:id="440"/>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1" w:name="BKM_C5A88E79_2FB3_4893_8914_60419C00F2D2"/>
            <w:bookmarkEnd w:id="44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2" w:name="BKM_A4F3FCE3_772C_4588_A2A4_96535416D1B6"/>
            <w:bookmarkEnd w:id="44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r>
        <w:fldChar w:fldCharType="begin"/>
      </w:r>
      <w:r>
        <w:instrText xml:space="preserve"> SEQ Figure \* ARABIC </w:instrText>
      </w:r>
      <w:r>
        <w:fldChar w:fldCharType="separate"/>
      </w:r>
      <w:r w:rsidR="00CB339F">
        <w:rPr>
          <w:noProof/>
        </w:rPr>
        <w:t>34</w:t>
      </w:r>
      <w: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3" w:name="BKM_CEE739CE_1DAA_46F5_B493_438C458DE763"/>
      <w:bookmarkEnd w:id="443"/>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4" w:name="BKM_F9869380_E0FA_4E99_89A5_99DF9CC6BB40"/>
            <w:bookmarkEnd w:id="444"/>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r>
        <w:fldChar w:fldCharType="begin"/>
      </w:r>
      <w:r>
        <w:instrText xml:space="preserve"> SEQ Figure \* ARABIC </w:instrText>
      </w:r>
      <w:r>
        <w:fldChar w:fldCharType="separate"/>
      </w:r>
      <w:r w:rsidR="00CB339F">
        <w:rPr>
          <w:noProof/>
        </w:rPr>
        <w:t>35</w:t>
      </w:r>
      <w: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r>
        <w:fldChar w:fldCharType="begin"/>
      </w:r>
      <w:r>
        <w:instrText xml:space="preserve"> SEQ Figure \* ARABIC </w:instrText>
      </w:r>
      <w:r>
        <w:fldChar w:fldCharType="separate"/>
      </w:r>
      <w:r w:rsidR="00CB339F">
        <w:rPr>
          <w:noProof/>
        </w:rPr>
        <w:t>36</w:t>
      </w:r>
      <w: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5" w:name="BKM_593C69E3_0EC2_4CB1_8B2B_D0FE22B7C017"/>
      <w:bookmarkEnd w:id="445"/>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6" w:name="BKM_0ACE92C1_088C_42CF_93C8_D003E3CC8FC3"/>
            <w:bookmarkEnd w:id="44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7" w:name="BKM_14E0F14F_4532_4342_B7F1_67313964C676"/>
            <w:bookmarkEnd w:id="447"/>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80AE61D4_C509_4CAA_B004_0231DB42B137"/>
            <w:bookmarkEnd w:id="44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5F5D6549_09AD_4BCF_806A_9B95D5D4E734"/>
            <w:bookmarkEnd w:id="44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BAF21E_2C4E_40CD_B42E_41BCEA94DECC"/>
            <w:bookmarkEnd w:id="45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r>
        <w:fldChar w:fldCharType="begin"/>
      </w:r>
      <w:r>
        <w:instrText xml:space="preserve"> SEQ Figure \* ARABIC </w:instrText>
      </w:r>
      <w:r>
        <w:fldChar w:fldCharType="separate"/>
      </w:r>
      <w:r w:rsidR="00CB339F">
        <w:rPr>
          <w:noProof/>
        </w:rPr>
        <w:t>37</w:t>
      </w:r>
      <w: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r>
        <w:fldChar w:fldCharType="begin"/>
      </w:r>
      <w:r>
        <w:instrText xml:space="preserve"> SEQ Figure \* ARABIC </w:instrText>
      </w:r>
      <w:r>
        <w:fldChar w:fldCharType="separate"/>
      </w:r>
      <w:r w:rsidR="00CB339F">
        <w:rPr>
          <w:noProof/>
        </w:rPr>
        <w:t>38</w:t>
      </w:r>
      <w: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1" w:name="BKM_DF21AB41_C085_4AC9_B6F6_DFFDFCF925FF"/>
      <w:bookmarkEnd w:id="451"/>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2" w:name="BKM_41B8BC40_9B55_499E_B59B_A3F4FD630754"/>
            <w:bookmarkEnd w:id="452"/>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3" w:name="BKM_1184394F_75EC_44D4_8904_2EB2061759E4"/>
            <w:bookmarkEnd w:id="453"/>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r>
        <w:fldChar w:fldCharType="begin"/>
      </w:r>
      <w:r>
        <w:instrText xml:space="preserve"> SEQ Figure \* ARABIC </w:instrText>
      </w:r>
      <w:r>
        <w:fldChar w:fldCharType="separate"/>
      </w:r>
      <w:r w:rsidR="00CB339F">
        <w:rPr>
          <w:noProof/>
        </w:rPr>
        <w:t>39</w:t>
      </w:r>
      <w: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4" w:name="BKM_54B0933A_5E39_4E6A_A950_9E63F5E10F0B"/>
      <w:bookmarkEnd w:id="454"/>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CE58381D_F747_4812_83C3_00C6282DB05A"/>
            <w:bookmarkEnd w:id="455"/>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6"/>
      <w:r w:rsidR="00AB10FC">
        <w:rPr>
          <w:rStyle w:val="CommentReference"/>
        </w:rPr>
        <w:commentReference w:id="456"/>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r>
        <w:fldChar w:fldCharType="begin"/>
      </w:r>
      <w:r>
        <w:instrText xml:space="preserve"> SEQ Figure \* ARABIC </w:instrText>
      </w:r>
      <w:r>
        <w:fldChar w:fldCharType="separate"/>
      </w:r>
      <w:r w:rsidR="00CB339F">
        <w:rPr>
          <w:noProof/>
        </w:rPr>
        <w:t>40</w:t>
      </w:r>
      <w:r>
        <w:fldChar w:fldCharType="end"/>
      </w:r>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7" w:name="BKM_D8A9D87B_FAA3_4CC2_BC9F_D27B111A2980"/>
            <w:bookmarkEnd w:id="45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8" w:name="BKM_C843AC0B_80BB_4AD8_B2F6_459B6FFBBEB7"/>
            <w:bookmarkEnd w:id="45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r>
        <w:fldChar w:fldCharType="begin"/>
      </w:r>
      <w:r>
        <w:instrText xml:space="preserve"> SEQ Figure \* ARABIC </w:instrText>
      </w:r>
      <w:r>
        <w:fldChar w:fldCharType="separate"/>
      </w:r>
      <w:r w:rsidR="00CB339F">
        <w:rPr>
          <w:noProof/>
        </w:rPr>
        <w:t>41</w:t>
      </w:r>
      <w: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r>
        <w:fldChar w:fldCharType="begin"/>
      </w:r>
      <w:r>
        <w:instrText xml:space="preserve"> SEQ Figure \* ARABIC </w:instrText>
      </w:r>
      <w:r>
        <w:fldChar w:fldCharType="separate"/>
      </w:r>
      <w:r w:rsidR="00CB339F">
        <w:rPr>
          <w:noProof/>
        </w:rPr>
        <w:t>42</w:t>
      </w:r>
      <w: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59" w:name="BKM_E2CFECC1_AAB5_40F6_ABD4_D77907DA9990"/>
      <w:bookmarkEnd w:id="459"/>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0" w:name="BKM_C1076615_3AE6_4988_8393_E66493CD8FB0"/>
            <w:bookmarkEnd w:id="460"/>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1" w:name="BKM_A9BDB16E_7011_463E_B96E_FB003E3472AA"/>
            <w:bookmarkEnd w:id="461"/>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FB1615">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Heading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r>
        <w:fldChar w:fldCharType="begin"/>
      </w:r>
      <w:r>
        <w:instrText xml:space="preserve"> SEQ Figure \* ARABIC </w:instrText>
      </w:r>
      <w:r>
        <w:fldChar w:fldCharType="separate"/>
      </w:r>
      <w:r w:rsidR="00CB339F">
        <w:rPr>
          <w:noProof/>
        </w:rPr>
        <w:t>43</w:t>
      </w:r>
      <w:r>
        <w:fldChar w:fldCharType="end"/>
      </w:r>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FB1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FB1615">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FB161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FB161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FB1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FB161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FB161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FB161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2"/>
            <w:r>
              <w:rPr>
                <w:rFonts w:asciiTheme="minorHAnsi" w:hAnsiTheme="minorHAnsi"/>
                <w:color w:val="000000"/>
                <w:sz w:val="20"/>
                <w:szCs w:val="20"/>
                <w:lang w:val="en-CA"/>
              </w:rPr>
              <w:t>Description of the parameters of the displacement</w:t>
            </w:r>
            <w:commentRangeEnd w:id="462"/>
            <w:r>
              <w:rPr>
                <w:rStyle w:val="CommentReference"/>
                <w:color w:val="auto"/>
              </w:rPr>
              <w:commentReference w:id="462"/>
            </w:r>
          </w:p>
          <w:p w14:paraId="07D8CDBC" w14:textId="77777777" w:rsidR="00FC626E" w:rsidRPr="00FC626E" w:rsidRDefault="00FC626E" w:rsidP="00FB161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r>
        <w:fldChar w:fldCharType="begin"/>
      </w:r>
      <w:r>
        <w:instrText xml:space="preserve"> SEQ Figure \* ARABIC </w:instrText>
      </w:r>
      <w:r>
        <w:fldChar w:fldCharType="separate"/>
      </w:r>
      <w:r w:rsidR="00CB339F">
        <w:rPr>
          <w:noProof/>
        </w:rPr>
        <w:t>44</w:t>
      </w:r>
      <w: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3" w:name="BKM_0148DBC7_BEFE_411F_BDA0_ED2509780C45"/>
      <w:bookmarkEnd w:id="463"/>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4" w:name="BKM_3201DCDD_D133_49AE_90CB_9F86F5B18ACE"/>
            <w:bookmarkEnd w:id="464"/>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5" w:name="BKM_5AEA7724_2100_40A1_BA99_6516E4CE2A3E"/>
            <w:bookmarkEnd w:id="465"/>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65E9638C_341E_4069_9C8F_D8BC2F8B7601"/>
            <w:bookmarkEnd w:id="466"/>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7" w:name="BKM_08A92A70_F1F3_4B2A_9DC3_7E931F02BD38"/>
      <w:bookmarkEnd w:id="467"/>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68" w:name="BKM_3F7EC057_E707_4A06_A6E3_17A0DD602106"/>
            <w:bookmarkEnd w:id="468"/>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69" w:name="BKM_5D7D3A73_2BA5_4999_B2D9_B2638FD2E3F3"/>
      <w:bookmarkEnd w:id="469"/>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7025CFD1_5818_4184_A744_DEA2C7504840"/>
            <w:bookmarkEnd w:id="470"/>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1" w:name="BKM_D8F0C163_8545_458E_90CD_CA5151787B07"/>
      <w:bookmarkEnd w:id="471"/>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2" w:name="BKM_C37626AA_696F_429A_B16D_4833F8339B50"/>
            <w:bookmarkEnd w:id="472"/>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3" w:name="BKM_8E0A8CD6_1952_49E4_ACE7_469172BABBA7"/>
            <w:bookmarkEnd w:id="473"/>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498C83DB_DFDB_4234_B978_7C656FD73043"/>
            <w:bookmarkEnd w:id="474"/>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r>
        <w:fldChar w:fldCharType="begin"/>
      </w:r>
      <w:r>
        <w:instrText xml:space="preserve"> SEQ Figure \* ARABIC </w:instrText>
      </w:r>
      <w:r>
        <w:fldChar w:fldCharType="separate"/>
      </w:r>
      <w:r w:rsidR="00CB339F">
        <w:rPr>
          <w:noProof/>
        </w:rPr>
        <w:t>45</w:t>
      </w:r>
      <w: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5" w:name="BKM_D8139323_6092_443C_A360_3F3BE3361CC0"/>
      <w:bookmarkEnd w:id="475"/>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9F55EEFA_C0E3_452C_8F3E_4601CB5BDD65"/>
            <w:bookmarkEnd w:id="47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7" w:name="BKM_B6CF2C95_A27D_49AD_BB55_36897A8B9A93"/>
            <w:bookmarkEnd w:id="47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C47055C6_23E4_4FE1_89C3_7EA3E53F016F"/>
            <w:bookmarkEnd w:id="478"/>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E3EB69A_2E9F_4015_9A53_7E29585ADF99"/>
            <w:bookmarkEnd w:id="479"/>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D49811C3_C3B3_4361_989B_69411D4795BC"/>
            <w:bookmarkEnd w:id="48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6411C0D6_8DBF_4DB6_A7B6_ADED17047AE5"/>
            <w:bookmarkEnd w:id="48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2C450E0F_0DB6_4DEB_964F_DE2661303D3A"/>
            <w:bookmarkEnd w:id="48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5CAB0B26_2CE6_42AB_B2CE_2FA413E9F025"/>
            <w:bookmarkEnd w:id="48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FA6FE08B_7A03_4337_979E_0DF7D1B98F33"/>
            <w:bookmarkEnd w:id="48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922E2E10_A22B_488C_B866_3D68572C1248"/>
            <w:bookmarkEnd w:id="48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r>
        <w:fldChar w:fldCharType="begin"/>
      </w:r>
      <w:r>
        <w:instrText xml:space="preserve"> SEQ Figure \* ARABIC </w:instrText>
      </w:r>
      <w:r>
        <w:fldChar w:fldCharType="separate"/>
      </w:r>
      <w:r w:rsidR="00CB339F">
        <w:rPr>
          <w:noProof/>
        </w:rPr>
        <w:t>46</w:t>
      </w:r>
      <w: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6" w:name="BKM_60CC5835_79D2_4A13_B4A8_D7D9DBF215A3"/>
      <w:bookmarkEnd w:id="486"/>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50AAAF20_CB99_4ABC_9FAE_60AD6D1987FD"/>
            <w:bookmarkEnd w:id="487"/>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8" w:name="BKM_15CC129A_078F_4F7E_80FD_248D1D0D33F2"/>
            <w:bookmarkEnd w:id="488"/>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r>
        <w:fldChar w:fldCharType="begin"/>
      </w:r>
      <w:r>
        <w:instrText xml:space="preserve"> SEQ Figure \* ARABIC </w:instrText>
      </w:r>
      <w:r>
        <w:fldChar w:fldCharType="separate"/>
      </w:r>
      <w:r w:rsidR="00CB339F">
        <w:rPr>
          <w:noProof/>
        </w:rPr>
        <w:t>47</w:t>
      </w:r>
      <w: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89" w:name="BKM_FDDB3C9C_445F_40FB_AB70_ED1438E267DC"/>
      <w:bookmarkEnd w:id="489"/>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0" w:name="BKM_19D968ED_E9E9_4696_A463_9B8A89B9A29C"/>
            <w:bookmarkEnd w:id="490"/>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1" w:name="BKM_A9E84D60_87E8_4274_B497_38C594525434"/>
            <w:bookmarkEnd w:id="491"/>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F7EC3986_4D93_479D_BDAB_FDA23552D58F"/>
            <w:bookmarkEnd w:id="492"/>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3788366B_341E_49F9_A366_57B90FBEF589"/>
            <w:bookmarkEnd w:id="493"/>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472C9381_9698_46F2_8E04_2E603A1474CC"/>
            <w:bookmarkEnd w:id="494"/>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3E4A038_4438_4CEF_A4A6_6E8349B6FDCC"/>
            <w:bookmarkEnd w:id="495"/>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r>
        <w:fldChar w:fldCharType="begin"/>
      </w:r>
      <w:r>
        <w:instrText xml:space="preserve"> SEQ Figure \* ARABIC </w:instrText>
      </w:r>
      <w:r>
        <w:fldChar w:fldCharType="separate"/>
      </w:r>
      <w:r w:rsidR="00CB339F">
        <w:rPr>
          <w:noProof/>
        </w:rPr>
        <w:t>48</w:t>
      </w:r>
      <w: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6" w:name="BKM_E32F3F79_7117_4294_86FD_A68126B03F62"/>
      <w:bookmarkEnd w:id="496"/>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7" w:name="BKM_76F0AF36_F011_4216_B99A_7C75820C7A2C"/>
            <w:bookmarkEnd w:id="497"/>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8" w:name="BKM_B13360B8_167E_4DA8_A7B7_EA7DCABE7993"/>
            <w:bookmarkEnd w:id="498"/>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r>
        <w:fldChar w:fldCharType="begin"/>
      </w:r>
      <w:r>
        <w:instrText xml:space="preserve"> SEQ Figure \* ARABIC </w:instrText>
      </w:r>
      <w:r>
        <w:fldChar w:fldCharType="separate"/>
      </w:r>
      <w:r>
        <w:rPr>
          <w:noProof/>
        </w:rPr>
        <w:t>49</w:t>
      </w:r>
      <w: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499" w:name="BKM_E8CC2926_B007_4DFB_997F_F78EC469DF9A"/>
      <w:bookmarkEnd w:id="499"/>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0" w:name="BKM_BB58E692_A1AE_4D52_B50D_8A8583AB1BE4"/>
            <w:bookmarkEnd w:id="500"/>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1" w:name="BKM_31BF4296_6E8D_413D_AA94_37BAA601A4E2"/>
            <w:bookmarkEnd w:id="501"/>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0CE007A8_3CE4_4605_997D_014E0E71F898"/>
            <w:bookmarkEnd w:id="502"/>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4ACCDAB5_D34A_4312_AB32_2B6F03610F7A"/>
            <w:bookmarkEnd w:id="503"/>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4" w:name="BKM_19472229_5BF0_45F8_BED6_B86B706423A9"/>
      <w:bookmarkStart w:id="505" w:name="_GoBack"/>
      <w:bookmarkEnd w:id="504"/>
      <w:bookmarkEnd w:id="505"/>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6" w:name="BKM_B8E145AE_8356_455D_8AF6_DD01E80B774C"/>
            <w:bookmarkEnd w:id="506"/>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8FB90A67_2503_406F_8326_44811B80D96C"/>
            <w:bookmarkEnd w:id="507"/>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8" w:name="BKM_32D036C1_ECEB_4E0E_8D49_567109DB3963"/>
            <w:bookmarkEnd w:id="508"/>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509" w:name="_Ref432948522"/>
      <w:r w:rsidRPr="00D12552">
        <w:rPr>
          <w:lang w:val="en-CA"/>
        </w:rPr>
        <w:t xml:space="preserve">GeoSciML </w:t>
      </w:r>
      <w:r>
        <w:rPr>
          <w:lang w:val="en-CA"/>
        </w:rPr>
        <w:t>GeologicTime</w:t>
      </w:r>
      <w:r w:rsidRPr="00D12552">
        <w:rPr>
          <w:lang w:val="en-CA"/>
        </w:rPr>
        <w:t xml:space="preserve"> Requirements Class</w:t>
      </w:r>
      <w:bookmarkEnd w:id="509"/>
    </w:p>
    <w:p w14:paraId="2231DF6F" w14:textId="77777777" w:rsidR="003666A1" w:rsidRPr="00355CAB"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6E557592" w14:textId="777777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5F8C507B" w14:textId="77777777" w:rsidR="00CD7325" w:rsidRP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24F874FF" w14:textId="77777777" w:rsidR="009B3BBD" w:rsidRPr="00D12552" w:rsidRDefault="009B3BBD" w:rsidP="009B3BBD">
      <w:pPr>
        <w:pStyle w:val="Heading2"/>
        <w:rPr>
          <w:lang w:val="en-CA"/>
        </w:rPr>
      </w:pPr>
      <w:r w:rsidRPr="00D12552">
        <w:rPr>
          <w:lang w:val="en-CA"/>
        </w:rPr>
        <w:lastRenderedPageBreak/>
        <w:t xml:space="preserve">GeoSciML </w:t>
      </w:r>
      <w:r>
        <w:rPr>
          <w:lang w:val="en-CA"/>
        </w:rPr>
        <w:t>Laboratory Analysis</w:t>
      </w:r>
      <w:r w:rsidRPr="00D12552">
        <w:rPr>
          <w:lang w:val="en-CA"/>
        </w:rPr>
        <w:t xml:space="preserve"> Requirements Class</w:t>
      </w:r>
    </w:p>
    <w:p w14:paraId="6AAD2D35" w14:textId="77777777" w:rsidR="009B3BBD" w:rsidRDefault="00CD7325" w:rsidP="00CD7325">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p>
    <w:p w14:paraId="10AC2A8A" w14:textId="77777777" w:rsidR="009B3BBD" w:rsidRDefault="009B3BBD" w:rsidP="009B3BBD">
      <w:pPr>
        <w:pStyle w:val="Heading1"/>
        <w:rPr>
          <w:lang w:val="en-CA"/>
        </w:rPr>
      </w:pPr>
      <w:r>
        <w:rPr>
          <w:lang w:val="en-CA"/>
        </w:rPr>
        <w:t>GML Encoding Requirements classes</w:t>
      </w:r>
    </w:p>
    <w:p w14:paraId="37E8B345" w14:textId="77777777" w:rsidR="009B3BBD" w:rsidRDefault="009B3BBD" w:rsidP="009B3BBD">
      <w:pPr>
        <w:rPr>
          <w:lang w:val="en-CA"/>
        </w:rPr>
      </w:pPr>
      <w:r>
        <w:rPr>
          <w:lang w:val="en-CA"/>
        </w:rPr>
        <w:t>The normative artefacts for XML encoding are the W3C XSD documents and W3C schematron SCH documents that provide instance validation.  Those documents provide explicitly the requirements that must be met by any XML instance claiming compliance to this specification.  Any requirements that cannot be expressed in XSD or SCH are described in the relevant XML encoding section.  This specification does not exclude other XML encodings.</w:t>
      </w:r>
    </w:p>
    <w:p w14:paraId="75322E50" w14:textId="77777777" w:rsidR="00380908" w:rsidRDefault="00380908" w:rsidP="009B3BBD">
      <w:pPr>
        <w:rPr>
          <w:lang w:val="en-CA"/>
        </w:rPr>
      </w:pPr>
      <w:r>
        <w:rPr>
          <w:lang w:val="en-CA"/>
        </w:rPr>
        <w:t>For brievity of XML example,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84"/>
        <w:gridCol w:w="6484"/>
      </w:tblGrid>
      <w:tr w:rsidR="00F0235F" w:rsidRPr="00F0235F"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F0235F" w:rsidRDefault="00F0235F" w:rsidP="00F0235F">
            <w:pPr>
              <w:rPr>
                <w:rFonts w:ascii="Arial" w:hAnsi="Arial" w:cs="Arial"/>
                <w:lang w:val="en-CA" w:eastAsia="en-CA"/>
              </w:rPr>
            </w:pPr>
            <w:r w:rsidRPr="00F0235F">
              <w:rPr>
                <w:rFonts w:ascii="Arial" w:hAnsi="Arial" w:cs="Arial"/>
                <w:lang w:val="en-CA" w:eastAsia="en-CA"/>
              </w:rPr>
              <w:t>Prefix</w:t>
            </w:r>
          </w:p>
        </w:tc>
        <w:tc>
          <w:tcPr>
            <w:tcW w:w="0" w:type="auto"/>
            <w:noWrap/>
          </w:tcPr>
          <w:p w14:paraId="29EB38EC" w14:textId="77777777" w:rsidR="00F0235F" w:rsidRPr="00F0235F"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lang w:val="en-CA" w:eastAsia="en-CA"/>
              </w:rPr>
            </w:pPr>
            <w:r w:rsidRPr="00F0235F">
              <w:rPr>
                <w:rFonts w:ascii="Arial" w:hAnsi="Arial" w:cs="Arial"/>
                <w:lang w:val="en-CA" w:eastAsia="en-CA"/>
              </w:rPr>
              <w:t>Namespace</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77777777" w:rsidR="001517B8" w:rsidRPr="001517B8" w:rsidRDefault="001517B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r w:rsidRPr="001517B8">
              <w:rPr>
                <w:rFonts w:ascii="Consolas" w:hAnsi="Consolas" w:cs="Consolas"/>
                <w:sz w:val="20"/>
                <w:szCs w:val="20"/>
                <w:lang w:val="en-CA" w:eastAsia="en-CA"/>
              </w:rPr>
              <w:t>http://standards.iso.org/iso/19115/-3/cit/1.0</w:t>
            </w:r>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65"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66"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67"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68"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69"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0"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1"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2"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3"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4"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5"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6"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om</w:t>
            </w:r>
          </w:p>
        </w:tc>
        <w:tc>
          <w:tcPr>
            <w:tcW w:w="0" w:type="auto"/>
            <w:hideMark/>
          </w:tcPr>
          <w:p w14:paraId="53F16546"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77"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78"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79"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80"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1"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531DC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82"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531DC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3"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77777777" w:rsidR="00AD764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1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10"/>
            <w:r w:rsidR="00106124">
              <w:rPr>
                <w:rStyle w:val="CommentReference"/>
              </w:rPr>
              <w:commentReference w:id="510"/>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1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11"/>
            <w:r w:rsidR="00106124">
              <w:rPr>
                <w:rStyle w:val="CommentReference"/>
              </w:rPr>
              <w:commentReference w:id="511"/>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12"/>
      <w:r w:rsidRPr="008D2309">
        <w:rPr>
          <w:rFonts w:ascii="Consolas" w:hAnsi="Consolas" w:cs="Consolas"/>
          <w:sz w:val="20"/>
          <w:szCs w:val="20"/>
          <w:lang w:val="en-CA"/>
        </w:rPr>
        <w:t>http://resource.geosciml.org/classifier/cgi/simplelithology/mudstone</w:t>
      </w:r>
      <w:commentRangeEnd w:id="512"/>
      <w:r w:rsidR="008D1584">
        <w:rPr>
          <w:rStyle w:val="CommentReference"/>
        </w:rPr>
        <w:commentReference w:id="512"/>
      </w:r>
      <w:r w:rsidRPr="008D2309">
        <w:rPr>
          <w:rFonts w:ascii="Consolas" w:hAnsi="Consolas" w:cs="Consolas"/>
          <w:sz w:val="20"/>
          <w:szCs w:val="20"/>
          <w:lang w:val="en-CA"/>
        </w:rPr>
        <w:t>" xlink:title="mudstone"/&gt;</w:t>
      </w:r>
    </w:p>
    <w:p w14:paraId="7F07D54D" w14:textId="77777777" w:rsidR="008D2309" w:rsidRPr="00AD7649" w:rsidRDefault="00106124" w:rsidP="00AD7649">
      <w:pPr>
        <w:rPr>
          <w:lang w:val="en-CA"/>
        </w:rPr>
      </w:pPr>
      <w:r>
        <w:rPr>
          <w:lang w:val="en-CA"/>
        </w:rPr>
        <w:t>The href contains a HTTP URI must resolve to resource (most probably a SKOS document)</w:t>
      </w:r>
    </w:p>
    <w:p w14:paraId="6A8EF357" w14:textId="77777777" w:rsidR="009B3BBD" w:rsidRPr="009B3BBD" w:rsidRDefault="009B3BBD" w:rsidP="009B3BBD">
      <w:pPr>
        <w:pStyle w:val="Heading2"/>
        <w:rPr>
          <w:lang w:val="en-CA"/>
        </w:rPr>
      </w:pPr>
      <w:r w:rsidRPr="009B3BBD">
        <w:rPr>
          <w:lang w:val="en-CA"/>
        </w:rPr>
        <w:t>GeoSciML Portrayal</w:t>
      </w:r>
      <w:r>
        <w:rPr>
          <w:lang w:val="en-CA"/>
        </w:rPr>
        <w:t xml:space="preserve"> XML</w:t>
      </w:r>
      <w:r w:rsidRPr="009B3BBD">
        <w:rPr>
          <w:lang w:val="en-CA"/>
        </w:rPr>
        <w:t xml:space="preserve"> Requirements Class</w:t>
      </w:r>
    </w:p>
    <w:p w14:paraId="091A40ED" w14:textId="77777777" w:rsidR="009B3BBD" w:rsidRPr="00D12552"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F39824A" w14:textId="77777777" w:rsidR="009B3BBD" w:rsidRPr="00D12552"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263D1CA9" w14:textId="77777777" w:rsidR="003666A1" w:rsidRP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1813678" w14:textId="77777777" w:rsidR="009B3BBD" w:rsidRPr="00D12552"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2513607A" w14:textId="77777777" w:rsidR="009B3BBD" w:rsidRPr="00D12552" w:rsidRDefault="009B3BBD" w:rsidP="00B31486">
      <w:pPr>
        <w:rPr>
          <w:color w:val="FF0000"/>
          <w:lang w:val="en-CA"/>
        </w:rPr>
      </w:pPr>
    </w:p>
    <w:p w14:paraId="7368FBB6" w14:textId="77777777" w:rsidR="009A7B37" w:rsidRPr="00D12552" w:rsidRDefault="009A7B37">
      <w:pPr>
        <w:pStyle w:val="Heading1"/>
        <w:rPr>
          <w:lang w:val="en-CA"/>
        </w:rPr>
      </w:pPr>
      <w:bookmarkStart w:id="513" w:name="_Toc337499861"/>
      <w:r w:rsidRPr="00D12552">
        <w:rPr>
          <w:lang w:val="en-CA"/>
        </w:rPr>
        <w:lastRenderedPageBreak/>
        <w:t>Media Types for any data encoding(s)</w:t>
      </w:r>
      <w:bookmarkEnd w:id="513"/>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14" w:name="_Toc254961261"/>
      <w:bookmarkStart w:id="515" w:name="_Ref259545760"/>
      <w:bookmarkStart w:id="516" w:name="_Toc276720685"/>
      <w:bookmarkStart w:id="517" w:name="_Toc279341984"/>
      <w:bookmarkStart w:id="518" w:name="_Toc337499862"/>
      <w:bookmarkStart w:id="519" w:name="_Toc443461105"/>
      <w:bookmarkStart w:id="520" w:name="_Toc9996974"/>
      <w:bookmarkStart w:id="521" w:name="_Ref207532276"/>
      <w:bookmarkStart w:id="522" w:name="_Ref207532302"/>
      <w:bookmarkStart w:id="523" w:name="_Ref207532345"/>
      <w:bookmarkStart w:id="524" w:name="_Toc219622068"/>
      <w:r w:rsidRPr="00D12552">
        <w:rPr>
          <w:lang w:val="en-CA"/>
        </w:rPr>
        <w:t xml:space="preserve">Conformance class: </w:t>
      </w:r>
      <w:bookmarkEnd w:id="514"/>
      <w:bookmarkEnd w:id="515"/>
      <w:bookmarkEnd w:id="516"/>
      <w:r w:rsidRPr="00D12552">
        <w:rPr>
          <w:lang w:val="en-CA"/>
        </w:rPr>
        <w:t xml:space="preserve">AAAA </w:t>
      </w:r>
      <w:r w:rsidRPr="00D12552">
        <w:rPr>
          <w:color w:val="FF0000"/>
          <w:lang w:val="en-CA"/>
        </w:rPr>
        <w:t>(repeat as necessary)</w:t>
      </w:r>
      <w:bookmarkEnd w:id="517"/>
      <w:bookmarkEnd w:id="518"/>
    </w:p>
    <w:p w14:paraId="61AC9702" w14:textId="77777777" w:rsidR="004A5507" w:rsidRPr="00D12552" w:rsidRDefault="004A5507" w:rsidP="004A5507">
      <w:pPr>
        <w:pStyle w:val="AnnexLevel2"/>
        <w:numPr>
          <w:ilvl w:val="0"/>
          <w:numId w:val="0"/>
        </w:numPr>
        <w:rPr>
          <w:lang w:val="en-CA"/>
        </w:rPr>
      </w:pPr>
    </w:p>
    <w:bookmarkEnd w:id="519"/>
    <w:bookmarkEnd w:id="520"/>
    <w:bookmarkEnd w:id="521"/>
    <w:bookmarkEnd w:id="522"/>
    <w:bookmarkEnd w:id="523"/>
    <w:bookmarkEnd w:id="524"/>
    <w:p w14:paraId="352A00F8" w14:textId="77777777" w:rsidR="009A7B37" w:rsidRPr="00D12552" w:rsidRDefault="009A7B37" w:rsidP="004A5507">
      <w:pPr>
        <w:pStyle w:val="Annex"/>
        <w:rPr>
          <w:lang w:val="en-CA"/>
        </w:rPr>
      </w:pPr>
      <w:r w:rsidRPr="00D12552">
        <w:rPr>
          <w:lang w:val="en-CA"/>
        </w:rPr>
        <w:br w:type="page"/>
      </w:r>
      <w:bookmarkStart w:id="52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2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8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531DC8" w:rsidRDefault="00531DC8">
      <w:pPr>
        <w:pStyle w:val="CommentText"/>
      </w:pPr>
      <w:r>
        <w:rPr>
          <w:rStyle w:val="CommentReferenc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531DC8" w:rsidRDefault="00531DC8">
      <w:pPr>
        <w:pStyle w:val="CommentText"/>
      </w:pPr>
      <w:r>
        <w:rPr>
          <w:rStyle w:val="CommentReference"/>
        </w:rPr>
        <w:annotationRef/>
      </w:r>
      <w:r>
        <w:t>More. Must check the OGC affiliation rule</w:t>
      </w:r>
    </w:p>
  </w:comment>
  <w:comment w:id="16" w:author="Steve Richard" w:date="2015-10-12T18:08:00Z" w:initials="SR">
    <w:p w14:paraId="7492BA8D" w14:textId="77777777" w:rsidR="00531DC8" w:rsidRDefault="00531DC8">
      <w:pPr>
        <w:pStyle w:val="CommentText"/>
      </w:pPr>
      <w:r>
        <w:rPr>
          <w:rStyle w:val="CommentReference"/>
        </w:rPr>
        <w:annotationRef/>
      </w:r>
      <w:r>
        <w:t>This should be numbered I assume?</w:t>
      </w:r>
    </w:p>
  </w:comment>
  <w:comment w:id="19" w:author="Steve Richard" w:date="2015-10-12T18:08:00Z" w:initials="SR">
    <w:p w14:paraId="3C0BBB98" w14:textId="77777777" w:rsidR="00531DC8" w:rsidRDefault="00531DC8">
      <w:pPr>
        <w:pStyle w:val="CommentText"/>
      </w:pPr>
      <w:r>
        <w:rPr>
          <w:rStyle w:val="CommentReference"/>
        </w:rPr>
        <w:annotationRef/>
      </w:r>
      <w:r>
        <w:t>Seems like the definition should not be specific to a particular GML version</w:t>
      </w:r>
    </w:p>
  </w:comment>
  <w:comment w:id="29" w:author="Steve Richard" w:date="2015-10-12T18:10:00Z" w:initials="SR">
    <w:p w14:paraId="2928802D" w14:textId="77777777" w:rsidR="00531DC8" w:rsidRDefault="00531DC8">
      <w:pPr>
        <w:pStyle w:val="CommentText"/>
      </w:pPr>
      <w:r>
        <w:rPr>
          <w:rStyle w:val="CommentReference"/>
        </w:rPr>
        <w:annotationRef/>
      </w:r>
      <w:r>
        <w:t>I think portrayal is an implementation of the conceptual model, not part of the conceptual model. I’ll work on the wording if I get a chance.</w:t>
      </w:r>
    </w:p>
  </w:comment>
  <w:comment w:id="197" w:author="Eric Boisvert" w:date="2015-10-01T17:39:00Z" w:initials="EB/L">
    <w:p w14:paraId="11C9FC8B" w14:textId="77777777" w:rsidR="00531DC8" w:rsidRDefault="00531DC8">
      <w:pPr>
        <w:pStyle w:val="CommentText"/>
      </w:pPr>
      <w:r>
        <w:rPr>
          <w:rStyle w:val="CommentReference"/>
        </w:rPr>
        <w:annotationRef/>
      </w:r>
      <w:r>
        <w:t>Adapt to GeoSciML</w:t>
      </w:r>
    </w:p>
  </w:comment>
  <w:comment w:id="203" w:author="Eric Boisvert" w:date="2015-10-11T11:52:00Z" w:initials="EB/L">
    <w:p w14:paraId="0CEA0AD6" w14:textId="77777777" w:rsidR="00531DC8" w:rsidRDefault="00531DC8">
      <w:pPr>
        <w:pStyle w:val="CommentText"/>
      </w:pPr>
      <w:r>
        <w:rPr>
          <w:rStyle w:val="CommentReference"/>
        </w:rPr>
        <w:annotationRef/>
      </w:r>
      <w:r>
        <w:t>My pet peeves</w:t>
      </w:r>
    </w:p>
  </w:comment>
  <w:comment w:id="204" w:author="Eric Boisvert" w:date="2015-10-11T11:53:00Z" w:initials="EB/L">
    <w:p w14:paraId="09AE58E9" w14:textId="77777777" w:rsidR="00531DC8" w:rsidRDefault="00531DC8">
      <w:pPr>
        <w:pStyle w:val="CommentText"/>
      </w:pPr>
      <w:r>
        <w:rPr>
          <w:rStyle w:val="CommentReference"/>
        </w:rPr>
        <w:annotationRef/>
      </w:r>
      <w:r>
        <w:t>We don’t have a clear way to report this, unless we allow a nillable property to have both a nil and a content (the Organism class) nilReason = absent</w:t>
      </w:r>
    </w:p>
  </w:comment>
  <w:comment w:id="205" w:author="Eric Boisvert" w:date="2015-10-11T11:54:00Z" w:initials="EB/L">
    <w:p w14:paraId="009599B9" w14:textId="77777777" w:rsidR="00531DC8" w:rsidRDefault="00531DC8">
      <w:pPr>
        <w:pStyle w:val="CommentText"/>
      </w:pPr>
      <w:r>
        <w:rPr>
          <w:rStyle w:val="CommentReference"/>
        </w:rPr>
        <w:annotationRef/>
      </w:r>
      <w:r>
        <w:t>The way to do this in GeoSciML is to have ConstituentPart/proportion = 0</w:t>
      </w:r>
    </w:p>
  </w:comment>
  <w:comment w:id="210" w:author="Eric Boisvert" w:date="2015-10-04T16:55:00Z" w:initials="EB/L">
    <w:p w14:paraId="0636EEBB" w14:textId="77777777" w:rsidR="00531DC8" w:rsidRDefault="00531DC8">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6" w:author="Eric Boisvert" w:date="2015-10-05T17:43:00Z" w:initials="EB/L">
    <w:p w14:paraId="047128F8" w14:textId="77777777" w:rsidR="00531DC8" w:rsidRDefault="00531DC8">
      <w:pPr>
        <w:pStyle w:val="CommentText"/>
      </w:pPr>
      <w:r>
        <w:rPr>
          <w:rStyle w:val="CommentReference"/>
        </w:rPr>
        <w:annotationRef/>
      </w:r>
      <w:r>
        <w:t>Not sure we can check this.  Technically, anything can be a metadata record</w:t>
      </w:r>
    </w:p>
  </w:comment>
  <w:comment w:id="251" w:author="Eric Boisvert" w:date="2015-10-05T17:44:00Z" w:initials="EB/L">
    <w:p w14:paraId="043D7770" w14:textId="77777777" w:rsidR="00531DC8" w:rsidRDefault="00531DC8"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9" w:author="Eric Boisvert" w:date="2015-10-05T18:09:00Z" w:initials="EB/L">
    <w:p w14:paraId="451BC6E0" w14:textId="77777777" w:rsidR="00531DC8" w:rsidRDefault="00531DC8">
      <w:pPr>
        <w:pStyle w:val="CommentText"/>
      </w:pPr>
      <w:r>
        <w:rPr>
          <w:rStyle w:val="CommentReference"/>
        </w:rPr>
        <w:annotationRef/>
      </w:r>
      <w:r>
        <w:t xml:space="preserve">Of </w:t>
      </w:r>
      <w:proofErr w:type="gramStart"/>
      <w:r>
        <w:t>what ?</w:t>
      </w:r>
      <w:proofErr w:type="gramEnd"/>
    </w:p>
  </w:comment>
  <w:comment w:id="344" w:author="Eric Boisvert" w:date="2015-10-17T12:27:00Z" w:initials="EB/L">
    <w:p w14:paraId="5036A537" w14:textId="7ED995BF" w:rsidR="00531DC8" w:rsidRDefault="00531DC8">
      <w:pPr>
        <w:pStyle w:val="CommentText"/>
      </w:pPr>
      <w:r>
        <w:rPr>
          <w:rStyle w:val="CommentReference"/>
        </w:rPr>
        <w:annotationRef/>
      </w:r>
      <w:r>
        <w:t>Should we have a recommendation that community stick to a single convension (eg: OneGeology uses that convension)</w:t>
      </w:r>
    </w:p>
  </w:comment>
  <w:comment w:id="349" w:author="Eric Boisvert" w:date="2015-10-17T12:30:00Z" w:initials="EB/L">
    <w:p w14:paraId="43E3A208" w14:textId="2ABEFC4A" w:rsidR="00531DC8" w:rsidRDefault="00531DC8">
      <w:pPr>
        <w:pStyle w:val="CommentText"/>
      </w:pPr>
      <w:r>
        <w:rPr>
          <w:rStyle w:val="CommentReference"/>
        </w:rPr>
        <w:annotationRef/>
      </w:r>
      <w:r>
        <w:t>Should we define a specific uom for this – or should we even bother and leave this for community.</w:t>
      </w:r>
    </w:p>
  </w:comment>
  <w:comment w:id="354" w:author="Eric Boisvert" w:date="2015-10-17T12:34:00Z" w:initials="EB/L">
    <w:p w14:paraId="20A95AC9" w14:textId="77777777" w:rsidR="00531DC8" w:rsidRDefault="00531DC8" w:rsidP="00983833">
      <w:pPr>
        <w:pStyle w:val="CommentText"/>
      </w:pPr>
      <w:r>
        <w:rPr>
          <w:rStyle w:val="CommentReference"/>
        </w:rPr>
        <w:annotationRef/>
      </w:r>
      <w:r>
        <w:t>Should we define a specific uom for this – or should we even bother and leave this for community.</w:t>
      </w:r>
    </w:p>
  </w:comment>
  <w:comment w:id="361" w:author="Eric Boisvert" w:date="2015-10-07T19:14:00Z" w:initials="EB/L">
    <w:p w14:paraId="55A956D0" w14:textId="77777777" w:rsidR="00531DC8" w:rsidRDefault="00531DC8">
      <w:pPr>
        <w:pStyle w:val="CommentText"/>
      </w:pPr>
      <w:r>
        <w:rPr>
          <w:rStyle w:val="CommentReference"/>
        </w:rPr>
        <w:annotationRef/>
      </w:r>
      <w:r>
        <w:t>Probably don’t need this because this is what the UML says, but this CodeType is different since it is not an external vocabulary</w:t>
      </w:r>
    </w:p>
  </w:comment>
  <w:comment w:id="363" w:author="Eric Boisvert" w:date="2015-10-07T20:54:00Z" w:initials="EB/L">
    <w:p w14:paraId="5C743AC9" w14:textId="77777777" w:rsidR="00531DC8" w:rsidRDefault="00531DC8">
      <w:pPr>
        <w:pStyle w:val="CommentText"/>
      </w:pPr>
      <w:r>
        <w:rPr>
          <w:rStyle w:val="CommentReference"/>
        </w:rPr>
        <w:annotationRef/>
      </w:r>
      <w:r>
        <w:t xml:space="preserve">This was in the scope note.  I don’t understand what this means.  Is the last item </w:t>
      </w:r>
    </w:p>
  </w:comment>
  <w:comment w:id="364" w:author="Eric Boisvert" w:date="2015-10-07T21:14:00Z" w:initials="EB/L">
    <w:p w14:paraId="720006F6" w14:textId="77777777" w:rsidR="00531DC8" w:rsidRDefault="00531DC8">
      <w:pPr>
        <w:pStyle w:val="CommentText"/>
      </w:pPr>
      <w:r>
        <w:rPr>
          <w:rStyle w:val="CommentReference"/>
        </w:rPr>
        <w:annotationRef/>
      </w:r>
      <w:r>
        <w:t xml:space="preserve">This is a 3.2 thing, it has been replace with a “samplingFrame” term.  I honestly preferred the 3.2 </w:t>
      </w:r>
    </w:p>
  </w:comment>
  <w:comment w:id="376" w:author="Eric Boisvert" w:date="2015-10-08T18:59:00Z" w:initials="EB/L">
    <w:p w14:paraId="0617F253" w14:textId="77777777" w:rsidR="00531DC8" w:rsidRDefault="00531DC8">
      <w:pPr>
        <w:pStyle w:val="CommentText"/>
      </w:pPr>
      <w:r>
        <w:rPr>
          <w:rStyle w:val="CommentReference"/>
        </w:rPr>
        <w:annotationRef/>
      </w:r>
      <w:r>
        <w:t>Not sure about this bit.</w:t>
      </w:r>
    </w:p>
  </w:comment>
  <w:comment w:id="380" w:author="Eric Boisvert" w:date="2015-10-08T19:05:00Z" w:initials="EB/L">
    <w:p w14:paraId="5FB7FD71" w14:textId="77777777" w:rsidR="00531DC8" w:rsidRDefault="00531DC8">
      <w:pPr>
        <w:pStyle w:val="CommentText"/>
      </w:pPr>
      <w:r>
        <w:rPr>
          <w:rStyle w:val="CommentReference"/>
        </w:rPr>
        <w:annotationRef/>
      </w:r>
      <w:r>
        <w:t>Again.  Don’t remember what this means</w:t>
      </w:r>
    </w:p>
  </w:comment>
  <w:comment w:id="398" w:author="Eric Boisvert" w:date="2015-10-17T16:24:00Z" w:initials="EB/L">
    <w:p w14:paraId="141CBB56" w14:textId="78925F87" w:rsidR="00531DC8" w:rsidRDefault="00531DC8">
      <w:pPr>
        <w:pStyle w:val="CommentText"/>
      </w:pPr>
      <w:r>
        <w:rPr>
          <w:rStyle w:val="CommentReference"/>
        </w:rPr>
        <w:annotationRef/>
      </w:r>
      <w:proofErr w:type="gramStart"/>
      <w:r>
        <w:t>Heterogeneity ?</w:t>
      </w:r>
      <w:proofErr w:type="gramEnd"/>
    </w:p>
  </w:comment>
  <w:comment w:id="413" w:author="Boisvert, Eric" w:date="2015-10-16T09:01:00Z" w:initials="BE">
    <w:p w14:paraId="41B1F482" w14:textId="77777777" w:rsidR="00531DC8" w:rsidRDefault="00531DC8" w:rsidP="00390DF7">
      <w:pPr>
        <w:pStyle w:val="CommentText"/>
      </w:pPr>
      <w:r>
        <w:rPr>
          <w:rStyle w:val="CommentReference"/>
        </w:rPr>
        <w:annotationRef/>
      </w:r>
      <w:r>
        <w:t>Check. Maybe it’s a GML 3.3 thing</w:t>
      </w:r>
    </w:p>
  </w:comment>
  <w:comment w:id="415" w:author="Eric Boisvert" w:date="2015-10-17T16:15:00Z" w:initials="EB/L">
    <w:p w14:paraId="0B5605F6" w14:textId="6C87D3D6" w:rsidR="00531DC8" w:rsidRDefault="00531DC8">
      <w:pPr>
        <w:pStyle w:val="CommentText"/>
      </w:pPr>
      <w:r>
        <w:rPr>
          <w:rStyle w:val="CommentReference"/>
        </w:rPr>
        <w:annotationRef/>
      </w:r>
      <w:r>
        <w:t>This is one exception in the list.  It’s not externally managed, but actually enforced in the specification and the schema.</w:t>
      </w:r>
    </w:p>
  </w:comment>
  <w:comment w:id="456" w:author="Eric Boisvert" w:date="2015-10-18T16:19:00Z" w:initials="EB/L">
    <w:p w14:paraId="2825455C" w14:textId="17477529" w:rsidR="00AB10FC" w:rsidRDefault="00AB10FC">
      <w:pPr>
        <w:pStyle w:val="CommentText"/>
      </w:pPr>
      <w:r>
        <w:rPr>
          <w:rStyle w:val="CommentReference"/>
        </w:rPr>
        <w:annotationRef/>
      </w:r>
      <w:r>
        <w:t>Don’t forget to add a dependency to GeologicAge in the requirement class list</w:t>
      </w:r>
    </w:p>
  </w:comment>
  <w:comment w:id="462" w:author="Eric Boisvert" w:date="2015-10-18T16:40:00Z" w:initials="EB/L">
    <w:p w14:paraId="550511C5" w14:textId="3A732223" w:rsidR="008C4F74" w:rsidRDefault="008C4F74">
      <w:pPr>
        <w:pStyle w:val="CommentText"/>
      </w:pPr>
      <w:r>
        <w:rPr>
          <w:rStyle w:val="CommentReference"/>
        </w:rPr>
        <w:annotationRef/>
      </w:r>
      <w:r>
        <w:t>No documentation for this one, not even in 3.2</w:t>
      </w:r>
    </w:p>
  </w:comment>
  <w:comment w:id="510" w:author="Eric Boisvert" w:date="2015-10-02T18:16:00Z" w:initials="EB/L">
    <w:p w14:paraId="3082C719" w14:textId="77777777" w:rsidR="00531DC8" w:rsidRDefault="00531DC8">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11" w:author="Eric Boisvert" w:date="2015-10-02T18:17:00Z" w:initials="EB/L">
    <w:p w14:paraId="241CC4E7" w14:textId="77777777" w:rsidR="00531DC8" w:rsidRDefault="00531DC8">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512" w:author="Eric Boisvert" w:date="2015-10-02T18:21:00Z" w:initials="EB/L">
    <w:p w14:paraId="7EBA9BF2" w14:textId="77777777" w:rsidR="00531DC8" w:rsidRDefault="00531DC8">
      <w:pPr>
        <w:pStyle w:val="CommentText"/>
      </w:pPr>
      <w:r>
        <w:rPr>
          <w:rStyle w:val="CommentReference"/>
        </w:rPr>
        <w:annotationRef/>
      </w:r>
      <w:r>
        <w:t>Great. This one 404s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FCF15" w14:textId="77777777" w:rsidR="002116B6" w:rsidRDefault="002116B6">
      <w:pPr>
        <w:spacing w:after="0"/>
      </w:pPr>
      <w:r>
        <w:separator/>
      </w:r>
    </w:p>
  </w:endnote>
  <w:endnote w:type="continuationSeparator" w:id="0">
    <w:p w14:paraId="53C6F32F" w14:textId="77777777" w:rsidR="002116B6" w:rsidRDefault="002116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531DC8" w:rsidRDefault="00531DC8">
        <w:pPr>
          <w:pStyle w:val="Footer"/>
          <w:jc w:val="center"/>
        </w:pPr>
        <w:r>
          <w:fldChar w:fldCharType="begin"/>
        </w:r>
        <w:r>
          <w:instrText xml:space="preserve"> PAGE   \* MERGEFORMAT </w:instrText>
        </w:r>
        <w:r>
          <w:fldChar w:fldCharType="separate"/>
        </w:r>
        <w:r w:rsidR="006045F2">
          <w:rPr>
            <w:noProof/>
          </w:rPr>
          <w:t>109</w:t>
        </w:r>
        <w:r>
          <w:rPr>
            <w:noProof/>
          </w:rPr>
          <w:fldChar w:fldCharType="end"/>
        </w:r>
      </w:p>
    </w:sdtContent>
  </w:sdt>
  <w:p w14:paraId="5299F2EC" w14:textId="77777777" w:rsidR="00531DC8" w:rsidRPr="0079517D" w:rsidRDefault="00531DC8"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0372B3" w14:textId="77777777" w:rsidR="002116B6" w:rsidRDefault="002116B6">
      <w:pPr>
        <w:spacing w:after="0"/>
      </w:pPr>
      <w:r>
        <w:separator/>
      </w:r>
    </w:p>
  </w:footnote>
  <w:footnote w:type="continuationSeparator" w:id="0">
    <w:p w14:paraId="7B7F17A1" w14:textId="77777777" w:rsidR="002116B6" w:rsidRDefault="002116B6">
      <w:pPr>
        <w:spacing w:after="0"/>
      </w:pPr>
      <w:r>
        <w:continuationSeparator/>
      </w:r>
    </w:p>
  </w:footnote>
  <w:footnote w:id="1">
    <w:p w14:paraId="015C3D42" w14:textId="77777777" w:rsidR="00531DC8" w:rsidRDefault="00531DC8">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531DC8" w:rsidRPr="006F2ACD" w:rsidRDefault="00531DC8">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5">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8">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9">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1">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2">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3">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6">
    <w:nsid w:val="7AE74056"/>
    <w:multiLevelType w:val="multilevel"/>
    <w:tmpl w:val="1B0278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16"/>
  </w:num>
  <w:num w:numId="2">
    <w:abstractNumId w:val="1"/>
  </w:num>
  <w:num w:numId="3">
    <w:abstractNumId w:val="6"/>
  </w:num>
  <w:num w:numId="4">
    <w:abstractNumId w:val="12"/>
  </w:num>
  <w:num w:numId="5">
    <w:abstractNumId w:val="9"/>
  </w:num>
  <w:num w:numId="6">
    <w:abstractNumId w:val="8"/>
  </w:num>
  <w:num w:numId="7">
    <w:abstractNumId w:val="7"/>
  </w:num>
  <w:num w:numId="8">
    <w:abstractNumId w:val="11"/>
  </w:num>
  <w:num w:numId="9">
    <w:abstractNumId w:val="0"/>
  </w:num>
  <w:num w:numId="10">
    <w:abstractNumId w:val="10"/>
  </w:num>
  <w:num w:numId="11">
    <w:abstractNumId w:val="5"/>
  </w:num>
  <w:num w:numId="12">
    <w:abstractNumId w:val="4"/>
  </w:num>
  <w:num w:numId="13">
    <w:abstractNumId w:val="15"/>
  </w:num>
  <w:num w:numId="14">
    <w:abstractNumId w:val="14"/>
  </w:num>
  <w:num w:numId="15">
    <w:abstractNumId w:val="3"/>
  </w:num>
  <w:num w:numId="16">
    <w:abstractNumId w:val="2"/>
  </w:num>
  <w:num w:numId="17">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555A"/>
    <w:rsid w:val="00053794"/>
    <w:rsid w:val="00075F5E"/>
    <w:rsid w:val="000843E1"/>
    <w:rsid w:val="000C3459"/>
    <w:rsid w:val="000C4224"/>
    <w:rsid w:val="000D2673"/>
    <w:rsid w:val="000D2F14"/>
    <w:rsid w:val="000D4260"/>
    <w:rsid w:val="000D7633"/>
    <w:rsid w:val="001050D1"/>
    <w:rsid w:val="00106124"/>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33F14"/>
    <w:rsid w:val="002404CF"/>
    <w:rsid w:val="00263362"/>
    <w:rsid w:val="00267D2C"/>
    <w:rsid w:val="00274AAD"/>
    <w:rsid w:val="00276AD3"/>
    <w:rsid w:val="00287240"/>
    <w:rsid w:val="002C0B9E"/>
    <w:rsid w:val="002D30FE"/>
    <w:rsid w:val="002D4285"/>
    <w:rsid w:val="002D4310"/>
    <w:rsid w:val="002D769B"/>
    <w:rsid w:val="002E694E"/>
    <w:rsid w:val="00322A93"/>
    <w:rsid w:val="003343DC"/>
    <w:rsid w:val="00334B85"/>
    <w:rsid w:val="00355CAB"/>
    <w:rsid w:val="003666A1"/>
    <w:rsid w:val="00377235"/>
    <w:rsid w:val="003804FE"/>
    <w:rsid w:val="00380908"/>
    <w:rsid w:val="00386910"/>
    <w:rsid w:val="00390DF7"/>
    <w:rsid w:val="003924D0"/>
    <w:rsid w:val="003A479F"/>
    <w:rsid w:val="003B391B"/>
    <w:rsid w:val="003B5D4E"/>
    <w:rsid w:val="003C190E"/>
    <w:rsid w:val="003D0B50"/>
    <w:rsid w:val="003E1755"/>
    <w:rsid w:val="00402937"/>
    <w:rsid w:val="004111ED"/>
    <w:rsid w:val="00415CBF"/>
    <w:rsid w:val="004203F0"/>
    <w:rsid w:val="0044777B"/>
    <w:rsid w:val="004635D8"/>
    <w:rsid w:val="0046445D"/>
    <w:rsid w:val="0046711E"/>
    <w:rsid w:val="00481AF6"/>
    <w:rsid w:val="004A5507"/>
    <w:rsid w:val="004C0E7B"/>
    <w:rsid w:val="004C43DA"/>
    <w:rsid w:val="004E325F"/>
    <w:rsid w:val="004E5F43"/>
    <w:rsid w:val="004F51E1"/>
    <w:rsid w:val="00507C93"/>
    <w:rsid w:val="005166DF"/>
    <w:rsid w:val="00531DC8"/>
    <w:rsid w:val="00551A94"/>
    <w:rsid w:val="00577E74"/>
    <w:rsid w:val="005A21B8"/>
    <w:rsid w:val="005A7580"/>
    <w:rsid w:val="005D0298"/>
    <w:rsid w:val="006045F2"/>
    <w:rsid w:val="00604E1E"/>
    <w:rsid w:val="00617E36"/>
    <w:rsid w:val="006209EF"/>
    <w:rsid w:val="00626E7A"/>
    <w:rsid w:val="00641AE8"/>
    <w:rsid w:val="00642DAC"/>
    <w:rsid w:val="00644EF0"/>
    <w:rsid w:val="00645C24"/>
    <w:rsid w:val="0065022D"/>
    <w:rsid w:val="00681747"/>
    <w:rsid w:val="00684C85"/>
    <w:rsid w:val="00695378"/>
    <w:rsid w:val="006B03E3"/>
    <w:rsid w:val="006B39A1"/>
    <w:rsid w:val="006D719B"/>
    <w:rsid w:val="006E7F3A"/>
    <w:rsid w:val="006F2ACD"/>
    <w:rsid w:val="00740F77"/>
    <w:rsid w:val="00742E4D"/>
    <w:rsid w:val="00753A5A"/>
    <w:rsid w:val="00777586"/>
    <w:rsid w:val="007927D6"/>
    <w:rsid w:val="00792D31"/>
    <w:rsid w:val="0079517D"/>
    <w:rsid w:val="00796977"/>
    <w:rsid w:val="007F0841"/>
    <w:rsid w:val="007F6680"/>
    <w:rsid w:val="008341E8"/>
    <w:rsid w:val="00856F51"/>
    <w:rsid w:val="00861954"/>
    <w:rsid w:val="00864A36"/>
    <w:rsid w:val="00884FA7"/>
    <w:rsid w:val="00894DAA"/>
    <w:rsid w:val="008A4A86"/>
    <w:rsid w:val="008B7091"/>
    <w:rsid w:val="008B7A31"/>
    <w:rsid w:val="008C4F74"/>
    <w:rsid w:val="008D1584"/>
    <w:rsid w:val="008D2309"/>
    <w:rsid w:val="008D60B2"/>
    <w:rsid w:val="008E070D"/>
    <w:rsid w:val="008E4068"/>
    <w:rsid w:val="008E711C"/>
    <w:rsid w:val="009021BE"/>
    <w:rsid w:val="00911F72"/>
    <w:rsid w:val="009367D1"/>
    <w:rsid w:val="009412CB"/>
    <w:rsid w:val="009459BF"/>
    <w:rsid w:val="00976BC4"/>
    <w:rsid w:val="00983833"/>
    <w:rsid w:val="009914F1"/>
    <w:rsid w:val="00991FFF"/>
    <w:rsid w:val="00996BEA"/>
    <w:rsid w:val="009A7B37"/>
    <w:rsid w:val="009B3BBD"/>
    <w:rsid w:val="009B64F8"/>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251E5"/>
    <w:rsid w:val="00B30B68"/>
    <w:rsid w:val="00B31486"/>
    <w:rsid w:val="00B520F7"/>
    <w:rsid w:val="00B537EA"/>
    <w:rsid w:val="00B62995"/>
    <w:rsid w:val="00B62A72"/>
    <w:rsid w:val="00B820B6"/>
    <w:rsid w:val="00BA576A"/>
    <w:rsid w:val="00BA6B31"/>
    <w:rsid w:val="00BD7744"/>
    <w:rsid w:val="00BD7B2A"/>
    <w:rsid w:val="00C009EA"/>
    <w:rsid w:val="00C034E3"/>
    <w:rsid w:val="00C71FFD"/>
    <w:rsid w:val="00CB339F"/>
    <w:rsid w:val="00CC0988"/>
    <w:rsid w:val="00CD4906"/>
    <w:rsid w:val="00CD7325"/>
    <w:rsid w:val="00CE0562"/>
    <w:rsid w:val="00CF6174"/>
    <w:rsid w:val="00D0034E"/>
    <w:rsid w:val="00D10719"/>
    <w:rsid w:val="00D12552"/>
    <w:rsid w:val="00D14AF0"/>
    <w:rsid w:val="00D5712A"/>
    <w:rsid w:val="00D73AA6"/>
    <w:rsid w:val="00D82B9F"/>
    <w:rsid w:val="00DA2FDF"/>
    <w:rsid w:val="00DA45AF"/>
    <w:rsid w:val="00DA711E"/>
    <w:rsid w:val="00DB1F99"/>
    <w:rsid w:val="00DB2D3A"/>
    <w:rsid w:val="00DE0FD0"/>
    <w:rsid w:val="00DE7A41"/>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704C"/>
    <w:rsid w:val="00EA3198"/>
    <w:rsid w:val="00EA3CAB"/>
    <w:rsid w:val="00EA4029"/>
    <w:rsid w:val="00EA50E7"/>
    <w:rsid w:val="00EB32C6"/>
    <w:rsid w:val="00ED2525"/>
    <w:rsid w:val="00EE4494"/>
    <w:rsid w:val="00EF110E"/>
    <w:rsid w:val="00EF6424"/>
    <w:rsid w:val="00F0235F"/>
    <w:rsid w:val="00F071D4"/>
    <w:rsid w:val="00F27D5A"/>
    <w:rsid w:val="00F3223D"/>
    <w:rsid w:val="00F526FC"/>
    <w:rsid w:val="00F6046E"/>
    <w:rsid w:val="00F60CB2"/>
    <w:rsid w:val="00F91B65"/>
    <w:rsid w:val="00F92942"/>
    <w:rsid w:val="00FA3D28"/>
    <w:rsid w:val="00FA7812"/>
    <w:rsid w:val="00FB057B"/>
    <w:rsid w:val="00FC626E"/>
    <w:rsid w:val="00FE0219"/>
    <w:rsid w:val="00FE38C3"/>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hyperlink" Target="http://www.opengis.net/gml/3.2" TargetMode="External"/><Relationship Id="rId76" Type="http://schemas.openxmlformats.org/officeDocument/2006/relationships/hyperlink" Target="http://standards.iso.org/iso/19115/-3/mrl/1.0" TargetMode="Externa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xmlns.geosciml.org/Borehole/4.0"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6.emf"/><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hyperlink" Target="http://www.isotc211.org/2005/gco" TargetMode="External"/><Relationship Id="rId74" Type="http://schemas.openxmlformats.org/officeDocument/2006/relationships/hyperlink" Target="http://xmlns.geosciml.org/LaboratoryAnalysis-Specimen/4.0" TargetMode="External"/><Relationship Id="rId79" Type="http://schemas.openxmlformats.org/officeDocument/2006/relationships/hyperlink" Target="http://www.opengis.net/samplingSpatial/2.0" TargetMode="External"/><Relationship Id="rId87"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8.emf"/><Relationship Id="rId82" Type="http://schemas.openxmlformats.org/officeDocument/2006/relationships/hyperlink" Target="http://www.opengis.net/wfs/2.0" TargetMode="External"/><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hyperlink" Target="http://www.opengis.net/doc/geosciml/" TargetMode="Externa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hyperlink" Target="http://www.opengis.net/gml/3.3/exr" TargetMode="External"/><Relationship Id="rId77" Type="http://schemas.openxmlformats.org/officeDocument/2006/relationships/hyperlink" Target="http://www.opengis.net/om/2.0"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hyperlink" Target="http://xmlns.geosciml.org/GeoSciML-Extension/4.0" TargetMode="External"/><Relationship Id="rId80" Type="http://schemas.openxmlformats.org/officeDocument/2006/relationships/hyperlink" Target="http://www.opengis.net/samplingSpecimen/2.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hyperlink" Target="http://www.isotc211.org/2005/gmd" TargetMode="External"/><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hyperlink" Target="http://xmlns.geosciml.org/GeoSciML-Basic/4.0" TargetMode="External"/><Relationship Id="rId75" Type="http://schemas.openxmlformats.org/officeDocument/2006/relationships/hyperlink" Target="http://xmlns.geosciml.org/geosciml-portrayal/4.0" TargetMode="External"/><Relationship Id="rId83" Type="http://schemas.openxmlformats.org/officeDocument/2006/relationships/hyperlink" Target="http://www.w3.org/1999/xlink" TargetMode="External"/><Relationship Id="rId88"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hyperlink" Target="http://www.opengis.net/cv/0.2/gml32" TargetMode="External"/><Relationship Id="rId73" Type="http://schemas.openxmlformats.org/officeDocument/2006/relationships/hyperlink" Target="http://xmlns.geosciml.org/GeologicTime/4.0" TargetMode="External"/><Relationship Id="rId78" Type="http://schemas.openxmlformats.org/officeDocument/2006/relationships/hyperlink" Target="http://www.opengis.net/sampling/2.0" TargetMode="External"/><Relationship Id="rId81" Type="http://schemas.openxmlformats.org/officeDocument/2006/relationships/hyperlink" Target="http://www.opengis.net/swe/2.0" TargetMode="External"/><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BB81F-B6D3-4923-9337-AF5F6E4DF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7550</TotalTime>
  <Pages>112</Pages>
  <Words>21819</Words>
  <Characters>124372</Characters>
  <Application>Microsoft Office Word</Application>
  <DocSecurity>0</DocSecurity>
  <Lines>1036</Lines>
  <Paragraphs>291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145900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88</cp:revision>
  <dcterms:created xsi:type="dcterms:W3CDTF">2015-10-02T12:25:00Z</dcterms:created>
  <dcterms:modified xsi:type="dcterms:W3CDTF">2015-10-18T21:17:00Z</dcterms:modified>
</cp:coreProperties>
</file>