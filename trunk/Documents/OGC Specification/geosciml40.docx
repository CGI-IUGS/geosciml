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En-ttedetabledesmatires"/>
        <w:rPr>
          <w:lang w:val="en-CA"/>
        </w:rPr>
      </w:pPr>
      <w:r w:rsidRPr="00D12552">
        <w:rPr>
          <w:lang w:val="en-CA"/>
        </w:rPr>
        <w:lastRenderedPageBreak/>
        <w:t>Contents</w:t>
      </w:r>
    </w:p>
    <w:p w14:paraId="179E5929" w14:textId="77777777" w:rsidR="00F60CB2" w:rsidRPr="00D12552" w:rsidRDefault="00F27D5A">
      <w:pPr>
        <w:pStyle w:val="TM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Lienhypertexte"/>
            <w:noProof/>
            <w:lang w:val="en-CA"/>
          </w:rPr>
          <w:t>1.</w:t>
        </w:r>
        <w:r w:rsidR="00F60CB2" w:rsidRPr="00D12552">
          <w:rPr>
            <w:noProof/>
            <w:lang w:val="en-CA"/>
          </w:rPr>
          <w:tab/>
        </w:r>
        <w:r w:rsidR="00F60CB2" w:rsidRPr="00D12552">
          <w:rPr>
            <w:rStyle w:val="Lienhypertexte"/>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B02AD4">
      <w:pPr>
        <w:pStyle w:val="TM1"/>
        <w:tabs>
          <w:tab w:val="left" w:pos="440"/>
          <w:tab w:val="right" w:leader="dot" w:pos="8630"/>
        </w:tabs>
        <w:rPr>
          <w:noProof/>
          <w:lang w:val="en-CA"/>
        </w:rPr>
      </w:pPr>
      <w:hyperlink w:anchor="_Toc337499851" w:history="1">
        <w:r w:rsidR="00F60CB2" w:rsidRPr="00D12552">
          <w:rPr>
            <w:rStyle w:val="Lienhypertexte"/>
            <w:noProof/>
            <w:lang w:val="en-CA"/>
          </w:rPr>
          <w:t>2.</w:t>
        </w:r>
        <w:r w:rsidR="00F60CB2" w:rsidRPr="00D12552">
          <w:rPr>
            <w:noProof/>
            <w:lang w:val="en-CA"/>
          </w:rPr>
          <w:tab/>
        </w:r>
        <w:r w:rsidR="00F60CB2" w:rsidRPr="00D12552">
          <w:rPr>
            <w:rStyle w:val="Lienhypertexte"/>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B02AD4">
      <w:pPr>
        <w:pStyle w:val="TM1"/>
        <w:tabs>
          <w:tab w:val="left" w:pos="440"/>
          <w:tab w:val="right" w:leader="dot" w:pos="8630"/>
        </w:tabs>
        <w:rPr>
          <w:noProof/>
          <w:lang w:val="en-CA"/>
        </w:rPr>
      </w:pPr>
      <w:hyperlink w:anchor="_Toc337499852" w:history="1">
        <w:r w:rsidR="00F60CB2" w:rsidRPr="00D12552">
          <w:rPr>
            <w:rStyle w:val="Lienhypertexte"/>
            <w:noProof/>
            <w:lang w:val="en-CA"/>
          </w:rPr>
          <w:t>3.</w:t>
        </w:r>
        <w:r w:rsidR="00F60CB2" w:rsidRPr="00D12552">
          <w:rPr>
            <w:noProof/>
            <w:lang w:val="en-CA"/>
          </w:rPr>
          <w:tab/>
        </w:r>
        <w:r w:rsidR="00F60CB2" w:rsidRPr="00D12552">
          <w:rPr>
            <w:rStyle w:val="Lienhypertexte"/>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B02AD4">
      <w:pPr>
        <w:pStyle w:val="TM1"/>
        <w:tabs>
          <w:tab w:val="left" w:pos="440"/>
          <w:tab w:val="right" w:leader="dot" w:pos="8630"/>
        </w:tabs>
        <w:rPr>
          <w:noProof/>
          <w:lang w:val="en-CA"/>
        </w:rPr>
      </w:pPr>
      <w:hyperlink w:anchor="_Toc337499853" w:history="1">
        <w:r w:rsidR="00F60CB2" w:rsidRPr="00D12552">
          <w:rPr>
            <w:rStyle w:val="Lienhypertexte"/>
            <w:noProof/>
            <w:lang w:val="en-CA"/>
          </w:rPr>
          <w:t>4.</w:t>
        </w:r>
        <w:r w:rsidR="00F60CB2" w:rsidRPr="00D12552">
          <w:rPr>
            <w:noProof/>
            <w:lang w:val="en-CA"/>
          </w:rPr>
          <w:tab/>
        </w:r>
        <w:r w:rsidR="00F60CB2" w:rsidRPr="00D12552">
          <w:rPr>
            <w:rStyle w:val="Lienhypertexte"/>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B02AD4">
      <w:pPr>
        <w:pStyle w:val="TM1"/>
        <w:tabs>
          <w:tab w:val="left" w:pos="440"/>
          <w:tab w:val="right" w:leader="dot" w:pos="8630"/>
        </w:tabs>
        <w:rPr>
          <w:noProof/>
          <w:lang w:val="en-CA"/>
        </w:rPr>
      </w:pPr>
      <w:hyperlink w:anchor="_Toc337499854" w:history="1">
        <w:r w:rsidR="00F60CB2" w:rsidRPr="00D12552">
          <w:rPr>
            <w:rStyle w:val="Lienhypertexte"/>
            <w:noProof/>
            <w:lang w:val="en-CA"/>
          </w:rPr>
          <w:t>5.</w:t>
        </w:r>
        <w:r w:rsidR="00F60CB2" w:rsidRPr="00D12552">
          <w:rPr>
            <w:noProof/>
            <w:lang w:val="en-CA"/>
          </w:rPr>
          <w:tab/>
        </w:r>
        <w:r w:rsidR="00F60CB2" w:rsidRPr="00D12552">
          <w:rPr>
            <w:rStyle w:val="Lienhypertexte"/>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B02AD4">
      <w:pPr>
        <w:pStyle w:val="TM1"/>
        <w:tabs>
          <w:tab w:val="left" w:pos="440"/>
          <w:tab w:val="right" w:leader="dot" w:pos="8630"/>
        </w:tabs>
        <w:rPr>
          <w:noProof/>
          <w:lang w:val="en-CA"/>
        </w:rPr>
      </w:pPr>
      <w:hyperlink w:anchor="_Toc337499855" w:history="1">
        <w:r w:rsidR="00F60CB2" w:rsidRPr="00D12552">
          <w:rPr>
            <w:rStyle w:val="Lienhypertexte"/>
            <w:noProof/>
            <w:lang w:val="en-CA"/>
          </w:rPr>
          <w:t>6.</w:t>
        </w:r>
        <w:r w:rsidR="00F60CB2" w:rsidRPr="00D12552">
          <w:rPr>
            <w:noProof/>
            <w:lang w:val="en-CA"/>
          </w:rPr>
          <w:tab/>
        </w:r>
        <w:r w:rsidR="00F60CB2" w:rsidRPr="00D12552">
          <w:rPr>
            <w:rStyle w:val="Lienhypertexte"/>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B02AD4">
      <w:pPr>
        <w:pStyle w:val="TM2"/>
        <w:tabs>
          <w:tab w:val="left" w:pos="880"/>
          <w:tab w:val="right" w:leader="dot" w:pos="8630"/>
        </w:tabs>
        <w:rPr>
          <w:noProof/>
          <w:lang w:val="en-CA"/>
        </w:rPr>
      </w:pPr>
      <w:hyperlink w:anchor="_Toc337499856" w:history="1">
        <w:r w:rsidR="00F60CB2" w:rsidRPr="00D12552">
          <w:rPr>
            <w:rStyle w:val="Lienhypertexte"/>
            <w:noProof/>
            <w:lang w:val="en-CA"/>
          </w:rPr>
          <w:t>6.1</w:t>
        </w:r>
        <w:r w:rsidR="00F60CB2" w:rsidRPr="00D12552">
          <w:rPr>
            <w:noProof/>
            <w:lang w:val="en-CA"/>
          </w:rPr>
          <w:tab/>
        </w:r>
        <w:r w:rsidR="00F60CB2" w:rsidRPr="00D12552">
          <w:rPr>
            <w:rStyle w:val="Lienhypertexte"/>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B02AD4">
      <w:pPr>
        <w:pStyle w:val="TM3"/>
        <w:tabs>
          <w:tab w:val="left" w:pos="1320"/>
          <w:tab w:val="right" w:leader="dot" w:pos="8630"/>
        </w:tabs>
        <w:rPr>
          <w:noProof/>
          <w:lang w:val="en-CA"/>
        </w:rPr>
      </w:pPr>
      <w:hyperlink w:anchor="_Toc337499857" w:history="1">
        <w:r w:rsidR="00F60CB2" w:rsidRPr="00D12552">
          <w:rPr>
            <w:rStyle w:val="Lienhypertexte"/>
            <w:noProof/>
            <w:lang w:val="en-CA"/>
          </w:rPr>
          <w:t>6.1.1</w:t>
        </w:r>
        <w:r w:rsidR="00F60CB2" w:rsidRPr="00D12552">
          <w:rPr>
            <w:noProof/>
            <w:lang w:val="en-CA"/>
          </w:rPr>
          <w:tab/>
        </w:r>
        <w:r w:rsidR="00F60CB2" w:rsidRPr="00D12552">
          <w:rPr>
            <w:rStyle w:val="Lienhypertexte"/>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B02AD4">
      <w:pPr>
        <w:pStyle w:val="TM1"/>
        <w:tabs>
          <w:tab w:val="left" w:pos="480"/>
          <w:tab w:val="right" w:leader="dot" w:pos="8630"/>
        </w:tabs>
        <w:rPr>
          <w:noProof/>
          <w:lang w:val="en-CA"/>
        </w:rPr>
      </w:pPr>
      <w:hyperlink w:anchor="_Toc337499858" w:history="1">
        <w:r w:rsidR="00F60CB2" w:rsidRPr="00D12552">
          <w:rPr>
            <w:rStyle w:val="Lienhypertexte"/>
            <w:noProof/>
            <w:lang w:val="en-CA"/>
          </w:rPr>
          <w:t>7.</w:t>
        </w:r>
        <w:r w:rsidR="00F60CB2" w:rsidRPr="00D12552">
          <w:rPr>
            <w:noProof/>
            <w:lang w:val="en-CA"/>
          </w:rPr>
          <w:tab/>
        </w:r>
        <w:r w:rsidR="00F60CB2" w:rsidRPr="00D12552">
          <w:rPr>
            <w:rStyle w:val="Lienhypertexte"/>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B02AD4">
      <w:pPr>
        <w:pStyle w:val="TM2"/>
        <w:tabs>
          <w:tab w:val="left" w:pos="880"/>
          <w:tab w:val="right" w:leader="dot" w:pos="8630"/>
        </w:tabs>
        <w:rPr>
          <w:noProof/>
          <w:lang w:val="en-CA"/>
        </w:rPr>
      </w:pPr>
      <w:hyperlink w:anchor="_Toc337499859" w:history="1">
        <w:r w:rsidR="00F60CB2" w:rsidRPr="00D12552">
          <w:rPr>
            <w:rStyle w:val="Lienhypertexte"/>
            <w:noProof/>
            <w:lang w:val="en-CA"/>
          </w:rPr>
          <w:t>7.1</w:t>
        </w:r>
        <w:r w:rsidR="00F60CB2" w:rsidRPr="00D12552">
          <w:rPr>
            <w:noProof/>
            <w:lang w:val="en-CA"/>
          </w:rPr>
          <w:tab/>
        </w:r>
        <w:r w:rsidR="00F60CB2" w:rsidRPr="00D12552">
          <w:rPr>
            <w:rStyle w:val="Lienhypertexte"/>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B02AD4">
      <w:pPr>
        <w:pStyle w:val="TM2"/>
        <w:tabs>
          <w:tab w:val="left" w:pos="880"/>
          <w:tab w:val="right" w:leader="dot" w:pos="8630"/>
        </w:tabs>
        <w:rPr>
          <w:noProof/>
          <w:lang w:val="en-CA"/>
        </w:rPr>
      </w:pPr>
      <w:hyperlink w:anchor="_Toc337499860" w:history="1">
        <w:r w:rsidR="00F60CB2" w:rsidRPr="00D12552">
          <w:rPr>
            <w:rStyle w:val="Lienhypertexte"/>
            <w:noProof/>
            <w:lang w:val="en-CA"/>
          </w:rPr>
          <w:t>7.2</w:t>
        </w:r>
        <w:r w:rsidR="00F60CB2" w:rsidRPr="00D12552">
          <w:rPr>
            <w:noProof/>
            <w:lang w:val="en-CA"/>
          </w:rPr>
          <w:tab/>
        </w:r>
        <w:r w:rsidR="00F60CB2" w:rsidRPr="00D12552">
          <w:rPr>
            <w:rStyle w:val="Lienhypertexte"/>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B02AD4">
      <w:pPr>
        <w:pStyle w:val="TM1"/>
        <w:tabs>
          <w:tab w:val="left" w:pos="480"/>
          <w:tab w:val="right" w:leader="dot" w:pos="8630"/>
        </w:tabs>
        <w:rPr>
          <w:noProof/>
          <w:lang w:val="en-CA"/>
        </w:rPr>
      </w:pPr>
      <w:hyperlink w:anchor="_Toc337499861" w:history="1">
        <w:r w:rsidR="00F60CB2" w:rsidRPr="00D12552">
          <w:rPr>
            <w:rStyle w:val="Lienhypertexte"/>
            <w:noProof/>
            <w:lang w:val="en-CA"/>
          </w:rPr>
          <w:t>8.</w:t>
        </w:r>
        <w:r w:rsidR="00F60CB2" w:rsidRPr="00D12552">
          <w:rPr>
            <w:noProof/>
            <w:lang w:val="en-CA"/>
          </w:rPr>
          <w:tab/>
        </w:r>
        <w:r w:rsidR="00F60CB2" w:rsidRPr="00D12552">
          <w:rPr>
            <w:rStyle w:val="Lienhypertexte"/>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B02AD4">
      <w:pPr>
        <w:pStyle w:val="TM2"/>
        <w:tabs>
          <w:tab w:val="left" w:pos="880"/>
          <w:tab w:val="right" w:leader="dot" w:pos="8630"/>
        </w:tabs>
        <w:rPr>
          <w:noProof/>
          <w:lang w:val="en-CA"/>
        </w:rPr>
      </w:pPr>
      <w:hyperlink w:anchor="_Toc337499862" w:history="1">
        <w:r w:rsidR="00F60CB2" w:rsidRPr="00D12552">
          <w:rPr>
            <w:rStyle w:val="Lienhypertexte"/>
            <w:noProof/>
            <w:lang w:val="en-CA"/>
          </w:rPr>
          <w:t>A.1</w:t>
        </w:r>
        <w:r w:rsidR="00F60CB2" w:rsidRPr="00D12552">
          <w:rPr>
            <w:noProof/>
            <w:lang w:val="en-CA"/>
          </w:rPr>
          <w:tab/>
        </w:r>
        <w:r w:rsidR="00F60CB2" w:rsidRPr="00D12552">
          <w:rPr>
            <w:rStyle w:val="Lienhypertexte"/>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Marquedecommentaire"/>
              </w:rPr>
              <w:commentReference w:id="5"/>
            </w:r>
          </w:p>
        </w:tc>
      </w:tr>
    </w:tbl>
    <w:p w14:paraId="4AAE8A6E" w14:textId="77777777" w:rsidR="009A7B37" w:rsidRPr="00D12552" w:rsidRDefault="009A7B37">
      <w:pPr>
        <w:pStyle w:val="Titre1"/>
        <w:rPr>
          <w:lang w:val="en-CA"/>
        </w:rPr>
      </w:pPr>
      <w:bookmarkStart w:id="6" w:name="_Toc337499850"/>
      <w:r w:rsidRPr="00D12552">
        <w:rPr>
          <w:lang w:val="en-CA"/>
        </w:rPr>
        <w:t>Scope</w:t>
      </w:r>
      <w:bookmarkEnd w:id="6"/>
    </w:p>
    <w:p w14:paraId="2501848A" w14:textId="77777777"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 xml:space="preserve">geochronology,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Titre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Titre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Titre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Titre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Marquedecommentair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Marquedecommentair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Titre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Titre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Paragraphedeliste"/>
        <w:numPr>
          <w:ilvl w:val="0"/>
          <w:numId w:val="14"/>
        </w:numPr>
        <w:rPr>
          <w:lang w:val="en-CA"/>
        </w:rPr>
      </w:pPr>
      <w:commentRangeStart w:id="29"/>
      <w:r>
        <w:rPr>
          <w:lang w:val="en-CA"/>
        </w:rPr>
        <w:t>GeoSciML Portrayal : a simplified version for layer based application</w:t>
      </w:r>
      <w:commentRangeEnd w:id="29"/>
      <w:r w:rsidR="00A00D3D">
        <w:rPr>
          <w:rStyle w:val="Marquedecommentaire"/>
        </w:rPr>
        <w:commentReference w:id="29"/>
      </w:r>
    </w:p>
    <w:p w14:paraId="4F59F348" w14:textId="77777777" w:rsidR="000D2F14" w:rsidRDefault="000D2F14" w:rsidP="000D2F14">
      <w:pPr>
        <w:pStyle w:val="Paragraphedeliste"/>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Paragraphedeliste"/>
        <w:numPr>
          <w:ilvl w:val="0"/>
          <w:numId w:val="14"/>
        </w:numPr>
        <w:rPr>
          <w:lang w:val="en-CA"/>
        </w:rPr>
      </w:pPr>
      <w:r>
        <w:rPr>
          <w:lang w:val="en-CA"/>
        </w:rPr>
        <w:t xml:space="preserve">GeoSciML Extension :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Age :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Paragraphedeliste"/>
        <w:numPr>
          <w:ilvl w:val="0"/>
          <w:numId w:val="14"/>
        </w:numPr>
        <w:rPr>
          <w:lang w:val="en-CA"/>
        </w:rPr>
      </w:pPr>
      <w:r>
        <w:rPr>
          <w:lang w:val="en-CA"/>
        </w:rPr>
        <w:t>GeoSciML Borehole :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Paragraphedeliste"/>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Lgende"/>
        <w:rPr>
          <w:lang w:val="en-CA"/>
        </w:rPr>
      </w:pPr>
      <w:bookmarkStart w:id="42" w:name="_Ref432095090"/>
      <w:r>
        <w:t xml:space="preserve">Figure </w:t>
      </w:r>
      <w:fldSimple w:instr=" SEQ Figure \* ARABIC ">
        <w:r w:rsidR="00090DCF">
          <w:rPr>
            <w:noProof/>
          </w:rPr>
          <w:t>1</w:t>
        </w:r>
      </w:fldSimple>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Titre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based application, such as web map application or GIS where the key functionality is display a map layer and perform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Lgende"/>
        <w:rPr>
          <w:lang w:val="en-CA"/>
        </w:rPr>
      </w:pPr>
      <w:bookmarkStart w:id="52" w:name="_Ref431737057"/>
      <w:r>
        <w:t xml:space="preserve">Figure </w:t>
      </w:r>
      <w:fldSimple w:instr=" SEQ Figure \* ARABIC ">
        <w:r w:rsidR="00090DCF">
          <w:rPr>
            <w:noProof/>
          </w:rPr>
          <w:t>2</w:t>
        </w:r>
      </w:fldSimple>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Lgende"/>
        <w:rPr>
          <w:lang w:val="en-CA"/>
        </w:rPr>
      </w:pPr>
      <w:bookmarkStart w:id="54" w:name="_Ref431724260"/>
      <w:r>
        <w:t xml:space="preserve">Figure </w:t>
      </w:r>
      <w:fldSimple w:instr=" SEQ Figure \* ARABIC ">
        <w:r w:rsidR="00090DCF">
          <w:rPr>
            <w:noProof/>
          </w:rPr>
          <w:t>3</w:t>
        </w:r>
      </w:fldSimple>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Lgende"/>
        <w:rPr>
          <w:lang w:val="en-CA"/>
        </w:rPr>
      </w:pPr>
      <w:r>
        <w:t xml:space="preserve">Figure </w:t>
      </w:r>
      <w:fldSimple w:instr=" SEQ Figure \* ARABIC ">
        <w:r w:rsidR="00090DCF">
          <w:rPr>
            <w:noProof/>
          </w:rPr>
          <w:t>4</w:t>
        </w:r>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Lgende"/>
      </w:pPr>
      <w:r>
        <w:t xml:space="preserve">Figure </w:t>
      </w:r>
      <w:fldSimple w:instr=" SEQ Figure \* ARABIC ">
        <w:r w:rsidR="00090DCF">
          <w:rPr>
            <w:noProof/>
          </w:rPr>
          <w:t>5</w:t>
        </w:r>
      </w:fldSimple>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Paragraphedeliste"/>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Paragraphedeliste"/>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ins w:id="66" w:author="Boisvert, Eric" w:date="2015-10-16T08:06:00Z">
        <w:r>
          <w:t>classes</w:t>
        </w:r>
      </w:ins>
      <w:ins w:id="67" w:author="Boisvert, Eric" w:date="2015-10-16T08:19:00Z">
        <w:r>
          <w:t xml:space="preserve"> </w:t>
        </w:r>
      </w:ins>
      <w:r w:rsidR="00595C96">
        <w:t>concretised</w:t>
      </w:r>
      <w:ins w:id="68" w:author="Boisvert, Eric" w:date="2015-10-16T08:19:00Z">
        <w:r>
          <w:t xml:space="preserve"> in GeoSciML extension</w:t>
        </w:r>
      </w:ins>
      <w:ins w:id="69" w:author="Boisvert, Eric" w:date="2015-10-16T08:20:00Z">
        <w:r>
          <w:t xml:space="preserve"> (</w:t>
        </w:r>
        <w:r>
          <w:fldChar w:fldCharType="begin"/>
        </w:r>
        <w:r>
          <w:instrText xml:space="preserve"> REF _Ref432746974 \h </w:instrText>
        </w:r>
      </w:ins>
      <w:r>
        <w:fldChar w:fldCharType="separate"/>
      </w:r>
      <w:ins w:id="70" w:author="Boisvert, Eric" w:date="2015-10-16T08:20:00Z">
        <w:r>
          <w:t xml:space="preserve">Table </w:t>
        </w:r>
        <w:r>
          <w:rPr>
            <w:noProof/>
          </w:rPr>
          <w:t>1</w:t>
        </w:r>
        <w:r>
          <w:fldChar w:fldCharType="end"/>
        </w:r>
        <w:r>
          <w:t>)</w:t>
        </w:r>
      </w:ins>
      <w:ins w:id="71" w:author="Boisvert, Eric" w:date="2015-10-16T08:19:00Z">
        <w:r>
          <w:t>.</w:t>
        </w:r>
      </w:ins>
    </w:p>
    <w:p w14:paraId="434C3884" w14:textId="50875018" w:rsidR="000077DC" w:rsidRDefault="000077DC">
      <w:pPr>
        <w:pStyle w:val="Lgende"/>
        <w:keepNext/>
        <w:rPr>
          <w:ins w:id="72" w:author="Boisvert, Eric" w:date="2015-10-16T08:20:00Z"/>
        </w:rPr>
        <w:pPrChange w:id="73" w:author="Boisvert, Eric" w:date="2015-10-16T08:20:00Z">
          <w:pPr/>
        </w:pPrChange>
      </w:pPr>
      <w:bookmarkStart w:id="74" w:name="_Ref432746974"/>
      <w:ins w:id="75" w:author="Boisvert, Eric" w:date="2015-10-16T08:20:00Z">
        <w:r>
          <w:t xml:space="preserve">Table </w:t>
        </w:r>
        <w:r>
          <w:fldChar w:fldCharType="begin"/>
        </w:r>
        <w:r>
          <w:instrText xml:space="preserve"> SEQ Table \* ARABIC </w:instrText>
        </w:r>
      </w:ins>
      <w:r>
        <w:fldChar w:fldCharType="separate"/>
      </w:r>
      <w:r w:rsidR="00750418">
        <w:rPr>
          <w:noProof/>
        </w:rPr>
        <w:t>1</w:t>
      </w:r>
      <w:ins w:id="76" w:author="Boisvert, Eric" w:date="2015-10-16T08:20:00Z">
        <w:r>
          <w:fldChar w:fldCharType="end"/>
        </w:r>
        <w:bookmarkEnd w:id="74"/>
        <w:r>
          <w:t xml:space="preserve"> GeoSciML basic stub classes</w:t>
        </w:r>
      </w:ins>
    </w:p>
    <w:tbl>
      <w:tblPr>
        <w:tblStyle w:val="Ombrageclair"/>
        <w:tblW w:w="8897" w:type="dxa"/>
        <w:tblLook w:val="04A0" w:firstRow="1" w:lastRow="0" w:firstColumn="1" w:lastColumn="0" w:noHBand="0" w:noVBand="1"/>
        <w:tblPrChange w:id="77" w:author="Boisvert, Eric" w:date="2015-10-16T08:20:00Z">
          <w:tblPr>
            <w:tblStyle w:val="Grilledutableau"/>
            <w:tblW w:w="0" w:type="auto"/>
            <w:tblLook w:val="04A0" w:firstRow="1" w:lastRow="0" w:firstColumn="1" w:lastColumn="0" w:noHBand="0" w:noVBand="1"/>
          </w:tblPr>
        </w:tblPrChange>
      </w:tblPr>
      <w:tblGrid>
        <w:gridCol w:w="4361"/>
        <w:gridCol w:w="4536"/>
        <w:tblGridChange w:id="78">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79" w:author="Boisvert, Eric" w:date="2015-10-16T08:08:00Z"/>
          <w:trPrChange w:id="8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81"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82" w:author="Boisvert, Eric" w:date="2015-10-16T08:08:00Z"/>
                <w:rFonts w:asciiTheme="minorHAnsi" w:hAnsiTheme="minorHAnsi"/>
                <w:sz w:val="20"/>
                <w:szCs w:val="20"/>
                <w:rPrChange w:id="83" w:author="Boisvert, Eric" w:date="2015-10-16T08:10:00Z">
                  <w:rPr>
                    <w:ins w:id="84" w:author="Boisvert, Eric" w:date="2015-10-16T08:08:00Z"/>
                  </w:rPr>
                </w:rPrChange>
              </w:rPr>
            </w:pPr>
            <w:ins w:id="85" w:author="Boisvert, Eric" w:date="2015-10-16T08:09:00Z">
              <w:r w:rsidRPr="00761F44">
                <w:rPr>
                  <w:rFonts w:asciiTheme="minorHAnsi" w:hAnsiTheme="minorHAnsi"/>
                  <w:sz w:val="20"/>
                  <w:szCs w:val="20"/>
                  <w:rPrChange w:id="86" w:author="Boisvert, Eric" w:date="2015-10-16T08:10:00Z">
                    <w:rPr/>
                  </w:rPrChange>
                </w:rPr>
                <w:t>Class</w:t>
              </w:r>
            </w:ins>
          </w:p>
        </w:tc>
        <w:tc>
          <w:tcPr>
            <w:tcW w:w="4536" w:type="dxa"/>
            <w:tcPrChange w:id="87"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88" w:author="Boisvert, Eric" w:date="2015-10-16T08:08:00Z"/>
                <w:rFonts w:asciiTheme="minorHAnsi" w:hAnsiTheme="minorHAnsi"/>
                <w:sz w:val="20"/>
                <w:szCs w:val="20"/>
                <w:rPrChange w:id="89" w:author="Boisvert, Eric" w:date="2015-10-16T08:10:00Z">
                  <w:rPr>
                    <w:ins w:id="90" w:author="Boisvert, Eric" w:date="2015-10-16T08:08:00Z"/>
                  </w:rPr>
                </w:rPrChange>
              </w:rPr>
            </w:pPr>
            <w:ins w:id="91" w:author="Boisvert, Eric" w:date="2015-10-16T08:09:00Z">
              <w:r w:rsidRPr="00761F44">
                <w:rPr>
                  <w:rFonts w:asciiTheme="minorHAnsi" w:hAnsiTheme="minorHAnsi"/>
                  <w:sz w:val="20"/>
                  <w:szCs w:val="20"/>
                  <w:rPrChange w:id="92"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93" w:author="Boisvert, Eric" w:date="2015-10-16T08:08:00Z"/>
          <w:trPrChange w:id="9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95"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96" w:author="Boisvert, Eric" w:date="2015-10-16T08:08:00Z"/>
                <w:rFonts w:asciiTheme="minorHAnsi" w:hAnsiTheme="minorHAnsi"/>
                <w:sz w:val="20"/>
                <w:szCs w:val="20"/>
                <w:rPrChange w:id="97" w:author="Boisvert, Eric" w:date="2015-10-16T08:10:00Z">
                  <w:rPr>
                    <w:ins w:id="98" w:author="Boisvert, Eric" w:date="2015-10-16T08:08:00Z"/>
                  </w:rPr>
                </w:rPrChange>
              </w:rPr>
            </w:pPr>
            <w:ins w:id="99" w:author="Boisvert, Eric" w:date="2015-10-16T08:09:00Z">
              <w:r w:rsidRPr="00761F44">
                <w:rPr>
                  <w:rFonts w:asciiTheme="minorHAnsi" w:hAnsiTheme="minorHAnsi"/>
                  <w:sz w:val="20"/>
                  <w:szCs w:val="20"/>
                  <w:rPrChange w:id="100" w:author="Boisvert, Eric" w:date="2015-10-16T08:10:00Z">
                    <w:rPr/>
                  </w:rPrChange>
                </w:rPr>
                <w:t>AbstractFeatureRelation</w:t>
              </w:r>
            </w:ins>
          </w:p>
        </w:tc>
        <w:tc>
          <w:tcPr>
            <w:tcW w:w="4536" w:type="dxa"/>
            <w:tcPrChange w:id="101"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02" w:author="Boisvert, Eric" w:date="2015-10-16T08:08:00Z"/>
                <w:rFonts w:asciiTheme="minorHAnsi" w:hAnsiTheme="minorHAnsi"/>
                <w:sz w:val="20"/>
                <w:szCs w:val="20"/>
                <w:rPrChange w:id="103" w:author="Boisvert, Eric" w:date="2015-10-16T08:10:00Z">
                  <w:rPr>
                    <w:ins w:id="104" w:author="Boisvert, Eric" w:date="2015-10-16T08:08:00Z"/>
                  </w:rPr>
                </w:rPrChange>
              </w:rPr>
            </w:pPr>
            <w:ins w:id="105" w:author="Boisvert, Eric" w:date="2015-10-16T08:10:00Z">
              <w:r w:rsidRPr="00761F44">
                <w:rPr>
                  <w:rFonts w:asciiTheme="minorHAnsi" w:hAnsiTheme="minorHAnsi"/>
                  <w:sz w:val="20"/>
                  <w:szCs w:val="20"/>
                </w:rPr>
                <w:t>Association class p</w:t>
              </w:r>
            </w:ins>
            <w:ins w:id="106" w:author="Boisvert, Eric" w:date="2015-10-16T08:09:00Z">
              <w:r w:rsidRPr="00761F44">
                <w:rPr>
                  <w:rFonts w:asciiTheme="minorHAnsi" w:hAnsiTheme="minorHAnsi"/>
                  <w:sz w:val="20"/>
                  <w:szCs w:val="20"/>
                  <w:rPrChange w:id="107" w:author="Boisvert, Eric" w:date="2015-10-16T08:10:00Z">
                    <w:rPr/>
                  </w:rPrChange>
                </w:rPr>
                <w:t>laceholder to implement relation between geologic features</w:t>
              </w:r>
            </w:ins>
          </w:p>
        </w:tc>
      </w:tr>
      <w:tr w:rsidR="000077DC" w:rsidRPr="00761F44" w14:paraId="66F7ECD6" w14:textId="77777777" w:rsidTr="00761F44">
        <w:trPr>
          <w:ins w:id="108" w:author="Boisvert, Eric" w:date="2015-10-16T08:08:00Z"/>
          <w:trPrChange w:id="10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10" w:author="Boisvert, Eric" w:date="2015-10-16T08:20:00Z">
              <w:tcPr>
                <w:tcW w:w="2952" w:type="dxa"/>
              </w:tcPr>
            </w:tcPrChange>
          </w:tcPr>
          <w:p w14:paraId="58414791" w14:textId="3AD58F04" w:rsidR="000077DC" w:rsidRPr="00761F44" w:rsidRDefault="000077DC" w:rsidP="00DA2FDF">
            <w:pPr>
              <w:rPr>
                <w:ins w:id="111" w:author="Boisvert, Eric" w:date="2015-10-16T08:08:00Z"/>
                <w:rFonts w:asciiTheme="minorHAnsi" w:hAnsiTheme="minorHAnsi"/>
                <w:sz w:val="20"/>
                <w:szCs w:val="20"/>
                <w:rPrChange w:id="112" w:author="Boisvert, Eric" w:date="2015-10-16T08:10:00Z">
                  <w:rPr>
                    <w:ins w:id="113" w:author="Boisvert, Eric" w:date="2015-10-16T08:08:00Z"/>
                  </w:rPr>
                </w:rPrChange>
              </w:rPr>
            </w:pPr>
            <w:ins w:id="114" w:author="Boisvert, Eric" w:date="2015-10-16T08:10:00Z">
              <w:r w:rsidRPr="00761F44">
                <w:rPr>
                  <w:rFonts w:asciiTheme="minorHAnsi" w:hAnsiTheme="minorHAnsi"/>
                  <w:sz w:val="20"/>
                  <w:szCs w:val="20"/>
                </w:rPr>
                <w:t>EarthMaterialAbstractDescription</w:t>
              </w:r>
            </w:ins>
          </w:p>
        </w:tc>
        <w:tc>
          <w:tcPr>
            <w:tcW w:w="4536" w:type="dxa"/>
            <w:tcPrChange w:id="115"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16" w:author="Boisvert, Eric" w:date="2015-10-16T08:08:00Z"/>
                <w:rFonts w:asciiTheme="minorHAnsi" w:hAnsiTheme="minorHAnsi"/>
                <w:sz w:val="20"/>
                <w:szCs w:val="20"/>
                <w:rPrChange w:id="117" w:author="Boisvert, Eric" w:date="2015-10-16T08:10:00Z">
                  <w:rPr>
                    <w:ins w:id="118" w:author="Boisvert, Eric" w:date="2015-10-16T08:08:00Z"/>
                  </w:rPr>
                </w:rPrChange>
              </w:rPr>
            </w:pPr>
            <w:ins w:id="119" w:author="Boisvert, Eric" w:date="2015-10-16T08:14:00Z">
              <w:r w:rsidRPr="00761F44">
                <w:rPr>
                  <w:rFonts w:asciiTheme="minorHAnsi" w:hAnsiTheme="minorHAnsi"/>
                  <w:sz w:val="20"/>
                  <w:szCs w:val="20"/>
                </w:rPr>
                <w:t>Detailed</w:t>
              </w:r>
            </w:ins>
            <w:ins w:id="120" w:author="Boisvert, Eric" w:date="2015-10-16T08:11:00Z">
              <w:r w:rsidRPr="00761F44">
                <w:rPr>
                  <w:rFonts w:asciiTheme="minorHAnsi" w:hAnsiTheme="minorHAnsi"/>
                  <w:sz w:val="20"/>
                  <w:szCs w:val="20"/>
                </w:rPr>
                <w:t xml:space="preserve"> earth material description </w:t>
              </w:r>
            </w:ins>
            <w:ins w:id="121" w:author="Boisvert, Eric" w:date="2015-10-16T08:14:00Z">
              <w:r w:rsidRPr="00761F44">
                <w:rPr>
                  <w:rFonts w:asciiTheme="minorHAnsi" w:hAnsiTheme="minorHAnsi"/>
                  <w:sz w:val="20"/>
                  <w:szCs w:val="20"/>
                </w:rPr>
                <w:t xml:space="preserve">placeholder </w:t>
              </w:r>
            </w:ins>
            <w:ins w:id="122" w:author="Boisvert, Eric" w:date="2015-10-16T08:11:00Z">
              <w:r w:rsidRPr="00761F44">
                <w:rPr>
                  <w:rFonts w:asciiTheme="minorHAnsi" w:hAnsiTheme="minorHAnsi"/>
                  <w:sz w:val="20"/>
                  <w:szCs w:val="20"/>
                </w:rPr>
                <w:t>for GeologicUnit and EarthM</w:t>
              </w:r>
            </w:ins>
            <w:ins w:id="123"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24" w:author="Boisvert, Eric" w:date="2015-10-16T08:08:00Z"/>
          <w:trPrChange w:id="12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26"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27" w:author="Boisvert, Eric" w:date="2015-10-16T08:08:00Z"/>
                <w:rFonts w:asciiTheme="minorHAnsi" w:hAnsiTheme="minorHAnsi"/>
                <w:sz w:val="20"/>
                <w:szCs w:val="20"/>
                <w:rPrChange w:id="128" w:author="Boisvert, Eric" w:date="2015-10-16T08:10:00Z">
                  <w:rPr>
                    <w:ins w:id="129" w:author="Boisvert, Eric" w:date="2015-10-16T08:08:00Z"/>
                  </w:rPr>
                </w:rPrChange>
              </w:rPr>
            </w:pPr>
            <w:ins w:id="130" w:author="Boisvert, Eric" w:date="2015-10-16T08:12:00Z">
              <w:r w:rsidRPr="00761F44">
                <w:rPr>
                  <w:rFonts w:asciiTheme="minorHAnsi" w:hAnsiTheme="minorHAnsi"/>
                  <w:sz w:val="20"/>
                  <w:szCs w:val="20"/>
                </w:rPr>
                <w:t>GeologicUnitAbstractDescription</w:t>
              </w:r>
            </w:ins>
          </w:p>
        </w:tc>
        <w:tc>
          <w:tcPr>
            <w:tcW w:w="4536" w:type="dxa"/>
            <w:tcPrChange w:id="131"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32" w:author="Boisvert, Eric" w:date="2015-10-16T08:08:00Z"/>
                <w:rFonts w:asciiTheme="minorHAnsi" w:hAnsiTheme="minorHAnsi"/>
                <w:sz w:val="20"/>
                <w:szCs w:val="20"/>
                <w:rPrChange w:id="133" w:author="Boisvert, Eric" w:date="2015-10-16T08:10:00Z">
                  <w:rPr>
                    <w:ins w:id="134" w:author="Boisvert, Eric" w:date="2015-10-16T08:08:00Z"/>
                  </w:rPr>
                </w:rPrChange>
              </w:rPr>
            </w:pPr>
            <w:ins w:id="135" w:author="Boisvert, Eric" w:date="2015-10-16T08:14:00Z">
              <w:r w:rsidRPr="00761F44">
                <w:rPr>
                  <w:rFonts w:asciiTheme="minorHAnsi" w:hAnsiTheme="minorHAnsi"/>
                  <w:sz w:val="20"/>
                  <w:szCs w:val="20"/>
                </w:rPr>
                <w:t>Detailed</w:t>
              </w:r>
            </w:ins>
            <w:ins w:id="136" w:author="Boisvert, Eric" w:date="2015-10-16T08:12:00Z">
              <w:r w:rsidRPr="00761F44">
                <w:rPr>
                  <w:rFonts w:asciiTheme="minorHAnsi" w:hAnsiTheme="minorHAnsi"/>
                  <w:sz w:val="20"/>
                  <w:szCs w:val="20"/>
                </w:rPr>
                <w:t xml:space="preserve"> geologic unit description</w:t>
              </w:r>
            </w:ins>
            <w:ins w:id="137" w:author="Boisvert, Eric" w:date="2015-10-16T08:14:00Z">
              <w:r w:rsidRPr="00761F44">
                <w:rPr>
                  <w:rFonts w:asciiTheme="minorHAnsi" w:hAnsiTheme="minorHAnsi"/>
                  <w:sz w:val="20"/>
                  <w:szCs w:val="20"/>
                </w:rPr>
                <w:t xml:space="preserve"> placeholder</w:t>
              </w:r>
            </w:ins>
            <w:ins w:id="138"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3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0"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41" w:author="Boisvert, Eric" w:date="2015-10-16T08:20:00Z">
              <w:tcPr>
                <w:tcW w:w="2952" w:type="dxa"/>
                <w:gridSpan w:val="2"/>
              </w:tcPr>
            </w:tcPrChange>
          </w:tcPr>
          <w:p w14:paraId="744760CE" w14:textId="2D65AB9E" w:rsidR="000077DC" w:rsidRPr="00761F44" w:rsidRDefault="000077DC" w:rsidP="00DA2FDF">
            <w:pPr>
              <w:rPr>
                <w:ins w:id="142" w:author="Boisvert, Eric" w:date="2015-10-16T08:13:00Z"/>
                <w:rFonts w:asciiTheme="minorHAnsi" w:hAnsiTheme="minorHAnsi"/>
                <w:sz w:val="20"/>
                <w:szCs w:val="20"/>
              </w:rPr>
            </w:pPr>
            <w:ins w:id="143" w:author="Boisvert, Eric" w:date="2015-10-16T08:13:00Z">
              <w:r w:rsidRPr="00761F44">
                <w:rPr>
                  <w:rFonts w:asciiTheme="minorHAnsi" w:hAnsiTheme="minorHAnsi"/>
                  <w:sz w:val="20"/>
                  <w:szCs w:val="20"/>
                </w:rPr>
                <w:t>GeologicEventAbstractDescription</w:t>
              </w:r>
            </w:ins>
          </w:p>
        </w:tc>
        <w:tc>
          <w:tcPr>
            <w:tcW w:w="4536" w:type="dxa"/>
            <w:tcPrChange w:id="144"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45" w:author="Boisvert, Eric" w:date="2015-10-16T08:13:00Z"/>
                <w:rFonts w:asciiTheme="minorHAnsi" w:hAnsiTheme="minorHAnsi"/>
                <w:sz w:val="20"/>
                <w:szCs w:val="20"/>
              </w:rPr>
            </w:pPr>
            <w:ins w:id="146" w:author="Boisvert, Eric" w:date="2015-10-16T08:14:00Z">
              <w:r w:rsidRPr="00761F44">
                <w:rPr>
                  <w:rFonts w:asciiTheme="minorHAnsi" w:hAnsiTheme="minorHAnsi"/>
                  <w:sz w:val="20"/>
                  <w:szCs w:val="20"/>
                </w:rPr>
                <w:t>Detailed geologic event description placeholder for GeologicEvent</w:t>
              </w:r>
            </w:ins>
            <w:ins w:id="147"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148"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49"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50"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1" w:author="Boisvert, Eric" w:date="2015-10-16T08:13:00Z"/>
                <w:rFonts w:asciiTheme="minorHAnsi" w:hAnsiTheme="minorHAnsi"/>
                <w:sz w:val="20"/>
                <w:szCs w:val="20"/>
              </w:rPr>
            </w:pPr>
            <w:ins w:id="152" w:author="Boisvert, Eric" w:date="2015-10-16T08:15:00Z">
              <w:r w:rsidRPr="00761F44">
                <w:rPr>
                  <w:rFonts w:asciiTheme="minorHAnsi" w:hAnsiTheme="minorHAnsi"/>
                  <w:sz w:val="20"/>
                  <w:szCs w:val="20"/>
                </w:rPr>
                <w:t>ContactAbstractDescription</w:t>
              </w:r>
            </w:ins>
          </w:p>
        </w:tc>
        <w:tc>
          <w:tcPr>
            <w:tcW w:w="4536" w:type="dxa"/>
            <w:tcPrChange w:id="153"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54" w:author="Boisvert, Eric" w:date="2015-10-16T08:13:00Z"/>
                <w:rFonts w:asciiTheme="minorHAnsi" w:hAnsiTheme="minorHAnsi"/>
                <w:sz w:val="20"/>
                <w:szCs w:val="20"/>
              </w:rPr>
            </w:pPr>
            <w:ins w:id="155"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15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7"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58" w:author="Boisvert, Eric" w:date="2015-10-16T08:20:00Z">
              <w:tcPr>
                <w:tcW w:w="2952" w:type="dxa"/>
                <w:gridSpan w:val="2"/>
              </w:tcPr>
            </w:tcPrChange>
          </w:tcPr>
          <w:p w14:paraId="2AAB0063" w14:textId="611519DF" w:rsidR="000077DC" w:rsidRPr="00761F44" w:rsidRDefault="000077DC" w:rsidP="00DA2FDF">
            <w:pPr>
              <w:rPr>
                <w:ins w:id="159" w:author="Boisvert, Eric" w:date="2015-10-16T08:13:00Z"/>
                <w:rFonts w:asciiTheme="minorHAnsi" w:hAnsiTheme="minorHAnsi"/>
                <w:sz w:val="20"/>
                <w:szCs w:val="20"/>
              </w:rPr>
            </w:pPr>
            <w:ins w:id="160" w:author="Boisvert, Eric" w:date="2015-10-16T08:15:00Z">
              <w:r w:rsidRPr="00761F44">
                <w:rPr>
                  <w:rFonts w:asciiTheme="minorHAnsi" w:hAnsiTheme="minorHAnsi"/>
                  <w:sz w:val="20"/>
                  <w:szCs w:val="20"/>
                </w:rPr>
                <w:t>FoliationAbstractDescription</w:t>
              </w:r>
            </w:ins>
          </w:p>
        </w:tc>
        <w:tc>
          <w:tcPr>
            <w:tcW w:w="4536" w:type="dxa"/>
            <w:tcPrChange w:id="161"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62" w:author="Boisvert, Eric" w:date="2015-10-16T08:13:00Z"/>
                <w:rFonts w:asciiTheme="minorHAnsi" w:hAnsiTheme="minorHAnsi"/>
                <w:sz w:val="20"/>
                <w:szCs w:val="20"/>
              </w:rPr>
            </w:pPr>
            <w:ins w:id="163" w:author="Boisvert, Eric" w:date="2015-10-16T08:16:00Z">
              <w:r w:rsidRPr="00761F44">
                <w:rPr>
                  <w:rFonts w:asciiTheme="minorHAnsi" w:hAnsiTheme="minorHAnsi"/>
                  <w:sz w:val="20"/>
                  <w:szCs w:val="20"/>
                </w:rPr>
                <w:t xml:space="preserve">Detailed foliation description placeholder for </w:t>
              </w:r>
            </w:ins>
            <w:ins w:id="164"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16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6"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67"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68" w:author="Boisvert, Eric" w:date="2015-10-16T08:16:00Z"/>
                <w:rFonts w:asciiTheme="minorHAnsi" w:hAnsiTheme="minorHAnsi"/>
                <w:sz w:val="20"/>
                <w:szCs w:val="20"/>
              </w:rPr>
            </w:pPr>
            <w:ins w:id="169" w:author="Boisvert, Eric" w:date="2015-10-16T08:16:00Z">
              <w:r w:rsidRPr="00761F44">
                <w:rPr>
                  <w:rFonts w:asciiTheme="minorHAnsi" w:hAnsiTheme="minorHAnsi"/>
                  <w:sz w:val="20"/>
                  <w:szCs w:val="20"/>
                </w:rPr>
                <w:lastRenderedPageBreak/>
                <w:t>FoldAbstractDescription</w:t>
              </w:r>
            </w:ins>
          </w:p>
        </w:tc>
        <w:tc>
          <w:tcPr>
            <w:tcW w:w="4536" w:type="dxa"/>
            <w:tcPrChange w:id="170"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71" w:author="Boisvert, Eric" w:date="2015-10-16T08:16:00Z"/>
                <w:rFonts w:asciiTheme="minorHAnsi" w:hAnsiTheme="minorHAnsi"/>
                <w:sz w:val="20"/>
                <w:szCs w:val="20"/>
              </w:rPr>
            </w:pPr>
            <w:ins w:id="172"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17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4"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75" w:author="Boisvert, Eric" w:date="2015-10-16T08:20:00Z">
              <w:tcPr>
                <w:tcW w:w="2952" w:type="dxa"/>
                <w:gridSpan w:val="2"/>
              </w:tcPr>
            </w:tcPrChange>
          </w:tcPr>
          <w:p w14:paraId="31DE7313" w14:textId="534D15EA" w:rsidR="000077DC" w:rsidRPr="00761F44" w:rsidRDefault="000077DC" w:rsidP="00DA2FDF">
            <w:pPr>
              <w:rPr>
                <w:ins w:id="176" w:author="Boisvert, Eric" w:date="2015-10-16T08:16:00Z"/>
                <w:rFonts w:asciiTheme="minorHAnsi" w:hAnsiTheme="minorHAnsi"/>
                <w:sz w:val="20"/>
                <w:szCs w:val="20"/>
              </w:rPr>
            </w:pPr>
            <w:ins w:id="177" w:author="Boisvert, Eric" w:date="2015-10-16T08:16:00Z">
              <w:r w:rsidRPr="00761F44">
                <w:rPr>
                  <w:rFonts w:asciiTheme="minorHAnsi" w:hAnsiTheme="minorHAnsi"/>
                  <w:sz w:val="20"/>
                  <w:szCs w:val="20"/>
                </w:rPr>
                <w:t>ShearDisplacementStructureAbstractDescription</w:t>
              </w:r>
            </w:ins>
          </w:p>
        </w:tc>
        <w:tc>
          <w:tcPr>
            <w:tcW w:w="4536" w:type="dxa"/>
            <w:tcPrChange w:id="178"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79" w:author="Boisvert, Eric" w:date="2015-10-16T08:16:00Z"/>
                <w:rFonts w:asciiTheme="minorHAnsi" w:hAnsiTheme="minorHAnsi"/>
                <w:sz w:val="20"/>
                <w:szCs w:val="20"/>
              </w:rPr>
            </w:pPr>
            <w:ins w:id="180"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18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2"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83"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4" w:author="Boisvert, Eric" w:date="2015-10-16T08:16:00Z"/>
                <w:rFonts w:asciiTheme="minorHAnsi" w:hAnsiTheme="minorHAnsi"/>
                <w:sz w:val="20"/>
                <w:szCs w:val="20"/>
              </w:rPr>
            </w:pPr>
            <w:ins w:id="185" w:author="Boisvert, Eric" w:date="2015-10-16T08:17:00Z">
              <w:r w:rsidRPr="00761F44">
                <w:rPr>
                  <w:rFonts w:asciiTheme="minorHAnsi" w:hAnsiTheme="minorHAnsi"/>
                  <w:sz w:val="20"/>
                  <w:szCs w:val="20"/>
                </w:rPr>
                <w:t>Geomorphologic</w:t>
              </w:r>
            </w:ins>
            <w:ins w:id="186" w:author="Boisvert, Eric" w:date="2015-10-16T08:18:00Z">
              <w:r w:rsidRPr="00761F44">
                <w:rPr>
                  <w:rFonts w:asciiTheme="minorHAnsi" w:hAnsiTheme="minorHAnsi"/>
                  <w:sz w:val="20"/>
                  <w:szCs w:val="20"/>
                </w:rPr>
                <w:t>UnitAbstractDescription</w:t>
              </w:r>
            </w:ins>
          </w:p>
        </w:tc>
        <w:tc>
          <w:tcPr>
            <w:tcW w:w="4536" w:type="dxa"/>
            <w:tcPrChange w:id="187"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88" w:author="Boisvert, Eric" w:date="2015-10-16T08:16:00Z"/>
                <w:rFonts w:asciiTheme="minorHAnsi" w:hAnsiTheme="minorHAnsi"/>
                <w:sz w:val="20"/>
                <w:szCs w:val="20"/>
              </w:rPr>
            </w:pPr>
            <w:ins w:id="189"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Titre1"/>
        <w:rPr>
          <w:lang w:val="en-CA"/>
        </w:rPr>
      </w:pPr>
      <w:r w:rsidRPr="00D12552">
        <w:rPr>
          <w:lang w:val="en-CA"/>
        </w:rPr>
        <w:t>Conventions</w:t>
      </w:r>
      <w:bookmarkEnd w:id="28"/>
    </w:p>
    <w:p w14:paraId="526B5110" w14:textId="77777777" w:rsidR="00695378" w:rsidRPr="00D12552" w:rsidRDefault="00695378" w:rsidP="00695378">
      <w:pPr>
        <w:pStyle w:val="Titre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90" w:name="_Toc377112004"/>
      <w:bookmarkStart w:id="191" w:name="_Toc428885193"/>
      <w:r w:rsidRPr="00D12552">
        <w:rPr>
          <w:lang w:val="en-CA"/>
        </w:rPr>
        <w:lastRenderedPageBreak/>
        <w:t>Requirement</w:t>
      </w:r>
      <w:bookmarkEnd w:id="190"/>
      <w:bookmarkEnd w:id="191"/>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92" w:name="_Toc356480502"/>
      <w:bookmarkStart w:id="193" w:name="_Toc377112005"/>
      <w:bookmarkStart w:id="194" w:name="_Toc428885194"/>
      <w:bookmarkStart w:id="195" w:name="_Toc356480505"/>
      <w:r w:rsidRPr="00D12552">
        <w:rPr>
          <w:lang w:val="en-CA"/>
        </w:rPr>
        <w:t>Conformance class</w:t>
      </w:r>
      <w:bookmarkEnd w:id="192"/>
      <w:bookmarkEnd w:id="193"/>
      <w:bookmarkEnd w:id="19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6"/>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6"/>
      <w:r w:rsidR="00A17543" w:rsidRPr="00D12552">
        <w:rPr>
          <w:rStyle w:val="Marquedecommentaire"/>
          <w:lang w:val="en-CA"/>
        </w:rPr>
        <w:commentReference w:id="196"/>
      </w:r>
    </w:p>
    <w:p w14:paraId="7652C4D3" w14:textId="77777777" w:rsidR="00695378" w:rsidRPr="00D12552" w:rsidRDefault="00695378" w:rsidP="00695378">
      <w:pPr>
        <w:pStyle w:val="Titre2"/>
        <w:rPr>
          <w:lang w:val="en-CA"/>
        </w:rPr>
      </w:pPr>
      <w:bookmarkStart w:id="197" w:name="_Toc377112006"/>
      <w:bookmarkStart w:id="198" w:name="_Toc428885195"/>
      <w:r w:rsidRPr="00D12552">
        <w:rPr>
          <w:lang w:val="en-CA"/>
        </w:rPr>
        <w:t>Identifiers</w:t>
      </w:r>
      <w:bookmarkEnd w:id="195"/>
      <w:bookmarkEnd w:id="197"/>
      <w:bookmarkEnd w:id="19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Titre1"/>
        <w:rPr>
          <w:lang w:val="en-CA"/>
        </w:rPr>
      </w:pPr>
      <w:bookmarkStart w:id="199" w:name="_Toc337499855"/>
      <w:r w:rsidRPr="00D12552">
        <w:rPr>
          <w:lang w:val="en-CA"/>
        </w:rPr>
        <w:t>Clauses not Containing Normative Material</w:t>
      </w:r>
      <w:bookmarkEnd w:id="199"/>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Titre2"/>
        <w:rPr>
          <w:lang w:val="en-CA"/>
        </w:rPr>
      </w:pPr>
      <w:bookmarkStart w:id="200" w:name="_Toc337499856"/>
      <w:r w:rsidRPr="00D12552">
        <w:rPr>
          <w:lang w:val="en-CA"/>
        </w:rPr>
        <w:t>Clauses not containing normative material sub-clause 1</w:t>
      </w:r>
      <w:bookmarkEnd w:id="20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Titre3"/>
      </w:pPr>
      <w:bookmarkStart w:id="201" w:name="_Toc337499857"/>
      <w:r w:rsidRPr="00233F14">
        <w:lastRenderedPageBreak/>
        <w:t>Clauses not containing normative material sub-clause 2</w:t>
      </w:r>
      <w:bookmarkEnd w:id="201"/>
    </w:p>
    <w:p w14:paraId="65E1EDE5" w14:textId="77777777" w:rsidR="009A7B37" w:rsidRPr="00D12552" w:rsidRDefault="00A6445A">
      <w:pPr>
        <w:pStyle w:val="Titre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Titre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Titre3"/>
        <w:rPr>
          <w:lang w:val="en-CA"/>
        </w:rPr>
      </w:pPr>
      <w:commentRangeStart w:id="202"/>
      <w:r>
        <w:rPr>
          <w:lang w:val="en-CA"/>
        </w:rPr>
        <w:lastRenderedPageBreak/>
        <w:t>Observed absence</w:t>
      </w:r>
      <w:commentRangeEnd w:id="202"/>
      <w:r w:rsidR="009D3533">
        <w:rPr>
          <w:rStyle w:val="Marquedecommentaire"/>
          <w:rFonts w:cs="Times New Roman"/>
          <w:b w:val="0"/>
          <w:bCs w:val="0"/>
        </w:rPr>
        <w:commentReference w:id="202"/>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3"/>
      <w:r w:rsidRPr="009B64F8">
        <w:rPr>
          <w:i/>
        </w:rPr>
        <w:t>absence of fossils</w:t>
      </w:r>
      <w:commentRangeEnd w:id="203"/>
      <w:r w:rsidR="009D3533">
        <w:rPr>
          <w:rStyle w:val="Marquedecommentaire"/>
        </w:rPr>
        <w:commentReference w:id="203"/>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Lienhypertexte"/>
            <w:i/>
          </w:rPr>
          <w:t>http://www.stratigraphy.org/upload/bak/rel.htm</w:t>
        </w:r>
      </w:hyperlink>
      <w:r>
        <w:rPr>
          <w:i/>
        </w:rPr>
        <w:t>&gt;</w:t>
      </w:r>
    </w:p>
    <w:p w14:paraId="7A619FAE" w14:textId="610FB96B"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04"/>
      <w:r w:rsidR="009D3533">
        <w:rPr>
          <w:lang w:val="en-CA"/>
        </w:rPr>
        <w:t>There is an obvious difference between reporting conformed absence of kyanite and the presence of kyanite if not known.</w:t>
      </w:r>
      <w:commentRangeEnd w:id="204"/>
      <w:r w:rsidR="00864A36">
        <w:rPr>
          <w:rStyle w:val="Marquedecommentaire"/>
        </w:rPr>
        <w:commentReference w:id="204"/>
      </w:r>
    </w:p>
    <w:p w14:paraId="0E37D61E" w14:textId="77777777" w:rsidR="009D3533" w:rsidRPr="00D12552" w:rsidRDefault="009D3533" w:rsidP="004A5507">
      <w:pPr>
        <w:rPr>
          <w:lang w:val="en-CA"/>
        </w:rPr>
      </w:pPr>
    </w:p>
    <w:p w14:paraId="0F1DF2C6" w14:textId="77777777" w:rsidR="009A7B37" w:rsidRPr="00D12552" w:rsidRDefault="00695378">
      <w:pPr>
        <w:pStyle w:val="Titre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5"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5"/>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Titre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Titre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(0..1)</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Titre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Titre3"/>
        <w:rPr>
          <w:lang w:val="en-CA"/>
        </w:rPr>
      </w:pPr>
      <w:bookmarkStart w:id="206" w:name="_Ref432861816"/>
      <w:r w:rsidRPr="00D12552">
        <w:rPr>
          <w:lang w:val="en-CA"/>
        </w:rPr>
        <w:t>Code lists</w:t>
      </w:r>
      <w:bookmarkEnd w:id="206"/>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Titre3"/>
        <w:rPr>
          <w:lang w:val="en-CA"/>
        </w:rPr>
      </w:pPr>
      <w:bookmarkStart w:id="207" w:name="_Ref432861735"/>
      <w:r w:rsidRPr="00D12552">
        <w:rPr>
          <w:lang w:val="en-CA"/>
        </w:rPr>
        <w:t>Code lists URI</w:t>
      </w:r>
      <w:bookmarkEnd w:id="207"/>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Titre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color w:val="FF0000"/>
          <w:lang w:val="en-CA"/>
        </w:rPr>
      </w:pPr>
    </w:p>
    <w:p w14:paraId="669576A5" w14:textId="7E1CDDA5" w:rsidR="00E44445" w:rsidRDefault="00E44445" w:rsidP="00E44445">
      <w:pPr>
        <w:pStyle w:val="Titre3"/>
        <w:rPr>
          <w:lang w:val="en-CA"/>
        </w:rPr>
      </w:pPr>
      <w:r>
        <w:rPr>
          <w:lang w:val="en-CA"/>
        </w:rPr>
        <w:t>Voidable</w:t>
      </w:r>
    </w:p>
    <w:p w14:paraId="436A94FD" w14:textId="77777777" w:rsidR="00E44445" w:rsidRDefault="00E44445" w:rsidP="00DB1F99">
      <w:pPr>
        <w:rPr>
          <w:color w:val="FF0000"/>
          <w:lang w:val="en-CA"/>
        </w:rPr>
      </w:pPr>
    </w:p>
    <w:p w14:paraId="71B23678" w14:textId="441E0897" w:rsidR="00E44445" w:rsidRDefault="00E44445" w:rsidP="00DB1F99">
      <w:pPr>
        <w:rPr>
          <w:color w:val="FF0000"/>
          <w:lang w:val="en-CA"/>
        </w:rPr>
      </w:pPr>
      <w:r>
        <w:rPr>
          <w:color w:val="FF0000"/>
          <w:lang w:val="en-CA"/>
        </w:rPr>
        <w:t>Voidable properties (property with stereotype &lt;&lt;voidable&gt;&gt; can report a “void” or a “null” value and documentation explaining the absence of a value instead of omitting the property altogether.   Targets that have mechanism to report void or null should implement this functionality.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E44445" w:rsidRPr="00D12552" w14:paraId="0A1F6164" w14:textId="77777777" w:rsidTr="00B02AD4">
        <w:trPr>
          <w:cantSplit/>
        </w:trPr>
        <w:tc>
          <w:tcPr>
            <w:tcW w:w="2518" w:type="dxa"/>
            <w:tcBorders>
              <w:right w:val="single" w:sz="4" w:space="0" w:color="auto"/>
            </w:tcBorders>
            <w:shd w:val="clear" w:color="auto" w:fill="auto"/>
          </w:tcPr>
          <w:p w14:paraId="24842553" w14:textId="7084A998" w:rsidR="00E44445" w:rsidRPr="00D12552" w:rsidRDefault="00E44445" w:rsidP="00E44445">
            <w:pPr>
              <w:pStyle w:val="Tabletext10"/>
              <w:jc w:val="left"/>
              <w:rPr>
                <w:rStyle w:val="requri"/>
                <w:lang w:val="en-CA"/>
              </w:rPr>
            </w:pPr>
            <w:r>
              <w:rPr>
                <w:rStyle w:val="requri"/>
                <w:lang w:val="en-CA"/>
              </w:rPr>
              <w:t>/req/gsml4-core/voidable</w:t>
            </w:r>
          </w:p>
        </w:tc>
        <w:tc>
          <w:tcPr>
            <w:tcW w:w="6379" w:type="dxa"/>
            <w:tcBorders>
              <w:left w:val="single" w:sz="4" w:space="0" w:color="auto"/>
            </w:tcBorders>
            <w:shd w:val="clear" w:color="auto" w:fill="auto"/>
          </w:tcPr>
          <w:p w14:paraId="7C98B9DE" w14:textId="0C80E7FA" w:rsidR="00E44445" w:rsidRPr="00D12552" w:rsidRDefault="00E44445" w:rsidP="00B02AD4">
            <w:pPr>
              <w:pStyle w:val="Tabletext10"/>
              <w:jc w:val="left"/>
              <w:rPr>
                <w:rStyle w:val="reqtext"/>
                <w:lang w:val="en-CA"/>
              </w:rPr>
            </w:pPr>
            <w:r>
              <w:rPr>
                <w:rStyle w:val="reqtext"/>
                <w:lang w:val="en-CA"/>
              </w:rPr>
              <w:t>Tartgets that have a mechanism to report null value with documentation SHOULD implement this functionality.</w:t>
            </w:r>
          </w:p>
        </w:tc>
      </w:tr>
    </w:tbl>
    <w:p w14:paraId="0EF59334" w14:textId="77777777" w:rsidR="00E44445" w:rsidRDefault="00E44445" w:rsidP="00DB1F99">
      <w:pPr>
        <w:rPr>
          <w:color w:val="FF0000"/>
        </w:rPr>
      </w:pPr>
    </w:p>
    <w:p w14:paraId="4850160C" w14:textId="344E8A57" w:rsidR="00E44445" w:rsidRDefault="00E44445" w:rsidP="00E44445">
      <w:pPr>
        <w:pStyle w:val="Titre3"/>
      </w:pPr>
      <w:r>
        <w:t>Estimated property</w:t>
      </w:r>
    </w:p>
    <w:p w14:paraId="4F3C72A7" w14:textId="77777777" w:rsidR="00E44445" w:rsidRDefault="00E44445" w:rsidP="00DB1F99">
      <w:pPr>
        <w:rPr>
          <w:color w:val="FF0000"/>
        </w:rPr>
      </w:pPr>
    </w:p>
    <w:p w14:paraId="6CDBAB3F" w14:textId="77777777" w:rsidR="00E44445" w:rsidRDefault="00E44445" w:rsidP="00DB1F99">
      <w:pPr>
        <w:rPr>
          <w:color w:val="FF0000"/>
        </w:rPr>
      </w:pPr>
      <w:r>
        <w:rPr>
          <w:color w:val="FF0000"/>
        </w:rPr>
        <w:t>Estimated property (signaled with steterotype &lt;&lt;estimatedProperty&gt;</w:t>
      </w:r>
      <w:proofErr w:type="gramStart"/>
      <w:r>
        <w:rPr>
          <w:color w:val="FF0000"/>
        </w:rPr>
        <w:t>&gt; )</w:t>
      </w:r>
      <w:proofErr w:type="gramEnd"/>
      <w:r>
        <w:rPr>
          <w:color w:val="FF0000"/>
        </w:rPr>
        <w:t xml:space="preserve"> are properties which values can be supported by observational evidence.  Targets that have mechanisms to report supporting evidence to property values should implement this mechanism.</w:t>
      </w:r>
    </w:p>
    <w:p w14:paraId="2FD3223A" w14:textId="77777777" w:rsidR="00E44445" w:rsidRDefault="00E44445" w:rsidP="00DB1F99">
      <w:pPr>
        <w:rPr>
          <w:color w:val="FF0000"/>
        </w:rPr>
      </w:pPr>
      <w:r>
        <w:rPr>
          <w:color w:val="FF0000"/>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E44445" w:rsidRPr="00D12552" w14:paraId="496A800F" w14:textId="77777777" w:rsidTr="00B02AD4">
        <w:trPr>
          <w:cantSplit/>
        </w:trPr>
        <w:tc>
          <w:tcPr>
            <w:tcW w:w="2518" w:type="dxa"/>
            <w:tcBorders>
              <w:right w:val="single" w:sz="4" w:space="0" w:color="auto"/>
            </w:tcBorders>
            <w:shd w:val="clear" w:color="auto" w:fill="auto"/>
          </w:tcPr>
          <w:p w14:paraId="51D4D7B9" w14:textId="5EE56711" w:rsidR="00E44445" w:rsidRPr="00D12552" w:rsidRDefault="00E44445" w:rsidP="00E44445">
            <w:pPr>
              <w:pStyle w:val="Tabletext10"/>
              <w:jc w:val="left"/>
              <w:rPr>
                <w:rStyle w:val="requri"/>
                <w:lang w:val="en-CA"/>
              </w:rPr>
            </w:pPr>
            <w:r>
              <w:rPr>
                <w:rStyle w:val="requri"/>
                <w:lang w:val="en-CA"/>
              </w:rPr>
              <w:t>/req/gsml4-core/estimatedProperty</w:t>
            </w:r>
          </w:p>
        </w:tc>
        <w:tc>
          <w:tcPr>
            <w:tcW w:w="6379" w:type="dxa"/>
            <w:tcBorders>
              <w:left w:val="single" w:sz="4" w:space="0" w:color="auto"/>
            </w:tcBorders>
            <w:shd w:val="clear" w:color="auto" w:fill="auto"/>
          </w:tcPr>
          <w:p w14:paraId="6D64A713" w14:textId="7C5D944A" w:rsidR="00E44445" w:rsidRPr="00D12552" w:rsidRDefault="00E44445" w:rsidP="00E44445">
            <w:pPr>
              <w:pStyle w:val="Tabletext10"/>
              <w:jc w:val="left"/>
              <w:rPr>
                <w:rStyle w:val="reqtext"/>
                <w:lang w:val="en-CA"/>
              </w:rPr>
            </w:pPr>
            <w:r>
              <w:rPr>
                <w:rStyle w:val="reqtext"/>
                <w:lang w:val="en-CA"/>
              </w:rPr>
              <w:t>Tartgets that have a mechanism to report supporting evidence for property values SHOULD implement this functionality.</w:t>
            </w:r>
          </w:p>
        </w:tc>
      </w:tr>
    </w:tbl>
    <w:p w14:paraId="7E7F8F57" w14:textId="6F1FBE44" w:rsidR="00E44445" w:rsidRDefault="00E44445" w:rsidP="00DB1F99">
      <w:pPr>
        <w:rPr>
          <w:color w:val="FF0000"/>
        </w:rPr>
      </w:pPr>
    </w:p>
    <w:p w14:paraId="5D075CCA" w14:textId="77777777" w:rsidR="00E44445" w:rsidRPr="00E44445" w:rsidRDefault="00E44445" w:rsidP="00DB1F99">
      <w:pPr>
        <w:rPr>
          <w:color w:val="FF0000"/>
        </w:rPr>
      </w:pPr>
    </w:p>
    <w:p w14:paraId="308241B4" w14:textId="77777777" w:rsidR="009B3BBD" w:rsidRDefault="009B3BBD" w:rsidP="009B3BBD">
      <w:pPr>
        <w:pStyle w:val="Titre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Lgende"/>
        <w:rPr>
          <w:lang w:val="en-CA"/>
        </w:rPr>
      </w:pPr>
      <w:r>
        <w:t xml:space="preserve">Figure </w:t>
      </w:r>
      <w:fldSimple w:instr=" SEQ Figure \* ARABIC ">
        <w:r w:rsidR="00090DCF">
          <w:rPr>
            <w:noProof/>
          </w:rPr>
          <w:t>6</w:t>
        </w:r>
      </w:fldSimple>
      <w:r>
        <w:t xml:space="preserve"> : Package dependency for GeoSciML Portrayal</w:t>
      </w:r>
    </w:p>
    <w:p w14:paraId="72C0D042" w14:textId="0248DF49" w:rsidR="00BA6B31" w:rsidRDefault="00BA6B31" w:rsidP="00BA6B31">
      <w:pPr>
        <w:rPr>
          <w:lang w:val="en-CA"/>
        </w:rPr>
      </w:pPr>
      <w:r w:rsidRPr="00BA6B31">
        <w:rPr>
          <w:lang w:val="en-CA"/>
        </w:rPr>
        <w:lastRenderedPageBreak/>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2116F8C9"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SF-1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SHALL NOT be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Titre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Titre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Titre3"/>
        <w:rPr>
          <w:lang w:val="en-CA"/>
        </w:rPr>
      </w:pPr>
      <w:r>
        <w:rPr>
          <w:lang w:val="en-CA"/>
        </w:rPr>
        <w:t>URI</w:t>
      </w:r>
    </w:p>
    <w:p w14:paraId="2B2241FC" w14:textId="62419E7F" w:rsidR="002D30FE" w:rsidRPr="00A90399" w:rsidRDefault="005372A3" w:rsidP="002D30FE">
      <w:pPr>
        <w:rPr>
          <w:lang w:val="en-CA"/>
        </w:rPr>
      </w:pPr>
      <w:r>
        <w:rPr>
          <w:lang w:val="en-CA"/>
        </w:rPr>
        <w:t>Properties of type URI shall provide a resolvable URI consistent with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Lgende"/>
      </w:pPr>
      <w:bookmarkStart w:id="208" w:name="_Ref431555005"/>
      <w:r>
        <w:t xml:space="preserve">Figure </w:t>
      </w:r>
      <w:fldSimple w:instr=" SEQ Figure \* ARABIC ">
        <w:r w:rsidR="00090DCF">
          <w:rPr>
            <w:noProof/>
          </w:rPr>
          <w:t>7</w:t>
        </w:r>
      </w:fldSimple>
      <w:bookmarkEnd w:id="208"/>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77777777" w:rsidR="00402937" w:rsidRDefault="005166DF" w:rsidP="00402937">
      <w:pPr>
        <w:pStyle w:val="Titre3"/>
        <w:rPr>
          <w:lang w:val="en-CA"/>
        </w:rPr>
      </w:pPr>
      <w:r>
        <w:rPr>
          <w:lang w:val="en-CA"/>
        </w:rPr>
        <w:t>Multiple geometries</w:t>
      </w:r>
    </w:p>
    <w:p w14:paraId="40C2629C" w14:textId="77777777" w:rsidR="00402937" w:rsidRDefault="00402937" w:rsidP="002D30FE">
      <w:pPr>
        <w:rPr>
          <w:color w:val="FF0000"/>
          <w:lang w:val="en-CA"/>
        </w:rPr>
      </w:pPr>
    </w:p>
    <w:p w14:paraId="7C4DCE23" w14:textId="09BF818C" w:rsidR="00402937" w:rsidRDefault="00402937" w:rsidP="002D30FE">
      <w:pPr>
        <w:rPr>
          <w:color w:val="FF0000"/>
          <w:lang w:val="en-CA"/>
        </w:rPr>
      </w:pPr>
      <w:r>
        <w:rPr>
          <w:color w:val="FF0000"/>
          <w:lang w:val="en-CA"/>
        </w:rPr>
        <w:lastRenderedPageBreak/>
        <w:t xml:space="preserve">GML Simple Feature prohibits multiple geometries to prevent </w:t>
      </w:r>
      <w:r w:rsidR="005372A3">
        <w:rPr>
          <w:color w:val="FF0000"/>
          <w:lang w:val="en-CA"/>
        </w:rPr>
        <w:t>client application</w:t>
      </w:r>
      <w:r>
        <w:rPr>
          <w:color w:val="FF0000"/>
          <w:lang w:val="en-CA"/>
        </w:rPr>
        <w:t xml:space="preserve">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6E370C2D" w:rsidR="00402937" w:rsidRPr="00D12552" w:rsidRDefault="00402937" w:rsidP="00402937">
            <w:pPr>
              <w:pStyle w:val="Tabletext10"/>
              <w:jc w:val="left"/>
              <w:rPr>
                <w:rStyle w:val="reqtext"/>
                <w:lang w:val="en-CA"/>
              </w:rPr>
            </w:pPr>
            <w:r>
              <w:rPr>
                <w:rStyle w:val="reqtext"/>
                <w:lang w:val="en-CA"/>
              </w:rPr>
              <w:t xml:space="preserve">User defined </w:t>
            </w:r>
            <w:r w:rsidR="00112EA6">
              <w:rPr>
                <w:rStyle w:val="reqtext"/>
                <w:lang w:val="en-CA"/>
              </w:rPr>
              <w:t xml:space="preserve">properties SHALL NOT </w:t>
            </w:r>
            <w:proofErr w:type="gramStart"/>
            <w:r>
              <w:rPr>
                <w:rStyle w:val="reqtext"/>
                <w:lang w:val="en-CA"/>
              </w:rPr>
              <w:t>be</w:t>
            </w:r>
            <w:proofErr w:type="gramEnd"/>
            <w:r>
              <w:rPr>
                <w:rStyle w:val="reqtext"/>
                <w:lang w:val="en-CA"/>
              </w:rPr>
              <w:t xml:space="preserve"> of type </w:t>
            </w:r>
            <w:r w:rsidR="00112EA6">
              <w:rPr>
                <w:rStyle w:val="reqtext"/>
                <w:lang w:val="en-CA"/>
              </w:rPr>
              <w:t>GM_</w:t>
            </w:r>
            <w:r>
              <w:rPr>
                <w:rStyle w:val="reqtext"/>
                <w:lang w:val="en-CA"/>
              </w:rPr>
              <w:t>Geometry, or of its subtype.</w:t>
            </w:r>
          </w:p>
        </w:tc>
      </w:tr>
    </w:tbl>
    <w:p w14:paraId="411E6A2C" w14:textId="77777777" w:rsidR="002D30FE" w:rsidRPr="00112EA6" w:rsidRDefault="002D30FE" w:rsidP="002D30FE"/>
    <w:p w14:paraId="46DBFF70" w14:textId="77777777" w:rsidR="00276AD3" w:rsidRPr="00D14AF0" w:rsidRDefault="00276AD3" w:rsidP="00D14AF0">
      <w:pPr>
        <w:pStyle w:val="Titre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Lgende"/>
      </w:pPr>
      <w:r>
        <w:t xml:space="preserve">Figure </w:t>
      </w:r>
      <w:fldSimple w:instr=" SEQ Figure \* ARABIC ">
        <w:r w:rsidR="00090DCF">
          <w:rPr>
            <w:noProof/>
          </w:rPr>
          <w:t>8</w:t>
        </w:r>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Lgende"/>
        <w:keepNext/>
      </w:pPr>
      <w:r>
        <w:t xml:space="preserve">Table </w:t>
      </w:r>
      <w:fldSimple w:instr=" SEQ Table \* ARABIC ">
        <w:r w:rsidR="00750418">
          <w:rPr>
            <w:noProof/>
          </w:rPr>
          <w:t>2</w:t>
        </w:r>
      </w:fldSimple>
      <w:r>
        <w:t xml:space="preserve"> : GeologicUnitView properties</w:t>
      </w:r>
    </w:p>
    <w:tbl>
      <w:tblPr>
        <w:tblStyle w:val="Ombrageclair"/>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lastRenderedPageBreak/>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09"/>
            <w:r>
              <w:rPr>
                <w:rStyle w:val="reqtext"/>
                <w:lang w:val="en-CA"/>
              </w:rPr>
              <w:t>GeologicUnitView identifier SHALL correspond to and instance of MappedFeature</w:t>
            </w:r>
            <w:commentRangeEnd w:id="209"/>
            <w:r>
              <w:rPr>
                <w:rStyle w:val="Marquedecommentaire"/>
                <w:rFonts w:ascii="Times New Roman" w:eastAsia="Times New Roman" w:hAnsi="Times New Roman"/>
                <w:lang w:val="en-US" w:eastAsia="en-US"/>
              </w:rPr>
              <w:commentReference w:id="209"/>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_uri</w:t>
            </w:r>
            <w:r w:rsidR="001D519F" w:rsidRPr="001D519F">
              <w:rPr>
                <w:rStyle w:val="reqtext"/>
                <w:lang w:val="en-CA"/>
              </w:rPr>
              <w:t xml:space="preserve"> </w:t>
            </w:r>
            <w:r w:rsidR="001D519F">
              <w:rPr>
                <w:rStyle w:val="reqtext"/>
                <w:lang w:val="en-CA"/>
              </w:rPr>
              <w:t xml:space="preserve"> value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Age_uri</w:t>
            </w:r>
            <w:r w:rsidR="00C009EA" w:rsidRPr="001D519F">
              <w:rPr>
                <w:rStyle w:val="reqtext"/>
                <w:lang w:val="en-CA"/>
              </w:rPr>
              <w:t xml:space="preserve"> </w:t>
            </w:r>
            <w:r w:rsidR="00C009EA">
              <w:rPr>
                <w:rStyle w:val="reqtext"/>
                <w:lang w:val="en-CA"/>
              </w:rPr>
              <w:t xml:space="preserve"> value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Titre3"/>
        <w:rPr>
          <w:lang w:val="en-CA"/>
        </w:rPr>
      </w:pPr>
      <w:r w:rsidRPr="00D14AF0">
        <w:rPr>
          <w:lang w:val="en-CA"/>
        </w:rPr>
        <w:t>B</w:t>
      </w:r>
      <w:bookmarkStart w:id="210" w:name="BKM_03A20E93_D10C_455A_8888_4A83A8C62628"/>
      <w:bookmarkEnd w:id="210"/>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 xml:space="preserve">Simplified view of a GeoSciML Borehole. In GeoSciML terms, this will be an instance of a Borehole feature with key property values summarised as labels (unconstrained character strings) or arbitrarily selected classifiers to be used for thematic mapping </w:t>
      </w:r>
      <w:r w:rsidRPr="00D14AF0">
        <w:rPr>
          <w:rFonts w:cs="Arial"/>
          <w:color w:val="000000"/>
          <w:lang w:val="en-CA"/>
        </w:rPr>
        <w:lastRenderedPageBreak/>
        <w:t>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Lgende"/>
        <w:rPr>
          <w:rFonts w:cs="Arial"/>
          <w:color w:val="000000"/>
          <w:lang w:val="en-CA"/>
        </w:rPr>
      </w:pPr>
      <w:r>
        <w:t xml:space="preserve">Figure </w:t>
      </w:r>
      <w:fldSimple w:instr=" SEQ Figure \* ARABIC ">
        <w:r w:rsidR="00090DCF">
          <w:rPr>
            <w:noProof/>
          </w:rPr>
          <w:t>9</w:t>
        </w:r>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Lgende"/>
        <w:keepNext/>
      </w:pPr>
      <w:r>
        <w:t xml:space="preserve">Table </w:t>
      </w:r>
      <w:fldSimple w:instr=" SEQ Table \* ARABIC ">
        <w:r w:rsidR="00750418">
          <w:rPr>
            <w:noProof/>
          </w:rPr>
          <w:t>3</w:t>
        </w:r>
      </w:fldSimple>
      <w:r>
        <w:t xml:space="preserve"> BoreholeView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1" w:name="BKM_82E84894_826F_4479_973A_CBC44C2E6336"/>
            <w:bookmarkEnd w:id="211"/>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2AC44CB2_D8AD_4710_965F_8C3E8A778226"/>
            <w:bookmarkEnd w:id="212"/>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1CCAFBF2_5AEE_4D8D_970F_45B148E97DED"/>
            <w:bookmarkEnd w:id="213"/>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988B3B2F_E5F0_47AC_B40B_3E7EB1B7F6A8"/>
            <w:bookmarkEnd w:id="214"/>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D4489C08_74CE_4704_A313_E3DE8D8C2C02"/>
            <w:bookmarkEnd w:id="215"/>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3CED884F_4F1D_42D8_9256_BF8F325D7BF9"/>
            <w:bookmarkEnd w:id="216"/>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4D00B287_AF58_4181_BBC5_8A25643F2ECB"/>
            <w:bookmarkEnd w:id="217"/>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8130FE65_F0ED_41F2_ABFA_924F7CBE3C44"/>
            <w:bookmarkEnd w:id="218"/>
            <w:r w:rsidRPr="00D14AF0">
              <w:rPr>
                <w:rFonts w:asciiTheme="minorHAnsi" w:hAnsiTheme="minorHAnsi" w:cs="Arial"/>
                <w:color w:val="000000"/>
                <w:sz w:val="20"/>
                <w:szCs w:val="20"/>
                <w:lang w:val="en-CA"/>
              </w:rPr>
              <w:lastRenderedPageBreak/>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44DAEF74_D7B7_4FE5_8CBB_636851476829"/>
            <w:bookmarkEnd w:id="219"/>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3338A6EC_8A76_4151_9BBE_AF6AA6E7ABA5"/>
            <w:bookmarkEnd w:id="220"/>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0695D395_0E6D_4C80_885E_54CD7307213E"/>
            <w:bookmarkEnd w:id="221"/>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83AB4886_B40B_45D9_93A6_9A7A11A1DB22"/>
            <w:bookmarkEnd w:id="222"/>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18DECF87_EACF_4237_B14D_5CBA397C8B9F"/>
            <w:bookmarkEnd w:id="223"/>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A2513DE4_90C9_4111_97A5_8AB9734CC788"/>
            <w:bookmarkEnd w:id="224"/>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C29B4A43_BD79_4426_A200_1B1C1E4E23DB"/>
            <w:bookmarkEnd w:id="225"/>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Compromise approach to supply elevation data, in metres, for the borehole (ie, wellbore) start point. This is to allow for legacy data without elevation data, and for software that cannot process a 3D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D6389F0E_EB92_428D_B31C_62B7B2DE2191"/>
            <w:bookmarkEnd w:id="226"/>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44662CA4_810A_46C1_8CCE_D899E8B34841"/>
            <w:bookmarkEnd w:id="227"/>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A4ADBA47_2A66_4D31_B98E_429D2187557A"/>
            <w:bookmarkEnd w:id="228"/>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6A453B7D_E05C_442A_9729_07602A0CE53F"/>
            <w:bookmarkEnd w:id="229"/>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B674F95F_8259_4A18_BB9A_C7004F238C58"/>
            <w:bookmarkEnd w:id="230"/>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99FA56C9_DF26_4FF5_AF2C_A1CA27033687"/>
            <w:bookmarkEnd w:id="231"/>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10DBF70D_6106_40F3_9F20_6815C31BFF23"/>
            <w:bookmarkEnd w:id="232"/>
            <w:r w:rsidRPr="00D14AF0">
              <w:rPr>
                <w:rFonts w:asciiTheme="minorHAnsi" w:hAnsiTheme="minorHAnsi" w:cs="Arial"/>
                <w:color w:val="000000"/>
                <w:sz w:val="20"/>
                <w:szCs w:val="20"/>
                <w:lang w:val="en-CA"/>
              </w:rPr>
              <w:lastRenderedPageBreak/>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56BACFD_61FB_4C7D_8E17_15915D5DC1EB"/>
            <w:bookmarkEnd w:id="233"/>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borehole start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660451F7_6344_4A08_8AF1_55EA34BAFC1E"/>
            <w:bookmarkEnd w:id="234"/>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Specification_uri SHALL resolve to a representation of a GeoSciML GeologicUnit  or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5"/>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5"/>
            <w:r>
              <w:rPr>
                <w:rStyle w:val="Marquedecommentaire"/>
                <w:rFonts w:ascii="Times New Roman" w:eastAsia="Times New Roman" w:hAnsi="Times New Roman"/>
                <w:lang w:val="en-US" w:eastAsia="en-US"/>
              </w:rPr>
              <w:commentReference w:id="235"/>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Titre3"/>
        <w:rPr>
          <w:lang w:val="en-CA"/>
        </w:rPr>
      </w:pPr>
      <w:r w:rsidRPr="00D14AF0">
        <w:rPr>
          <w:lang w:val="en-CA"/>
        </w:rPr>
        <w:t>C</w:t>
      </w:r>
      <w:bookmarkStart w:id="236" w:name="BKM_6A5667C6_1461_4AA7_BA98_1583B82E247C"/>
      <w:bookmarkEnd w:id="236"/>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Lgende"/>
        <w:rPr>
          <w:rFonts w:cs="Arial"/>
          <w:color w:val="000000"/>
          <w:lang w:val="en-CA"/>
        </w:rPr>
      </w:pPr>
      <w:r>
        <w:t xml:space="preserve">Figure </w:t>
      </w:r>
      <w:fldSimple w:instr=" SEQ Figure \* ARABIC ">
        <w:r w:rsidR="00090DCF">
          <w:rPr>
            <w:noProof/>
          </w:rPr>
          <w:t>10</w:t>
        </w:r>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 xml:space="preserve">Simplified view of a GeoSciML Contact. In GeoSciML terms this will be an instance of a MappedFeature with key property values from the associated Contact feature summarised </w:t>
      </w:r>
      <w:r w:rsidRPr="00D14AF0">
        <w:rPr>
          <w:rFonts w:cs="Arial"/>
          <w:color w:val="000000"/>
          <w:lang w:val="en-CA"/>
        </w:rPr>
        <w:lastRenderedPageBreak/>
        <w:t>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Lgende"/>
        <w:keepNext/>
      </w:pPr>
      <w:r>
        <w:t xml:space="preserve">Table </w:t>
      </w:r>
      <w:fldSimple w:instr=" SEQ Table \* ARABIC ">
        <w:r w:rsidR="00750418">
          <w:rPr>
            <w:noProof/>
          </w:rPr>
          <w:t>4</w:t>
        </w:r>
      </w:fldSimple>
      <w:r>
        <w:t xml:space="preserve"> : ContactView properties</w:t>
      </w:r>
    </w:p>
    <w:tbl>
      <w:tblPr>
        <w:tblStyle w:val="Ombrageclair"/>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7" w:name="BKM_DAD0F5C5_7ECC_4F46_8F23_D5FDAEC9FFF1"/>
            <w:bookmarkEnd w:id="237"/>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29C4138F_4CAD_4B96_B0DF_B91BA8041A62"/>
            <w:bookmarkEnd w:id="238"/>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6AE23AB8_B6A5_4B32_A803_62E099830E93"/>
            <w:bookmarkEnd w:id="239"/>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6D56F45_5196_424F_92CB_6CB6778933A2"/>
            <w:bookmarkEnd w:id="240"/>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B569925A_5C18_4226_AFA5_D6C44B29D688"/>
            <w:bookmarkEnd w:id="241"/>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20CF274F_94C7_43D3_9CCE_945071187259"/>
            <w:bookmarkEnd w:id="242"/>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64FA9120_8C79_470F_A4AB_510E7868EC43"/>
            <w:bookmarkEnd w:id="243"/>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2D4CA786_8199_42B1_BAEE_B9D15F83512C"/>
            <w:bookmarkEnd w:id="244"/>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E1914A18_F58F_4042_930D_7562E211135B"/>
            <w:bookmarkEnd w:id="245"/>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C97D1AD7_F437_45EE_9855_97FF220828AF"/>
            <w:bookmarkEnd w:id="246"/>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66E2F147_939A_42E7_9DA7_BB7F5E616224"/>
            <w:bookmarkEnd w:id="247"/>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7A6AD652_753B_433E_B947_78BAF8E8FFBB"/>
            <w:bookmarkEnd w:id="248"/>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D64DC56C_F70A_4224_BA0C_96AAF9B173C3"/>
            <w:bookmarkEnd w:id="249"/>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A placeholder allowing any user-defined attributes to be delivered in </w:t>
            </w:r>
            <w:r w:rsidRPr="00D14AF0">
              <w:rPr>
                <w:rFonts w:asciiTheme="minorHAnsi" w:hAnsiTheme="minorHAnsi" w:cs="Arial"/>
                <w:color w:val="000000"/>
                <w:sz w:val="20"/>
                <w:szCs w:val="20"/>
                <w:lang w:val="en-CA"/>
              </w:rPr>
              <w:lastRenderedPageBreak/>
              <w:t>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Marquedecommentaire"/>
                <w:rFonts w:ascii="Times New Roman" w:eastAsia="Times New Roman" w:hAnsi="Times New Roman"/>
                <w:lang w:val="en-US" w:eastAsia="en-US"/>
              </w:rPr>
              <w:commentReference w:id="250"/>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Titre3"/>
        <w:rPr>
          <w:lang w:val="en-CA"/>
        </w:rPr>
      </w:pPr>
      <w:r w:rsidRPr="00D14AF0">
        <w:rPr>
          <w:lang w:val="en-CA"/>
        </w:rPr>
        <w:t>G</w:t>
      </w:r>
      <w:bookmarkStart w:id="251" w:name="BKM_F594CD9C_5617_46AE_9ABE_FE6C018DDEAF"/>
      <w:bookmarkEnd w:id="251"/>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Lgende"/>
        <w:rPr>
          <w:rFonts w:cs="Arial"/>
          <w:color w:val="000000"/>
          <w:lang w:val="en-CA"/>
        </w:rPr>
      </w:pPr>
      <w:r>
        <w:t xml:space="preserve">Figure </w:t>
      </w:r>
      <w:fldSimple w:instr=" SEQ Figure \* ARABIC ">
        <w:r w:rsidR="00090DCF">
          <w:rPr>
            <w:noProof/>
          </w:rPr>
          <w:t>11</w:t>
        </w:r>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Lgende"/>
        <w:keepNext/>
      </w:pPr>
      <w:r>
        <w:t xml:space="preserve">Table </w:t>
      </w:r>
      <w:fldSimple w:instr=" SEQ Table \* ARABIC ">
        <w:r w:rsidR="00750418">
          <w:rPr>
            <w:noProof/>
          </w:rPr>
          <w:t>5</w:t>
        </w:r>
      </w:fldSimple>
      <w:r>
        <w:t xml:space="preserve"> : GeologicSpecimentView properties</w:t>
      </w:r>
    </w:p>
    <w:tbl>
      <w:tblPr>
        <w:tblStyle w:val="Ombrageclair"/>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2" w:name="BKM_5A4D9120_600F_4C3C_8ECF_EE7CFDB01C45"/>
            <w:bookmarkEnd w:id="252"/>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identifier (eg, an IGSN sample number). Use XML anyURI </w:t>
            </w:r>
            <w:r w:rsidRPr="00D14AF0">
              <w:rPr>
                <w:rFonts w:asciiTheme="minorHAnsi" w:hAnsiTheme="minorHAnsi" w:cs="Arial"/>
                <w:color w:val="000000"/>
                <w:sz w:val="20"/>
                <w:szCs w:val="20"/>
                <w:lang w:val="en-CA"/>
              </w:rPr>
              <w:lastRenderedPageBreak/>
              <w:t>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411869C6_5FE7_4B45_A018_FC87FC6F1504"/>
            <w:bookmarkEnd w:id="253"/>
            <w:r w:rsidRPr="00D14AF0">
              <w:rPr>
                <w:rFonts w:asciiTheme="minorHAnsi" w:hAnsiTheme="minorHAnsi" w:cs="Arial"/>
                <w:color w:val="000000"/>
                <w:sz w:val="20"/>
                <w:szCs w:val="20"/>
                <w:lang w:val="en-CA"/>
              </w:rPr>
              <w:lastRenderedPageBreak/>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9EE66924_CD8E_4920_8D93_B7C8D67F28AF"/>
            <w:bookmarkEnd w:id="254"/>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49C23F9C_9DFE_434E_9876_B253C73E5E08"/>
            <w:bookmarkEnd w:id="255"/>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2D0F9355_1BA8_4B21_A211_5DBDE6101308"/>
            <w:bookmarkEnd w:id="256"/>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025812DF_B2DB_4EF8_8BE9_FB08934C1BD4"/>
            <w:bookmarkEnd w:id="257"/>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C09529C8_28D2_45E7_B66E_ADF87048EE54"/>
            <w:bookmarkEnd w:id="258"/>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3857FAF2_09B8_4E47_AE1C_AD54C52DAF81"/>
            <w:bookmarkEnd w:id="259"/>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5F2F785_32E6_4D58_9212_E4C493DD93AB"/>
            <w:bookmarkEnd w:id="260"/>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8A8A8512_0518_43B4_8296_5C183491EEB7"/>
            <w:bookmarkEnd w:id="261"/>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A37D3138_5144_4AAA_A9A8_F88DEC203EC5"/>
            <w:bookmarkEnd w:id="262"/>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9BCC0C7E_CEE8_4167_9510_B24983CC44B9"/>
            <w:bookmarkEnd w:id="263"/>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A818D66D_DB16_46C0_A0B3_E9039F2CD8CD"/>
            <w:bookmarkEnd w:id="264"/>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EAFFBCA_2559_4CDB_AFA9_8A341843B51F"/>
            <w:bookmarkEnd w:id="265"/>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691007BD_4B41_46AF_9BC3_D27B06E1FB54"/>
            <w:bookmarkEnd w:id="266"/>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98D7F43A_2FA6_489F_A1A5_B915D069258B"/>
            <w:bookmarkEnd w:id="267"/>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B197BD01_D7EB_4B2D_B744_060A34418883"/>
            <w:bookmarkEnd w:id="268"/>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Titre3"/>
        <w:rPr>
          <w:lang w:val="en-CA"/>
        </w:rPr>
      </w:pPr>
      <w:r w:rsidRPr="00D14AF0">
        <w:rPr>
          <w:lang w:val="en-CA"/>
        </w:rPr>
        <w:t>G</w:t>
      </w:r>
      <w:bookmarkStart w:id="269" w:name="BKM_9A8B07A1_6F7C_49A9_AE39_CC80241F45D8"/>
      <w:bookmarkEnd w:id="269"/>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Lgende"/>
        <w:rPr>
          <w:rFonts w:cs="Arial"/>
          <w:color w:val="000000"/>
          <w:lang w:val="en-CA"/>
        </w:rPr>
      </w:pPr>
      <w:r>
        <w:t xml:space="preserve">Figure </w:t>
      </w:r>
      <w:fldSimple w:instr=" SEQ Figure \* ARABIC ">
        <w:r w:rsidR="00090DCF">
          <w:rPr>
            <w:noProof/>
          </w:rPr>
          <w:t>12</w:t>
        </w:r>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Lgende"/>
        <w:keepNext/>
      </w:pPr>
      <w:r>
        <w:t xml:space="preserve">Table </w:t>
      </w:r>
      <w:fldSimple w:instr=" SEQ Table \* ARABIC ">
        <w:r w:rsidR="00750418">
          <w:rPr>
            <w:noProof/>
          </w:rPr>
          <w:t>6</w:t>
        </w:r>
      </w:fldSimple>
      <w:r>
        <w:t xml:space="preserve">  : </w:t>
      </w:r>
      <w:r w:rsidRPr="00E93683">
        <w:t>GeomorphologicUnitView</w:t>
      </w:r>
      <w:r>
        <w:t xml:space="preserve">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0" w:name="BKM_75AF76F0_4AFF_4758_AA5C_4DD9A3A326DF"/>
            <w:bookmarkEnd w:id="270"/>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lastRenderedPageBreak/>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AD80CBD8_BB55_4F42_B330_20E3957181FD"/>
            <w:bookmarkEnd w:id="271"/>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B608D83A_BCB7_40BE_B5B4_7C18680327EF"/>
            <w:bookmarkEnd w:id="272"/>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B02AD4"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B7DE53B_2076_4732_85CB_314A0C996CFE"/>
            <w:bookmarkEnd w:id="273"/>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0F33C868_B8F6_4CD9_B1BE_D64AF7054352"/>
            <w:bookmarkEnd w:id="274"/>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858F77A8_91BC_4E92_9873_3DE29220EA84"/>
            <w:bookmarkEnd w:id="275"/>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6C47293B_9B00_4958_AE14_E2FF8C6503C9"/>
            <w:bookmarkEnd w:id="276"/>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4798819D_722E_4089_880A_68AA29864E45"/>
            <w:bookmarkEnd w:id="277"/>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FB28CC82_D6AA_481A_BA03_BB82515D05CD"/>
            <w:bookmarkEnd w:id="278"/>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81066ECA_2108_4DF2_B25E_F440E68432B7"/>
            <w:bookmarkEnd w:id="279"/>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E37CFBB1_57FD_4CA3_9961_34992E857685"/>
            <w:bookmarkEnd w:id="280"/>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2EFAD6D8_0A90_47E6_A3AC_B0F503630287"/>
            <w:bookmarkEnd w:id="281"/>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1524384_B208_4A32_A2E5_0FFB4D6E8D7C"/>
            <w:bookmarkEnd w:id="282"/>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E5DB8674_7F07_4817_BA2B_997C684B521D"/>
            <w:bookmarkEnd w:id="283"/>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B79C058B_F1A5_47C5_B3E2_CD87F62870F2"/>
            <w:bookmarkEnd w:id="284"/>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A559EAAB_B89D_43D3_B221_4C6D46321258"/>
            <w:bookmarkEnd w:id="285"/>
            <w:r w:rsidRPr="00D14AF0">
              <w:rPr>
                <w:rFonts w:asciiTheme="minorHAnsi" w:hAnsiTheme="minorHAnsi" w:cs="Arial"/>
                <w:color w:val="000000"/>
                <w:sz w:val="20"/>
                <w:szCs w:val="20"/>
                <w:lang w:val="en-CA"/>
              </w:rPr>
              <w:lastRenderedPageBreak/>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234AE185_16BA_4884_8974_68DBF37A4B28"/>
            <w:bookmarkEnd w:id="286"/>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B342A581_116B_4A14_8384_0F4F6231BFC6"/>
            <w:bookmarkEnd w:id="287"/>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CE5055FF_94D8_42AD_B46A_0041AB28334E"/>
            <w:bookmarkEnd w:id="288"/>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F34DEFBD_2300_4BCD_9500_6FD1B9CE045E"/>
            <w:bookmarkEnd w:id="289"/>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C0E26832_94FE_4E03_98DE_F2986912ECBC"/>
            <w:bookmarkEnd w:id="290"/>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04EE2E72_5511_48AE_9048_CF9126C4A13D"/>
            <w:bookmarkEnd w:id="291"/>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Titre3"/>
        <w:rPr>
          <w:lang w:val="en-CA"/>
        </w:rPr>
      </w:pPr>
      <w:r w:rsidRPr="00D14AF0">
        <w:rPr>
          <w:lang w:val="en-CA"/>
        </w:rPr>
        <w:t>S</w:t>
      </w:r>
      <w:bookmarkStart w:id="292" w:name="BKM_CE5E700D_EBA4_44CA_83C8_617C916DF033"/>
      <w:bookmarkEnd w:id="292"/>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Lgende"/>
        <w:rPr>
          <w:rFonts w:cs="Arial"/>
          <w:color w:val="000000"/>
          <w:lang w:val="en-CA"/>
        </w:rPr>
      </w:pPr>
      <w:r>
        <w:t xml:space="preserve">Figure </w:t>
      </w:r>
      <w:fldSimple w:instr=" SEQ Figure \* ARABIC ">
        <w:r w:rsidR="00090DCF">
          <w:rPr>
            <w:noProof/>
          </w:rPr>
          <w:t>13</w:t>
        </w:r>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Lgende"/>
        <w:keepNext/>
      </w:pPr>
      <w:r>
        <w:lastRenderedPageBreak/>
        <w:t xml:space="preserve">Table </w:t>
      </w:r>
      <w:fldSimple w:instr=" SEQ Table \* ARABIC ">
        <w:r w:rsidR="00750418">
          <w:rPr>
            <w:noProof/>
          </w:rPr>
          <w:t>7</w:t>
        </w:r>
      </w:fldSimple>
      <w:r>
        <w:t xml:space="preserve">: </w:t>
      </w:r>
      <w:r w:rsidRPr="00F876A8">
        <w:t>ShearDisplacementStructure</w:t>
      </w:r>
      <w:r>
        <w:t>View properties</w:t>
      </w:r>
    </w:p>
    <w:tbl>
      <w:tblPr>
        <w:tblStyle w:val="Ombrageclair"/>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3" w:name="BKM_11E20CA8_2344_4418_A9F9_325A11426D44"/>
            <w:bookmarkEnd w:id="293"/>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20A123B5_7607_4A2B_A3F4_2BA8EEA3BD6E"/>
            <w:bookmarkEnd w:id="294"/>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62E65A70_EB75_497A_886F_BAAEBB60A5EC"/>
            <w:bookmarkEnd w:id="295"/>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3F13203C_BEB3_44A2_B8B9_417C5D453C67"/>
            <w:bookmarkEnd w:id="296"/>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D9E97001_975E_4E48_B383_84E3B817A9D6"/>
            <w:bookmarkEnd w:id="297"/>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ABD8F88A_D6D5_49E8_B4C4_6E53A78AD465"/>
            <w:bookmarkEnd w:id="298"/>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brittle,ductile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7660FDA3_AB42_45F9_86AB_19287D13C566"/>
            <w:bookmarkEnd w:id="299"/>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28FFF6C1_C18B_4629_BB75_27AFBE7647AB"/>
            <w:bookmarkEnd w:id="300"/>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DE525394_F288_4E7F_AF29_CF676A7FB892"/>
            <w:bookmarkEnd w:id="301"/>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BDA40AB6_6C56_4E4F_9588_C051912996DC"/>
            <w:bookmarkEnd w:id="302"/>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Younger age of the fault/shear structure,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2209CF72_C0AB_47F3_BB22_4A2E8334027A"/>
            <w:bookmarkEnd w:id="303"/>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BD7868DF_0409_467D_8844_EE4674C50774"/>
            <w:bookmarkEnd w:id="304"/>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w:t>
            </w:r>
            <w:r w:rsidRPr="00D14AF0">
              <w:rPr>
                <w:rFonts w:asciiTheme="minorHAnsi" w:hAnsiTheme="minorHAnsi" w:cs="Arial"/>
                <w:color w:val="000000"/>
                <w:sz w:val="20"/>
                <w:szCs w:val="20"/>
                <w:lang w:val="en-CA"/>
              </w:rPr>
              <w:lastRenderedPageBreak/>
              <w:t>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674A1294_59BE_4203_9B03_BC5D6023992F"/>
            <w:bookmarkEnd w:id="305"/>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A1B86BC0_3316_46AB_8D32_7786DFA0771F"/>
            <w:bookmarkEnd w:id="306"/>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5ED9FA7F_347C_499C_BF86_2B88071AD840"/>
            <w:bookmarkEnd w:id="307"/>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EC7555C0_681D_45F5_BEFB_0F7BFDEF3CFB"/>
            <w:bookmarkEnd w:id="308"/>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36C08EC9_BB32_4BDE_99FD_336AAA2512BB"/>
            <w:bookmarkEnd w:id="309"/>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w:t>
            </w:r>
            <w:r w:rsidRPr="00D14AF0">
              <w:rPr>
                <w:rFonts w:asciiTheme="minorHAnsi" w:hAnsiTheme="minorHAnsi" w:cs="Arial"/>
                <w:color w:val="000000"/>
                <w:sz w:val="20"/>
                <w:szCs w:val="20"/>
                <w:lang w:val="en-CA"/>
              </w:rPr>
              <w:lastRenderedPageBreak/>
              <w:t>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4B08950_B320_4DCA_B7B3_801822442BA1"/>
            <w:bookmarkEnd w:id="310"/>
            <w:r w:rsidRPr="00D14AF0">
              <w:rPr>
                <w:rFonts w:asciiTheme="minorHAnsi" w:hAnsiTheme="minorHAnsi" w:cs="Arial"/>
                <w:color w:val="000000"/>
                <w:sz w:val="20"/>
                <w:szCs w:val="20"/>
                <w:lang w:val="en-CA"/>
              </w:rPr>
              <w:lastRenderedPageBreak/>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1D369827_5E0B_4F3B_99DE_498DE4F4D001"/>
            <w:bookmarkEnd w:id="311"/>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42115B02_1C56_42D6_B0AA_D6174F756E65"/>
            <w:bookmarkEnd w:id="312"/>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01A0B2C_FBFD_43E2_BC4F_F4876D6A55A5"/>
            <w:bookmarkEnd w:id="313"/>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AA3C91BB_B0F8_4E56_A1E5_9C3530C146AE"/>
            <w:bookmarkEnd w:id="314"/>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C202EED3_CA3B_4848_8F51_4E4216E311CB"/>
            <w:bookmarkEnd w:id="315"/>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F61C54B5_53A3_4B3D_8747_890B595FF05F"/>
            <w:bookmarkEnd w:id="316"/>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Titre3"/>
        <w:rPr>
          <w:lang w:val="en-CA"/>
        </w:rPr>
      </w:pPr>
      <w:r w:rsidRPr="00D14AF0">
        <w:rPr>
          <w:lang w:val="en-CA"/>
        </w:rPr>
        <w:t>S</w:t>
      </w:r>
      <w:bookmarkStart w:id="317" w:name="BKM_A518DA4F_2CA4_4758_BC7A_4790DC092913"/>
      <w:bookmarkEnd w:id="317"/>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Lgende"/>
        <w:rPr>
          <w:rFonts w:cs="Arial"/>
          <w:color w:val="000000"/>
          <w:lang w:val="en-CA"/>
        </w:rPr>
      </w:pPr>
      <w:r>
        <w:t xml:space="preserve">Figure </w:t>
      </w:r>
      <w:fldSimple w:instr=" SEQ Figure \* ARABIC ">
        <w:r w:rsidR="00090DCF">
          <w:rPr>
            <w:noProof/>
          </w:rPr>
          <w:t>14</w:t>
        </w:r>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point-located geological observation, like a structural measurement.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Lgende"/>
        <w:keepNext/>
      </w:pPr>
      <w:r>
        <w:t xml:space="preserve">Table </w:t>
      </w:r>
      <w:fldSimple w:instr=" SEQ Table \* ARABIC ">
        <w:r w:rsidR="00750418">
          <w:rPr>
            <w:noProof/>
          </w:rPr>
          <w:t>8</w:t>
        </w:r>
      </w:fldSimple>
      <w:r>
        <w:t>: SiteObservationView properties</w:t>
      </w:r>
    </w:p>
    <w:tbl>
      <w:tblPr>
        <w:tblStyle w:val="Ombrageclair"/>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8" w:name="BKM_EC69FC11_247D_4B96_A882_7E9D1AD588E0"/>
            <w:bookmarkEnd w:id="318"/>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ADCD2F69_DA9B_47AD_AAD9_CD10F85583D7"/>
            <w:bookmarkEnd w:id="319"/>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07E8099B_7BEC_4F52_A9CB_2057EB65CA46"/>
            <w:bookmarkEnd w:id="320"/>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803B49B5_5346_4ECB_84C0_E9285F22A260"/>
            <w:bookmarkEnd w:id="321"/>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EF622FE6_F231_4466_80B5_7C9E00C1AF26"/>
            <w:bookmarkEnd w:id="322"/>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314D3BAE_F7C9_4B36_ADB6_C72D030F3753"/>
            <w:bookmarkEnd w:id="323"/>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age,magnetic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9715309_7964_43D3_8714_66E5FE3F5A42"/>
            <w:bookmarkEnd w:id="324"/>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(eg.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154B13F8_8CD9_473E_98B5_93572A0EB3BB"/>
            <w:bookmarkEnd w:id="325"/>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swe:Record.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2C39BB23_51CD_4C07_BC3D_DFD062118A45"/>
            <w:bookmarkEnd w:id="326"/>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60CAAB90_52E0_4214_AE69_D0060C7423ED"/>
            <w:bookmarkEnd w:id="327"/>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E7AC1443_775C_4DF5_9107_5B1DF4E1D651"/>
            <w:bookmarkEnd w:id="328"/>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(eg,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F3CAFA8_84A6_43F7_816F_7C74C3A3DFE7"/>
            <w:bookmarkEnd w:id="329"/>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71BA9B79_BC0A_41B7_9630_0B047D9D4660"/>
            <w:bookmarkEnd w:id="330"/>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9A13DBF6_70E2_469B_9B7C_F26D7AD812B4"/>
            <w:bookmarkEnd w:id="331"/>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6DFACA_1D0A_423A_BF5D_1157B46A0AC1"/>
            <w:bookmarkEnd w:id="332"/>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33E68653_BDB1_481F_9DFE_82E9A91DF147"/>
            <w:bookmarkEnd w:id="333"/>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F3F9B426_BC9F_4BBA_B792_A96166218E9B"/>
            <w:bookmarkEnd w:id="334"/>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86911221_5DFE_449B_9D0A_484F8F57F8F9"/>
            <w:bookmarkEnd w:id="335"/>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07EEDF2F_1AA2_45F8_B145_4B7F189B0502"/>
            <w:bookmarkEnd w:id="336"/>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4A997C54_C45D_4E40_AC91_CE1E1615770B"/>
            <w:bookmarkEnd w:id="337"/>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8"/>
            <w:r>
              <w:rPr>
                <w:rStyle w:val="reqtext"/>
                <w:lang w:val="en-CA"/>
              </w:rPr>
              <w:t>Identifier SHALL correspond to a representation of (?)</w:t>
            </w:r>
            <w:commentRangeEnd w:id="338"/>
            <w:r>
              <w:rPr>
                <w:rStyle w:val="Marquedecommentaire"/>
                <w:rFonts w:ascii="Times New Roman" w:eastAsia="Times New Roman" w:hAnsi="Times New Roman"/>
                <w:lang w:val="en-US" w:eastAsia="en-US"/>
              </w:rPr>
              <w:commentReference w:id="338"/>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Titre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Lgende"/>
        <w:rPr>
          <w:lang w:val="en-CA"/>
        </w:rPr>
      </w:pPr>
      <w:r>
        <w:t xml:space="preserve">Figure </w:t>
      </w:r>
      <w:fldSimple w:instr=" SEQ Figure \* ARABIC ">
        <w:r w:rsidR="00090DCF">
          <w:rPr>
            <w:noProof/>
          </w:rPr>
          <w:t>15</w:t>
        </w:r>
      </w:fldSimple>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339"/>
            <w:r>
              <w:rPr>
                <w:rFonts w:eastAsia="MS Mincho"/>
                <w:b/>
                <w:color w:val="0000FF"/>
                <w:sz w:val="22"/>
                <w:lang w:val="en-CA"/>
              </w:rPr>
              <w:t>Spatial Schema ISO19107</w:t>
            </w:r>
            <w:commentRangeEnd w:id="339"/>
            <w:r>
              <w:rPr>
                <w:rStyle w:val="Marquedecommentaire"/>
              </w:rPr>
              <w:commentReference w:id="33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34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340"/>
            <w:r>
              <w:rPr>
                <w:rStyle w:val="Marquedecommentaire"/>
              </w:rPr>
              <w:commentReference w:id="340"/>
            </w:r>
          </w:p>
        </w:tc>
      </w:tr>
    </w:tbl>
    <w:p w14:paraId="5C17D673" w14:textId="77777777" w:rsidR="002D4285" w:rsidRDefault="002D4285" w:rsidP="00355CAB">
      <w:pPr>
        <w:rPr>
          <w:lang w:val="en-CA"/>
        </w:rPr>
      </w:pPr>
    </w:p>
    <w:p w14:paraId="198AD438" w14:textId="37A58395" w:rsidR="002D4285" w:rsidRDefault="00C034E3" w:rsidP="00C034E3">
      <w:pPr>
        <w:pStyle w:val="Titre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sweCommon:QuantityRange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Lgende"/>
      </w:pPr>
      <w:r>
        <w:t xml:space="preserve">Figure </w:t>
      </w:r>
      <w:fldSimple w:instr=" SEQ Figure \* ARABIC ">
        <w:r w:rsidR="00090DCF">
          <w:rPr>
            <w:noProof/>
          </w:rPr>
          <w:t>16</w:t>
        </w:r>
      </w:fldSimple>
      <w:r>
        <w:t xml:space="preserve"> : Specialised GeoSciML data types</w:t>
      </w:r>
    </w:p>
    <w:p w14:paraId="0474C9A0" w14:textId="41B91C82" w:rsidR="00C034E3" w:rsidRDefault="00C034E3" w:rsidP="00C034E3">
      <w:pPr>
        <w:pStyle w:val="Titre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  description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1" w:name="BKM_3984A24A_BE4B_45BE_838C_7F640CC5FF3F"/>
      <w:bookmarkEnd w:id="341"/>
    </w:p>
    <w:tbl>
      <w:tblPr>
        <w:tblStyle w:val="Ombrageclair"/>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54F8D6E7_019E_4198_A5F7_8396FC39C316"/>
            <w:bookmarkEnd w:id="342"/>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3" w:name="BKM_FF60F6A1_68A6_4CC7_A4D7_1484826F284D"/>
            <w:bookmarkEnd w:id="343"/>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Titre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4" w:name="BKM_46259D53_650A_4603_A643_14762C4B9DC8"/>
      <w:bookmarkEnd w:id="344"/>
      <w:commentRangeStart w:id="345"/>
      <w:r w:rsidR="001A7909">
        <w:rPr>
          <w:lang w:val="en-CA"/>
        </w:rPr>
        <w:t>It must be noted that a</w:t>
      </w:r>
      <w:r w:rsidR="001A7909" w:rsidRPr="001A7909">
        <w:rPr>
          <w:lang w:val="en-CA"/>
        </w:rPr>
        <w:t>llowance of different convention makes querying more difficult.</w:t>
      </w:r>
      <w:commentRangeEnd w:id="345"/>
      <w:r w:rsidR="00EA3198">
        <w:rPr>
          <w:rStyle w:val="Marquedecommentaire"/>
        </w:rPr>
        <w:commentReference w:id="345"/>
      </w:r>
    </w:p>
    <w:tbl>
      <w:tblPr>
        <w:tblStyle w:val="Ombrageclair"/>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F6F26F14_293C_49D0_A8BA_E7C8B18052A4"/>
            <w:bookmarkEnd w:id="346"/>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BFF13014_D294_4162_870D_8C389253B42F"/>
            <w:bookmarkEnd w:id="347"/>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5E0576AE_899E_4630_AE79_247020186922"/>
            <w:bookmarkEnd w:id="348"/>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9" w:name="BKM_F1BB51E9_D13E_42AE_BE59_3E8556BDCA72"/>
            <w:bookmarkEnd w:id="349"/>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lanar orientation shall have a value for polarity, azimuth of dip</w:t>
      </w:r>
      <w:r w:rsidR="00D82B9F">
        <w:rPr>
          <w:lang w:val="en-CA"/>
        </w:rPr>
        <w:t>,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50"/>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50"/>
            <w:r>
              <w:rPr>
                <w:rStyle w:val="Marquedecommentaire"/>
                <w:rFonts w:ascii="Times New Roman" w:eastAsia="Times New Roman" w:hAnsi="Times New Roman"/>
                <w:lang w:val="en-US" w:eastAsia="en-US"/>
              </w:rPr>
              <w:commentReference w:id="350"/>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Titre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1" w:name="BKM_C0A3056D_FA18_4027_BE04_0AFA3C2B5BD7"/>
      <w:bookmarkEnd w:id="351"/>
    </w:p>
    <w:tbl>
      <w:tblPr>
        <w:tblStyle w:val="Ombrageclair"/>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ADC178F9_ED86_418A_BFAF_BD9ADC797FBD"/>
            <w:bookmarkEnd w:id="352"/>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8E1E3CAB_4A91_4093_A75E_AEF4FCA7FA5B"/>
            <w:bookmarkEnd w:id="353"/>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4" w:name="BKM_64F0A908_3403_4D0B_88AD_EE7134C39157"/>
            <w:bookmarkEnd w:id="354"/>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5"/>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5"/>
            <w:r>
              <w:rPr>
                <w:rStyle w:val="Marquedecommentaire"/>
                <w:rFonts w:ascii="Times New Roman" w:eastAsia="Times New Roman" w:hAnsi="Times New Roman"/>
                <w:lang w:val="en-US" w:eastAsia="en-US"/>
              </w:rPr>
              <w:commentReference w:id="355"/>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Titre4"/>
        <w:rPr>
          <w:lang w:val="en-CA"/>
        </w:rPr>
      </w:pPr>
      <w:bookmarkStart w:id="356" w:name="BKM_F047E096_3391_4C83_A31D_8616A9B842C5"/>
      <w:bookmarkEnd w:id="356"/>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Ombrageclair"/>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7" w:name="BKM_DA68D8E9_7B0C_48EF_8619_7221101DC5F1"/>
            <w:bookmarkEnd w:id="357"/>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Titre4"/>
      </w:pPr>
      <w:r>
        <w:t>GSML_QuantityRange</w:t>
      </w:r>
    </w:p>
    <w:p w14:paraId="0263C757" w14:textId="77777777" w:rsidR="000209D6" w:rsidRDefault="000209D6" w:rsidP="000D2673"/>
    <w:p w14:paraId="772CF378" w14:textId="6EECBBBA" w:rsidR="000D2673" w:rsidRPr="000D2673" w:rsidRDefault="000D2673" w:rsidP="000D2673">
      <w:r>
        <w:t>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do no support encoding of arrays (eg. DBF) or reference to eleme</w:t>
      </w:r>
      <w:r w:rsidR="006F2ACD">
        <w:t>nts in string encoded arrays</w:t>
      </w:r>
      <w:r w:rsidR="006F2ACD">
        <w:rPr>
          <w:rStyle w:val="Appelnotedebasdep"/>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Lgende"/>
      </w:pPr>
      <w:r>
        <w:t xml:space="preserve">Figure </w:t>
      </w:r>
      <w:fldSimple w:instr=" SEQ Figure \* ARABIC ">
        <w:r w:rsidR="00090DCF">
          <w:rPr>
            <w:noProof/>
          </w:rPr>
          <w:t>17</w:t>
        </w:r>
      </w:fldSimple>
      <w:r>
        <w:t xml:space="preserve"> : QuantityRange making lower and upper values explicit</w:t>
      </w:r>
    </w:p>
    <w:tbl>
      <w:tblPr>
        <w:tblStyle w:val="Ombrageclair"/>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Lower bound of the range. Replaces the value that would be (and still be) encoded as value[0].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Upper bound of the range. Replaces the value that would be (and still be) encoded as value[1].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r>
              <w:t>Value[0]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Titre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Lgende"/>
      </w:pPr>
      <w:r>
        <w:t xml:space="preserve">Figure </w:t>
      </w:r>
      <w:fldSimple w:instr=" SEQ Figure \* ARABIC ">
        <w:r w:rsidR="00090DCF">
          <w:rPr>
            <w:noProof/>
          </w:rPr>
          <w:t>18</w:t>
        </w:r>
      </w:fldSimple>
      <w:r>
        <w:t xml:space="preserve"> : Geologic Feature and MappedFeature</w:t>
      </w:r>
    </w:p>
    <w:p w14:paraId="2B5A641E" w14:textId="77777777" w:rsidR="001050D1" w:rsidRDefault="001050D1" w:rsidP="001050D1">
      <w:pPr>
        <w:pStyle w:val="Titre4"/>
      </w:pPr>
      <w:r>
        <w:t>GeologicFeature</w:t>
      </w:r>
    </w:p>
    <w:p w14:paraId="45BF8A1F" w14:textId="77777777" w:rsidR="00ED2525" w:rsidRDefault="00ED2525" w:rsidP="00ED2525">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8" w:name="BKM_6A81087A_0778_4235_8F6A_3CADBB0E9016"/>
      <w:bookmarkEnd w:id="358"/>
    </w:p>
    <w:p w14:paraId="2ACA9CC9" w14:textId="77777777" w:rsidR="00D10719" w:rsidRDefault="00D10719" w:rsidP="00D10719">
      <w:pPr>
        <w:pStyle w:val="Lgende"/>
        <w:keepNext/>
      </w:pPr>
      <w:r>
        <w:t xml:space="preserve">Table </w:t>
      </w:r>
      <w:fldSimple w:instr=" SEQ Table \* ARABIC ">
        <w:r w:rsidR="00750418">
          <w:rPr>
            <w:noProof/>
          </w:rPr>
          <w:t>9</w:t>
        </w:r>
      </w:fldSimple>
      <w:r>
        <w:t xml:space="preserve"> : GeologicFeature properties</w:t>
      </w:r>
    </w:p>
    <w:tbl>
      <w:tblPr>
        <w:tblStyle w:val="Ombrageclair"/>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F1244213_660C_4D77_8475_08F73D4EC81C"/>
            <w:bookmarkEnd w:id="359"/>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Feature ObservationMethod specifies the approach to acquiring the collection of attribute values that constitute an individual feature instance (e.g. point count, brunton compass on site, air photo interpretation,  field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3B089F6A_116B_4A4A_91A0_17A52F7181FF"/>
            <w:bookmarkEnd w:id="360"/>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1" w:name="BKM_26B10141_733E_4FC5_A8B6_E0EA8C9C1A8A"/>
            <w:bookmarkEnd w:id="361"/>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or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2"/>
            <w:r>
              <w:rPr>
                <w:rStyle w:val="Marquedecommentaire"/>
                <w:rFonts w:ascii="Times New Roman" w:eastAsia="Times New Roman" w:hAnsi="Times New Roman"/>
                <w:lang w:val="en-US" w:eastAsia="en-US"/>
              </w:rPr>
              <w:commentReference w:id="362"/>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Lgende"/>
        <w:keepNext/>
      </w:pPr>
      <w:bookmarkStart w:id="363" w:name="_Ref432008415"/>
      <w:r>
        <w:lastRenderedPageBreak/>
        <w:t xml:space="preserve">Table </w:t>
      </w:r>
      <w:fldSimple w:instr=" SEQ Table \* ARABIC ">
        <w:r w:rsidR="00750418">
          <w:rPr>
            <w:noProof/>
          </w:rPr>
          <w:t>10</w:t>
        </w:r>
      </w:fldSimple>
      <w:bookmarkEnd w:id="363"/>
      <w:r>
        <w:t>: GeologicFeature purposes</w:t>
      </w:r>
    </w:p>
    <w:tbl>
      <w:tblPr>
        <w:tblStyle w:val="Ombrageclair"/>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Titre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64"/>
      <w:r>
        <w:t>the specific bounded occurrence, such as an outcrop or map polygon</w:t>
      </w:r>
    </w:p>
    <w:p w14:paraId="79DE3EB1" w14:textId="77777777" w:rsidR="001050D1" w:rsidRDefault="001050D1" w:rsidP="001050D1">
      <w:pPr>
        <w:pStyle w:val="Paragraphedeliste"/>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64"/>
      <w:r w:rsidR="00EA3CAB">
        <w:rPr>
          <w:rStyle w:val="Marquedecommentaire"/>
        </w:rPr>
        <w:commentReference w:id="364"/>
      </w:r>
    </w:p>
    <w:p w14:paraId="5AD2AC20" w14:textId="77777777" w:rsidR="001050D1" w:rsidRDefault="001050D1" w:rsidP="001050D1"/>
    <w:p w14:paraId="5F2228E1" w14:textId="77777777" w:rsidR="00ED2525" w:rsidRDefault="001050D1" w:rsidP="001050D1">
      <w:commentRangeStart w:id="36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5"/>
      <w:r w:rsidR="00E52A0E">
        <w:rPr>
          <w:rStyle w:val="Marquedecommentaire"/>
        </w:rPr>
        <w:commentReference w:id="365"/>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6" w:name="BKM_FD0714CD_89E3_4F6A_B187_CB7A50E6C5C0"/>
      <w:bookmarkEnd w:id="366"/>
    </w:p>
    <w:p w14:paraId="2A59A17C" w14:textId="77777777" w:rsidR="00884FA7" w:rsidRDefault="00884FA7" w:rsidP="00884FA7">
      <w:pPr>
        <w:pStyle w:val="Lgende"/>
        <w:keepNext/>
      </w:pPr>
      <w:r>
        <w:t xml:space="preserve">Table </w:t>
      </w:r>
      <w:fldSimple w:instr=" SEQ Table \* ARABIC ">
        <w:r w:rsidR="00750418">
          <w:rPr>
            <w:noProof/>
          </w:rPr>
          <w:t>11</w:t>
        </w:r>
      </w:fldSimple>
      <w:r>
        <w:t>: MappedFeature properties</w:t>
      </w:r>
    </w:p>
    <w:tbl>
      <w:tblPr>
        <w:tblStyle w:val="Ombrageclair"/>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37DE5892_2942_443B_A8C3_8C1AB5CBE877"/>
            <w:bookmarkEnd w:id="367"/>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6B3E10C1_3AAE_4196_94F0_B9A235705FCC"/>
            <w:bookmarkEnd w:id="368"/>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1FCE659F_6DE4_40C1_996C_C1E6E981D3A0"/>
            <w:bookmarkEnd w:id="369"/>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9804216_8300_4609_B607_127F0178BAB6"/>
            <w:bookmarkEnd w:id="370"/>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E3A6BA8A_712F_4182_95C4_285048E21544"/>
            <w:bookmarkEnd w:id="371"/>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2" w:name="BKM_2EB23880_DDF1_4995_AB7F_3DC0E40E7A89"/>
            <w:bookmarkEnd w:id="372"/>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3" w:author="Boisvert, Eric" w:date="2015-10-16T07:55:00Z"/>
        </w:rPr>
        <w:pPrChange w:id="374" w:author="Boisvert, Eric" w:date="2015-10-16T07:55:00Z">
          <w:pPr>
            <w:pStyle w:val="Titre3"/>
          </w:pPr>
        </w:pPrChange>
      </w:pPr>
    </w:p>
    <w:p w14:paraId="7D4ABF8F" w14:textId="77777777" w:rsidR="00884FA7" w:rsidRDefault="00F92942" w:rsidP="00856F51">
      <w:pPr>
        <w:pStyle w:val="Titre4"/>
      </w:pPr>
      <w:r>
        <w:lastRenderedPageBreak/>
        <w:t>GeologicUnit</w:t>
      </w:r>
    </w:p>
    <w:p w14:paraId="37A3D1FA" w14:textId="77777777" w:rsidR="00F92942" w:rsidRDefault="00F92942" w:rsidP="00F92942"/>
    <w:p w14:paraId="22BB3592" w14:textId="77777777" w:rsidR="00F92942" w:rsidRDefault="00F92942"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Lgende"/>
      </w:pPr>
      <w:r>
        <w:t xml:space="preserve">Figure </w:t>
      </w:r>
      <w:fldSimple w:instr=" SEQ Figure \* ARABIC ">
        <w:r w:rsidR="00090DCF">
          <w:rPr>
            <w:noProof/>
          </w:rPr>
          <w:t>19</w:t>
        </w:r>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Lgende"/>
        <w:keepNext/>
      </w:pPr>
      <w:r>
        <w:t xml:space="preserve">Table </w:t>
      </w:r>
      <w:fldSimple w:instr=" SEQ Table \* ARABIC ">
        <w:r w:rsidR="00750418">
          <w:rPr>
            <w:noProof/>
          </w:rPr>
          <w:t>12</w:t>
        </w:r>
      </w:fldSimple>
      <w:r>
        <w:t xml:space="preserve"> : GeologicUnit properties</w:t>
      </w:r>
    </w:p>
    <w:tbl>
      <w:tblPr>
        <w:tblStyle w:val="Ombrageclair"/>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A1329A5F_042F_4AF8_BF84_0B471B65BC55"/>
            <w:bookmarkEnd w:id="375"/>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6" w:name="BKM_7F4D7787_7293_418E_8B38_1A72EA1F4CC0"/>
            <w:bookmarkEnd w:id="376"/>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7"/>
            <w:r w:rsidRPr="00A07C65">
              <w:rPr>
                <w:rFonts w:asciiTheme="minorHAnsi" w:hAnsiTheme="minorHAnsi"/>
                <w:color w:val="000000"/>
                <w:sz w:val="20"/>
                <w:szCs w:val="20"/>
                <w:lang w:val="en-CA"/>
              </w:rPr>
              <w:t>Scoped name because classification is asserted, not based on observational data.</w:t>
            </w:r>
            <w:commentRangeEnd w:id="377"/>
            <w:r>
              <w:rPr>
                <w:rStyle w:val="Marquedecommentaire"/>
                <w:color w:val="auto"/>
              </w:rPr>
              <w:commentReference w:id="377"/>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Titre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Lgende"/>
        <w:keepNext/>
      </w:pPr>
      <w:r>
        <w:t xml:space="preserve">Table </w:t>
      </w:r>
      <w:fldSimple w:instr=" SEQ Table \* ARABIC ">
        <w:r w:rsidR="00750418">
          <w:rPr>
            <w:noProof/>
          </w:rPr>
          <w:t>13</w:t>
        </w:r>
      </w:fldSimple>
      <w:r>
        <w:t xml:space="preserve"> : GeologicUnitHierarchy properties</w:t>
      </w:r>
    </w:p>
    <w:tbl>
      <w:tblPr>
        <w:tblStyle w:val="Ombrageclair"/>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F1AE88A3_ADC1_4E05_8AA4_DF5F90DB4C60"/>
            <w:bookmarkEnd w:id="378"/>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C5C77165_16DE_4DA6_948B_748CCB10594C"/>
            <w:bookmarkEnd w:id="379"/>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Titre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Ombrageclair"/>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0" w:name="BKM_D0CF8372_E2E7_44FE_8452_567F1CFF1C66"/>
            <w:bookmarkEnd w:id="380"/>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interbedded constituent, layers, dominant constituent. </w:t>
            </w:r>
            <w:commentRangeStart w:id="381"/>
            <w:r w:rsidRPr="00A07C65">
              <w:rPr>
                <w:rFonts w:asciiTheme="minorHAnsi" w:hAnsiTheme="minorHAnsi"/>
                <w:color w:val="000000"/>
                <w:sz w:val="20"/>
                <w:szCs w:val="20"/>
                <w:lang w:val="en-CA"/>
              </w:rPr>
              <w:t>Scoped name because role is asserted by the geologist building the description.</w:t>
            </w:r>
            <w:commentRangeEnd w:id="381"/>
            <w:r w:rsidR="000D2F14">
              <w:rPr>
                <w:rStyle w:val="Marquedecommentaire"/>
                <w:color w:val="auto"/>
              </w:rPr>
              <w:commentReference w:id="381"/>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2" w:name="BKM_F115EB74_32B6_4EFC_8D26_C2D2AD40E6EB"/>
            <w:bookmarkEnd w:id="382"/>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Titre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Lgende"/>
      </w:pPr>
      <w:r>
        <w:t xml:space="preserve">Figure </w:t>
      </w:r>
      <w:fldSimple w:instr=" SEQ Figure \* ARABIC ">
        <w:r w:rsidR="00090DCF">
          <w:rPr>
            <w:noProof/>
          </w:rPr>
          <w:t>20</w:t>
        </w:r>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3" w:name="BKM_BD5C03BF_666A_4A06_9108_21CA3469AFBC"/>
      <w:bookmarkEnd w:id="383"/>
    </w:p>
    <w:tbl>
      <w:tblPr>
        <w:tblStyle w:val="Ombrageclair"/>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D25AC3_6FC0_4C65_A8A5_F0142E2E6CE0"/>
            <w:bookmarkEnd w:id="384"/>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5" w:name="BKM_18EC1705_589B_4DEF_A044_9A1610E567B6"/>
            <w:bookmarkEnd w:id="385"/>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6" w:name="BKM_69643EA7_2142_46B5_9F91_BA2962E773C2"/>
      <w:bookmarkEnd w:id="386"/>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Titre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7" w:name="BKM_0198932B_28DD_424D_8B50_FABE0D235C84"/>
            <w:bookmarkEnd w:id="387"/>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8" w:name="BKM_7A5570E9_5272_4DAD_BC83_4E0D06E5C57A"/>
      <w:bookmarkEnd w:id="388"/>
    </w:p>
    <w:p w14:paraId="59154230" w14:textId="2D53B5DE" w:rsidR="00EA4029" w:rsidRDefault="00B537EA" w:rsidP="00DB2D3A">
      <w:pPr>
        <w:pStyle w:val="Titre3"/>
      </w:pPr>
      <w:r>
        <w:t>Geologic Event</w:t>
      </w:r>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Lgende"/>
      </w:pPr>
      <w:r>
        <w:t xml:space="preserve">Figure </w:t>
      </w:r>
      <w:fldSimple w:instr=" SEQ Figure \* ARABIC ">
        <w:r w:rsidR="00090DCF">
          <w:rPr>
            <w:noProof/>
          </w:rPr>
          <w:t>21</w:t>
        </w:r>
      </w:fldSimple>
      <w:r>
        <w:t>: Geologic Event</w:t>
      </w:r>
    </w:p>
    <w:p w14:paraId="59870292" w14:textId="00E80337" w:rsidR="00EA4029" w:rsidRDefault="00DB2D3A" w:rsidP="00DB2D3A">
      <w:pPr>
        <w:pStyle w:val="Titre4"/>
        <w:rPr>
          <w:lang w:val="en-CA"/>
        </w:rPr>
      </w:pPr>
      <w:bookmarkStart w:id="389" w:name="BKM_0E4402F5_70D7_41B4_8F46_2909F6D349A5"/>
      <w:bookmarkEnd w:id="389"/>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E578F2B2_741C_4353_B7F8_02F0AE878A52"/>
            <w:bookmarkEnd w:id="390"/>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B4649898_DB40_445B_BA02_FB50DB166B1F"/>
            <w:bookmarkEnd w:id="391"/>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7F5720D_724D_44A6_8C82_6D7A6D6B5F0E"/>
            <w:bookmarkEnd w:id="392"/>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94B4A111_399A_4144_8BC6_D1BBA5249175"/>
            <w:bookmarkEnd w:id="393"/>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4" w:name="BKM_23198178_9024_4323_9F34_11F193914E4D"/>
            <w:bookmarkEnd w:id="394"/>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5" w:name="BKM_669B19C2_AABA_42AD_8B76_978659231695"/>
      <w:bookmarkEnd w:id="395"/>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Titre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6B9E4BC3_EF2C_43B8_97EF_B6AD57F690A4"/>
            <w:bookmarkEnd w:id="396"/>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2ED006FF_62EF_4E32_BE1A_054C3322F7C1"/>
            <w:bookmarkEnd w:id="397"/>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8" w:name="BKM_BE4D4818_8828_40DD_8E59_5906619F59A7"/>
            <w:bookmarkEnd w:id="398"/>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Titre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9"/>
      <w:r w:rsidRPr="00CF6174">
        <w:t xml:space="preserve">inhomogeneities </w:t>
      </w:r>
      <w:commentRangeEnd w:id="399"/>
      <w:r>
        <w:rPr>
          <w:rStyle w:val="Marquedecommentaire"/>
        </w:rPr>
        <w:commentReference w:id="39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Lgende"/>
      </w:pPr>
      <w:r>
        <w:t xml:space="preserve">Figure </w:t>
      </w:r>
      <w:fldSimple w:instr=" SEQ Figure \* ARABIC ">
        <w:r w:rsidR="00090DCF">
          <w:rPr>
            <w:noProof/>
          </w:rPr>
          <w:t>22</w:t>
        </w:r>
      </w:fldSimple>
      <w:r>
        <w:t xml:space="preserve">: </w:t>
      </w:r>
      <w:r w:rsidRPr="009A428B">
        <w:t>Summary diagram of Geologic structures</w:t>
      </w:r>
    </w:p>
    <w:p w14:paraId="61BB8E46" w14:textId="1C007F79" w:rsidR="00CF6174" w:rsidRDefault="008B7091" w:rsidP="008B7091">
      <w:pPr>
        <w:pStyle w:val="Titre4"/>
      </w:pPr>
      <w:r>
        <w:t>GeologicStructure</w:t>
      </w:r>
    </w:p>
    <w:p w14:paraId="5B470527" w14:textId="77777777" w:rsidR="008B7091" w:rsidRDefault="008B7091" w:rsidP="008B7091"/>
    <w:p w14:paraId="4C420682" w14:textId="5315DDA5" w:rsidR="008B7091" w:rsidRDefault="008B7091" w:rsidP="008B7091">
      <w:r>
        <w:t>A configuration of matter in the Earth based on describable inhomogeneity, pattern, or fracture in an EarthMaterial.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Titre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Lgende"/>
      </w:pPr>
      <w:r>
        <w:t xml:space="preserve">Figure </w:t>
      </w:r>
      <w:fldSimple w:instr=" SEQ Figure \* ARABIC ">
        <w:r w:rsidR="00090DCF">
          <w:rPr>
            <w:noProof/>
          </w:rPr>
          <w:t>23</w:t>
        </w:r>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400" w:name="BKM_1A59C48F_A7B9_4BDC_B008_53504A772FCF"/>
      <w:bookmarkEnd w:id="400"/>
    </w:p>
    <w:tbl>
      <w:tblPr>
        <w:tblStyle w:val="Ombrageclair"/>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1" w:name="BKM_F722D1E4_88A1_4807_BB66_32AB9BD44381"/>
            <w:bookmarkEnd w:id="401"/>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Titre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Lgende"/>
      </w:pPr>
      <w:r>
        <w:t xml:space="preserve">Figure </w:t>
      </w:r>
      <w:fldSimple w:instr=" SEQ Figure \* ARABIC ">
        <w:r w:rsidR="00090DCF">
          <w:rPr>
            <w:noProof/>
          </w:rPr>
          <w:t>24</w:t>
        </w:r>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2" w:name="BKM_1562D6E5_754D_41F1_8BCA_821E81C1C77B"/>
      <w:bookmarkEnd w:id="402"/>
    </w:p>
    <w:tbl>
      <w:tblPr>
        <w:tblStyle w:val="Ombrageclair"/>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3" w:name="BKM_2577AA17_B965_493F_8575_D32112AD8348"/>
            <w:bookmarkEnd w:id="403"/>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Titre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Lgende"/>
      </w:pPr>
      <w:r>
        <w:t xml:space="preserve">Figure </w:t>
      </w:r>
      <w:fldSimple w:instr=" SEQ Figure \* ARABIC ">
        <w:r w:rsidR="00090DCF">
          <w:rPr>
            <w:noProof/>
          </w:rPr>
          <w:t>25</w:t>
        </w:r>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4" w:name="BKM_22F72D69_6FF6_4012_89A7_3FFAC0091563"/>
      <w:bookmarkEnd w:id="404"/>
    </w:p>
    <w:tbl>
      <w:tblPr>
        <w:tblStyle w:val="Ombrageclair"/>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5" w:name="BKM_D602E51F_1A69_4732_803D_A550C06800AD"/>
            <w:bookmarkEnd w:id="405"/>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Titre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Lgende"/>
      </w:pPr>
      <w:r>
        <w:t xml:space="preserve">Figure </w:t>
      </w:r>
      <w:fldSimple w:instr=" SEQ Figure \* ARABIC ">
        <w:r w:rsidR="00090DCF">
          <w:rPr>
            <w:noProof/>
          </w:rPr>
          <w:t>26</w:t>
        </w:r>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6" w:name="BKM_2C0BAC72_25F4_4403_B6F3_8CD29CC45162"/>
      <w:bookmarkEnd w:id="406"/>
    </w:p>
    <w:tbl>
      <w:tblPr>
        <w:tblStyle w:val="Ombrageclair"/>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7" w:name="BKM_6D164D9B_00C6_4467_A49F_201E1DB05D3E"/>
            <w:bookmarkEnd w:id="407"/>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Refers to a vocabulary of terms describing the type of shear displacement structure (eg; thrust fault, normal fault, wrench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Titre3"/>
      </w:pPr>
      <w:r>
        <w:t>Geomorphology</w:t>
      </w:r>
    </w:p>
    <w:p w14:paraId="54B0C7D1" w14:textId="77777777" w:rsidR="00FB057B" w:rsidRDefault="00FB057B" w:rsidP="00415CBF"/>
    <w:p w14:paraId="07C9989B" w14:textId="0DA381A1" w:rsidR="008E711C" w:rsidRDefault="00FB057B" w:rsidP="00415CBF">
      <w:r w:rsidRPr="00FB057B">
        <w:t>The Geomorphology package describes features that comprise the shape and nature of the Earth's land surface (ie, landforms).  These landforms may be created by natural Earth processes (eg, river channel, beach, moraine, mountain)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Lgende"/>
      </w:pPr>
      <w:r>
        <w:t xml:space="preserve">Figure </w:t>
      </w:r>
      <w:fldSimple w:instr=" SEQ Figure \* ARABIC ">
        <w:r w:rsidR="00090DCF">
          <w:rPr>
            <w:noProof/>
          </w:rPr>
          <w:t>27</w:t>
        </w:r>
      </w:fldSimple>
      <w:r>
        <w:t xml:space="preserve"> : Geomorphologic feature</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p>
    <w:tbl>
      <w:tblPr>
        <w:tblStyle w:val="Ombrageclair"/>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8" w:name="BKM_4E3AD03A_F983_4BE7_BAD7_D46FA41454DA"/>
      <w:bookmarkEnd w:id="408"/>
    </w:p>
    <w:tbl>
      <w:tblPr>
        <w:tblStyle w:val="Ombrageclair"/>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D58E407D_6BD7_451C_AC84_ED75498146C5"/>
            <w:bookmarkEnd w:id="409"/>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10" w:name="BKM_60D7A041_DA67_4836_A9CF_067E59A5AD76"/>
            <w:bookmarkEnd w:id="410"/>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Titre4"/>
      </w:pPr>
      <w:r w:rsidRPr="00E1402F">
        <w:t>AnthropogenicGeomorphologicFeature</w:t>
      </w:r>
    </w:p>
    <w:p w14:paraId="003D96E3" w14:textId="77777777" w:rsidR="00E1402F" w:rsidRPr="00E1402F" w:rsidRDefault="00E1402F" w:rsidP="00E1402F"/>
    <w:p w14:paraId="0E5F08C3" w14:textId="7A01392D" w:rsidR="00E1402F" w:rsidRDefault="00E1402F" w:rsidP="00FB057B">
      <w:r w:rsidRPr="00E1402F">
        <w:t xml:space="preserve">A geomorphologic feature (ie, landform) which has been created by human activity. </w:t>
      </w:r>
      <w:r w:rsidR="001A53ED">
        <w:t xml:space="preserve"> </w:t>
      </w:r>
      <w:r w:rsidRPr="00E1402F">
        <w:t>For example, dredged channel, midden, open pit, reclaimed land.</w:t>
      </w:r>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1" w:name="BKM_226E2406_CB91_4741_B565_53E336A2E054"/>
      <w:bookmarkEnd w:id="411"/>
    </w:p>
    <w:tbl>
      <w:tblPr>
        <w:tblStyle w:val="Ombrageclair"/>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2" w:name="BKM_FB2680F3_627E_464F_82B9_677F1AC277D7"/>
            <w:bookmarkEnd w:id="412"/>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Titre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Lgende"/>
      </w:pPr>
      <w:bookmarkStart w:id="413" w:name="_Ref432749513"/>
      <w:r>
        <w:t xml:space="preserve">Figure </w:t>
      </w:r>
      <w:fldSimple w:instr=" SEQ Figure \* ARABIC ">
        <w:r w:rsidR="00090DCF">
          <w:rPr>
            <w:noProof/>
          </w:rPr>
          <w:t>28</w:t>
        </w:r>
      </w:fldSimple>
      <w:bookmarkEnd w:id="413"/>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Paragraphedeliste"/>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Paragraphedeliste"/>
        <w:numPr>
          <w:ilvl w:val="0"/>
          <w:numId w:val="17"/>
        </w:numPr>
        <w:rPr>
          <w:rFonts w:ascii="Courier New" w:hAnsi="Courier New" w:cs="Courier New"/>
          <w:lang w:val="en-CA"/>
        </w:rPr>
      </w:pPr>
      <w:r>
        <w:t xml:space="preserve">using GSMLItem as a validation constrain </w:t>
      </w:r>
      <w:commentRangeStart w:id="414"/>
      <w:r>
        <w:t xml:space="preserve">(as prescribed by iso19136 2007 INSPIRE </w:t>
      </w:r>
      <w:r w:rsidRPr="00390DF7">
        <w:t>Extensions</w:t>
      </w:r>
      <w:r>
        <w:t xml:space="preserve">) </w:t>
      </w:r>
      <w:r>
        <w:br/>
      </w:r>
      <w:commentRangeEnd w:id="414"/>
      <w:r>
        <w:rPr>
          <w:rStyle w:val="Marquedecommentaire"/>
        </w:rPr>
        <w:commentReference w:id="414"/>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Titre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Lgende"/>
        <w:keepNext/>
      </w:pPr>
      <w:bookmarkStart w:id="415" w:name="_Ref432861594"/>
      <w:r>
        <w:t xml:space="preserve">Table </w:t>
      </w:r>
      <w:fldSimple w:instr=" SEQ Table \* ARABIC ">
        <w:r w:rsidR="00750418">
          <w:rPr>
            <w:noProof/>
          </w:rPr>
          <w:t>14</w:t>
        </w:r>
      </w:fldSimple>
      <w:bookmarkEnd w:id="415"/>
      <w:r>
        <w:t>: Vocabularies used in GeoSciML Basic</w:t>
      </w:r>
    </w:p>
    <w:tbl>
      <w:tblPr>
        <w:tblStyle w:val="Ombrageclair"/>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6"/>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6"/>
            <w:r>
              <w:rPr>
                <w:rStyle w:val="Marquedecommentaire"/>
                <w:color w:val="auto"/>
              </w:rPr>
              <w:commentReference w:id="416"/>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Lgende"/>
        <w:rPr>
          <w:lang w:val="en-CA"/>
        </w:rPr>
      </w:pPr>
      <w:r>
        <w:t xml:space="preserve">Figure </w:t>
      </w:r>
      <w:fldSimple w:instr=" SEQ Figure \* ARABIC ">
        <w:r w:rsidR="00090DCF">
          <w:rPr>
            <w:noProof/>
          </w:rPr>
          <w:t>29</w:t>
        </w:r>
      </w:fldSimple>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417"/>
            <w:r>
              <w:rPr>
                <w:rFonts w:eastAsia="MS Mincho"/>
                <w:b/>
                <w:color w:val="FF0000"/>
                <w:sz w:val="22"/>
                <w:lang w:val="en-CA"/>
              </w:rPr>
              <w:t>/req/gsml4-basic</w:t>
            </w:r>
            <w:commentRangeEnd w:id="417"/>
            <w:r w:rsidR="00C61E47">
              <w:rPr>
                <w:rStyle w:val="Marquedecommentaire"/>
              </w:rPr>
              <w:commentReference w:id="41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Lgende"/>
      </w:pPr>
      <w:r>
        <w:t xml:space="preserve">Figure </w:t>
      </w:r>
      <w:fldSimple w:instr=" SEQ Figure \* ARABIC ">
        <w:r w:rsidR="00090DCF">
          <w:rPr>
            <w:noProof/>
          </w:rPr>
          <w:t>30</w:t>
        </w:r>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an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Titre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The GeologicRelation class is an abstract class that defines the general structure used to define relationships between any feature type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Lgende"/>
        <w:rPr>
          <w:lang w:val="en-CA"/>
        </w:rPr>
      </w:pPr>
      <w:r>
        <w:t xml:space="preserve">Figure </w:t>
      </w:r>
      <w:fldSimple w:instr=" SEQ Figure \* ARABIC ">
        <w:r w:rsidR="00090DCF">
          <w:rPr>
            <w:noProof/>
          </w:rPr>
          <w:t>31</w:t>
        </w:r>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8" w:name="BKM_D050A55A_5C1C_4F4B_986C_7C31687F2ED2"/>
      <w:bookmarkEnd w:id="418"/>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18C9D12A_7280_4CA8_9066_431A68398F08"/>
            <w:bookmarkEnd w:id="419"/>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0" w:name="BKM_B740241F_3BC0_40B4_9972_D590F470452B"/>
            <w:bookmarkEnd w:id="420"/>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38727CDD_F0E8_4D00_A48C_555F0912BF41"/>
            <w:bookmarkEnd w:id="421"/>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Titre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Lgende"/>
        <w:rPr>
          <w:lang w:val="en-CA"/>
        </w:rPr>
      </w:pPr>
      <w:r>
        <w:t xml:space="preserve">Figure </w:t>
      </w:r>
      <w:fldSimple w:instr=" SEQ Figure \* ARABIC ">
        <w:r w:rsidR="00090DCF">
          <w:rPr>
            <w:noProof/>
          </w:rPr>
          <w:t>32</w:t>
        </w:r>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2" w:name="BKM_C0695B09_DC02_4BDD_AE59_38E8AE1F4632"/>
      <w:bookmarkEnd w:id="422"/>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F11CCC02_4943_439C_97BD_3878F0BA0970"/>
            <w:bookmarkEnd w:id="423"/>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4" w:name="BKM_8ABBD347_C257_4419_A3F6_0485375DCF7F"/>
            <w:bookmarkEnd w:id="424"/>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5" w:name="BKM_40919ABF_3C16_41E1_8906_0D3CE189EB1B"/>
            <w:bookmarkEnd w:id="425"/>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Titre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r w:rsidRPr="00AE357E">
        <w:rPr>
          <w:lang w:val="en-CA"/>
        </w:rPr>
        <w:t>Extended descriptions of earth materials that comprise geologic features.</w:t>
      </w:r>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Lgende"/>
      </w:pPr>
      <w:r>
        <w:t xml:space="preserve">Figure </w:t>
      </w:r>
      <w:fldSimple w:instr=" SEQ Figure \* ARABIC ">
        <w:r w:rsidR="00090DCF">
          <w:rPr>
            <w:noProof/>
          </w:rPr>
          <w:t>33</w:t>
        </w:r>
      </w:fldSimple>
      <w:r>
        <w:t>: Overview of earth material description</w:t>
      </w:r>
    </w:p>
    <w:p w14:paraId="6A6B155F" w14:textId="2A473E63" w:rsidR="00AE357E" w:rsidRDefault="00AE357E" w:rsidP="00AE357E">
      <w:pPr>
        <w:pStyle w:val="Titre4"/>
      </w:pPr>
      <w:r>
        <w:t>Alteration description</w:t>
      </w:r>
    </w:p>
    <w:p w14:paraId="53CAE886" w14:textId="25CF5B1A" w:rsidR="00AE357E" w:rsidRDefault="00AE357E" w:rsidP="00AE357E">
      <w:r>
        <w:t>AlterationDescription decribes aspects of a geologic unit or earth material that are the result of bulk chemical, mineralogical or physical changes related to change in the physical or chemical environment.  Includes weathering, supergene alteration, hydrothermal alteration and metasomatic effects not considered metamorphic.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6" w:name="BKM_8201810A_8593_4A0C_A4FE_B4A134FDF11D"/>
      <w:bookmarkEnd w:id="426"/>
    </w:p>
    <w:tbl>
      <w:tblPr>
        <w:tblStyle w:val="Ombrageclair"/>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7C508FBF_33D9_484F_911B_6377C69AD667"/>
            <w:bookmarkEnd w:id="427"/>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ED5D19E5_9BBB_4493_91D3_D708625FA37A"/>
            <w:bookmarkEnd w:id="428"/>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9" w:name="BKM_E45C3931_F3F9_4BB2_B916_F57604E1D027"/>
            <w:bookmarkEnd w:id="429"/>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30" w:name="BKM_26449531_DA00_4286_BEAD_53641C8C6B18"/>
            <w:bookmarkEnd w:id="430"/>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Titre4"/>
      </w:pPr>
      <w:r>
        <w:t>Chemical Composition</w:t>
      </w:r>
    </w:p>
    <w:p w14:paraId="22990790" w14:textId="5F1232B8" w:rsidR="00604E1E" w:rsidRDefault="00604E1E" w:rsidP="00AE357E">
      <w:r w:rsidRPr="00604E1E">
        <w:t>A class to deliver the chemical composition of a geological unit or earth material, as a list of element or oxide concentrations.</w:t>
      </w:r>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Lgende"/>
      </w:pPr>
      <w:r>
        <w:t xml:space="preserve">Figure </w:t>
      </w:r>
      <w:fldSimple w:instr=" SEQ Figure \* ARABIC ">
        <w:r w:rsidR="00090DCF">
          <w:rPr>
            <w:noProof/>
          </w:rPr>
          <w:t>34</w:t>
        </w:r>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31" w:name="BKM_D4FBCA43_958A_4AEF_8332_5F96792672DF"/>
      <w:bookmarkEnd w:id="431"/>
    </w:p>
    <w:tbl>
      <w:tblPr>
        <w:tblStyle w:val="Ombrageclair"/>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7DA6E39E_93F3_43B7_9C51_9F05A691932A"/>
            <w:bookmarkEnd w:id="432"/>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07DA21CA" w:rsidR="00604E1E" w:rsidRDefault="00604E1E" w:rsidP="00AE357E">
      <w:r w:rsidRPr="00604E1E">
        <w:t>Extended description of a compound earth material (ie, rocks and unconsolidated solid earth materials).</w:t>
      </w:r>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Lgende"/>
      </w:pPr>
      <w:r>
        <w:t xml:space="preserve">Figure </w:t>
      </w:r>
      <w:fldSimple w:instr=" SEQ Figure \* ARABIC ">
        <w:r w:rsidR="00090DCF">
          <w:rPr>
            <w:noProof/>
          </w:rPr>
          <w:t>35</w:t>
        </w:r>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3" w:name="BKM_0126A46B_77F6_4F3D_8366_99D7292A119E"/>
      <w:bookmarkEnd w:id="433"/>
    </w:p>
    <w:tbl>
      <w:tblPr>
        <w:tblStyle w:val="Ombrageclair"/>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4" w:name="BKM_68F68CA6_F7FB_411D_8560_851B7315C00E"/>
            <w:bookmarkEnd w:id="434"/>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5" w:name="BKM_F5243BEF_0ABC_4433_AFCB_2FCD01906472"/>
            <w:bookmarkEnd w:id="435"/>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(ie, a genetic process classifier term). Examples include igneous, sedimentary, metamorphic, shock metamorphic, volcanic, pyroclastic.</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Titre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6" w:name="BKM_D2D5D1B2_3FF4_4650_95E3_DA08EE4A7DFF"/>
      <w:bookmarkEnd w:id="436"/>
    </w:p>
    <w:tbl>
      <w:tblPr>
        <w:tblStyle w:val="Ombrageclair"/>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7D2E3FD4_C90D_40DB_8BA1_3E5458C981C0"/>
            <w:bookmarkEnd w:id="437"/>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13EF909A_AB70_4901_8CA1_C3BA3F992378"/>
            <w:bookmarkEnd w:id="438"/>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A7128990_6B6B_49DD_9D88_9E8D7207A879"/>
            <w:bookmarkEnd w:id="439"/>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40" w:name="BKM_92F07FBA_BBCD_4C39_9112_B2569C6076C8"/>
            <w:bookmarkEnd w:id="440"/>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41" w:name="BKM_02F24C6F_6A70_4304_88F6_978891E8D391"/>
            <w:bookmarkEnd w:id="441"/>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Titre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2" w:name="BKM_D2385579_8CEC_41FC_ACD0_1242C0AEF96E"/>
      <w:bookmarkEnd w:id="442"/>
    </w:p>
    <w:tbl>
      <w:tblPr>
        <w:tblStyle w:val="Ombrageclair"/>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3" w:name="BKM_C5A88E79_2FB3_4893_8914_60419C00F2D2"/>
            <w:bookmarkEnd w:id="443"/>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(an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4" w:name="BKM_A4F3FCE3_772C_4588_A2A4_96535416D1B6"/>
            <w:bookmarkEnd w:id="444"/>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Titre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Lgende"/>
      </w:pPr>
      <w:r>
        <w:t xml:space="preserve">Figure </w:t>
      </w:r>
      <w:fldSimple w:instr=" SEQ Figure \* ARABIC ">
        <w:r w:rsidR="00090DCF">
          <w:rPr>
            <w:noProof/>
          </w:rPr>
          <w:t>36</w:t>
        </w:r>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5" w:name="BKM_CEE739CE_1DAA_46F5_B493_438C458DE763"/>
      <w:bookmarkEnd w:id="445"/>
    </w:p>
    <w:tbl>
      <w:tblPr>
        <w:tblStyle w:val="Ombrageclair"/>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6" w:name="BKM_F9869380_E0FA_4E99_89A5_99DF9CC6BB40"/>
            <w:bookmarkEnd w:id="446"/>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Titre4"/>
      </w:pPr>
      <w:r>
        <w:t>Inorganic fluid</w:t>
      </w:r>
    </w:p>
    <w:p w14:paraId="47D3B8EF" w14:textId="58273770" w:rsidR="003A479F" w:rsidRDefault="003A479F" w:rsidP="003A479F">
      <w:r>
        <w:t>An inorganic, non-crystalline EarthMaterial (solid, liquid, or gas) that tends to flow or conform to the shape of its container.  Includes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Lgende"/>
      </w:pPr>
      <w:r>
        <w:t xml:space="preserve">Figure </w:t>
      </w:r>
      <w:fldSimple w:instr=" SEQ Figure \* ARABIC ">
        <w:r w:rsidR="00090DCF">
          <w:rPr>
            <w:noProof/>
          </w:rPr>
          <w:t>37</w:t>
        </w:r>
      </w:fldSimple>
      <w:r>
        <w:t>: Inorganic fluid</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Lgende"/>
      </w:pPr>
      <w:r>
        <w:t xml:space="preserve">Figure </w:t>
      </w:r>
      <w:fldSimple w:instr=" SEQ Figure \* ARABIC ">
        <w:r w:rsidR="00090DCF">
          <w:rPr>
            <w:noProof/>
          </w:rPr>
          <w:t>38</w:t>
        </w:r>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7" w:name="BKM_593C69E3_0EC2_4CB1_8B2B_D0FE22B7C017"/>
      <w:bookmarkEnd w:id="447"/>
    </w:p>
    <w:tbl>
      <w:tblPr>
        <w:tblStyle w:val="Ombrageclair"/>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0ACE92C1_088C_42CF_93C8_D003E3CC8FC3"/>
            <w:bookmarkEnd w:id="448"/>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14E0F14F_4532_4342_B7F1_67313964C676"/>
            <w:bookmarkEnd w:id="449"/>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AE61D4_C509_4CAA_B004_0231DB42B137"/>
            <w:bookmarkEnd w:id="450"/>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1" w:name="BKM_5F5D6549_09AD_4BCF_806A_9B95D5D4E734"/>
            <w:bookmarkEnd w:id="451"/>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2" w:name="BKM_80BAF21E_2C4E_40CD_B42E_41BCEA94DECC"/>
            <w:bookmarkEnd w:id="452"/>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Titre4"/>
      </w:pPr>
      <w:r>
        <w:t>OrganicMaterial</w:t>
      </w:r>
    </w:p>
    <w:p w14:paraId="50ADFF2A" w14:textId="77777777" w:rsidR="00267D2C" w:rsidRDefault="00267D2C" w:rsidP="009021BE"/>
    <w:p w14:paraId="1370954B" w14:textId="742B3FEB" w:rsidR="00267D2C" w:rsidRDefault="00267D2C" w:rsidP="00267D2C">
      <w:r>
        <w:t>An EarthMaterial that belongs to the class of chemical compounds having a reduced carbon basis (as distinct from carbonates), and derived from living organisms.  Includes high-carbon EarthMaterials such as bitumen, peat, and coal.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Titre4"/>
      </w:pPr>
      <w:r>
        <w:lastRenderedPageBreak/>
        <w:t>Organism</w:t>
      </w:r>
    </w:p>
    <w:p w14:paraId="65AEEC56" w14:textId="77777777" w:rsidR="00267D2C" w:rsidRDefault="00267D2C" w:rsidP="009021BE"/>
    <w:p w14:paraId="3A4007D8" w14:textId="3A082637" w:rsidR="00267D2C" w:rsidRDefault="00267D2C" w:rsidP="009021BE">
      <w:r w:rsidRPr="00267D2C">
        <w:t>Broad class to represent any living or once living thing.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Lgende"/>
      </w:pPr>
      <w:r>
        <w:t xml:space="preserve">Figure </w:t>
      </w:r>
      <w:fldSimple w:instr=" SEQ Figure \* ARABIC ">
        <w:r w:rsidR="00090DCF">
          <w:rPr>
            <w:noProof/>
          </w:rPr>
          <w:t>39</w:t>
        </w:r>
      </w:fldSimple>
      <w:r>
        <w:t>: Organism</w:t>
      </w:r>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77777777" w:rsidR="00267D2C" w:rsidRDefault="00267D2C" w:rsidP="00267D2C">
      <w:r>
        <w:t xml:space="preserve">A class to describe the numeric physical properties of a geologic unit, earth material, or geologic structure. (eg; density, porosity, magnetic susceptibility, remanent magnetism).  These properties are modelled here as scalar numeric values (swe:Quantity).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Lgende"/>
      </w:pPr>
      <w:r>
        <w:t xml:space="preserve">Figure </w:t>
      </w:r>
      <w:fldSimple w:instr=" SEQ Figure \* ARABIC ">
        <w:r w:rsidR="00090DCF">
          <w:rPr>
            <w:noProof/>
          </w:rPr>
          <w:t>40</w:t>
        </w:r>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3" w:name="BKM_DF21AB41_C085_4AC9_B6F6_DFFDFCF925FF"/>
      <w:bookmarkEnd w:id="453"/>
    </w:p>
    <w:tbl>
      <w:tblPr>
        <w:tblStyle w:val="Ombrageclair"/>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4" w:name="BKM_41B8BC40_9B55_499E_B59B_A3F4FD630754"/>
            <w:bookmarkEnd w:id="454"/>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1184394F_75EC_44D4_8904_2EB2061759E4"/>
            <w:bookmarkEnd w:id="455"/>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766F18B5" w:rsidR="00267D2C" w:rsidRDefault="00267D2C" w:rsidP="00267D2C">
      <w:r w:rsidRPr="00267D2C">
        <w:lastRenderedPageBreak/>
        <w:t>Extended descriptive attributes of a rock material.</w:t>
      </w:r>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Lgende"/>
      </w:pPr>
      <w:r>
        <w:t xml:space="preserve">Figure </w:t>
      </w:r>
      <w:fldSimple w:instr=" SEQ Figure \* ARABIC ">
        <w:r w:rsidR="00090DCF">
          <w:rPr>
            <w:noProof/>
          </w:rPr>
          <w:t>41</w:t>
        </w:r>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6" w:name="BKM_54B0933A_5E39_4E6A_A950_9E63F5E10F0B"/>
      <w:bookmarkEnd w:id="456"/>
    </w:p>
    <w:tbl>
      <w:tblPr>
        <w:tblStyle w:val="Ombrageclair"/>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7" w:name="BKM_CE58381D_F747_4812_83C3_00C6282DB05A"/>
            <w:bookmarkEnd w:id="457"/>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Titre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8"/>
      <w:r w:rsidR="00AB10FC">
        <w:rPr>
          <w:rStyle w:val="Marquedecommentaire"/>
        </w:rPr>
        <w:commentReference w:id="458"/>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Lgende"/>
      </w:pPr>
      <w:r>
        <w:t xml:space="preserve">Figure </w:t>
      </w:r>
      <w:fldSimple w:instr=" SEQ Figure \* ARABIC ">
        <w:r w:rsidR="00090DCF">
          <w:rPr>
            <w:noProof/>
          </w:rPr>
          <w:t>42</w:t>
        </w:r>
      </w:fldSimple>
      <w:r>
        <w:t xml:space="preserve">: GeologicEventDescription </w:t>
      </w:r>
    </w:p>
    <w:p w14:paraId="195E5696" w14:textId="77777777" w:rsidR="00AB10FC" w:rsidRDefault="00AB10FC" w:rsidP="00267D2C"/>
    <w:tbl>
      <w:tblPr>
        <w:tblStyle w:val="Ombrageclair"/>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9" w:name="BKM_D8A9D87B_FAA3_4CC2_BC9F_D27B111A2980"/>
            <w:bookmarkEnd w:id="459"/>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60" w:name="BKM_C843AC0B_80BB_4AD8_B2F6_459B6FFBBEB7"/>
            <w:bookmarkEnd w:id="460"/>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Titre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Lgende"/>
      </w:pPr>
      <w:r>
        <w:t xml:space="preserve">Figure </w:t>
      </w:r>
      <w:fldSimple w:instr=" SEQ Figure \* ARABIC ">
        <w:r w:rsidR="00090DCF">
          <w:rPr>
            <w:noProof/>
          </w:rPr>
          <w:t>43</w:t>
        </w:r>
      </w:fldSimple>
      <w:r>
        <w:t>: Summary diagram of GeologicStructureDetailes</w:t>
      </w:r>
    </w:p>
    <w:p w14:paraId="7A27A6E2" w14:textId="77777777" w:rsidR="00AB10FC" w:rsidRDefault="00AB10FC" w:rsidP="00AB10FC"/>
    <w:p w14:paraId="5E3A23D6" w14:textId="34147625" w:rsidR="00AB10FC" w:rsidRDefault="00AB10FC" w:rsidP="00AB10FC">
      <w:pPr>
        <w:pStyle w:val="Titre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Lgende"/>
      </w:pPr>
      <w:r>
        <w:t xml:space="preserve">Figure </w:t>
      </w:r>
      <w:fldSimple w:instr=" SEQ Figure \* ARABIC ">
        <w:r w:rsidR="00090DCF">
          <w:rPr>
            <w:noProof/>
          </w:rPr>
          <w:t>44</w:t>
        </w:r>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61" w:name="BKM_E2CFECC1_AAB5_40F6_ABD4_D77907DA9990"/>
      <w:bookmarkEnd w:id="461"/>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2" w:name="BKM_C1076615_3AE6_4988_8393_E66493CD8FB0"/>
            <w:bookmarkEnd w:id="462"/>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3" w:name="BKM_A9BDB16E_7011_463E_B96E_FB003E3472AA"/>
            <w:bookmarkEnd w:id="463"/>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Titre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Lgende"/>
      </w:pPr>
      <w:r>
        <w:t xml:space="preserve">Figure </w:t>
      </w:r>
      <w:fldSimple w:instr=" SEQ Figure \* ARABIC ">
        <w:r w:rsidR="00090DCF">
          <w:rPr>
            <w:noProof/>
          </w:rPr>
          <w:t>45</w:t>
        </w:r>
      </w:fldSimple>
      <w:r>
        <w:t>: DisplacementEvent</w:t>
      </w:r>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4"/>
            <w:r>
              <w:rPr>
                <w:rFonts w:asciiTheme="minorHAnsi" w:hAnsiTheme="minorHAnsi"/>
                <w:color w:val="000000"/>
                <w:sz w:val="20"/>
                <w:szCs w:val="20"/>
                <w:lang w:val="en-CA"/>
              </w:rPr>
              <w:t>Description of the parameters of the displacement</w:t>
            </w:r>
            <w:commentRangeEnd w:id="464"/>
            <w:r>
              <w:rPr>
                <w:rStyle w:val="Marquedecommentaire"/>
                <w:color w:val="auto"/>
              </w:rPr>
              <w:commentReference w:id="464"/>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Titre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Lgende"/>
      </w:pPr>
      <w:r>
        <w:t xml:space="preserve">Figure </w:t>
      </w:r>
      <w:fldSimple w:instr=" SEQ Figure \* ARABIC ">
        <w:r w:rsidR="00090DCF">
          <w:rPr>
            <w:noProof/>
          </w:rPr>
          <w:t>46</w:t>
        </w:r>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5" w:name="BKM_0148DBC7_BEFE_411F_BDA0_ED2509780C45"/>
      <w:bookmarkEnd w:id="465"/>
    </w:p>
    <w:tbl>
      <w:tblPr>
        <w:tblStyle w:val="Ombrageclair"/>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3201DCDD_D133_49AE_90CB_9F86F5B18ACE"/>
            <w:bookmarkEnd w:id="466"/>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7" w:name="BKM_5AEA7724_2100_40A1_BA99_6516E4CE2A3E"/>
            <w:bookmarkEnd w:id="467"/>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8" w:name="BKM_65E9638C_341E_4069_9C8F_D8BC2F8B7601"/>
            <w:bookmarkEnd w:id="468"/>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Titre4"/>
      </w:pPr>
      <w:r>
        <w:t>SeparationValue</w:t>
      </w:r>
    </w:p>
    <w:p w14:paraId="02628FCE" w14:textId="77777777" w:rsidR="00777586" w:rsidRDefault="00777586" w:rsidP="00AB10FC"/>
    <w:p w14:paraId="41A1AB52" w14:textId="69D0D259" w:rsidR="00777586" w:rsidRDefault="00777586" w:rsidP="00AB10FC">
      <w:r w:rsidRPr="00777586">
        <w:t>The amount of separation displacement across a structure.</w:t>
      </w:r>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9" w:name="BKM_08A92A70_F1F3_4B2A_9DC3_7E931F02BD38"/>
      <w:bookmarkEnd w:id="469"/>
    </w:p>
    <w:tbl>
      <w:tblPr>
        <w:tblStyle w:val="Ombrageclair"/>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3F7EC057_E707_4A06_A6E3_17A0DD602106"/>
            <w:bookmarkEnd w:id="470"/>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Titre4"/>
      </w:pPr>
      <w:r>
        <w:t>NetSlipValue</w:t>
      </w:r>
    </w:p>
    <w:p w14:paraId="0786FEA3" w14:textId="77777777" w:rsidR="00777586" w:rsidRPr="00777586" w:rsidRDefault="00777586" w:rsidP="00777586"/>
    <w:p w14:paraId="1A3385D7" w14:textId="39FBAF75" w:rsidR="00777586" w:rsidRDefault="00777586" w:rsidP="00AB10FC">
      <w:r w:rsidRPr="00777586">
        <w:t>The total amount of slip displacement along a structure.</w:t>
      </w:r>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71" w:name="BKM_5D7D3A73_2BA5_4999_B2D9_B2638FD2E3F3"/>
      <w:bookmarkEnd w:id="471"/>
    </w:p>
    <w:tbl>
      <w:tblPr>
        <w:tblStyle w:val="Ombrageclair"/>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2" w:name="BKM_7025CFD1_5818_4184_A744_DEA2C7504840"/>
            <w:bookmarkEnd w:id="472"/>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Titre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3" w:name="BKM_D8F0C163_8545_458E_90CD_CA5151787B07"/>
      <w:bookmarkEnd w:id="473"/>
    </w:p>
    <w:tbl>
      <w:tblPr>
        <w:tblStyle w:val="Ombrageclair"/>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C37626AA_696F_429A_B16D_4833F8339B50"/>
            <w:bookmarkEnd w:id="474"/>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5" w:name="BKM_8E0A8CD6_1952_49E4_ACE7_469172BABBA7"/>
            <w:bookmarkEnd w:id="475"/>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498C83DB_DFDB_4234_B978_7C656FD73043"/>
            <w:bookmarkEnd w:id="476"/>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Titre4"/>
      </w:pPr>
      <w:r>
        <w:t>FoldDescription</w:t>
      </w:r>
    </w:p>
    <w:p w14:paraId="2F11184B" w14:textId="77777777" w:rsidR="00FE753A" w:rsidRDefault="00FE753A" w:rsidP="00AB10FC"/>
    <w:p w14:paraId="19D35EBD" w14:textId="4B5A6DC0" w:rsidR="00FC626E" w:rsidRDefault="00FE753A" w:rsidP="00AB10FC">
      <w:r w:rsidRPr="00FE753A">
        <w:t>Extended descriptive properties of a fold structure.</w:t>
      </w:r>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Lgende"/>
      </w:pPr>
      <w:r>
        <w:t xml:space="preserve">Figure </w:t>
      </w:r>
      <w:fldSimple w:instr=" SEQ Figure \* ARABIC ">
        <w:r w:rsidR="00090DCF">
          <w:rPr>
            <w:noProof/>
          </w:rPr>
          <w:t>47</w:t>
        </w:r>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7" w:name="BKM_D8139323_6092_443C_A360_3F3BE3361CC0"/>
      <w:bookmarkEnd w:id="477"/>
    </w:p>
    <w:tbl>
      <w:tblPr>
        <w:tblStyle w:val="Ombrageclair"/>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9F55EEFA_C0E3_452C_8F3E_4601CB5BDD65"/>
            <w:bookmarkEnd w:id="478"/>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6CF2C95_A27D_49AD_BB55_36897A8B9A93"/>
            <w:bookmarkEnd w:id="479"/>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C47055C6_23E4_4FE1_89C3_7EA3E53F016F"/>
            <w:bookmarkEnd w:id="480"/>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BE3EB69A_2E9F_4015_9A53_7E29585ADF99"/>
            <w:bookmarkEnd w:id="481"/>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Variation in orientation of fold hinge along trend of fold, distinguish sheath from cylindrical folds. Specify with terminology eg sheath, dome, basin,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D49811C3_C3B3_4361_989B_69411D4795BC"/>
            <w:bookmarkEnd w:id="482"/>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hinge line orientation for fold. CGI_LinearOrientation allows for a term value specification or a numeric specification of either or both the trend and plunge of hinge line. kHinge plunge term examples: sub-vertical, steeply plunging, ... sub-horizontal, reclined and vertical for special cases in which hinge plunge is close to axial surface dip. 0..*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6411C0D6_8DBF_4DB6_A7B6_ADED17047AE5"/>
            <w:bookmarkEnd w:id="483"/>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2C450E0F_0DB6_4DEB_964F_DE2661303D3A"/>
            <w:bookmarkEnd w:id="484"/>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5CAB0B26_2CE6_42AB_B2CE_2FA413E9F025"/>
            <w:bookmarkEnd w:id="485"/>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6" w:name="BKM_FA6FE08B_7A03_4337_979E_0DF7D1B98F33"/>
            <w:bookmarkEnd w:id="486"/>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922E2E10_A22B_488C_B866_3D68572C1248"/>
            <w:bookmarkEnd w:id="487"/>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Titre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(axis and axial surface are parallel) produced by the same tectonic event. Sometimes referred to as a "Fold Train".</w:t>
      </w:r>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Lgende"/>
      </w:pPr>
      <w:r>
        <w:t xml:space="preserve">Figure </w:t>
      </w:r>
      <w:fldSimple w:instr=" SEQ Figure \* ARABIC ">
        <w:r w:rsidR="00090DCF">
          <w:rPr>
            <w:noProof/>
          </w:rPr>
          <w:t>48</w:t>
        </w:r>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8" w:name="BKM_60CC5835_79D2_4A13_B4A8_D7D9DBF215A3"/>
      <w:bookmarkEnd w:id="488"/>
    </w:p>
    <w:tbl>
      <w:tblPr>
        <w:tblStyle w:val="Ombrageclair"/>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9" w:name="BKM_50AAAF20_CB99_4ABC_9FAE_60AD6D1987FD"/>
            <w:bookmarkEnd w:id="489"/>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90" w:name="BKM_15CC129A_078F_4F7E_80FD_248D1D0D33F2"/>
            <w:bookmarkEnd w:id="490"/>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Titre4"/>
      </w:pPr>
      <w:r>
        <w:t>FoliationDescription</w:t>
      </w:r>
    </w:p>
    <w:p w14:paraId="37BF6AF3" w14:textId="77777777" w:rsidR="003804FE" w:rsidRDefault="003804FE" w:rsidP="00AB10FC"/>
    <w:p w14:paraId="49A2EDDB" w14:textId="0DB24248" w:rsidR="003804FE" w:rsidRDefault="003804FE" w:rsidP="00AB10FC">
      <w:r w:rsidRPr="003804FE">
        <w:lastRenderedPageBreak/>
        <w:t>Extended descriptive properties of a foliation structure.</w:t>
      </w:r>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Lgende"/>
      </w:pPr>
      <w:r>
        <w:t xml:space="preserve">Figure </w:t>
      </w:r>
      <w:fldSimple w:instr=" SEQ Figure \* ARABIC ">
        <w:r w:rsidR="00090DCF">
          <w:rPr>
            <w:noProof/>
          </w:rPr>
          <w:t>49</w:t>
        </w:r>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91" w:name="BKM_FDDB3C9C_445F_40FB_AB70_ED1438E267DC"/>
      <w:bookmarkEnd w:id="491"/>
    </w:p>
    <w:tbl>
      <w:tblPr>
        <w:tblStyle w:val="Ombrageclair"/>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19D968ED_E9E9_4696_A463_9B8A89B9A29C"/>
            <w:bookmarkEnd w:id="492"/>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A9E84D60_87E8_4274_B497_38C594525434"/>
            <w:bookmarkEnd w:id="493"/>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F7EC3986_4D93_479D_BDAB_FDA23552D58F"/>
            <w:bookmarkEnd w:id="494"/>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788366B_341E_49F9_A366_57B90FBEF589"/>
            <w:bookmarkEnd w:id="495"/>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6" w:name="BKM_472C9381_9698_46F2_8E04_2E603A1474CC"/>
            <w:bookmarkEnd w:id="496"/>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7" w:name="BKM_33E4A038_4438_4CEF_A4A6_6E8349B6FDCC"/>
            <w:bookmarkEnd w:id="497"/>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Titre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Lgende"/>
      </w:pPr>
      <w:r>
        <w:t xml:space="preserve">Figure </w:t>
      </w:r>
      <w:fldSimple w:instr=" SEQ Figure \* ARABIC ">
        <w:r w:rsidR="00090DCF">
          <w:rPr>
            <w:noProof/>
          </w:rPr>
          <w:t>50</w:t>
        </w:r>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8" w:name="BKM_E32F3F79_7117_4294_86FD_A68126B03F62"/>
      <w:bookmarkEnd w:id="498"/>
    </w:p>
    <w:tbl>
      <w:tblPr>
        <w:tblStyle w:val="Ombrageclair"/>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9" w:name="BKM_76F0AF36_F011_4216_B99A_7C75820C7A2C"/>
            <w:bookmarkEnd w:id="499"/>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500" w:name="BKM_B13360B8_167E_4DA8_A7B7_EA7DCABE7993"/>
            <w:bookmarkEnd w:id="500"/>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Titre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Lgende"/>
      </w:pPr>
      <w:r>
        <w:t xml:space="preserve">Figure </w:t>
      </w:r>
      <w:fldSimple w:instr=" SEQ Figure \* ARABIC ">
        <w:r w:rsidR="00090DCF">
          <w:rPr>
            <w:noProof/>
          </w:rPr>
          <w:t>51</w:t>
        </w:r>
      </w:fldSimple>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27B06EF1" w:rsidR="00CB339F" w:rsidRDefault="00CB339F" w:rsidP="00AB10FC">
      <w:r w:rsidRPr="00CB339F">
        <w:t>Extended description of the characteristics of a geologic unit.</w:t>
      </w:r>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501" w:name="BKM_E8CC2926_B007_4DFB_997F_F78EC469DF9A"/>
      <w:bookmarkEnd w:id="501"/>
    </w:p>
    <w:tbl>
      <w:tblPr>
        <w:tblStyle w:val="Ombrageclair"/>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BB58E692_A1AE_4D52_B50D_8A8583AB1BE4"/>
            <w:bookmarkEnd w:id="502"/>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31BF4296_6E8D_413D_AA94_37BAA601A4E2"/>
            <w:bookmarkEnd w:id="503"/>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4" w:name="BKM_0CE007A8_3CE4_4605_997D_014E0E71F898"/>
            <w:bookmarkEnd w:id="504"/>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5" w:name="BKM_4ACCDAB5_D34A_4312_AB32_2B6F03610F7A"/>
            <w:bookmarkEnd w:id="505"/>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Titre4"/>
      </w:pPr>
      <w:r>
        <w:t>BeddingDescription</w:t>
      </w:r>
    </w:p>
    <w:p w14:paraId="30D66ADD" w14:textId="77777777" w:rsidR="006045F2" w:rsidRPr="006045F2" w:rsidRDefault="006045F2" w:rsidP="006045F2"/>
    <w:p w14:paraId="79D9664E" w14:textId="5D982528" w:rsidR="006045F2" w:rsidRDefault="006045F2" w:rsidP="00AB10FC">
      <w:r w:rsidRPr="006045F2">
        <w:t>Extended description of the bedding characteristics of a geologic unit.</w:t>
      </w:r>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6" w:name="BKM_19472229_5BF0_45F8_BED6_B86B706423A9"/>
      <w:bookmarkEnd w:id="506"/>
    </w:p>
    <w:tbl>
      <w:tblPr>
        <w:tblStyle w:val="Ombrageclair"/>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B8E145AE_8356_455D_8AF6_DD01E80B774C"/>
            <w:bookmarkEnd w:id="507"/>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8" w:name="BKM_8FB90A67_2503_406F_8326_44811B80D96C"/>
            <w:bookmarkEnd w:id="508"/>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9" w:name="BKM_32D036C1_ECEB_4E0E_8D49_567109DB3963"/>
            <w:bookmarkEnd w:id="509"/>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Titre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Lgende"/>
        <w:keepNext/>
      </w:pPr>
      <w:bookmarkStart w:id="510" w:name="_Ref433004816"/>
      <w:r>
        <w:t xml:space="preserve">Table </w:t>
      </w:r>
      <w:fldSimple w:instr=" SEQ Table \* ARABIC ">
        <w:r w:rsidR="00750418">
          <w:rPr>
            <w:noProof/>
          </w:rPr>
          <w:t>15</w:t>
        </w:r>
      </w:fldSimple>
      <w:bookmarkEnd w:id="510"/>
      <w:r>
        <w:t xml:space="preserve"> : GeoSciML vocabularies</w:t>
      </w:r>
    </w:p>
    <w:tbl>
      <w:tblPr>
        <w:tblStyle w:val="Ombrageclair"/>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Titre2"/>
        <w:rPr>
          <w:lang w:val="en-CA"/>
        </w:rPr>
      </w:pPr>
      <w:bookmarkStart w:id="511" w:name="_Ref432948522"/>
      <w:r w:rsidRPr="00D12552">
        <w:rPr>
          <w:lang w:val="en-CA"/>
        </w:rPr>
        <w:t xml:space="preserve">GeoSciML </w:t>
      </w:r>
      <w:r>
        <w:rPr>
          <w:lang w:val="en-CA"/>
        </w:rPr>
        <w:t>GeologicTime</w:t>
      </w:r>
      <w:r w:rsidRPr="00D12552">
        <w:rPr>
          <w:lang w:val="en-CA"/>
        </w:rPr>
        <w:t xml:space="preserve"> Requirements Class</w:t>
      </w:r>
      <w:bookmarkEnd w:id="51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Lgende"/>
        <w:rPr>
          <w:lang w:val="en-CA"/>
        </w:rPr>
      </w:pPr>
      <w:r>
        <w:t xml:space="preserve">Figure </w:t>
      </w:r>
      <w:fldSimple w:instr=" SEQ Figure \* ARABIC ">
        <w:r w:rsidR="00090DCF">
          <w:rPr>
            <w:noProof/>
          </w:rPr>
          <w:t>52</w:t>
        </w:r>
      </w:fldSimple>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Lgende"/>
      </w:pPr>
      <w:r>
        <w:t xml:space="preserve">Figure </w:t>
      </w:r>
      <w:fldSimple w:instr=" SEQ Figure \* ARABIC ">
        <w:r w:rsidR="00090DCF">
          <w:rPr>
            <w:noProof/>
          </w:rPr>
          <w:t>53</w:t>
        </w:r>
      </w:fldSimple>
      <w:r>
        <w:t>: Geologic Time summary diagram</w:t>
      </w:r>
    </w:p>
    <w:p w14:paraId="1B5DD8CD" w14:textId="60B4F9D0" w:rsidR="008F4E9C" w:rsidRDefault="008F4E9C" w:rsidP="00D81A7B">
      <w:pPr>
        <w:pStyle w:val="Titre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Lgende"/>
      </w:pPr>
      <w:r>
        <w:t xml:space="preserve">Figure </w:t>
      </w:r>
      <w:fldSimple w:instr=" SEQ Figure \* ARABIC ">
        <w:r w:rsidR="00090DCF">
          <w:rPr>
            <w:noProof/>
          </w:rPr>
          <w:t>54</w:t>
        </w:r>
      </w:fldSimple>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Lgende"/>
      </w:pPr>
      <w:r>
        <w:t xml:space="preserve">Figure </w:t>
      </w:r>
      <w:fldSimple w:instr=" SEQ Figure \* ARABIC ">
        <w:r w:rsidR="00090DCF">
          <w:rPr>
            <w:noProof/>
          </w:rPr>
          <w:t>55</w:t>
        </w:r>
      </w:fldSimple>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12" w:name="BKM_58D632CF_BB56_4A60_B802_C78FC42B4B0D"/>
      <w:bookmarkEnd w:id="512"/>
    </w:p>
    <w:tbl>
      <w:tblPr>
        <w:tblStyle w:val="Ombrageclair"/>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3" w:name="BKM_B8B6E400_425B_496D_997B_63F3369FC8C6"/>
            <w:bookmarkEnd w:id="513"/>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4" w:name="BKM_0A8B18AD_F79E_4E63_8D17_DE2C48F3AF42"/>
            <w:bookmarkEnd w:id="514"/>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5" w:name="BKM_F023F8DE_07B5_4FF5_8335_917836DF40EC"/>
            <w:bookmarkEnd w:id="515"/>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Titre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Lgende"/>
      </w:pPr>
      <w:r>
        <w:t xml:space="preserve">Figure </w:t>
      </w:r>
      <w:fldSimple w:instr=" SEQ Figure \* ARABIC ">
        <w:r w:rsidR="00090DCF">
          <w:rPr>
            <w:noProof/>
          </w:rPr>
          <w:t>56</w:t>
        </w:r>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16" w:name="BKM_1C0FB01B_F4A6_4733_BA06_87BA9B2415C9"/>
      <w:bookmarkEnd w:id="516"/>
    </w:p>
    <w:tbl>
      <w:tblPr>
        <w:tblStyle w:val="Ombrageclair"/>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7" w:name="BKM_FF29DAEB_3E4E_4D00_B3A1_D0E4D913A1D2"/>
            <w:bookmarkEnd w:id="517"/>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8" w:name="BKM_2769F637_48D7_42F4_B567_915886458F2C"/>
            <w:bookmarkEnd w:id="518"/>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9" w:name="BKM_DAEF393B_8D05_4043_87C1_9038BA957915"/>
            <w:bookmarkEnd w:id="519"/>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20" w:name="BKM_45E678ED_7B83_4A86_A4BD_BC55352F39D9"/>
            <w:bookmarkEnd w:id="520"/>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Titre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Lgende"/>
      </w:pPr>
      <w:r>
        <w:t xml:space="preserve">Figure </w:t>
      </w:r>
      <w:fldSimple w:instr=" SEQ Figure \* ARABIC ">
        <w:r w:rsidR="00090DCF">
          <w:rPr>
            <w:noProof/>
          </w:rPr>
          <w:t>57</w:t>
        </w:r>
      </w:fldSimple>
      <w:r>
        <w:t>: Temporal Reference System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Ombrageclair"/>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Titre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Ombrageclair"/>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7984E2D3" w:rsidR="00B0615B" w:rsidRDefault="00B0615B" w:rsidP="00821F1F">
      <w:r w:rsidRPr="00B0615B">
        <w:t>A point in Earth's history which bounds a TimeOrdinalEra.</w:t>
      </w:r>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21" w:name="BKM_63ECF066_EE03_4253_8744_0F86D06238D4"/>
      <w:bookmarkEnd w:id="521"/>
    </w:p>
    <w:tbl>
      <w:tblPr>
        <w:tblStyle w:val="Ombrageclair"/>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2" w:name="BKM_87370C48_A777_490F_8AD5_7B430EEB4CC8"/>
            <w:bookmarkEnd w:id="522"/>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3" w:name="BKM_229122EC_1DA3_4235_81D3_26787B18C5E7"/>
            <w:bookmarkEnd w:id="523"/>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Titre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Lgende"/>
      </w:pPr>
      <w:r>
        <w:t xml:space="preserve">Figure </w:t>
      </w:r>
      <w:fldSimple w:instr=" SEQ Figure \* ARABIC ">
        <w:r w:rsidR="00090DCF">
          <w:rPr>
            <w:noProof/>
          </w:rPr>
          <w:t>58</w:t>
        </w:r>
      </w:fldSimple>
      <w:r>
        <w:t>: Time scale</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Lgende"/>
      </w:pPr>
      <w:r>
        <w:t xml:space="preserve">Figure </w:t>
      </w:r>
      <w:fldSimple w:instr=" SEQ Figure \* ARABIC ">
        <w:r w:rsidR="00090DCF">
          <w:rPr>
            <w:noProof/>
          </w:rPr>
          <w:t>59</w:t>
        </w:r>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24" w:name="BKM_87E807D4_B547_4527_95DA_3886362CC5FC"/>
      <w:bookmarkEnd w:id="524"/>
    </w:p>
    <w:tbl>
      <w:tblPr>
        <w:tblStyle w:val="Ombrageclair"/>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25" w:name="BKM_84F1004A_AA50_459B_B70A_65E13CA8B294"/>
            <w:bookmarkEnd w:id="525"/>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Titre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Lgende"/>
      </w:pPr>
      <w:r>
        <w:t xml:space="preserve">Figure </w:t>
      </w:r>
      <w:fldSimple w:instr=" SEQ Figure \* ARABIC ">
        <w:r w:rsidR="00090DCF">
          <w:rPr>
            <w:noProof/>
          </w:rPr>
          <w:t>60</w:t>
        </w:r>
      </w:fldSimple>
      <w:r>
        <w:t>: GeochronologyBoundary</w:t>
      </w:r>
    </w:p>
    <w:tbl>
      <w:tblPr>
        <w:tblStyle w:val="Ombrageclair"/>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Titre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Lgende"/>
        <w:keepNext/>
      </w:pPr>
      <w:bookmarkStart w:id="526" w:name="_Ref433005219"/>
      <w:r>
        <w:t xml:space="preserve">Table </w:t>
      </w:r>
      <w:fldSimple w:instr=" SEQ Table \* ARABIC ">
        <w:r w:rsidR="00750418">
          <w:rPr>
            <w:noProof/>
          </w:rPr>
          <w:t>16</w:t>
        </w:r>
      </w:fldSimple>
      <w:bookmarkEnd w:id="526"/>
      <w:r>
        <w:t>: Geologic time vocabulary</w:t>
      </w:r>
    </w:p>
    <w:tbl>
      <w:tblPr>
        <w:tblStyle w:val="Ombrageclair"/>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Titre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Lgende"/>
        <w:rPr>
          <w:lang w:val="en-CA"/>
        </w:rPr>
      </w:pPr>
      <w:r>
        <w:t xml:space="preserve">Figure </w:t>
      </w:r>
      <w:fldSimple w:instr=" SEQ Figure \* ARABIC ">
        <w:r w:rsidR="00090DCF">
          <w:rPr>
            <w:noProof/>
          </w:rPr>
          <w:t>61</w:t>
        </w:r>
      </w:fldSimple>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Lgende"/>
        <w:rPr>
          <w:lang w:val="en-CA"/>
        </w:rPr>
      </w:pPr>
      <w:r>
        <w:t xml:space="preserve">Figure </w:t>
      </w:r>
      <w:fldSimple w:instr=" SEQ Figure \* ARABIC ">
        <w:r w:rsidR="00090DCF">
          <w:rPr>
            <w:noProof/>
          </w:rPr>
          <w:t>62</w:t>
        </w:r>
      </w:fldSimple>
      <w:r>
        <w:t>: Borehole summary diagram</w:t>
      </w:r>
    </w:p>
    <w:p w14:paraId="23ADA6F7" w14:textId="77777777" w:rsidR="00F46BB7" w:rsidRDefault="00F46BB7" w:rsidP="00CD7325">
      <w:pPr>
        <w:rPr>
          <w:lang w:val="en-CA"/>
        </w:rPr>
      </w:pPr>
    </w:p>
    <w:p w14:paraId="63C357C5" w14:textId="55687718" w:rsidR="00611A7A" w:rsidRDefault="00F46BB7" w:rsidP="00F46BB7">
      <w:pPr>
        <w:pStyle w:val="Titre3"/>
        <w:rPr>
          <w:lang w:val="en-CA"/>
        </w:rPr>
      </w:pPr>
      <w:commentRangeStart w:id="527"/>
      <w:r>
        <w:rPr>
          <w:lang w:val="en-CA"/>
        </w:rPr>
        <w:t>Borehole</w:t>
      </w:r>
      <w:commentRangeEnd w:id="527"/>
      <w:r>
        <w:rPr>
          <w:rStyle w:val="Marquedecommentaire"/>
          <w:rFonts w:cs="Times New Roman"/>
          <w:b w:val="0"/>
          <w:bCs w:val="0"/>
        </w:rPr>
        <w:commentReference w:id="527"/>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Lgende"/>
        <w:rPr>
          <w:lang w:val="en-CA"/>
        </w:rPr>
      </w:pPr>
      <w:r>
        <w:t xml:space="preserve">Figure </w:t>
      </w:r>
      <w:fldSimple w:instr=" SEQ Figure \* ARABIC ">
        <w:r w:rsidR="00090DCF">
          <w:rPr>
            <w:noProof/>
          </w:rPr>
          <w:t>63</w:t>
        </w:r>
      </w:fldSimple>
      <w:r>
        <w:t>: Borehole</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Ombrageclair"/>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Lgende"/>
        <w:rPr>
          <w:lang w:val="en-CA"/>
        </w:rPr>
      </w:pPr>
      <w:r>
        <w:t xml:space="preserve">Figure </w:t>
      </w:r>
      <w:fldSimple w:instr=" SEQ Figure \* ARABIC ">
        <w:r w:rsidR="00090DCF">
          <w:rPr>
            <w:noProof/>
          </w:rPr>
          <w:t>64</w:t>
        </w:r>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528" w:name="BKM_A12417ED_F0A6_4403_85AA_20F080BAB4D5"/>
      <w:bookmarkEnd w:id="528"/>
    </w:p>
    <w:tbl>
      <w:tblPr>
        <w:tblStyle w:val="Ombrageclair"/>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9" w:name="BKM_25F49F60_E3B5_4649_859A_CB23C16B4FDD"/>
            <w:bookmarkEnd w:id="529"/>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0" w:name="BKM_D18D7519_9180_4B84_84F3_D595F9367FF9"/>
            <w:bookmarkEnd w:id="530"/>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1" w:name="BKM_E2471C2A_7288_4681_B62D_57416C5AAFFF"/>
            <w:bookmarkEnd w:id="531"/>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2" w:name="BKM_C67677C2_A392_4DF9_BEE3_2543E744EE8A"/>
            <w:bookmarkEnd w:id="532"/>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Titre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Lgende"/>
        <w:rPr>
          <w:lang w:val="en-CA"/>
        </w:rPr>
      </w:pPr>
      <w:r>
        <w:t xml:space="preserve">Figure </w:t>
      </w:r>
      <w:fldSimple w:instr=" SEQ Figure \* ARABIC ">
        <w:r w:rsidR="00090DCF">
          <w:rPr>
            <w:noProof/>
          </w:rPr>
          <w:t>65</w:t>
        </w:r>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533" w:name="BKM_73DD4A6D_1BCE_421F_B6B6_00A34E56B7BC"/>
      <w:bookmarkEnd w:id="533"/>
    </w:p>
    <w:tbl>
      <w:tblPr>
        <w:tblStyle w:val="Ombrageclair"/>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4" w:name="BKM_C7D17ABA_A07A_45C4_8096_F592A2DCBF59"/>
            <w:bookmarkEnd w:id="534"/>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5" w:name="BKM_7AC10AA1_3FE2_4E49_AD1F_C27423759ACA"/>
            <w:bookmarkEnd w:id="535"/>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6" w:name="BKM_E1DEAC71_7DFE_439E_9E4B_2C2A15DE8E14"/>
            <w:bookmarkEnd w:id="536"/>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7" w:name="BKM_DEBFAE1D_DC46_4CB5_8920_4391F9626B7A"/>
            <w:bookmarkEnd w:id="537"/>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8" w:name="BKM_EB3A6321_4939_429E_A4B6_C36556700F0A"/>
            <w:bookmarkEnd w:id="538"/>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539"/>
            <w:r>
              <w:rPr>
                <w:rStyle w:val="reqtext"/>
                <w:lang w:val="en-CA"/>
              </w:rPr>
              <w:t>Coordinate Reference System of interval geometries SHALL use an appropriate 1D CRS</w:t>
            </w:r>
            <w:commentRangeEnd w:id="539"/>
            <w:r>
              <w:rPr>
                <w:rStyle w:val="Marquedecommentaire"/>
                <w:rFonts w:ascii="Times New Roman" w:eastAsia="Times New Roman" w:hAnsi="Times New Roman"/>
                <w:lang w:val="en-US" w:eastAsia="en-US"/>
              </w:rPr>
              <w:commentReference w:id="539"/>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r w:rsidRPr="00D30B51">
        <w:rPr>
          <w:lang w:val="en-CA"/>
        </w:rPr>
        <w:t>Borehole-specific index or header information.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Lgende"/>
        <w:rPr>
          <w:lang w:val="en-CA"/>
        </w:rPr>
      </w:pPr>
      <w:r>
        <w:t xml:space="preserve">Figure </w:t>
      </w:r>
      <w:fldSimple w:instr=" SEQ Figure \* ARABIC ">
        <w:r w:rsidR="00090DCF">
          <w:rPr>
            <w:noProof/>
          </w:rPr>
          <w:t>66</w:t>
        </w:r>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540" w:name="BKM_DD9713AD_C742_4E77_9937_E79AF8E3F761"/>
      <w:bookmarkEnd w:id="540"/>
    </w:p>
    <w:tbl>
      <w:tblPr>
        <w:tblStyle w:val="Ombrageclair"/>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1" w:name="BKM_138D3390_B811_48AF_8A06_0C7EE945A325"/>
            <w:bookmarkEnd w:id="541"/>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2" w:name="BKM_7C64B668_6255_4F21_934B_ED8983B04D0C"/>
            <w:bookmarkEnd w:id="542"/>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3" w:name="BKM_0C4AECF7_73FF_44BA_9AA0_74A2155E1FB1"/>
            <w:bookmarkEnd w:id="543"/>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4" w:name="BKM_405E5965_47DE_4F32_A8CF_BBB50354D56F"/>
            <w:bookmarkEnd w:id="544"/>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5" w:name="BKM_8793A391_7A4C_4EEB_B8CF_F9D3F0D2716E"/>
            <w:bookmarkEnd w:id="545"/>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6" w:name="BKM_3186C02E_BB7D_4207_BBD4_E76B02D0C894"/>
            <w:bookmarkEnd w:id="546"/>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7" w:name="BKM_88BD49B2_8659_4CF8_BF4A_6EB59EB7D01A"/>
            <w:bookmarkEnd w:id="547"/>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8" w:name="BKM_EDF197A9_47A0_4D71_AC33_859957294ED6"/>
            <w:bookmarkEnd w:id="548"/>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9" w:name="BKM_F8F0AC0D_621F_42A5_92B3_5F5CC6F39AD8"/>
            <w:bookmarkEnd w:id="549"/>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Lgende"/>
        <w:rPr>
          <w:lang w:val="en-CA"/>
        </w:rPr>
      </w:pPr>
      <w:r>
        <w:t xml:space="preserve">Figure </w:t>
      </w:r>
      <w:fldSimple w:instr=" SEQ Figure \* ARABIC ">
        <w:r w:rsidR="00090DCF">
          <w:rPr>
            <w:noProof/>
          </w:rPr>
          <w:t>67</w:t>
        </w:r>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Titre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Lgende"/>
        <w:keepNext/>
      </w:pPr>
      <w:bookmarkStart w:id="550" w:name="_Ref433007016"/>
      <w:r>
        <w:t xml:space="preserve">Table </w:t>
      </w:r>
      <w:fldSimple w:instr=" SEQ Table \* ARABIC ">
        <w:r w:rsidR="00750418">
          <w:rPr>
            <w:noProof/>
          </w:rPr>
          <w:t>17</w:t>
        </w:r>
      </w:fldSimple>
      <w:bookmarkEnd w:id="550"/>
      <w:r>
        <w:t>: Borehole vocabularies</w:t>
      </w:r>
    </w:p>
    <w:tbl>
      <w:tblPr>
        <w:tblStyle w:val="Ombrageclair"/>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Titre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551"/>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551"/>
      <w:r w:rsidR="00043E8E">
        <w:rPr>
          <w:rStyle w:val="Marquedecommentaire"/>
        </w:rPr>
        <w:commentReference w:id="551"/>
      </w:r>
    </w:p>
    <w:p w14:paraId="053FE055" w14:textId="37EA7336" w:rsidR="00090DCF" w:rsidRDefault="00090DCF" w:rsidP="00090DCF">
      <w:pPr>
        <w:pStyle w:val="Lgende"/>
        <w:rPr>
          <w:lang w:val="en-CA"/>
        </w:rPr>
      </w:pPr>
      <w:r>
        <w:t xml:space="preserve">Figure </w:t>
      </w:r>
      <w:fldSimple w:instr=" SEQ Figure \* ARABIC ">
        <w:r>
          <w:rPr>
            <w:noProof/>
          </w:rPr>
          <w:t>68</w:t>
        </w:r>
      </w:fldSimple>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55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552"/>
            <w:r>
              <w:rPr>
                <w:rStyle w:val="Marquedecommentaire"/>
              </w:rPr>
              <w:commentReference w:id="552"/>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Titre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Lgende"/>
        <w:rPr>
          <w:lang w:val="en-CA"/>
        </w:rPr>
      </w:pPr>
      <w:r>
        <w:t xml:space="preserve">Figure </w:t>
      </w:r>
      <w:fldSimple w:instr=" SEQ Figure \* ARABIC ">
        <w:r w:rsidR="00090DCF">
          <w:rPr>
            <w:noProof/>
          </w:rPr>
          <w:t>69</w:t>
        </w:r>
      </w:fldSimple>
      <w:r>
        <w:t>: Laboratory analysis summary diagram</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Lgende"/>
      </w:pPr>
      <w:r>
        <w:t xml:space="preserve">Figure </w:t>
      </w:r>
      <w:fldSimple w:instr=" SEQ Figure \* ARABIC ">
        <w:r w:rsidR="00090DCF">
          <w:rPr>
            <w:noProof/>
          </w:rPr>
          <w:t>70</w:t>
        </w:r>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553" w:name="BKM_4320F660_2F6E_4F45_98F8_50B996AF05CA"/>
      <w:bookmarkEnd w:id="553"/>
    </w:p>
    <w:tbl>
      <w:tblPr>
        <w:tblStyle w:val="Ombrageclair"/>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4" w:name="BKM_C47BB20E_AB3E_41B0_BEAF_8545314C826D"/>
            <w:bookmarkEnd w:id="554"/>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5" w:name="BKM_5A9940B3_320D_4C85_8B41_0199FF52327B"/>
            <w:bookmarkEnd w:id="555"/>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6" w:name="BKM_692BBE92_2CD8_471D_9014_13E6919FFDA7"/>
            <w:bookmarkEnd w:id="556"/>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7" w:name="BKM_E14379F1_C7A7_42A6_B412_F1E01671E46F"/>
            <w:bookmarkEnd w:id="557"/>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8" w:name="BKM_40997390_B407_46AF_928A_15F7B52273ED"/>
            <w:bookmarkEnd w:id="558"/>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Titre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Lgende"/>
      </w:pPr>
      <w:r>
        <w:t xml:space="preserve">Figure </w:t>
      </w:r>
      <w:fldSimple w:instr=" SEQ Figure \* ARABIC ">
        <w:r w:rsidR="00090DCF">
          <w:rPr>
            <w:noProof/>
          </w:rPr>
          <w:t>71</w:t>
        </w:r>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559" w:name="BKM_BF1C223A_F0A6_4FC2_9EEF_88DC486F7DB4"/>
      <w:bookmarkEnd w:id="559"/>
    </w:p>
    <w:tbl>
      <w:tblPr>
        <w:tblStyle w:val="Ombrageclair"/>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0" w:name="BKM_FCC3B9BB_23CF_4B5C_A83B_A898D191B651"/>
            <w:bookmarkEnd w:id="560"/>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1" w:name="BKM_D9B59F94_645D_4A43_B06F_F3308DA82998"/>
            <w:bookmarkEnd w:id="561"/>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2" w:name="BKM_963C6EE0_1269_4609_B11A_C2CBF9678C56"/>
            <w:bookmarkEnd w:id="562"/>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This association is analogous to the "parameter" attribute of OM_Observation, but in this case describes environmental or instrument setting parameters that apply to an entire analytical session (eg, voltage, current, temperature,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Titre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Lgende"/>
      </w:pPr>
      <w:r>
        <w:t xml:space="preserve">Figure </w:t>
      </w:r>
      <w:fldSimple w:instr=" SEQ Figure \* ARABIC ">
        <w:r w:rsidR="00090DCF">
          <w:rPr>
            <w:noProof/>
          </w:rPr>
          <w:t>72</w:t>
        </w:r>
      </w:fldSimple>
      <w:r>
        <w:t>: Analytical process</w:t>
      </w:r>
    </w:p>
    <w:tbl>
      <w:tblPr>
        <w:tblStyle w:val="Ombrageclair"/>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Titre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Lgende"/>
      </w:pPr>
      <w:r>
        <w:t xml:space="preserve">Figure </w:t>
      </w:r>
      <w:fldSimple w:instr=" SEQ Figure \* ARABIC ">
        <w:r w:rsidR="00090DCF">
          <w:rPr>
            <w:noProof/>
          </w:rPr>
          <w:t>73</w:t>
        </w:r>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563" w:name="BKM_79050478_59B4_46CF_B3EE_2B3B979B34B2"/>
      <w:bookmarkEnd w:id="563"/>
    </w:p>
    <w:tbl>
      <w:tblPr>
        <w:tblStyle w:val="Ombrageclair"/>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4" w:name="BKM_49851DB0_5102_456A_B25E_E5E16C13E2EB"/>
            <w:bookmarkEnd w:id="564"/>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5" w:name="BKM_B16CD918_4034_47F7_9393_204D6BE54C10"/>
            <w:bookmarkEnd w:id="565"/>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Titre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Lgende"/>
      </w:pPr>
      <w:r>
        <w:t xml:space="preserve">Figure </w:t>
      </w:r>
      <w:fldSimple w:instr=" SEQ Figure \* ARABIC ">
        <w:r w:rsidR="00090DCF">
          <w:rPr>
            <w:noProof/>
          </w:rPr>
          <w:t>74</w:t>
        </w:r>
      </w:fldSimple>
      <w:r>
        <w:t>: Image</w:t>
      </w:r>
    </w:p>
    <w:p w14:paraId="1B44B20B" w14:textId="5E3C20E6" w:rsidR="00E966AA" w:rsidRPr="00E966AA" w:rsidRDefault="00E966AA" w:rsidP="00E966AA">
      <w:commentRangeStart w:id="566"/>
      <w:r>
        <w:t xml:space="preserve">When the image is available online, </w:t>
      </w:r>
      <w:r w:rsidR="00F67178">
        <w:t>the description field should provide a link to it.</w:t>
      </w:r>
      <w:commentRangeEnd w:id="566"/>
      <w:r w:rsidR="00F67178">
        <w:rPr>
          <w:rStyle w:val="Marquedecommentaire"/>
        </w:rPr>
        <w:commentReference w:id="56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Titre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Lgende"/>
      </w:pPr>
      <w:r>
        <w:t xml:space="preserve">Figure </w:t>
      </w:r>
      <w:fldSimple w:instr=" SEQ Figure \* ARABIC ">
        <w:r w:rsidR="00090DCF">
          <w:rPr>
            <w:noProof/>
          </w:rPr>
          <w:t>75</w:t>
        </w:r>
      </w:fldSimple>
      <w:r>
        <w:t>: Summary diagram of geochronology</w:t>
      </w:r>
    </w:p>
    <w:p w14:paraId="37939833" w14:textId="77777777" w:rsidR="007F7DE0" w:rsidRDefault="007F7DE0" w:rsidP="007F7DE0"/>
    <w:p w14:paraId="23F2D92B" w14:textId="337881DA" w:rsidR="007F7DE0" w:rsidRDefault="007F7DE0" w:rsidP="007F7DE0">
      <w:pPr>
        <w:pStyle w:val="Titre4"/>
      </w:pPr>
      <w:bookmarkStart w:id="567" w:name="BKM_A1B6B909_67BC_419F_AEF9_8696BB63F29E"/>
      <w:bookmarkEnd w:id="567"/>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Lgende"/>
      </w:pPr>
      <w:r>
        <w:t xml:space="preserve">Figure </w:t>
      </w:r>
      <w:fldSimple w:instr=" SEQ Figure \* ARABIC ">
        <w:r w:rsidR="00090DCF">
          <w:rPr>
            <w:noProof/>
          </w:rPr>
          <w:t>76</w:t>
        </w:r>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8" w:name="BKM_0B1CA329_7FCB_4838_9738_F600EF3A8B04"/>
            <w:bookmarkEnd w:id="568"/>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9" w:name="BKM_1D244EC3_ED85_479D_9C71_0F691EEBA5EA"/>
            <w:bookmarkEnd w:id="569"/>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0" w:name="BKM_9712572B_F199_4830_ACFD_E9764FB58028"/>
            <w:bookmarkEnd w:id="570"/>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1" w:name="BKM_95947C71_177C_4EA6_8B4C_94C513E8FE7E"/>
            <w:bookmarkEnd w:id="571"/>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2" w:name="BKM_F00B629C_EDB4_449B_8603_CDBBEFBA3576"/>
            <w:bookmarkEnd w:id="572"/>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3" w:name="BKM_B465F0F6_D0B5_40C2_8492_D188CFF84ACF"/>
            <w:bookmarkEnd w:id="573"/>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4" w:name="BKM_84CD8D11_428B_401E_A711_B019F6D0913D"/>
            <w:bookmarkEnd w:id="574"/>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Titre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Lgende"/>
      </w:pPr>
      <w:r>
        <w:t xml:space="preserve">Figure </w:t>
      </w:r>
      <w:fldSimple w:instr=" SEQ Figure \* ARABIC ">
        <w:r w:rsidR="00090DCF">
          <w:rPr>
            <w:noProof/>
          </w:rPr>
          <w:t>77</w:t>
        </w:r>
      </w:fldSimple>
      <w:r>
        <w:t>: Geologic speciment summary diagram</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Lgende"/>
      </w:pPr>
      <w:r>
        <w:t xml:space="preserve">Figure </w:t>
      </w:r>
      <w:fldSimple w:instr=" SEQ Figure \* ARABIC ">
        <w:r w:rsidR="00090DCF">
          <w:rPr>
            <w:noProof/>
          </w:rPr>
          <w:t>78</w:t>
        </w:r>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575" w:name="BKM_A953E1E0_629C_4E85_A72E_737CDDDCFAE9"/>
      <w:bookmarkEnd w:id="575"/>
    </w:p>
    <w:tbl>
      <w:tblPr>
        <w:tblStyle w:val="Ombrageclair"/>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576" w:name="BKM_01360702_0FF9_4329_8A24_6080B84F3852"/>
            <w:bookmarkEnd w:id="576"/>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Titre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Specimen:PreparationStep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Lgende"/>
      </w:pPr>
      <w:r>
        <w:t xml:space="preserve">Figure </w:t>
      </w:r>
      <w:fldSimple w:instr=" SEQ Figure \* ARABIC ">
        <w:r w:rsidR="00090DCF">
          <w:rPr>
            <w:noProof/>
          </w:rPr>
          <w:t>79</w:t>
        </w:r>
      </w:fldSimple>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577" w:name="BKM_99DC7785_B09A_4EA4_AE4E_BDEDC4CCA382"/>
      <w:bookmarkEnd w:id="577"/>
    </w:p>
    <w:tbl>
      <w:tblPr>
        <w:tblStyle w:val="Ombrageclair"/>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8" w:name="BKM_2563A400_6C3B_4942_8487_10D45BA1555F"/>
            <w:bookmarkEnd w:id="578"/>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9" w:name="BKM_F3DE8415_7817_43D1_B72D_75E85103B0DD"/>
            <w:bookmarkEnd w:id="579"/>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Titre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Lgende"/>
        <w:rPr>
          <w:lang w:val="en-CA"/>
        </w:rPr>
      </w:pPr>
      <w:r>
        <w:t xml:space="preserve">Figure </w:t>
      </w:r>
      <w:fldSimple w:instr=" SEQ Figure \* ARABIC ">
        <w:r w:rsidR="00090DCF">
          <w:rPr>
            <w:noProof/>
          </w:rPr>
          <w:t>80</w:t>
        </w:r>
      </w:fldSimple>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580"/>
            <w:r>
              <w:rPr>
                <w:rStyle w:val="reqtext"/>
                <w:lang w:val="en-CA"/>
              </w:rPr>
              <w:t>In a GeoSciML instance, GeologicMethod SHALL only be used as a value for SF_Speciment::samplingMethod.</w:t>
            </w:r>
            <w:commentRangeEnd w:id="580"/>
            <w:r>
              <w:rPr>
                <w:rStyle w:val="Marquedecommentaire"/>
                <w:rFonts w:ascii="Times New Roman" w:eastAsia="Times New Roman" w:hAnsi="Times New Roman"/>
                <w:lang w:val="en-US" w:eastAsia="en-US"/>
              </w:rPr>
              <w:commentReference w:id="580"/>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581" w:name="BKM_7694DED9_A4F1_4913_BBD8_F553EF63B4A9"/>
      <w:bookmarkEnd w:id="581"/>
    </w:p>
    <w:tbl>
      <w:tblPr>
        <w:tblStyle w:val="Ombrageclair"/>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2" w:name="BKM_D4F19968_4426_4517_BA14_BAB7917AB647"/>
            <w:bookmarkEnd w:id="582"/>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3" w:name="BKM_04EA1B0A_66CA_4B08_B485_94449A53A44A"/>
            <w:bookmarkEnd w:id="583"/>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Titre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Ombrageclair"/>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84" w:name="_Ref433015177"/>
      <w:r>
        <w:rPr>
          <w:lang w:val="en-CA"/>
        </w:rPr>
        <w:t>Outcrop encoding pattern</w:t>
      </w:r>
      <w:r w:rsidR="00DD288D">
        <w:rPr>
          <w:lang w:val="en-CA"/>
        </w:rPr>
        <w:t xml:space="preserve"> (</w:t>
      </w:r>
      <w:commentRangeStart w:id="585"/>
      <w:r w:rsidR="00DD288D">
        <w:rPr>
          <w:lang w:val="en-CA"/>
        </w:rPr>
        <w:t>Informative</w:t>
      </w:r>
      <w:commentRangeEnd w:id="585"/>
      <w:r w:rsidR="00DD288D">
        <w:rPr>
          <w:rStyle w:val="Marquedecommentaire"/>
          <w:b w:val="0"/>
          <w:bCs w:val="0"/>
        </w:rPr>
        <w:commentReference w:id="585"/>
      </w:r>
      <w:r w:rsidR="00DD288D">
        <w:rPr>
          <w:lang w:val="en-CA"/>
        </w:rPr>
        <w:t>)</w:t>
      </w:r>
      <w:bookmarkEnd w:id="58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Lgende"/>
        <w:rPr>
          <w:lang w:val="en-CA"/>
        </w:rPr>
      </w:pPr>
      <w:r>
        <w:t xml:space="preserve">Figure </w:t>
      </w:r>
      <w:fldSimple w:instr=" SEQ Figure \* ARABIC ">
        <w:r w:rsidR="00090DCF">
          <w:rPr>
            <w:noProof/>
          </w:rPr>
          <w:t>81</w:t>
        </w:r>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Titre1"/>
        <w:rPr>
          <w:lang w:val="en-CA"/>
        </w:rPr>
      </w:pPr>
      <w:r>
        <w:rPr>
          <w:lang w:val="en-CA"/>
        </w:rPr>
        <w:lastRenderedPageBreak/>
        <w:t>GML Encoding Requirements classes</w:t>
      </w:r>
    </w:p>
    <w:p w14:paraId="644AE200" w14:textId="05EA8C11" w:rsidR="00504099" w:rsidRDefault="00504099" w:rsidP="009B3BBD">
      <w:pPr>
        <w:rPr>
          <w:lang w:val="en-CA"/>
        </w:rPr>
      </w:pPr>
      <w:commentRangeStart w:id="586"/>
      <w:r>
        <w:rPr>
          <w:lang w:val="en-CA"/>
        </w:rPr>
        <w:t>XSD were derived from the UML model following ISO-19136 (2007) and ISO-19118 encoding rules.  Some small encoding modification were borrowed from INSPIRE encoding rules;</w:t>
      </w:r>
      <w:commentRangeEnd w:id="586"/>
      <w:r w:rsidR="005A0C30">
        <w:rPr>
          <w:rStyle w:val="Marquedecommentaire"/>
        </w:rPr>
        <w:commentReference w:id="586"/>
      </w:r>
    </w:p>
    <w:p w14:paraId="05F43D91" w14:textId="7500CDAD" w:rsidR="00504099" w:rsidRPr="00504099" w:rsidRDefault="00504099" w:rsidP="00504099">
      <w:pPr>
        <w:pStyle w:val="Paragraphedeliste"/>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Paragraphedeliste"/>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Ombrageclair"/>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Lienhypertexte"/>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Lienhypertexte"/>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Lienhypertexte"/>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Lienhypertexte"/>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Lienhypertexte"/>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Lienhypertexte"/>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Lienhypertexte"/>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B02AD4"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B02AD4"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Titre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87"/>
            <w:r w:rsidR="00106124">
              <w:rPr>
                <w:rStyle w:val="Marquedecommentaire"/>
              </w:rPr>
              <w:commentReference w:id="58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88"/>
            <w:r w:rsidR="00106124">
              <w:rPr>
                <w:rStyle w:val="Marquedecommentaire"/>
              </w:rPr>
              <w:commentReference w:id="588"/>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Titre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 xml:space="preserve">Code List are encoded as gml:ReferenceType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xlink:href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&lt;gsmlb:lithology xlink:href="</w:t>
      </w:r>
      <w:commentRangeStart w:id="589"/>
      <w:r w:rsidRPr="008D2309">
        <w:rPr>
          <w:rFonts w:ascii="Consolas" w:hAnsi="Consolas" w:cs="Consolas"/>
          <w:sz w:val="20"/>
          <w:szCs w:val="20"/>
          <w:lang w:val="en-CA"/>
        </w:rPr>
        <w:t>http://resource.geosciml.org/classifier/cgi/simplelithology/mudstone</w:t>
      </w:r>
      <w:commentRangeEnd w:id="589"/>
      <w:r w:rsidR="008D1584">
        <w:rPr>
          <w:rStyle w:val="Marquedecommentaire"/>
        </w:rPr>
        <w:commentReference w:id="589"/>
      </w:r>
      <w:r w:rsidRPr="008D2309">
        <w:rPr>
          <w:rFonts w:ascii="Consolas" w:hAnsi="Consolas" w:cs="Consolas"/>
          <w:sz w:val="20"/>
          <w:szCs w:val="20"/>
          <w:lang w:val="en-CA"/>
        </w:rPr>
        <w:t>" xlink:title="mudstone"/&gt;</w:t>
      </w:r>
    </w:p>
    <w:p w14:paraId="7F07D54D" w14:textId="2EDF767A" w:rsidR="008D2309" w:rsidRDefault="00106124" w:rsidP="00AD7649">
      <w:pPr>
        <w:rPr>
          <w:lang w:val="en-CA"/>
        </w:rPr>
      </w:pPr>
      <w:r>
        <w:rPr>
          <w:lang w:val="en-CA"/>
        </w:rPr>
        <w:t xml:space="preserve">The </w:t>
      </w:r>
      <w:r w:rsidR="00370329">
        <w:rPr>
          <w:lang w:val="en-CA"/>
        </w:rPr>
        <w:t>xlink:</w:t>
      </w:r>
      <w:r>
        <w:rPr>
          <w:lang w:val="en-CA"/>
        </w:rPr>
        <w:t xml:space="preserve">href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385662">
      <w:pPr>
        <w:pStyle w:val="Titre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590"/>
      <w:r>
        <w:rPr>
          <w:lang w:val="en-CA"/>
        </w:rPr>
        <w:t>a Linked Open Data resource identifier</w:t>
      </w:r>
      <w:commentRangeEnd w:id="590"/>
      <w:r w:rsidR="0068411B">
        <w:rPr>
          <w:rStyle w:val="Marquedecommentaire"/>
        </w:rPr>
        <w:commentReference w:id="59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91"/>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91"/>
            <w:r>
              <w:rPr>
                <w:rStyle w:val="Marquedecommentaire"/>
                <w:rFonts w:ascii="Times New Roman" w:eastAsia="Times New Roman" w:hAnsi="Times New Roman"/>
                <w:lang w:val="en-US" w:eastAsia="en-US"/>
              </w:rPr>
              <w:commentReference w:id="591"/>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Titre3"/>
        <w:rPr>
          <w:lang w:val="en-CA"/>
        </w:rPr>
      </w:pPr>
      <w:r>
        <w:rPr>
          <w:lang w:val="en-CA"/>
        </w:rPr>
        <w:lastRenderedPageBreak/>
        <w:t>Nillables or Voidables</w:t>
      </w:r>
    </w:p>
    <w:p w14:paraId="168C9B83" w14:textId="77777777" w:rsidR="00370329" w:rsidRDefault="00370329" w:rsidP="00AD7649">
      <w:pPr>
        <w:rPr>
          <w:lang w:val="en-CA"/>
        </w:rPr>
      </w:pPr>
    </w:p>
    <w:p w14:paraId="11F7AD3A" w14:textId="77777777" w:rsidR="00F202D3" w:rsidRDefault="00370329" w:rsidP="00AD7649">
      <w:pPr>
        <w:rPr>
          <w:lang w:val="en-CA"/>
        </w:rPr>
      </w:pPr>
      <w:commentRangeStart w:id="592"/>
      <w:r>
        <w:rPr>
          <w:lang w:val="en-CA"/>
        </w:rPr>
        <w:t xml:space="preserve">A nillable property (identified as “voidable” in the </w:t>
      </w:r>
      <w:r w:rsidR="008A6B29">
        <w:rPr>
          <w:lang w:val="en-CA"/>
        </w:rPr>
        <w:t xml:space="preserve">UML model) is a property than can document the reason it does not provide any values.  There are </w:t>
      </w:r>
      <w:r w:rsidR="00F202D3">
        <w:rPr>
          <w:lang w:val="en-CA"/>
        </w:rPr>
        <w:t xml:space="preserve">two ways in OGC stack </w:t>
      </w:r>
      <w:r w:rsidR="00761F44">
        <w:rPr>
          <w:lang w:val="en-CA"/>
        </w:rPr>
        <w:t>to identify a nil value</w:t>
      </w:r>
      <w:r w:rsidR="00F202D3">
        <w:rPr>
          <w:lang w:val="en-CA"/>
        </w:rPr>
        <w:t>:</w:t>
      </w:r>
    </w:p>
    <w:p w14:paraId="1F86A32A" w14:textId="5AC283A7" w:rsidR="00E966AA" w:rsidRPr="00F202D3" w:rsidRDefault="00F202D3" w:rsidP="00F202D3">
      <w:pPr>
        <w:pStyle w:val="Paragraphedeliste"/>
        <w:numPr>
          <w:ilvl w:val="0"/>
          <w:numId w:val="27"/>
        </w:numPr>
        <w:rPr>
          <w:lang w:val="en-CA"/>
        </w:rPr>
      </w:pPr>
      <w:r w:rsidRPr="00F202D3">
        <w:rPr>
          <w:rFonts w:ascii="Consolas" w:hAnsi="Consolas" w:cs="Consolas"/>
          <w:sz w:val="20"/>
          <w:szCs w:val="20"/>
          <w:lang w:val="en-CA"/>
        </w:rPr>
        <w:t>@Nillable=</w:t>
      </w:r>
      <w:r>
        <w:rPr>
          <w:rFonts w:ascii="Consolas" w:hAnsi="Consolas" w:cs="Consolas"/>
          <w:color w:val="0000FF"/>
          <w:sz w:val="20"/>
          <w:szCs w:val="20"/>
          <w:highlight w:val="white"/>
          <w:lang w:val="en-CA"/>
        </w:rPr>
        <w:t>"</w:t>
      </w:r>
      <w:r w:rsidRPr="00F202D3">
        <w:rPr>
          <w:rFonts w:ascii="Consolas" w:hAnsi="Consolas" w:cs="Consolas"/>
          <w:sz w:val="20"/>
          <w:szCs w:val="20"/>
          <w:lang w:val="en-CA"/>
        </w:rPr>
        <w:t>True</w:t>
      </w:r>
      <w:r>
        <w:rPr>
          <w:rFonts w:ascii="Consolas" w:hAnsi="Consolas" w:cs="Consolas"/>
          <w:color w:val="0000FF"/>
          <w:sz w:val="20"/>
          <w:szCs w:val="20"/>
          <w:highlight w:val="white"/>
          <w:lang w:val="en-CA"/>
        </w:rPr>
        <w:t>"</w:t>
      </w:r>
      <w:r w:rsidRPr="00F202D3">
        <w:rPr>
          <w:rFonts w:ascii="Consolas" w:hAnsi="Consolas" w:cs="Consolas"/>
          <w:sz w:val="20"/>
          <w:szCs w:val="20"/>
          <w:lang w:val="en-CA"/>
        </w:rPr>
        <w:t>,</w:t>
      </w:r>
      <w:r>
        <w:rPr>
          <w:lang w:val="en-CA"/>
        </w:rPr>
        <w:t xml:space="preserve"> which provide a </w:t>
      </w:r>
      <w:r w:rsidRPr="00F202D3">
        <w:rPr>
          <w:rFonts w:ascii="Consolas" w:hAnsi="Consolas" w:cs="Consolas"/>
          <w:sz w:val="20"/>
          <w:szCs w:val="20"/>
          <w:lang w:val="en-CA"/>
        </w:rPr>
        <w:t>xsi:nill</w:t>
      </w:r>
      <w:r>
        <w:rPr>
          <w:lang w:val="en-CA"/>
        </w:rPr>
        <w:t xml:space="preserve"> attribute and </w:t>
      </w:r>
      <w:r w:rsidRPr="00F202D3">
        <w:rPr>
          <w:rFonts w:ascii="Consolas" w:hAnsi="Consolas" w:cs="Consolas"/>
          <w:sz w:val="20"/>
          <w:szCs w:val="20"/>
          <w:lang w:val="en-CA"/>
        </w:rPr>
        <w:t>nilReason</w:t>
      </w:r>
      <w:r>
        <w:rPr>
          <w:lang w:val="en-CA"/>
        </w:rPr>
        <w:t xml:space="preserve"> attribute that come with </w:t>
      </w:r>
      <w:r>
        <w:rPr>
          <w:rFonts w:ascii="Consolas" w:hAnsi="Consolas" w:cs="Consolas"/>
          <w:color w:val="000000"/>
          <w:sz w:val="20"/>
          <w:szCs w:val="20"/>
          <w:highlight w:val="white"/>
          <w:lang w:val="en-CA"/>
        </w:rPr>
        <w:t>gml:AssociationAttributeGroup</w:t>
      </w:r>
    </w:p>
    <w:p w14:paraId="59BF99AA" w14:textId="28BFE5C2" w:rsidR="00F202D3" w:rsidRPr="00F202D3" w:rsidRDefault="00F202D3" w:rsidP="00F202D3">
      <w:pPr>
        <w:pStyle w:val="Paragraphedeliste"/>
        <w:numPr>
          <w:ilvl w:val="0"/>
          <w:numId w:val="27"/>
        </w:numPr>
        <w:rPr>
          <w:lang w:val="en-CA"/>
        </w:rPr>
      </w:pPr>
      <w:r w:rsidRPr="00F202D3">
        <w:t>Special URIs in</w:t>
      </w:r>
      <w:r>
        <w:rPr>
          <w:rFonts w:ascii="Consolas" w:hAnsi="Consolas" w:cs="Consolas"/>
          <w:color w:val="000000"/>
          <w:sz w:val="20"/>
          <w:szCs w:val="20"/>
          <w:lang w:val="en-CA"/>
        </w:rPr>
        <w:t xml:space="preserve"> @xlink:href </w:t>
      </w:r>
      <w:r w:rsidRPr="00F202D3">
        <w:t>attribute to signal both the nil value and the reason</w:t>
      </w:r>
      <w:commentRangeEnd w:id="592"/>
      <w:r>
        <w:rPr>
          <w:rStyle w:val="Marquedecommentaire"/>
        </w:rPr>
        <w:commentReference w:id="592"/>
      </w:r>
      <w:r w:rsidR="00B02AD4">
        <w:t xml:space="preserve"> (nil identified by URI)</w:t>
      </w:r>
    </w:p>
    <w:p w14:paraId="3FF5F496" w14:textId="77777777" w:rsidR="00B02AD4" w:rsidRDefault="00B02AD4" w:rsidP="00F202D3">
      <w:pPr>
        <w:rPr>
          <w:lang w:val="en-CA"/>
        </w:rPr>
      </w:pPr>
    </w:p>
    <w:p w14:paraId="59B4F58F" w14:textId="0D49048D" w:rsidR="00B02AD4" w:rsidRDefault="00B02AD4" w:rsidP="00F202D3">
      <w:pPr>
        <w:rPr>
          <w:lang w:val="en-CA"/>
        </w:rPr>
      </w:pPr>
      <w:r>
        <w:rPr>
          <w:lang w:val="en-CA"/>
        </w:rPr>
        <w:t>When the URI encoded nil is used, a series of use cases are already defined in OGC 12-110.</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B02AD4" w14:paraId="70266E36" w14:textId="77777777" w:rsidTr="00B02AD4">
        <w:trPr>
          <w:cantSplit/>
        </w:trPr>
        <w:tc>
          <w:tcPr>
            <w:tcW w:w="2825" w:type="dxa"/>
            <w:tcBorders>
              <w:right w:val="single" w:sz="4" w:space="0" w:color="auto"/>
            </w:tcBorders>
            <w:shd w:val="clear" w:color="auto" w:fill="auto"/>
          </w:tcPr>
          <w:p w14:paraId="3DFF2AE8" w14:textId="3010E134" w:rsidR="00B02AD4" w:rsidRPr="00031D61" w:rsidRDefault="00B02AD4" w:rsidP="00B02AD4">
            <w:pPr>
              <w:pStyle w:val="Tabletext10"/>
              <w:rPr>
                <w:rStyle w:val="requri"/>
              </w:rPr>
            </w:pPr>
            <w:r>
              <w:rPr>
                <w:rStyle w:val="requri"/>
                <w:lang w:val="en-CA"/>
              </w:rPr>
              <w:t>/req/gsml4xsd/</w:t>
            </w:r>
            <w:r w:rsidR="00750418">
              <w:rPr>
                <w:rStyle w:val="requri"/>
              </w:rPr>
              <w:t>n</w:t>
            </w:r>
            <w:r>
              <w:rPr>
                <w:rStyle w:val="requri"/>
              </w:rPr>
              <w:t>ilURI</w:t>
            </w:r>
          </w:p>
        </w:tc>
        <w:tc>
          <w:tcPr>
            <w:tcW w:w="6072" w:type="dxa"/>
            <w:tcBorders>
              <w:left w:val="single" w:sz="4" w:space="0" w:color="auto"/>
            </w:tcBorders>
            <w:shd w:val="clear" w:color="auto" w:fill="auto"/>
          </w:tcPr>
          <w:p w14:paraId="011DD2A3" w14:textId="41E7BDF7" w:rsidR="00B02AD4" w:rsidRPr="00031D61" w:rsidRDefault="00B02AD4" w:rsidP="00750418">
            <w:pPr>
              <w:pStyle w:val="Tabletext10"/>
              <w:jc w:val="left"/>
              <w:rPr>
                <w:rStyle w:val="reqtext"/>
              </w:rPr>
            </w:pPr>
            <w:r>
              <w:rPr>
                <w:rStyle w:val="reqtext"/>
              </w:rPr>
              <w:t xml:space="preserve">Nil values expressed by URI SHALL use the URI in </w:t>
            </w:r>
            <w:r w:rsidR="00750418">
              <w:rPr>
                <w:rStyle w:val="reqtext"/>
              </w:rPr>
              <w:fldChar w:fldCharType="begin"/>
            </w:r>
            <w:r w:rsidR="00750418">
              <w:rPr>
                <w:rStyle w:val="reqtext"/>
              </w:rPr>
              <w:instrText xml:space="preserve"> REF _Ref433372439 \h </w:instrText>
            </w:r>
            <w:r w:rsidR="00750418">
              <w:rPr>
                <w:rStyle w:val="reqtext"/>
              </w:rPr>
            </w:r>
            <w:r w:rsidR="00750418">
              <w:rPr>
                <w:rStyle w:val="reqtext"/>
              </w:rPr>
              <w:fldChar w:fldCharType="separate"/>
            </w:r>
            <w:r w:rsidR="00750418">
              <w:t xml:space="preserve">Table </w:t>
            </w:r>
            <w:r w:rsidR="00750418">
              <w:rPr>
                <w:noProof/>
              </w:rPr>
              <w:t>18</w:t>
            </w:r>
            <w:r w:rsidR="00750418">
              <w:rPr>
                <w:rStyle w:val="reqtext"/>
              </w:rPr>
              <w:fldChar w:fldCharType="end"/>
            </w:r>
          </w:p>
        </w:tc>
      </w:tr>
    </w:tbl>
    <w:p w14:paraId="64DE1E70" w14:textId="77777777" w:rsidR="00B02AD4" w:rsidRDefault="00B02AD4" w:rsidP="00F202D3"/>
    <w:p w14:paraId="4C7FDB3A" w14:textId="35B3312A" w:rsidR="00750418" w:rsidRDefault="00750418" w:rsidP="00750418">
      <w:pPr>
        <w:pStyle w:val="Lgende"/>
        <w:keepNext/>
      </w:pPr>
      <w:bookmarkStart w:id="593" w:name="_Ref433372439"/>
      <w:r>
        <w:t xml:space="preserve">Table </w:t>
      </w:r>
      <w:fldSimple w:instr=" SEQ Table \* ARABIC ">
        <w:r>
          <w:rPr>
            <w:noProof/>
          </w:rPr>
          <w:t>18</w:t>
        </w:r>
      </w:fldSimple>
      <w:bookmarkEnd w:id="593"/>
      <w:r>
        <w:t>: URI encoded nil values</w:t>
      </w:r>
    </w:p>
    <w:tbl>
      <w:tblPr>
        <w:tblStyle w:val="Ombrageclair"/>
        <w:tblW w:w="0" w:type="auto"/>
        <w:tblLayout w:type="fixed"/>
        <w:tblLook w:val="04A0" w:firstRow="1" w:lastRow="0" w:firstColumn="1" w:lastColumn="0" w:noHBand="0" w:noVBand="1"/>
      </w:tblPr>
      <w:tblGrid>
        <w:gridCol w:w="3085"/>
        <w:gridCol w:w="5771"/>
      </w:tblGrid>
      <w:tr w:rsidR="00B02AD4" w:rsidRPr="00B02AD4" w14:paraId="54E7061E" w14:textId="77777777" w:rsidTr="00750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BA04103" w14:textId="318B8547" w:rsidR="00B02AD4" w:rsidRPr="00B02AD4" w:rsidRDefault="00B02AD4" w:rsidP="00B02AD4">
            <w:pPr>
              <w:ind w:left="360"/>
              <w:rPr>
                <w:rFonts w:asciiTheme="minorHAnsi" w:hAnsiTheme="minorHAnsi"/>
                <w:sz w:val="20"/>
                <w:szCs w:val="20"/>
              </w:rPr>
            </w:pPr>
            <w:r w:rsidRPr="00B02AD4">
              <w:rPr>
                <w:rFonts w:asciiTheme="minorHAnsi" w:hAnsiTheme="minorHAnsi"/>
                <w:sz w:val="20"/>
                <w:szCs w:val="20"/>
              </w:rPr>
              <w:t>URI</w:t>
            </w:r>
          </w:p>
        </w:tc>
        <w:tc>
          <w:tcPr>
            <w:tcW w:w="5771" w:type="dxa"/>
          </w:tcPr>
          <w:p w14:paraId="1DEAD480" w14:textId="5084BB00" w:rsidR="00B02AD4" w:rsidRPr="00B02AD4" w:rsidRDefault="00B02AD4" w:rsidP="00B02AD4">
            <w:pPr>
              <w:ind w:left="360"/>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B02AD4">
              <w:rPr>
                <w:rFonts w:asciiTheme="minorHAnsi" w:hAnsiTheme="minorHAnsi"/>
                <w:sz w:val="20"/>
                <w:szCs w:val="20"/>
              </w:rPr>
              <w:t>Description</w:t>
            </w:r>
          </w:p>
        </w:tc>
      </w:tr>
      <w:tr w:rsidR="00B02AD4" w:rsidRPr="00B02AD4" w14:paraId="2E4B7079" w14:textId="77777777" w:rsidTr="0075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DE2A203" w14:textId="17E3B512" w:rsidR="00B02AD4" w:rsidRPr="00B02AD4" w:rsidRDefault="00B02AD4" w:rsidP="00750418">
            <w:pPr>
              <w:spacing w:after="200" w:line="276" w:lineRule="auto"/>
              <w:rPr>
                <w:rFonts w:asciiTheme="minorHAnsi" w:hAnsiTheme="minorHAnsi"/>
                <w:sz w:val="20"/>
                <w:szCs w:val="20"/>
              </w:rPr>
            </w:pPr>
            <w:hyperlink r:id="rId119" w:history="1">
              <w:r w:rsidRPr="00B02AD4">
                <w:rPr>
                  <w:rStyle w:val="Lienhypertexte"/>
                  <w:rFonts w:asciiTheme="minorHAnsi" w:hAnsiTheme="minorHAnsi"/>
                  <w:sz w:val="20"/>
                  <w:szCs w:val="20"/>
                </w:rPr>
                <w:t>http://www.opengis.net/def/nil/OGC/0/unknown</w:t>
              </w:r>
            </w:hyperlink>
          </w:p>
        </w:tc>
        <w:tc>
          <w:tcPr>
            <w:tcW w:w="5771" w:type="dxa"/>
          </w:tcPr>
          <w:p w14:paraId="3A6E2342" w14:textId="15A63AB9" w:rsidR="00B02AD4" w:rsidRPr="00B02AD4" w:rsidRDefault="00B02AD4" w:rsidP="00750418">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B02AD4">
              <w:rPr>
                <w:rFonts w:asciiTheme="minorHAnsi" w:hAnsiTheme="minorHAnsi"/>
                <w:color w:val="000000"/>
                <w:sz w:val="20"/>
                <w:szCs w:val="20"/>
                <w:shd w:val="clear" w:color="auto" w:fill="FFFFFF"/>
              </w:rPr>
              <w:t>The correct value is not known to, or not computable by, the sender of this data. However, the correct value probably exists</w:t>
            </w:r>
          </w:p>
        </w:tc>
      </w:tr>
      <w:tr w:rsidR="00B02AD4" w:rsidRPr="00B02AD4" w14:paraId="05E29FED" w14:textId="77777777" w:rsidTr="00750418">
        <w:tc>
          <w:tcPr>
            <w:cnfStyle w:val="001000000000" w:firstRow="0" w:lastRow="0" w:firstColumn="1" w:lastColumn="0" w:oddVBand="0" w:evenVBand="0" w:oddHBand="0" w:evenHBand="0" w:firstRowFirstColumn="0" w:firstRowLastColumn="0" w:lastRowFirstColumn="0" w:lastRowLastColumn="0"/>
            <w:tcW w:w="3085" w:type="dxa"/>
          </w:tcPr>
          <w:p w14:paraId="1F268F1A" w14:textId="2527941D" w:rsidR="00B02AD4" w:rsidRPr="00B02AD4" w:rsidRDefault="00B02AD4" w:rsidP="00750418">
            <w:pPr>
              <w:spacing w:after="200" w:line="276" w:lineRule="auto"/>
              <w:rPr>
                <w:rFonts w:asciiTheme="minorHAnsi" w:hAnsiTheme="minorHAnsi"/>
                <w:sz w:val="20"/>
                <w:szCs w:val="20"/>
              </w:rPr>
            </w:pPr>
            <w:hyperlink r:id="rId120" w:history="1">
              <w:r w:rsidRPr="00B02AD4">
                <w:rPr>
                  <w:rStyle w:val="Lienhypertexte"/>
                  <w:rFonts w:asciiTheme="minorHAnsi" w:hAnsiTheme="minorHAnsi"/>
                  <w:sz w:val="20"/>
                  <w:szCs w:val="20"/>
                </w:rPr>
                <w:t>http://www.opengis.net/def/nil/OGC/0/missing</w:t>
              </w:r>
            </w:hyperlink>
          </w:p>
        </w:tc>
        <w:tc>
          <w:tcPr>
            <w:tcW w:w="5771" w:type="dxa"/>
          </w:tcPr>
          <w:p w14:paraId="254C9451" w14:textId="7A69EC41" w:rsidR="00B02AD4" w:rsidRPr="00B02AD4" w:rsidRDefault="00B02AD4" w:rsidP="00750418">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B02AD4">
              <w:rPr>
                <w:rFonts w:asciiTheme="minorHAnsi" w:hAnsiTheme="minorHAnsi"/>
                <w:color w:val="000000"/>
                <w:sz w:val="20"/>
                <w:szCs w:val="20"/>
                <w:shd w:val="clear" w:color="auto" w:fill="FFFFFF"/>
              </w:rPr>
              <w:t>The correct value is not readily available to the sender of this data. Furthermore, a correct value may not exist</w:t>
            </w:r>
          </w:p>
        </w:tc>
      </w:tr>
      <w:tr w:rsidR="00B02AD4" w:rsidRPr="00B02AD4" w14:paraId="59FCB7B2" w14:textId="77777777" w:rsidTr="0075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21DF8EC" w14:textId="386A0716" w:rsidR="00B02AD4" w:rsidRPr="00B02AD4" w:rsidRDefault="00B02AD4" w:rsidP="00750418">
            <w:pPr>
              <w:spacing w:after="200" w:line="276" w:lineRule="auto"/>
              <w:rPr>
                <w:rFonts w:asciiTheme="minorHAnsi" w:hAnsiTheme="minorHAnsi"/>
                <w:sz w:val="20"/>
                <w:szCs w:val="20"/>
              </w:rPr>
            </w:pPr>
            <w:hyperlink r:id="rId121" w:history="1">
              <w:r w:rsidRPr="00B02AD4">
                <w:rPr>
                  <w:rStyle w:val="Lienhypertexte"/>
                  <w:rFonts w:asciiTheme="minorHAnsi" w:hAnsiTheme="minorHAnsi"/>
                  <w:sz w:val="20"/>
                  <w:szCs w:val="20"/>
                </w:rPr>
                <w:t>http://www.opengis.net/def/nil/OGC/0/withheld</w:t>
              </w:r>
            </w:hyperlink>
          </w:p>
        </w:tc>
        <w:tc>
          <w:tcPr>
            <w:tcW w:w="5771" w:type="dxa"/>
          </w:tcPr>
          <w:p w14:paraId="32E36DEC" w14:textId="4C998401" w:rsidR="00B02AD4" w:rsidRPr="00B02AD4" w:rsidRDefault="00B02AD4" w:rsidP="00750418">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B02AD4">
              <w:rPr>
                <w:rFonts w:asciiTheme="minorHAnsi" w:hAnsiTheme="minorHAnsi"/>
                <w:color w:val="000000"/>
                <w:sz w:val="20"/>
                <w:szCs w:val="20"/>
                <w:shd w:val="clear" w:color="auto" w:fill="FFFFFF"/>
              </w:rPr>
              <w:t>The value is not divulged.</w:t>
            </w:r>
          </w:p>
        </w:tc>
      </w:tr>
      <w:tr w:rsidR="00B02AD4" w:rsidRPr="00B02AD4" w14:paraId="21412328" w14:textId="77777777" w:rsidTr="00750418">
        <w:tc>
          <w:tcPr>
            <w:cnfStyle w:val="001000000000" w:firstRow="0" w:lastRow="0" w:firstColumn="1" w:lastColumn="0" w:oddVBand="0" w:evenVBand="0" w:oddHBand="0" w:evenHBand="0" w:firstRowFirstColumn="0" w:firstRowLastColumn="0" w:lastRowFirstColumn="0" w:lastRowLastColumn="0"/>
            <w:tcW w:w="3085" w:type="dxa"/>
          </w:tcPr>
          <w:p w14:paraId="4F201403" w14:textId="65038D3A" w:rsidR="00B02AD4" w:rsidRPr="00B02AD4" w:rsidRDefault="00B02AD4" w:rsidP="00750418">
            <w:pPr>
              <w:spacing w:after="200" w:line="276" w:lineRule="auto"/>
              <w:rPr>
                <w:rFonts w:asciiTheme="minorHAnsi" w:hAnsiTheme="minorHAnsi"/>
                <w:sz w:val="20"/>
                <w:szCs w:val="20"/>
              </w:rPr>
            </w:pPr>
            <w:r w:rsidRPr="00B02AD4">
              <w:rPr>
                <w:rFonts w:asciiTheme="minorHAnsi" w:hAnsiTheme="minorHAnsi"/>
                <w:sz w:val="20"/>
                <w:szCs w:val="20"/>
              </w:rPr>
              <w:t>http://www.opengis.net/def/nil/OGC/0/inapplicable</w:t>
            </w:r>
          </w:p>
        </w:tc>
        <w:tc>
          <w:tcPr>
            <w:tcW w:w="5771" w:type="dxa"/>
          </w:tcPr>
          <w:p w14:paraId="1CAC8398" w14:textId="392B0F27" w:rsidR="00B02AD4" w:rsidRPr="00B02AD4" w:rsidRDefault="00750418" w:rsidP="00750418">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color w:val="000000"/>
                <w:sz w:val="20"/>
                <w:szCs w:val="20"/>
                <w:shd w:val="clear" w:color="auto" w:fill="FFFFFF"/>
              </w:rPr>
              <w:t>There is no value</w:t>
            </w:r>
          </w:p>
        </w:tc>
      </w:tr>
      <w:tr w:rsidR="00B02AD4" w:rsidRPr="00B02AD4" w14:paraId="4070A352" w14:textId="77777777" w:rsidTr="0075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AEE6D34" w14:textId="43F11D11" w:rsidR="00B02AD4" w:rsidRPr="00B02AD4" w:rsidRDefault="00B02AD4" w:rsidP="00750418">
            <w:pPr>
              <w:spacing w:after="200" w:line="276" w:lineRule="auto"/>
              <w:rPr>
                <w:rFonts w:asciiTheme="minorHAnsi" w:hAnsiTheme="minorHAnsi"/>
                <w:sz w:val="20"/>
                <w:szCs w:val="20"/>
              </w:rPr>
            </w:pPr>
            <w:hyperlink r:id="rId122" w:history="1">
              <w:r w:rsidRPr="00B02AD4">
                <w:rPr>
                  <w:rStyle w:val="Lienhypertexte"/>
                  <w:rFonts w:asciiTheme="minorHAnsi" w:hAnsiTheme="minorHAnsi"/>
                  <w:sz w:val="20"/>
                  <w:szCs w:val="20"/>
                </w:rPr>
                <w:t>http://www.opengis.net/def/nil/OGC/0/template</w:t>
              </w:r>
            </w:hyperlink>
          </w:p>
        </w:tc>
        <w:tc>
          <w:tcPr>
            <w:tcW w:w="5771" w:type="dxa"/>
          </w:tcPr>
          <w:p w14:paraId="07E03C29" w14:textId="13F4DD1C" w:rsidR="00B02AD4" w:rsidRPr="00B02AD4" w:rsidRDefault="00B02AD4" w:rsidP="00750418">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B02AD4">
              <w:rPr>
                <w:rFonts w:asciiTheme="minorHAnsi" w:hAnsiTheme="minorHAnsi"/>
                <w:color w:val="000000"/>
                <w:sz w:val="20"/>
                <w:szCs w:val="20"/>
                <w:shd w:val="clear" w:color="auto" w:fill="FFFFFF"/>
              </w:rPr>
              <w:t>The value will be available later</w:t>
            </w:r>
          </w:p>
        </w:tc>
      </w:tr>
      <w:tr w:rsidR="00B02AD4" w:rsidRPr="00B02AD4" w14:paraId="58EB469E" w14:textId="77777777" w:rsidTr="00750418">
        <w:tc>
          <w:tcPr>
            <w:cnfStyle w:val="001000000000" w:firstRow="0" w:lastRow="0" w:firstColumn="1" w:lastColumn="0" w:oddVBand="0" w:evenVBand="0" w:oddHBand="0" w:evenHBand="0" w:firstRowFirstColumn="0" w:firstRowLastColumn="0" w:lastRowFirstColumn="0" w:lastRowLastColumn="0"/>
            <w:tcW w:w="3085" w:type="dxa"/>
          </w:tcPr>
          <w:p w14:paraId="3C3663FF" w14:textId="33D33D09" w:rsidR="00B02AD4" w:rsidRPr="00B02AD4" w:rsidRDefault="00B02AD4" w:rsidP="00750418">
            <w:pPr>
              <w:spacing w:after="200" w:line="276" w:lineRule="auto"/>
              <w:rPr>
                <w:rFonts w:asciiTheme="minorHAnsi" w:hAnsiTheme="minorHAnsi"/>
                <w:sz w:val="20"/>
                <w:szCs w:val="20"/>
              </w:rPr>
            </w:pPr>
            <w:hyperlink r:id="rId123" w:history="1">
              <w:r w:rsidRPr="00B02AD4">
                <w:rPr>
                  <w:rStyle w:val="Lienhypertexte"/>
                  <w:rFonts w:asciiTheme="minorHAnsi" w:hAnsiTheme="minorHAnsi"/>
                  <w:sz w:val="20"/>
                  <w:szCs w:val="20"/>
                </w:rPr>
                <w:t>http://www.opengis.net/def/nil/OGC/0/AboveDetectionRange</w:t>
              </w:r>
            </w:hyperlink>
            <w:r w:rsidRPr="00B02AD4">
              <w:rPr>
                <w:rFonts w:asciiTheme="minorHAnsi" w:hAnsiTheme="minorHAnsi"/>
                <w:sz w:val="20"/>
                <w:szCs w:val="20"/>
              </w:rPr>
              <w:t xml:space="preserve"> </w:t>
            </w:r>
          </w:p>
        </w:tc>
        <w:tc>
          <w:tcPr>
            <w:tcW w:w="5771" w:type="dxa"/>
          </w:tcPr>
          <w:p w14:paraId="0DA6F3FF" w14:textId="49D94F25" w:rsidR="00B02AD4" w:rsidRPr="00B02AD4" w:rsidRDefault="00B02AD4" w:rsidP="00750418">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B02AD4">
              <w:rPr>
                <w:rFonts w:asciiTheme="minorHAnsi" w:hAnsiTheme="minorHAnsi"/>
                <w:color w:val="000000"/>
                <w:sz w:val="20"/>
                <w:szCs w:val="20"/>
                <w:shd w:val="clear" w:color="auto" w:fill="FFFFFF"/>
              </w:rPr>
              <w:t>Value was above the detection range of the instrument used to estimate it.</w:t>
            </w:r>
            <w:r w:rsidRPr="00B02AD4">
              <w:rPr>
                <w:rFonts w:asciiTheme="minorHAnsi" w:hAnsiTheme="minorHAnsi"/>
                <w:sz w:val="20"/>
                <w:szCs w:val="20"/>
              </w:rPr>
              <w:t xml:space="preserve"> </w:t>
            </w:r>
          </w:p>
        </w:tc>
      </w:tr>
      <w:tr w:rsidR="00B02AD4" w:rsidRPr="00B02AD4" w14:paraId="5A98C35C" w14:textId="77777777" w:rsidTr="00750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500F217" w14:textId="30BE2638" w:rsidR="00B02AD4" w:rsidRPr="00B02AD4" w:rsidRDefault="00B02AD4" w:rsidP="00750418">
            <w:pPr>
              <w:spacing w:after="200" w:line="276" w:lineRule="auto"/>
              <w:rPr>
                <w:rFonts w:asciiTheme="minorHAnsi" w:hAnsiTheme="minorHAnsi"/>
                <w:sz w:val="20"/>
                <w:szCs w:val="20"/>
              </w:rPr>
            </w:pPr>
            <w:hyperlink r:id="rId124" w:history="1">
              <w:r w:rsidRPr="00B02AD4">
                <w:rPr>
                  <w:rStyle w:val="Lienhypertexte"/>
                  <w:rFonts w:asciiTheme="minorHAnsi" w:hAnsiTheme="minorHAnsi"/>
                  <w:color w:val="auto"/>
                  <w:sz w:val="20"/>
                  <w:szCs w:val="20"/>
                </w:rPr>
                <w:t>http://www.opengis.net/def/nil/OGC/0/BelowDetectionRange</w:t>
              </w:r>
            </w:hyperlink>
            <w:r w:rsidRPr="00B02AD4">
              <w:rPr>
                <w:rFonts w:asciiTheme="minorHAnsi" w:hAnsiTheme="minorHAnsi"/>
                <w:sz w:val="20"/>
                <w:szCs w:val="20"/>
              </w:rPr>
              <w:t xml:space="preserve">  </w:t>
            </w:r>
          </w:p>
        </w:tc>
        <w:tc>
          <w:tcPr>
            <w:tcW w:w="5771" w:type="dxa"/>
          </w:tcPr>
          <w:p w14:paraId="20543C44" w14:textId="09CCFBC7" w:rsidR="00B02AD4" w:rsidRPr="00B02AD4" w:rsidRDefault="00B02AD4" w:rsidP="00750418">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B02AD4">
              <w:rPr>
                <w:rFonts w:asciiTheme="minorHAnsi" w:hAnsiTheme="minorHAnsi"/>
                <w:sz w:val="20"/>
                <w:szCs w:val="20"/>
              </w:rPr>
              <w:t>Value was below the detection range of the instrument used to estimate it.</w:t>
            </w:r>
          </w:p>
        </w:tc>
      </w:tr>
    </w:tbl>
    <w:p w14:paraId="4540469A" w14:textId="77777777" w:rsidR="00B02AD4" w:rsidRDefault="00B02AD4" w:rsidP="00F202D3"/>
    <w:p w14:paraId="4DE15052" w14:textId="77777777" w:rsidR="00B02AD4" w:rsidRDefault="00B02AD4" w:rsidP="00F202D3"/>
    <w:p w14:paraId="57D3337A" w14:textId="77777777" w:rsidR="00B02AD4" w:rsidRDefault="00B02AD4" w:rsidP="00F202D3"/>
    <w:p w14:paraId="569E9FF9" w14:textId="726F9481" w:rsidR="00750418" w:rsidRPr="00B02AD4" w:rsidRDefault="00750418" w:rsidP="00F202D3">
      <w:r>
        <w:t>Vocabulary property shall use URI encoded nil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750418" w14:paraId="7C3F6E2D" w14:textId="77777777" w:rsidTr="00A52582">
        <w:trPr>
          <w:cantSplit/>
        </w:trPr>
        <w:tc>
          <w:tcPr>
            <w:tcW w:w="2825" w:type="dxa"/>
            <w:tcBorders>
              <w:right w:val="single" w:sz="4" w:space="0" w:color="auto"/>
            </w:tcBorders>
            <w:shd w:val="clear" w:color="auto" w:fill="auto"/>
          </w:tcPr>
          <w:p w14:paraId="3C07483F" w14:textId="2DBACA95" w:rsidR="00750418" w:rsidRPr="00031D61" w:rsidRDefault="00750418" w:rsidP="00A52582">
            <w:pPr>
              <w:pStyle w:val="Tabletext10"/>
              <w:rPr>
                <w:rStyle w:val="requri"/>
              </w:rPr>
            </w:pPr>
            <w:r>
              <w:rPr>
                <w:rStyle w:val="requri"/>
                <w:lang w:val="en-CA"/>
              </w:rPr>
              <w:t>/req/gsml4xsd/</w:t>
            </w:r>
            <w:r>
              <w:rPr>
                <w:rStyle w:val="requri"/>
              </w:rPr>
              <w:t>nilVocabulary</w:t>
            </w:r>
          </w:p>
        </w:tc>
        <w:tc>
          <w:tcPr>
            <w:tcW w:w="6072" w:type="dxa"/>
            <w:tcBorders>
              <w:left w:val="single" w:sz="4" w:space="0" w:color="auto"/>
            </w:tcBorders>
            <w:shd w:val="clear" w:color="auto" w:fill="auto"/>
          </w:tcPr>
          <w:p w14:paraId="7E6B7A4A" w14:textId="5C00E914" w:rsidR="00750418" w:rsidRPr="00031D61" w:rsidRDefault="00750418" w:rsidP="00A52582">
            <w:pPr>
              <w:pStyle w:val="Tabletext10"/>
              <w:jc w:val="left"/>
              <w:rPr>
                <w:rStyle w:val="reqtext"/>
              </w:rPr>
            </w:pPr>
            <w:r>
              <w:rPr>
                <w:rStyle w:val="reqtext"/>
              </w:rPr>
              <w:t xml:space="preserve">Vocabulary properties that report a nil values SHALL use URI encoded values as defined in </w:t>
            </w:r>
            <w:r>
              <w:rPr>
                <w:rStyle w:val="requri"/>
                <w:lang w:val="en-CA"/>
              </w:rPr>
              <w:t>/req/gsml4xsd/</w:t>
            </w:r>
            <w:r>
              <w:rPr>
                <w:rStyle w:val="requri"/>
              </w:rPr>
              <w:t>nilURI</w:t>
            </w:r>
          </w:p>
        </w:tc>
      </w:tr>
    </w:tbl>
    <w:p w14:paraId="6E6D92D4" w14:textId="77777777" w:rsidR="00B02AD4" w:rsidRPr="00750418" w:rsidRDefault="00B02AD4" w:rsidP="00F202D3"/>
    <w:p w14:paraId="61D83F01" w14:textId="77777777" w:rsidR="00B02AD4" w:rsidRDefault="00B02AD4" w:rsidP="00F202D3">
      <w:pPr>
        <w:rPr>
          <w:lang w:val="en-CA"/>
        </w:rPr>
      </w:pPr>
      <w:bookmarkStart w:id="594" w:name="_GoBack"/>
      <w:bookmarkEnd w:id="594"/>
    </w:p>
    <w:p w14:paraId="6D186A1D" w14:textId="77777777" w:rsidR="00F202D3" w:rsidRPr="00F202D3" w:rsidRDefault="00F202D3" w:rsidP="00F202D3">
      <w:pPr>
        <w:rPr>
          <w:lang w:val="en-CA"/>
        </w:rPr>
      </w:pPr>
    </w:p>
    <w:p w14:paraId="70294484" w14:textId="3AAD22BD" w:rsidR="00761F44" w:rsidRDefault="00330E0C" w:rsidP="00330E0C">
      <w:pPr>
        <w:pStyle w:val="Titre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7777777" w:rsidR="00330E0C" w:rsidRPr="00330E0C" w:rsidRDefault="00330E0C" w:rsidP="00AD7649"/>
    <w:p w14:paraId="76D71FB5" w14:textId="77777777" w:rsidR="00E966AA" w:rsidRPr="00AD7649" w:rsidRDefault="00E966AA" w:rsidP="00AD7649">
      <w:pPr>
        <w:rPr>
          <w:lang w:val="en-CA"/>
        </w:rPr>
      </w:pPr>
    </w:p>
    <w:p w14:paraId="6A8EF357" w14:textId="5F44DC07" w:rsidR="009B3BBD" w:rsidRDefault="003A3448" w:rsidP="009B3BBD">
      <w:pPr>
        <w:pStyle w:val="Titre2"/>
        <w:rPr>
          <w:lang w:val="en-CA"/>
        </w:rPr>
      </w:pPr>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B02AD4">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B02AD4">
        <w:trPr>
          <w:cantSplit/>
        </w:trPr>
        <w:tc>
          <w:tcPr>
            <w:tcW w:w="4219" w:type="dxa"/>
            <w:tcBorders>
              <w:right w:val="nil"/>
            </w:tcBorders>
            <w:shd w:val="clear" w:color="auto" w:fill="auto"/>
          </w:tcPr>
          <w:p w14:paraId="73AD7D5E" w14:textId="40BB91B8" w:rsidR="00112EA6" w:rsidRPr="00D12552" w:rsidRDefault="00112EA6" w:rsidP="00B02AD4">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B02AD4">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lastRenderedPageBreak/>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B02AD4">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B02AD4">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Titre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B02AD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B02AD4">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B02AD4">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B02AD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B02AD4">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B02AD4">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B02AD4">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B02AD4">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B02AD4">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B02AD4">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B02AD4">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B02AD4">
        <w:trPr>
          <w:cantSplit/>
        </w:trPr>
        <w:tc>
          <w:tcPr>
            <w:tcW w:w="4219" w:type="dxa"/>
            <w:tcBorders>
              <w:right w:val="nil"/>
            </w:tcBorders>
            <w:shd w:val="clear" w:color="auto" w:fill="auto"/>
          </w:tcPr>
          <w:p w14:paraId="10AC2E50" w14:textId="4F8E371C" w:rsidR="00746B77" w:rsidRPr="00D12552" w:rsidRDefault="00746B77" w:rsidP="00B02AD4">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B02AD4">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5" w:history="1">
        <w:r w:rsidRPr="00140F09">
          <w:rPr>
            <w:rStyle w:val="Lienhypertexte"/>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B02AD4">
        <w:trPr>
          <w:cantSplit/>
        </w:trPr>
        <w:tc>
          <w:tcPr>
            <w:tcW w:w="4219" w:type="dxa"/>
            <w:tcBorders>
              <w:right w:val="nil"/>
            </w:tcBorders>
            <w:shd w:val="clear" w:color="auto" w:fill="auto"/>
          </w:tcPr>
          <w:p w14:paraId="3499DDDC" w14:textId="1DE4FC00" w:rsidR="00746B77" w:rsidRPr="00D12552" w:rsidRDefault="00746B77" w:rsidP="00B02AD4">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B02AD4">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Titre2"/>
      </w:pPr>
      <w:r>
        <w:t>GeoSciML Portrayal GML 3.1 profile</w:t>
      </w:r>
    </w:p>
    <w:p w14:paraId="28785625" w14:textId="77777777" w:rsidR="00746B77" w:rsidRDefault="00746B77" w:rsidP="00225333"/>
    <w:p w14:paraId="24EAECDC" w14:textId="543C4D8F" w:rsidR="00746B77" w:rsidRDefault="00746B77" w:rsidP="00225333">
      <w:r>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B02AD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B02AD4">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B02AD4">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B02AD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B02AD4">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B02AD4">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B02AD4">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B02AD4">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B02AD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B02AD4">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B02AD4">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B02AD4">
        <w:trPr>
          <w:cantSplit/>
        </w:trPr>
        <w:tc>
          <w:tcPr>
            <w:tcW w:w="4219" w:type="dxa"/>
            <w:tcBorders>
              <w:right w:val="nil"/>
            </w:tcBorders>
            <w:shd w:val="clear" w:color="auto" w:fill="auto"/>
          </w:tcPr>
          <w:p w14:paraId="01260F30" w14:textId="66081E5E" w:rsidR="00746B77" w:rsidRPr="00D12552" w:rsidRDefault="00746B77" w:rsidP="00B02AD4">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B02AD4">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6" w:history="1">
        <w:r w:rsidRPr="00140F09">
          <w:rPr>
            <w:rStyle w:val="Lienhypertexte"/>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B02AD4">
        <w:trPr>
          <w:cantSplit/>
        </w:trPr>
        <w:tc>
          <w:tcPr>
            <w:tcW w:w="4219" w:type="dxa"/>
            <w:tcBorders>
              <w:right w:val="nil"/>
            </w:tcBorders>
            <w:shd w:val="clear" w:color="auto" w:fill="auto"/>
          </w:tcPr>
          <w:p w14:paraId="707D5680" w14:textId="6081E472" w:rsidR="00746B77" w:rsidRPr="00D12552" w:rsidRDefault="00746B77" w:rsidP="00B02AD4">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B02AD4">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7" w:history="1">
        <w:r w:rsidR="00CE5B49" w:rsidRPr="00140F09">
          <w:rPr>
            <w:rStyle w:val="Lienhypertexte"/>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B02AD4">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B02AD4">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8" w:history="1">
        <w:r w:rsidRPr="00140F09">
          <w:rPr>
            <w:rStyle w:val="Lienhypertexte"/>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Titre1"/>
        <w:rPr>
          <w:lang w:val="en-CA"/>
        </w:rPr>
      </w:pPr>
      <w:r>
        <w:rPr>
          <w:lang w:val="en-CA"/>
        </w:rPr>
        <w:t>GeoSciML CGI-IUGS Profile</w:t>
      </w:r>
    </w:p>
    <w:p w14:paraId="2513607A" w14:textId="541D7228" w:rsidR="009B3BBD" w:rsidRDefault="00C648D4" w:rsidP="00B31486">
      <w:pPr>
        <w:rPr>
          <w:color w:val="FF0000"/>
          <w:lang w:val="en-CA"/>
        </w:rPr>
      </w:pPr>
      <w:commentRangeStart w:id="595"/>
      <w:r>
        <w:rPr>
          <w:color w:val="FF0000"/>
          <w:lang w:val="en-CA"/>
        </w:rPr>
        <w:t xml:space="preserve">This profile is the “international” version of GeoSciML, which essentially imposes a set of controlled vocabularies.  The profile simply states that vocabularies must come from </w:t>
      </w:r>
      <w:hyperlink r:id="rId129" w:history="1">
        <w:r w:rsidRPr="009A13E8">
          <w:rPr>
            <w:rStyle w:val="Lienhypertexte"/>
            <w:lang w:val="en-CA"/>
          </w:rPr>
          <w:t>http://resource.geosciml.org/</w:t>
        </w:r>
      </w:hyperlink>
      <w:r>
        <w:rPr>
          <w:color w:val="FF0000"/>
          <w:lang w:val="en-CA"/>
        </w:rPr>
        <w:t xml:space="preserve"> </w:t>
      </w:r>
      <w:commentRangeEnd w:id="595"/>
      <w:r>
        <w:rPr>
          <w:rStyle w:val="Marquedecommentaire"/>
        </w:rPr>
        <w:commentReference w:id="595"/>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Titre1"/>
        <w:rPr>
          <w:lang w:val="en-CA"/>
        </w:rPr>
      </w:pPr>
      <w:bookmarkStart w:id="596" w:name="_Toc337499861"/>
      <w:r w:rsidRPr="00D12552">
        <w:rPr>
          <w:lang w:val="en-CA"/>
        </w:rPr>
        <w:t>Media Types for any data encoding(s)</w:t>
      </w:r>
      <w:bookmarkEnd w:id="596"/>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97" w:name="_Toc254961261"/>
      <w:bookmarkStart w:id="598" w:name="_Ref259545760"/>
      <w:bookmarkStart w:id="599" w:name="_Toc276720685"/>
      <w:bookmarkStart w:id="600" w:name="_Toc279341984"/>
      <w:bookmarkStart w:id="601" w:name="_Toc337499862"/>
      <w:bookmarkStart w:id="602" w:name="_Toc443461105"/>
      <w:bookmarkStart w:id="603" w:name="_Toc9996974"/>
      <w:bookmarkStart w:id="604" w:name="_Ref207532276"/>
      <w:bookmarkStart w:id="605" w:name="_Ref207532302"/>
      <w:bookmarkStart w:id="606" w:name="_Ref207532345"/>
      <w:bookmarkStart w:id="607" w:name="_Toc219622068"/>
      <w:r w:rsidRPr="00D12552">
        <w:rPr>
          <w:lang w:val="en-CA"/>
        </w:rPr>
        <w:t xml:space="preserve">Conformance class: </w:t>
      </w:r>
      <w:bookmarkEnd w:id="597"/>
      <w:bookmarkEnd w:id="598"/>
      <w:bookmarkEnd w:id="599"/>
      <w:r w:rsidRPr="00D12552">
        <w:rPr>
          <w:lang w:val="en-CA"/>
        </w:rPr>
        <w:t xml:space="preserve">AAAA </w:t>
      </w:r>
      <w:r w:rsidRPr="00D12552">
        <w:rPr>
          <w:color w:val="FF0000"/>
          <w:lang w:val="en-CA"/>
        </w:rPr>
        <w:t>(repeat as necessary)</w:t>
      </w:r>
      <w:bookmarkEnd w:id="600"/>
      <w:bookmarkEnd w:id="601"/>
    </w:p>
    <w:p w14:paraId="61AC9702" w14:textId="77777777" w:rsidR="004A5507" w:rsidRPr="00D12552" w:rsidRDefault="004A5507" w:rsidP="004A5507">
      <w:pPr>
        <w:pStyle w:val="AnnexLevel2"/>
        <w:numPr>
          <w:ilvl w:val="0"/>
          <w:numId w:val="0"/>
        </w:numPr>
        <w:rPr>
          <w:lang w:val="en-CA"/>
        </w:rPr>
      </w:pPr>
    </w:p>
    <w:bookmarkEnd w:id="602"/>
    <w:bookmarkEnd w:id="603"/>
    <w:bookmarkEnd w:id="604"/>
    <w:bookmarkEnd w:id="605"/>
    <w:bookmarkEnd w:id="606"/>
    <w:bookmarkEnd w:id="607"/>
    <w:p w14:paraId="352A00F8" w14:textId="77777777" w:rsidR="009A7B37" w:rsidRPr="00D12552" w:rsidRDefault="009A7B37" w:rsidP="004A5507">
      <w:pPr>
        <w:pStyle w:val="Annex"/>
        <w:rPr>
          <w:lang w:val="en-CA"/>
        </w:rPr>
      </w:pPr>
      <w:r w:rsidRPr="00D12552">
        <w:rPr>
          <w:lang w:val="en-CA"/>
        </w:rPr>
        <w:br w:type="page"/>
      </w:r>
      <w:bookmarkStart w:id="60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60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epuces"/>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epuces"/>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epuces"/>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3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B02AD4" w:rsidRDefault="00B02AD4">
      <w:pPr>
        <w:pStyle w:val="Commentaire"/>
      </w:pPr>
      <w:r>
        <w:rPr>
          <w:rStyle w:val="Marquedecommentair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B02AD4" w:rsidRDefault="00B02AD4">
      <w:pPr>
        <w:pStyle w:val="Commentaire"/>
      </w:pPr>
      <w:r>
        <w:rPr>
          <w:rStyle w:val="Marquedecommentaire"/>
        </w:rPr>
        <w:annotationRef/>
      </w:r>
      <w:r>
        <w:t>More. Must check the OGC affiliation rule</w:t>
      </w:r>
    </w:p>
  </w:comment>
  <w:comment w:id="16" w:author="Steve Richard" w:date="2015-10-12T18:08:00Z" w:initials="SR">
    <w:p w14:paraId="7492BA8D" w14:textId="77777777" w:rsidR="00B02AD4" w:rsidRDefault="00B02AD4">
      <w:pPr>
        <w:pStyle w:val="Commentaire"/>
      </w:pPr>
      <w:r>
        <w:rPr>
          <w:rStyle w:val="Marquedecommentaire"/>
        </w:rPr>
        <w:annotationRef/>
      </w:r>
      <w:r>
        <w:t>This should be numbered I assume?</w:t>
      </w:r>
    </w:p>
  </w:comment>
  <w:comment w:id="19" w:author="Steve Richard" w:date="2015-10-12T18:08:00Z" w:initials="SR">
    <w:p w14:paraId="3C0BBB98" w14:textId="77777777" w:rsidR="00B02AD4" w:rsidRDefault="00B02AD4">
      <w:pPr>
        <w:pStyle w:val="Commentaire"/>
      </w:pPr>
      <w:r>
        <w:rPr>
          <w:rStyle w:val="Marquedecommentaire"/>
        </w:rPr>
        <w:annotationRef/>
      </w:r>
      <w:r>
        <w:t>Seems like the definition should not be specific to a particular GML version</w:t>
      </w:r>
    </w:p>
  </w:comment>
  <w:comment w:id="29" w:author="Steve Richard" w:date="2015-10-12T18:10:00Z" w:initials="SR">
    <w:p w14:paraId="2928802D" w14:textId="77777777" w:rsidR="00B02AD4" w:rsidRDefault="00B02AD4">
      <w:pPr>
        <w:pStyle w:val="Commentaire"/>
      </w:pPr>
      <w:r>
        <w:rPr>
          <w:rStyle w:val="Marquedecommentaire"/>
        </w:rPr>
        <w:annotationRef/>
      </w:r>
      <w:r>
        <w:t>I think portrayal is an implementation of the conceptual model, not part of the conceptual model. I’ll work on the wording if I get a chance.</w:t>
      </w:r>
    </w:p>
  </w:comment>
  <w:comment w:id="196" w:author="Eric Boisvert" w:date="2015-10-01T17:39:00Z" w:initials="EB/L">
    <w:p w14:paraId="11C9FC8B" w14:textId="77777777" w:rsidR="00B02AD4" w:rsidRDefault="00B02AD4">
      <w:pPr>
        <w:pStyle w:val="Commentaire"/>
      </w:pPr>
      <w:r>
        <w:rPr>
          <w:rStyle w:val="Marquedecommentaire"/>
        </w:rPr>
        <w:annotationRef/>
      </w:r>
      <w:r>
        <w:t>Adapt to GeoSciML</w:t>
      </w:r>
    </w:p>
  </w:comment>
  <w:comment w:id="202" w:author="Eric Boisvert" w:date="2015-10-11T11:52:00Z" w:initials="EB/L">
    <w:p w14:paraId="0CEA0AD6" w14:textId="77777777" w:rsidR="00B02AD4" w:rsidRDefault="00B02AD4">
      <w:pPr>
        <w:pStyle w:val="Commentaire"/>
      </w:pPr>
      <w:r>
        <w:rPr>
          <w:rStyle w:val="Marquedecommentaire"/>
        </w:rPr>
        <w:annotationRef/>
      </w:r>
      <w:r>
        <w:t>My pet peeves</w:t>
      </w:r>
    </w:p>
  </w:comment>
  <w:comment w:id="203" w:author="Eric Boisvert" w:date="2015-10-11T11:53:00Z" w:initials="EB/L">
    <w:p w14:paraId="09AE58E9" w14:textId="77777777" w:rsidR="00B02AD4" w:rsidRDefault="00B02AD4">
      <w:pPr>
        <w:pStyle w:val="Commentaire"/>
      </w:pPr>
      <w:r>
        <w:rPr>
          <w:rStyle w:val="Marquedecommentaire"/>
        </w:rPr>
        <w:annotationRef/>
      </w:r>
      <w:r>
        <w:t>We don’t have a clear way to report this, unless we allow a nillable property to have both a nil and a content (the Organism class) nilReason = absent</w:t>
      </w:r>
    </w:p>
  </w:comment>
  <w:comment w:id="204" w:author="Eric Boisvert" w:date="2015-10-11T11:54:00Z" w:initials="EB/L">
    <w:p w14:paraId="009599B9" w14:textId="77777777" w:rsidR="00B02AD4" w:rsidRDefault="00B02AD4">
      <w:pPr>
        <w:pStyle w:val="Commentaire"/>
      </w:pPr>
      <w:r>
        <w:rPr>
          <w:rStyle w:val="Marquedecommentaire"/>
        </w:rPr>
        <w:annotationRef/>
      </w:r>
      <w:r>
        <w:t>The way to do this in GeoSciML is to have ConstituentPart/proportion = 0</w:t>
      </w:r>
    </w:p>
  </w:comment>
  <w:comment w:id="209" w:author="Eric Boisvert" w:date="2015-10-04T16:55:00Z" w:initials="EB/L">
    <w:p w14:paraId="0636EEBB" w14:textId="77777777" w:rsidR="00B02AD4" w:rsidRDefault="00B02AD4">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5" w:author="Eric Boisvert" w:date="2015-10-05T17:43:00Z" w:initials="EB/L">
    <w:p w14:paraId="047128F8" w14:textId="77777777" w:rsidR="00B02AD4" w:rsidRDefault="00B02AD4">
      <w:pPr>
        <w:pStyle w:val="Commentaire"/>
      </w:pPr>
      <w:r>
        <w:rPr>
          <w:rStyle w:val="Marquedecommentaire"/>
        </w:rPr>
        <w:annotationRef/>
      </w:r>
      <w:r>
        <w:t>Not sure we can check this.  Technically, anything can be a metadata record</w:t>
      </w:r>
    </w:p>
  </w:comment>
  <w:comment w:id="250" w:author="Eric Boisvert" w:date="2015-10-05T17:44:00Z" w:initials="EB/L">
    <w:p w14:paraId="043D7770" w14:textId="77777777" w:rsidR="00B02AD4" w:rsidRDefault="00B02AD4" w:rsidP="000843E1">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8" w:author="Eric Boisvert" w:date="2015-10-05T18:09:00Z" w:initials="EB/L">
    <w:p w14:paraId="451BC6E0" w14:textId="77777777" w:rsidR="00B02AD4" w:rsidRDefault="00B02AD4">
      <w:pPr>
        <w:pStyle w:val="Commentaire"/>
      </w:pPr>
      <w:r>
        <w:rPr>
          <w:rStyle w:val="Marquedecommentaire"/>
        </w:rPr>
        <w:annotationRef/>
      </w:r>
      <w:r>
        <w:t xml:space="preserve">Of </w:t>
      </w:r>
      <w:proofErr w:type="gramStart"/>
      <w:r>
        <w:t>what ?</w:t>
      </w:r>
      <w:proofErr w:type="gramEnd"/>
    </w:p>
  </w:comment>
  <w:comment w:id="339" w:author="Boisvert, Eric" w:date="2015-10-21T08:19:00Z" w:initials="BE">
    <w:p w14:paraId="13C9C105" w14:textId="1D2D8D7F" w:rsidR="00B02AD4" w:rsidRDefault="00B02AD4">
      <w:pPr>
        <w:pStyle w:val="Commentaire"/>
      </w:pPr>
      <w:r>
        <w:rPr>
          <w:rStyle w:val="Marquedecommentaire"/>
        </w:rPr>
        <w:annotationRef/>
      </w:r>
      <w:r>
        <w:t xml:space="preserve">Isn’t it a dependency of 19136 to start </w:t>
      </w:r>
      <w:proofErr w:type="gramStart"/>
      <w:r>
        <w:t>with ?</w:t>
      </w:r>
      <w:proofErr w:type="gramEnd"/>
    </w:p>
  </w:comment>
  <w:comment w:id="340" w:author="Boisvert, Eric" w:date="2015-10-21T08:21:00Z" w:initials="BE">
    <w:p w14:paraId="7AF7A7F2" w14:textId="0F17E6F0" w:rsidR="00B02AD4" w:rsidRDefault="00B02AD4">
      <w:pPr>
        <w:pStyle w:val="Commentaire"/>
      </w:pPr>
      <w:r>
        <w:rPr>
          <w:rStyle w:val="Marquedecommentaire"/>
        </w:rPr>
        <w:annotationRef/>
      </w:r>
      <w:r>
        <w:t>Pretty sure it should not be here since it’s XML encoding.  We should remove this from Logical and have it in XML encoding</w:t>
      </w:r>
    </w:p>
  </w:comment>
  <w:comment w:id="345" w:author="Eric Boisvert" w:date="2015-10-17T12:27:00Z" w:initials="EB/L">
    <w:p w14:paraId="5036A537" w14:textId="7ED995BF" w:rsidR="00B02AD4" w:rsidRDefault="00B02AD4">
      <w:pPr>
        <w:pStyle w:val="Commentaire"/>
      </w:pPr>
      <w:r>
        <w:rPr>
          <w:rStyle w:val="Marquedecommentaire"/>
        </w:rPr>
        <w:annotationRef/>
      </w:r>
      <w:r>
        <w:t>Should we have a recommendation that community stick to a single convension (eg: OneGeology uses that convension)</w:t>
      </w:r>
    </w:p>
  </w:comment>
  <w:comment w:id="350" w:author="Eric Boisvert" w:date="2015-10-17T12:30:00Z" w:initials="EB/L">
    <w:p w14:paraId="43E3A208" w14:textId="2ABEFC4A" w:rsidR="00B02AD4" w:rsidRDefault="00B02AD4">
      <w:pPr>
        <w:pStyle w:val="Commentaire"/>
      </w:pPr>
      <w:r>
        <w:rPr>
          <w:rStyle w:val="Marquedecommentaire"/>
        </w:rPr>
        <w:annotationRef/>
      </w:r>
      <w:r>
        <w:t>Should we define a specific uom for this – or should we even bother and leave this for community.</w:t>
      </w:r>
    </w:p>
  </w:comment>
  <w:comment w:id="355" w:author="Eric Boisvert" w:date="2015-10-17T12:34:00Z" w:initials="EB/L">
    <w:p w14:paraId="20A95AC9" w14:textId="77777777" w:rsidR="00B02AD4" w:rsidRDefault="00B02AD4" w:rsidP="00983833">
      <w:pPr>
        <w:pStyle w:val="Commentaire"/>
      </w:pPr>
      <w:r>
        <w:rPr>
          <w:rStyle w:val="Marquedecommentaire"/>
        </w:rPr>
        <w:annotationRef/>
      </w:r>
      <w:r>
        <w:t>Should we define a specific uom for this – or should we even bother and leave this for community.</w:t>
      </w:r>
    </w:p>
  </w:comment>
  <w:comment w:id="362" w:author="Eric Boisvert" w:date="2015-10-07T19:14:00Z" w:initials="EB/L">
    <w:p w14:paraId="55A956D0" w14:textId="77777777" w:rsidR="00B02AD4" w:rsidRDefault="00B02AD4">
      <w:pPr>
        <w:pStyle w:val="Commentaire"/>
      </w:pPr>
      <w:r>
        <w:rPr>
          <w:rStyle w:val="Marquedecommentaire"/>
        </w:rPr>
        <w:annotationRef/>
      </w:r>
      <w:r>
        <w:t>Probably don’t need this because this is what the UML says, but this CodeType is different since it is not an external vocabulary</w:t>
      </w:r>
    </w:p>
  </w:comment>
  <w:comment w:id="364" w:author="Eric Boisvert" w:date="2015-10-07T20:54:00Z" w:initials="EB/L">
    <w:p w14:paraId="5C743AC9" w14:textId="77777777" w:rsidR="00B02AD4" w:rsidRDefault="00B02AD4">
      <w:pPr>
        <w:pStyle w:val="Commentaire"/>
      </w:pPr>
      <w:r>
        <w:rPr>
          <w:rStyle w:val="Marquedecommentaire"/>
        </w:rPr>
        <w:annotationRef/>
      </w:r>
      <w:r>
        <w:t xml:space="preserve">This was in the scope note.  I don’t understand what this means.  Is the last item </w:t>
      </w:r>
    </w:p>
  </w:comment>
  <w:comment w:id="365" w:author="Eric Boisvert" w:date="2015-10-07T21:14:00Z" w:initials="EB/L">
    <w:p w14:paraId="720006F6" w14:textId="77777777" w:rsidR="00B02AD4" w:rsidRDefault="00B02AD4">
      <w:pPr>
        <w:pStyle w:val="Commentaire"/>
      </w:pPr>
      <w:r>
        <w:rPr>
          <w:rStyle w:val="Marquedecommentaire"/>
        </w:rPr>
        <w:annotationRef/>
      </w:r>
      <w:r>
        <w:t xml:space="preserve">This is a 3.2 thing, it has been replace with a “samplingFrame” term.  I honestly preferred the 3.2 </w:t>
      </w:r>
    </w:p>
  </w:comment>
  <w:comment w:id="377" w:author="Eric Boisvert" w:date="2015-10-08T18:59:00Z" w:initials="EB/L">
    <w:p w14:paraId="0617F253" w14:textId="77777777" w:rsidR="00B02AD4" w:rsidRDefault="00B02AD4">
      <w:pPr>
        <w:pStyle w:val="Commentaire"/>
      </w:pPr>
      <w:r>
        <w:rPr>
          <w:rStyle w:val="Marquedecommentaire"/>
        </w:rPr>
        <w:annotationRef/>
      </w:r>
      <w:r>
        <w:t>Not sure about this bit.</w:t>
      </w:r>
    </w:p>
  </w:comment>
  <w:comment w:id="381" w:author="Eric Boisvert" w:date="2015-10-08T19:05:00Z" w:initials="EB/L">
    <w:p w14:paraId="5FB7FD71" w14:textId="77777777" w:rsidR="00B02AD4" w:rsidRDefault="00B02AD4">
      <w:pPr>
        <w:pStyle w:val="Commentaire"/>
      </w:pPr>
      <w:r>
        <w:rPr>
          <w:rStyle w:val="Marquedecommentaire"/>
        </w:rPr>
        <w:annotationRef/>
      </w:r>
      <w:r>
        <w:t>Again.  Don’t remember what this means</w:t>
      </w:r>
    </w:p>
  </w:comment>
  <w:comment w:id="399" w:author="Eric Boisvert" w:date="2015-10-17T16:24:00Z" w:initials="EB/L">
    <w:p w14:paraId="141CBB56" w14:textId="78925F87" w:rsidR="00B02AD4" w:rsidRDefault="00B02AD4">
      <w:pPr>
        <w:pStyle w:val="Commentaire"/>
      </w:pPr>
      <w:r>
        <w:rPr>
          <w:rStyle w:val="Marquedecommentaire"/>
        </w:rPr>
        <w:annotationRef/>
      </w:r>
      <w:proofErr w:type="gramStart"/>
      <w:r>
        <w:t>Heterogeneity ?</w:t>
      </w:r>
      <w:proofErr w:type="gramEnd"/>
    </w:p>
  </w:comment>
  <w:comment w:id="414" w:author="Boisvert, Eric" w:date="2015-10-16T09:01:00Z" w:initials="BE">
    <w:p w14:paraId="41B1F482" w14:textId="77777777" w:rsidR="00B02AD4" w:rsidRDefault="00B02AD4" w:rsidP="00390DF7">
      <w:pPr>
        <w:pStyle w:val="Commentaire"/>
      </w:pPr>
      <w:r>
        <w:rPr>
          <w:rStyle w:val="Marquedecommentaire"/>
        </w:rPr>
        <w:annotationRef/>
      </w:r>
      <w:r>
        <w:t>Check. Maybe it’s a GML 3.3 thing</w:t>
      </w:r>
    </w:p>
  </w:comment>
  <w:comment w:id="416" w:author="Eric Boisvert" w:date="2015-10-17T16:15:00Z" w:initials="EB/L">
    <w:p w14:paraId="0B5605F6" w14:textId="6C87D3D6" w:rsidR="00B02AD4" w:rsidRDefault="00B02AD4">
      <w:pPr>
        <w:pStyle w:val="Commentaire"/>
      </w:pPr>
      <w:r>
        <w:rPr>
          <w:rStyle w:val="Marquedecommentaire"/>
        </w:rPr>
        <w:annotationRef/>
      </w:r>
      <w:r>
        <w:t>This is one exception in the list.  It’s not externally managed, but actually enforced in the specification and the schema.</w:t>
      </w:r>
    </w:p>
  </w:comment>
  <w:comment w:id="417" w:author="Boisvert, Eric" w:date="2015-10-21T11:18:00Z" w:initials="BE">
    <w:p w14:paraId="4C533D5C" w14:textId="30A4DA1A" w:rsidR="00B02AD4" w:rsidRDefault="00B02AD4">
      <w:pPr>
        <w:pStyle w:val="Commentaire"/>
      </w:pPr>
      <w:r>
        <w:rPr>
          <w:rStyle w:val="Marquedecommentaire"/>
        </w:rPr>
        <w:annotationRef/>
      </w:r>
      <w:r>
        <w:t>Draws in schema language and spatial schema already</w:t>
      </w:r>
    </w:p>
  </w:comment>
  <w:comment w:id="458" w:author="Eric Boisvert" w:date="2015-10-18T16:19:00Z" w:initials="EB/L">
    <w:p w14:paraId="2825455C" w14:textId="17477529" w:rsidR="00B02AD4" w:rsidRDefault="00B02AD4">
      <w:pPr>
        <w:pStyle w:val="Commentaire"/>
      </w:pPr>
      <w:r>
        <w:rPr>
          <w:rStyle w:val="Marquedecommentaire"/>
        </w:rPr>
        <w:annotationRef/>
      </w:r>
      <w:r>
        <w:t>Don’t forget to add a dependency to GeologicAge in the requirement class list</w:t>
      </w:r>
    </w:p>
  </w:comment>
  <w:comment w:id="464" w:author="Eric Boisvert" w:date="2015-10-18T16:40:00Z" w:initials="EB/L">
    <w:p w14:paraId="550511C5" w14:textId="3A732223" w:rsidR="00B02AD4" w:rsidRDefault="00B02AD4">
      <w:pPr>
        <w:pStyle w:val="Commentaire"/>
      </w:pPr>
      <w:r>
        <w:rPr>
          <w:rStyle w:val="Marquedecommentaire"/>
        </w:rPr>
        <w:annotationRef/>
      </w:r>
      <w:r>
        <w:t>No documentation for this one, not even in 3.2</w:t>
      </w:r>
    </w:p>
  </w:comment>
  <w:comment w:id="527" w:author="Boisvert, Eric" w:date="2015-10-19T08:09:00Z" w:initials="BE">
    <w:p w14:paraId="53A5A6A0" w14:textId="6BE1A219" w:rsidR="00B02AD4" w:rsidRDefault="00B02AD4">
      <w:pPr>
        <w:pStyle w:val="Commentaire"/>
      </w:pPr>
      <w:r>
        <w:rPr>
          <w:rStyle w:val="Marquedecommentaire"/>
        </w:rPr>
        <w:annotationRef/>
      </w:r>
      <w:r>
        <w:t>Level 3 header to be consistent with the other package</w:t>
      </w:r>
    </w:p>
  </w:comment>
  <w:comment w:id="539" w:author="Boisvert, Eric" w:date="2015-10-19T08:32:00Z" w:initials="BE">
    <w:p w14:paraId="14328BAF" w14:textId="1FF148EF" w:rsidR="00B02AD4" w:rsidRDefault="00B02AD4">
      <w:pPr>
        <w:pStyle w:val="Commentaire"/>
      </w:pPr>
      <w:r>
        <w:rPr>
          <w:rStyle w:val="Marquedecommentaire"/>
        </w:rPr>
        <w:annotationRef/>
      </w:r>
      <w:r>
        <w:t>This means that interval are in absolute coordinate</w:t>
      </w:r>
    </w:p>
  </w:comment>
  <w:comment w:id="551" w:author="Boisvert, Eric" w:date="2015-10-21T12:29:00Z" w:initials="BE">
    <w:p w14:paraId="1D73A3B9" w14:textId="3051C86B" w:rsidR="00B02AD4" w:rsidRDefault="00B02AD4">
      <w:pPr>
        <w:pStyle w:val="Commentaire"/>
      </w:pPr>
      <w:r>
        <w:rPr>
          <w:rStyle w:val="Marquedecommentaire"/>
        </w:rPr>
        <w:annotationRef/>
      </w:r>
      <w:r>
        <w:t>This labAnalysis-&gt;samplgFeature is redundant since its already include with basic</w:t>
      </w:r>
    </w:p>
  </w:comment>
  <w:comment w:id="552" w:author="Boisvert, Eric" w:date="2015-10-19T12:29:00Z" w:initials="BE">
    <w:p w14:paraId="5CE49A75" w14:textId="0AEC9407" w:rsidR="00B02AD4" w:rsidRDefault="00B02AD4">
      <w:pPr>
        <w:pStyle w:val="Commentaire"/>
      </w:pPr>
      <w:r>
        <w:rPr>
          <w:rStyle w:val="Marquedecommentaire"/>
        </w:rPr>
        <w:annotationRef/>
      </w:r>
      <w:r>
        <w:t>I think it comes with basic / gml – no need to put it there</w:t>
      </w:r>
    </w:p>
  </w:comment>
  <w:comment w:id="566" w:author="Boisvert, Eric" w:date="2015-10-19T09:23:00Z" w:initials="BE">
    <w:p w14:paraId="43C70FF7" w14:textId="50703D56" w:rsidR="00B02AD4" w:rsidRDefault="00B02AD4">
      <w:pPr>
        <w:pStyle w:val="Commentaire"/>
      </w:pPr>
      <w:r>
        <w:rPr>
          <w:rStyle w:val="Marquedecommentaire"/>
        </w:rPr>
        <w:annotationRef/>
      </w:r>
      <w:r>
        <w:t xml:space="preserve">Doesn’t this defeat the purpose of using http URI as </w:t>
      </w:r>
      <w:proofErr w:type="gramStart"/>
      <w:r>
        <w:t>identifiers ?</w:t>
      </w:r>
      <w:proofErr w:type="gramEnd"/>
    </w:p>
  </w:comment>
  <w:comment w:id="580" w:author="Boisvert, Eric" w:date="2015-10-19T10:42:00Z" w:initials="BE">
    <w:p w14:paraId="7B362452" w14:textId="07A1582E" w:rsidR="00B02AD4" w:rsidRDefault="00B02AD4">
      <w:pPr>
        <w:pStyle w:val="Commentaire"/>
      </w:pPr>
      <w:r>
        <w:rPr>
          <w:rStyle w:val="Marquedecommentaire"/>
        </w:rPr>
        <w:annotationRef/>
      </w:r>
      <w:r>
        <w:t>I suppose we can’t really police what other domains do.</w:t>
      </w:r>
    </w:p>
  </w:comment>
  <w:comment w:id="585" w:author="Boisvert, Eric" w:date="2015-10-19T10:32:00Z" w:initials="BE">
    <w:p w14:paraId="261F51AD" w14:textId="318CAC15" w:rsidR="00B02AD4" w:rsidRDefault="00B02AD4">
      <w:pPr>
        <w:pStyle w:val="Commentaire"/>
      </w:pPr>
      <w:r>
        <w:rPr>
          <w:rStyle w:val="Marquedecommentaire"/>
        </w:rPr>
        <w:annotationRef/>
      </w:r>
      <w:r>
        <w:t xml:space="preserve">Or is it </w:t>
      </w:r>
      <w:proofErr w:type="gramStart"/>
      <w:r>
        <w:t>normative ?</w:t>
      </w:r>
      <w:proofErr w:type="gramEnd"/>
    </w:p>
  </w:comment>
  <w:comment w:id="586" w:author="Boisvert, Eric" w:date="2015-10-20T14:21:00Z" w:initials="BE">
    <w:p w14:paraId="5A33A2E5" w14:textId="20D5514B" w:rsidR="00B02AD4" w:rsidRDefault="00B02AD4">
      <w:pPr>
        <w:pStyle w:val="Commentaire"/>
      </w:pPr>
      <w:r>
        <w:rPr>
          <w:rStyle w:val="Marquedecommentaire"/>
        </w:rPr>
        <w:annotationRef/>
      </w:r>
      <w:r>
        <w:t xml:space="preserve">At this point, the only requirement explicitly defined are </w:t>
      </w:r>
    </w:p>
    <w:p w14:paraId="36E596C2" w14:textId="7BE98F70" w:rsidR="00B02AD4" w:rsidRDefault="00B02AD4" w:rsidP="005A0C30">
      <w:pPr>
        <w:pStyle w:val="Commentaire"/>
        <w:numPr>
          <w:ilvl w:val="0"/>
          <w:numId w:val="26"/>
        </w:numPr>
      </w:pPr>
      <w:r>
        <w:t>Must validate with XSD</w:t>
      </w:r>
    </w:p>
    <w:p w14:paraId="21EC28E5" w14:textId="07917AA5" w:rsidR="00B02AD4" w:rsidRDefault="00B02AD4" w:rsidP="005A0C30">
      <w:pPr>
        <w:pStyle w:val="Commentaire"/>
        <w:numPr>
          <w:ilvl w:val="0"/>
          <w:numId w:val="26"/>
        </w:numPr>
      </w:pPr>
      <w:r>
        <w:t>Must validate with SCH</w:t>
      </w:r>
    </w:p>
    <w:p w14:paraId="70ABBD7E" w14:textId="07A64491" w:rsidR="00B02AD4" w:rsidRDefault="00B02AD4" w:rsidP="005A0C30">
      <w:pPr>
        <w:pStyle w:val="Commentaire"/>
        <w:numPr>
          <w:ilvl w:val="0"/>
          <w:numId w:val="26"/>
        </w:numPr>
      </w:pPr>
      <w:r>
        <w:t>Any other rule that are not expressed in XSD or SCH</w:t>
      </w:r>
    </w:p>
  </w:comment>
  <w:comment w:id="587" w:author="Eric Boisvert" w:date="2015-10-02T18:16:00Z" w:initials="EB/L">
    <w:p w14:paraId="3082C719" w14:textId="77777777" w:rsidR="00B02AD4" w:rsidRDefault="00B02AD4">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88" w:author="Eric Boisvert" w:date="2015-10-02T18:17:00Z" w:initials="EB/L">
    <w:p w14:paraId="241CC4E7" w14:textId="77777777" w:rsidR="00B02AD4" w:rsidRDefault="00B02AD4">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589" w:author="Eric Boisvert" w:date="2015-10-02T18:21:00Z" w:initials="EB/L">
    <w:p w14:paraId="7EBA9BF2" w14:textId="77777777" w:rsidR="00B02AD4" w:rsidRDefault="00B02AD4">
      <w:pPr>
        <w:pStyle w:val="Commentaire"/>
      </w:pPr>
      <w:r>
        <w:rPr>
          <w:rStyle w:val="Marquedecommentaire"/>
        </w:rPr>
        <w:annotationRef/>
      </w:r>
      <w:r>
        <w:t>Great. This one 404s</w:t>
      </w:r>
    </w:p>
  </w:comment>
  <w:comment w:id="590" w:author="Boisvert, Eric" w:date="2015-10-20T13:17:00Z" w:initials="BE">
    <w:p w14:paraId="70C77D12" w14:textId="582AFCB0" w:rsidR="00B02AD4" w:rsidRDefault="00B02AD4">
      <w:pPr>
        <w:pStyle w:val="Commentaire"/>
      </w:pPr>
      <w:r>
        <w:rPr>
          <w:rStyle w:val="Marquedecommentaire"/>
        </w:rPr>
        <w:annotationRef/>
      </w:r>
      <w:r>
        <w:t>Technically, this one should be testable by schematron</w:t>
      </w:r>
    </w:p>
  </w:comment>
  <w:comment w:id="591" w:author="Boisvert, Eric" w:date="2015-10-19T11:20:00Z" w:initials="BE">
    <w:p w14:paraId="45CD9209" w14:textId="209DC396" w:rsidR="00B02AD4" w:rsidRDefault="00B02AD4">
      <w:pPr>
        <w:pStyle w:val="Commentaire"/>
      </w:pPr>
      <w:r>
        <w:rPr>
          <w:rStyle w:val="Marquedecommentaire"/>
        </w:rPr>
        <w:annotationRef/>
      </w:r>
      <w:r>
        <w:t xml:space="preserve">Shall we enforce a specific </w:t>
      </w:r>
      <w:proofErr w:type="gramStart"/>
      <w:r>
        <w:t>codeSpace ?</w:t>
      </w:r>
      <w:proofErr w:type="gramEnd"/>
    </w:p>
  </w:comment>
  <w:comment w:id="592" w:author="Boisvert, Eric" w:date="2015-10-23T11:26:00Z" w:initials="BE">
    <w:p w14:paraId="5CABDEDB" w14:textId="0E649442" w:rsidR="00B02AD4" w:rsidRDefault="00B02AD4">
      <w:pPr>
        <w:pStyle w:val="Commentaire"/>
      </w:pPr>
      <w:r>
        <w:rPr>
          <w:rStyle w:val="Marquedecommentaire"/>
        </w:rPr>
        <w:annotationRef/>
      </w:r>
      <w:r>
        <w:t>We have to resolve this issue</w:t>
      </w:r>
    </w:p>
  </w:comment>
  <w:comment w:id="595" w:author="Boisvert, Eric" w:date="2015-10-19T11:13:00Z" w:initials="BE">
    <w:p w14:paraId="11C239E8" w14:textId="43C8B7EE" w:rsidR="00B02AD4" w:rsidRDefault="00B02AD4">
      <w:pPr>
        <w:pStyle w:val="Commentaire"/>
      </w:pPr>
      <w:r>
        <w:rPr>
          <w:rStyle w:val="Marquedecommentair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06181A" w14:textId="77777777" w:rsidR="00551DB7" w:rsidRDefault="00551DB7">
      <w:pPr>
        <w:spacing w:after="0"/>
      </w:pPr>
      <w:r>
        <w:separator/>
      </w:r>
    </w:p>
  </w:endnote>
  <w:endnote w:type="continuationSeparator" w:id="0">
    <w:p w14:paraId="760211F0" w14:textId="77777777" w:rsidR="00551DB7" w:rsidRDefault="00551D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B02AD4" w:rsidRDefault="00B02AD4">
        <w:pPr>
          <w:pStyle w:val="Pieddepage"/>
          <w:jc w:val="center"/>
        </w:pPr>
        <w:r>
          <w:fldChar w:fldCharType="begin"/>
        </w:r>
        <w:r>
          <w:instrText xml:space="preserve"> PAGE   \* MERGEFORMAT </w:instrText>
        </w:r>
        <w:r>
          <w:fldChar w:fldCharType="separate"/>
        </w:r>
        <w:r w:rsidR="00750418">
          <w:rPr>
            <w:noProof/>
          </w:rPr>
          <w:t>155</w:t>
        </w:r>
        <w:r>
          <w:rPr>
            <w:noProof/>
          </w:rPr>
          <w:fldChar w:fldCharType="end"/>
        </w:r>
      </w:p>
    </w:sdtContent>
  </w:sdt>
  <w:p w14:paraId="5299F2EC" w14:textId="77777777" w:rsidR="00B02AD4" w:rsidRPr="0079517D" w:rsidRDefault="00B02AD4" w:rsidP="0079517D">
    <w:pPr>
      <w:pStyle w:val="Pieddepage"/>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7FE6DA" w14:textId="77777777" w:rsidR="00551DB7" w:rsidRDefault="00551DB7">
      <w:pPr>
        <w:spacing w:after="0"/>
      </w:pPr>
      <w:r>
        <w:separator/>
      </w:r>
    </w:p>
  </w:footnote>
  <w:footnote w:type="continuationSeparator" w:id="0">
    <w:p w14:paraId="41C4002F" w14:textId="77777777" w:rsidR="00551DB7" w:rsidRDefault="00551DB7">
      <w:pPr>
        <w:spacing w:after="0"/>
      </w:pPr>
      <w:r>
        <w:continuationSeparator/>
      </w:r>
    </w:p>
  </w:footnote>
  <w:footnote w:id="1">
    <w:p w14:paraId="015C3D42" w14:textId="77777777" w:rsidR="00B02AD4" w:rsidRDefault="00B02AD4">
      <w:pPr>
        <w:pStyle w:val="Notedebasdepage"/>
      </w:pPr>
      <w:r>
        <w:footnoteRef/>
      </w:r>
      <w:r>
        <w:t xml:space="preserve"> </w:t>
      </w:r>
      <w:hyperlink r:id="rId1" w:history="1">
        <w:r>
          <w:rPr>
            <w:rStyle w:val="Lienhypertexte"/>
          </w:rPr>
          <w:t>www.opengeospatial.org/cite</w:t>
        </w:r>
      </w:hyperlink>
      <w:r>
        <w:t xml:space="preserve"> </w:t>
      </w:r>
    </w:p>
  </w:footnote>
  <w:footnote w:id="2">
    <w:p w14:paraId="0AEAB500" w14:textId="7E183986" w:rsidR="00B02AD4" w:rsidRPr="006F2ACD" w:rsidRDefault="00B02AD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61AA7919"/>
    <w:multiLevelType w:val="hybridMultilevel"/>
    <w:tmpl w:val="D9E4A294"/>
    <w:lvl w:ilvl="0" w:tplc="8292963C">
      <w:start w:val="1"/>
      <w:numFmt w:val="bullet"/>
      <w:lvlText w:val=""/>
      <w:lvlJc w:val="left"/>
      <w:pPr>
        <w:ind w:left="774" w:hanging="360"/>
      </w:pPr>
      <w:rPr>
        <w:rFonts w:ascii="Symbol" w:hAnsi="Symbol" w:hint="default"/>
      </w:rPr>
    </w:lvl>
    <w:lvl w:ilvl="1" w:tplc="10090003" w:tentative="1">
      <w:start w:val="1"/>
      <w:numFmt w:val="bullet"/>
      <w:lvlText w:val="o"/>
      <w:lvlJc w:val="left"/>
      <w:pPr>
        <w:ind w:left="1494" w:hanging="360"/>
      </w:pPr>
      <w:rPr>
        <w:rFonts w:ascii="Courier New" w:hAnsi="Courier New" w:cs="Courier New" w:hint="default"/>
      </w:rPr>
    </w:lvl>
    <w:lvl w:ilvl="2" w:tplc="10090005" w:tentative="1">
      <w:start w:val="1"/>
      <w:numFmt w:val="bullet"/>
      <w:lvlText w:val=""/>
      <w:lvlJc w:val="left"/>
      <w:pPr>
        <w:ind w:left="2214" w:hanging="360"/>
      </w:pPr>
      <w:rPr>
        <w:rFonts w:ascii="Wingdings" w:hAnsi="Wingdings" w:hint="default"/>
      </w:rPr>
    </w:lvl>
    <w:lvl w:ilvl="3" w:tplc="10090001" w:tentative="1">
      <w:start w:val="1"/>
      <w:numFmt w:val="bullet"/>
      <w:lvlText w:val=""/>
      <w:lvlJc w:val="left"/>
      <w:pPr>
        <w:ind w:left="2934" w:hanging="360"/>
      </w:pPr>
      <w:rPr>
        <w:rFonts w:ascii="Symbol" w:hAnsi="Symbol" w:hint="default"/>
      </w:rPr>
    </w:lvl>
    <w:lvl w:ilvl="4" w:tplc="10090003" w:tentative="1">
      <w:start w:val="1"/>
      <w:numFmt w:val="bullet"/>
      <w:lvlText w:val="o"/>
      <w:lvlJc w:val="left"/>
      <w:pPr>
        <w:ind w:left="3654" w:hanging="360"/>
      </w:pPr>
      <w:rPr>
        <w:rFonts w:ascii="Courier New" w:hAnsi="Courier New" w:cs="Courier New" w:hint="default"/>
      </w:rPr>
    </w:lvl>
    <w:lvl w:ilvl="5" w:tplc="10090005" w:tentative="1">
      <w:start w:val="1"/>
      <w:numFmt w:val="bullet"/>
      <w:lvlText w:val=""/>
      <w:lvlJc w:val="left"/>
      <w:pPr>
        <w:ind w:left="4374" w:hanging="360"/>
      </w:pPr>
      <w:rPr>
        <w:rFonts w:ascii="Wingdings" w:hAnsi="Wingdings" w:hint="default"/>
      </w:rPr>
    </w:lvl>
    <w:lvl w:ilvl="6" w:tplc="10090001" w:tentative="1">
      <w:start w:val="1"/>
      <w:numFmt w:val="bullet"/>
      <w:lvlText w:val=""/>
      <w:lvlJc w:val="left"/>
      <w:pPr>
        <w:ind w:left="5094" w:hanging="360"/>
      </w:pPr>
      <w:rPr>
        <w:rFonts w:ascii="Symbol" w:hAnsi="Symbol" w:hint="default"/>
      </w:rPr>
    </w:lvl>
    <w:lvl w:ilvl="7" w:tplc="10090003" w:tentative="1">
      <w:start w:val="1"/>
      <w:numFmt w:val="bullet"/>
      <w:lvlText w:val="o"/>
      <w:lvlJc w:val="left"/>
      <w:pPr>
        <w:ind w:left="5814" w:hanging="360"/>
      </w:pPr>
      <w:rPr>
        <w:rFonts w:ascii="Courier New" w:hAnsi="Courier New" w:cs="Courier New" w:hint="default"/>
      </w:rPr>
    </w:lvl>
    <w:lvl w:ilvl="8" w:tplc="10090005" w:tentative="1">
      <w:start w:val="1"/>
      <w:numFmt w:val="bullet"/>
      <w:lvlText w:val=""/>
      <w:lvlJc w:val="left"/>
      <w:pPr>
        <w:ind w:left="6534" w:hanging="360"/>
      </w:pPr>
      <w:rPr>
        <w:rFonts w:ascii="Wingdings" w:hAnsi="Wingdings" w:hint="default"/>
      </w:rPr>
    </w:lvl>
  </w:abstractNum>
  <w:abstractNum w:abstractNumId="25">
    <w:nsid w:val="61D86064"/>
    <w:multiLevelType w:val="hybridMultilevel"/>
    <w:tmpl w:val="54F80090"/>
    <w:lvl w:ilvl="0" w:tplc="F5101E94">
      <w:start w:val="1"/>
      <w:numFmt w:val="bullet"/>
      <w:lvlText w:val=""/>
      <w:lvlJc w:val="left"/>
      <w:pPr>
        <w:ind w:left="720" w:hanging="360"/>
      </w:pPr>
      <w:rPr>
        <w:rFonts w:ascii="Symbol" w:hAnsi="Symbol" w:hint="default"/>
      </w:rPr>
    </w:lvl>
    <w:lvl w:ilvl="1" w:tplc="0C090019">
      <w:start w:val="1"/>
      <w:numFmt w:val="bullet"/>
      <w:lvlText w:val="o"/>
      <w:lvlJc w:val="left"/>
      <w:pPr>
        <w:ind w:left="1440" w:hanging="360"/>
      </w:pPr>
      <w:rPr>
        <w:rFonts w:ascii="Courier New" w:hAnsi="Courier New" w:cs="Courier New" w:hint="default"/>
      </w:rPr>
    </w:lvl>
    <w:lvl w:ilvl="2" w:tplc="0C09001B">
      <w:start w:val="1"/>
      <w:numFmt w:val="bullet"/>
      <w:lvlText w:val=""/>
      <w:lvlJc w:val="left"/>
      <w:pPr>
        <w:ind w:left="2160" w:hanging="360"/>
      </w:pPr>
      <w:rPr>
        <w:rFonts w:ascii="Wingdings" w:hAnsi="Wingdings" w:hint="default"/>
      </w:rPr>
    </w:lvl>
    <w:lvl w:ilvl="3" w:tplc="0C09000F">
      <w:start w:val="1"/>
      <w:numFmt w:val="bullet"/>
      <w:lvlText w:val=""/>
      <w:lvlJc w:val="left"/>
      <w:pPr>
        <w:ind w:left="2880" w:hanging="360"/>
      </w:pPr>
      <w:rPr>
        <w:rFonts w:ascii="Symbol" w:hAnsi="Symbol" w:hint="default"/>
      </w:rPr>
    </w:lvl>
    <w:lvl w:ilvl="4" w:tplc="0C090019">
      <w:start w:val="1"/>
      <w:numFmt w:val="bullet"/>
      <w:lvlText w:val="o"/>
      <w:lvlJc w:val="left"/>
      <w:pPr>
        <w:ind w:left="3600" w:hanging="360"/>
      </w:pPr>
      <w:rPr>
        <w:rFonts w:ascii="Courier New" w:hAnsi="Courier New" w:cs="Courier New" w:hint="default"/>
      </w:rPr>
    </w:lvl>
    <w:lvl w:ilvl="5" w:tplc="0C09001B">
      <w:start w:val="1"/>
      <w:numFmt w:val="bullet"/>
      <w:lvlText w:val=""/>
      <w:lvlJc w:val="left"/>
      <w:pPr>
        <w:ind w:left="4320" w:hanging="360"/>
      </w:pPr>
      <w:rPr>
        <w:rFonts w:ascii="Wingdings" w:hAnsi="Wingdings" w:hint="default"/>
      </w:rPr>
    </w:lvl>
    <w:lvl w:ilvl="6" w:tplc="0C09000F">
      <w:start w:val="1"/>
      <w:numFmt w:val="bullet"/>
      <w:lvlText w:val=""/>
      <w:lvlJc w:val="left"/>
      <w:pPr>
        <w:ind w:left="5040" w:hanging="360"/>
      </w:pPr>
      <w:rPr>
        <w:rFonts w:ascii="Symbol" w:hAnsi="Symbol" w:hint="default"/>
      </w:rPr>
    </w:lvl>
    <w:lvl w:ilvl="7" w:tplc="0C090019">
      <w:start w:val="1"/>
      <w:numFmt w:val="bullet"/>
      <w:lvlText w:val="o"/>
      <w:lvlJc w:val="left"/>
      <w:pPr>
        <w:ind w:left="5760" w:hanging="360"/>
      </w:pPr>
      <w:rPr>
        <w:rFonts w:ascii="Courier New" w:hAnsi="Courier New" w:cs="Courier New" w:hint="default"/>
      </w:rPr>
    </w:lvl>
    <w:lvl w:ilvl="8" w:tplc="0C09001B">
      <w:start w:val="1"/>
      <w:numFmt w:val="bullet"/>
      <w:lvlText w:val=""/>
      <w:lvlJc w:val="left"/>
      <w:pPr>
        <w:ind w:left="6480" w:hanging="360"/>
      </w:pPr>
      <w:rPr>
        <w:rFonts w:ascii="Wingdings" w:hAnsi="Wingdings" w:hint="default"/>
      </w:rPr>
    </w:lvl>
  </w:abstractNum>
  <w:abstractNum w:abstractNumId="26">
    <w:nsid w:val="6B235FD9"/>
    <w:multiLevelType w:val="hybridMultilevel"/>
    <w:tmpl w:val="832E1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7AE74056"/>
    <w:multiLevelType w:val="multilevel"/>
    <w:tmpl w:val="4742363C"/>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num w:numId="1">
    <w:abstractNumId w:val="28"/>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7"/>
  </w:num>
  <w:num w:numId="23">
    <w:abstractNumId w:val="2"/>
  </w:num>
  <w:num w:numId="24">
    <w:abstractNumId w:val="13"/>
  </w:num>
  <w:num w:numId="25">
    <w:abstractNumId w:val="9"/>
  </w:num>
  <w:num w:numId="26">
    <w:abstractNumId w:val="14"/>
  </w:num>
  <w:num w:numId="27">
    <w:abstractNumId w:val="24"/>
  </w:num>
  <w:num w:numId="28">
    <w:abstractNumId w:val="25"/>
    <w:lvlOverride w:ilvl="0"/>
    <w:lvlOverride w:ilvl="1"/>
    <w:lvlOverride w:ilvl="2"/>
    <w:lvlOverride w:ilvl="3"/>
    <w:lvlOverride w:ilvl="4"/>
    <w:lvlOverride w:ilvl="5"/>
    <w:lvlOverride w:ilvl="6"/>
    <w:lvlOverride w:ilvl="7"/>
    <w:lvlOverride w:ilvl="8"/>
  </w:num>
  <w:num w:numId="29">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1050D1"/>
    <w:rsid w:val="00106124"/>
    <w:rsid w:val="00112EA6"/>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151F2"/>
    <w:rsid w:val="0022533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43DC"/>
    <w:rsid w:val="00334B85"/>
    <w:rsid w:val="00355CAB"/>
    <w:rsid w:val="00364200"/>
    <w:rsid w:val="003666A1"/>
    <w:rsid w:val="00370329"/>
    <w:rsid w:val="00377235"/>
    <w:rsid w:val="003804FE"/>
    <w:rsid w:val="00380908"/>
    <w:rsid w:val="00385662"/>
    <w:rsid w:val="00386910"/>
    <w:rsid w:val="00390DF7"/>
    <w:rsid w:val="003924D0"/>
    <w:rsid w:val="003A3448"/>
    <w:rsid w:val="003A479F"/>
    <w:rsid w:val="003A6526"/>
    <w:rsid w:val="003B391B"/>
    <w:rsid w:val="003B5D4E"/>
    <w:rsid w:val="003C190E"/>
    <w:rsid w:val="003D0B50"/>
    <w:rsid w:val="003E1755"/>
    <w:rsid w:val="00402937"/>
    <w:rsid w:val="004111ED"/>
    <w:rsid w:val="00415CBF"/>
    <w:rsid w:val="004203F0"/>
    <w:rsid w:val="0044777B"/>
    <w:rsid w:val="004635D8"/>
    <w:rsid w:val="00463AE7"/>
    <w:rsid w:val="0046445D"/>
    <w:rsid w:val="0046711E"/>
    <w:rsid w:val="00481AF6"/>
    <w:rsid w:val="00486E2A"/>
    <w:rsid w:val="004A5507"/>
    <w:rsid w:val="004C0E7B"/>
    <w:rsid w:val="004C43DA"/>
    <w:rsid w:val="004E325F"/>
    <w:rsid w:val="004E3912"/>
    <w:rsid w:val="004E5F43"/>
    <w:rsid w:val="004F51E1"/>
    <w:rsid w:val="00504099"/>
    <w:rsid w:val="00507C93"/>
    <w:rsid w:val="005166DF"/>
    <w:rsid w:val="00531DC8"/>
    <w:rsid w:val="005372A3"/>
    <w:rsid w:val="0054365B"/>
    <w:rsid w:val="00551A94"/>
    <w:rsid w:val="00551DB7"/>
    <w:rsid w:val="00577E74"/>
    <w:rsid w:val="00595C96"/>
    <w:rsid w:val="005A0C30"/>
    <w:rsid w:val="005A21B8"/>
    <w:rsid w:val="005A7580"/>
    <w:rsid w:val="005B5ECF"/>
    <w:rsid w:val="005B623A"/>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76158"/>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0418"/>
    <w:rsid w:val="00753A5A"/>
    <w:rsid w:val="00753B5D"/>
    <w:rsid w:val="00761F44"/>
    <w:rsid w:val="00775DD7"/>
    <w:rsid w:val="00777586"/>
    <w:rsid w:val="007927D6"/>
    <w:rsid w:val="00792D31"/>
    <w:rsid w:val="0079517D"/>
    <w:rsid w:val="00796977"/>
    <w:rsid w:val="007C4BEF"/>
    <w:rsid w:val="007C69FE"/>
    <w:rsid w:val="007F0841"/>
    <w:rsid w:val="007F6680"/>
    <w:rsid w:val="007F7DE0"/>
    <w:rsid w:val="00821F1F"/>
    <w:rsid w:val="008246C7"/>
    <w:rsid w:val="008341E8"/>
    <w:rsid w:val="0084053A"/>
    <w:rsid w:val="008520EC"/>
    <w:rsid w:val="00856F51"/>
    <w:rsid w:val="00861954"/>
    <w:rsid w:val="00864A36"/>
    <w:rsid w:val="00884FA7"/>
    <w:rsid w:val="00894DAA"/>
    <w:rsid w:val="008A0D27"/>
    <w:rsid w:val="008A1AF4"/>
    <w:rsid w:val="008A4A86"/>
    <w:rsid w:val="008A6B29"/>
    <w:rsid w:val="008B1DC6"/>
    <w:rsid w:val="008B7091"/>
    <w:rsid w:val="008B7A31"/>
    <w:rsid w:val="008C4F74"/>
    <w:rsid w:val="008C6C76"/>
    <w:rsid w:val="008D1584"/>
    <w:rsid w:val="008D2309"/>
    <w:rsid w:val="008D60B2"/>
    <w:rsid w:val="008E070D"/>
    <w:rsid w:val="008E4068"/>
    <w:rsid w:val="008E711C"/>
    <w:rsid w:val="008F4E9C"/>
    <w:rsid w:val="009021BE"/>
    <w:rsid w:val="00906BF5"/>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02AD4"/>
    <w:rsid w:val="00B0615B"/>
    <w:rsid w:val="00B251E5"/>
    <w:rsid w:val="00B30B68"/>
    <w:rsid w:val="00B31486"/>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5712A"/>
    <w:rsid w:val="00D73AA6"/>
    <w:rsid w:val="00D81A7B"/>
    <w:rsid w:val="00D82B9F"/>
    <w:rsid w:val="00DA0CE3"/>
    <w:rsid w:val="00DA2FDF"/>
    <w:rsid w:val="00DA45AF"/>
    <w:rsid w:val="00DA711E"/>
    <w:rsid w:val="00DB1F99"/>
    <w:rsid w:val="00DB2D3A"/>
    <w:rsid w:val="00DD288D"/>
    <w:rsid w:val="00DE0FD0"/>
    <w:rsid w:val="00DE7A41"/>
    <w:rsid w:val="00DF5883"/>
    <w:rsid w:val="00E01A7D"/>
    <w:rsid w:val="00E1402F"/>
    <w:rsid w:val="00E205D6"/>
    <w:rsid w:val="00E25DC2"/>
    <w:rsid w:val="00E426FD"/>
    <w:rsid w:val="00E44445"/>
    <w:rsid w:val="00E50724"/>
    <w:rsid w:val="00E50D76"/>
    <w:rsid w:val="00E52A0E"/>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B32C6"/>
    <w:rsid w:val="00ED2525"/>
    <w:rsid w:val="00EE4494"/>
    <w:rsid w:val="00EF110E"/>
    <w:rsid w:val="00EF6424"/>
    <w:rsid w:val="00F0123D"/>
    <w:rsid w:val="00F0235F"/>
    <w:rsid w:val="00F071D4"/>
    <w:rsid w:val="00F202D3"/>
    <w:rsid w:val="00F27D5A"/>
    <w:rsid w:val="00F3223D"/>
    <w:rsid w:val="00F46BB7"/>
    <w:rsid w:val="00F526FC"/>
    <w:rsid w:val="00F6046E"/>
    <w:rsid w:val="00F60CB2"/>
    <w:rsid w:val="00F67178"/>
    <w:rsid w:val="00F91B65"/>
    <w:rsid w:val="00F92942"/>
    <w:rsid w:val="00FA03D9"/>
    <w:rsid w:val="00FA3D28"/>
    <w:rsid w:val="00FA7812"/>
    <w:rsid w:val="00FB057B"/>
    <w:rsid w:val="00FC626E"/>
    <w:rsid w:val="00FE0219"/>
    <w:rsid w:val="00FE38C3"/>
    <w:rsid w:val="00FE43AC"/>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qFormat/>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qFormat/>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1596">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33" Type="http://schemas.microsoft.com/office/2011/relationships/commentsExtended" Target="commentsExtended.xm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www.opengis.net/def/nil/OGC/0/AboveDetectionRange" TargetMode="External"/><Relationship Id="rId128" Type="http://schemas.openxmlformats.org/officeDocument/2006/relationships/hyperlink" Target="http://schemas.opengis.net/gsml/4.0/geologictime.sch"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hyperlink" Target="http://schemas.opengis.net/gsml/4.0/geosciml-portrayal.sch" TargetMode="External"/><Relationship Id="rId13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www.opengis.net/def/nil/OGC/0/withheld"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hyperlink" Target="http://www.opengis.net/def/nil/OGC/0/BelowDetectionRange" TargetMode="External"/><Relationship Id="rId129" Type="http://schemas.openxmlformats.org/officeDocument/2006/relationships/hyperlink" Target="http://resource.geosciml.org/"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www.opengis.net/def/nil/OGC/0/unknown" TargetMode="External"/><Relationship Id="rId127" Type="http://schemas.openxmlformats.org/officeDocument/2006/relationships/hyperlink" Target="http://schemas.opengis.net/gsml/4.0/geoSciMLBasic.sch"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www.opengis.net/def/nil/OGC/0/template" TargetMode="External"/><Relationship Id="rId13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www.opengis.net/def/nil/OGC/0/missing" TargetMode="External"/><Relationship Id="rId125" Type="http://schemas.openxmlformats.org/officeDocument/2006/relationships/hyperlink" Target="http://schemas.opengis.net/gsml/4.0/geosciml-portrayal.sch"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131" Type="http://schemas.openxmlformats.org/officeDocument/2006/relationships/fontTable" Target="fontTable.xm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5076E-91B0-41F5-AAC8-17A8D9AD3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8753</TotalTime>
  <Pages>166</Pages>
  <Words>28662</Words>
  <Characters>163375</Characters>
  <Application>Microsoft Office Word</Application>
  <DocSecurity>0</DocSecurity>
  <Lines>1361</Lines>
  <Paragraphs>383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191654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135</cp:revision>
  <dcterms:created xsi:type="dcterms:W3CDTF">2015-10-02T12:25:00Z</dcterms:created>
  <dcterms:modified xsi:type="dcterms:W3CDTF">2015-10-23T18:06:00Z</dcterms:modified>
</cp:coreProperties>
</file>